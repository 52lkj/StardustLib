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lang w:val="en-US" w:eastAsia="zh-CN"/>
        </w:rPr>
      </w:pPr>
      <w:r>
        <w:rPr>
          <w:rFonts w:hint="eastAsia"/>
          <w:lang w:val="en-US" w:eastAsia="zh-CN"/>
        </w:rPr>
        <w:t>致谢</w:t>
      </w:r>
    </w:p>
    <w:p>
      <w:pPr>
        <w:pStyle w:val="3"/>
        <w:bidi w:val="0"/>
        <w:rPr>
          <w:rFonts w:hint="eastAsia"/>
          <w:lang w:val="en-US" w:eastAsia="zh-CN"/>
        </w:rPr>
      </w:pPr>
      <w:r>
        <w:rPr>
          <w:rFonts w:hint="eastAsia"/>
          <w:lang w:val="en-US" w:eastAsia="zh-CN"/>
        </w:rPr>
        <w:t>主要作者</w:t>
      </w:r>
    </w:p>
    <w:p>
      <w:pPr>
        <w:rPr>
          <w:rFonts w:hint="default"/>
          <w:lang w:val="en-US" w:eastAsia="zh-CN"/>
        </w:rPr>
      </w:pPr>
      <w:r>
        <w:rPr>
          <w:rFonts w:hint="default"/>
          <w:lang w:val="en-US" w:eastAsia="zh-CN"/>
        </w:rPr>
        <w:t>Hillary Baron</w:t>
      </w:r>
    </w:p>
    <w:p>
      <w:pPr>
        <w:pStyle w:val="3"/>
        <w:bidi w:val="0"/>
        <w:rPr>
          <w:rFonts w:hint="eastAsia"/>
          <w:lang w:val="en-US" w:eastAsia="zh-CN"/>
        </w:rPr>
      </w:pPr>
      <w:r>
        <w:rPr>
          <w:rFonts w:hint="eastAsia"/>
          <w:lang w:val="en-US" w:eastAsia="zh-CN"/>
        </w:rPr>
        <w:t>贡献者</w:t>
      </w:r>
    </w:p>
    <w:p>
      <w:pPr>
        <w:rPr>
          <w:rFonts w:hint="default"/>
          <w:lang w:val="en-US" w:eastAsia="zh-CN"/>
        </w:rPr>
      </w:pPr>
      <w:r>
        <w:rPr>
          <w:rFonts w:hint="default"/>
          <w:lang w:val="en-US" w:eastAsia="zh-CN"/>
        </w:rPr>
        <w:t>Josh Buker</w:t>
      </w:r>
    </w:p>
    <w:p>
      <w:pPr>
        <w:rPr>
          <w:rFonts w:hint="default"/>
          <w:lang w:val="en-US" w:eastAsia="zh-CN"/>
        </w:rPr>
      </w:pPr>
      <w:r>
        <w:rPr>
          <w:rFonts w:hint="default"/>
          <w:lang w:val="en-US" w:eastAsia="zh-CN"/>
        </w:rPr>
        <w:t>Marina Bregkou</w:t>
      </w:r>
    </w:p>
    <w:p>
      <w:pPr>
        <w:rPr>
          <w:rFonts w:hint="default"/>
          <w:lang w:val="en-US" w:eastAsia="zh-CN"/>
        </w:rPr>
      </w:pPr>
      <w:r>
        <w:rPr>
          <w:rFonts w:hint="default"/>
          <w:lang w:val="en-US" w:eastAsia="zh-CN"/>
        </w:rPr>
        <w:t>Ryan Gifford</w:t>
      </w:r>
    </w:p>
    <w:p>
      <w:pPr>
        <w:rPr>
          <w:rFonts w:hint="default"/>
          <w:lang w:val="en-US" w:eastAsia="zh-CN"/>
        </w:rPr>
      </w:pPr>
      <w:r>
        <w:rPr>
          <w:rFonts w:hint="default"/>
          <w:lang w:val="en-US" w:eastAsia="zh-CN"/>
        </w:rPr>
        <w:t>Sean Heide</w:t>
      </w:r>
    </w:p>
    <w:p>
      <w:pPr>
        <w:rPr>
          <w:rFonts w:hint="default"/>
          <w:lang w:val="en-US" w:eastAsia="zh-CN"/>
        </w:rPr>
      </w:pPr>
      <w:r>
        <w:rPr>
          <w:rFonts w:hint="default"/>
          <w:lang w:val="en-US" w:eastAsia="zh-CN"/>
        </w:rPr>
        <w:t>Alex Kaluza</w:t>
      </w:r>
    </w:p>
    <w:p>
      <w:pPr>
        <w:rPr>
          <w:rFonts w:hint="default"/>
          <w:lang w:val="en-US" w:eastAsia="zh-CN"/>
        </w:rPr>
      </w:pPr>
      <w:r>
        <w:rPr>
          <w:rFonts w:hint="default"/>
          <w:lang w:val="en-US" w:eastAsia="zh-CN"/>
        </w:rPr>
        <w:t>John Yeoh</w:t>
      </w:r>
    </w:p>
    <w:p>
      <w:pPr>
        <w:pStyle w:val="3"/>
        <w:bidi w:val="0"/>
        <w:rPr>
          <w:rFonts w:hint="eastAsia"/>
          <w:lang w:val="en-US" w:eastAsia="zh-CN"/>
        </w:rPr>
      </w:pPr>
      <w:r>
        <w:rPr>
          <w:rFonts w:hint="eastAsia"/>
          <w:lang w:val="en-US" w:eastAsia="zh-CN"/>
        </w:rPr>
        <w:t>平面设计</w:t>
      </w:r>
    </w:p>
    <w:p>
      <w:pPr>
        <w:rPr>
          <w:rFonts w:hint="default"/>
          <w:lang w:val="en-US" w:eastAsia="zh-CN"/>
        </w:rPr>
      </w:pPr>
      <w:r>
        <w:rPr>
          <w:rFonts w:hint="default"/>
          <w:lang w:val="en-US" w:eastAsia="zh-CN"/>
        </w:rPr>
        <w:t>Claire Lehnert</w:t>
      </w:r>
    </w:p>
    <w:p>
      <w:pPr>
        <w:rPr>
          <w:rFonts w:hint="default"/>
          <w:lang w:val="en-US" w:eastAsia="zh-CN"/>
        </w:rPr>
      </w:pPr>
      <w:r>
        <w:rPr>
          <w:rFonts w:hint="default"/>
          <w:lang w:val="en-US" w:eastAsia="zh-CN"/>
        </w:rPr>
        <w:t>Stephen Lumpe</w:t>
      </w:r>
    </w:p>
    <w:p>
      <w:pPr>
        <w:pStyle w:val="3"/>
        <w:bidi w:val="0"/>
        <w:rPr>
          <w:rFonts w:hint="eastAsia"/>
          <w:lang w:val="en-US" w:eastAsia="zh-CN"/>
        </w:rPr>
      </w:pPr>
      <w:r>
        <w:rPr>
          <w:rFonts w:hint="eastAsia"/>
          <w:lang w:val="en-US" w:eastAsia="zh-CN"/>
        </w:rPr>
        <w:t>特别鸣谢</w:t>
      </w:r>
    </w:p>
    <w:p>
      <w:pPr>
        <w:rPr>
          <w:rFonts w:hint="default"/>
          <w:lang w:val="en-US" w:eastAsia="zh-CN"/>
        </w:rPr>
      </w:pPr>
      <w:r>
        <w:rPr>
          <w:rFonts w:hint="default"/>
          <w:lang w:val="en-US" w:eastAsia="zh-CN"/>
        </w:rPr>
        <w:t>Jessica Mulreany</w:t>
      </w:r>
    </w:p>
    <w:p>
      <w:pPr>
        <w:pStyle w:val="3"/>
        <w:bidi w:val="0"/>
        <w:rPr>
          <w:rFonts w:hint="eastAsia"/>
          <w:lang w:val="en-US" w:eastAsia="zh-CN"/>
        </w:rPr>
      </w:pPr>
      <w:r>
        <w:rPr>
          <w:rFonts w:hint="eastAsia"/>
          <w:lang w:val="en-US" w:eastAsia="zh-CN"/>
        </w:rPr>
        <w:t>赞助商</w:t>
      </w:r>
    </w:p>
    <w:p>
      <w:pPr>
        <w:rPr>
          <w:rFonts w:hint="eastAsia"/>
          <w:lang w:val="en-US" w:eastAsia="zh-CN"/>
        </w:rPr>
        <w:sectPr>
          <w:footerReference r:id="rId7" w:type="default"/>
          <w:pgSz w:w="11906" w:h="16838"/>
          <w:pgMar w:top="1440" w:right="1800" w:bottom="1440" w:left="1800" w:header="851" w:footer="992" w:gutter="0"/>
          <w:pgNumType w:start="3"/>
          <w:cols w:space="425" w:num="1"/>
          <w:docGrid w:type="lines" w:linePitch="312" w:charSpace="0"/>
        </w:sectPr>
      </w:pPr>
      <w:r>
        <w:rPr>
          <w:rFonts w:hint="eastAsia"/>
          <w:lang w:val="en-US" w:eastAsia="zh-CN"/>
        </w:rPr>
        <w:t>谷歌云打造了面向现在和未来的AI、基础建设、开发者、数据、安全和协作的工具，是走向云计算的新通道。谷歌云利用其覆盖全球的基础设施、定制芯片、生成式AI模型、开发平台和基于AI的应用程序提供了一个强大的、完全集成的、优化的AI技术栈来帮助组织进行云计算转型。超过200个国家和地区选择谷歌云作为他们信任的技术合作伙伴。</w:t>
      </w:r>
    </w:p>
    <w:p>
      <w:pPr>
        <w:pStyle w:val="2"/>
        <w:bidi w:val="0"/>
        <w:rPr>
          <w:rFonts w:hint="eastAsia"/>
          <w:lang w:val="en-US" w:eastAsia="zh-CN"/>
        </w:rPr>
      </w:pPr>
      <w:r>
        <w:rPr>
          <w:rFonts w:hint="eastAsia"/>
          <w:lang w:val="en-US" w:eastAsia="zh-CN"/>
        </w:rPr>
        <w:t>目录</w:t>
      </w:r>
    </w:p>
    <w:p>
      <w:pPr>
        <w:ind w:firstLine="420" w:firstLineChars="0"/>
        <w:rPr>
          <w:rFonts w:hint="eastAsia"/>
          <w:lang w:val="en-US" w:eastAsia="zh-CN"/>
        </w:rPr>
      </w:pPr>
      <w:r>
        <w:rPr>
          <w:rFonts w:hint="eastAsia"/>
          <w:lang w:val="en-US" w:eastAsia="zh-CN"/>
        </w:rPr>
        <w:t>致谢</w:t>
      </w:r>
    </w:p>
    <w:p>
      <w:pPr>
        <w:ind w:firstLine="420" w:firstLineChars="0"/>
        <w:rPr>
          <w:rFonts w:hint="eastAsia"/>
          <w:lang w:val="en-US" w:eastAsia="zh-CN"/>
        </w:rPr>
      </w:pPr>
      <w:r>
        <w:rPr>
          <w:rFonts w:hint="eastAsia"/>
          <w:lang w:val="en-US" w:eastAsia="zh-CN"/>
        </w:rPr>
        <w:t>赞助商</w:t>
      </w:r>
    </w:p>
    <w:p>
      <w:pPr>
        <w:rPr>
          <w:rFonts w:hint="default"/>
          <w:lang w:val="en-US" w:eastAsia="zh-CN"/>
        </w:rPr>
      </w:pPr>
      <w:r>
        <w:rPr>
          <w:rFonts w:hint="eastAsia"/>
          <w:lang w:val="en-US" w:eastAsia="zh-CN"/>
        </w:rPr>
        <w:t>调查创建和方法论</w:t>
      </w:r>
    </w:p>
    <w:p>
      <w:pPr>
        <w:ind w:firstLine="420" w:firstLineChars="0"/>
        <w:rPr>
          <w:rFonts w:hint="eastAsia"/>
          <w:lang w:val="en-US" w:eastAsia="zh-CN"/>
        </w:rPr>
      </w:pPr>
      <w:r>
        <w:rPr>
          <w:rFonts w:hint="eastAsia"/>
          <w:lang w:val="en-US" w:eastAsia="zh-CN"/>
        </w:rPr>
        <w:t>研究目标</w:t>
      </w:r>
    </w:p>
    <w:p>
      <w:pPr>
        <w:rPr>
          <w:rFonts w:hint="eastAsia"/>
          <w:lang w:val="en-US" w:eastAsia="zh-CN"/>
        </w:rPr>
      </w:pPr>
      <w:r>
        <w:rPr>
          <w:rFonts w:hint="eastAsia"/>
          <w:lang w:val="en-US" w:eastAsia="zh-CN"/>
        </w:rPr>
        <w:t>关键发现和模式</w:t>
      </w:r>
    </w:p>
    <w:p>
      <w:pPr>
        <w:ind w:firstLine="420" w:firstLineChars="0"/>
        <w:rPr>
          <w:rFonts w:hint="eastAsia"/>
          <w:lang w:val="en-US" w:eastAsia="zh-CN"/>
        </w:rPr>
      </w:pPr>
      <w:r>
        <w:rPr>
          <w:rFonts w:hint="eastAsia"/>
          <w:lang w:val="en-US" w:eastAsia="zh-CN"/>
        </w:rPr>
        <w:t>关键发现1：安全专家对AI的谨慎乐观态度</w:t>
      </w:r>
    </w:p>
    <w:p>
      <w:pPr>
        <w:ind w:firstLine="420" w:firstLineChars="0"/>
        <w:rPr>
          <w:rFonts w:hint="eastAsia"/>
          <w:lang w:val="en-US" w:eastAsia="zh-CN"/>
        </w:rPr>
      </w:pPr>
      <w:r>
        <w:rPr>
          <w:rFonts w:hint="eastAsia"/>
          <w:lang w:val="en-US" w:eastAsia="zh-CN"/>
        </w:rPr>
        <w:t>关键发现2：AI会助力而非取代安全专家</w:t>
      </w:r>
    </w:p>
    <w:p>
      <w:pPr>
        <w:ind w:firstLine="420" w:firstLineChars="0"/>
        <w:rPr>
          <w:rFonts w:hint="eastAsia"/>
          <w:lang w:val="en-US" w:eastAsia="zh-CN"/>
        </w:rPr>
      </w:pPr>
      <w:r>
        <w:rPr>
          <w:rFonts w:hint="eastAsia"/>
          <w:lang w:val="en-US" w:eastAsia="zh-CN"/>
        </w:rPr>
        <w:t>关键发现3：公司管理层和员工对AI持不同的观点</w:t>
      </w:r>
    </w:p>
    <w:p>
      <w:pPr>
        <w:ind w:firstLine="420" w:firstLineChars="0"/>
        <w:rPr>
          <w:rFonts w:hint="eastAsia"/>
          <w:lang w:val="en-US" w:eastAsia="zh-CN"/>
        </w:rPr>
      </w:pPr>
      <w:r>
        <w:rPr>
          <w:rFonts w:hint="eastAsia"/>
          <w:lang w:val="en-US" w:eastAsia="zh-CN"/>
        </w:rPr>
        <w:t>关键发现4：2024年是AI实施之年 - 为变革做好准备</w:t>
      </w:r>
    </w:p>
    <w:p>
      <w:pPr>
        <w:rPr>
          <w:rFonts w:hint="eastAsia"/>
          <w:lang w:val="en-US" w:eastAsia="zh-CN"/>
        </w:rPr>
      </w:pPr>
      <w:r>
        <w:rPr>
          <w:rFonts w:hint="eastAsia"/>
          <w:lang w:val="en-US" w:eastAsia="zh-CN"/>
        </w:rPr>
        <w:t>结论</w:t>
      </w:r>
    </w:p>
    <w:p>
      <w:pPr>
        <w:rPr>
          <w:rFonts w:hint="eastAsia"/>
          <w:lang w:val="en-US" w:eastAsia="zh-CN"/>
        </w:rPr>
      </w:pPr>
      <w:r>
        <w:rPr>
          <w:rFonts w:hint="eastAsia"/>
          <w:lang w:val="en-US" w:eastAsia="zh-CN"/>
        </w:rPr>
        <w:t>所有调查结果</w:t>
      </w:r>
    </w:p>
    <w:p>
      <w:pPr>
        <w:ind w:firstLine="420" w:firstLineChars="0"/>
        <w:rPr>
          <w:rFonts w:hint="eastAsia"/>
          <w:lang w:val="en-US" w:eastAsia="zh-CN"/>
        </w:rPr>
      </w:pPr>
      <w:r>
        <w:rPr>
          <w:rFonts w:hint="eastAsia"/>
          <w:lang w:val="en-US" w:eastAsia="zh-CN"/>
        </w:rPr>
        <w:t>当前安全状况</w:t>
      </w:r>
    </w:p>
    <w:p>
      <w:pPr>
        <w:ind w:firstLine="420" w:firstLineChars="0"/>
        <w:rPr>
          <w:rFonts w:hint="eastAsia"/>
          <w:lang w:val="en-US" w:eastAsia="zh-CN"/>
        </w:rPr>
      </w:pPr>
      <w:r>
        <w:rPr>
          <w:rFonts w:hint="eastAsia"/>
          <w:lang w:val="en-US" w:eastAsia="zh-CN"/>
        </w:rPr>
        <w:t>网安领域对AI的感知和态度</w:t>
      </w:r>
    </w:p>
    <w:p>
      <w:pPr>
        <w:ind w:firstLine="420" w:firstLineChars="0"/>
        <w:rPr>
          <w:rFonts w:hint="eastAsia"/>
          <w:lang w:val="en-US" w:eastAsia="zh-CN"/>
        </w:rPr>
      </w:pPr>
      <w:r>
        <w:rPr>
          <w:rFonts w:hint="eastAsia"/>
          <w:lang w:val="en-US" w:eastAsia="zh-CN"/>
        </w:rPr>
        <w:t>对AI的行业熟悉度</w:t>
      </w:r>
    </w:p>
    <w:p>
      <w:pPr>
        <w:ind w:firstLine="420" w:firstLineChars="0"/>
        <w:rPr>
          <w:rFonts w:hint="default"/>
          <w:lang w:val="en-US" w:eastAsia="zh-CN"/>
        </w:rPr>
      </w:pPr>
      <w:r>
        <w:rPr>
          <w:rFonts w:hint="eastAsia"/>
          <w:lang w:val="en-US" w:eastAsia="zh-CN"/>
        </w:rPr>
        <w:t>AI应用的整体规划</w:t>
      </w:r>
    </w:p>
    <w:p>
      <w:pPr>
        <w:ind w:firstLine="420" w:firstLineChars="0"/>
        <w:rPr>
          <w:rFonts w:hint="default"/>
          <w:lang w:val="en-US" w:eastAsia="zh-CN"/>
        </w:rPr>
      </w:pPr>
      <w:r>
        <w:rPr>
          <w:rFonts w:hint="eastAsia"/>
          <w:lang w:val="en-US" w:eastAsia="zh-CN"/>
        </w:rPr>
        <w:t>AI员工、领导力和培训</w:t>
      </w:r>
    </w:p>
    <w:p>
      <w:pPr>
        <w:ind w:firstLine="420" w:firstLineChars="0"/>
        <w:rPr>
          <w:rFonts w:hint="eastAsia"/>
          <w:lang w:val="en-US" w:eastAsia="zh-CN"/>
        </w:rPr>
      </w:pPr>
      <w:r>
        <w:rPr>
          <w:rFonts w:hint="eastAsia"/>
          <w:lang w:val="en-US" w:eastAsia="zh-CN"/>
        </w:rPr>
        <w:t>网络安全领域的生成式AI计划</w:t>
      </w:r>
    </w:p>
    <w:p>
      <w:pPr>
        <w:ind w:firstLine="420" w:firstLineChars="0"/>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人员统计数据</w:t>
      </w:r>
    </w:p>
    <w:p>
      <w:pPr>
        <w:pStyle w:val="2"/>
        <w:bidi w:val="0"/>
        <w:rPr>
          <w:rFonts w:hint="default"/>
          <w:lang w:val="en-US" w:eastAsia="zh-CN"/>
        </w:rPr>
      </w:pPr>
      <w:r>
        <w:rPr>
          <w:rFonts w:hint="eastAsia"/>
          <w:lang w:val="en-US" w:eastAsia="zh-CN"/>
        </w:rPr>
        <w:t>调查创建和方法论</w:t>
      </w:r>
    </w:p>
    <w:p>
      <w:pPr>
        <w:ind w:firstLine="420" w:firstLineChars="0"/>
        <w:rPr>
          <w:rFonts w:hint="default"/>
          <w:lang w:val="en-US" w:eastAsia="zh-CN"/>
        </w:rPr>
      </w:pPr>
      <w:r>
        <w:rPr>
          <w:rFonts w:hint="eastAsia"/>
          <w:lang w:val="en-US" w:eastAsia="zh-CN"/>
        </w:rPr>
        <w:t>云安全联盟（CSA）是一个致力于在云计算和IT技术领域中推广网络安全最佳实践的非营利组织。CSA也教导了云计算和IT行业从业者各种计算机方面的安全问题。云安全联盟的成员主要是云计算、IT和安全领域从业者、企业和专业人士协会。云安全联盟的一个主要目标是调查评估信息安全的主要趋势。这些调查包含了组织们的安全成熟度现状、意见、兴趣、信息安全和技术方面的意向等信息。</w:t>
      </w:r>
    </w:p>
    <w:p>
      <w:pPr>
        <w:ind w:firstLine="420" w:firstLineChars="0"/>
        <w:rPr>
          <w:rFonts w:hint="eastAsia"/>
          <w:lang w:val="en-US" w:eastAsia="zh-CN"/>
        </w:rPr>
      </w:pPr>
      <w:r>
        <w:rPr>
          <w:rFonts w:hint="eastAsia"/>
          <w:lang w:val="en-US" w:eastAsia="zh-CN"/>
        </w:rPr>
        <w:t>谷歌云委托云安全联盟进行调查和报告来更好地理解关于AI方面的行业知识、态度和看法。谷歌云资助了此项目，并和CSA的研究分析人员共同完成调查问卷的设计。云安全联盟于2023年11月在线发布该调查，并收到了来自美洲、亚太地区、欧洲和中东组织的IT和安全专业人士的2486份回复。云安全联盟的研究分析人员对该报告进行了数据分析和解读。</w:t>
      </w:r>
    </w:p>
    <w:p>
      <w:pPr>
        <w:rPr>
          <w:rFonts w:hint="eastAsia"/>
          <w:lang w:val="en-US" w:eastAsia="zh-CN"/>
        </w:rPr>
      </w:pPr>
    </w:p>
    <w:p>
      <w:pPr>
        <w:pStyle w:val="2"/>
        <w:bidi w:val="0"/>
        <w:rPr>
          <w:rFonts w:hint="eastAsia"/>
          <w:lang w:val="en-US" w:eastAsia="zh-CN"/>
        </w:rPr>
      </w:pPr>
      <w:r>
        <w:rPr>
          <w:rFonts w:hint="eastAsia"/>
          <w:lang w:val="en-US" w:eastAsia="zh-CN"/>
        </w:rPr>
        <w:t>研究目标</w:t>
      </w:r>
    </w:p>
    <w:p>
      <w:pPr>
        <w:rPr>
          <w:rFonts w:hint="eastAsia"/>
          <w:lang w:val="en-US" w:eastAsia="zh-CN"/>
        </w:rPr>
      </w:pPr>
      <w:r>
        <w:rPr>
          <w:rFonts w:hint="eastAsia"/>
          <w:lang w:val="en-US" w:eastAsia="zh-CN"/>
        </w:rPr>
        <w:t>本次调查的目的主要是更深入地了解：</w:t>
      </w:r>
    </w:p>
    <w:p>
      <w:pPr>
        <w:numPr>
          <w:ilvl w:val="0"/>
          <w:numId w:val="1"/>
        </w:numPr>
        <w:ind w:left="420" w:leftChars="0" w:hanging="420" w:firstLineChars="0"/>
        <w:rPr>
          <w:rFonts w:hint="eastAsia"/>
          <w:lang w:val="en-US" w:eastAsia="zh-CN"/>
        </w:rPr>
      </w:pPr>
      <w:r>
        <w:rPr>
          <w:rFonts w:hint="eastAsia"/>
          <w:lang w:val="en-US" w:eastAsia="zh-CN"/>
        </w:rPr>
        <w:t>当前安全挑战</w:t>
      </w:r>
    </w:p>
    <w:p>
      <w:pPr>
        <w:numPr>
          <w:ilvl w:val="0"/>
          <w:numId w:val="1"/>
        </w:numPr>
        <w:ind w:left="420" w:leftChars="0" w:hanging="420" w:firstLineChars="0"/>
        <w:rPr>
          <w:rFonts w:hint="eastAsia"/>
          <w:lang w:val="en-US" w:eastAsia="zh-CN"/>
        </w:rPr>
      </w:pPr>
      <w:r>
        <w:rPr>
          <w:rFonts w:hint="eastAsia"/>
          <w:lang w:val="en-US" w:eastAsia="zh-CN"/>
        </w:rPr>
        <w:t>网安行业对AI的看法</w:t>
      </w:r>
    </w:p>
    <w:p>
      <w:pPr>
        <w:numPr>
          <w:ilvl w:val="0"/>
          <w:numId w:val="1"/>
        </w:numPr>
        <w:ind w:left="420" w:leftChars="0" w:hanging="420" w:firstLineChars="0"/>
        <w:rPr>
          <w:rFonts w:hint="eastAsia"/>
          <w:lang w:val="en-US" w:eastAsia="zh-CN"/>
        </w:rPr>
      </w:pPr>
      <w:r>
        <w:rPr>
          <w:rFonts w:hint="eastAsia"/>
          <w:lang w:val="en-US" w:eastAsia="zh-CN"/>
        </w:rPr>
        <w:t>对AI的行业熟悉度</w:t>
      </w:r>
    </w:p>
    <w:p>
      <w:pPr>
        <w:numPr>
          <w:ilvl w:val="0"/>
          <w:numId w:val="1"/>
        </w:numPr>
        <w:ind w:left="420" w:leftChars="0" w:hanging="420" w:firstLineChars="0"/>
        <w:rPr>
          <w:rFonts w:hint="default"/>
          <w:lang w:val="en-US" w:eastAsia="zh-CN"/>
        </w:rPr>
      </w:pPr>
      <w:r>
        <w:rPr>
          <w:rFonts w:hint="eastAsia"/>
          <w:lang w:val="en-US" w:eastAsia="zh-CN"/>
        </w:rPr>
        <w:t>行业里的AI应用计划</w:t>
      </w:r>
    </w:p>
    <w:p>
      <w:pPr>
        <w:numPr>
          <w:ilvl w:val="0"/>
          <w:numId w:val="1"/>
        </w:numPr>
        <w:ind w:left="420" w:leftChars="0" w:hanging="420" w:firstLineChars="0"/>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AI对人员配备和培训的影响</w:t>
      </w:r>
    </w:p>
    <w:p>
      <w:pPr>
        <w:pStyle w:val="3"/>
        <w:bidi w:val="0"/>
        <w:rPr>
          <w:rFonts w:hint="eastAsia"/>
          <w:lang w:val="en-US" w:eastAsia="zh-CN"/>
        </w:rPr>
      </w:pPr>
      <w:r>
        <w:rPr>
          <w:rFonts w:hint="eastAsia"/>
          <w:lang w:val="en-US" w:eastAsia="zh-CN"/>
        </w:rPr>
        <w:t>关键发现和模式</w:t>
      </w:r>
    </w:p>
    <w:p>
      <w:pPr>
        <w:ind w:firstLine="420" w:firstLineChars="0"/>
        <w:rPr>
          <w:rFonts w:hint="eastAsia"/>
          <w:lang w:val="en-US" w:eastAsia="zh-CN"/>
        </w:rPr>
      </w:pPr>
      <w:r>
        <w:rPr>
          <w:rFonts w:hint="eastAsia"/>
          <w:lang w:val="en-US" w:eastAsia="zh-CN"/>
        </w:rPr>
        <w:t>AI在网安领域的出现标志着数字防御领域变革时代的来临，AI带来了可预见的突破和错综复杂的挑战。AI可能成为强化安全防御、识别新型威胁和实现快速响应的关键工具。然而，将AI集成到网络安全的旅程障碍重重，包括需要减轻社会对军民两用的担忧、弥补技术差距和适度鼓励而非过度依赖自动化系统。深入了解行业专家们对AI在网安领域演进的看法和准备，对于大家引导此项转变和构建弹性的、前瞻性的数字基础建设有着重要作用。</w:t>
      </w:r>
    </w:p>
    <w:p>
      <w:pPr>
        <w:ind w:firstLine="420" w:firstLineChars="0"/>
        <w:rPr>
          <w:rFonts w:hint="eastAsia"/>
          <w:lang w:val="en-US" w:eastAsia="zh-CN"/>
        </w:rPr>
      </w:pPr>
    </w:p>
    <w:p>
      <w:pPr>
        <w:bidi w:val="0"/>
        <w:rPr>
          <w:rFonts w:hint="eastAsia"/>
          <w:sz w:val="32"/>
          <w:szCs w:val="32"/>
          <w:lang w:val="en-US" w:eastAsia="zh-CN"/>
        </w:rPr>
      </w:pPr>
      <w:r>
        <w:rPr>
          <w:rFonts w:hint="eastAsia"/>
          <w:sz w:val="32"/>
          <w:szCs w:val="32"/>
          <w:lang w:val="en-US" w:eastAsia="zh-CN"/>
        </w:rPr>
        <w:t>关键发现1：</w:t>
      </w:r>
    </w:p>
    <w:p>
      <w:pPr>
        <w:bidi w:val="0"/>
        <w:rPr>
          <w:rFonts w:hint="eastAsia"/>
          <w:sz w:val="32"/>
          <w:szCs w:val="32"/>
          <w:lang w:val="en-US" w:eastAsia="zh-CN"/>
        </w:rPr>
      </w:pPr>
      <w:r>
        <w:rPr>
          <w:rFonts w:hint="eastAsia"/>
          <w:sz w:val="32"/>
          <w:szCs w:val="32"/>
          <w:lang w:val="en-US" w:eastAsia="zh-CN"/>
        </w:rPr>
        <w:t>安全专家对AI的谨慎乐观态度</w:t>
      </w:r>
    </w:p>
    <w:p>
      <w:pPr>
        <w:ind w:firstLine="420" w:firstLineChars="0"/>
        <w:rPr>
          <w:rFonts w:hint="eastAsia"/>
          <w:lang w:val="en-US" w:eastAsia="zh-CN"/>
        </w:rPr>
      </w:pPr>
      <w:r>
        <w:rPr>
          <w:rFonts w:hint="eastAsia"/>
          <w:lang w:val="en-US" w:eastAsia="zh-CN"/>
        </w:rPr>
        <w:t>安全专业人士对AI持谨慎乐观的态度。大部分安全专业人士（63%）相信AI在加强安全度量方面的潜力，特别是提高威胁检测和响应能力。然而，人们对AI潜在的恶意使用也有着敏锐的意识，以下两种看法证实了这点：34%的人认为AI对安全团队更有利，而31%的人认为AI对保护者和攻击者同样有利。</w:t>
      </w:r>
    </w:p>
    <w:p>
      <w:pPr>
        <w:ind w:firstLine="420" w:firstLineChars="0"/>
        <w:rPr>
          <w:rFonts w:hint="eastAsia"/>
          <w:lang w:val="en-US" w:eastAsia="zh-CN"/>
        </w:rPr>
      </w:pPr>
      <w:r>
        <w:rPr>
          <w:rFonts w:hint="eastAsia"/>
          <w:lang w:val="en-US" w:eastAsia="zh-CN"/>
        </w:rPr>
        <w:t>值得注意，有25%的受访者担心AI可能对恶意方更有利，这也表明了他们对潜在的AI使能的高级网络威胁极度关注。</w:t>
      </w:r>
    </w:p>
    <w:p>
      <w:pPr>
        <w:ind w:firstLine="420" w:firstLineChars="0"/>
        <w:rPr>
          <w:rFonts w:hint="eastAsia"/>
          <w:lang w:val="en-US" w:eastAsia="zh-CN"/>
        </w:rPr>
      </w:pPr>
      <w:r>
        <w:rPr>
          <w:rFonts w:hint="eastAsia"/>
          <w:lang w:val="en-US" w:eastAsia="zh-CN"/>
        </w:rPr>
        <w:t>即使更多网络安全专家将AI视作对防御者更有利的工具，而非攻击者的盛宴，仍存在一些对安全领域中使用AI的疑虑。这些担忧主要集中在可能引发意外偏见的数据质量（如，用于模型训练的数据）、AI系统的不透明性（通常被称为‘黑匣子’问题）和管理复杂AI系统的技术/专业知识差距。</w:t>
      </w:r>
    </w:p>
    <w:p>
      <w:pPr>
        <w:jc w:val="center"/>
        <w:rPr>
          <w:rFonts w:hint="default"/>
          <w:lang w:val="en-US" w:eastAsia="zh-CN"/>
        </w:rPr>
      </w:pPr>
      <w:r>
        <w:rPr>
          <w:rFonts w:hint="default"/>
          <w:lang w:val="en-US" w:eastAsia="zh-CN"/>
        </w:rPr>
        <w:drawing>
          <wp:inline distT="0" distB="0" distL="114300" distR="114300">
            <wp:extent cx="3150235" cy="2159635"/>
            <wp:effectExtent l="5080" t="4445" r="6985" b="762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Pr>
        <w:ind w:firstLine="420" w:firstLineChars="0"/>
        <w:rPr>
          <w:rFonts w:hint="eastAsia"/>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eastAsia"/>
          <w:lang w:val="en-US" w:eastAsia="zh-CN"/>
        </w:rPr>
      </w:pPr>
      <w:r>
        <w:rPr>
          <w:rFonts w:hint="eastAsia"/>
          <w:lang w:val="en-US" w:eastAsia="zh-CN"/>
        </w:rPr>
        <w:t>这些发现展现了网安社区的一个平衡观点。虽然网络安全专家对AI在加强安全方面持有乐观态度，但也明确意识到其潜在的滥用风险和可能带来的挑战。为确保防御者在快速发展和AI驱动的网安领域中对恶意者保持领先，需要不断进化的安全策略、严格的数据处理、透明的AI模型以及在更新安全协议时持续保持警惕。另外，确保AI系统的安全是一个关键问题，这意味着完整AI技术保护框架的需求。此话题没有在本次调查范围内，但仍是人们最关注的问题。</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lang w:val="en-US" w:eastAsia="zh-CN"/>
        </w:rPr>
      </w:pPr>
      <w:r>
        <w:rPr>
          <w:rFonts w:hint="eastAsia"/>
          <w:lang w:val="en-US" w:eastAsia="zh-CN"/>
        </w:rPr>
        <w:drawing>
          <wp:inline distT="0" distB="0" distL="114300" distR="114300">
            <wp:extent cx="4026535" cy="2667000"/>
            <wp:effectExtent l="4445" t="4445" r="7620" b="825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jc w:val="left"/>
        <w:rPr>
          <w:rFonts w:hint="default"/>
          <w:w w:val="66"/>
          <w:lang w:val="en-US" w:eastAsia="zh-CN"/>
        </w:rPr>
      </w:pPr>
    </w:p>
    <w:p>
      <w:pPr>
        <w:jc w:val="left"/>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w w:val="66"/>
          <w:lang w:val="en-US" w:eastAsia="zh-CN"/>
        </w:rPr>
        <w:drawing>
          <wp:inline distT="0" distB="0" distL="114300" distR="114300">
            <wp:extent cx="5234940" cy="2931795"/>
            <wp:effectExtent l="4445" t="4445" r="5715" b="1016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rPr>
          <w:rFonts w:hint="eastAsia"/>
          <w:sz w:val="32"/>
          <w:szCs w:val="32"/>
          <w:lang w:val="en-US" w:eastAsia="zh-CN"/>
        </w:rPr>
      </w:pPr>
      <w:r>
        <w:rPr>
          <w:rFonts w:hint="eastAsia"/>
          <w:sz w:val="32"/>
          <w:szCs w:val="32"/>
          <w:lang w:val="en-US" w:eastAsia="zh-CN"/>
        </w:rPr>
        <w:t>关键发现2：</w:t>
      </w:r>
    </w:p>
    <w:p>
      <w:pPr>
        <w:rPr>
          <w:rFonts w:hint="eastAsia"/>
          <w:sz w:val="32"/>
          <w:szCs w:val="32"/>
          <w:lang w:val="en-US" w:eastAsia="zh-CN"/>
        </w:rPr>
      </w:pPr>
      <w:r>
        <w:rPr>
          <w:rFonts w:hint="eastAsia"/>
          <w:sz w:val="32"/>
          <w:szCs w:val="32"/>
          <w:lang w:val="en-US" w:eastAsia="zh-CN"/>
        </w:rPr>
        <w:t>AI会助力而非取代安全从业者</w:t>
      </w:r>
    </w:p>
    <w:p>
      <w:pPr>
        <w:ind w:firstLine="420" w:firstLineChars="0"/>
        <w:rPr>
          <w:rFonts w:hint="eastAsia"/>
          <w:lang w:val="en-US" w:eastAsia="zh-CN"/>
        </w:rPr>
      </w:pPr>
      <w:r>
        <w:rPr>
          <w:rFonts w:hint="eastAsia"/>
          <w:lang w:val="en-US" w:eastAsia="zh-CN"/>
        </w:rPr>
        <w:t>AI被视作安全从业者的赋能工具而非替代品。在网络安全现状调查的威胁调查和响应方面，大部分的安全专业人士表示有不同程度的挑战，仅有12%的受访者表示这项任务在他们的组织中没有任何困难。这也确定了AI作为赋能工具的角色。只有很少一部分（12%）的安全专业人士认为AI会完全取代他们的工作角色。30%的人认为AI会帮助他们加强部分安全技能，28%的人认为AI可以全面支持他们的工作，24%的人认为AI可以取代他们大部分的工作角色，这让他们可以脱身去完成其他任务。</w:t>
      </w:r>
    </w:p>
    <w:p>
      <w:pPr>
        <w:ind w:firstLine="420" w:firstLineChars="0"/>
        <w:rPr>
          <w:rFonts w:hint="eastAsia"/>
          <w:lang w:val="en-US" w:eastAsia="zh-CN"/>
        </w:rPr>
      </w:pPr>
      <w:r>
        <w:rPr>
          <w:rFonts w:hint="eastAsia"/>
          <w:lang w:val="en-US" w:eastAsia="zh-CN"/>
        </w:rPr>
        <w:t>这种观点进一步由组织对安全团队实施AI的预期结果所支持。预期结果聚焦在AI加强了安全团队的知识储备（36%），提高了威胁检测效率（26%）和提高生产力（26%），而非减少劳动力（20%）。这与他们的工作角色将会进化而非被取代的观点一致，74%的组织计划在未来五年内组建新的团队来监控AI的安全使用。</w:t>
      </w:r>
    </w:p>
    <w:p>
      <w:pPr>
        <w:ind w:firstLine="420" w:firstLineChars="0"/>
        <w:rPr>
          <w:rFonts w:hint="eastAsia"/>
          <w:lang w:val="en-US" w:eastAsia="zh-CN"/>
        </w:rPr>
      </w:pPr>
      <w:r>
        <w:rPr>
          <w:rFonts w:hint="eastAsia"/>
          <w:lang w:val="en-US" w:eastAsia="zh-CN"/>
        </w:rPr>
        <w:t>尽管受访者非常重视作为AI实施预期效果的团队技能和知识强化，但在最大安全挑战排名时，他们仍将人才排在末尾，而将操劳和威胁检测放在更高的排名。这种差异也许意味着，虽然通过AI增强团队能力是高优先级内容，但安全工作负载管理和威胁识别所面临的工作挑战被视为更紧迫或可能更难以解决的问题。很明显，AI网安领域不仅转型了现有的工作角色，也为新的专业岗位铺平了道路。</w:t>
      </w:r>
    </w:p>
    <w:p>
      <w:pPr>
        <w:jc w:val="center"/>
        <w:rPr>
          <w:rFonts w:hint="default"/>
          <w:lang w:val="en-US" w:eastAsia="zh-CN"/>
        </w:rPr>
      </w:pPr>
      <w:r>
        <w:rPr>
          <w:rFonts w:hint="default"/>
          <w:lang w:val="en-US" w:eastAsia="zh-CN"/>
        </w:rPr>
        <w:drawing>
          <wp:inline distT="0" distB="0" distL="114300" distR="114300">
            <wp:extent cx="4298950" cy="2877820"/>
            <wp:effectExtent l="4445" t="5080" r="14605" b="1270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rPr>
          <w:rFonts w:hint="default"/>
          <w:lang w:val="en-US" w:eastAsia="zh-CN"/>
        </w:rPr>
        <w:sectPr>
          <w:pgSz w:w="11906" w:h="16838"/>
          <w:pgMar w:top="1440" w:right="1800" w:bottom="1440" w:left="1800" w:header="851" w:footer="992" w:gutter="0"/>
          <w:cols w:space="425" w:num="1"/>
          <w:docGrid w:type="lines" w:linePitch="312" w:charSpace="0"/>
        </w:sectPr>
      </w:pPr>
    </w:p>
    <w:p>
      <w:pPr>
        <w:rPr>
          <w:rFonts w:hint="default"/>
          <w:w w:val="66"/>
          <w:lang w:val="en-US" w:eastAsia="zh-CN"/>
        </w:rPr>
      </w:pPr>
      <w:r>
        <w:rPr>
          <w:rFonts w:hint="default"/>
          <w:w w:val="66"/>
          <w:lang w:val="en-US" w:eastAsia="zh-CN"/>
        </w:rPr>
        <w:drawing>
          <wp:inline distT="0" distB="0" distL="114300" distR="114300">
            <wp:extent cx="5267960" cy="2903855"/>
            <wp:effectExtent l="4445" t="4445" r="10795" b="1270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ind w:firstLine="420" w:firstLineChars="0"/>
        <w:rPr>
          <w:rFonts w:hint="eastAsia"/>
          <w:w w:val="100"/>
          <w:lang w:val="en-US" w:eastAsia="zh-CN"/>
        </w:rPr>
      </w:pPr>
      <w:r>
        <w:rPr>
          <w:rFonts w:hint="eastAsia"/>
          <w:w w:val="100"/>
          <w:lang w:val="en-US" w:eastAsia="zh-CN"/>
        </w:rPr>
        <w:t>然而，有半数的受访者担心对AI的过度依赖，强调在AI驱动安全和人工驱动安全之间的平衡需求。考虑到前文提及的数据质量和AI系统缺少透明度的问题，这个担心尤其相关。</w:t>
      </w:r>
    </w:p>
    <w:p>
      <w:pPr>
        <w:ind w:firstLine="420" w:firstLineChars="0"/>
        <w:rPr>
          <w:rFonts w:hint="eastAsia"/>
          <w:w w:val="100"/>
          <w:lang w:val="en-US" w:eastAsia="zh-CN"/>
        </w:rPr>
      </w:pPr>
      <w:r>
        <w:rPr>
          <w:rFonts w:hint="eastAsia"/>
          <w:w w:val="100"/>
          <w:lang w:val="en-US" w:eastAsia="zh-CN"/>
        </w:rPr>
        <w:t>总之，这些发现强调了即使AI会给安全团队带来很大改变，但它主要被视作对安全团队的补充工具而非完全的替代品。AI被设计来帮助弥补困扰行业的技术和知识储备差距，同时人们普遍对过度依赖AI有着合理的担忧。AI集成对网络安全领域的未来有着深远的影响，网络安全领域注定将随着工作角色的改变和新职位的涌现而不断进化。</w:t>
      </w:r>
    </w:p>
    <w:p>
      <w:pPr>
        <w:jc w:val="center"/>
        <w:rPr>
          <w:rFonts w:hint="default"/>
          <w:w w:val="100"/>
          <w:lang w:val="en-US" w:eastAsia="zh-CN"/>
        </w:rPr>
      </w:pPr>
      <w:r>
        <w:rPr>
          <w:rFonts w:hint="default"/>
          <w:lang w:val="en-US" w:eastAsia="zh-CN"/>
        </w:rPr>
        <w:drawing>
          <wp:inline distT="0" distB="0" distL="114300" distR="114300">
            <wp:extent cx="4130040" cy="2661285"/>
            <wp:effectExtent l="4445" t="4445" r="5715" b="1397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pPr>
        <w:autoSpaceDE w:val="0"/>
        <w:autoSpaceDN w:val="0"/>
        <w:adjustRightInd w:val="0"/>
        <w:jc w:val="center"/>
        <w:rPr>
          <w:rFonts w:ascii="AzoSans-Regular" w:eastAsia="AzoSans-Regular" w:cs="AzoSans-Regular"/>
          <w:kern w:val="0"/>
          <w:sz w:val="32"/>
          <w:szCs w:val="32"/>
        </w:rPr>
      </w:pPr>
      <w:r>
        <w:rPr>
          <w:rFonts w:hint="eastAsia" w:ascii="AzoSans-Regular" w:eastAsia="AzoSans-Regular" w:cs="AzoSans-Regular"/>
          <w:kern w:val="0"/>
          <w:sz w:val="24"/>
          <w:szCs w:val="24"/>
        </w:rPr>
        <w:t>Page 10</w:t>
      </w:r>
    </w:p>
    <w:p>
      <w:pPr>
        <w:autoSpaceDE w:val="0"/>
        <w:autoSpaceDN w:val="0"/>
        <w:adjustRightInd w:val="0"/>
        <w:jc w:val="left"/>
        <w:rPr>
          <w:rFonts w:ascii="AzoSans-Regular" w:eastAsia="AzoSans-Regular" w:cs="AzoSans-Regular"/>
          <w:color w:val="525A69"/>
          <w:kern w:val="0"/>
          <w:sz w:val="28"/>
          <w:szCs w:val="28"/>
        </w:rPr>
      </w:pPr>
      <w:r>
        <w:rPr>
          <w:rFonts w:hint="eastAsia" w:ascii="AzoSans-Regular" w:eastAsia="AzoSans-Regular" w:cs="AzoSans-Regular"/>
          <w:color w:val="525A69"/>
          <w:kern w:val="0"/>
          <w:sz w:val="28"/>
          <w:szCs w:val="28"/>
        </w:rPr>
        <w:t>关键发现3：</w:t>
      </w:r>
    </w:p>
    <w:p>
      <w:pPr>
        <w:autoSpaceDE w:val="0"/>
        <w:autoSpaceDN w:val="0"/>
        <w:adjustRightInd w:val="0"/>
        <w:jc w:val="left"/>
        <w:rPr>
          <w:rFonts w:ascii="AzoSans-Bold" w:eastAsia="AzoSans-Bold" w:cs="AzoSans-Bold"/>
          <w:b/>
          <w:bCs/>
          <w:color w:val="000000"/>
          <w:kern w:val="0"/>
          <w:sz w:val="36"/>
          <w:szCs w:val="36"/>
        </w:rPr>
      </w:pPr>
      <w:r>
        <w:rPr>
          <w:rFonts w:hint="eastAsia" w:ascii="AzoSans-Bold" w:eastAsia="AzoSans-Bold" w:cs="AzoSans-Bold"/>
          <w:b/>
          <w:bCs/>
          <w:color w:val="000000"/>
          <w:kern w:val="0"/>
          <w:sz w:val="36"/>
          <w:szCs w:val="36"/>
          <w:lang w:val="en-US" w:eastAsia="zh-CN"/>
        </w:rPr>
        <w:t>企业</w:t>
      </w:r>
      <w:r>
        <w:rPr>
          <w:rFonts w:hint="eastAsia" w:ascii="AzoSans-Bold" w:eastAsia="AzoSans-Bold" w:cs="AzoSans-Bold"/>
          <w:b/>
          <w:bCs/>
          <w:color w:val="000000"/>
          <w:kern w:val="0"/>
          <w:sz w:val="36"/>
          <w:szCs w:val="36"/>
        </w:rPr>
        <w:t>高管们对人工智能的看法与员工不同</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lang w:val="en-US" w:eastAsia="zh-CN"/>
        </w:rPr>
        <w:t>企业</w:t>
      </w:r>
      <w:r>
        <w:rPr>
          <w:rFonts w:hint="eastAsia" w:ascii="AzoSans-Regular" w:eastAsia="AzoSans-Regular" w:cs="AzoSans-Regular"/>
          <w:color w:val="000000"/>
          <w:kern w:val="0"/>
          <w:sz w:val="20"/>
          <w:szCs w:val="20"/>
        </w:rPr>
        <w:t>高管和员工的回答凸显了在很多领域内对人工智能知识及其在其组织内使用的脱节。高管对人工智能技术的熟悉程度明显高于其员工。例如，52%的高管表示非常熟悉生成式人工智能(gen AI)，与之形成鲜明对比的是，只有11%的普通员工熟悉生成式人工智能。</w:t>
      </w:r>
    </w:p>
    <w:p>
      <w:pPr>
        <w:autoSpaceDE w:val="0"/>
        <w:autoSpaceDN w:val="0"/>
        <w:adjustRightInd w:val="0"/>
        <w:jc w:val="left"/>
        <w:rPr>
          <w:rFonts w:ascii="AzoSans-Regular" w:eastAsia="AzoSans-Regular" w:cs="AzoSans-Regular"/>
          <w:color w:val="000000"/>
          <w:kern w:val="0"/>
          <w:sz w:val="20"/>
          <w:szCs w:val="20"/>
        </w:rPr>
      </w:pPr>
      <w:r>
        <w:drawing>
          <wp:inline distT="0" distB="0" distL="0" distR="0">
            <wp:extent cx="2618740" cy="1109980"/>
            <wp:effectExtent l="0" t="0" r="10160" b="7620"/>
            <wp:docPr id="34979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93130" name="Picture 1"/>
                    <pic:cNvPicPr>
                      <a:picLocks noChangeAspect="1"/>
                    </pic:cNvPicPr>
                  </pic:nvPicPr>
                  <pic:blipFill>
                    <a:blip r:embed="rId41"/>
                    <a:stretch>
                      <a:fillRect/>
                    </a:stretch>
                  </pic:blipFill>
                  <pic:spPr>
                    <a:xfrm>
                      <a:off x="0" y="0"/>
                      <a:ext cx="2637993" cy="1118675"/>
                    </a:xfrm>
                    <a:prstGeom prst="rect">
                      <a:avLst/>
                    </a:prstGeom>
                  </pic:spPr>
                </pic:pic>
              </a:graphicData>
            </a:graphic>
          </wp:inline>
        </w:drawing>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i/>
          <w:iCs/>
          <w:strike/>
          <w:color w:val="000000"/>
          <w:kern w:val="0"/>
          <w:sz w:val="20"/>
          <w:szCs w:val="20"/>
        </w:rPr>
        <w:t>图例翻译</w:t>
      </w:r>
      <w:r>
        <w:rPr>
          <w:rFonts w:hint="eastAsia" w:ascii="AzoSans-Regular" w:eastAsia="AzoSans-Regular" w:cs="AzoSans-Regular"/>
          <w:color w:val="000000"/>
          <w:kern w:val="0"/>
          <w:sz w:val="20"/>
          <w:szCs w:val="20"/>
        </w:rPr>
        <w:t>{</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你对人工智能在网络安全中的潜在用例有多清楚?</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高管</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员工</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1不清楚</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3中等</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5非常清楚</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高管层报告称，</w:t>
      </w:r>
      <w:r>
        <w:rPr>
          <w:rFonts w:hint="eastAsia" w:ascii="AzoSans-Regular" w:eastAsia="AzoSans-Regular" w:cs="AzoSans-Regular"/>
          <w:color w:val="000000"/>
          <w:kern w:val="0"/>
          <w:sz w:val="20"/>
          <w:szCs w:val="20"/>
          <w:lang w:val="en-US" w:eastAsia="zh-CN"/>
        </w:rPr>
        <w:t>高管</w:t>
      </w:r>
      <w:r>
        <w:rPr>
          <w:rFonts w:hint="eastAsia" w:ascii="AzoSans-Regular" w:eastAsia="AzoSans-Regular" w:cs="AzoSans-Regular"/>
          <w:color w:val="000000"/>
          <w:kern w:val="0"/>
          <w:sz w:val="20"/>
          <w:szCs w:val="20"/>
        </w:rPr>
        <w:t>对人工智能用例有</w:t>
      </w:r>
      <w:r>
        <w:rPr>
          <w:rFonts w:hint="eastAsia" w:ascii="AzoSans-Regular" w:eastAsia="AzoSans-Regular" w:cs="AzoSans-Regular"/>
          <w:color w:val="000000"/>
          <w:kern w:val="0"/>
          <w:sz w:val="20"/>
          <w:szCs w:val="20"/>
          <w:lang w:val="en-US" w:eastAsia="zh-CN"/>
        </w:rPr>
        <w:t>着比员工</w:t>
      </w:r>
      <w:r>
        <w:rPr>
          <w:rFonts w:hint="eastAsia" w:ascii="AzoSans-Regular" w:eastAsia="AzoSans-Regular" w:cs="AzoSans-Regular"/>
          <w:color w:val="000000"/>
          <w:kern w:val="0"/>
          <w:sz w:val="20"/>
          <w:szCs w:val="20"/>
        </w:rPr>
        <w:t>更清晰的理解，</w:t>
      </w:r>
      <w:r>
        <w:rPr>
          <w:rFonts w:hint="eastAsia" w:ascii="AzoSans-Regular" w:eastAsia="AzoSans-Regular" w:cs="AzoSans-Regular"/>
          <w:color w:val="000000"/>
          <w:kern w:val="0"/>
          <w:sz w:val="20"/>
          <w:szCs w:val="20"/>
          <w:lang w:val="en-US" w:eastAsia="zh-CN"/>
        </w:rPr>
        <w:t>其中，</w:t>
      </w:r>
      <w:r>
        <w:rPr>
          <w:rFonts w:hint="eastAsia" w:ascii="AzoSans-Regular" w:eastAsia="AzoSans-Regular" w:cs="AzoSans-Regular"/>
          <w:color w:val="000000"/>
          <w:kern w:val="0"/>
          <w:sz w:val="20"/>
          <w:szCs w:val="20"/>
        </w:rPr>
        <w:t>51%的</w:t>
      </w:r>
      <w:r>
        <w:rPr>
          <w:rFonts w:hint="eastAsia" w:ascii="AzoSans-Regular" w:eastAsia="AzoSans-Regular" w:cs="AzoSans-Regular"/>
          <w:color w:val="000000"/>
          <w:kern w:val="0"/>
          <w:sz w:val="20"/>
          <w:szCs w:val="20"/>
          <w:lang w:val="en-US" w:eastAsia="zh-CN"/>
        </w:rPr>
        <w:t>高管</w:t>
      </w:r>
      <w:r>
        <w:rPr>
          <w:rFonts w:hint="eastAsia" w:ascii="AzoSans-Regular" w:eastAsia="AzoSans-Regular" w:cs="AzoSans-Regular"/>
          <w:color w:val="000000"/>
          <w:kern w:val="0"/>
          <w:sz w:val="20"/>
          <w:szCs w:val="20"/>
        </w:rPr>
        <w:t>表示对此非常清楚，相比而言只有14%的</w:t>
      </w:r>
      <w:r>
        <w:rPr>
          <w:rFonts w:hint="eastAsia" w:ascii="AzoSans-Regular" w:eastAsia="AzoSans-Regular" w:cs="AzoSans-Regular"/>
          <w:color w:val="000000"/>
          <w:kern w:val="0"/>
          <w:sz w:val="20"/>
          <w:szCs w:val="20"/>
          <w:lang w:val="en-US" w:eastAsia="zh-CN"/>
        </w:rPr>
        <w:t>员工</w:t>
      </w:r>
      <w:r>
        <w:rPr>
          <w:rFonts w:hint="eastAsia" w:ascii="AzoSans-Regular" w:eastAsia="AzoSans-Regular" w:cs="AzoSans-Regular"/>
          <w:color w:val="000000"/>
          <w:kern w:val="0"/>
          <w:sz w:val="20"/>
          <w:szCs w:val="20"/>
        </w:rPr>
        <w:t>表示对此非常清楚。这些差异可能表明高管对人工智能的熟悉程度被高估了，或者他们</w:t>
      </w:r>
      <w:r>
        <w:rPr>
          <w:rFonts w:hint="eastAsia" w:ascii="AzoSans-Regular" w:eastAsia="AzoSans-Regular" w:cs="AzoSans-Regular"/>
          <w:color w:val="000000"/>
          <w:kern w:val="0"/>
          <w:sz w:val="20"/>
          <w:szCs w:val="20"/>
          <w:lang w:val="en-US" w:eastAsia="zh-CN"/>
        </w:rPr>
        <w:t>与员工</w:t>
      </w:r>
      <w:r>
        <w:rPr>
          <w:rFonts w:hint="eastAsia" w:ascii="AzoSans-Regular" w:eastAsia="AzoSans-Regular" w:cs="AzoSans-Regular"/>
          <w:color w:val="000000"/>
          <w:kern w:val="0"/>
          <w:sz w:val="20"/>
          <w:szCs w:val="20"/>
        </w:rPr>
        <w:t>对人工智能</w:t>
      </w:r>
      <w:r>
        <w:rPr>
          <w:rFonts w:hint="eastAsia" w:ascii="AzoSans-Regular" w:eastAsia="AzoSans-Regular" w:cs="AzoSans-Regular"/>
          <w:color w:val="000000"/>
          <w:kern w:val="0"/>
          <w:sz w:val="20"/>
          <w:szCs w:val="20"/>
          <w:lang w:val="en-US" w:eastAsia="zh-CN"/>
        </w:rPr>
        <w:t>相关知识储备</w:t>
      </w:r>
      <w:r>
        <w:rPr>
          <w:rFonts w:hint="eastAsia" w:ascii="AzoSans-Regular" w:eastAsia="AzoSans-Regular" w:cs="AzoSans-Regular"/>
          <w:color w:val="000000"/>
          <w:kern w:val="0"/>
          <w:sz w:val="20"/>
          <w:szCs w:val="20"/>
        </w:rPr>
        <w:t>存在非常大的差异。后一种含义得到了行业内普遍看法的认可，即领导层了解并意识到人工智能对安全的影响，74%的人表示他们的领导层完全或适度意识到这一点。这种高度的意识可能是由于组织领导者有浓厚兴趣在其组织内采用人工智能，82%的受访者表示他们的执行领导层和董事会正在推动人工智能的采用。</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组织领导者自上而下推动采用人工智能的压力表明，他们可能已经</w:t>
      </w:r>
      <w:r>
        <w:rPr>
          <w:rFonts w:hint="eastAsia" w:ascii="AzoSans-Regular" w:eastAsia="AzoSans-Regular" w:cs="AzoSans-Regular"/>
          <w:color w:val="000000"/>
          <w:kern w:val="0"/>
          <w:sz w:val="20"/>
          <w:szCs w:val="20"/>
          <w:lang w:val="en-US" w:eastAsia="zh-CN"/>
        </w:rPr>
        <w:t>调研</w:t>
      </w:r>
      <w:r>
        <w:rPr>
          <w:rFonts w:hint="eastAsia" w:ascii="AzoSans-Regular" w:eastAsia="AzoSans-Regular" w:cs="AzoSans-Regular"/>
          <w:color w:val="000000"/>
          <w:kern w:val="0"/>
          <w:sz w:val="20"/>
          <w:szCs w:val="20"/>
        </w:rPr>
        <w:t>了人工智能技术及其用途</w:t>
      </w:r>
      <w:r>
        <w:rPr>
          <w:rFonts w:hint="eastAsia" w:ascii="AzoSans-Regular" w:eastAsia="AzoSans-Regular" w:cs="AzoSans-Regular"/>
          <w:color w:val="000000"/>
          <w:kern w:val="0"/>
          <w:sz w:val="20"/>
          <w:szCs w:val="20"/>
          <w:lang w:val="en-US" w:eastAsia="zh-CN"/>
        </w:rPr>
        <w:t>以及</w:t>
      </w:r>
      <w:r>
        <w:rPr>
          <w:rFonts w:hint="eastAsia" w:ascii="AzoSans-Regular" w:eastAsia="AzoSans-Regular" w:cs="AzoSans-Regular"/>
          <w:color w:val="000000"/>
          <w:kern w:val="0"/>
          <w:sz w:val="20"/>
          <w:szCs w:val="20"/>
        </w:rPr>
        <w:t>了解</w:t>
      </w:r>
      <w:r>
        <w:rPr>
          <w:rFonts w:hint="eastAsia" w:ascii="AzoSans-Regular" w:eastAsia="AzoSans-Regular" w:cs="AzoSans-Regular"/>
          <w:color w:val="000000"/>
          <w:kern w:val="0"/>
          <w:sz w:val="20"/>
          <w:szCs w:val="20"/>
          <w:lang w:val="en-US" w:eastAsia="zh-CN"/>
        </w:rPr>
        <w:t>人工智能</w:t>
      </w:r>
      <w:r>
        <w:rPr>
          <w:rFonts w:hint="eastAsia" w:ascii="AzoSans-Regular" w:eastAsia="AzoSans-Regular" w:cs="AzoSans-Regular"/>
          <w:color w:val="000000"/>
          <w:kern w:val="0"/>
          <w:sz w:val="20"/>
          <w:szCs w:val="20"/>
        </w:rPr>
        <w:t>如何使他们的组织受益。然而，值得注意的是该方法可能不完全符合员工的实际准备或理解，可能导致实现层面的挑战，如关键发现2中所述。</w:t>
      </w:r>
    </w:p>
    <w:p>
      <w:pPr>
        <w:autoSpaceDE w:val="0"/>
        <w:autoSpaceDN w:val="0"/>
        <w:adjustRightInd w:val="0"/>
        <w:jc w:val="left"/>
        <w:rPr>
          <w:rFonts w:hint="eastAsia" w:ascii="AzoSans-Regular" w:eastAsia="AzoSans-Regular" w:cs="AzoSans-Regular"/>
          <w:color w:val="000000"/>
          <w:kern w:val="0"/>
          <w:sz w:val="20"/>
          <w:szCs w:val="20"/>
        </w:rPr>
      </w:pPr>
      <w:r>
        <w:drawing>
          <wp:inline distT="0" distB="0" distL="0" distR="0">
            <wp:extent cx="2179320" cy="1363980"/>
            <wp:effectExtent l="0" t="0" r="5080" b="7620"/>
            <wp:docPr id="201320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08636" name="Picture 1"/>
                    <pic:cNvPicPr>
                      <a:picLocks noChangeAspect="1"/>
                    </pic:cNvPicPr>
                  </pic:nvPicPr>
                  <pic:blipFill>
                    <a:blip r:embed="rId42"/>
                    <a:stretch>
                      <a:fillRect/>
                    </a:stretch>
                  </pic:blipFill>
                  <pic:spPr>
                    <a:xfrm>
                      <a:off x="0" y="0"/>
                      <a:ext cx="2195066" cy="1373573"/>
                    </a:xfrm>
                    <a:prstGeom prst="rect">
                      <a:avLst/>
                    </a:prstGeom>
                  </pic:spPr>
                </pic:pic>
              </a:graphicData>
            </a:graphic>
          </wp:inline>
        </w:drawing>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i/>
          <w:iCs/>
          <w:strike/>
          <w:color w:val="000000"/>
          <w:kern w:val="0"/>
          <w:sz w:val="20"/>
          <w:szCs w:val="20"/>
        </w:rPr>
        <w:t>图例翻译</w:t>
      </w:r>
      <w:r>
        <w:rPr>
          <w:rFonts w:hint="eastAsia" w:ascii="AzoSans-Regular" w:eastAsia="AzoSans-Regular" w:cs="AzoSans-Regular"/>
          <w:color w:val="000000"/>
          <w:kern w:val="0"/>
          <w:sz w:val="20"/>
          <w:szCs w:val="20"/>
        </w:rPr>
        <w:t>{</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你们的领导层(例如董事会)在多大程度上了解并意识到人工智能对安全的影响?</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28%完全清楚</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46%基本清楚</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18%略微清楚</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6%不清楚</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1%不适用</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以上调查可能突出了对采用和实施这种独特和颠覆性技术(例如：提示工程)所面临的困难和所需要的知识的认识缺乏。</w:t>
      </w:r>
    </w:p>
    <w:p>
      <w:pPr>
        <w:rPr>
          <w:rFonts w:ascii="AzoSans-Regular" w:eastAsia="AzoSans-Regular" w:cs="AzoSans-Regular"/>
          <w:kern w:val="0"/>
          <w:sz w:val="20"/>
          <w:szCs w:val="20"/>
        </w:rPr>
      </w:pPr>
      <w:r>
        <w:rPr>
          <w:rFonts w:ascii="AzoSans-Regular" w:eastAsia="AzoSans-Regular" w:cs="AzoSans-Regular"/>
          <w:kern w:val="0"/>
          <w:sz w:val="20"/>
          <w:szCs w:val="20"/>
        </w:rPr>
        <w:br w:type="page"/>
      </w:r>
    </w:p>
    <w:p>
      <w:pPr>
        <w:autoSpaceDE w:val="0"/>
        <w:autoSpaceDN w:val="0"/>
        <w:adjustRightInd w:val="0"/>
        <w:jc w:val="center"/>
        <w:rPr>
          <w:rFonts w:ascii="AzoSans-Regular" w:eastAsia="AzoSans-Regular" w:cs="AzoSans-Regular"/>
          <w:kern w:val="0"/>
          <w:sz w:val="32"/>
          <w:szCs w:val="32"/>
        </w:rPr>
      </w:pPr>
      <w:r>
        <w:rPr>
          <w:rFonts w:hint="eastAsia" w:ascii="AzoSans-Regular" w:eastAsia="AzoSans-Regular" w:cs="AzoSans-Regular"/>
          <w:kern w:val="0"/>
          <w:sz w:val="24"/>
          <w:szCs w:val="24"/>
        </w:rPr>
        <w:t>Page 11</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总的来说，这种模式强调了在网络安全领域实施人工智能对加强沟通、教育和协作方法的关键需求。高管和员工在人工智能技术熟悉程度和对其实施的理解方面存在差距，因此需要制定更具包容性和明智的战略，以应对人工智能在网络安全领域的不断发展。</w:t>
      </w:r>
    </w:p>
    <w:p>
      <w:pPr>
        <w:autoSpaceDE w:val="0"/>
        <w:autoSpaceDN w:val="0"/>
        <w:adjustRightInd w:val="0"/>
        <w:jc w:val="left"/>
        <w:rPr>
          <w:rFonts w:ascii="AzoSans-Regular" w:eastAsia="AzoSans-Regular" w:cs="AzoSans-Regular"/>
          <w:color w:val="525A69"/>
          <w:kern w:val="0"/>
          <w:sz w:val="28"/>
          <w:szCs w:val="28"/>
        </w:rPr>
      </w:pPr>
      <w:r>
        <w:rPr>
          <w:rFonts w:hint="eastAsia" w:ascii="AzoSans-Regular" w:eastAsia="AzoSans-Regular" w:cs="AzoSans-Regular"/>
          <w:color w:val="525A69"/>
          <w:kern w:val="0"/>
          <w:sz w:val="28"/>
          <w:szCs w:val="28"/>
        </w:rPr>
        <w:t>关键发现4：</w:t>
      </w:r>
    </w:p>
    <w:p>
      <w:pPr>
        <w:autoSpaceDE w:val="0"/>
        <w:autoSpaceDN w:val="0"/>
        <w:adjustRightInd w:val="0"/>
        <w:jc w:val="left"/>
        <w:rPr>
          <w:rFonts w:ascii="AzoSans-Bold" w:eastAsia="AzoSans-Bold" w:cs="AzoSans-Bold"/>
          <w:b/>
          <w:bCs/>
          <w:color w:val="000000"/>
          <w:kern w:val="0"/>
          <w:sz w:val="36"/>
          <w:szCs w:val="36"/>
        </w:rPr>
      </w:pPr>
      <w:r>
        <w:rPr>
          <w:rFonts w:hint="eastAsia" w:ascii="AzoSans-Bold" w:eastAsia="AzoSans-Bold" w:cs="AzoSans-Bold"/>
          <w:b/>
          <w:bCs/>
          <w:color w:val="000000"/>
          <w:kern w:val="0"/>
          <w:sz w:val="36"/>
          <w:szCs w:val="36"/>
        </w:rPr>
        <w:t>2024年是人工智能实施的一年——准备好迎接变革</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2024年将是人工智能在安全领域应用的革命性一年，超过一半(55%)的组织正在计划实施</w:t>
      </w:r>
      <w:r>
        <w:rPr>
          <w:rFonts w:hint="eastAsia" w:ascii="AzoSans-Regular" w:eastAsia="AzoSans-Regular" w:cs="AzoSans-Regular"/>
          <w:color w:val="000000"/>
          <w:kern w:val="0"/>
          <w:sz w:val="20"/>
          <w:szCs w:val="20"/>
          <w:lang w:val="en-US" w:eastAsia="zh-CN"/>
        </w:rPr>
        <w:t>生成式</w:t>
      </w:r>
      <w:r>
        <w:rPr>
          <w:rFonts w:hint="eastAsia" w:ascii="AzoSans-Regular" w:eastAsia="AzoSans-Regular" w:cs="AzoSans-Regular"/>
          <w:color w:val="000000"/>
          <w:kern w:val="0"/>
          <w:sz w:val="20"/>
          <w:szCs w:val="20"/>
        </w:rPr>
        <w:t>人工智能解决方案。</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组织正在</w:t>
      </w:r>
      <w:r>
        <w:rPr>
          <w:rFonts w:hint="eastAsia" w:ascii="AzoSans-Regular" w:eastAsia="AzoSans-Regular" w:cs="AzoSans-Regular"/>
          <w:color w:val="000000"/>
          <w:kern w:val="0"/>
          <w:sz w:val="20"/>
          <w:szCs w:val="20"/>
          <w:lang w:val="en-US" w:eastAsia="zh-CN"/>
        </w:rPr>
        <w:t>广泛的范围内</w:t>
      </w:r>
      <w:r>
        <w:rPr>
          <w:rFonts w:hint="eastAsia" w:ascii="AzoSans-Regular" w:eastAsia="AzoSans-Regular" w:cs="AzoSans-Regular"/>
          <w:color w:val="000000"/>
          <w:kern w:val="0"/>
          <w:sz w:val="20"/>
          <w:szCs w:val="20"/>
        </w:rPr>
        <w:t>探索这些技术的各种用例，其中最主要的用例是创建规则 (21%)、模拟攻击 (19%)和</w:t>
      </w:r>
      <w:r>
        <w:rPr>
          <w:rFonts w:hint="eastAsia" w:ascii="AzoSans-Regular" w:eastAsia="AzoSans-Regular" w:cs="AzoSans-Regular"/>
          <w:color w:val="000000"/>
          <w:kern w:val="0"/>
          <w:sz w:val="20"/>
          <w:szCs w:val="20"/>
          <w:lang w:val="en-US" w:eastAsia="zh-CN"/>
        </w:rPr>
        <w:t>监测非合规行为</w:t>
      </w:r>
      <w:r>
        <w:rPr>
          <w:rFonts w:hint="eastAsia" w:ascii="AzoSans-Regular" w:eastAsia="AzoSans-Regular" w:cs="AzoSans-Regular"/>
          <w:color w:val="000000"/>
          <w:kern w:val="0"/>
          <w:sz w:val="20"/>
          <w:szCs w:val="20"/>
        </w:rPr>
        <w:t xml:space="preserve"> (19%)。然而，计划用例的分布是相当均匀的，这表明人工智能具有</w:t>
      </w:r>
      <w:r>
        <w:rPr>
          <w:rFonts w:hint="eastAsia" w:ascii="AzoSans-Regular" w:eastAsia="AzoSans-Regular" w:cs="AzoSans-Regular"/>
          <w:color w:val="000000"/>
          <w:kern w:val="0"/>
          <w:sz w:val="20"/>
          <w:szCs w:val="20"/>
          <w:lang w:val="en-US" w:eastAsia="zh-CN"/>
        </w:rPr>
        <w:t>赋能</w:t>
      </w:r>
      <w:r>
        <w:rPr>
          <w:rFonts w:hint="eastAsia" w:ascii="AzoSans-Regular" w:eastAsia="AzoSans-Regular" w:cs="AzoSans-Regular"/>
          <w:color w:val="000000"/>
          <w:kern w:val="0"/>
          <w:sz w:val="20"/>
          <w:szCs w:val="20"/>
        </w:rPr>
        <w:t>多种应用的潜力。</w:t>
      </w:r>
    </w:p>
    <w:p>
      <w:pPr>
        <w:autoSpaceDE w:val="0"/>
        <w:autoSpaceDN w:val="0"/>
        <w:adjustRightInd w:val="0"/>
        <w:jc w:val="left"/>
      </w:pPr>
      <w:r>
        <w:drawing>
          <wp:inline distT="0" distB="0" distL="0" distR="0">
            <wp:extent cx="2860040" cy="1508760"/>
            <wp:effectExtent l="0" t="0" r="10160" b="2540"/>
            <wp:docPr id="147528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89980" name="Picture 1"/>
                    <pic:cNvPicPr>
                      <a:picLocks noChangeAspect="1"/>
                    </pic:cNvPicPr>
                  </pic:nvPicPr>
                  <pic:blipFill>
                    <a:blip r:embed="rId43"/>
                    <a:stretch>
                      <a:fillRect/>
                    </a:stretch>
                  </pic:blipFill>
                  <pic:spPr>
                    <a:xfrm>
                      <a:off x="0" y="0"/>
                      <a:ext cx="2879614" cy="1519463"/>
                    </a:xfrm>
                    <a:prstGeom prst="rect">
                      <a:avLst/>
                    </a:prstGeom>
                  </pic:spPr>
                </pic:pic>
              </a:graphicData>
            </a:graphic>
          </wp:inline>
        </w:drawing>
      </w:r>
    </w:p>
    <w:p>
      <w:pPr>
        <w:autoSpaceDE w:val="0"/>
        <w:autoSpaceDN w:val="0"/>
        <w:adjustRightInd w:val="0"/>
        <w:jc w:val="left"/>
      </w:pP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i/>
          <w:iCs/>
          <w:strike/>
          <w:color w:val="000000"/>
          <w:kern w:val="0"/>
          <w:sz w:val="20"/>
          <w:szCs w:val="20"/>
        </w:rPr>
        <w:t>图例翻译</w:t>
      </w:r>
      <w:r>
        <w:rPr>
          <w:rFonts w:hint="eastAsia" w:ascii="AzoSans-Regular" w:eastAsia="AzoSans-Regular" w:cs="AzoSans-Regular"/>
          <w:color w:val="000000"/>
          <w:kern w:val="0"/>
          <w:sz w:val="20"/>
          <w:szCs w:val="20"/>
        </w:rPr>
        <w:t>{</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您的组织计划如何将生成式人工智能用于网络安全?(选择前3个用例)?</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4"/>
        <w:gridCol w:w="2743"/>
        <w:gridCol w:w="2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84" w:type="dxa"/>
          </w:tcPr>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21%创建规则</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19%模拟攻击</w:t>
            </w:r>
          </w:p>
          <w:p>
            <w:pPr>
              <w:pStyle w:val="12"/>
              <w:autoSpaceDE w:val="0"/>
              <w:autoSpaceDN w:val="0"/>
              <w:adjustRightInd w:val="0"/>
              <w:ind w:firstLine="400"/>
              <w:jc w:val="left"/>
              <w:rPr>
                <w:rFonts w:hint="default" w:ascii="AzoSans-Regular" w:eastAsia="AzoSans-Regular" w:cs="AzoSans-Regular"/>
                <w:color w:val="000000"/>
                <w:kern w:val="0"/>
                <w:sz w:val="20"/>
                <w:szCs w:val="20"/>
                <w:lang w:val="en-US" w:eastAsia="zh-CN"/>
              </w:rPr>
            </w:pPr>
            <w:r>
              <w:rPr>
                <w:rFonts w:hint="eastAsia" w:ascii="AzoSans-Regular" w:eastAsia="AzoSans-Regular" w:cs="AzoSans-Regular"/>
                <w:color w:val="000000"/>
                <w:kern w:val="0"/>
                <w:sz w:val="20"/>
                <w:szCs w:val="20"/>
              </w:rPr>
              <w:t>19%</w:t>
            </w:r>
            <w:r>
              <w:rPr>
                <w:rFonts w:hint="eastAsia" w:ascii="AzoSans-Regular" w:eastAsia="AzoSans-Regular" w:cs="AzoSans-Regular"/>
                <w:color w:val="000000"/>
                <w:kern w:val="0"/>
                <w:sz w:val="20"/>
                <w:szCs w:val="20"/>
                <w:lang w:val="en-US" w:eastAsia="zh-CN"/>
              </w:rPr>
              <w:t>监测非合规行为</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16%网络检测</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16%降低误报</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15%培训发展和支持</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14%异常分类</w:t>
            </w:r>
          </w:p>
        </w:tc>
        <w:tc>
          <w:tcPr>
            <w:tcW w:w="2743" w:type="dxa"/>
          </w:tcPr>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13%自然语言搜索</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13%威胁总结</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13%数据</w:t>
            </w:r>
            <w:r>
              <w:rPr>
                <w:rFonts w:hint="eastAsia" w:ascii="AzoSans-Regular" w:eastAsia="AzoSans-Regular" w:cs="AzoSans-Regular"/>
                <w:color w:val="000000"/>
                <w:kern w:val="0"/>
                <w:sz w:val="20"/>
                <w:szCs w:val="20"/>
                <w:lang w:val="en-US" w:eastAsia="zh-CN"/>
              </w:rPr>
              <w:t>防泄漏</w:t>
            </w:r>
            <w:r>
              <w:rPr>
                <w:rFonts w:hint="eastAsia" w:ascii="AzoSans-Regular" w:eastAsia="AzoSans-Regular" w:cs="AzoSans-Regular"/>
                <w:color w:val="000000"/>
                <w:kern w:val="0"/>
                <w:sz w:val="20"/>
                <w:szCs w:val="20"/>
              </w:rPr>
              <w:t>，保护知识产权</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11%用户行为分析</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10%自动生成报告</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10%端点检测</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9%事件日志汇总</w:t>
            </w:r>
          </w:p>
        </w:tc>
        <w:tc>
          <w:tcPr>
            <w:tcW w:w="2743" w:type="dxa"/>
          </w:tcPr>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9%</w:t>
            </w:r>
            <w:r>
              <w:rPr>
                <w:rFonts w:hint="eastAsia" w:ascii="AzoSans-Regular" w:eastAsia="AzoSans-Regular" w:cs="AzoSans-Regular"/>
                <w:color w:val="000000"/>
                <w:kern w:val="0"/>
                <w:sz w:val="20"/>
                <w:szCs w:val="20"/>
                <w:lang w:val="en-US" w:eastAsia="zh-CN"/>
              </w:rPr>
              <w:t>取证</w:t>
            </w:r>
            <w:r>
              <w:rPr>
                <w:rFonts w:hint="eastAsia" w:ascii="AzoSans-Regular" w:eastAsia="AzoSans-Regular" w:cs="AzoSans-Regular"/>
                <w:color w:val="000000"/>
                <w:kern w:val="0"/>
                <w:sz w:val="20"/>
                <w:szCs w:val="20"/>
              </w:rPr>
              <w:t>分析</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9%聊天机器人</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8%事件总结</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8%配置漂移</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8%行动/补救建议</w:t>
            </w:r>
          </w:p>
          <w:p>
            <w:pPr>
              <w:pStyle w:val="12"/>
              <w:autoSpaceDE w:val="0"/>
              <w:autoSpaceDN w:val="0"/>
              <w:adjustRightInd w:val="0"/>
              <w:ind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7%代码分析</w:t>
            </w:r>
          </w:p>
        </w:tc>
      </w:tr>
    </w:tbl>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w:t>
      </w:r>
    </w:p>
    <w:p>
      <w:pPr>
        <w:autoSpaceDE w:val="0"/>
        <w:autoSpaceDN w:val="0"/>
        <w:adjustRightInd w:val="0"/>
        <w:jc w:val="left"/>
      </w:pPr>
    </w:p>
    <w:p>
      <w:r>
        <w:br w:type="page"/>
      </w:r>
    </w:p>
    <w:p>
      <w:pPr>
        <w:autoSpaceDE w:val="0"/>
        <w:autoSpaceDN w:val="0"/>
        <w:adjustRightInd w:val="0"/>
        <w:jc w:val="center"/>
        <w:rPr>
          <w:rFonts w:ascii="AzoSans-Regular" w:eastAsia="AzoSans-Regular" w:cs="AzoSans-Regular"/>
          <w:kern w:val="0"/>
          <w:sz w:val="32"/>
          <w:szCs w:val="32"/>
        </w:rPr>
      </w:pPr>
      <w:r>
        <w:rPr>
          <w:rFonts w:hint="eastAsia" w:ascii="AzoSans-Regular" w:eastAsia="AzoSans-Regular" w:cs="AzoSans-Regular"/>
          <w:kern w:val="0"/>
          <w:sz w:val="24"/>
          <w:szCs w:val="24"/>
        </w:rPr>
        <w:t>Page 12</w:t>
      </w:r>
    </w:p>
    <w:p>
      <w:pPr>
        <w:autoSpaceDE w:val="0"/>
        <w:autoSpaceDN w:val="0"/>
        <w:adjustRightInd w:val="0"/>
        <w:jc w:val="left"/>
      </w:pPr>
      <w:r>
        <w:rPr>
          <w:rFonts w:hint="eastAsia"/>
        </w:rPr>
        <w:t>尽管人们对以各种方式实现人工智能感到兴奋和渴望，但仍有重大障碍需要克服</w:t>
      </w:r>
      <w:r>
        <w:rPr>
          <w:rFonts w:hint="eastAsia"/>
          <w:lang w:eastAsia="zh-CN"/>
        </w:rPr>
        <w:t>。</w:t>
      </w:r>
      <w:r>
        <w:rPr>
          <w:rFonts w:hint="eastAsia"/>
        </w:rPr>
        <w:t>最突出的挑战是技能差距和员工短缺，33%的受访者(尤其是高管)表达了顾虑，这说明该问题的重要性。其他障碍被选择的频率要低得多:资源分配(11%)和对人工智能风险的充分理解(10%)。这些挑战凸显了针对性技能提升、新人才招聘以及</w:t>
      </w:r>
      <w:r>
        <w:rPr>
          <w:rFonts w:hint="eastAsia"/>
          <w:lang w:val="en-US" w:eastAsia="zh-CN"/>
        </w:rPr>
        <w:t>用于</w:t>
      </w:r>
      <w:r>
        <w:rPr>
          <w:rFonts w:hint="eastAsia"/>
        </w:rPr>
        <w:t>管理先进人工智能系统的明确战略的必要性。</w:t>
      </w:r>
    </w:p>
    <w:p>
      <w:pPr>
        <w:autoSpaceDE w:val="0"/>
        <w:autoSpaceDN w:val="0"/>
        <w:adjustRightInd w:val="0"/>
        <w:jc w:val="left"/>
      </w:pPr>
      <w:r>
        <w:drawing>
          <wp:inline distT="0" distB="0" distL="0" distR="0">
            <wp:extent cx="2252980" cy="1437640"/>
            <wp:effectExtent l="0" t="0" r="7620" b="10160"/>
            <wp:docPr id="215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268" name="Picture 1"/>
                    <pic:cNvPicPr>
                      <a:picLocks noChangeAspect="1"/>
                    </pic:cNvPicPr>
                  </pic:nvPicPr>
                  <pic:blipFill>
                    <a:blip r:embed="rId44"/>
                    <a:stretch>
                      <a:fillRect/>
                    </a:stretch>
                  </pic:blipFill>
                  <pic:spPr>
                    <a:xfrm>
                      <a:off x="0" y="0"/>
                      <a:ext cx="2266129" cy="1446178"/>
                    </a:xfrm>
                    <a:prstGeom prst="rect">
                      <a:avLst/>
                    </a:prstGeom>
                  </pic:spPr>
                </pic:pic>
              </a:graphicData>
            </a:graphic>
          </wp:inline>
        </w:drawing>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i/>
          <w:iCs/>
          <w:strike/>
          <w:color w:val="000000"/>
          <w:kern w:val="0"/>
          <w:sz w:val="20"/>
          <w:szCs w:val="20"/>
        </w:rPr>
        <w:t>图例翻译</w:t>
      </w:r>
      <w:r>
        <w:rPr>
          <w:rFonts w:hint="eastAsia" w:ascii="AzoSans-Regular" w:eastAsia="AzoSans-Regular" w:cs="AzoSans-Regular"/>
          <w:color w:val="000000"/>
          <w:kern w:val="0"/>
          <w:sz w:val="20"/>
          <w:szCs w:val="20"/>
        </w:rPr>
        <w:t>{</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总</w:t>
      </w:r>
      <w:r>
        <w:rPr>
          <w:rFonts w:hint="eastAsia" w:ascii="AzoSans-Regular" w:eastAsia="AzoSans-Regular" w:cs="AzoSans-Regular"/>
          <w:color w:val="000000"/>
          <w:kern w:val="0"/>
          <w:sz w:val="20"/>
          <w:szCs w:val="20"/>
          <w:lang w:val="en-US" w:eastAsia="zh-CN"/>
        </w:rPr>
        <w:t>体</w:t>
      </w:r>
      <w:r>
        <w:rPr>
          <w:rFonts w:hint="eastAsia" w:ascii="AzoSans-Regular" w:eastAsia="AzoSans-Regular" w:cs="AzoSans-Regular"/>
          <w:color w:val="000000"/>
          <w:kern w:val="0"/>
          <w:sz w:val="20"/>
          <w:szCs w:val="20"/>
        </w:rPr>
        <w:t>来说，你的组织正在使用或计划使用生成式人工智能解决方案吗?</w:t>
      </w:r>
    </w:p>
    <w:p>
      <w:pPr>
        <w:pStyle w:val="12"/>
        <w:autoSpaceDE w:val="0"/>
        <w:autoSpaceDN w:val="0"/>
        <w:adjustRightInd w:val="0"/>
        <w:ind w:left="360"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22%目前使用</w:t>
      </w:r>
    </w:p>
    <w:p>
      <w:pPr>
        <w:pStyle w:val="12"/>
        <w:autoSpaceDE w:val="0"/>
        <w:autoSpaceDN w:val="0"/>
        <w:adjustRightInd w:val="0"/>
        <w:ind w:left="360"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55%在接下来的一年</w:t>
      </w:r>
    </w:p>
    <w:p>
      <w:pPr>
        <w:pStyle w:val="12"/>
        <w:autoSpaceDE w:val="0"/>
        <w:autoSpaceDN w:val="0"/>
        <w:adjustRightInd w:val="0"/>
        <w:ind w:left="360"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13%一年多以后</w:t>
      </w:r>
    </w:p>
    <w:p>
      <w:pPr>
        <w:pStyle w:val="12"/>
        <w:autoSpaceDE w:val="0"/>
        <w:autoSpaceDN w:val="0"/>
        <w:adjustRightInd w:val="0"/>
        <w:ind w:left="360"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5%没有投资计划</w:t>
      </w:r>
    </w:p>
    <w:p>
      <w:pPr>
        <w:pStyle w:val="12"/>
        <w:autoSpaceDE w:val="0"/>
        <w:autoSpaceDN w:val="0"/>
        <w:adjustRightInd w:val="0"/>
        <w:ind w:left="360" w:firstLine="40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3%不知道</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w:t>
      </w:r>
    </w:p>
    <w:p>
      <w:pPr>
        <w:autoSpaceDE w:val="0"/>
        <w:autoSpaceDN w:val="0"/>
        <w:adjustRightInd w:val="0"/>
        <w:jc w:val="left"/>
      </w:pPr>
    </w:p>
    <w:p>
      <w:pPr>
        <w:autoSpaceDE w:val="0"/>
        <w:autoSpaceDN w:val="0"/>
        <w:adjustRightInd w:val="0"/>
        <w:jc w:val="left"/>
      </w:pPr>
      <w:r>
        <w:drawing>
          <wp:inline distT="0" distB="0" distL="0" distR="0">
            <wp:extent cx="2476500" cy="1052830"/>
            <wp:effectExtent l="0" t="0" r="0" b="1270"/>
            <wp:docPr id="192154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47201" name="Picture 1"/>
                    <pic:cNvPicPr>
                      <a:picLocks noChangeAspect="1"/>
                    </pic:cNvPicPr>
                  </pic:nvPicPr>
                  <pic:blipFill>
                    <a:blip r:embed="rId45"/>
                    <a:stretch>
                      <a:fillRect/>
                    </a:stretch>
                  </pic:blipFill>
                  <pic:spPr>
                    <a:xfrm flipV="1">
                      <a:off x="0" y="0"/>
                      <a:ext cx="2497749" cy="1062411"/>
                    </a:xfrm>
                    <a:prstGeom prst="rect">
                      <a:avLst/>
                    </a:prstGeom>
                  </pic:spPr>
                </pic:pic>
              </a:graphicData>
            </a:graphic>
          </wp:inline>
        </w:drawing>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i/>
          <w:iCs/>
          <w:strike/>
          <w:color w:val="000000"/>
          <w:kern w:val="0"/>
          <w:sz w:val="20"/>
          <w:szCs w:val="20"/>
        </w:rPr>
        <w:t>图例翻译</w:t>
      </w:r>
      <w:r>
        <w:rPr>
          <w:rFonts w:hint="eastAsia" w:ascii="AzoSans-Regular" w:eastAsia="AzoSans-Regular" w:cs="AzoSans-Regular"/>
          <w:color w:val="000000"/>
          <w:kern w:val="0"/>
          <w:sz w:val="20"/>
          <w:szCs w:val="20"/>
        </w:rPr>
        <w:t>{</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在安全实现中开始使用AI的最大障碍是什么?</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33%技能差距/短缺(例如：寻找未来的员工)和知识缺乏(例如：现有员工)</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11%资源分配(例如，计算能力)</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10%了解人工智能风险</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8%了解人工智能收益</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8%现有安全基础设施的挑战(例如：集成)</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8%法规和数据隐私遵从性</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8%实施成本</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8%寻找可行的用例</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4%不确定人工智能的有效性</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w:t>
      </w:r>
    </w:p>
    <w:p>
      <w:pPr>
        <w:autoSpaceDE w:val="0"/>
        <w:autoSpaceDN w:val="0"/>
        <w:adjustRightInd w:val="0"/>
        <w:jc w:val="left"/>
      </w:pPr>
    </w:p>
    <w:p>
      <w:pPr>
        <w:autoSpaceDE w:val="0"/>
        <w:autoSpaceDN w:val="0"/>
        <w:adjustRightInd w:val="0"/>
        <w:jc w:val="left"/>
      </w:pPr>
      <w:r>
        <w:rPr>
          <w:rFonts w:hint="eastAsia"/>
        </w:rPr>
        <w:t>在</w:t>
      </w:r>
      <w:r>
        <w:rPr>
          <w:rFonts w:hint="eastAsia"/>
          <w:lang w:val="en-US" w:eastAsia="zh-CN"/>
        </w:rPr>
        <w:t>人们对</w:t>
      </w:r>
      <w:r>
        <w:rPr>
          <w:rFonts w:hint="eastAsia"/>
        </w:rPr>
        <w:t>人工智能技术日益增长的兴趣和多样化应用的推动下，2024年将是人工智能在网络安全领域的关键一年。</w:t>
      </w:r>
      <w:r>
        <w:rPr>
          <w:rFonts w:hint="eastAsia"/>
          <w:lang w:val="en-US" w:eastAsia="zh-CN"/>
        </w:rPr>
        <w:t>推进生成式</w:t>
      </w:r>
      <w:r>
        <w:rPr>
          <w:rFonts w:hint="eastAsia"/>
        </w:rPr>
        <w:t>AI</w:t>
      </w:r>
      <w:r>
        <w:rPr>
          <w:rFonts w:hint="eastAsia"/>
          <w:lang w:val="en-US" w:eastAsia="zh-CN"/>
        </w:rPr>
        <w:t>应</w:t>
      </w:r>
      <w:r>
        <w:rPr>
          <w:rFonts w:hint="eastAsia"/>
        </w:rPr>
        <w:t>用的</w:t>
      </w:r>
      <w:r>
        <w:rPr>
          <w:rFonts w:hint="eastAsia"/>
          <w:lang w:val="en-US" w:eastAsia="zh-CN"/>
        </w:rPr>
        <w:t>工作得</w:t>
      </w:r>
      <w:r>
        <w:rPr>
          <w:rFonts w:hint="eastAsia"/>
        </w:rPr>
        <w:t>到</w:t>
      </w:r>
      <w:r>
        <w:rPr>
          <w:rFonts w:hint="eastAsia"/>
          <w:lang w:val="en-US" w:eastAsia="zh-CN"/>
        </w:rPr>
        <w:t>了</w:t>
      </w:r>
      <w:r>
        <w:rPr>
          <w:rFonts w:hint="eastAsia"/>
        </w:rPr>
        <w:t>董事会和领导层的强烈</w:t>
      </w:r>
      <w:r>
        <w:rPr>
          <w:rFonts w:hint="eastAsia"/>
          <w:lang w:val="en-US" w:eastAsia="zh-CN"/>
        </w:rPr>
        <w:t>支持</w:t>
      </w:r>
      <w:r>
        <w:rPr>
          <w:rFonts w:hint="eastAsia"/>
        </w:rPr>
        <w:t>，突显了执行决策在推动组织内部技术进步方面的关键作用。然而，启动人工智能</w:t>
      </w:r>
      <w:r>
        <w:rPr>
          <w:rFonts w:hint="eastAsia"/>
          <w:lang w:val="en-US" w:eastAsia="zh-CN"/>
        </w:rPr>
        <w:t>工作</w:t>
      </w:r>
      <w:r>
        <w:rPr>
          <w:rFonts w:hint="eastAsia"/>
        </w:rPr>
        <w:t>的最大挑战——技能差距和员工短缺——强调了需要</w:t>
      </w:r>
      <w:r>
        <w:rPr>
          <w:rFonts w:hint="eastAsia"/>
          <w:lang w:val="en-US" w:eastAsia="zh-CN"/>
        </w:rPr>
        <w:t>从战略层面</w:t>
      </w:r>
      <w:r>
        <w:rPr>
          <w:rFonts w:hint="eastAsia"/>
        </w:rPr>
        <w:t>来</w:t>
      </w:r>
      <w:r>
        <w:rPr>
          <w:rFonts w:hint="eastAsia"/>
          <w:lang w:val="en-US" w:eastAsia="zh-CN"/>
        </w:rPr>
        <w:t>提升人工智能工作必须</w:t>
      </w:r>
      <w:r>
        <w:rPr>
          <w:rFonts w:hint="eastAsia"/>
        </w:rPr>
        <w:t>的</w:t>
      </w:r>
      <w:r>
        <w:rPr>
          <w:rFonts w:hint="eastAsia"/>
          <w:lang w:val="en-US" w:eastAsia="zh-CN"/>
        </w:rPr>
        <w:t>专业知识</w:t>
      </w:r>
      <w:r>
        <w:rPr>
          <w:rFonts w:hint="eastAsia"/>
        </w:rPr>
        <w:t>和资源，以便在网络安全中有效实施人工智能。</w:t>
      </w:r>
    </w:p>
    <w:p>
      <w:pPr>
        <w:autoSpaceDE w:val="0"/>
        <w:autoSpaceDN w:val="0"/>
        <w:adjustRightInd w:val="0"/>
        <w:jc w:val="left"/>
      </w:pPr>
    </w:p>
    <w:p>
      <w:pPr>
        <w:autoSpaceDE w:val="0"/>
        <w:autoSpaceDN w:val="0"/>
        <w:adjustRightInd w:val="0"/>
        <w:jc w:val="left"/>
      </w:pPr>
    </w:p>
    <w:p>
      <w:r>
        <w:br w:type="page"/>
      </w:r>
    </w:p>
    <w:p>
      <w:pPr>
        <w:autoSpaceDE w:val="0"/>
        <w:autoSpaceDN w:val="0"/>
        <w:adjustRightInd w:val="0"/>
        <w:jc w:val="center"/>
      </w:pPr>
      <w:r>
        <w:rPr>
          <w:rFonts w:hint="eastAsia" w:ascii="AzoSans-Regular" w:eastAsia="AzoSans-Regular" w:cs="AzoSans-Regular"/>
          <w:kern w:val="0"/>
          <w:sz w:val="24"/>
          <w:szCs w:val="24"/>
        </w:rPr>
        <w:t>Page 13</w:t>
      </w:r>
    </w:p>
    <w:p>
      <w:pPr>
        <w:autoSpaceDE w:val="0"/>
        <w:autoSpaceDN w:val="0"/>
        <w:adjustRightInd w:val="0"/>
        <w:jc w:val="left"/>
        <w:rPr>
          <w:rFonts w:ascii="AzoSans-Regular" w:eastAsia="AzoSans-Regular" w:cs="AzoSans-Regular"/>
          <w:kern w:val="0"/>
          <w:sz w:val="52"/>
          <w:szCs w:val="52"/>
        </w:rPr>
      </w:pPr>
      <w:r>
        <w:rPr>
          <w:rFonts w:hint="eastAsia" w:ascii="AzoSans-Regular" w:eastAsia="AzoSans-Regular" w:cs="AzoSans-Regular"/>
          <w:kern w:val="0"/>
          <w:sz w:val="52"/>
          <w:szCs w:val="52"/>
        </w:rPr>
        <w:t>结论</w:t>
      </w:r>
    </w:p>
    <w:p>
      <w:pPr>
        <w:autoSpaceDE w:val="0"/>
        <w:autoSpaceDN w:val="0"/>
        <w:adjustRightInd w:val="0"/>
        <w:jc w:val="left"/>
      </w:pPr>
      <w:r>
        <w:rPr>
          <w:rFonts w:hint="eastAsia"/>
        </w:rPr>
        <w:t>人工智能在网络安全领域的现状呈现出一个多</w:t>
      </w:r>
      <w:r>
        <w:rPr>
          <w:rFonts w:hint="eastAsia"/>
          <w:lang w:val="en-US" w:eastAsia="zh-CN"/>
        </w:rPr>
        <w:t>面的景象</w:t>
      </w:r>
      <w:r>
        <w:rPr>
          <w:rFonts w:hint="eastAsia"/>
        </w:rPr>
        <w:t>，其特点包括谨慎乐观、赋权</w:t>
      </w:r>
      <w:r>
        <w:rPr>
          <w:rFonts w:hint="eastAsia"/>
          <w:lang w:val="en-US" w:eastAsia="zh-CN"/>
        </w:rPr>
        <w:t>而非替代</w:t>
      </w:r>
      <w:r>
        <w:rPr>
          <w:rFonts w:hint="eastAsia"/>
        </w:rPr>
        <w:t>、高管和员工之间的理解差异，以及2024年人工智能实施的强劲势头。这</w:t>
      </w:r>
      <w:r>
        <w:rPr>
          <w:rFonts w:hint="eastAsia"/>
          <w:lang w:val="en-US" w:eastAsia="zh-CN"/>
        </w:rPr>
        <w:t>种</w:t>
      </w:r>
      <w:r>
        <w:rPr>
          <w:rFonts w:hint="eastAsia"/>
        </w:rPr>
        <w:t>复杂的</w:t>
      </w:r>
      <w:r>
        <w:rPr>
          <w:rFonts w:hint="eastAsia"/>
          <w:lang w:val="en-US" w:eastAsia="zh-CN"/>
        </w:rPr>
        <w:t>局面</w:t>
      </w:r>
      <w:r>
        <w:rPr>
          <w:rFonts w:hint="eastAsia"/>
        </w:rPr>
        <w:t>强调，需要一种平衡的</w:t>
      </w:r>
      <w:r>
        <w:rPr>
          <w:rFonts w:hint="eastAsia"/>
          <w:lang w:eastAsia="zh-CN"/>
        </w:rPr>
        <w:t>、</w:t>
      </w:r>
      <w:r>
        <w:rPr>
          <w:rFonts w:hint="eastAsia"/>
          <w:lang w:val="en-US" w:eastAsia="zh-CN"/>
        </w:rPr>
        <w:t>明智</w:t>
      </w:r>
      <w:r>
        <w:rPr>
          <w:rFonts w:hint="eastAsia"/>
        </w:rPr>
        <w:t>的方法来将</w:t>
      </w:r>
      <w:r>
        <w:rPr>
          <w:rFonts w:hint="eastAsia"/>
          <w:lang w:val="en-US" w:eastAsia="zh-CN"/>
        </w:rPr>
        <w:t>实现</w:t>
      </w:r>
      <w:r>
        <w:rPr>
          <w:rFonts w:hint="eastAsia"/>
        </w:rPr>
        <w:t>人工智能</w:t>
      </w:r>
      <w:r>
        <w:rPr>
          <w:rFonts w:hint="eastAsia"/>
          <w:lang w:eastAsia="zh-CN"/>
        </w:rPr>
        <w:t>在</w:t>
      </w:r>
      <w:r>
        <w:rPr>
          <w:rFonts w:hint="eastAsia"/>
        </w:rPr>
        <w:t>网络安全</w:t>
      </w:r>
      <w:r>
        <w:rPr>
          <w:rFonts w:hint="eastAsia"/>
          <w:lang w:eastAsia="zh-CN"/>
        </w:rPr>
        <w:t>的</w:t>
      </w:r>
      <w:r>
        <w:rPr>
          <w:rFonts w:hint="eastAsia"/>
          <w:lang w:val="en-US" w:eastAsia="zh-CN"/>
        </w:rPr>
        <w:t>集成</w:t>
      </w:r>
      <w:r>
        <w:rPr>
          <w:rFonts w:hint="eastAsia"/>
          <w:lang w:eastAsia="zh-CN"/>
        </w:rPr>
        <w:t>，</w:t>
      </w:r>
      <w:r>
        <w:rPr>
          <w:rFonts w:hint="eastAsia"/>
        </w:rPr>
        <w:t>将战略领导</w:t>
      </w:r>
      <w:r>
        <w:rPr>
          <w:rFonts w:hint="eastAsia"/>
          <w:lang w:val="en-US" w:eastAsia="zh-CN"/>
        </w:rPr>
        <w:t>力</w:t>
      </w:r>
      <w:r>
        <w:rPr>
          <w:rFonts w:hint="eastAsia"/>
        </w:rPr>
        <w:t>与全体员工参与</w:t>
      </w:r>
      <w:r>
        <w:rPr>
          <w:rFonts w:hint="eastAsia"/>
          <w:lang w:eastAsia="zh-CN"/>
        </w:rPr>
        <w:t>、</w:t>
      </w:r>
      <w:r>
        <w:rPr>
          <w:rFonts w:hint="eastAsia"/>
        </w:rPr>
        <w:t>培训相结合，以有效地应对不断</w:t>
      </w:r>
      <w:r>
        <w:rPr>
          <w:rFonts w:hint="eastAsia"/>
          <w:lang w:val="en-US" w:eastAsia="zh-CN"/>
        </w:rPr>
        <w:t>演变</w:t>
      </w:r>
      <w:r>
        <w:rPr>
          <w:rFonts w:hint="eastAsia"/>
        </w:rPr>
        <w:t>的网络威胁</w:t>
      </w:r>
      <w:r>
        <w:rPr>
          <w:rFonts w:hint="eastAsia"/>
          <w:lang w:val="en-US" w:eastAsia="zh-CN"/>
        </w:rPr>
        <w:t>格局</w:t>
      </w:r>
      <w:r>
        <w:rPr>
          <w:rFonts w:hint="eastAsia"/>
        </w:rPr>
        <w:t>。</w:t>
      </w:r>
    </w:p>
    <w:p>
      <w:pPr>
        <w:autoSpaceDE w:val="0"/>
        <w:autoSpaceDN w:val="0"/>
        <w:adjustRightInd w:val="0"/>
        <w:jc w:val="left"/>
      </w:pPr>
    </w:p>
    <w:p>
      <w:pPr>
        <w:autoSpaceDE w:val="0"/>
        <w:autoSpaceDN w:val="0"/>
        <w:adjustRightInd w:val="0"/>
        <w:jc w:val="left"/>
      </w:pPr>
    </w:p>
    <w:p>
      <w:pPr>
        <w:autoSpaceDE w:val="0"/>
        <w:autoSpaceDN w:val="0"/>
        <w:adjustRightInd w:val="0"/>
        <w:jc w:val="left"/>
      </w:pPr>
    </w:p>
    <w:p>
      <w:r>
        <w:br w:type="page"/>
      </w:r>
    </w:p>
    <w:p>
      <w:pPr>
        <w:autoSpaceDE w:val="0"/>
        <w:autoSpaceDN w:val="0"/>
        <w:adjustRightInd w:val="0"/>
        <w:jc w:val="center"/>
      </w:pPr>
      <w:r>
        <w:rPr>
          <w:rFonts w:hint="eastAsia" w:ascii="AzoSans-Regular" w:eastAsia="AzoSans-Regular" w:cs="AzoSans-Regular"/>
          <w:kern w:val="0"/>
          <w:sz w:val="24"/>
          <w:szCs w:val="24"/>
        </w:rPr>
        <w:t>Page 14</w:t>
      </w:r>
    </w:p>
    <w:p>
      <w:pPr>
        <w:autoSpaceDE w:val="0"/>
        <w:autoSpaceDN w:val="0"/>
        <w:adjustRightInd w:val="0"/>
        <w:jc w:val="left"/>
        <w:rPr>
          <w:rFonts w:hint="eastAsia" w:ascii="AzoSans-Regular" w:eastAsia="AzoSans-Regular" w:cs="AzoSans-Regular"/>
          <w:kern w:val="0"/>
          <w:sz w:val="52"/>
          <w:szCs w:val="52"/>
          <w:lang w:eastAsia="zh-CN"/>
        </w:rPr>
      </w:pPr>
      <w:r>
        <w:rPr>
          <w:rFonts w:hint="eastAsia" w:ascii="AzoSans-Regular" w:eastAsia="AzoSans-Regular" w:cs="AzoSans-Regular"/>
          <w:kern w:val="0"/>
          <w:sz w:val="52"/>
          <w:szCs w:val="52"/>
        </w:rPr>
        <w:t>全部调查</w:t>
      </w:r>
      <w:r>
        <w:rPr>
          <w:rFonts w:hint="eastAsia" w:ascii="AzoSans-Regular" w:eastAsia="AzoSans-Regular" w:cs="AzoSans-Regular"/>
          <w:kern w:val="0"/>
          <w:sz w:val="52"/>
          <w:szCs w:val="52"/>
          <w:lang w:val="en-US" w:eastAsia="zh-CN"/>
        </w:rPr>
        <w:t>发现</w:t>
      </w:r>
    </w:p>
    <w:p>
      <w:pPr>
        <w:autoSpaceDE w:val="0"/>
        <w:autoSpaceDN w:val="0"/>
        <w:adjustRightInd w:val="0"/>
        <w:jc w:val="left"/>
        <w:rPr>
          <w:rFonts w:ascii="AzoSans-Bold" w:eastAsia="AzoSans-Bold" w:cs="AzoSans-Bold"/>
          <w:b/>
          <w:bCs/>
          <w:kern w:val="0"/>
          <w:sz w:val="36"/>
          <w:szCs w:val="36"/>
        </w:rPr>
      </w:pPr>
      <w:r>
        <w:rPr>
          <w:rFonts w:hint="eastAsia" w:ascii="AzoSans-Bold" w:eastAsia="AzoSans-Bold" w:cs="AzoSans-Bold"/>
          <w:b/>
          <w:bCs/>
          <w:kern w:val="0"/>
          <w:sz w:val="36"/>
          <w:szCs w:val="36"/>
        </w:rPr>
        <w:t>安全现状</w:t>
      </w:r>
    </w:p>
    <w:p>
      <w:pPr>
        <w:autoSpaceDE w:val="0"/>
        <w:autoSpaceDN w:val="0"/>
        <w:adjustRightInd w:val="0"/>
        <w:jc w:val="left"/>
      </w:pPr>
      <w:r>
        <w:rPr>
          <w:rFonts w:hint="eastAsia"/>
        </w:rPr>
        <w:t>组织面临的最大安全挑战</w:t>
      </w:r>
    </w:p>
    <w:p>
      <w:pPr>
        <w:autoSpaceDE w:val="0"/>
        <w:autoSpaceDN w:val="0"/>
        <w:adjustRightInd w:val="0"/>
        <w:jc w:val="left"/>
      </w:pPr>
      <w:r>
        <w:rPr>
          <w:rFonts w:hint="eastAsia"/>
        </w:rPr>
        <w:t>组织内的大多数挑战可以分为三个“T”:辛劳(</w:t>
      </w:r>
      <w:r>
        <w:rPr>
          <w:rFonts w:hint="eastAsia" w:ascii="AzoSans-Regular" w:eastAsia="AzoSans-Regular" w:cs="AzoSans-Regular"/>
          <w:kern w:val="0"/>
          <w:sz w:val="20"/>
          <w:szCs w:val="20"/>
        </w:rPr>
        <w:t>T</w:t>
      </w:r>
      <w:r>
        <w:rPr>
          <w:rFonts w:ascii="AzoSans-Regular" w:eastAsia="AzoSans-Regular" w:cs="AzoSans-Regular"/>
          <w:kern w:val="0"/>
          <w:sz w:val="20"/>
          <w:szCs w:val="20"/>
        </w:rPr>
        <w:t>oil</w:t>
      </w:r>
      <w:r>
        <w:rPr>
          <w:rFonts w:hint="eastAsia"/>
        </w:rPr>
        <w:t>)、威胁(</w:t>
      </w:r>
      <w:r>
        <w:rPr>
          <w:rFonts w:hint="eastAsia" w:ascii="AzoSans-Regular" w:eastAsia="AzoSans-Regular" w:cs="AzoSans-Regular"/>
          <w:kern w:val="0"/>
          <w:sz w:val="20"/>
          <w:szCs w:val="20"/>
        </w:rPr>
        <w:t>T</w:t>
      </w:r>
      <w:r>
        <w:rPr>
          <w:rFonts w:ascii="AzoSans-Regular" w:eastAsia="AzoSans-Regular" w:cs="AzoSans-Regular"/>
          <w:kern w:val="0"/>
          <w:sz w:val="20"/>
          <w:szCs w:val="20"/>
        </w:rPr>
        <w:t>hreat</w:t>
      </w:r>
      <w:r>
        <w:rPr>
          <w:rFonts w:hint="eastAsia"/>
        </w:rPr>
        <w:t>)和人才(</w:t>
      </w:r>
      <w:r>
        <w:rPr>
          <w:rFonts w:hint="eastAsia" w:ascii="AzoSans-Regular" w:eastAsia="AzoSans-Regular" w:cs="AzoSans-Regular"/>
          <w:kern w:val="0"/>
          <w:sz w:val="20"/>
          <w:szCs w:val="20"/>
        </w:rPr>
        <w:t>T</w:t>
      </w:r>
      <w:r>
        <w:rPr>
          <w:rFonts w:ascii="AzoSans-Regular" w:eastAsia="AzoSans-Regular" w:cs="AzoSans-Regular"/>
          <w:kern w:val="0"/>
          <w:sz w:val="20"/>
          <w:szCs w:val="20"/>
        </w:rPr>
        <w:t>alent</w:t>
      </w:r>
      <w:r>
        <w:rPr>
          <w:rFonts w:hint="eastAsia"/>
        </w:rPr>
        <w:t>)。受访者将这些挑战在其组织内部进行排序，威胁(即：威胁评估和优先级</w:t>
      </w:r>
      <w:r>
        <w:rPr>
          <w:rFonts w:hint="eastAsia"/>
          <w:lang w:val="en-US" w:eastAsia="zh-CN"/>
        </w:rPr>
        <w:t>分级</w:t>
      </w:r>
      <w:r>
        <w:rPr>
          <w:rFonts w:hint="eastAsia"/>
        </w:rPr>
        <w:t>)排在首位，紧随其后的是辛劳(例如：管理多个环境和工具)。最后，尽管业内一直关注人才和技能差距</w:t>
      </w:r>
      <w:r>
        <w:rPr>
          <w:rFonts w:hint="eastAsia"/>
          <w:lang w:eastAsia="zh-CN"/>
        </w:rPr>
        <w:t>，</w:t>
      </w:r>
      <w:r>
        <w:rPr>
          <w:rFonts w:hint="eastAsia"/>
        </w:rPr>
        <w:t>人才在这些挑战中排名最低。</w:t>
      </w:r>
    </w:p>
    <w:p>
      <w:pPr>
        <w:autoSpaceDE w:val="0"/>
        <w:autoSpaceDN w:val="0"/>
        <w:adjustRightInd w:val="0"/>
        <w:jc w:val="left"/>
      </w:pPr>
      <w:r>
        <w:drawing>
          <wp:inline distT="0" distB="0" distL="0" distR="0">
            <wp:extent cx="2560320" cy="1483360"/>
            <wp:effectExtent l="0" t="0" r="5080" b="2540"/>
            <wp:docPr id="101746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64235" name="Picture 1"/>
                    <pic:cNvPicPr>
                      <a:picLocks noChangeAspect="1"/>
                    </pic:cNvPicPr>
                  </pic:nvPicPr>
                  <pic:blipFill>
                    <a:blip r:embed="rId46"/>
                    <a:stretch>
                      <a:fillRect/>
                    </a:stretch>
                  </pic:blipFill>
                  <pic:spPr>
                    <a:xfrm>
                      <a:off x="0" y="0"/>
                      <a:ext cx="2573429" cy="1490955"/>
                    </a:xfrm>
                    <a:prstGeom prst="rect">
                      <a:avLst/>
                    </a:prstGeom>
                  </pic:spPr>
                </pic:pic>
              </a:graphicData>
            </a:graphic>
          </wp:inline>
        </w:drawing>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i/>
          <w:iCs/>
          <w:strike/>
          <w:color w:val="000000"/>
          <w:kern w:val="0"/>
          <w:sz w:val="20"/>
          <w:szCs w:val="20"/>
        </w:rPr>
        <w:t>图例翻译</w:t>
      </w:r>
      <w:r>
        <w:rPr>
          <w:rFonts w:hint="eastAsia" w:ascii="AzoSans-Regular" w:eastAsia="AzoSans-Regular" w:cs="AzoSans-Regular"/>
          <w:color w:val="000000"/>
          <w:kern w:val="0"/>
          <w:sz w:val="20"/>
          <w:szCs w:val="20"/>
        </w:rPr>
        <w:t>{</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组织面临的安全挑战</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更少挑战</w:t>
      </w:r>
      <w:r>
        <w:rPr>
          <w:rFonts w:ascii="AzoSans-Regular" w:eastAsia="AzoSans-Regular" w:cs="AzoSans-Regular"/>
          <w:color w:val="000000"/>
          <w:kern w:val="0"/>
          <w:sz w:val="20"/>
          <w:szCs w:val="20"/>
        </w:rPr>
        <w:tab/>
      </w:r>
      <w:r>
        <w:rPr>
          <w:rFonts w:ascii="AzoSans-Regular" w:eastAsia="AzoSans-Regular" w:cs="AzoSans-Regular"/>
          <w:color w:val="000000"/>
          <w:kern w:val="0"/>
          <w:sz w:val="20"/>
          <w:szCs w:val="20"/>
        </w:rPr>
        <w:tab/>
      </w:r>
      <w:r>
        <w:rPr>
          <w:rFonts w:ascii="AzoSans-Regular" w:eastAsia="AzoSans-Regular" w:cs="AzoSans-Regular"/>
          <w:color w:val="000000"/>
          <w:kern w:val="0"/>
          <w:sz w:val="20"/>
          <w:szCs w:val="20"/>
        </w:rPr>
        <w:tab/>
      </w:r>
      <w:r>
        <w:rPr>
          <w:rFonts w:hint="eastAsia" w:ascii="AzoSans-Regular" w:eastAsia="AzoSans-Regular" w:cs="AzoSans-Regular"/>
          <w:color w:val="000000"/>
          <w:kern w:val="0"/>
          <w:sz w:val="20"/>
          <w:szCs w:val="20"/>
        </w:rPr>
        <w:t>最高挑战</w:t>
      </w:r>
    </w:p>
    <w:p>
      <w:pPr>
        <w:pStyle w:val="12"/>
        <w:autoSpaceDE w:val="0"/>
        <w:autoSpaceDN w:val="0"/>
        <w:adjustRightInd w:val="0"/>
        <w:ind w:left="360" w:firstLine="0" w:firstLineChars="0"/>
        <w:jc w:val="left"/>
        <w:rPr>
          <w:rFonts w:hint="eastAsia" w:eastAsiaTheme="minorEastAsia"/>
          <w:lang w:eastAsia="zh-CN"/>
        </w:rPr>
      </w:pPr>
      <w:r>
        <w:rPr>
          <w:rFonts w:hint="eastAsia"/>
        </w:rPr>
        <w:t>威胁评估和优先级</w:t>
      </w:r>
      <w:r>
        <w:rPr>
          <w:rFonts w:hint="eastAsia"/>
          <w:lang w:val="en-US" w:eastAsia="zh-CN"/>
        </w:rPr>
        <w:t>分级</w:t>
      </w:r>
    </w:p>
    <w:p>
      <w:pPr>
        <w:pStyle w:val="12"/>
        <w:autoSpaceDE w:val="0"/>
        <w:autoSpaceDN w:val="0"/>
        <w:adjustRightInd w:val="0"/>
        <w:ind w:left="360" w:firstLine="0" w:firstLineChars="0"/>
        <w:jc w:val="left"/>
      </w:pPr>
      <w:r>
        <w:rPr>
          <w:rFonts w:hint="eastAsia"/>
        </w:rPr>
        <w:t>管理多个环境和工具</w:t>
      </w:r>
    </w:p>
    <w:p>
      <w:pPr>
        <w:pStyle w:val="12"/>
        <w:autoSpaceDE w:val="0"/>
        <w:autoSpaceDN w:val="0"/>
        <w:adjustRightInd w:val="0"/>
        <w:ind w:left="360" w:firstLine="0" w:firstLineChars="0"/>
        <w:jc w:val="left"/>
        <w:rPr>
          <w:rFonts w:hint="eastAsia" w:eastAsiaTheme="minorEastAsia"/>
          <w:lang w:eastAsia="zh-CN"/>
        </w:rPr>
      </w:pPr>
      <w:r>
        <w:rPr>
          <w:rFonts w:hint="eastAsia"/>
        </w:rPr>
        <w:t>人才获得与</w:t>
      </w:r>
      <w:r>
        <w:rPr>
          <w:rFonts w:hint="eastAsia"/>
          <w:lang w:val="en-US" w:eastAsia="zh-CN"/>
        </w:rPr>
        <w:t>留存</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w:t>
      </w:r>
    </w:p>
    <w:p>
      <w:pPr>
        <w:autoSpaceDE w:val="0"/>
        <w:autoSpaceDN w:val="0"/>
        <w:adjustRightInd w:val="0"/>
        <w:jc w:val="left"/>
      </w:pPr>
    </w:p>
    <w:p>
      <w:pPr>
        <w:autoSpaceDE w:val="0"/>
        <w:autoSpaceDN w:val="0"/>
        <w:adjustRightInd w:val="0"/>
        <w:jc w:val="left"/>
        <w:rPr>
          <w:sz w:val="24"/>
          <w:szCs w:val="28"/>
        </w:rPr>
      </w:pPr>
      <w:r>
        <w:rPr>
          <w:rFonts w:hint="eastAsia"/>
          <w:sz w:val="24"/>
          <w:szCs w:val="28"/>
        </w:rPr>
        <w:t>组织的网络安全成熟度</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企业对自身的网络安全评价很高，42%的企业认为自己高度成熟，另有40%的企业认为自己中度成熟。只有15%的人认为自己有点成熟，3%的人认为自己不成熟。看到这么少的人处于最低的类别当然令人鼓舞，但看到这么多人给他们的组织如此高的评价也令人惊讶。</w:t>
      </w:r>
    </w:p>
    <w:p>
      <w:pPr>
        <w:autoSpaceDE w:val="0"/>
        <w:autoSpaceDN w:val="0"/>
        <w:adjustRightInd w:val="0"/>
        <w:jc w:val="left"/>
        <w:rPr>
          <w:rFonts w:ascii="AzoSans-Regular" w:eastAsia="AzoSans-Regular" w:cs="AzoSans-Regular"/>
          <w:kern w:val="0"/>
          <w:sz w:val="20"/>
          <w:szCs w:val="20"/>
        </w:rPr>
      </w:pPr>
      <w:r>
        <w:drawing>
          <wp:inline distT="0" distB="0" distL="0" distR="0">
            <wp:extent cx="2720975" cy="1597660"/>
            <wp:effectExtent l="0" t="0" r="9525" b="2540"/>
            <wp:docPr id="34685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51169" name="Picture 1"/>
                    <pic:cNvPicPr>
                      <a:picLocks noChangeAspect="1"/>
                    </pic:cNvPicPr>
                  </pic:nvPicPr>
                  <pic:blipFill>
                    <a:blip r:embed="rId47"/>
                    <a:stretch>
                      <a:fillRect/>
                    </a:stretch>
                  </pic:blipFill>
                  <pic:spPr>
                    <a:xfrm>
                      <a:off x="0" y="0"/>
                      <a:ext cx="2733195" cy="1604957"/>
                    </a:xfrm>
                    <a:prstGeom prst="rect">
                      <a:avLst/>
                    </a:prstGeom>
                  </pic:spPr>
                </pic:pic>
              </a:graphicData>
            </a:graphic>
          </wp:inline>
        </w:drawing>
      </w:r>
    </w:p>
    <w:p>
      <w:pPr>
        <w:autoSpaceDE w:val="0"/>
        <w:autoSpaceDN w:val="0"/>
        <w:adjustRightInd w:val="0"/>
        <w:jc w:val="left"/>
        <w:rPr>
          <w:rFonts w:ascii="AzoSans-Regular" w:eastAsia="AzoSans-Regular" w:cs="AzoSans-Regular"/>
          <w:kern w:val="0"/>
          <w:sz w:val="20"/>
          <w:szCs w:val="20"/>
        </w:rPr>
      </w:pP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i/>
          <w:iCs/>
          <w:strike/>
          <w:color w:val="000000"/>
          <w:kern w:val="0"/>
          <w:sz w:val="20"/>
          <w:szCs w:val="20"/>
        </w:rPr>
        <w:t>图例翻译</w:t>
      </w:r>
      <w:r>
        <w:rPr>
          <w:rFonts w:hint="eastAsia" w:ascii="AzoSans-Regular" w:eastAsia="AzoSans-Regular" w:cs="AzoSans-Regular"/>
          <w:color w:val="000000"/>
          <w:kern w:val="0"/>
          <w:sz w:val="20"/>
          <w:szCs w:val="20"/>
        </w:rPr>
        <w:t>{</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对您所在组织的网络安全成熟度进行评分</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42%高度成熟</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40%中度成熟</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15%有点成熟</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3%不成熟</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w:t>
      </w:r>
    </w:p>
    <w:p>
      <w:pPr>
        <w:autoSpaceDE w:val="0"/>
        <w:autoSpaceDN w:val="0"/>
        <w:adjustRightInd w:val="0"/>
        <w:jc w:val="left"/>
        <w:rPr>
          <w:rFonts w:ascii="AzoSans-Regular" w:eastAsia="AzoSans-Regular" w:cs="AzoSans-Regular"/>
          <w:kern w:val="0"/>
          <w:sz w:val="20"/>
          <w:szCs w:val="20"/>
        </w:rPr>
      </w:pP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也许这是一种准确的反映，但它也可能代表安全专业人员对自己的工作过于自信。下一项发现可能会支持后一个论点。</w:t>
      </w:r>
    </w:p>
    <w:p>
      <w:pPr>
        <w:autoSpaceDE w:val="0"/>
        <w:autoSpaceDN w:val="0"/>
        <w:adjustRightInd w:val="0"/>
        <w:jc w:val="left"/>
        <w:rPr>
          <w:rFonts w:ascii="AzoSans-Regular" w:eastAsia="AzoSans-Regular" w:cs="AzoSans-Regular"/>
          <w:kern w:val="0"/>
          <w:sz w:val="20"/>
          <w:szCs w:val="20"/>
        </w:rPr>
      </w:pPr>
    </w:p>
    <w:p>
      <w:pPr>
        <w:rPr>
          <w:rFonts w:ascii="AzoSans-Regular" w:eastAsia="AzoSans-Regular" w:cs="AzoSans-Regular"/>
          <w:kern w:val="0"/>
          <w:sz w:val="20"/>
          <w:szCs w:val="20"/>
        </w:rPr>
      </w:pPr>
      <w:r>
        <w:rPr>
          <w:rFonts w:ascii="AzoSans-Regular" w:eastAsia="AzoSans-Regular" w:cs="AzoSans-Regular"/>
          <w:kern w:val="0"/>
          <w:sz w:val="20"/>
          <w:szCs w:val="20"/>
        </w:rPr>
        <w:br w:type="page"/>
      </w:r>
    </w:p>
    <w:p>
      <w:pPr>
        <w:autoSpaceDE w:val="0"/>
        <w:autoSpaceDN w:val="0"/>
        <w:adjustRightInd w:val="0"/>
        <w:jc w:val="center"/>
      </w:pPr>
      <w:r>
        <w:rPr>
          <w:rFonts w:hint="eastAsia" w:ascii="AzoSans-Regular" w:eastAsia="AzoSans-Regular" w:cs="AzoSans-Regular"/>
          <w:kern w:val="0"/>
          <w:sz w:val="24"/>
          <w:szCs w:val="24"/>
        </w:rPr>
        <w:t>Page 15</w:t>
      </w:r>
    </w:p>
    <w:p>
      <w:pPr>
        <w:autoSpaceDE w:val="0"/>
        <w:autoSpaceDN w:val="0"/>
        <w:adjustRightInd w:val="0"/>
        <w:jc w:val="left"/>
        <w:rPr>
          <w:rFonts w:ascii="AzoSans-Bold" w:eastAsia="AzoSans-Bold" w:cs="AzoSans-Bold"/>
          <w:b/>
          <w:bCs/>
          <w:kern w:val="0"/>
          <w:sz w:val="28"/>
          <w:szCs w:val="28"/>
        </w:rPr>
      </w:pPr>
      <w:r>
        <w:rPr>
          <w:rFonts w:hint="eastAsia" w:ascii="AzoSans-Bold" w:eastAsia="AzoSans-Bold" w:cs="AzoSans-Bold"/>
          <w:b/>
          <w:bCs/>
          <w:kern w:val="0"/>
          <w:sz w:val="28"/>
          <w:szCs w:val="28"/>
        </w:rPr>
        <w:t>及时调查和应对威胁的困难程度</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调查和响应威胁对组织构成的困难程度似乎差别很大，但值得注意的是，尽管看到他们的组织相当成熟，但很少有人(12%)表示完成这项任务没有困难；相对平均数量的组织认为这有点困难(31%)或中等困难(33%)；近四分之一的受访者表示，这是一项非常艰巨的任务。也许安全专业人员在评估其成熟度时没有考虑这个指标。它还可能表明，无论您的组织有多成熟，这都是一项艰巨的任务。</w:t>
      </w:r>
    </w:p>
    <w:p>
      <w:pPr>
        <w:autoSpaceDE w:val="0"/>
        <w:autoSpaceDN w:val="0"/>
        <w:adjustRightInd w:val="0"/>
        <w:jc w:val="left"/>
        <w:rPr>
          <w:rFonts w:ascii="AzoSans-Regular" w:eastAsia="AzoSans-Regular" w:cs="AzoSans-Regular"/>
          <w:kern w:val="0"/>
          <w:sz w:val="20"/>
          <w:szCs w:val="20"/>
        </w:rPr>
      </w:pPr>
      <w:r>
        <w:drawing>
          <wp:inline distT="0" distB="0" distL="0" distR="0">
            <wp:extent cx="2216150" cy="1447800"/>
            <wp:effectExtent l="0" t="0" r="6350" b="0"/>
            <wp:docPr id="202857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77283" name="Picture 1"/>
                    <pic:cNvPicPr>
                      <a:picLocks noChangeAspect="1"/>
                    </pic:cNvPicPr>
                  </pic:nvPicPr>
                  <pic:blipFill>
                    <a:blip r:embed="rId48"/>
                    <a:stretch>
                      <a:fillRect/>
                    </a:stretch>
                  </pic:blipFill>
                  <pic:spPr>
                    <a:xfrm>
                      <a:off x="0" y="0"/>
                      <a:ext cx="2221665" cy="1451429"/>
                    </a:xfrm>
                    <a:prstGeom prst="rect">
                      <a:avLst/>
                    </a:prstGeom>
                  </pic:spPr>
                </pic:pic>
              </a:graphicData>
            </a:graphic>
          </wp:inline>
        </w:drawing>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i/>
          <w:iCs/>
          <w:strike/>
          <w:color w:val="000000"/>
          <w:kern w:val="0"/>
          <w:sz w:val="20"/>
          <w:szCs w:val="20"/>
        </w:rPr>
        <w:t>图例翻译</w:t>
      </w:r>
      <w:r>
        <w:rPr>
          <w:rFonts w:hint="eastAsia" w:ascii="AzoSans-Regular" w:eastAsia="AzoSans-Regular" w:cs="AzoSans-Regular"/>
          <w:color w:val="000000"/>
          <w:kern w:val="0"/>
          <w:sz w:val="20"/>
          <w:szCs w:val="20"/>
        </w:rPr>
        <w:t>{</w:t>
      </w:r>
    </w:p>
    <w:p>
      <w:pPr>
        <w:pStyle w:val="12"/>
        <w:autoSpaceDE w:val="0"/>
        <w:autoSpaceDN w:val="0"/>
        <w:adjustRightInd w:val="0"/>
        <w:ind w:left="360" w:firstLine="0" w:firstLineChars="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对您所在组织进行及时调查和响应威胁的困难程度进行评分</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25%高度困难</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33%中度困难</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31%有点困难</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12%没有困难</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w:t>
      </w:r>
    </w:p>
    <w:p>
      <w:pPr>
        <w:autoSpaceDE w:val="0"/>
        <w:autoSpaceDN w:val="0"/>
        <w:adjustRightInd w:val="0"/>
        <w:jc w:val="left"/>
        <w:rPr>
          <w:rFonts w:ascii="AzoSans-Regular" w:eastAsia="AzoSans-Regular" w:cs="AzoSans-Regular"/>
          <w:kern w:val="0"/>
          <w:sz w:val="20"/>
          <w:szCs w:val="20"/>
        </w:rPr>
      </w:pPr>
    </w:p>
    <w:p>
      <w:pPr>
        <w:autoSpaceDE w:val="0"/>
        <w:autoSpaceDN w:val="0"/>
        <w:adjustRightInd w:val="0"/>
        <w:jc w:val="left"/>
        <w:rPr>
          <w:rFonts w:ascii="AzoSans-Bold" w:eastAsia="AzoSans-Bold" w:cs="AzoSans-Bold"/>
          <w:b/>
          <w:bCs/>
          <w:kern w:val="0"/>
          <w:sz w:val="36"/>
          <w:szCs w:val="36"/>
        </w:rPr>
      </w:pPr>
      <w:r>
        <w:rPr>
          <w:rFonts w:hint="eastAsia" w:ascii="AzoSans-Bold" w:eastAsia="AzoSans-Bold" w:cs="AzoSans-Bold"/>
          <w:b/>
          <w:bCs/>
          <w:kern w:val="0"/>
          <w:sz w:val="36"/>
          <w:szCs w:val="36"/>
        </w:rPr>
        <w:t>对网络安全中人工智能的认知和态度</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关于人工智能作为组织安全增强器的观点</w:t>
      </w:r>
    </w:p>
    <w:p>
      <w:pPr>
        <w:autoSpaceDE w:val="0"/>
        <w:autoSpaceDN w:val="0"/>
        <w:adjustRightInd w:val="0"/>
        <w:jc w:val="left"/>
        <w:rPr>
          <w:rFonts w:ascii="AzoSans-Regular" w:eastAsia="AzoSans-Regular" w:cs="AzoSans-Regular"/>
          <w:kern w:val="0"/>
          <w:sz w:val="20"/>
          <w:szCs w:val="20"/>
        </w:rPr>
      </w:pPr>
      <w:r>
        <w:drawing>
          <wp:inline distT="0" distB="0" distL="0" distR="0">
            <wp:extent cx="2832100" cy="1667510"/>
            <wp:effectExtent l="0" t="0" r="0" b="8890"/>
            <wp:docPr id="71457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9235" name="Picture 1"/>
                    <pic:cNvPicPr>
                      <a:picLocks noChangeAspect="1"/>
                    </pic:cNvPicPr>
                  </pic:nvPicPr>
                  <pic:blipFill>
                    <a:blip r:embed="rId49"/>
                    <a:stretch>
                      <a:fillRect/>
                    </a:stretch>
                  </pic:blipFill>
                  <pic:spPr>
                    <a:xfrm>
                      <a:off x="0" y="0"/>
                      <a:ext cx="2839030" cy="1671743"/>
                    </a:xfrm>
                    <a:prstGeom prst="rect">
                      <a:avLst/>
                    </a:prstGeom>
                  </pic:spPr>
                </pic:pic>
              </a:graphicData>
            </a:graphic>
          </wp:inline>
        </w:drawing>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i/>
          <w:iCs/>
          <w:strike/>
          <w:color w:val="000000"/>
          <w:kern w:val="0"/>
          <w:sz w:val="20"/>
          <w:szCs w:val="20"/>
        </w:rPr>
        <w:t>图例翻译</w:t>
      </w:r>
      <w:r>
        <w:rPr>
          <w:rFonts w:hint="eastAsia" w:ascii="AzoSans-Regular" w:eastAsia="AzoSans-Regular" w:cs="AzoSans-Regular"/>
          <w:color w:val="000000"/>
          <w:kern w:val="0"/>
          <w:sz w:val="20"/>
          <w:szCs w:val="20"/>
        </w:rPr>
        <w:t>{</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人工智能(AI)将提高我们组织内部的安全性</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63%同意</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24%中立</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12%不同意</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安全专业人士对人工智能在提高其组织内部安全性方面的影响持乐观态度。大多数人(63%)认为人工智能将增强安全性，这主要是由于人们对自动化程度提高的期望以及该技术协助安全措施的潜力。然而，有相当一部分受访者(24%)保持中立，可能反映出不确定性或观望态度。这可能是由于人们对跟上人工智能技术的快速发展和日益复杂的步伐的担忧。一个较小但重要的群体(12%)不同意人工智能将提高安全性的观点，这可能是由于担心不法分子利用人工智能或管理这种先进技术会面临挑战。</w:t>
      </w:r>
      <w:commentRangeStart w:id="0"/>
      <w:r>
        <w:rPr>
          <w:rFonts w:hint="eastAsia" w:ascii="AzoSans-Regular" w:eastAsia="AzoSans-Regular" w:cs="AzoSans-Regular"/>
          <w:kern w:val="0"/>
          <w:sz w:val="20"/>
          <w:szCs w:val="20"/>
        </w:rPr>
        <w:t>这些不同的反应也可能受到人工智能技术在炒作周期中的当前位置的影响，这表明随着对人工智能在网络安全方面的能力的熟悉和理解的增长，期望和信心水平可能会发生变化。</w:t>
      </w:r>
      <w:commentRangeEnd w:id="0"/>
      <w:r>
        <w:rPr>
          <w:rStyle w:val="11"/>
        </w:rPr>
        <w:commentReference w:id="0"/>
      </w:r>
    </w:p>
    <w:p>
      <w:pPr>
        <w:autoSpaceDE w:val="0"/>
        <w:autoSpaceDN w:val="0"/>
        <w:adjustRightInd w:val="0"/>
        <w:jc w:val="left"/>
        <w:rPr>
          <w:rFonts w:ascii="AzoSans-Regular" w:eastAsia="AzoSans-Regular" w:cs="AzoSans-Regular"/>
          <w:kern w:val="0"/>
          <w:sz w:val="20"/>
          <w:szCs w:val="20"/>
        </w:rPr>
      </w:pPr>
    </w:p>
    <w:p>
      <w:pPr>
        <w:rPr>
          <w:rFonts w:ascii="AzoSans-Regular" w:eastAsia="AzoSans-Regular" w:cs="AzoSans-Regular"/>
          <w:kern w:val="0"/>
          <w:sz w:val="20"/>
          <w:szCs w:val="20"/>
        </w:rPr>
      </w:pPr>
      <w:r>
        <w:rPr>
          <w:rFonts w:ascii="AzoSans-Regular" w:eastAsia="AzoSans-Regular" w:cs="AzoSans-Regular"/>
          <w:kern w:val="0"/>
          <w:sz w:val="20"/>
          <w:szCs w:val="20"/>
        </w:rPr>
        <w:br w:type="page"/>
      </w:r>
    </w:p>
    <w:p>
      <w:pPr>
        <w:autoSpaceDE w:val="0"/>
        <w:autoSpaceDN w:val="0"/>
        <w:adjustRightInd w:val="0"/>
        <w:jc w:val="center"/>
      </w:pPr>
      <w:r>
        <w:rPr>
          <w:rFonts w:hint="eastAsia" w:ascii="AzoSans-Regular" w:eastAsia="AzoSans-Regular" w:cs="AzoSans-Regular"/>
          <w:kern w:val="0"/>
          <w:sz w:val="24"/>
          <w:szCs w:val="24"/>
        </w:rPr>
        <w:t>Page 16</w:t>
      </w:r>
    </w:p>
    <w:p>
      <w:pPr>
        <w:autoSpaceDE w:val="0"/>
        <w:autoSpaceDN w:val="0"/>
        <w:adjustRightInd w:val="0"/>
        <w:jc w:val="left"/>
        <w:rPr>
          <w:rFonts w:ascii="AzoSans-Bold" w:eastAsia="AzoSans-Bold" w:cs="AzoSans-Bold"/>
          <w:b/>
          <w:bCs/>
          <w:kern w:val="0"/>
          <w:sz w:val="28"/>
          <w:szCs w:val="28"/>
        </w:rPr>
      </w:pPr>
      <w:r>
        <w:rPr>
          <w:rFonts w:hint="eastAsia" w:ascii="AzoSans-Bold" w:eastAsia="AzoSans-Bold" w:cs="AzoSans-Bold"/>
          <w:b/>
          <w:bCs/>
          <w:kern w:val="0"/>
          <w:sz w:val="28"/>
          <w:szCs w:val="28"/>
        </w:rPr>
        <w:t>对网络安全过度依赖人工智能的担忧</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有人对人工智能持怀疑态度。一些安全专业人士看到了过度依赖人工智能来实现网络安全的潜在风险，结果展现出</w:t>
      </w:r>
      <w:r>
        <w:rPr>
          <w:rFonts w:hint="eastAsia" w:ascii="AzoSans-Regular" w:eastAsia="AzoSans-Regular" w:cs="AzoSans-Regular"/>
          <w:kern w:val="0"/>
          <w:sz w:val="20"/>
          <w:szCs w:val="20"/>
          <w:lang w:val="en-US" w:eastAsia="zh-CN"/>
        </w:rPr>
        <w:t>几乎一半</w:t>
      </w:r>
      <w:r>
        <w:rPr>
          <w:rFonts w:hint="eastAsia" w:ascii="AzoSans-Regular" w:eastAsia="AzoSans-Regular" w:cs="AzoSans-Regular"/>
          <w:kern w:val="0"/>
          <w:sz w:val="20"/>
          <w:szCs w:val="20"/>
        </w:rPr>
        <w:t>受访者</w:t>
      </w:r>
      <w:r>
        <w:rPr>
          <w:rFonts w:hint="eastAsia" w:ascii="AzoSans-Regular" w:eastAsia="AzoSans-Regular" w:cs="AzoSans-Regular"/>
          <w:kern w:val="0"/>
          <w:sz w:val="20"/>
          <w:szCs w:val="20"/>
          <w:lang w:val="en-US" w:eastAsia="zh-CN"/>
        </w:rPr>
        <w:t>持相同</w:t>
      </w:r>
      <w:r>
        <w:rPr>
          <w:rFonts w:hint="eastAsia" w:ascii="AzoSans-Regular" w:eastAsia="AzoSans-Regular" w:cs="AzoSans-Regular"/>
          <w:kern w:val="0"/>
          <w:sz w:val="20"/>
          <w:szCs w:val="20"/>
        </w:rPr>
        <w:t>观点。大约51%的人认为，人们担心过度依赖人工智能，这反映出人们对从网络安全中去除重要的人为因素持一定程度的怀疑态度。这种担忧可能源于这样一种认识，即人工智能系统虽然先进，但并非万无一失，可能需要人类的监督来监控和解决问题。此外，人们意识到，随着人工智能在网络安全领域的广泛应用，可能会出现不可预见的挑战。值得注意的是，28%的受访者保持中立，这表明对人工智能的利益和风险持不确定或平衡的看法。与此同时，21%的人不同意这种担忧，这可能表明对人工智能的可靠性有信心，或者相信现有的保障措施和反应机制足以解决潜在的人工智能缺陷。这种意见分歧凸显了将人工智能整合到网络安全中的复杂性，需要在技术进步与保留关键的人类判断和监督之间取得平衡。</w:t>
      </w:r>
    </w:p>
    <w:p>
      <w:pPr>
        <w:autoSpaceDE w:val="0"/>
        <w:autoSpaceDN w:val="0"/>
        <w:adjustRightInd w:val="0"/>
        <w:jc w:val="left"/>
        <w:rPr>
          <w:rFonts w:ascii="AzoSans-Regular" w:eastAsia="AzoSans-Regular" w:cs="AzoSans-Regular"/>
          <w:kern w:val="0"/>
          <w:sz w:val="20"/>
          <w:szCs w:val="20"/>
        </w:rPr>
      </w:pPr>
      <w:r>
        <w:drawing>
          <wp:inline distT="0" distB="0" distL="0" distR="0">
            <wp:extent cx="2666365" cy="1599565"/>
            <wp:effectExtent l="0" t="0" r="635" b="635"/>
            <wp:docPr id="15880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3333" name="Picture 1"/>
                    <pic:cNvPicPr>
                      <a:picLocks noChangeAspect="1"/>
                    </pic:cNvPicPr>
                  </pic:nvPicPr>
                  <pic:blipFill>
                    <a:blip r:embed="rId50"/>
                    <a:stretch>
                      <a:fillRect/>
                    </a:stretch>
                  </pic:blipFill>
                  <pic:spPr>
                    <a:xfrm>
                      <a:off x="0" y="0"/>
                      <a:ext cx="2675415" cy="1605249"/>
                    </a:xfrm>
                    <a:prstGeom prst="rect">
                      <a:avLst/>
                    </a:prstGeom>
                  </pic:spPr>
                </pic:pic>
              </a:graphicData>
            </a:graphic>
          </wp:inline>
        </w:drawing>
      </w:r>
    </w:p>
    <w:p>
      <w:pPr>
        <w:autoSpaceDE w:val="0"/>
        <w:autoSpaceDN w:val="0"/>
        <w:adjustRightInd w:val="0"/>
        <w:jc w:val="left"/>
        <w:rPr>
          <w:rFonts w:ascii="AzoSans-Regular" w:eastAsia="AzoSans-Regular" w:cs="AzoSans-Regular"/>
          <w:kern w:val="0"/>
          <w:sz w:val="20"/>
          <w:szCs w:val="20"/>
        </w:rPr>
      </w:pP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i/>
          <w:iCs/>
          <w:strike/>
          <w:color w:val="000000"/>
          <w:kern w:val="0"/>
          <w:sz w:val="20"/>
          <w:szCs w:val="20"/>
        </w:rPr>
        <w:t>图例翻译</w:t>
      </w:r>
      <w:r>
        <w:rPr>
          <w:rFonts w:hint="eastAsia" w:ascii="AzoSans-Regular" w:eastAsia="AzoSans-Regular" w:cs="AzoSans-Regular"/>
          <w:color w:val="000000"/>
          <w:kern w:val="0"/>
          <w:sz w:val="20"/>
          <w:szCs w:val="20"/>
        </w:rPr>
        <w:t>{</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你是否担心在网络安全方面过度依赖人工智能的潜在风险?</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51%同意</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28%中立</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21%不同意</w:t>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w:t>
      </w:r>
    </w:p>
    <w:p>
      <w:pPr>
        <w:autoSpaceDE w:val="0"/>
        <w:autoSpaceDN w:val="0"/>
        <w:adjustRightInd w:val="0"/>
        <w:jc w:val="left"/>
        <w:rPr>
          <w:rFonts w:ascii="AzoSans-Regular" w:eastAsia="AzoSans-Regular" w:cs="AzoSans-Regular"/>
          <w:kern w:val="0"/>
          <w:sz w:val="20"/>
          <w:szCs w:val="20"/>
        </w:rPr>
      </w:pPr>
    </w:p>
    <w:p>
      <w:pPr>
        <w:autoSpaceDE w:val="0"/>
        <w:autoSpaceDN w:val="0"/>
        <w:adjustRightInd w:val="0"/>
        <w:jc w:val="left"/>
        <w:rPr>
          <w:rFonts w:ascii="AzoSans-Regular" w:eastAsia="AzoSans-Regular" w:cs="AzoSans-Regular"/>
          <w:kern w:val="0"/>
          <w:sz w:val="28"/>
          <w:szCs w:val="28"/>
        </w:rPr>
      </w:pPr>
      <w:r>
        <w:rPr>
          <w:rFonts w:hint="eastAsia" w:ascii="AzoSans-Regular" w:eastAsia="AzoSans-Regular" w:cs="AzoSans-Regular"/>
          <w:kern w:val="0"/>
          <w:sz w:val="28"/>
          <w:szCs w:val="28"/>
        </w:rPr>
        <w:t>人工智能给安全带来的利益和风险</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安全专业人士对谁将从人工智能中获益更多持谨慎和潜在微妙的观点:安全专业人士</w:t>
      </w:r>
      <w:r>
        <w:rPr>
          <w:rFonts w:hint="eastAsia" w:ascii="AzoSans-Regular" w:eastAsia="AzoSans-Regular" w:cs="AzoSans-Regular"/>
          <w:kern w:val="0"/>
          <w:sz w:val="20"/>
          <w:szCs w:val="20"/>
          <w:lang w:val="en-US" w:eastAsia="zh-CN"/>
        </w:rPr>
        <w:t>或者</w:t>
      </w:r>
      <w:r>
        <w:rPr>
          <w:rFonts w:hint="eastAsia" w:ascii="AzoSans-Regular" w:eastAsia="AzoSans-Regular" w:cs="AzoSans-Regular"/>
          <w:kern w:val="0"/>
          <w:sz w:val="20"/>
          <w:szCs w:val="20"/>
        </w:rPr>
        <w:t>恶意方。约34%的受访者认为，人工智能将主要使安全团队受益，这表明人们对人工智能在加强网络安全防御方面的作用普遍持乐观态度。</w:t>
      </w:r>
      <w:commentRangeStart w:id="1"/>
      <w:r>
        <w:rPr>
          <w:rFonts w:hint="eastAsia" w:ascii="AzoSans-Regular" w:eastAsia="AzoSans-Regular" w:cs="AzoSans-Regular"/>
          <w:kern w:val="0"/>
          <w:sz w:val="20"/>
          <w:szCs w:val="20"/>
        </w:rPr>
        <w:t>然而，接近31%的受访者认为人工智能为安全团队和恶意行为者提供了同等的好处，这突显了人们对人工智能技术在网络安全中的双重用途的认识。25%的人认为人工智能可能对恶意方更有利，如果人工智能被恶意使用，将带来潜在的威胁。</w:t>
      </w:r>
      <w:commentRangeEnd w:id="1"/>
      <w:r>
        <w:rPr>
          <w:rStyle w:val="11"/>
        </w:rPr>
        <w:commentReference w:id="1"/>
      </w:r>
    </w:p>
    <w:p>
      <w:pPr>
        <w:autoSpaceDE w:val="0"/>
        <w:autoSpaceDN w:val="0"/>
        <w:adjustRightInd w:val="0"/>
        <w:jc w:val="left"/>
        <w:rPr>
          <w:rFonts w:ascii="AzoSans-Regular" w:eastAsia="AzoSans-Regular" w:cs="AzoSans-Regular"/>
          <w:kern w:val="0"/>
          <w:sz w:val="20"/>
          <w:szCs w:val="20"/>
        </w:rPr>
      </w:pPr>
      <w:r>
        <w:drawing>
          <wp:inline distT="0" distB="0" distL="0" distR="0">
            <wp:extent cx="3079115" cy="1863090"/>
            <wp:effectExtent l="0" t="0" r="6985" b="3810"/>
            <wp:docPr id="45624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45422" name="Picture 1"/>
                    <pic:cNvPicPr>
                      <a:picLocks noChangeAspect="1"/>
                    </pic:cNvPicPr>
                  </pic:nvPicPr>
                  <pic:blipFill>
                    <a:blip r:embed="rId51"/>
                    <a:stretch>
                      <a:fillRect/>
                    </a:stretch>
                  </pic:blipFill>
                  <pic:spPr>
                    <a:xfrm>
                      <a:off x="0" y="0"/>
                      <a:ext cx="3084837" cy="1866507"/>
                    </a:xfrm>
                    <a:prstGeom prst="rect">
                      <a:avLst/>
                    </a:prstGeom>
                  </pic:spPr>
                </pic:pic>
              </a:graphicData>
            </a:graphic>
          </wp:inline>
        </w:drawing>
      </w:r>
    </w:p>
    <w:p>
      <w:pPr>
        <w:autoSpaceDE w:val="0"/>
        <w:autoSpaceDN w:val="0"/>
        <w:adjustRightInd w:val="0"/>
        <w:jc w:val="left"/>
        <w:rPr>
          <w:rFonts w:ascii="AzoSans-Regular" w:eastAsia="AzoSans-Regular" w:cs="AzoSans-Regular"/>
          <w:color w:val="000000"/>
          <w:kern w:val="0"/>
          <w:sz w:val="20"/>
          <w:szCs w:val="20"/>
        </w:rPr>
      </w:pPr>
      <w:r>
        <w:rPr>
          <w:rFonts w:hint="eastAsia" w:ascii="AzoSans-Regular" w:eastAsia="AzoSans-Regular" w:cs="AzoSans-Regular"/>
          <w:i/>
          <w:iCs/>
          <w:strike/>
          <w:color w:val="000000"/>
          <w:kern w:val="0"/>
          <w:sz w:val="20"/>
          <w:szCs w:val="20"/>
        </w:rPr>
        <w:t>图例翻译</w:t>
      </w:r>
      <w:r>
        <w:rPr>
          <w:rFonts w:hint="eastAsia" w:ascii="AzoSans-Regular" w:eastAsia="AzoSans-Regular" w:cs="AzoSans-Regular"/>
          <w:color w:val="000000"/>
          <w:kern w:val="0"/>
          <w:sz w:val="20"/>
          <w:szCs w:val="20"/>
        </w:rPr>
        <w:t>{</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在你看来，人工智能是对安全团队更有利，还是对恶意第三方更有利?</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34%安全团队</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31%对等收益</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28%恶意第三方</w:t>
      </w:r>
    </w:p>
    <w:p>
      <w:pPr>
        <w:autoSpaceDE w:val="0"/>
        <w:autoSpaceDN w:val="0"/>
        <w:adjustRightInd w:val="0"/>
        <w:jc w:val="left"/>
        <w:rPr>
          <w:rFonts w:ascii="AzoSans-Regular" w:eastAsia="AzoSans-Regular" w:cs="AzoSans-Regular"/>
          <w:kern w:val="0"/>
          <w:sz w:val="20"/>
          <w:szCs w:val="20"/>
        </w:rPr>
      </w:pPr>
      <w:r>
        <w:rPr>
          <w:rFonts w:hint="eastAsia" w:ascii="AzoSans-Regular" w:eastAsia="AzoSans-Regular" w:cs="AzoSans-Regular"/>
          <w:kern w:val="0"/>
          <w:sz w:val="20"/>
          <w:szCs w:val="20"/>
        </w:rPr>
        <w:t>9%双方都不是</w:t>
      </w:r>
    </w:p>
    <w:p>
      <w:pPr>
        <w:autoSpaceDE w:val="0"/>
        <w:autoSpaceDN w:val="0"/>
        <w:adjustRightInd w:val="0"/>
        <w:jc w:val="left"/>
        <w:rPr>
          <w:rFonts w:hint="eastAsia" w:ascii="AzoSans-Regular" w:eastAsia="AzoSans-Regular" w:cs="AzoSans-Regular"/>
          <w:color w:val="000000"/>
          <w:kern w:val="0"/>
          <w:sz w:val="20"/>
          <w:szCs w:val="20"/>
        </w:rPr>
      </w:pPr>
      <w:r>
        <w:rPr>
          <w:rFonts w:hint="eastAsia" w:ascii="AzoSans-Regular" w:eastAsia="AzoSans-Regular" w:cs="AzoSans-Regular"/>
          <w:color w:val="000000"/>
          <w:kern w:val="0"/>
          <w:sz w:val="20"/>
          <w:szCs w:val="20"/>
        </w:rPr>
        <w:t>}</w:t>
      </w:r>
    </w:p>
    <w:p>
      <w:pPr>
        <w:autoSpaceDE w:val="0"/>
        <w:autoSpaceDN w:val="0"/>
        <w:adjustRightInd w:val="0"/>
        <w:jc w:val="left"/>
        <w:rPr>
          <w:rFonts w:ascii="AzoSans-Regular" w:eastAsia="AzoSans-Regular" w:cs="AzoSans-Regular"/>
          <w:kern w:val="0"/>
          <w:sz w:val="20"/>
          <w:szCs w:val="20"/>
        </w:rPr>
      </w:pPr>
      <w:commentRangeStart w:id="2"/>
      <w:r>
        <w:rPr>
          <w:rFonts w:hint="eastAsia" w:ascii="AzoSans-Regular" w:eastAsia="AzoSans-Regular" w:cs="AzoSans-Regular"/>
          <w:kern w:val="0"/>
          <w:sz w:val="20"/>
          <w:szCs w:val="20"/>
        </w:rPr>
        <w:t>一小部分人(9%)认为它对安全团队和恶意第三方都没有明显的好处，或者现在下结论还为时过早。这反映了一种潜在的情绪，即考虑到人工智能与网络安全的整合尚处于早期阶段，其全面影响和潜力仍存在许多未知因素。调查结果表明，受访者普遍持谨慎乐观态度，倾向于人工智能对安全团队的帮助稍微多一些，但他们清楚地认识到，如果人工智能工具落入坏人之手或被对手利用，</w:t>
      </w:r>
      <w:r>
        <w:rPr>
          <w:rFonts w:hint="eastAsia" w:ascii="AzoSans-Regular" w:eastAsia="AzoSans-Regular" w:cs="AzoSans-Regular"/>
          <w:kern w:val="0"/>
          <w:sz w:val="20"/>
          <w:szCs w:val="20"/>
          <w:lang w:val="en-US" w:eastAsia="zh-CN"/>
        </w:rPr>
        <w:t>网络那请</w:t>
      </w:r>
      <w:r>
        <w:rPr>
          <w:rFonts w:hint="eastAsia" w:ascii="AzoSans-Regular" w:eastAsia="AzoSans-Regular" w:cs="AzoSans-Regular"/>
          <w:kern w:val="0"/>
          <w:sz w:val="20"/>
          <w:szCs w:val="20"/>
        </w:rPr>
        <w:t>将面临重大风险。</w:t>
      </w:r>
      <w:commentRangeEnd w:id="2"/>
      <w:r>
        <w:rPr>
          <w:rStyle w:val="11"/>
        </w:rPr>
        <w:commentReference w:id="2"/>
      </w:r>
    </w:p>
    <w:p>
      <w:pPr>
        <w:autoSpaceDE w:val="0"/>
        <w:autoSpaceDN w:val="0"/>
        <w:adjustRightInd w:val="0"/>
        <w:jc w:val="left"/>
      </w:pPr>
    </w:p>
    <w:p>
      <w:pPr>
        <w:pStyle w:val="6"/>
        <w:spacing w:before="4"/>
        <w:rPr>
          <w:rFonts w:ascii="Times New Roman"/>
          <w:sz w:val="17"/>
        </w:rPr>
      </w:pPr>
    </w:p>
    <w:p>
      <w:pPr>
        <w:pStyle w:val="6"/>
        <w:spacing w:before="10"/>
        <w:rPr>
          <w:sz w:val="21"/>
        </w:rPr>
      </w:pPr>
    </w:p>
    <w:p>
      <w:pPr>
        <w:pStyle w:val="4"/>
        <w:spacing w:before="0"/>
        <w:rPr>
          <w:spacing w:val="-5"/>
          <w:w w:val="115"/>
          <w:lang w:eastAsia="zh-CN"/>
        </w:rPr>
      </w:pPr>
      <w:r>
        <w:rPr>
          <w:w w:val="115"/>
        </w:rPr>
        <w:t>Security</w:t>
      </w:r>
      <w:r>
        <w:rPr>
          <w:spacing w:val="-10"/>
          <w:w w:val="115"/>
        </w:rPr>
        <w:t xml:space="preserve"> </w:t>
      </w:r>
      <w:r>
        <w:rPr>
          <w:w w:val="115"/>
        </w:rPr>
        <w:t>benefits</w:t>
      </w:r>
      <w:r>
        <w:rPr>
          <w:spacing w:val="-10"/>
          <w:w w:val="115"/>
        </w:rPr>
        <w:t xml:space="preserve"> </w:t>
      </w:r>
      <w:r>
        <w:rPr>
          <w:w w:val="115"/>
        </w:rPr>
        <w:t>and</w:t>
      </w:r>
      <w:r>
        <w:rPr>
          <w:spacing w:val="-10"/>
          <w:w w:val="115"/>
        </w:rPr>
        <w:t xml:space="preserve"> </w:t>
      </w:r>
      <w:r>
        <w:rPr>
          <w:w w:val="115"/>
        </w:rPr>
        <w:t>risks</w:t>
      </w:r>
      <w:r>
        <w:rPr>
          <w:spacing w:val="-9"/>
          <w:w w:val="115"/>
        </w:rPr>
        <w:t xml:space="preserve"> </w:t>
      </w:r>
      <w:r>
        <w:rPr>
          <w:w w:val="115"/>
        </w:rPr>
        <w:t>with</w:t>
      </w:r>
      <w:r>
        <w:rPr>
          <w:spacing w:val="-10"/>
          <w:w w:val="115"/>
        </w:rPr>
        <w:t xml:space="preserve"> </w:t>
      </w:r>
      <w:r>
        <w:rPr>
          <w:spacing w:val="-5"/>
          <w:w w:val="115"/>
        </w:rPr>
        <w:t>AI</w:t>
      </w:r>
    </w:p>
    <w:p>
      <w:pPr>
        <w:pStyle w:val="4"/>
        <w:spacing w:before="0"/>
        <w:rPr>
          <w:lang w:eastAsia="zh-CN"/>
        </w:rPr>
      </w:pPr>
      <w:r>
        <w:rPr>
          <w:rFonts w:hint="eastAsia"/>
          <w:lang w:eastAsia="zh-CN"/>
        </w:rPr>
        <w:t xml:space="preserve">AI </w:t>
      </w:r>
      <w:r>
        <w:rPr>
          <w:rFonts w:hint="eastAsia" w:ascii="微软雅黑" w:hAnsi="微软雅黑" w:eastAsia="微软雅黑" w:cs="微软雅黑"/>
          <w:lang w:eastAsia="zh-CN"/>
        </w:rPr>
        <w:t>在安全领域的收益和风险</w:t>
      </w:r>
    </w:p>
    <w:p>
      <w:pPr>
        <w:pStyle w:val="4"/>
        <w:spacing w:before="0"/>
        <w:rPr>
          <w:lang w:eastAsia="zh-CN"/>
        </w:rPr>
      </w:pPr>
    </w:p>
    <w:p>
      <w:pPr>
        <w:pStyle w:val="6"/>
        <w:spacing w:before="12"/>
        <w:rPr>
          <w:b/>
          <w:sz w:val="14"/>
          <w:lang w:eastAsia="zh-CN"/>
        </w:rPr>
      </w:pPr>
    </w:p>
    <w:p>
      <w:pPr>
        <w:pStyle w:val="6"/>
        <w:spacing w:before="111" w:line="276" w:lineRule="auto"/>
        <w:ind w:left="7412" w:right="1670"/>
      </w:pPr>
      <w: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ragraph">
                  <wp:posOffset>605155</wp:posOffset>
                </wp:positionV>
                <wp:extent cx="1837690" cy="1844675"/>
                <wp:effectExtent l="0" t="635" r="3810" b="8890"/>
                <wp:wrapNone/>
                <wp:docPr id="286570809" name="docshapegroup253"/>
                <wp:cNvGraphicFramePr/>
                <a:graphic xmlns:a="http://schemas.openxmlformats.org/drawingml/2006/main">
                  <a:graphicData uri="http://schemas.microsoft.com/office/word/2010/wordprocessingGroup">
                    <wpg:wgp>
                      <wpg:cNvGrpSpPr/>
                      <wpg:grpSpPr>
                        <a:xfrm>
                          <a:off x="0" y="0"/>
                          <a:ext cx="1837690" cy="1844675"/>
                          <a:chOff x="1440" y="953"/>
                          <a:chExt cx="2894" cy="2905"/>
                        </a:xfrm>
                      </wpg:grpSpPr>
                      <wps:wsp>
                        <wps:cNvPr id="1198088417" name="docshape254"/>
                        <wps:cNvSpPr/>
                        <wps:spPr bwMode="auto">
                          <a:xfrm>
                            <a:off x="1711" y="963"/>
                            <a:ext cx="2622" cy="2883"/>
                          </a:xfrm>
                          <a:custGeom>
                            <a:avLst/>
                            <a:gdLst>
                              <a:gd name="T0" fmla="+- 0 2845 1711"/>
                              <a:gd name="T1" fmla="*/ T0 w 2622"/>
                              <a:gd name="T2" fmla="+- 0 964 964"/>
                              <a:gd name="T3" fmla="*/ 964 h 2883"/>
                              <a:gd name="T4" fmla="+- 0 1711 1711"/>
                              <a:gd name="T5" fmla="*/ T4 w 2622"/>
                              <a:gd name="T6" fmla="+- 0 3231 964"/>
                              <a:gd name="T7" fmla="*/ 3231 h 2883"/>
                              <a:gd name="T8" fmla="+- 0 1807 1711"/>
                              <a:gd name="T9" fmla="*/ T8 w 2622"/>
                              <a:gd name="T10" fmla="+- 0 3353 964"/>
                              <a:gd name="T11" fmla="*/ 3353 h 2883"/>
                              <a:gd name="T12" fmla="+- 0 1915 1711"/>
                              <a:gd name="T13" fmla="*/ T12 w 2622"/>
                              <a:gd name="T14" fmla="+- 0 3464 964"/>
                              <a:gd name="T15" fmla="*/ 3464 h 2883"/>
                              <a:gd name="T16" fmla="+- 0 2033 1711"/>
                              <a:gd name="T17" fmla="*/ T16 w 2622"/>
                              <a:gd name="T18" fmla="+- 0 3561 964"/>
                              <a:gd name="T19" fmla="*/ 3561 h 2883"/>
                              <a:gd name="T20" fmla="+- 0 2160 1711"/>
                              <a:gd name="T21" fmla="*/ T20 w 2622"/>
                              <a:gd name="T22" fmla="+- 0 3646 964"/>
                              <a:gd name="T23" fmla="*/ 3646 h 2883"/>
                              <a:gd name="T24" fmla="+- 0 2295 1711"/>
                              <a:gd name="T25" fmla="*/ T24 w 2622"/>
                              <a:gd name="T26" fmla="+- 0 3716 964"/>
                              <a:gd name="T27" fmla="*/ 3716 h 2883"/>
                              <a:gd name="T28" fmla="+- 0 2437 1711"/>
                              <a:gd name="T29" fmla="*/ T28 w 2622"/>
                              <a:gd name="T30" fmla="+- 0 3772 964"/>
                              <a:gd name="T31" fmla="*/ 3772 h 2883"/>
                              <a:gd name="T32" fmla="+- 0 2585 1711"/>
                              <a:gd name="T33" fmla="*/ T32 w 2622"/>
                              <a:gd name="T34" fmla="+- 0 3813 964"/>
                              <a:gd name="T35" fmla="*/ 3813 h 2883"/>
                              <a:gd name="T36" fmla="+- 0 2737 1711"/>
                              <a:gd name="T37" fmla="*/ T36 w 2622"/>
                              <a:gd name="T38" fmla="+- 0 3837 964"/>
                              <a:gd name="T39" fmla="*/ 3837 h 2883"/>
                              <a:gd name="T40" fmla="+- 0 2892 1711"/>
                              <a:gd name="T41" fmla="*/ T40 w 2622"/>
                              <a:gd name="T42" fmla="+- 0 3846 964"/>
                              <a:gd name="T43" fmla="*/ 3846 h 2883"/>
                              <a:gd name="T44" fmla="+- 0 3043 1711"/>
                              <a:gd name="T45" fmla="*/ T44 w 2622"/>
                              <a:gd name="T46" fmla="+- 0 3838 964"/>
                              <a:gd name="T47" fmla="*/ 3838 h 2883"/>
                              <a:gd name="T48" fmla="+- 0 3190 1711"/>
                              <a:gd name="T49" fmla="*/ T48 w 2622"/>
                              <a:gd name="T50" fmla="+- 0 3814 964"/>
                              <a:gd name="T51" fmla="*/ 3814 h 2883"/>
                              <a:gd name="T52" fmla="+- 0 3332 1711"/>
                              <a:gd name="T53" fmla="*/ T52 w 2622"/>
                              <a:gd name="T54" fmla="+- 0 3776 964"/>
                              <a:gd name="T55" fmla="*/ 3776 h 2883"/>
                              <a:gd name="T56" fmla="+- 0 3467 1711"/>
                              <a:gd name="T57" fmla="*/ T56 w 2622"/>
                              <a:gd name="T58" fmla="+- 0 3725 964"/>
                              <a:gd name="T59" fmla="*/ 3725 h 2883"/>
                              <a:gd name="T60" fmla="+- 0 3596 1711"/>
                              <a:gd name="T61" fmla="*/ T60 w 2622"/>
                              <a:gd name="T62" fmla="+- 0 3660 964"/>
                              <a:gd name="T63" fmla="*/ 3660 h 2883"/>
                              <a:gd name="T64" fmla="+- 0 3718 1711"/>
                              <a:gd name="T65" fmla="*/ T64 w 2622"/>
                              <a:gd name="T66" fmla="+- 0 3583 964"/>
                              <a:gd name="T67" fmla="*/ 3583 h 2883"/>
                              <a:gd name="T68" fmla="+- 0 3831 1711"/>
                              <a:gd name="T69" fmla="*/ T68 w 2622"/>
                              <a:gd name="T70" fmla="+- 0 3495 964"/>
                              <a:gd name="T71" fmla="*/ 3495 h 2883"/>
                              <a:gd name="T72" fmla="+- 0 3934 1711"/>
                              <a:gd name="T73" fmla="*/ T72 w 2622"/>
                              <a:gd name="T74" fmla="+- 0 3396 964"/>
                              <a:gd name="T75" fmla="*/ 3396 h 2883"/>
                              <a:gd name="T76" fmla="+- 0 4028 1711"/>
                              <a:gd name="T77" fmla="*/ T76 w 2622"/>
                              <a:gd name="T78" fmla="+- 0 3288 964"/>
                              <a:gd name="T79" fmla="*/ 3288 h 2883"/>
                              <a:gd name="T80" fmla="+- 0 4110 1711"/>
                              <a:gd name="T81" fmla="*/ T80 w 2622"/>
                              <a:gd name="T82" fmla="+- 0 3171 964"/>
                              <a:gd name="T83" fmla="*/ 3171 h 2883"/>
                              <a:gd name="T84" fmla="+- 0 4181 1711"/>
                              <a:gd name="T85" fmla="*/ T84 w 2622"/>
                              <a:gd name="T86" fmla="+- 0 3045 964"/>
                              <a:gd name="T87" fmla="*/ 3045 h 2883"/>
                              <a:gd name="T88" fmla="+- 0 4240 1711"/>
                              <a:gd name="T89" fmla="*/ T88 w 2622"/>
                              <a:gd name="T90" fmla="+- 0 2913 964"/>
                              <a:gd name="T91" fmla="*/ 2913 h 2883"/>
                              <a:gd name="T92" fmla="+- 0 4285 1711"/>
                              <a:gd name="T93" fmla="*/ T92 w 2622"/>
                              <a:gd name="T94" fmla="+- 0 2774 964"/>
                              <a:gd name="T95" fmla="*/ 2774 h 2883"/>
                              <a:gd name="T96" fmla="+- 0 4315 1711"/>
                              <a:gd name="T97" fmla="*/ T96 w 2622"/>
                              <a:gd name="T98" fmla="+- 0 2630 964"/>
                              <a:gd name="T99" fmla="*/ 2630 h 2883"/>
                              <a:gd name="T100" fmla="+- 0 4331 1711"/>
                              <a:gd name="T101" fmla="*/ T100 w 2622"/>
                              <a:gd name="T102" fmla="+- 0 2481 964"/>
                              <a:gd name="T103" fmla="*/ 2481 h 2883"/>
                              <a:gd name="T104" fmla="+- 0 4331 1711"/>
                              <a:gd name="T105" fmla="*/ T104 w 2622"/>
                              <a:gd name="T106" fmla="+- 0 2329 964"/>
                              <a:gd name="T107" fmla="*/ 2329 h 2883"/>
                              <a:gd name="T108" fmla="+- 0 4315 1711"/>
                              <a:gd name="T109" fmla="*/ T108 w 2622"/>
                              <a:gd name="T110" fmla="+- 0 2180 964"/>
                              <a:gd name="T111" fmla="*/ 2180 h 2883"/>
                              <a:gd name="T112" fmla="+- 0 4285 1711"/>
                              <a:gd name="T113" fmla="*/ T112 w 2622"/>
                              <a:gd name="T114" fmla="+- 0 2035 964"/>
                              <a:gd name="T115" fmla="*/ 2035 h 2883"/>
                              <a:gd name="T116" fmla="+- 0 4240 1711"/>
                              <a:gd name="T117" fmla="*/ T116 w 2622"/>
                              <a:gd name="T118" fmla="+- 0 1897 964"/>
                              <a:gd name="T119" fmla="*/ 1897 h 2883"/>
                              <a:gd name="T120" fmla="+- 0 4181 1711"/>
                              <a:gd name="T121" fmla="*/ T120 w 2622"/>
                              <a:gd name="T122" fmla="+- 0 1764 964"/>
                              <a:gd name="T123" fmla="*/ 1764 h 2883"/>
                              <a:gd name="T124" fmla="+- 0 4110 1711"/>
                              <a:gd name="T125" fmla="*/ T124 w 2622"/>
                              <a:gd name="T126" fmla="+- 0 1639 964"/>
                              <a:gd name="T127" fmla="*/ 1639 h 2883"/>
                              <a:gd name="T128" fmla="+- 0 4028 1711"/>
                              <a:gd name="T129" fmla="*/ T128 w 2622"/>
                              <a:gd name="T130" fmla="+- 0 1522 964"/>
                              <a:gd name="T131" fmla="*/ 1522 h 2883"/>
                              <a:gd name="T132" fmla="+- 0 3934 1711"/>
                              <a:gd name="T133" fmla="*/ T132 w 2622"/>
                              <a:gd name="T134" fmla="+- 0 1413 964"/>
                              <a:gd name="T135" fmla="*/ 1413 h 2883"/>
                              <a:gd name="T136" fmla="+- 0 3831 1711"/>
                              <a:gd name="T137" fmla="*/ T136 w 2622"/>
                              <a:gd name="T138" fmla="+- 0 1315 964"/>
                              <a:gd name="T139" fmla="*/ 1315 h 2883"/>
                              <a:gd name="T140" fmla="+- 0 3718 1711"/>
                              <a:gd name="T141" fmla="*/ T140 w 2622"/>
                              <a:gd name="T142" fmla="+- 0 1226 964"/>
                              <a:gd name="T143" fmla="*/ 1226 h 2883"/>
                              <a:gd name="T144" fmla="+- 0 3596 1711"/>
                              <a:gd name="T145" fmla="*/ T144 w 2622"/>
                              <a:gd name="T146" fmla="+- 0 1150 964"/>
                              <a:gd name="T147" fmla="*/ 1150 h 2883"/>
                              <a:gd name="T148" fmla="+- 0 3467 1711"/>
                              <a:gd name="T149" fmla="*/ T148 w 2622"/>
                              <a:gd name="T150" fmla="+- 0 1085 964"/>
                              <a:gd name="T151" fmla="*/ 1085 h 2883"/>
                              <a:gd name="T152" fmla="+- 0 3332 1711"/>
                              <a:gd name="T153" fmla="*/ T152 w 2622"/>
                              <a:gd name="T154" fmla="+- 0 1033 964"/>
                              <a:gd name="T155" fmla="*/ 1033 h 2883"/>
                              <a:gd name="T156" fmla="+- 0 3190 1711"/>
                              <a:gd name="T157" fmla="*/ T156 w 2622"/>
                              <a:gd name="T158" fmla="+- 0 995 964"/>
                              <a:gd name="T159" fmla="*/ 995 h 2883"/>
                              <a:gd name="T160" fmla="+- 0 3043 1711"/>
                              <a:gd name="T161" fmla="*/ T160 w 2622"/>
                              <a:gd name="T162" fmla="+- 0 972 964"/>
                              <a:gd name="T163" fmla="*/ 972 h 2883"/>
                              <a:gd name="T164" fmla="+- 0 2892 1711"/>
                              <a:gd name="T165" fmla="*/ T164 w 2622"/>
                              <a:gd name="T166" fmla="+- 0 964 964"/>
                              <a:gd name="T167" fmla="*/ 964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622" h="2883">
                                <a:moveTo>
                                  <a:pt x="1181" y="0"/>
                                </a:moveTo>
                                <a:lnTo>
                                  <a:pt x="1134" y="0"/>
                                </a:lnTo>
                                <a:lnTo>
                                  <a:pt x="1181" y="1441"/>
                                </a:lnTo>
                                <a:lnTo>
                                  <a:pt x="0" y="2267"/>
                                </a:lnTo>
                                <a:lnTo>
                                  <a:pt x="47" y="2330"/>
                                </a:lnTo>
                                <a:lnTo>
                                  <a:pt x="96" y="2389"/>
                                </a:lnTo>
                                <a:lnTo>
                                  <a:pt x="149" y="2446"/>
                                </a:lnTo>
                                <a:lnTo>
                                  <a:pt x="204" y="2500"/>
                                </a:lnTo>
                                <a:lnTo>
                                  <a:pt x="262" y="2550"/>
                                </a:lnTo>
                                <a:lnTo>
                                  <a:pt x="322" y="2597"/>
                                </a:lnTo>
                                <a:lnTo>
                                  <a:pt x="384" y="2641"/>
                                </a:lnTo>
                                <a:lnTo>
                                  <a:pt x="449" y="2682"/>
                                </a:lnTo>
                                <a:lnTo>
                                  <a:pt x="516" y="2719"/>
                                </a:lnTo>
                                <a:lnTo>
                                  <a:pt x="584" y="2752"/>
                                </a:lnTo>
                                <a:lnTo>
                                  <a:pt x="654" y="2782"/>
                                </a:lnTo>
                                <a:lnTo>
                                  <a:pt x="726" y="2808"/>
                                </a:lnTo>
                                <a:lnTo>
                                  <a:pt x="799" y="2830"/>
                                </a:lnTo>
                                <a:lnTo>
                                  <a:pt x="874" y="2849"/>
                                </a:lnTo>
                                <a:lnTo>
                                  <a:pt x="949" y="2863"/>
                                </a:lnTo>
                                <a:lnTo>
                                  <a:pt x="1026" y="2873"/>
                                </a:lnTo>
                                <a:lnTo>
                                  <a:pt x="1103" y="2880"/>
                                </a:lnTo>
                                <a:lnTo>
                                  <a:pt x="1181" y="2882"/>
                                </a:lnTo>
                                <a:lnTo>
                                  <a:pt x="1257" y="2880"/>
                                </a:lnTo>
                                <a:lnTo>
                                  <a:pt x="1332" y="2874"/>
                                </a:lnTo>
                                <a:lnTo>
                                  <a:pt x="1406" y="2864"/>
                                </a:lnTo>
                                <a:lnTo>
                                  <a:pt x="1479" y="2850"/>
                                </a:lnTo>
                                <a:lnTo>
                                  <a:pt x="1551" y="2833"/>
                                </a:lnTo>
                                <a:lnTo>
                                  <a:pt x="1621" y="2812"/>
                                </a:lnTo>
                                <a:lnTo>
                                  <a:pt x="1689" y="2788"/>
                                </a:lnTo>
                                <a:lnTo>
                                  <a:pt x="1756" y="2761"/>
                                </a:lnTo>
                                <a:lnTo>
                                  <a:pt x="1822" y="2730"/>
                                </a:lnTo>
                                <a:lnTo>
                                  <a:pt x="1885" y="2696"/>
                                </a:lnTo>
                                <a:lnTo>
                                  <a:pt x="1947" y="2659"/>
                                </a:lnTo>
                                <a:lnTo>
                                  <a:pt x="2007" y="2619"/>
                                </a:lnTo>
                                <a:lnTo>
                                  <a:pt x="2064" y="2576"/>
                                </a:lnTo>
                                <a:lnTo>
                                  <a:pt x="2120" y="2531"/>
                                </a:lnTo>
                                <a:lnTo>
                                  <a:pt x="2173" y="2483"/>
                                </a:lnTo>
                                <a:lnTo>
                                  <a:pt x="2223" y="2432"/>
                                </a:lnTo>
                                <a:lnTo>
                                  <a:pt x="2271" y="2379"/>
                                </a:lnTo>
                                <a:lnTo>
                                  <a:pt x="2317" y="2324"/>
                                </a:lnTo>
                                <a:lnTo>
                                  <a:pt x="2359" y="2266"/>
                                </a:lnTo>
                                <a:lnTo>
                                  <a:pt x="2399" y="2207"/>
                                </a:lnTo>
                                <a:lnTo>
                                  <a:pt x="2436" y="2145"/>
                                </a:lnTo>
                                <a:lnTo>
                                  <a:pt x="2470" y="2081"/>
                                </a:lnTo>
                                <a:lnTo>
                                  <a:pt x="2501" y="2016"/>
                                </a:lnTo>
                                <a:lnTo>
                                  <a:pt x="2529" y="1949"/>
                                </a:lnTo>
                                <a:lnTo>
                                  <a:pt x="2553" y="1880"/>
                                </a:lnTo>
                                <a:lnTo>
                                  <a:pt x="2574" y="1810"/>
                                </a:lnTo>
                                <a:lnTo>
                                  <a:pt x="2591" y="1739"/>
                                </a:lnTo>
                                <a:lnTo>
                                  <a:pt x="2604" y="1666"/>
                                </a:lnTo>
                                <a:lnTo>
                                  <a:pt x="2614" y="1592"/>
                                </a:lnTo>
                                <a:lnTo>
                                  <a:pt x="2620" y="1517"/>
                                </a:lnTo>
                                <a:lnTo>
                                  <a:pt x="2622" y="1441"/>
                                </a:lnTo>
                                <a:lnTo>
                                  <a:pt x="2620" y="1365"/>
                                </a:lnTo>
                                <a:lnTo>
                                  <a:pt x="2614" y="1290"/>
                                </a:lnTo>
                                <a:lnTo>
                                  <a:pt x="2604" y="1216"/>
                                </a:lnTo>
                                <a:lnTo>
                                  <a:pt x="2591" y="1143"/>
                                </a:lnTo>
                                <a:lnTo>
                                  <a:pt x="2574" y="1071"/>
                                </a:lnTo>
                                <a:lnTo>
                                  <a:pt x="2553" y="1001"/>
                                </a:lnTo>
                                <a:lnTo>
                                  <a:pt x="2529" y="933"/>
                                </a:lnTo>
                                <a:lnTo>
                                  <a:pt x="2501" y="865"/>
                                </a:lnTo>
                                <a:lnTo>
                                  <a:pt x="2470" y="800"/>
                                </a:lnTo>
                                <a:lnTo>
                                  <a:pt x="2436" y="737"/>
                                </a:lnTo>
                                <a:lnTo>
                                  <a:pt x="2399" y="675"/>
                                </a:lnTo>
                                <a:lnTo>
                                  <a:pt x="2359" y="615"/>
                                </a:lnTo>
                                <a:lnTo>
                                  <a:pt x="2317" y="558"/>
                                </a:lnTo>
                                <a:lnTo>
                                  <a:pt x="2271" y="502"/>
                                </a:lnTo>
                                <a:lnTo>
                                  <a:pt x="2223" y="449"/>
                                </a:lnTo>
                                <a:lnTo>
                                  <a:pt x="2173" y="399"/>
                                </a:lnTo>
                                <a:lnTo>
                                  <a:pt x="2120" y="351"/>
                                </a:lnTo>
                                <a:lnTo>
                                  <a:pt x="2064" y="305"/>
                                </a:lnTo>
                                <a:lnTo>
                                  <a:pt x="2007" y="262"/>
                                </a:lnTo>
                                <a:lnTo>
                                  <a:pt x="1947" y="223"/>
                                </a:lnTo>
                                <a:lnTo>
                                  <a:pt x="1885" y="186"/>
                                </a:lnTo>
                                <a:lnTo>
                                  <a:pt x="1822" y="152"/>
                                </a:lnTo>
                                <a:lnTo>
                                  <a:pt x="1756" y="121"/>
                                </a:lnTo>
                                <a:lnTo>
                                  <a:pt x="1689" y="93"/>
                                </a:lnTo>
                                <a:lnTo>
                                  <a:pt x="1621" y="69"/>
                                </a:lnTo>
                                <a:lnTo>
                                  <a:pt x="1551" y="48"/>
                                </a:lnTo>
                                <a:lnTo>
                                  <a:pt x="1479" y="31"/>
                                </a:lnTo>
                                <a:lnTo>
                                  <a:pt x="1406" y="17"/>
                                </a:lnTo>
                                <a:lnTo>
                                  <a:pt x="1332" y="8"/>
                                </a:lnTo>
                                <a:lnTo>
                                  <a:pt x="1257" y="2"/>
                                </a:lnTo>
                                <a:lnTo>
                                  <a:pt x="1181" y="0"/>
                                </a:lnTo>
                                <a:close/>
                              </a:path>
                            </a:pathLst>
                          </a:custGeom>
                          <a:solidFill>
                            <a:srgbClr val="00539F"/>
                          </a:solidFill>
                          <a:ln>
                            <a:noFill/>
                          </a:ln>
                        </wps:spPr>
                        <wps:bodyPr rot="0" vert="horz" wrap="square" lIns="91440" tIns="45720" rIns="91440" bIns="45720" anchor="t" anchorCtr="0" upright="1">
                          <a:noAutofit/>
                        </wps:bodyPr>
                      </wps:wsp>
                      <wps:wsp>
                        <wps:cNvPr id="1716374418" name="docshape255"/>
                        <wps:cNvSpPr/>
                        <wps:spPr bwMode="auto">
                          <a:xfrm>
                            <a:off x="1451" y="1074"/>
                            <a:ext cx="2660" cy="2771"/>
                          </a:xfrm>
                          <a:custGeom>
                            <a:avLst/>
                            <a:gdLst>
                              <a:gd name="T0" fmla="+- 0 2265 1451"/>
                              <a:gd name="T1" fmla="*/ T0 w 2660"/>
                              <a:gd name="T2" fmla="+- 0 1107 1075"/>
                              <a:gd name="T3" fmla="*/ 1107 h 2771"/>
                              <a:gd name="T4" fmla="+- 0 2129 1451"/>
                              <a:gd name="T5" fmla="*/ T4 w 2660"/>
                              <a:gd name="T6" fmla="+- 0 1183 1075"/>
                              <a:gd name="T7" fmla="*/ 1183 h 2771"/>
                              <a:gd name="T8" fmla="+- 0 2003 1451"/>
                              <a:gd name="T9" fmla="*/ T8 w 2660"/>
                              <a:gd name="T10" fmla="+- 0 1271 1075"/>
                              <a:gd name="T11" fmla="*/ 1271 h 2771"/>
                              <a:gd name="T12" fmla="+- 0 1887 1451"/>
                              <a:gd name="T13" fmla="*/ T12 w 2660"/>
                              <a:gd name="T14" fmla="+- 0 1372 1075"/>
                              <a:gd name="T15" fmla="*/ 1372 h 2771"/>
                              <a:gd name="T16" fmla="+- 0 1784 1451"/>
                              <a:gd name="T17" fmla="*/ T16 w 2660"/>
                              <a:gd name="T18" fmla="+- 0 1484 1075"/>
                              <a:gd name="T19" fmla="*/ 1484 h 2771"/>
                              <a:gd name="T20" fmla="+- 0 1693 1451"/>
                              <a:gd name="T21" fmla="*/ T20 w 2660"/>
                              <a:gd name="T22" fmla="+- 0 1606 1075"/>
                              <a:gd name="T23" fmla="*/ 1606 h 2771"/>
                              <a:gd name="T24" fmla="+- 0 1616 1451"/>
                              <a:gd name="T25" fmla="*/ T24 w 2660"/>
                              <a:gd name="T26" fmla="+- 0 1737 1075"/>
                              <a:gd name="T27" fmla="*/ 1737 h 2771"/>
                              <a:gd name="T28" fmla="+- 0 1552 1451"/>
                              <a:gd name="T29" fmla="*/ T28 w 2660"/>
                              <a:gd name="T30" fmla="+- 0 1875 1075"/>
                              <a:gd name="T31" fmla="*/ 1875 h 2771"/>
                              <a:gd name="T32" fmla="+- 0 1503 1451"/>
                              <a:gd name="T33" fmla="*/ T32 w 2660"/>
                              <a:gd name="T34" fmla="+- 0 2020 1075"/>
                              <a:gd name="T35" fmla="*/ 2020 h 2771"/>
                              <a:gd name="T36" fmla="+- 0 1470 1451"/>
                              <a:gd name="T37" fmla="*/ T36 w 2660"/>
                              <a:gd name="T38" fmla="+- 0 2171 1075"/>
                              <a:gd name="T39" fmla="*/ 2171 h 2771"/>
                              <a:gd name="T40" fmla="+- 0 1453 1451"/>
                              <a:gd name="T41" fmla="*/ T40 w 2660"/>
                              <a:gd name="T42" fmla="+- 0 2326 1075"/>
                              <a:gd name="T43" fmla="*/ 2326 h 2771"/>
                              <a:gd name="T44" fmla="+- 0 1453 1451"/>
                              <a:gd name="T45" fmla="*/ T44 w 2660"/>
                              <a:gd name="T46" fmla="+- 0 2481 1075"/>
                              <a:gd name="T47" fmla="*/ 2481 h 2771"/>
                              <a:gd name="T48" fmla="+- 0 1469 1451"/>
                              <a:gd name="T49" fmla="*/ T48 w 2660"/>
                              <a:gd name="T50" fmla="+- 0 2630 1075"/>
                              <a:gd name="T51" fmla="*/ 2630 h 2771"/>
                              <a:gd name="T52" fmla="+- 0 1500 1451"/>
                              <a:gd name="T53" fmla="*/ T52 w 2660"/>
                              <a:gd name="T54" fmla="+- 0 2774 1075"/>
                              <a:gd name="T55" fmla="*/ 2774 h 2771"/>
                              <a:gd name="T56" fmla="+- 0 1545 1451"/>
                              <a:gd name="T57" fmla="*/ T56 w 2660"/>
                              <a:gd name="T58" fmla="+- 0 2913 1075"/>
                              <a:gd name="T59" fmla="*/ 2913 h 2771"/>
                              <a:gd name="T60" fmla="+- 0 1603 1451"/>
                              <a:gd name="T61" fmla="*/ T60 w 2660"/>
                              <a:gd name="T62" fmla="+- 0 3045 1075"/>
                              <a:gd name="T63" fmla="*/ 3045 h 2771"/>
                              <a:gd name="T64" fmla="+- 0 1674 1451"/>
                              <a:gd name="T65" fmla="*/ T64 w 2660"/>
                              <a:gd name="T66" fmla="+- 0 3171 1075"/>
                              <a:gd name="T67" fmla="*/ 3171 h 2771"/>
                              <a:gd name="T68" fmla="+- 0 1757 1451"/>
                              <a:gd name="T69" fmla="*/ T68 w 2660"/>
                              <a:gd name="T70" fmla="+- 0 3288 1075"/>
                              <a:gd name="T71" fmla="*/ 3288 h 2771"/>
                              <a:gd name="T72" fmla="+- 0 1850 1451"/>
                              <a:gd name="T73" fmla="*/ T72 w 2660"/>
                              <a:gd name="T74" fmla="+- 0 3396 1075"/>
                              <a:gd name="T75" fmla="*/ 3396 h 2771"/>
                              <a:gd name="T76" fmla="+- 0 1954 1451"/>
                              <a:gd name="T77" fmla="*/ T76 w 2660"/>
                              <a:gd name="T78" fmla="+- 0 3495 1075"/>
                              <a:gd name="T79" fmla="*/ 3495 h 2771"/>
                              <a:gd name="T80" fmla="+- 0 2067 1451"/>
                              <a:gd name="T81" fmla="*/ T80 w 2660"/>
                              <a:gd name="T82" fmla="+- 0 3583 1075"/>
                              <a:gd name="T83" fmla="*/ 3583 h 2771"/>
                              <a:gd name="T84" fmla="+- 0 2188 1451"/>
                              <a:gd name="T85" fmla="*/ T84 w 2660"/>
                              <a:gd name="T86" fmla="+- 0 3660 1075"/>
                              <a:gd name="T87" fmla="*/ 3660 h 2771"/>
                              <a:gd name="T88" fmla="+- 0 2317 1451"/>
                              <a:gd name="T89" fmla="*/ T88 w 2660"/>
                              <a:gd name="T90" fmla="+- 0 3725 1075"/>
                              <a:gd name="T91" fmla="*/ 3725 h 2771"/>
                              <a:gd name="T92" fmla="+- 0 2453 1451"/>
                              <a:gd name="T93" fmla="*/ T92 w 2660"/>
                              <a:gd name="T94" fmla="+- 0 3776 1075"/>
                              <a:gd name="T95" fmla="*/ 3776 h 2771"/>
                              <a:gd name="T96" fmla="+- 0 2594 1451"/>
                              <a:gd name="T97" fmla="*/ T96 w 2660"/>
                              <a:gd name="T98" fmla="+- 0 3814 1075"/>
                              <a:gd name="T99" fmla="*/ 3814 h 2771"/>
                              <a:gd name="T100" fmla="+- 0 2741 1451"/>
                              <a:gd name="T101" fmla="*/ T100 w 2660"/>
                              <a:gd name="T102" fmla="+- 0 3838 1075"/>
                              <a:gd name="T103" fmla="*/ 3838 h 2771"/>
                              <a:gd name="T104" fmla="+- 0 2892 1451"/>
                              <a:gd name="T105" fmla="*/ T104 w 2660"/>
                              <a:gd name="T106" fmla="+- 0 3846 1075"/>
                              <a:gd name="T107" fmla="*/ 3846 h 2771"/>
                              <a:gd name="T108" fmla="+- 0 3047 1451"/>
                              <a:gd name="T109" fmla="*/ T108 w 2660"/>
                              <a:gd name="T110" fmla="+- 0 3837 1075"/>
                              <a:gd name="T111" fmla="*/ 3837 h 2771"/>
                              <a:gd name="T112" fmla="+- 0 3198 1451"/>
                              <a:gd name="T113" fmla="*/ T112 w 2660"/>
                              <a:gd name="T114" fmla="+- 0 3813 1075"/>
                              <a:gd name="T115" fmla="*/ 3813 h 2771"/>
                              <a:gd name="T116" fmla="+- 0 3345 1451"/>
                              <a:gd name="T117" fmla="*/ T116 w 2660"/>
                              <a:gd name="T118" fmla="+- 0 3773 1075"/>
                              <a:gd name="T119" fmla="*/ 3773 h 2771"/>
                              <a:gd name="T120" fmla="+- 0 3487 1451"/>
                              <a:gd name="T121" fmla="*/ T120 w 2660"/>
                              <a:gd name="T122" fmla="+- 0 3717 1075"/>
                              <a:gd name="T123" fmla="*/ 3717 h 2771"/>
                              <a:gd name="T124" fmla="+- 0 3621 1451"/>
                              <a:gd name="T125" fmla="*/ T124 w 2660"/>
                              <a:gd name="T126" fmla="+- 0 3648 1075"/>
                              <a:gd name="T127" fmla="*/ 3648 h 2771"/>
                              <a:gd name="T128" fmla="+- 0 3748 1451"/>
                              <a:gd name="T129" fmla="*/ T128 w 2660"/>
                              <a:gd name="T130" fmla="+- 0 3564 1075"/>
                              <a:gd name="T131" fmla="*/ 3564 h 2771"/>
                              <a:gd name="T132" fmla="+- 0 3865 1451"/>
                              <a:gd name="T133" fmla="*/ T132 w 2660"/>
                              <a:gd name="T134" fmla="+- 0 3468 1075"/>
                              <a:gd name="T135" fmla="*/ 3468 h 2771"/>
                              <a:gd name="T136" fmla="+- 0 3972 1451"/>
                              <a:gd name="T137" fmla="*/ T136 w 2660"/>
                              <a:gd name="T138" fmla="+- 0 3359 1075"/>
                              <a:gd name="T139" fmla="*/ 3359 h 2771"/>
                              <a:gd name="T140" fmla="+- 0 4068 1451"/>
                              <a:gd name="T141" fmla="*/ T140 w 2660"/>
                              <a:gd name="T142" fmla="+- 0 3238 1075"/>
                              <a:gd name="T143" fmla="*/ 3238 h 2771"/>
                              <a:gd name="T144" fmla="+- 0 2892 1451"/>
                              <a:gd name="T145" fmla="*/ T144 w 2660"/>
                              <a:gd name="T146" fmla="+- 0 2405 1075"/>
                              <a:gd name="T147" fmla="*/ 2405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660" h="2771">
                                <a:moveTo>
                                  <a:pt x="886" y="0"/>
                                </a:moveTo>
                                <a:lnTo>
                                  <a:pt x="814" y="32"/>
                                </a:lnTo>
                                <a:lnTo>
                                  <a:pt x="745" y="68"/>
                                </a:lnTo>
                                <a:lnTo>
                                  <a:pt x="678" y="108"/>
                                </a:lnTo>
                                <a:lnTo>
                                  <a:pt x="613" y="150"/>
                                </a:lnTo>
                                <a:lnTo>
                                  <a:pt x="552" y="196"/>
                                </a:lnTo>
                                <a:lnTo>
                                  <a:pt x="493" y="245"/>
                                </a:lnTo>
                                <a:lnTo>
                                  <a:pt x="436" y="297"/>
                                </a:lnTo>
                                <a:lnTo>
                                  <a:pt x="383" y="352"/>
                                </a:lnTo>
                                <a:lnTo>
                                  <a:pt x="333" y="409"/>
                                </a:lnTo>
                                <a:lnTo>
                                  <a:pt x="286" y="469"/>
                                </a:lnTo>
                                <a:lnTo>
                                  <a:pt x="242" y="531"/>
                                </a:lnTo>
                                <a:lnTo>
                                  <a:pt x="202" y="595"/>
                                </a:lnTo>
                                <a:lnTo>
                                  <a:pt x="165" y="662"/>
                                </a:lnTo>
                                <a:lnTo>
                                  <a:pt x="131" y="730"/>
                                </a:lnTo>
                                <a:lnTo>
                                  <a:pt x="101" y="800"/>
                                </a:lnTo>
                                <a:lnTo>
                                  <a:pt x="75" y="872"/>
                                </a:lnTo>
                                <a:lnTo>
                                  <a:pt x="52" y="945"/>
                                </a:lnTo>
                                <a:lnTo>
                                  <a:pt x="34" y="1020"/>
                                </a:lnTo>
                                <a:lnTo>
                                  <a:pt x="19" y="1096"/>
                                </a:lnTo>
                                <a:lnTo>
                                  <a:pt x="9" y="1173"/>
                                </a:lnTo>
                                <a:lnTo>
                                  <a:pt x="2" y="1251"/>
                                </a:lnTo>
                                <a:lnTo>
                                  <a:pt x="0" y="1330"/>
                                </a:lnTo>
                                <a:lnTo>
                                  <a:pt x="2" y="1406"/>
                                </a:lnTo>
                                <a:lnTo>
                                  <a:pt x="8" y="1481"/>
                                </a:lnTo>
                                <a:lnTo>
                                  <a:pt x="18" y="1555"/>
                                </a:lnTo>
                                <a:lnTo>
                                  <a:pt x="32" y="1628"/>
                                </a:lnTo>
                                <a:lnTo>
                                  <a:pt x="49" y="1699"/>
                                </a:lnTo>
                                <a:lnTo>
                                  <a:pt x="70" y="1769"/>
                                </a:lnTo>
                                <a:lnTo>
                                  <a:pt x="94" y="1838"/>
                                </a:lnTo>
                                <a:lnTo>
                                  <a:pt x="121" y="1905"/>
                                </a:lnTo>
                                <a:lnTo>
                                  <a:pt x="152" y="1970"/>
                                </a:lnTo>
                                <a:lnTo>
                                  <a:pt x="186" y="2034"/>
                                </a:lnTo>
                                <a:lnTo>
                                  <a:pt x="223" y="2096"/>
                                </a:lnTo>
                                <a:lnTo>
                                  <a:pt x="263" y="2155"/>
                                </a:lnTo>
                                <a:lnTo>
                                  <a:pt x="306" y="2213"/>
                                </a:lnTo>
                                <a:lnTo>
                                  <a:pt x="351" y="2268"/>
                                </a:lnTo>
                                <a:lnTo>
                                  <a:pt x="399" y="2321"/>
                                </a:lnTo>
                                <a:lnTo>
                                  <a:pt x="450" y="2372"/>
                                </a:lnTo>
                                <a:lnTo>
                                  <a:pt x="503" y="2420"/>
                                </a:lnTo>
                                <a:lnTo>
                                  <a:pt x="558" y="2465"/>
                                </a:lnTo>
                                <a:lnTo>
                                  <a:pt x="616" y="2508"/>
                                </a:lnTo>
                                <a:lnTo>
                                  <a:pt x="675" y="2548"/>
                                </a:lnTo>
                                <a:lnTo>
                                  <a:pt x="737" y="2585"/>
                                </a:lnTo>
                                <a:lnTo>
                                  <a:pt x="801" y="2619"/>
                                </a:lnTo>
                                <a:lnTo>
                                  <a:pt x="866" y="2650"/>
                                </a:lnTo>
                                <a:lnTo>
                                  <a:pt x="933" y="2677"/>
                                </a:lnTo>
                                <a:lnTo>
                                  <a:pt x="1002" y="2701"/>
                                </a:lnTo>
                                <a:lnTo>
                                  <a:pt x="1072" y="2722"/>
                                </a:lnTo>
                                <a:lnTo>
                                  <a:pt x="1143" y="2739"/>
                                </a:lnTo>
                                <a:lnTo>
                                  <a:pt x="1216" y="2753"/>
                                </a:lnTo>
                                <a:lnTo>
                                  <a:pt x="1290" y="2763"/>
                                </a:lnTo>
                                <a:lnTo>
                                  <a:pt x="1365" y="2769"/>
                                </a:lnTo>
                                <a:lnTo>
                                  <a:pt x="1441" y="2771"/>
                                </a:lnTo>
                                <a:lnTo>
                                  <a:pt x="1519" y="2769"/>
                                </a:lnTo>
                                <a:lnTo>
                                  <a:pt x="1596" y="2762"/>
                                </a:lnTo>
                                <a:lnTo>
                                  <a:pt x="1672" y="2752"/>
                                </a:lnTo>
                                <a:lnTo>
                                  <a:pt x="1747" y="2738"/>
                                </a:lnTo>
                                <a:lnTo>
                                  <a:pt x="1821" y="2720"/>
                                </a:lnTo>
                                <a:lnTo>
                                  <a:pt x="1894" y="2698"/>
                                </a:lnTo>
                                <a:lnTo>
                                  <a:pt x="1966" y="2672"/>
                                </a:lnTo>
                                <a:lnTo>
                                  <a:pt x="2036" y="2642"/>
                                </a:lnTo>
                                <a:lnTo>
                                  <a:pt x="2104" y="2609"/>
                                </a:lnTo>
                                <a:lnTo>
                                  <a:pt x="2170" y="2573"/>
                                </a:lnTo>
                                <a:lnTo>
                                  <a:pt x="2234" y="2533"/>
                                </a:lnTo>
                                <a:lnTo>
                                  <a:pt x="2297" y="2489"/>
                                </a:lnTo>
                                <a:lnTo>
                                  <a:pt x="2356" y="2443"/>
                                </a:lnTo>
                                <a:lnTo>
                                  <a:pt x="2414" y="2393"/>
                                </a:lnTo>
                                <a:lnTo>
                                  <a:pt x="2469" y="2340"/>
                                </a:lnTo>
                                <a:lnTo>
                                  <a:pt x="2521" y="2284"/>
                                </a:lnTo>
                                <a:lnTo>
                                  <a:pt x="2570" y="2225"/>
                                </a:lnTo>
                                <a:lnTo>
                                  <a:pt x="2617" y="2163"/>
                                </a:lnTo>
                                <a:lnTo>
                                  <a:pt x="2660" y="2099"/>
                                </a:lnTo>
                                <a:lnTo>
                                  <a:pt x="1441" y="1330"/>
                                </a:lnTo>
                                <a:lnTo>
                                  <a:pt x="886" y="0"/>
                                </a:lnTo>
                                <a:close/>
                              </a:path>
                            </a:pathLst>
                          </a:custGeom>
                          <a:solidFill>
                            <a:srgbClr val="0093FF"/>
                          </a:solidFill>
                          <a:ln>
                            <a:noFill/>
                          </a:ln>
                        </wps:spPr>
                        <wps:bodyPr rot="0" vert="horz" wrap="square" lIns="91440" tIns="45720" rIns="91440" bIns="45720" anchor="t" anchorCtr="0" upright="1">
                          <a:noAutofit/>
                        </wps:bodyPr>
                      </wps:wsp>
                      <wps:wsp>
                        <wps:cNvPr id="1254811956" name="docshape256"/>
                        <wps:cNvSpPr/>
                        <wps:spPr bwMode="auto">
                          <a:xfrm>
                            <a:off x="1451" y="1074"/>
                            <a:ext cx="2660" cy="2771"/>
                          </a:xfrm>
                          <a:custGeom>
                            <a:avLst/>
                            <a:gdLst>
                              <a:gd name="T0" fmla="+- 0 4111 1451"/>
                              <a:gd name="T1" fmla="*/ T0 w 2660"/>
                              <a:gd name="T2" fmla="+- 0 3174 1075"/>
                              <a:gd name="T3" fmla="*/ 3174 h 2771"/>
                              <a:gd name="T4" fmla="+- 0 4021 1451"/>
                              <a:gd name="T5" fmla="*/ T4 w 2660"/>
                              <a:gd name="T6" fmla="+- 0 3300 1075"/>
                              <a:gd name="T7" fmla="*/ 3300 h 2771"/>
                              <a:gd name="T8" fmla="+- 0 3920 1451"/>
                              <a:gd name="T9" fmla="*/ T8 w 2660"/>
                              <a:gd name="T10" fmla="+- 0 3415 1075"/>
                              <a:gd name="T11" fmla="*/ 3415 h 2771"/>
                              <a:gd name="T12" fmla="+- 0 3807 1451"/>
                              <a:gd name="T13" fmla="*/ T12 w 2660"/>
                              <a:gd name="T14" fmla="+- 0 3518 1075"/>
                              <a:gd name="T15" fmla="*/ 3518 h 2771"/>
                              <a:gd name="T16" fmla="+- 0 3685 1451"/>
                              <a:gd name="T17" fmla="*/ T16 w 2660"/>
                              <a:gd name="T18" fmla="+- 0 3608 1075"/>
                              <a:gd name="T19" fmla="*/ 3608 h 2771"/>
                              <a:gd name="T20" fmla="+- 0 3555 1451"/>
                              <a:gd name="T21" fmla="*/ T20 w 2660"/>
                              <a:gd name="T22" fmla="+- 0 3684 1075"/>
                              <a:gd name="T23" fmla="*/ 3684 h 2771"/>
                              <a:gd name="T24" fmla="+- 0 3417 1451"/>
                              <a:gd name="T25" fmla="*/ T24 w 2660"/>
                              <a:gd name="T26" fmla="+- 0 3747 1075"/>
                              <a:gd name="T27" fmla="*/ 3747 h 2771"/>
                              <a:gd name="T28" fmla="+- 0 3272 1451"/>
                              <a:gd name="T29" fmla="*/ T28 w 2660"/>
                              <a:gd name="T30" fmla="+- 0 3795 1075"/>
                              <a:gd name="T31" fmla="*/ 3795 h 2771"/>
                              <a:gd name="T32" fmla="+- 0 3123 1451"/>
                              <a:gd name="T33" fmla="*/ T32 w 2660"/>
                              <a:gd name="T34" fmla="+- 0 3827 1075"/>
                              <a:gd name="T35" fmla="*/ 3827 h 2771"/>
                              <a:gd name="T36" fmla="+- 0 2970 1451"/>
                              <a:gd name="T37" fmla="*/ T36 w 2660"/>
                              <a:gd name="T38" fmla="+- 0 3844 1075"/>
                              <a:gd name="T39" fmla="*/ 3844 h 2771"/>
                              <a:gd name="T40" fmla="+- 0 2816 1451"/>
                              <a:gd name="T41" fmla="*/ T40 w 2660"/>
                              <a:gd name="T42" fmla="+- 0 3844 1075"/>
                              <a:gd name="T43" fmla="*/ 3844 h 2771"/>
                              <a:gd name="T44" fmla="+- 0 2667 1451"/>
                              <a:gd name="T45" fmla="*/ T44 w 2660"/>
                              <a:gd name="T46" fmla="+- 0 3828 1075"/>
                              <a:gd name="T47" fmla="*/ 3828 h 2771"/>
                              <a:gd name="T48" fmla="+- 0 2523 1451"/>
                              <a:gd name="T49" fmla="*/ T48 w 2660"/>
                              <a:gd name="T50" fmla="+- 0 3797 1075"/>
                              <a:gd name="T51" fmla="*/ 3797 h 2771"/>
                              <a:gd name="T52" fmla="+- 0 2384 1451"/>
                              <a:gd name="T53" fmla="*/ T52 w 2660"/>
                              <a:gd name="T54" fmla="+- 0 3752 1075"/>
                              <a:gd name="T55" fmla="*/ 3752 h 2771"/>
                              <a:gd name="T56" fmla="+- 0 2252 1451"/>
                              <a:gd name="T57" fmla="*/ T56 w 2660"/>
                              <a:gd name="T58" fmla="+- 0 3694 1075"/>
                              <a:gd name="T59" fmla="*/ 3694 h 2771"/>
                              <a:gd name="T60" fmla="+- 0 2126 1451"/>
                              <a:gd name="T61" fmla="*/ T60 w 2660"/>
                              <a:gd name="T62" fmla="+- 0 3623 1075"/>
                              <a:gd name="T63" fmla="*/ 3623 h 2771"/>
                              <a:gd name="T64" fmla="+- 0 2009 1451"/>
                              <a:gd name="T65" fmla="*/ T64 w 2660"/>
                              <a:gd name="T66" fmla="+- 0 3540 1075"/>
                              <a:gd name="T67" fmla="*/ 3540 h 2771"/>
                              <a:gd name="T68" fmla="+- 0 1901 1451"/>
                              <a:gd name="T69" fmla="*/ T68 w 2660"/>
                              <a:gd name="T70" fmla="+- 0 3447 1075"/>
                              <a:gd name="T71" fmla="*/ 3447 h 2771"/>
                              <a:gd name="T72" fmla="+- 0 1802 1451"/>
                              <a:gd name="T73" fmla="*/ T72 w 2660"/>
                              <a:gd name="T74" fmla="+- 0 3343 1075"/>
                              <a:gd name="T75" fmla="*/ 3343 h 2771"/>
                              <a:gd name="T76" fmla="+- 0 1714 1451"/>
                              <a:gd name="T77" fmla="*/ T76 w 2660"/>
                              <a:gd name="T78" fmla="+- 0 3230 1075"/>
                              <a:gd name="T79" fmla="*/ 3230 h 2771"/>
                              <a:gd name="T80" fmla="+- 0 1637 1451"/>
                              <a:gd name="T81" fmla="*/ T80 w 2660"/>
                              <a:gd name="T82" fmla="+- 0 3109 1075"/>
                              <a:gd name="T83" fmla="*/ 3109 h 2771"/>
                              <a:gd name="T84" fmla="+- 0 1572 1451"/>
                              <a:gd name="T85" fmla="*/ T84 w 2660"/>
                              <a:gd name="T86" fmla="+- 0 2980 1075"/>
                              <a:gd name="T87" fmla="*/ 2980 h 2771"/>
                              <a:gd name="T88" fmla="+- 0 1521 1451"/>
                              <a:gd name="T89" fmla="*/ T88 w 2660"/>
                              <a:gd name="T90" fmla="+- 0 2844 1075"/>
                              <a:gd name="T91" fmla="*/ 2844 h 2771"/>
                              <a:gd name="T92" fmla="+- 0 1483 1451"/>
                              <a:gd name="T93" fmla="*/ T92 w 2660"/>
                              <a:gd name="T94" fmla="+- 0 2703 1075"/>
                              <a:gd name="T95" fmla="*/ 2703 h 2771"/>
                              <a:gd name="T96" fmla="+- 0 1459 1451"/>
                              <a:gd name="T97" fmla="*/ T96 w 2660"/>
                              <a:gd name="T98" fmla="+- 0 2556 1075"/>
                              <a:gd name="T99" fmla="*/ 2556 h 2771"/>
                              <a:gd name="T100" fmla="+- 0 1451 1451"/>
                              <a:gd name="T101" fmla="*/ T100 w 2660"/>
                              <a:gd name="T102" fmla="+- 0 2405 1075"/>
                              <a:gd name="T103" fmla="*/ 2405 h 2771"/>
                              <a:gd name="T104" fmla="+- 0 1460 1451"/>
                              <a:gd name="T105" fmla="*/ T104 w 2660"/>
                              <a:gd name="T106" fmla="+- 0 2248 1075"/>
                              <a:gd name="T107" fmla="*/ 2248 h 2771"/>
                              <a:gd name="T108" fmla="+- 0 1485 1451"/>
                              <a:gd name="T109" fmla="*/ T108 w 2660"/>
                              <a:gd name="T110" fmla="+- 0 2095 1075"/>
                              <a:gd name="T111" fmla="*/ 2095 h 2771"/>
                              <a:gd name="T112" fmla="+- 0 1526 1451"/>
                              <a:gd name="T113" fmla="*/ T112 w 2660"/>
                              <a:gd name="T114" fmla="+- 0 1947 1075"/>
                              <a:gd name="T115" fmla="*/ 1947 h 2771"/>
                              <a:gd name="T116" fmla="+- 0 1582 1451"/>
                              <a:gd name="T117" fmla="*/ T116 w 2660"/>
                              <a:gd name="T118" fmla="+- 0 1805 1075"/>
                              <a:gd name="T119" fmla="*/ 1805 h 2771"/>
                              <a:gd name="T120" fmla="+- 0 1653 1451"/>
                              <a:gd name="T121" fmla="*/ T120 w 2660"/>
                              <a:gd name="T122" fmla="+- 0 1670 1075"/>
                              <a:gd name="T123" fmla="*/ 1670 h 2771"/>
                              <a:gd name="T124" fmla="+- 0 1737 1451"/>
                              <a:gd name="T125" fmla="*/ T124 w 2660"/>
                              <a:gd name="T126" fmla="+- 0 1544 1075"/>
                              <a:gd name="T127" fmla="*/ 1544 h 2771"/>
                              <a:gd name="T128" fmla="+- 0 1834 1451"/>
                              <a:gd name="T129" fmla="*/ T128 w 2660"/>
                              <a:gd name="T130" fmla="+- 0 1427 1075"/>
                              <a:gd name="T131" fmla="*/ 1427 h 2771"/>
                              <a:gd name="T132" fmla="+- 0 1944 1451"/>
                              <a:gd name="T133" fmla="*/ T132 w 2660"/>
                              <a:gd name="T134" fmla="+- 0 1320 1075"/>
                              <a:gd name="T135" fmla="*/ 1320 h 2771"/>
                              <a:gd name="T136" fmla="+- 0 2064 1451"/>
                              <a:gd name="T137" fmla="*/ T136 w 2660"/>
                              <a:gd name="T138" fmla="+- 0 1225 1075"/>
                              <a:gd name="T139" fmla="*/ 1225 h 2771"/>
                              <a:gd name="T140" fmla="+- 0 2196 1451"/>
                              <a:gd name="T141" fmla="*/ T140 w 2660"/>
                              <a:gd name="T142" fmla="+- 0 1143 1075"/>
                              <a:gd name="T143" fmla="*/ 1143 h 2771"/>
                              <a:gd name="T144" fmla="+- 0 2337 1451"/>
                              <a:gd name="T145" fmla="*/ T144 w 2660"/>
                              <a:gd name="T146" fmla="+- 0 1075 1075"/>
                              <a:gd name="T147" fmla="*/ 1075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660" h="2771">
                                <a:moveTo>
                                  <a:pt x="1441" y="1330"/>
                                </a:moveTo>
                                <a:lnTo>
                                  <a:pt x="2660" y="2099"/>
                                </a:lnTo>
                                <a:lnTo>
                                  <a:pt x="2617" y="2163"/>
                                </a:lnTo>
                                <a:lnTo>
                                  <a:pt x="2570" y="2225"/>
                                </a:lnTo>
                                <a:lnTo>
                                  <a:pt x="2521" y="2284"/>
                                </a:lnTo>
                                <a:lnTo>
                                  <a:pt x="2469" y="2340"/>
                                </a:lnTo>
                                <a:lnTo>
                                  <a:pt x="2414" y="2393"/>
                                </a:lnTo>
                                <a:lnTo>
                                  <a:pt x="2356" y="2443"/>
                                </a:lnTo>
                                <a:lnTo>
                                  <a:pt x="2297" y="2489"/>
                                </a:lnTo>
                                <a:lnTo>
                                  <a:pt x="2234" y="2533"/>
                                </a:lnTo>
                                <a:lnTo>
                                  <a:pt x="2170" y="2573"/>
                                </a:lnTo>
                                <a:lnTo>
                                  <a:pt x="2104" y="2609"/>
                                </a:lnTo>
                                <a:lnTo>
                                  <a:pt x="2036" y="2642"/>
                                </a:lnTo>
                                <a:lnTo>
                                  <a:pt x="1966" y="2672"/>
                                </a:lnTo>
                                <a:lnTo>
                                  <a:pt x="1894" y="2698"/>
                                </a:lnTo>
                                <a:lnTo>
                                  <a:pt x="1821" y="2720"/>
                                </a:lnTo>
                                <a:lnTo>
                                  <a:pt x="1747" y="2738"/>
                                </a:lnTo>
                                <a:lnTo>
                                  <a:pt x="1672" y="2752"/>
                                </a:lnTo>
                                <a:lnTo>
                                  <a:pt x="1596" y="2762"/>
                                </a:lnTo>
                                <a:lnTo>
                                  <a:pt x="1519" y="2769"/>
                                </a:lnTo>
                                <a:lnTo>
                                  <a:pt x="1441" y="2771"/>
                                </a:lnTo>
                                <a:lnTo>
                                  <a:pt x="1365" y="2769"/>
                                </a:lnTo>
                                <a:lnTo>
                                  <a:pt x="1290" y="2763"/>
                                </a:lnTo>
                                <a:lnTo>
                                  <a:pt x="1216" y="2753"/>
                                </a:lnTo>
                                <a:lnTo>
                                  <a:pt x="1143" y="2739"/>
                                </a:lnTo>
                                <a:lnTo>
                                  <a:pt x="1072" y="2722"/>
                                </a:lnTo>
                                <a:lnTo>
                                  <a:pt x="1002" y="2701"/>
                                </a:lnTo>
                                <a:lnTo>
                                  <a:pt x="933" y="2677"/>
                                </a:lnTo>
                                <a:lnTo>
                                  <a:pt x="866" y="2650"/>
                                </a:lnTo>
                                <a:lnTo>
                                  <a:pt x="801" y="2619"/>
                                </a:lnTo>
                                <a:lnTo>
                                  <a:pt x="737" y="2585"/>
                                </a:lnTo>
                                <a:lnTo>
                                  <a:pt x="675" y="2548"/>
                                </a:lnTo>
                                <a:lnTo>
                                  <a:pt x="616" y="2508"/>
                                </a:lnTo>
                                <a:lnTo>
                                  <a:pt x="558" y="2465"/>
                                </a:lnTo>
                                <a:lnTo>
                                  <a:pt x="503" y="2420"/>
                                </a:lnTo>
                                <a:lnTo>
                                  <a:pt x="450" y="2372"/>
                                </a:lnTo>
                                <a:lnTo>
                                  <a:pt x="399" y="2321"/>
                                </a:lnTo>
                                <a:lnTo>
                                  <a:pt x="351" y="2268"/>
                                </a:lnTo>
                                <a:lnTo>
                                  <a:pt x="306" y="2213"/>
                                </a:lnTo>
                                <a:lnTo>
                                  <a:pt x="263" y="2155"/>
                                </a:lnTo>
                                <a:lnTo>
                                  <a:pt x="223" y="2096"/>
                                </a:lnTo>
                                <a:lnTo>
                                  <a:pt x="186" y="2034"/>
                                </a:lnTo>
                                <a:lnTo>
                                  <a:pt x="152" y="1970"/>
                                </a:lnTo>
                                <a:lnTo>
                                  <a:pt x="121" y="1905"/>
                                </a:lnTo>
                                <a:lnTo>
                                  <a:pt x="94" y="1838"/>
                                </a:lnTo>
                                <a:lnTo>
                                  <a:pt x="70" y="1769"/>
                                </a:lnTo>
                                <a:lnTo>
                                  <a:pt x="49" y="1699"/>
                                </a:lnTo>
                                <a:lnTo>
                                  <a:pt x="32" y="1628"/>
                                </a:lnTo>
                                <a:lnTo>
                                  <a:pt x="18" y="1555"/>
                                </a:lnTo>
                                <a:lnTo>
                                  <a:pt x="8" y="1481"/>
                                </a:lnTo>
                                <a:lnTo>
                                  <a:pt x="2" y="1406"/>
                                </a:lnTo>
                                <a:lnTo>
                                  <a:pt x="0" y="1330"/>
                                </a:lnTo>
                                <a:lnTo>
                                  <a:pt x="2" y="1251"/>
                                </a:lnTo>
                                <a:lnTo>
                                  <a:pt x="9" y="1173"/>
                                </a:lnTo>
                                <a:lnTo>
                                  <a:pt x="19" y="1096"/>
                                </a:lnTo>
                                <a:lnTo>
                                  <a:pt x="34" y="1020"/>
                                </a:lnTo>
                                <a:lnTo>
                                  <a:pt x="52" y="945"/>
                                </a:lnTo>
                                <a:lnTo>
                                  <a:pt x="75" y="872"/>
                                </a:lnTo>
                                <a:lnTo>
                                  <a:pt x="101" y="800"/>
                                </a:lnTo>
                                <a:lnTo>
                                  <a:pt x="131" y="730"/>
                                </a:lnTo>
                                <a:lnTo>
                                  <a:pt x="165" y="662"/>
                                </a:lnTo>
                                <a:lnTo>
                                  <a:pt x="202" y="595"/>
                                </a:lnTo>
                                <a:lnTo>
                                  <a:pt x="242" y="531"/>
                                </a:lnTo>
                                <a:lnTo>
                                  <a:pt x="286" y="469"/>
                                </a:lnTo>
                                <a:lnTo>
                                  <a:pt x="333" y="409"/>
                                </a:lnTo>
                                <a:lnTo>
                                  <a:pt x="383" y="352"/>
                                </a:lnTo>
                                <a:lnTo>
                                  <a:pt x="436" y="297"/>
                                </a:lnTo>
                                <a:lnTo>
                                  <a:pt x="493" y="245"/>
                                </a:lnTo>
                                <a:lnTo>
                                  <a:pt x="552" y="196"/>
                                </a:lnTo>
                                <a:lnTo>
                                  <a:pt x="613" y="150"/>
                                </a:lnTo>
                                <a:lnTo>
                                  <a:pt x="678" y="108"/>
                                </a:lnTo>
                                <a:lnTo>
                                  <a:pt x="745" y="68"/>
                                </a:lnTo>
                                <a:lnTo>
                                  <a:pt x="814" y="32"/>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87211883" name="docshape257"/>
                        <wps:cNvSpPr/>
                        <wps:spPr bwMode="auto">
                          <a:xfrm>
                            <a:off x="1451" y="1074"/>
                            <a:ext cx="1442" cy="2180"/>
                          </a:xfrm>
                          <a:custGeom>
                            <a:avLst/>
                            <a:gdLst>
                              <a:gd name="T0" fmla="+- 0 2337 1451"/>
                              <a:gd name="T1" fmla="*/ T0 w 1442"/>
                              <a:gd name="T2" fmla="+- 0 1075 1075"/>
                              <a:gd name="T3" fmla="*/ 1075 h 2180"/>
                              <a:gd name="T4" fmla="+- 0 2265 1451"/>
                              <a:gd name="T5" fmla="*/ T4 w 1442"/>
                              <a:gd name="T6" fmla="+- 0 1107 1075"/>
                              <a:gd name="T7" fmla="*/ 1107 h 2180"/>
                              <a:gd name="T8" fmla="+- 0 2196 1451"/>
                              <a:gd name="T9" fmla="*/ T8 w 1442"/>
                              <a:gd name="T10" fmla="+- 0 1143 1075"/>
                              <a:gd name="T11" fmla="*/ 1143 h 2180"/>
                              <a:gd name="T12" fmla="+- 0 2129 1451"/>
                              <a:gd name="T13" fmla="*/ T12 w 1442"/>
                              <a:gd name="T14" fmla="+- 0 1183 1075"/>
                              <a:gd name="T15" fmla="*/ 1183 h 2180"/>
                              <a:gd name="T16" fmla="+- 0 2064 1451"/>
                              <a:gd name="T17" fmla="*/ T16 w 1442"/>
                              <a:gd name="T18" fmla="+- 0 1225 1075"/>
                              <a:gd name="T19" fmla="*/ 1225 h 2180"/>
                              <a:gd name="T20" fmla="+- 0 2003 1451"/>
                              <a:gd name="T21" fmla="*/ T20 w 1442"/>
                              <a:gd name="T22" fmla="+- 0 1271 1075"/>
                              <a:gd name="T23" fmla="*/ 1271 h 2180"/>
                              <a:gd name="T24" fmla="+- 0 1944 1451"/>
                              <a:gd name="T25" fmla="*/ T24 w 1442"/>
                              <a:gd name="T26" fmla="+- 0 1320 1075"/>
                              <a:gd name="T27" fmla="*/ 1320 h 2180"/>
                              <a:gd name="T28" fmla="+- 0 1887 1451"/>
                              <a:gd name="T29" fmla="*/ T28 w 1442"/>
                              <a:gd name="T30" fmla="+- 0 1372 1075"/>
                              <a:gd name="T31" fmla="*/ 1372 h 2180"/>
                              <a:gd name="T32" fmla="+- 0 1834 1451"/>
                              <a:gd name="T33" fmla="*/ T32 w 1442"/>
                              <a:gd name="T34" fmla="+- 0 1427 1075"/>
                              <a:gd name="T35" fmla="*/ 1427 h 2180"/>
                              <a:gd name="T36" fmla="+- 0 1784 1451"/>
                              <a:gd name="T37" fmla="*/ T36 w 1442"/>
                              <a:gd name="T38" fmla="+- 0 1484 1075"/>
                              <a:gd name="T39" fmla="*/ 1484 h 2180"/>
                              <a:gd name="T40" fmla="+- 0 1737 1451"/>
                              <a:gd name="T41" fmla="*/ T40 w 1442"/>
                              <a:gd name="T42" fmla="+- 0 1544 1075"/>
                              <a:gd name="T43" fmla="*/ 1544 h 2180"/>
                              <a:gd name="T44" fmla="+- 0 1693 1451"/>
                              <a:gd name="T45" fmla="*/ T44 w 1442"/>
                              <a:gd name="T46" fmla="+- 0 1606 1075"/>
                              <a:gd name="T47" fmla="*/ 1606 h 2180"/>
                              <a:gd name="T48" fmla="+- 0 1653 1451"/>
                              <a:gd name="T49" fmla="*/ T48 w 1442"/>
                              <a:gd name="T50" fmla="+- 0 1670 1075"/>
                              <a:gd name="T51" fmla="*/ 1670 h 2180"/>
                              <a:gd name="T52" fmla="+- 0 1616 1451"/>
                              <a:gd name="T53" fmla="*/ T52 w 1442"/>
                              <a:gd name="T54" fmla="+- 0 1737 1075"/>
                              <a:gd name="T55" fmla="*/ 1737 h 2180"/>
                              <a:gd name="T56" fmla="+- 0 1582 1451"/>
                              <a:gd name="T57" fmla="*/ T56 w 1442"/>
                              <a:gd name="T58" fmla="+- 0 1805 1075"/>
                              <a:gd name="T59" fmla="*/ 1805 h 2180"/>
                              <a:gd name="T60" fmla="+- 0 1552 1451"/>
                              <a:gd name="T61" fmla="*/ T60 w 1442"/>
                              <a:gd name="T62" fmla="+- 0 1875 1075"/>
                              <a:gd name="T63" fmla="*/ 1875 h 2180"/>
                              <a:gd name="T64" fmla="+- 0 1526 1451"/>
                              <a:gd name="T65" fmla="*/ T64 w 1442"/>
                              <a:gd name="T66" fmla="+- 0 1947 1075"/>
                              <a:gd name="T67" fmla="*/ 1947 h 2180"/>
                              <a:gd name="T68" fmla="+- 0 1503 1451"/>
                              <a:gd name="T69" fmla="*/ T68 w 1442"/>
                              <a:gd name="T70" fmla="+- 0 2020 1075"/>
                              <a:gd name="T71" fmla="*/ 2020 h 2180"/>
                              <a:gd name="T72" fmla="+- 0 1485 1451"/>
                              <a:gd name="T73" fmla="*/ T72 w 1442"/>
                              <a:gd name="T74" fmla="+- 0 2095 1075"/>
                              <a:gd name="T75" fmla="*/ 2095 h 2180"/>
                              <a:gd name="T76" fmla="+- 0 1470 1451"/>
                              <a:gd name="T77" fmla="*/ T76 w 1442"/>
                              <a:gd name="T78" fmla="+- 0 2171 1075"/>
                              <a:gd name="T79" fmla="*/ 2171 h 2180"/>
                              <a:gd name="T80" fmla="+- 0 1460 1451"/>
                              <a:gd name="T81" fmla="*/ T80 w 1442"/>
                              <a:gd name="T82" fmla="+- 0 2248 1075"/>
                              <a:gd name="T83" fmla="*/ 2248 h 2180"/>
                              <a:gd name="T84" fmla="+- 0 1453 1451"/>
                              <a:gd name="T85" fmla="*/ T84 w 1442"/>
                              <a:gd name="T86" fmla="+- 0 2326 1075"/>
                              <a:gd name="T87" fmla="*/ 2326 h 2180"/>
                              <a:gd name="T88" fmla="+- 0 1451 1451"/>
                              <a:gd name="T89" fmla="*/ T88 w 1442"/>
                              <a:gd name="T90" fmla="+- 0 2405 1075"/>
                              <a:gd name="T91" fmla="*/ 2405 h 2180"/>
                              <a:gd name="T92" fmla="+- 0 1453 1451"/>
                              <a:gd name="T93" fmla="*/ T92 w 1442"/>
                              <a:gd name="T94" fmla="+- 0 2481 1075"/>
                              <a:gd name="T95" fmla="*/ 2481 h 2180"/>
                              <a:gd name="T96" fmla="+- 0 1459 1451"/>
                              <a:gd name="T97" fmla="*/ T96 w 1442"/>
                              <a:gd name="T98" fmla="+- 0 2557 1075"/>
                              <a:gd name="T99" fmla="*/ 2557 h 2180"/>
                              <a:gd name="T100" fmla="+- 0 1469 1451"/>
                              <a:gd name="T101" fmla="*/ T100 w 1442"/>
                              <a:gd name="T102" fmla="+- 0 2632 1075"/>
                              <a:gd name="T103" fmla="*/ 2632 h 2180"/>
                              <a:gd name="T104" fmla="+- 0 1483 1451"/>
                              <a:gd name="T105" fmla="*/ T104 w 1442"/>
                              <a:gd name="T106" fmla="+- 0 2706 1075"/>
                              <a:gd name="T107" fmla="*/ 2706 h 2180"/>
                              <a:gd name="T108" fmla="+- 0 1501 1451"/>
                              <a:gd name="T109" fmla="*/ T108 w 1442"/>
                              <a:gd name="T110" fmla="+- 0 2779 1075"/>
                              <a:gd name="T111" fmla="*/ 2779 h 2180"/>
                              <a:gd name="T112" fmla="+- 0 1522 1451"/>
                              <a:gd name="T113" fmla="*/ T112 w 1442"/>
                              <a:gd name="T114" fmla="+- 0 2851 1075"/>
                              <a:gd name="T115" fmla="*/ 2851 h 2180"/>
                              <a:gd name="T116" fmla="+- 0 1547 1451"/>
                              <a:gd name="T117" fmla="*/ T116 w 1442"/>
                              <a:gd name="T118" fmla="+- 0 2923 1075"/>
                              <a:gd name="T119" fmla="*/ 2923 h 2180"/>
                              <a:gd name="T120" fmla="+- 0 1576 1451"/>
                              <a:gd name="T121" fmla="*/ T120 w 1442"/>
                              <a:gd name="T122" fmla="+- 0 2992 1075"/>
                              <a:gd name="T123" fmla="*/ 2992 h 2180"/>
                              <a:gd name="T124" fmla="+- 0 1609 1451"/>
                              <a:gd name="T125" fmla="*/ T124 w 1442"/>
                              <a:gd name="T126" fmla="+- 0 3060 1075"/>
                              <a:gd name="T127" fmla="*/ 3060 h 2180"/>
                              <a:gd name="T128" fmla="+- 0 1645 1451"/>
                              <a:gd name="T129" fmla="*/ T128 w 1442"/>
                              <a:gd name="T130" fmla="+- 0 3127 1075"/>
                              <a:gd name="T131" fmla="*/ 3127 h 2180"/>
                              <a:gd name="T132" fmla="+- 0 1685 1451"/>
                              <a:gd name="T133" fmla="*/ T132 w 1442"/>
                              <a:gd name="T134" fmla="+- 0 3192 1075"/>
                              <a:gd name="T135" fmla="*/ 3192 h 2180"/>
                              <a:gd name="T136" fmla="+- 0 1728 1451"/>
                              <a:gd name="T137" fmla="*/ T136 w 1442"/>
                              <a:gd name="T138" fmla="+- 0 3254 1075"/>
                              <a:gd name="T139" fmla="*/ 3254 h 2180"/>
                              <a:gd name="T140" fmla="+- 0 2892 1451"/>
                              <a:gd name="T141" fmla="*/ T140 w 1442"/>
                              <a:gd name="T142" fmla="+- 0 2405 1075"/>
                              <a:gd name="T143" fmla="*/ 2405 h 2180"/>
                              <a:gd name="T144" fmla="+- 0 2337 1451"/>
                              <a:gd name="T145" fmla="*/ T144 w 1442"/>
                              <a:gd name="T146" fmla="+- 0 1075 1075"/>
                              <a:gd name="T147" fmla="*/ 1075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42" h="2180">
                                <a:moveTo>
                                  <a:pt x="886" y="0"/>
                                </a:moveTo>
                                <a:lnTo>
                                  <a:pt x="814" y="32"/>
                                </a:lnTo>
                                <a:lnTo>
                                  <a:pt x="745" y="68"/>
                                </a:lnTo>
                                <a:lnTo>
                                  <a:pt x="678" y="108"/>
                                </a:lnTo>
                                <a:lnTo>
                                  <a:pt x="613" y="150"/>
                                </a:lnTo>
                                <a:lnTo>
                                  <a:pt x="552" y="196"/>
                                </a:lnTo>
                                <a:lnTo>
                                  <a:pt x="493" y="245"/>
                                </a:lnTo>
                                <a:lnTo>
                                  <a:pt x="436" y="297"/>
                                </a:lnTo>
                                <a:lnTo>
                                  <a:pt x="383" y="352"/>
                                </a:lnTo>
                                <a:lnTo>
                                  <a:pt x="333" y="409"/>
                                </a:lnTo>
                                <a:lnTo>
                                  <a:pt x="286" y="469"/>
                                </a:lnTo>
                                <a:lnTo>
                                  <a:pt x="242" y="531"/>
                                </a:lnTo>
                                <a:lnTo>
                                  <a:pt x="202" y="595"/>
                                </a:lnTo>
                                <a:lnTo>
                                  <a:pt x="165" y="662"/>
                                </a:lnTo>
                                <a:lnTo>
                                  <a:pt x="131" y="730"/>
                                </a:lnTo>
                                <a:lnTo>
                                  <a:pt x="101" y="800"/>
                                </a:lnTo>
                                <a:lnTo>
                                  <a:pt x="75" y="872"/>
                                </a:lnTo>
                                <a:lnTo>
                                  <a:pt x="52" y="945"/>
                                </a:lnTo>
                                <a:lnTo>
                                  <a:pt x="34" y="1020"/>
                                </a:lnTo>
                                <a:lnTo>
                                  <a:pt x="19" y="1096"/>
                                </a:lnTo>
                                <a:lnTo>
                                  <a:pt x="9" y="1173"/>
                                </a:lnTo>
                                <a:lnTo>
                                  <a:pt x="2" y="1251"/>
                                </a:lnTo>
                                <a:lnTo>
                                  <a:pt x="0" y="1330"/>
                                </a:lnTo>
                                <a:lnTo>
                                  <a:pt x="2" y="1406"/>
                                </a:lnTo>
                                <a:lnTo>
                                  <a:pt x="8" y="1482"/>
                                </a:lnTo>
                                <a:lnTo>
                                  <a:pt x="18" y="1557"/>
                                </a:lnTo>
                                <a:lnTo>
                                  <a:pt x="32" y="1631"/>
                                </a:lnTo>
                                <a:lnTo>
                                  <a:pt x="50" y="1704"/>
                                </a:lnTo>
                                <a:lnTo>
                                  <a:pt x="71" y="1776"/>
                                </a:lnTo>
                                <a:lnTo>
                                  <a:pt x="96" y="1848"/>
                                </a:lnTo>
                                <a:lnTo>
                                  <a:pt x="125" y="1917"/>
                                </a:lnTo>
                                <a:lnTo>
                                  <a:pt x="158" y="1985"/>
                                </a:lnTo>
                                <a:lnTo>
                                  <a:pt x="194" y="2052"/>
                                </a:lnTo>
                                <a:lnTo>
                                  <a:pt x="234" y="2117"/>
                                </a:lnTo>
                                <a:lnTo>
                                  <a:pt x="277" y="2179"/>
                                </a:lnTo>
                                <a:lnTo>
                                  <a:pt x="1441" y="1330"/>
                                </a:lnTo>
                                <a:lnTo>
                                  <a:pt x="886" y="0"/>
                                </a:lnTo>
                                <a:close/>
                              </a:path>
                            </a:pathLst>
                          </a:custGeom>
                          <a:solidFill>
                            <a:srgbClr val="66BEFF"/>
                          </a:solidFill>
                          <a:ln>
                            <a:noFill/>
                          </a:ln>
                        </wps:spPr>
                        <wps:bodyPr rot="0" vert="horz" wrap="square" lIns="91440" tIns="45720" rIns="91440" bIns="45720" anchor="t" anchorCtr="0" upright="1">
                          <a:noAutofit/>
                        </wps:bodyPr>
                      </wps:wsp>
                      <wps:wsp>
                        <wps:cNvPr id="222817487" name="docshape258"/>
                        <wps:cNvSpPr/>
                        <wps:spPr bwMode="auto">
                          <a:xfrm>
                            <a:off x="1451" y="1074"/>
                            <a:ext cx="1442" cy="2180"/>
                          </a:xfrm>
                          <a:custGeom>
                            <a:avLst/>
                            <a:gdLst>
                              <a:gd name="T0" fmla="+- 0 2892 1451"/>
                              <a:gd name="T1" fmla="*/ T0 w 1442"/>
                              <a:gd name="T2" fmla="+- 0 2405 1075"/>
                              <a:gd name="T3" fmla="*/ 2405 h 2180"/>
                              <a:gd name="T4" fmla="+- 0 1728 1451"/>
                              <a:gd name="T5" fmla="*/ T4 w 1442"/>
                              <a:gd name="T6" fmla="+- 0 3254 1075"/>
                              <a:gd name="T7" fmla="*/ 3254 h 2180"/>
                              <a:gd name="T8" fmla="+- 0 1685 1451"/>
                              <a:gd name="T9" fmla="*/ T8 w 1442"/>
                              <a:gd name="T10" fmla="+- 0 3192 1075"/>
                              <a:gd name="T11" fmla="*/ 3192 h 2180"/>
                              <a:gd name="T12" fmla="+- 0 1645 1451"/>
                              <a:gd name="T13" fmla="*/ T12 w 1442"/>
                              <a:gd name="T14" fmla="+- 0 3127 1075"/>
                              <a:gd name="T15" fmla="*/ 3127 h 2180"/>
                              <a:gd name="T16" fmla="+- 0 1609 1451"/>
                              <a:gd name="T17" fmla="*/ T16 w 1442"/>
                              <a:gd name="T18" fmla="+- 0 3060 1075"/>
                              <a:gd name="T19" fmla="*/ 3060 h 2180"/>
                              <a:gd name="T20" fmla="+- 0 1576 1451"/>
                              <a:gd name="T21" fmla="*/ T20 w 1442"/>
                              <a:gd name="T22" fmla="+- 0 2992 1075"/>
                              <a:gd name="T23" fmla="*/ 2992 h 2180"/>
                              <a:gd name="T24" fmla="+- 0 1547 1451"/>
                              <a:gd name="T25" fmla="*/ T24 w 1442"/>
                              <a:gd name="T26" fmla="+- 0 2923 1075"/>
                              <a:gd name="T27" fmla="*/ 2923 h 2180"/>
                              <a:gd name="T28" fmla="+- 0 1522 1451"/>
                              <a:gd name="T29" fmla="*/ T28 w 1442"/>
                              <a:gd name="T30" fmla="+- 0 2851 1075"/>
                              <a:gd name="T31" fmla="*/ 2851 h 2180"/>
                              <a:gd name="T32" fmla="+- 0 1501 1451"/>
                              <a:gd name="T33" fmla="*/ T32 w 1442"/>
                              <a:gd name="T34" fmla="+- 0 2779 1075"/>
                              <a:gd name="T35" fmla="*/ 2779 h 2180"/>
                              <a:gd name="T36" fmla="+- 0 1483 1451"/>
                              <a:gd name="T37" fmla="*/ T36 w 1442"/>
                              <a:gd name="T38" fmla="+- 0 2706 1075"/>
                              <a:gd name="T39" fmla="*/ 2706 h 2180"/>
                              <a:gd name="T40" fmla="+- 0 1469 1451"/>
                              <a:gd name="T41" fmla="*/ T40 w 1442"/>
                              <a:gd name="T42" fmla="+- 0 2632 1075"/>
                              <a:gd name="T43" fmla="*/ 2632 h 2180"/>
                              <a:gd name="T44" fmla="+- 0 1459 1451"/>
                              <a:gd name="T45" fmla="*/ T44 w 1442"/>
                              <a:gd name="T46" fmla="+- 0 2557 1075"/>
                              <a:gd name="T47" fmla="*/ 2557 h 2180"/>
                              <a:gd name="T48" fmla="+- 0 1453 1451"/>
                              <a:gd name="T49" fmla="*/ T48 w 1442"/>
                              <a:gd name="T50" fmla="+- 0 2481 1075"/>
                              <a:gd name="T51" fmla="*/ 2481 h 2180"/>
                              <a:gd name="T52" fmla="+- 0 1451 1451"/>
                              <a:gd name="T53" fmla="*/ T52 w 1442"/>
                              <a:gd name="T54" fmla="+- 0 2405 1075"/>
                              <a:gd name="T55" fmla="*/ 2405 h 2180"/>
                              <a:gd name="T56" fmla="+- 0 1453 1451"/>
                              <a:gd name="T57" fmla="*/ T56 w 1442"/>
                              <a:gd name="T58" fmla="+- 0 2326 1075"/>
                              <a:gd name="T59" fmla="*/ 2326 h 2180"/>
                              <a:gd name="T60" fmla="+- 0 1460 1451"/>
                              <a:gd name="T61" fmla="*/ T60 w 1442"/>
                              <a:gd name="T62" fmla="+- 0 2248 1075"/>
                              <a:gd name="T63" fmla="*/ 2248 h 2180"/>
                              <a:gd name="T64" fmla="+- 0 1470 1451"/>
                              <a:gd name="T65" fmla="*/ T64 w 1442"/>
                              <a:gd name="T66" fmla="+- 0 2171 1075"/>
                              <a:gd name="T67" fmla="*/ 2171 h 2180"/>
                              <a:gd name="T68" fmla="+- 0 1485 1451"/>
                              <a:gd name="T69" fmla="*/ T68 w 1442"/>
                              <a:gd name="T70" fmla="+- 0 2095 1075"/>
                              <a:gd name="T71" fmla="*/ 2095 h 2180"/>
                              <a:gd name="T72" fmla="+- 0 1503 1451"/>
                              <a:gd name="T73" fmla="*/ T72 w 1442"/>
                              <a:gd name="T74" fmla="+- 0 2020 1075"/>
                              <a:gd name="T75" fmla="*/ 2020 h 2180"/>
                              <a:gd name="T76" fmla="+- 0 1526 1451"/>
                              <a:gd name="T77" fmla="*/ T76 w 1442"/>
                              <a:gd name="T78" fmla="+- 0 1947 1075"/>
                              <a:gd name="T79" fmla="*/ 1947 h 2180"/>
                              <a:gd name="T80" fmla="+- 0 1552 1451"/>
                              <a:gd name="T81" fmla="*/ T80 w 1442"/>
                              <a:gd name="T82" fmla="+- 0 1875 1075"/>
                              <a:gd name="T83" fmla="*/ 1875 h 2180"/>
                              <a:gd name="T84" fmla="+- 0 1582 1451"/>
                              <a:gd name="T85" fmla="*/ T84 w 1442"/>
                              <a:gd name="T86" fmla="+- 0 1805 1075"/>
                              <a:gd name="T87" fmla="*/ 1805 h 2180"/>
                              <a:gd name="T88" fmla="+- 0 1616 1451"/>
                              <a:gd name="T89" fmla="*/ T88 w 1442"/>
                              <a:gd name="T90" fmla="+- 0 1737 1075"/>
                              <a:gd name="T91" fmla="*/ 1737 h 2180"/>
                              <a:gd name="T92" fmla="+- 0 1653 1451"/>
                              <a:gd name="T93" fmla="*/ T92 w 1442"/>
                              <a:gd name="T94" fmla="+- 0 1670 1075"/>
                              <a:gd name="T95" fmla="*/ 1670 h 2180"/>
                              <a:gd name="T96" fmla="+- 0 1693 1451"/>
                              <a:gd name="T97" fmla="*/ T96 w 1442"/>
                              <a:gd name="T98" fmla="+- 0 1606 1075"/>
                              <a:gd name="T99" fmla="*/ 1606 h 2180"/>
                              <a:gd name="T100" fmla="+- 0 1737 1451"/>
                              <a:gd name="T101" fmla="*/ T100 w 1442"/>
                              <a:gd name="T102" fmla="+- 0 1544 1075"/>
                              <a:gd name="T103" fmla="*/ 1544 h 2180"/>
                              <a:gd name="T104" fmla="+- 0 1784 1451"/>
                              <a:gd name="T105" fmla="*/ T104 w 1442"/>
                              <a:gd name="T106" fmla="+- 0 1484 1075"/>
                              <a:gd name="T107" fmla="*/ 1484 h 2180"/>
                              <a:gd name="T108" fmla="+- 0 1834 1451"/>
                              <a:gd name="T109" fmla="*/ T108 w 1442"/>
                              <a:gd name="T110" fmla="+- 0 1427 1075"/>
                              <a:gd name="T111" fmla="*/ 1427 h 2180"/>
                              <a:gd name="T112" fmla="+- 0 1887 1451"/>
                              <a:gd name="T113" fmla="*/ T112 w 1442"/>
                              <a:gd name="T114" fmla="+- 0 1372 1075"/>
                              <a:gd name="T115" fmla="*/ 1372 h 2180"/>
                              <a:gd name="T116" fmla="+- 0 1944 1451"/>
                              <a:gd name="T117" fmla="*/ T116 w 1442"/>
                              <a:gd name="T118" fmla="+- 0 1320 1075"/>
                              <a:gd name="T119" fmla="*/ 1320 h 2180"/>
                              <a:gd name="T120" fmla="+- 0 2003 1451"/>
                              <a:gd name="T121" fmla="*/ T120 w 1442"/>
                              <a:gd name="T122" fmla="+- 0 1271 1075"/>
                              <a:gd name="T123" fmla="*/ 1271 h 2180"/>
                              <a:gd name="T124" fmla="+- 0 2064 1451"/>
                              <a:gd name="T125" fmla="*/ T124 w 1442"/>
                              <a:gd name="T126" fmla="+- 0 1225 1075"/>
                              <a:gd name="T127" fmla="*/ 1225 h 2180"/>
                              <a:gd name="T128" fmla="+- 0 2129 1451"/>
                              <a:gd name="T129" fmla="*/ T128 w 1442"/>
                              <a:gd name="T130" fmla="+- 0 1183 1075"/>
                              <a:gd name="T131" fmla="*/ 1183 h 2180"/>
                              <a:gd name="T132" fmla="+- 0 2196 1451"/>
                              <a:gd name="T133" fmla="*/ T132 w 1442"/>
                              <a:gd name="T134" fmla="+- 0 1143 1075"/>
                              <a:gd name="T135" fmla="*/ 1143 h 2180"/>
                              <a:gd name="T136" fmla="+- 0 2265 1451"/>
                              <a:gd name="T137" fmla="*/ T136 w 1442"/>
                              <a:gd name="T138" fmla="+- 0 1107 1075"/>
                              <a:gd name="T139" fmla="*/ 1107 h 2180"/>
                              <a:gd name="T140" fmla="+- 0 2337 1451"/>
                              <a:gd name="T141" fmla="*/ T140 w 1442"/>
                              <a:gd name="T142" fmla="+- 0 1075 1075"/>
                              <a:gd name="T143" fmla="*/ 1075 h 2180"/>
                              <a:gd name="T144" fmla="+- 0 2892 1451"/>
                              <a:gd name="T145" fmla="*/ T144 w 1442"/>
                              <a:gd name="T146" fmla="+- 0 2405 1075"/>
                              <a:gd name="T147" fmla="*/ 2405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42" h="2180">
                                <a:moveTo>
                                  <a:pt x="1441" y="1330"/>
                                </a:moveTo>
                                <a:lnTo>
                                  <a:pt x="277" y="2179"/>
                                </a:lnTo>
                                <a:lnTo>
                                  <a:pt x="234" y="2117"/>
                                </a:lnTo>
                                <a:lnTo>
                                  <a:pt x="194" y="2052"/>
                                </a:lnTo>
                                <a:lnTo>
                                  <a:pt x="158" y="1985"/>
                                </a:lnTo>
                                <a:lnTo>
                                  <a:pt x="125" y="1917"/>
                                </a:lnTo>
                                <a:lnTo>
                                  <a:pt x="96" y="1848"/>
                                </a:lnTo>
                                <a:lnTo>
                                  <a:pt x="71" y="1776"/>
                                </a:lnTo>
                                <a:lnTo>
                                  <a:pt x="50" y="1704"/>
                                </a:lnTo>
                                <a:lnTo>
                                  <a:pt x="32" y="1631"/>
                                </a:lnTo>
                                <a:lnTo>
                                  <a:pt x="18" y="1557"/>
                                </a:lnTo>
                                <a:lnTo>
                                  <a:pt x="8" y="1482"/>
                                </a:lnTo>
                                <a:lnTo>
                                  <a:pt x="2" y="1406"/>
                                </a:lnTo>
                                <a:lnTo>
                                  <a:pt x="0" y="1330"/>
                                </a:lnTo>
                                <a:lnTo>
                                  <a:pt x="2" y="1251"/>
                                </a:lnTo>
                                <a:lnTo>
                                  <a:pt x="9" y="1173"/>
                                </a:lnTo>
                                <a:lnTo>
                                  <a:pt x="19" y="1096"/>
                                </a:lnTo>
                                <a:lnTo>
                                  <a:pt x="34" y="1020"/>
                                </a:lnTo>
                                <a:lnTo>
                                  <a:pt x="52" y="945"/>
                                </a:lnTo>
                                <a:lnTo>
                                  <a:pt x="75" y="872"/>
                                </a:lnTo>
                                <a:lnTo>
                                  <a:pt x="101" y="800"/>
                                </a:lnTo>
                                <a:lnTo>
                                  <a:pt x="131" y="730"/>
                                </a:lnTo>
                                <a:lnTo>
                                  <a:pt x="165" y="662"/>
                                </a:lnTo>
                                <a:lnTo>
                                  <a:pt x="202" y="595"/>
                                </a:lnTo>
                                <a:lnTo>
                                  <a:pt x="242" y="531"/>
                                </a:lnTo>
                                <a:lnTo>
                                  <a:pt x="286" y="469"/>
                                </a:lnTo>
                                <a:lnTo>
                                  <a:pt x="333" y="409"/>
                                </a:lnTo>
                                <a:lnTo>
                                  <a:pt x="383" y="352"/>
                                </a:lnTo>
                                <a:lnTo>
                                  <a:pt x="436" y="297"/>
                                </a:lnTo>
                                <a:lnTo>
                                  <a:pt x="493" y="245"/>
                                </a:lnTo>
                                <a:lnTo>
                                  <a:pt x="552" y="196"/>
                                </a:lnTo>
                                <a:lnTo>
                                  <a:pt x="613" y="150"/>
                                </a:lnTo>
                                <a:lnTo>
                                  <a:pt x="678" y="108"/>
                                </a:lnTo>
                                <a:lnTo>
                                  <a:pt x="745" y="68"/>
                                </a:lnTo>
                                <a:lnTo>
                                  <a:pt x="814" y="32"/>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35354826" name="docshape259"/>
                        <wps:cNvSpPr/>
                        <wps:spPr bwMode="auto">
                          <a:xfrm>
                            <a:off x="2039" y="963"/>
                            <a:ext cx="853" cy="1442"/>
                          </a:xfrm>
                          <a:custGeom>
                            <a:avLst/>
                            <a:gdLst>
                              <a:gd name="T0" fmla="+- 0 2892 2039"/>
                              <a:gd name="T1" fmla="*/ T0 w 853"/>
                              <a:gd name="T2" fmla="+- 0 964 964"/>
                              <a:gd name="T3" fmla="*/ 964 h 1442"/>
                              <a:gd name="T4" fmla="+- 0 2816 2039"/>
                              <a:gd name="T5" fmla="*/ T4 w 853"/>
                              <a:gd name="T6" fmla="+- 0 966 964"/>
                              <a:gd name="T7" fmla="*/ 966 h 1442"/>
                              <a:gd name="T8" fmla="+- 0 2740 2039"/>
                              <a:gd name="T9" fmla="*/ T8 w 853"/>
                              <a:gd name="T10" fmla="+- 0 972 964"/>
                              <a:gd name="T11" fmla="*/ 972 h 1442"/>
                              <a:gd name="T12" fmla="+- 0 2665 2039"/>
                              <a:gd name="T13" fmla="*/ T12 w 853"/>
                              <a:gd name="T14" fmla="+- 0 982 964"/>
                              <a:gd name="T15" fmla="*/ 982 h 1442"/>
                              <a:gd name="T16" fmla="+- 0 2590 2039"/>
                              <a:gd name="T17" fmla="*/ T16 w 853"/>
                              <a:gd name="T18" fmla="+- 0 996 964"/>
                              <a:gd name="T19" fmla="*/ 996 h 1442"/>
                              <a:gd name="T20" fmla="+- 0 2516 2039"/>
                              <a:gd name="T21" fmla="*/ T20 w 853"/>
                              <a:gd name="T22" fmla="+- 0 1014 964"/>
                              <a:gd name="T23" fmla="*/ 1014 h 1442"/>
                              <a:gd name="T24" fmla="+- 0 2443 2039"/>
                              <a:gd name="T25" fmla="*/ T24 w 853"/>
                              <a:gd name="T26" fmla="+- 0 1035 964"/>
                              <a:gd name="T27" fmla="*/ 1035 h 1442"/>
                              <a:gd name="T28" fmla="+- 0 2372 2039"/>
                              <a:gd name="T29" fmla="*/ T28 w 853"/>
                              <a:gd name="T30" fmla="+- 0 1061 964"/>
                              <a:gd name="T31" fmla="*/ 1061 h 1442"/>
                              <a:gd name="T32" fmla="+- 0 2302 2039"/>
                              <a:gd name="T33" fmla="*/ T32 w 853"/>
                              <a:gd name="T34" fmla="+- 0 1090 964"/>
                              <a:gd name="T35" fmla="*/ 1090 h 1442"/>
                              <a:gd name="T36" fmla="+- 0 2233 2039"/>
                              <a:gd name="T37" fmla="*/ T36 w 853"/>
                              <a:gd name="T38" fmla="+- 0 1123 964"/>
                              <a:gd name="T39" fmla="*/ 1123 h 1442"/>
                              <a:gd name="T40" fmla="+- 0 2167 2039"/>
                              <a:gd name="T41" fmla="*/ T40 w 853"/>
                              <a:gd name="T42" fmla="+- 0 1160 964"/>
                              <a:gd name="T43" fmla="*/ 1160 h 1442"/>
                              <a:gd name="T44" fmla="+- 0 2102 2039"/>
                              <a:gd name="T45" fmla="*/ T44 w 853"/>
                              <a:gd name="T46" fmla="+- 0 1200 964"/>
                              <a:gd name="T47" fmla="*/ 1200 h 1442"/>
                              <a:gd name="T48" fmla="+- 0 2039 2039"/>
                              <a:gd name="T49" fmla="*/ T48 w 853"/>
                              <a:gd name="T50" fmla="+- 0 1243 964"/>
                              <a:gd name="T51" fmla="*/ 1243 h 1442"/>
                              <a:gd name="T52" fmla="+- 0 2892 2039"/>
                              <a:gd name="T53" fmla="*/ T52 w 853"/>
                              <a:gd name="T54" fmla="+- 0 2405 964"/>
                              <a:gd name="T55" fmla="*/ 2405 h 1442"/>
                              <a:gd name="T56" fmla="+- 0 2892 2039"/>
                              <a:gd name="T57" fmla="*/ T56 w 853"/>
                              <a:gd name="T58" fmla="+- 0 964 964"/>
                              <a:gd name="T59" fmla="*/ 964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53" h="1442">
                                <a:moveTo>
                                  <a:pt x="853" y="0"/>
                                </a:moveTo>
                                <a:lnTo>
                                  <a:pt x="777" y="2"/>
                                </a:lnTo>
                                <a:lnTo>
                                  <a:pt x="701" y="8"/>
                                </a:lnTo>
                                <a:lnTo>
                                  <a:pt x="626" y="18"/>
                                </a:lnTo>
                                <a:lnTo>
                                  <a:pt x="551" y="32"/>
                                </a:lnTo>
                                <a:lnTo>
                                  <a:pt x="477" y="50"/>
                                </a:lnTo>
                                <a:lnTo>
                                  <a:pt x="404" y="71"/>
                                </a:lnTo>
                                <a:lnTo>
                                  <a:pt x="333" y="97"/>
                                </a:lnTo>
                                <a:lnTo>
                                  <a:pt x="263" y="126"/>
                                </a:lnTo>
                                <a:lnTo>
                                  <a:pt x="194" y="159"/>
                                </a:lnTo>
                                <a:lnTo>
                                  <a:pt x="128" y="196"/>
                                </a:lnTo>
                                <a:lnTo>
                                  <a:pt x="63" y="236"/>
                                </a:lnTo>
                                <a:lnTo>
                                  <a:pt x="0" y="279"/>
                                </a:lnTo>
                                <a:lnTo>
                                  <a:pt x="853" y="1441"/>
                                </a:lnTo>
                                <a:lnTo>
                                  <a:pt x="853" y="0"/>
                                </a:lnTo>
                                <a:close/>
                              </a:path>
                            </a:pathLst>
                          </a:custGeom>
                          <a:solidFill>
                            <a:srgbClr val="C4E6FF"/>
                          </a:solidFill>
                          <a:ln>
                            <a:noFill/>
                          </a:ln>
                        </wps:spPr>
                        <wps:bodyPr rot="0" vert="horz" wrap="square" lIns="91440" tIns="45720" rIns="91440" bIns="45720" anchor="t" anchorCtr="0" upright="1">
                          <a:noAutofit/>
                        </wps:bodyPr>
                      </wps:wsp>
                      <wps:wsp>
                        <wps:cNvPr id="911090490" name="docshape260"/>
                        <wps:cNvSpPr/>
                        <wps:spPr bwMode="auto">
                          <a:xfrm>
                            <a:off x="2039" y="963"/>
                            <a:ext cx="853" cy="1442"/>
                          </a:xfrm>
                          <a:custGeom>
                            <a:avLst/>
                            <a:gdLst>
                              <a:gd name="T0" fmla="+- 0 2892 2039"/>
                              <a:gd name="T1" fmla="*/ T0 w 853"/>
                              <a:gd name="T2" fmla="+- 0 2405 964"/>
                              <a:gd name="T3" fmla="*/ 2405 h 1442"/>
                              <a:gd name="T4" fmla="+- 0 2039 2039"/>
                              <a:gd name="T5" fmla="*/ T4 w 853"/>
                              <a:gd name="T6" fmla="+- 0 1243 964"/>
                              <a:gd name="T7" fmla="*/ 1243 h 1442"/>
                              <a:gd name="T8" fmla="+- 0 2102 2039"/>
                              <a:gd name="T9" fmla="*/ T8 w 853"/>
                              <a:gd name="T10" fmla="+- 0 1200 964"/>
                              <a:gd name="T11" fmla="*/ 1200 h 1442"/>
                              <a:gd name="T12" fmla="+- 0 2167 2039"/>
                              <a:gd name="T13" fmla="*/ T12 w 853"/>
                              <a:gd name="T14" fmla="+- 0 1160 964"/>
                              <a:gd name="T15" fmla="*/ 1160 h 1442"/>
                              <a:gd name="T16" fmla="+- 0 2233 2039"/>
                              <a:gd name="T17" fmla="*/ T16 w 853"/>
                              <a:gd name="T18" fmla="+- 0 1123 964"/>
                              <a:gd name="T19" fmla="*/ 1123 h 1442"/>
                              <a:gd name="T20" fmla="+- 0 2302 2039"/>
                              <a:gd name="T21" fmla="*/ T20 w 853"/>
                              <a:gd name="T22" fmla="+- 0 1090 964"/>
                              <a:gd name="T23" fmla="*/ 1090 h 1442"/>
                              <a:gd name="T24" fmla="+- 0 2372 2039"/>
                              <a:gd name="T25" fmla="*/ T24 w 853"/>
                              <a:gd name="T26" fmla="+- 0 1061 964"/>
                              <a:gd name="T27" fmla="*/ 1061 h 1442"/>
                              <a:gd name="T28" fmla="+- 0 2443 2039"/>
                              <a:gd name="T29" fmla="*/ T28 w 853"/>
                              <a:gd name="T30" fmla="+- 0 1035 964"/>
                              <a:gd name="T31" fmla="*/ 1035 h 1442"/>
                              <a:gd name="T32" fmla="+- 0 2516 2039"/>
                              <a:gd name="T33" fmla="*/ T32 w 853"/>
                              <a:gd name="T34" fmla="+- 0 1014 964"/>
                              <a:gd name="T35" fmla="*/ 1014 h 1442"/>
                              <a:gd name="T36" fmla="+- 0 2590 2039"/>
                              <a:gd name="T37" fmla="*/ T36 w 853"/>
                              <a:gd name="T38" fmla="+- 0 996 964"/>
                              <a:gd name="T39" fmla="*/ 996 h 1442"/>
                              <a:gd name="T40" fmla="+- 0 2665 2039"/>
                              <a:gd name="T41" fmla="*/ T40 w 853"/>
                              <a:gd name="T42" fmla="+- 0 982 964"/>
                              <a:gd name="T43" fmla="*/ 982 h 1442"/>
                              <a:gd name="T44" fmla="+- 0 2740 2039"/>
                              <a:gd name="T45" fmla="*/ T44 w 853"/>
                              <a:gd name="T46" fmla="+- 0 972 964"/>
                              <a:gd name="T47" fmla="*/ 972 h 1442"/>
                              <a:gd name="T48" fmla="+- 0 2816 2039"/>
                              <a:gd name="T49" fmla="*/ T48 w 853"/>
                              <a:gd name="T50" fmla="+- 0 966 964"/>
                              <a:gd name="T51" fmla="*/ 966 h 1442"/>
                              <a:gd name="T52" fmla="+- 0 2892 2039"/>
                              <a:gd name="T53" fmla="*/ T52 w 853"/>
                              <a:gd name="T54" fmla="+- 0 964 964"/>
                              <a:gd name="T55" fmla="*/ 964 h 1442"/>
                              <a:gd name="T56" fmla="+- 0 2892 2039"/>
                              <a:gd name="T57" fmla="*/ T56 w 853"/>
                              <a:gd name="T58" fmla="+- 0 2405 964"/>
                              <a:gd name="T59" fmla="*/ 2405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53" h="1442">
                                <a:moveTo>
                                  <a:pt x="853" y="1441"/>
                                </a:moveTo>
                                <a:lnTo>
                                  <a:pt x="0" y="279"/>
                                </a:lnTo>
                                <a:lnTo>
                                  <a:pt x="63" y="236"/>
                                </a:lnTo>
                                <a:lnTo>
                                  <a:pt x="128" y="196"/>
                                </a:lnTo>
                                <a:lnTo>
                                  <a:pt x="194" y="159"/>
                                </a:lnTo>
                                <a:lnTo>
                                  <a:pt x="263" y="126"/>
                                </a:lnTo>
                                <a:lnTo>
                                  <a:pt x="333" y="97"/>
                                </a:lnTo>
                                <a:lnTo>
                                  <a:pt x="404" y="71"/>
                                </a:lnTo>
                                <a:lnTo>
                                  <a:pt x="477" y="50"/>
                                </a:lnTo>
                                <a:lnTo>
                                  <a:pt x="551" y="32"/>
                                </a:lnTo>
                                <a:lnTo>
                                  <a:pt x="626" y="18"/>
                                </a:lnTo>
                                <a:lnTo>
                                  <a:pt x="701" y="8"/>
                                </a:lnTo>
                                <a:lnTo>
                                  <a:pt x="777" y="2"/>
                                </a:lnTo>
                                <a:lnTo>
                                  <a:pt x="853" y="0"/>
                                </a:lnTo>
                                <a:lnTo>
                                  <a:pt x="853"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095532197" name="docshape261"/>
                        <wps:cNvSpPr/>
                        <wps:spPr bwMode="auto">
                          <a:xfrm>
                            <a:off x="1919" y="1424"/>
                            <a:ext cx="1946" cy="1946"/>
                          </a:xfrm>
                          <a:custGeom>
                            <a:avLst/>
                            <a:gdLst>
                              <a:gd name="T0" fmla="+- 0 2816 1919"/>
                              <a:gd name="T1" fmla="*/ T0 w 1946"/>
                              <a:gd name="T2" fmla="+- 0 1428 1425"/>
                              <a:gd name="T3" fmla="*/ 1428 h 1946"/>
                              <a:gd name="T4" fmla="+- 0 2669 1919"/>
                              <a:gd name="T5" fmla="*/ T4 w 1946"/>
                              <a:gd name="T6" fmla="+- 0 1451 1425"/>
                              <a:gd name="T7" fmla="*/ 1451 h 1946"/>
                              <a:gd name="T8" fmla="+- 0 2530 1919"/>
                              <a:gd name="T9" fmla="*/ T8 w 1946"/>
                              <a:gd name="T10" fmla="+- 0 1494 1425"/>
                              <a:gd name="T11" fmla="*/ 1494 h 1946"/>
                              <a:gd name="T12" fmla="+- 0 2401 1919"/>
                              <a:gd name="T13" fmla="*/ T12 w 1946"/>
                              <a:gd name="T14" fmla="+- 0 1558 1425"/>
                              <a:gd name="T15" fmla="*/ 1558 h 1946"/>
                              <a:gd name="T16" fmla="+- 0 2284 1919"/>
                              <a:gd name="T17" fmla="*/ T16 w 1946"/>
                              <a:gd name="T18" fmla="+- 0 1639 1425"/>
                              <a:gd name="T19" fmla="*/ 1639 h 1946"/>
                              <a:gd name="T20" fmla="+- 0 2180 1919"/>
                              <a:gd name="T21" fmla="*/ T20 w 1946"/>
                              <a:gd name="T22" fmla="+- 0 1735 1425"/>
                              <a:gd name="T23" fmla="*/ 1735 h 1946"/>
                              <a:gd name="T24" fmla="+- 0 2091 1919"/>
                              <a:gd name="T25" fmla="*/ T24 w 1946"/>
                              <a:gd name="T26" fmla="+- 0 1846 1425"/>
                              <a:gd name="T27" fmla="*/ 1846 h 1946"/>
                              <a:gd name="T28" fmla="+- 0 2018 1919"/>
                              <a:gd name="T29" fmla="*/ T28 w 1946"/>
                              <a:gd name="T30" fmla="+- 0 1970 1425"/>
                              <a:gd name="T31" fmla="*/ 1970 h 1946"/>
                              <a:gd name="T32" fmla="+- 0 1965 1919"/>
                              <a:gd name="T33" fmla="*/ T32 w 1946"/>
                              <a:gd name="T34" fmla="+- 0 2104 1425"/>
                              <a:gd name="T35" fmla="*/ 2104 h 1946"/>
                              <a:gd name="T36" fmla="+- 0 1931 1919"/>
                              <a:gd name="T37" fmla="*/ T36 w 1946"/>
                              <a:gd name="T38" fmla="+- 0 2247 1425"/>
                              <a:gd name="T39" fmla="*/ 2247 h 1946"/>
                              <a:gd name="T40" fmla="+- 0 1919 1919"/>
                              <a:gd name="T41" fmla="*/ T40 w 1946"/>
                              <a:gd name="T42" fmla="+- 0 2398 1425"/>
                              <a:gd name="T43" fmla="*/ 2398 h 1946"/>
                              <a:gd name="T44" fmla="+- 0 1931 1919"/>
                              <a:gd name="T45" fmla="*/ T44 w 1946"/>
                              <a:gd name="T46" fmla="+- 0 2548 1425"/>
                              <a:gd name="T47" fmla="*/ 2548 h 1946"/>
                              <a:gd name="T48" fmla="+- 0 1965 1919"/>
                              <a:gd name="T49" fmla="*/ T48 w 1946"/>
                              <a:gd name="T50" fmla="+- 0 2691 1425"/>
                              <a:gd name="T51" fmla="*/ 2691 h 1946"/>
                              <a:gd name="T52" fmla="+- 0 2018 1919"/>
                              <a:gd name="T53" fmla="*/ T52 w 1946"/>
                              <a:gd name="T54" fmla="+- 0 2825 1425"/>
                              <a:gd name="T55" fmla="*/ 2825 h 1946"/>
                              <a:gd name="T56" fmla="+- 0 2091 1919"/>
                              <a:gd name="T57" fmla="*/ T56 w 1946"/>
                              <a:gd name="T58" fmla="+- 0 2949 1425"/>
                              <a:gd name="T59" fmla="*/ 2949 h 1946"/>
                              <a:gd name="T60" fmla="+- 0 2180 1919"/>
                              <a:gd name="T61" fmla="*/ T60 w 1946"/>
                              <a:gd name="T62" fmla="+- 0 3060 1425"/>
                              <a:gd name="T63" fmla="*/ 3060 h 1946"/>
                              <a:gd name="T64" fmla="+- 0 2284 1919"/>
                              <a:gd name="T65" fmla="*/ T64 w 1946"/>
                              <a:gd name="T66" fmla="+- 0 3157 1425"/>
                              <a:gd name="T67" fmla="*/ 3157 h 1946"/>
                              <a:gd name="T68" fmla="+- 0 2401 1919"/>
                              <a:gd name="T69" fmla="*/ T68 w 1946"/>
                              <a:gd name="T70" fmla="+- 0 3238 1425"/>
                              <a:gd name="T71" fmla="*/ 3238 h 1946"/>
                              <a:gd name="T72" fmla="+- 0 2530 1919"/>
                              <a:gd name="T73" fmla="*/ T72 w 1946"/>
                              <a:gd name="T74" fmla="+- 0 3301 1425"/>
                              <a:gd name="T75" fmla="*/ 3301 h 1946"/>
                              <a:gd name="T76" fmla="+- 0 2669 1919"/>
                              <a:gd name="T77" fmla="*/ T76 w 1946"/>
                              <a:gd name="T78" fmla="+- 0 3345 1425"/>
                              <a:gd name="T79" fmla="*/ 3345 h 1946"/>
                              <a:gd name="T80" fmla="+- 0 2816 1919"/>
                              <a:gd name="T81" fmla="*/ T80 w 1946"/>
                              <a:gd name="T82" fmla="+- 0 3368 1425"/>
                              <a:gd name="T83" fmla="*/ 3368 h 1946"/>
                              <a:gd name="T84" fmla="+- 0 2968 1919"/>
                              <a:gd name="T85" fmla="*/ T84 w 1946"/>
                              <a:gd name="T86" fmla="+- 0 3368 1425"/>
                              <a:gd name="T87" fmla="*/ 3368 h 1946"/>
                              <a:gd name="T88" fmla="+- 0 3115 1919"/>
                              <a:gd name="T89" fmla="*/ T88 w 1946"/>
                              <a:gd name="T90" fmla="+- 0 3345 1425"/>
                              <a:gd name="T91" fmla="*/ 3345 h 1946"/>
                              <a:gd name="T92" fmla="+- 0 3254 1919"/>
                              <a:gd name="T93" fmla="*/ T92 w 1946"/>
                              <a:gd name="T94" fmla="+- 0 3301 1425"/>
                              <a:gd name="T95" fmla="*/ 3301 h 1946"/>
                              <a:gd name="T96" fmla="+- 0 3383 1919"/>
                              <a:gd name="T97" fmla="*/ T96 w 1946"/>
                              <a:gd name="T98" fmla="+- 0 3238 1425"/>
                              <a:gd name="T99" fmla="*/ 3238 h 1946"/>
                              <a:gd name="T100" fmla="+- 0 3501 1919"/>
                              <a:gd name="T101" fmla="*/ T100 w 1946"/>
                              <a:gd name="T102" fmla="+- 0 3157 1425"/>
                              <a:gd name="T103" fmla="*/ 3157 h 1946"/>
                              <a:gd name="T104" fmla="+- 0 3605 1919"/>
                              <a:gd name="T105" fmla="*/ T104 w 1946"/>
                              <a:gd name="T106" fmla="+- 0 3060 1425"/>
                              <a:gd name="T107" fmla="*/ 3060 h 1946"/>
                              <a:gd name="T108" fmla="+- 0 3694 1919"/>
                              <a:gd name="T109" fmla="*/ T108 w 1946"/>
                              <a:gd name="T110" fmla="+- 0 2949 1425"/>
                              <a:gd name="T111" fmla="*/ 2949 h 1946"/>
                              <a:gd name="T112" fmla="+- 0 3766 1919"/>
                              <a:gd name="T113" fmla="*/ T112 w 1946"/>
                              <a:gd name="T114" fmla="+- 0 2825 1425"/>
                              <a:gd name="T115" fmla="*/ 2825 h 1946"/>
                              <a:gd name="T116" fmla="+- 0 3820 1919"/>
                              <a:gd name="T117" fmla="*/ T116 w 1946"/>
                              <a:gd name="T118" fmla="+- 0 2691 1425"/>
                              <a:gd name="T119" fmla="*/ 2691 h 1946"/>
                              <a:gd name="T120" fmla="+- 0 3853 1919"/>
                              <a:gd name="T121" fmla="*/ T120 w 1946"/>
                              <a:gd name="T122" fmla="+- 0 2548 1425"/>
                              <a:gd name="T123" fmla="*/ 2548 h 1946"/>
                              <a:gd name="T124" fmla="+- 0 3865 1919"/>
                              <a:gd name="T125" fmla="*/ T124 w 1946"/>
                              <a:gd name="T126" fmla="+- 0 2398 1425"/>
                              <a:gd name="T127" fmla="*/ 2398 h 1946"/>
                              <a:gd name="T128" fmla="+- 0 3853 1919"/>
                              <a:gd name="T129" fmla="*/ T128 w 1946"/>
                              <a:gd name="T130" fmla="+- 0 2247 1425"/>
                              <a:gd name="T131" fmla="*/ 2247 h 1946"/>
                              <a:gd name="T132" fmla="+- 0 3820 1919"/>
                              <a:gd name="T133" fmla="*/ T132 w 1946"/>
                              <a:gd name="T134" fmla="+- 0 2104 1425"/>
                              <a:gd name="T135" fmla="*/ 2104 h 1946"/>
                              <a:gd name="T136" fmla="+- 0 3766 1919"/>
                              <a:gd name="T137" fmla="*/ T136 w 1946"/>
                              <a:gd name="T138" fmla="+- 0 1970 1425"/>
                              <a:gd name="T139" fmla="*/ 1970 h 1946"/>
                              <a:gd name="T140" fmla="+- 0 3694 1919"/>
                              <a:gd name="T141" fmla="*/ T140 w 1946"/>
                              <a:gd name="T142" fmla="+- 0 1846 1425"/>
                              <a:gd name="T143" fmla="*/ 1846 h 1946"/>
                              <a:gd name="T144" fmla="+- 0 3605 1919"/>
                              <a:gd name="T145" fmla="*/ T144 w 1946"/>
                              <a:gd name="T146" fmla="+- 0 1735 1425"/>
                              <a:gd name="T147" fmla="*/ 1735 h 1946"/>
                              <a:gd name="T148" fmla="+- 0 3501 1919"/>
                              <a:gd name="T149" fmla="*/ T148 w 1946"/>
                              <a:gd name="T150" fmla="+- 0 1639 1425"/>
                              <a:gd name="T151" fmla="*/ 1639 h 1946"/>
                              <a:gd name="T152" fmla="+- 0 3383 1919"/>
                              <a:gd name="T153" fmla="*/ T152 w 1946"/>
                              <a:gd name="T154" fmla="+- 0 1558 1425"/>
                              <a:gd name="T155" fmla="*/ 1558 h 1946"/>
                              <a:gd name="T156" fmla="+- 0 3254 1919"/>
                              <a:gd name="T157" fmla="*/ T156 w 1946"/>
                              <a:gd name="T158" fmla="+- 0 1494 1425"/>
                              <a:gd name="T159" fmla="*/ 1494 h 1946"/>
                              <a:gd name="T160" fmla="+- 0 3115 1919"/>
                              <a:gd name="T161" fmla="*/ T160 w 1946"/>
                              <a:gd name="T162" fmla="+- 0 1451 1425"/>
                              <a:gd name="T163" fmla="*/ 1451 h 1946"/>
                              <a:gd name="T164" fmla="+- 0 2968 1919"/>
                              <a:gd name="T165" fmla="*/ T164 w 1946"/>
                              <a:gd name="T166" fmla="+- 0 1428 1425"/>
                              <a:gd name="T167" fmla="*/ 1428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3" y="0"/>
                                </a:moveTo>
                                <a:lnTo>
                                  <a:pt x="897" y="3"/>
                                </a:lnTo>
                                <a:lnTo>
                                  <a:pt x="823" y="11"/>
                                </a:lnTo>
                                <a:lnTo>
                                  <a:pt x="750" y="26"/>
                                </a:lnTo>
                                <a:lnTo>
                                  <a:pt x="680" y="45"/>
                                </a:lnTo>
                                <a:lnTo>
                                  <a:pt x="611" y="69"/>
                                </a:lnTo>
                                <a:lnTo>
                                  <a:pt x="545" y="99"/>
                                </a:lnTo>
                                <a:lnTo>
                                  <a:pt x="482" y="133"/>
                                </a:lnTo>
                                <a:lnTo>
                                  <a:pt x="422" y="171"/>
                                </a:lnTo>
                                <a:lnTo>
                                  <a:pt x="365" y="214"/>
                                </a:lnTo>
                                <a:lnTo>
                                  <a:pt x="311" y="260"/>
                                </a:lnTo>
                                <a:lnTo>
                                  <a:pt x="261" y="310"/>
                                </a:lnTo>
                                <a:lnTo>
                                  <a:pt x="214" y="364"/>
                                </a:lnTo>
                                <a:lnTo>
                                  <a:pt x="172" y="421"/>
                                </a:lnTo>
                                <a:lnTo>
                                  <a:pt x="133" y="482"/>
                                </a:lnTo>
                                <a:lnTo>
                                  <a:pt x="99" y="545"/>
                                </a:lnTo>
                                <a:lnTo>
                                  <a:pt x="70" y="611"/>
                                </a:lnTo>
                                <a:lnTo>
                                  <a:pt x="46" y="679"/>
                                </a:lnTo>
                                <a:lnTo>
                                  <a:pt x="26" y="750"/>
                                </a:lnTo>
                                <a:lnTo>
                                  <a:pt x="12" y="822"/>
                                </a:lnTo>
                                <a:lnTo>
                                  <a:pt x="3" y="897"/>
                                </a:lnTo>
                                <a:lnTo>
                                  <a:pt x="0" y="973"/>
                                </a:lnTo>
                                <a:lnTo>
                                  <a:pt x="3" y="1049"/>
                                </a:lnTo>
                                <a:lnTo>
                                  <a:pt x="12" y="1123"/>
                                </a:lnTo>
                                <a:lnTo>
                                  <a:pt x="26" y="1196"/>
                                </a:lnTo>
                                <a:lnTo>
                                  <a:pt x="46" y="1266"/>
                                </a:lnTo>
                                <a:lnTo>
                                  <a:pt x="70" y="1335"/>
                                </a:lnTo>
                                <a:lnTo>
                                  <a:pt x="99" y="1400"/>
                                </a:lnTo>
                                <a:lnTo>
                                  <a:pt x="133" y="1464"/>
                                </a:lnTo>
                                <a:lnTo>
                                  <a:pt x="172" y="1524"/>
                                </a:lnTo>
                                <a:lnTo>
                                  <a:pt x="214" y="1581"/>
                                </a:lnTo>
                                <a:lnTo>
                                  <a:pt x="261" y="1635"/>
                                </a:lnTo>
                                <a:lnTo>
                                  <a:pt x="311" y="1685"/>
                                </a:lnTo>
                                <a:lnTo>
                                  <a:pt x="365" y="1732"/>
                                </a:lnTo>
                                <a:lnTo>
                                  <a:pt x="422" y="1774"/>
                                </a:lnTo>
                                <a:lnTo>
                                  <a:pt x="482" y="1813"/>
                                </a:lnTo>
                                <a:lnTo>
                                  <a:pt x="545" y="1847"/>
                                </a:lnTo>
                                <a:lnTo>
                                  <a:pt x="611" y="1876"/>
                                </a:lnTo>
                                <a:lnTo>
                                  <a:pt x="680" y="1900"/>
                                </a:lnTo>
                                <a:lnTo>
                                  <a:pt x="750" y="1920"/>
                                </a:lnTo>
                                <a:lnTo>
                                  <a:pt x="823" y="1934"/>
                                </a:lnTo>
                                <a:lnTo>
                                  <a:pt x="897" y="1943"/>
                                </a:lnTo>
                                <a:lnTo>
                                  <a:pt x="973" y="1945"/>
                                </a:lnTo>
                                <a:lnTo>
                                  <a:pt x="1049" y="1943"/>
                                </a:lnTo>
                                <a:lnTo>
                                  <a:pt x="1124" y="1934"/>
                                </a:lnTo>
                                <a:lnTo>
                                  <a:pt x="1196" y="1920"/>
                                </a:lnTo>
                                <a:lnTo>
                                  <a:pt x="1267" y="1900"/>
                                </a:lnTo>
                                <a:lnTo>
                                  <a:pt x="1335" y="1876"/>
                                </a:lnTo>
                                <a:lnTo>
                                  <a:pt x="1401" y="1847"/>
                                </a:lnTo>
                                <a:lnTo>
                                  <a:pt x="1464" y="1813"/>
                                </a:lnTo>
                                <a:lnTo>
                                  <a:pt x="1524" y="1774"/>
                                </a:lnTo>
                                <a:lnTo>
                                  <a:pt x="1582" y="1732"/>
                                </a:lnTo>
                                <a:lnTo>
                                  <a:pt x="1635" y="1685"/>
                                </a:lnTo>
                                <a:lnTo>
                                  <a:pt x="1686" y="1635"/>
                                </a:lnTo>
                                <a:lnTo>
                                  <a:pt x="1732" y="1581"/>
                                </a:lnTo>
                                <a:lnTo>
                                  <a:pt x="1775" y="1524"/>
                                </a:lnTo>
                                <a:lnTo>
                                  <a:pt x="1813" y="1464"/>
                                </a:lnTo>
                                <a:lnTo>
                                  <a:pt x="1847" y="1400"/>
                                </a:lnTo>
                                <a:lnTo>
                                  <a:pt x="1876" y="1335"/>
                                </a:lnTo>
                                <a:lnTo>
                                  <a:pt x="1901" y="1266"/>
                                </a:lnTo>
                                <a:lnTo>
                                  <a:pt x="1920" y="1196"/>
                                </a:lnTo>
                                <a:lnTo>
                                  <a:pt x="1934" y="1123"/>
                                </a:lnTo>
                                <a:lnTo>
                                  <a:pt x="1943" y="1049"/>
                                </a:lnTo>
                                <a:lnTo>
                                  <a:pt x="1946" y="973"/>
                                </a:lnTo>
                                <a:lnTo>
                                  <a:pt x="1943" y="897"/>
                                </a:lnTo>
                                <a:lnTo>
                                  <a:pt x="1934" y="822"/>
                                </a:lnTo>
                                <a:lnTo>
                                  <a:pt x="1920" y="750"/>
                                </a:lnTo>
                                <a:lnTo>
                                  <a:pt x="1901" y="679"/>
                                </a:lnTo>
                                <a:lnTo>
                                  <a:pt x="1876" y="611"/>
                                </a:lnTo>
                                <a:lnTo>
                                  <a:pt x="1847" y="545"/>
                                </a:lnTo>
                                <a:lnTo>
                                  <a:pt x="1813" y="482"/>
                                </a:lnTo>
                                <a:lnTo>
                                  <a:pt x="1775" y="421"/>
                                </a:lnTo>
                                <a:lnTo>
                                  <a:pt x="1732" y="364"/>
                                </a:lnTo>
                                <a:lnTo>
                                  <a:pt x="1686" y="310"/>
                                </a:lnTo>
                                <a:lnTo>
                                  <a:pt x="1635" y="260"/>
                                </a:lnTo>
                                <a:lnTo>
                                  <a:pt x="1582" y="214"/>
                                </a:lnTo>
                                <a:lnTo>
                                  <a:pt x="1524" y="171"/>
                                </a:lnTo>
                                <a:lnTo>
                                  <a:pt x="1464" y="133"/>
                                </a:lnTo>
                                <a:lnTo>
                                  <a:pt x="1401" y="99"/>
                                </a:lnTo>
                                <a:lnTo>
                                  <a:pt x="1335" y="69"/>
                                </a:lnTo>
                                <a:lnTo>
                                  <a:pt x="1267" y="45"/>
                                </a:lnTo>
                                <a:lnTo>
                                  <a:pt x="1196" y="26"/>
                                </a:lnTo>
                                <a:lnTo>
                                  <a:pt x="1124" y="11"/>
                                </a:lnTo>
                                <a:lnTo>
                                  <a:pt x="1049" y="3"/>
                                </a:lnTo>
                                <a:lnTo>
                                  <a:pt x="973"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253" o:spid="_x0000_s1026" o:spt="203" style="position:absolute;left:0pt;margin-left:72pt;margin-top:47.65pt;height:145.25pt;width:144.7pt;mso-position-horizontal-relative:page;z-index:251660288;mso-width-relative:page;mso-height-relative:page;" coordorigin="1440,953" coordsize="2894,2905" o:gfxdata="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">
                <o:lock v:ext="edit" aspectratio="f"/>
                <v:shape id="docshape254" o:spid="_x0000_s1026" o:spt="100" style="position:absolute;left:1711;top:963;height:2883;width:2622;" fillcolor="#00539F" filled="t" stroked="f" coordsize="2622,2883" o:gfxdata="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97uK&#10;wAAAAOMAAAAPAAAAAAAAAAEAIAAAACIAAABkcnMvZG93bnJldi54bWxQSwECFAAUAAAACACHTuJA&#10;My8FnjsAAAA5AAAAEAAAAAAAAAABACAAAAAPAQAAZHJzL3NoYXBleG1sLnhtbFBLBQYAAAAABgAG&#10;AFsBAAC5AwAAAAA=&#10;" path="m1181,0l1134,0,1181,1441,0,2267,47,2330,96,2389,149,2446,204,2500,262,2550,322,2597,384,2641,449,2682,516,2719,584,2752,654,2782,726,2808,799,2830,874,2849,949,2863,1026,2873,1103,2880,1181,2882,1257,2880,1332,2874,1406,2864,1479,2850,1551,2833,1621,2812,1689,2788,1756,2761,1822,2730,1885,2696,1947,2659,2007,2619,2064,2576,2120,2531,2173,2483,2223,2432,2271,2379,2317,2324,2359,2266,2399,2207,2436,2145,2470,2081,2501,2016,2529,1949,2553,1880,2574,1810,2591,1739,2604,1666,2614,1592,2620,1517,2622,1441,2620,1365,2614,1290,2604,1216,2591,1143,2574,1071,2553,1001,2529,933,2501,865,2470,800,2436,737,2399,675,2359,615,2317,558,2271,502,2223,449,2173,399,2120,351,2064,305,2007,262,1947,223,1885,186,1822,152,1756,121,1689,93,1621,69,1551,48,1479,31,1406,17,1332,8,1257,2,1181,0xe">
                  <v:path o:connectlocs="1134,964;0,3231;96,3353;204,3464;322,3561;449,3646;584,3716;726,3772;874,3813;1026,3837;1181,3846;1332,3838;1479,3814;1621,3776;1756,3725;1885,3660;2007,3583;2120,3495;2223,3396;2317,3288;2399,3171;2470,3045;2529,2913;2574,2774;2604,2630;2620,2481;2620,2329;2604,2180;2574,2035;2529,1897;2470,1764;2399,1639;2317,1522;2223,1413;2120,1315;2007,1226;1885,1150;1756,1085;1621,1033;1479,995;1332,972;1181,964" o:connectangles="0,0,0,0,0,0,0,0,0,0,0,0,0,0,0,0,0,0,0,0,0,0,0,0,0,0,0,0,0,0,0,0,0,0,0,0,0,0,0,0,0,0"/>
                  <v:fill on="t" focussize="0,0"/>
                  <v:stroke on="f"/>
                  <v:imagedata o:title=""/>
                  <o:lock v:ext="edit" aspectratio="f"/>
                </v:shape>
                <v:shape id="docshape255" o:spid="_x0000_s1026" o:spt="100" style="position:absolute;left:1451;top:1074;height:2771;width:2660;" fillcolor="#0093FF" filled="t" stroked="f" coordsize="2660,2771" o:gfxdata="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Z0fFMQAAADjAAAADwAAAAAAAAABACAAAAAiAAAAZHJzL2Rvd25yZXYueG1sUEsBAhQAFAAAAAgA&#10;h07iQDMvBZ47AAAAOQAAABAAAAAAAAAAAQAgAAAAEwEAAGRycy9zaGFwZXhtbC54bWxQSwUGAAAA&#10;AAYABgBbAQAAvQMAAAAA&#10;" path="m886,0l814,32,745,68,678,108,613,150,552,196,493,245,436,297,383,352,333,409,286,469,242,531,202,595,165,662,131,730,101,800,75,872,52,945,34,1020,19,1096,9,1173,2,1251,0,1330,2,1406,8,1481,18,1555,32,1628,49,1699,70,1769,94,1838,121,1905,152,1970,186,2034,223,2096,263,2155,306,2213,351,2268,399,2321,450,2372,503,2420,558,2465,616,2508,675,2548,737,2585,801,2619,866,2650,933,2677,1002,2701,1072,2722,1143,2739,1216,2753,1290,2763,1365,2769,1441,2771,1519,2769,1596,2762,1672,2752,1747,2738,1821,2720,1894,2698,1966,2672,2036,2642,2104,2609,2170,2573,2234,2533,2297,2489,2356,2443,2414,2393,2469,2340,2521,2284,2570,2225,2617,2163,2660,2099,1441,1330,886,0xe">
                  <v:path o:connectlocs="814,1107;678,1183;552,1271;436,1372;333,1484;242,1606;165,1737;101,1875;52,2020;19,2171;2,2326;2,2481;18,2630;49,2774;94,2913;152,3045;223,3171;306,3288;399,3396;503,3495;616,3583;737,3660;866,3725;1002,3776;1143,3814;1290,3838;1441,3846;1596,3837;1747,3813;1894,3773;2036,3717;2170,3648;2297,3564;2414,3468;2521,3359;2617,3238;1441,2405" o:connectangles="0,0,0,0,0,0,0,0,0,0,0,0,0,0,0,0,0,0,0,0,0,0,0,0,0,0,0,0,0,0,0,0,0,0,0,0,0"/>
                  <v:fill on="t" focussize="0,0"/>
                  <v:stroke on="f"/>
                  <v:imagedata o:title=""/>
                  <o:lock v:ext="edit" aspectratio="f"/>
                </v:shape>
                <v:shape id="docshape256" o:spid="_x0000_s1026" o:spt="100" style="position:absolute;left:1451;top:1074;height:2771;width:2660;" filled="f" stroked="t" coordsize="2660,2771" o:gfxdata="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XU&#10;Le3CAAAA4wAAAA8AAAAAAAAAAQAgAAAAIgAAAGRycy9kb3ducmV2LnhtbFBLAQIUABQAAAAIAIdO&#10;4kAzLwWeOwAAADkAAAAQAAAAAAAAAAEAIAAAABEBAABkcnMvc2hhcGV4bWwueG1sUEsFBgAAAAAG&#10;AAYAWwEAALsDAAAAAA==&#10;" path="m1441,1330l2660,2099,2617,2163,2570,2225,2521,2284,2469,2340,2414,2393,2356,2443,2297,2489,2234,2533,2170,2573,2104,2609,2036,2642,1966,2672,1894,2698,1821,2720,1747,2738,1672,2752,1596,2762,1519,2769,1441,2771,1365,2769,1290,2763,1216,2753,1143,2739,1072,2722,1002,2701,933,2677,866,2650,801,2619,737,2585,675,2548,616,2508,558,2465,503,2420,450,2372,399,2321,351,2268,306,2213,263,2155,223,2096,186,2034,152,1970,121,1905,94,1838,70,1769,49,1699,32,1628,18,1555,8,1481,2,1406,0,1330,2,1251,9,1173,19,1096,34,1020,52,945,75,872,101,800,131,730,165,662,202,595,242,531,286,469,333,409,383,352,436,297,493,245,552,196,613,150,678,108,745,68,814,32,886,0,1441,1330xe">
                  <v:path o:connectlocs="2660,3174;2570,3300;2469,3415;2356,3518;2234,3608;2104,3684;1966,3747;1821,3795;1672,3827;1519,3844;1365,3844;1216,3828;1072,3797;933,3752;801,3694;675,3623;558,3540;450,3447;351,3343;263,3230;186,3109;121,2980;70,2844;32,2703;8,2556;0,2405;9,2248;34,2095;75,1947;131,1805;202,1670;286,1544;383,1427;493,1320;613,1225;745,1143;886,1075" o:connectangles="0,0,0,0,0,0,0,0,0,0,0,0,0,0,0,0,0,0,0,0,0,0,0,0,0,0,0,0,0,0,0,0,0,0,0,0,0"/>
                  <v:fill on="f" focussize="0,0"/>
                  <v:stroke weight="1.11196850393701pt" color="#FFFFFF" joinstyle="round"/>
                  <v:imagedata o:title=""/>
                  <o:lock v:ext="edit" aspectratio="f"/>
                </v:shape>
                <v:shape id="docshape257" o:spid="_x0000_s1026" o:spt="100" style="position:absolute;left:1451;top:1074;height:2180;width:1442;" fillcolor="#66BEFF" filled="t" stroked="f" coordsize="1442,2180" o:gfxdata="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c&#10;TobCAAAA4QAAAA8AAAAAAAAAAQAgAAAAIgAAAGRycy9kb3ducmV2LnhtbFBLAQIUABQAAAAIAIdO&#10;4kAzLwWeOwAAADkAAAAQAAAAAAAAAAEAIAAAABEBAABkcnMvc2hhcGV4bWwueG1sUEsFBgAAAAAG&#10;AAYAWwEAALsDAAAAAA==&#10;" path="m886,0l814,32,745,68,678,108,613,150,552,196,493,245,436,297,383,352,333,409,286,469,242,531,202,595,165,662,131,730,101,800,75,872,52,945,34,1020,19,1096,9,1173,2,1251,0,1330,2,1406,8,1482,18,1557,32,1631,50,1704,71,1776,96,1848,125,1917,158,1985,194,2052,234,2117,277,2179,1441,1330,886,0xe">
                  <v:path o:connectlocs="886,1075;814,1107;745,1143;678,1183;613,1225;552,1271;493,1320;436,1372;383,1427;333,1484;286,1544;242,1606;202,1670;165,1737;131,1805;101,1875;75,1947;52,2020;34,2095;19,2171;9,2248;2,2326;0,2405;2,2481;8,2557;18,2632;32,2706;50,2779;71,2851;96,2923;125,2992;158,3060;194,3127;234,3192;277,3254;1441,2405;886,1075" o:connectangles="0,0,0,0,0,0,0,0,0,0,0,0,0,0,0,0,0,0,0,0,0,0,0,0,0,0,0,0,0,0,0,0,0,0,0,0,0"/>
                  <v:fill on="t" focussize="0,0"/>
                  <v:stroke on="f"/>
                  <v:imagedata o:title=""/>
                  <o:lock v:ext="edit" aspectratio="f"/>
                </v:shape>
                <v:shape id="docshape258" o:spid="_x0000_s1026" o:spt="100" style="position:absolute;left:1451;top:1074;height:2180;width:1442;" filled="f" stroked="t" coordsize="1442,2180" o:gfxdata="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7dE3TFAAAA4gAAAA8AAAAAAAAAAQAgAAAAIgAAAGRycy9kb3ducmV2LnhtbFBLAQIUABQAAAAI&#10;AIdO4kAzLwWeOwAAADkAAAAQAAAAAAAAAAEAIAAAABQBAABkcnMvc2hhcGV4bWwueG1sUEsFBgAA&#10;AAAGAAYAWwEAAL4DAAAAAA==&#10;" path="m1441,1330l277,2179,234,2117,194,2052,158,1985,125,1917,96,1848,71,1776,50,1704,32,1631,18,1557,8,1482,2,1406,0,1330,2,1251,9,1173,19,1096,34,1020,52,945,75,872,101,800,131,730,165,662,202,595,242,531,286,469,333,409,383,352,436,297,493,245,552,196,613,150,678,108,745,68,814,32,886,0,1441,1330xe">
                  <v:path o:connectlocs="1441,2405;277,3254;234,3192;194,3127;158,3060;125,2992;96,2923;71,2851;50,2779;32,2706;18,2632;8,2557;2,2481;0,2405;2,2326;9,2248;19,2171;34,2095;52,2020;75,1947;101,1875;131,1805;165,1737;202,1670;242,1606;286,1544;333,1484;383,1427;436,1372;493,1320;552,1271;613,1225;678,1183;745,1143;814,1107;886,1075;1441,2405" o:connectangles="0,0,0,0,0,0,0,0,0,0,0,0,0,0,0,0,0,0,0,0,0,0,0,0,0,0,0,0,0,0,0,0,0,0,0,0,0"/>
                  <v:fill on="f" focussize="0,0"/>
                  <v:stroke weight="1.11196850393701pt" color="#FFFFFF" joinstyle="round"/>
                  <v:imagedata o:title=""/>
                  <o:lock v:ext="edit" aspectratio="f"/>
                </v:shape>
                <v:shape id="docshape259" o:spid="_x0000_s1026" o:spt="100" style="position:absolute;left:2039;top:963;height:1442;width:853;" fillcolor="#C4E6FF" filled="t" stroked="f" coordsize="853,1442" o:gfxdata="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6Rr5&#10;wAAAAOEAAAAPAAAAAAAAAAEAIAAAACIAAABkcnMvZG93bnJldi54bWxQSwECFAAUAAAACACHTuJA&#10;My8FnjsAAAA5AAAAEAAAAAAAAAABACAAAAAPAQAAZHJzL3NoYXBleG1sLnhtbFBLBQYAAAAABgAG&#10;AFsBAAC5AwAAAAA=&#10;" path="m853,0l777,2,701,8,626,18,551,32,477,50,404,71,333,97,263,126,194,159,128,196,63,236,0,279,853,1441,853,0xe">
                  <v:path o:connectlocs="853,964;777,966;701,972;626,982;551,996;477,1014;404,1035;333,1061;263,1090;194,1123;128,1160;63,1200;0,1243;853,2405;853,964" o:connectangles="0,0,0,0,0,0,0,0,0,0,0,0,0,0,0"/>
                  <v:fill on="t" focussize="0,0"/>
                  <v:stroke on="f"/>
                  <v:imagedata o:title=""/>
                  <o:lock v:ext="edit" aspectratio="f"/>
                </v:shape>
                <v:shape id="docshape260" o:spid="_x0000_s1026" o:spt="100" style="position:absolute;left:2039;top:963;height:1442;width:853;" filled="f" stroked="t" coordsize="853,1442" o:gfxdata="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Hb&#10;pk7CAAAA4gAAAA8AAAAAAAAAAQAgAAAAIgAAAGRycy9kb3ducmV2LnhtbFBLAQIUABQAAAAIAIdO&#10;4kAzLwWeOwAAADkAAAAQAAAAAAAAAAEAIAAAABEBAABkcnMvc2hhcGV4bWwueG1sUEsFBgAAAAAG&#10;AAYAWwEAALsDAAAAAA==&#10;" path="m853,1441l0,279,63,236,128,196,194,159,263,126,333,97,404,71,477,50,551,32,626,18,701,8,777,2,853,0,853,1441xe">
                  <v:path o:connectlocs="853,2405;0,1243;63,1200;128,1160;194,1123;263,1090;333,1061;404,1035;477,1014;551,996;626,982;701,972;777,966;853,964;853,2405" o:connectangles="0,0,0,0,0,0,0,0,0,0,0,0,0,0,0"/>
                  <v:fill on="f" focussize="0,0"/>
                  <v:stroke weight="1.11196850393701pt" color="#FFFFFF" joinstyle="round"/>
                  <v:imagedata o:title=""/>
                  <o:lock v:ext="edit" aspectratio="f"/>
                </v:shape>
                <v:shape id="docshape261" o:spid="_x0000_s1026" o:spt="100" style="position:absolute;left:1919;top:1424;height:1946;width:1946;" fillcolor="#FFFFFF" filled="t" stroked="f" coordsize="1946,1946" o:gfxdata="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6/If&#10;wAAAAOMAAAAPAAAAAAAAAAEAIAAAACIAAABkcnMvZG93bnJldi54bWxQSwECFAAUAAAACACHTuJA&#10;My8FnjsAAAA5AAAAEAAAAAAAAAABACAAAAAPAQAAZHJzL3NoYXBleG1sLnhtbFBLBQYAAAAABgAG&#10;AFsBAAC5AwAAAAA=&#10;" path="m973,0l897,3,823,11,750,26,680,45,611,69,545,99,482,133,422,171,365,214,311,260,261,310,214,364,172,421,133,482,99,545,70,611,46,679,26,750,12,822,3,897,0,973,3,1049,12,1123,26,1196,46,1266,70,1335,99,1400,133,1464,172,1524,214,1581,261,1635,311,1685,365,1732,422,1774,482,1813,545,1847,611,1876,680,1900,750,1920,823,1934,897,1943,973,1945,1049,1943,1124,1934,1196,1920,1267,1900,1335,1876,1401,1847,1464,1813,1524,1774,1582,1732,1635,1685,1686,1635,1732,1581,1775,1524,1813,1464,1847,1400,1876,1335,1901,1266,1920,1196,1934,1123,1943,1049,1946,973,1943,897,1934,822,1920,750,1901,679,1876,611,1847,545,1813,482,1775,421,1732,364,1686,310,1635,260,1582,214,1524,171,1464,133,1401,99,1335,69,1267,45,1196,26,1124,11,1049,3,973,0xe">
                  <v:path o:connectlocs="897,1428;750,1451;611,1494;482,1558;365,1639;261,1735;172,1846;99,1970;46,2104;12,2247;0,2398;12,2548;46,2691;99,2825;172,2949;261,3060;365,3157;482,3238;611,3301;750,3345;897,3368;1049,3368;1196,3345;1335,3301;1464,3238;1582,3157;1686,3060;1775,2949;1847,2825;1901,2691;1934,2548;1946,2398;1934,2247;1901,2104;1847,1970;1775,1846;1686,1735;1582,1639;1464,1558;1335,1494;1196,1451;1049,1428" o:connectangles="0,0,0,0,0,0,0,0,0,0,0,0,0,0,0,0,0,0,0,0,0,0,0,0,0,0,0,0,0,0,0,0,0,0,0,0,0,0,0,0,0,0"/>
                  <v:fill on="t" focussize="0,0"/>
                  <v:stroke on="f"/>
                  <v:imagedata o:title=""/>
                  <o:lock v:ext="edit" aspectratio="f"/>
                </v:shape>
              </v:group>
            </w:pict>
          </mc:Fallback>
        </mc:AlternateContent>
      </w:r>
      <w:r>
        <mc:AlternateContent>
          <mc:Choice Requires="wps">
            <w:drawing>
              <wp:anchor distT="0" distB="0" distL="114300" distR="114300" simplePos="0" relativeHeight="251662336" behindDoc="0" locked="0" layoutInCell="1" allowOverlap="1">
                <wp:simplePos x="0" y="0"/>
                <wp:positionH relativeFrom="page">
                  <wp:posOffset>921385</wp:posOffset>
                </wp:positionH>
                <wp:positionV relativeFrom="paragraph">
                  <wp:posOffset>102870</wp:posOffset>
                </wp:positionV>
                <wp:extent cx="3887470" cy="376555"/>
                <wp:effectExtent l="0" t="0" r="11430" b="4445"/>
                <wp:wrapNone/>
                <wp:docPr id="1460504249" name="docshape262"/>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spacing w:before="54" w:line="278" w:lineRule="auto"/>
                              <w:ind w:left="1495" w:right="723" w:hanging="246"/>
                              <w:rPr>
                                <w:rFonts w:ascii="Verdana"/>
                                <w:i/>
                                <w:color w:val="000000"/>
                                <w:sz w:val="17"/>
                              </w:rPr>
                            </w:pPr>
                            <w:r>
                              <w:rPr>
                                <w:rFonts w:ascii="Verdana"/>
                                <w:i/>
                                <w:color w:val="454C5B"/>
                                <w:w w:val="90"/>
                                <w:sz w:val="17"/>
                              </w:rPr>
                              <w:t>In</w:t>
                            </w:r>
                            <w:r>
                              <w:rPr>
                                <w:rFonts w:ascii="Verdana"/>
                                <w:i/>
                                <w:color w:val="454C5B"/>
                                <w:spacing w:val="-7"/>
                                <w:w w:val="90"/>
                                <w:sz w:val="17"/>
                              </w:rPr>
                              <w:t xml:space="preserve"> </w:t>
                            </w:r>
                            <w:r>
                              <w:rPr>
                                <w:rFonts w:ascii="Verdana"/>
                                <w:i/>
                                <w:color w:val="454C5B"/>
                                <w:w w:val="90"/>
                                <w:sz w:val="17"/>
                              </w:rPr>
                              <w:t>your</w:t>
                            </w:r>
                            <w:r>
                              <w:rPr>
                                <w:rFonts w:ascii="Verdana"/>
                                <w:i/>
                                <w:color w:val="454C5B"/>
                                <w:spacing w:val="-7"/>
                                <w:w w:val="90"/>
                                <w:sz w:val="17"/>
                              </w:rPr>
                              <w:t xml:space="preserve"> </w:t>
                            </w:r>
                            <w:r>
                              <w:rPr>
                                <w:rFonts w:ascii="Verdana"/>
                                <w:i/>
                                <w:color w:val="454C5B"/>
                                <w:w w:val="90"/>
                                <w:sz w:val="17"/>
                              </w:rPr>
                              <w:t>opinion,</w:t>
                            </w:r>
                            <w:r>
                              <w:rPr>
                                <w:rFonts w:ascii="Verdana"/>
                                <w:i/>
                                <w:color w:val="454C5B"/>
                                <w:spacing w:val="-7"/>
                                <w:w w:val="90"/>
                                <w:sz w:val="17"/>
                              </w:rPr>
                              <w:t xml:space="preserve"> </w:t>
                            </w:r>
                            <w:r>
                              <w:rPr>
                                <w:rFonts w:ascii="Verdana"/>
                                <w:i/>
                                <w:color w:val="454C5B"/>
                                <w:w w:val="90"/>
                                <w:sz w:val="17"/>
                              </w:rPr>
                              <w:t>would</w:t>
                            </w:r>
                            <w:r>
                              <w:rPr>
                                <w:rFonts w:ascii="Verdana"/>
                                <w:i/>
                                <w:color w:val="454C5B"/>
                                <w:spacing w:val="-7"/>
                                <w:w w:val="90"/>
                                <w:sz w:val="17"/>
                              </w:rPr>
                              <w:t xml:space="preserve"> </w:t>
                            </w:r>
                            <w:r>
                              <w:rPr>
                                <w:rFonts w:ascii="Verdana"/>
                                <w:i/>
                                <w:color w:val="454C5B"/>
                                <w:w w:val="90"/>
                                <w:sz w:val="17"/>
                              </w:rPr>
                              <w:t>AI</w:t>
                            </w:r>
                            <w:r>
                              <w:rPr>
                                <w:rFonts w:ascii="Verdana"/>
                                <w:i/>
                                <w:color w:val="454C5B"/>
                                <w:spacing w:val="-7"/>
                                <w:w w:val="90"/>
                                <w:sz w:val="17"/>
                              </w:rPr>
                              <w:t xml:space="preserve"> </w:t>
                            </w:r>
                            <w:r>
                              <w:rPr>
                                <w:rFonts w:ascii="Verdana"/>
                                <w:i/>
                                <w:color w:val="454C5B"/>
                                <w:w w:val="90"/>
                                <w:sz w:val="17"/>
                              </w:rPr>
                              <w:t>be</w:t>
                            </w:r>
                            <w:r>
                              <w:rPr>
                                <w:rFonts w:ascii="Verdana"/>
                                <w:i/>
                                <w:color w:val="454C5B"/>
                                <w:spacing w:val="-7"/>
                                <w:w w:val="90"/>
                                <w:sz w:val="17"/>
                              </w:rPr>
                              <w:t xml:space="preserve"> </w:t>
                            </w:r>
                            <w:r>
                              <w:rPr>
                                <w:rFonts w:ascii="Verdana"/>
                                <w:i/>
                                <w:color w:val="454C5B"/>
                                <w:w w:val="90"/>
                                <w:sz w:val="17"/>
                              </w:rPr>
                              <w:t>more</w:t>
                            </w:r>
                            <w:r>
                              <w:rPr>
                                <w:rFonts w:ascii="Verdana"/>
                                <w:i/>
                                <w:color w:val="454C5B"/>
                                <w:spacing w:val="-7"/>
                                <w:w w:val="90"/>
                                <w:sz w:val="17"/>
                              </w:rPr>
                              <w:t xml:space="preserve"> </w:t>
                            </w:r>
                            <w:r>
                              <w:rPr>
                                <w:rFonts w:ascii="Verdana"/>
                                <w:i/>
                                <w:color w:val="454C5B"/>
                                <w:w w:val="90"/>
                                <w:sz w:val="17"/>
                              </w:rPr>
                              <w:t>beneficial</w:t>
                            </w:r>
                            <w:r>
                              <w:rPr>
                                <w:rFonts w:ascii="Verdana"/>
                                <w:i/>
                                <w:color w:val="454C5B"/>
                                <w:spacing w:val="-7"/>
                                <w:w w:val="90"/>
                                <w:sz w:val="17"/>
                              </w:rPr>
                              <w:t xml:space="preserve"> </w:t>
                            </w:r>
                            <w:r>
                              <w:rPr>
                                <w:rFonts w:ascii="Verdana"/>
                                <w:i/>
                                <w:color w:val="454C5B"/>
                                <w:w w:val="90"/>
                                <w:sz w:val="17"/>
                              </w:rPr>
                              <w:t xml:space="preserve">to </w:t>
                            </w:r>
                            <w:r>
                              <w:rPr>
                                <w:rFonts w:ascii="Verdana"/>
                                <w:i/>
                                <w:color w:val="454C5B"/>
                                <w:spacing w:val="-2"/>
                                <w:sz w:val="17"/>
                              </w:rPr>
                              <w:t>security</w:t>
                            </w:r>
                            <w:r>
                              <w:rPr>
                                <w:rFonts w:ascii="Verdana"/>
                                <w:i/>
                                <w:color w:val="454C5B"/>
                                <w:spacing w:val="-15"/>
                                <w:sz w:val="17"/>
                              </w:rPr>
                              <w:t xml:space="preserve"> </w:t>
                            </w:r>
                            <w:r>
                              <w:rPr>
                                <w:rFonts w:ascii="Verdana"/>
                                <w:i/>
                                <w:color w:val="454C5B"/>
                                <w:spacing w:val="-2"/>
                                <w:sz w:val="17"/>
                              </w:rPr>
                              <w:t>teams</w:t>
                            </w:r>
                            <w:r>
                              <w:rPr>
                                <w:rFonts w:ascii="Verdana"/>
                                <w:i/>
                                <w:color w:val="454C5B"/>
                                <w:spacing w:val="-15"/>
                                <w:sz w:val="17"/>
                              </w:rPr>
                              <w:t xml:space="preserve"> </w:t>
                            </w:r>
                            <w:r>
                              <w:rPr>
                                <w:rFonts w:ascii="Verdana"/>
                                <w:i/>
                                <w:color w:val="454C5B"/>
                                <w:spacing w:val="-2"/>
                                <w:sz w:val="17"/>
                              </w:rPr>
                              <w:t>or</w:t>
                            </w:r>
                            <w:r>
                              <w:rPr>
                                <w:rFonts w:ascii="Verdana"/>
                                <w:i/>
                                <w:color w:val="454C5B"/>
                                <w:spacing w:val="-15"/>
                                <w:sz w:val="17"/>
                              </w:rPr>
                              <w:t xml:space="preserve"> </w:t>
                            </w:r>
                            <w:r>
                              <w:rPr>
                                <w:rFonts w:ascii="Verdana"/>
                                <w:i/>
                                <w:color w:val="454C5B"/>
                                <w:spacing w:val="-2"/>
                                <w:sz w:val="17"/>
                              </w:rPr>
                              <w:t>malicious</w:t>
                            </w:r>
                            <w:r>
                              <w:rPr>
                                <w:rFonts w:ascii="Verdana"/>
                                <w:i/>
                                <w:color w:val="454C5B"/>
                                <w:spacing w:val="-15"/>
                                <w:sz w:val="17"/>
                              </w:rPr>
                              <w:t xml:space="preserve"> </w:t>
                            </w:r>
                            <w:r>
                              <w:rPr>
                                <w:rFonts w:ascii="Verdana"/>
                                <w:i/>
                                <w:color w:val="454C5B"/>
                                <w:spacing w:val="-2"/>
                                <w:sz w:val="17"/>
                              </w:rPr>
                              <w:t>3rd</w:t>
                            </w:r>
                            <w:r>
                              <w:rPr>
                                <w:rFonts w:ascii="Verdana"/>
                                <w:i/>
                                <w:color w:val="454C5B"/>
                                <w:spacing w:val="-15"/>
                                <w:sz w:val="17"/>
                              </w:rPr>
                              <w:t xml:space="preserve"> </w:t>
                            </w:r>
                            <w:r>
                              <w:rPr>
                                <w:rFonts w:ascii="Verdana"/>
                                <w:i/>
                                <w:color w:val="454C5B"/>
                                <w:spacing w:val="-2"/>
                                <w:sz w:val="17"/>
                              </w:rPr>
                              <w:t>parties?</w:t>
                            </w:r>
                          </w:p>
                        </w:txbxContent>
                      </wps:txbx>
                      <wps:bodyPr rot="0" vert="horz" wrap="square" lIns="0" tIns="0" rIns="0" bIns="0" anchor="t" anchorCtr="0" upright="1">
                        <a:noAutofit/>
                      </wps:bodyPr>
                    </wps:wsp>
                  </a:graphicData>
                </a:graphic>
              </wp:anchor>
            </w:drawing>
          </mc:Choice>
          <mc:Fallback>
            <w:pict>
              <v:shape id="docshape262" o:spid="_x0000_s1026" o:spt="202" type="#_x0000_t202" style="position:absolute;left:0pt;margin-left:72.55pt;margin-top:8.1pt;height:29.65pt;width:306.1pt;mso-position-horizontal-relative:page;z-index:251662336;mso-width-relative:page;mso-height-relative:page;" fillcolor="#EEF3F8" filled="t" stroked="f" coordsize="21600,21600" o:gfxdata="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ru3t7WAAAACQEAAA8AAAAAAAAAAQAgAAAAIgAAAGRycy9kb3du&#10;cmV2LnhtbFBLAQIUABQAAAAIAIdO4kDayM2iAQIAAAcEAAAOAAAAAAAAAAEAIAAAACUBAABkcnMv&#10;ZTJvRG9jLnhtbFBLBQYAAAAABgAGAFkBAACYBQAAAAA=&#10;">
                <v:fill on="t" focussize="0,0"/>
                <v:stroke on="f"/>
                <v:imagedata o:title=""/>
                <o:lock v:ext="edit" aspectratio="f"/>
                <v:textbox inset="0mm,0mm,0mm,0mm">
                  <w:txbxContent>
                    <w:p>
                      <w:pPr>
                        <w:spacing w:before="54" w:line="278" w:lineRule="auto"/>
                        <w:ind w:left="1495" w:right="723" w:hanging="246"/>
                        <w:rPr>
                          <w:rFonts w:ascii="Verdana"/>
                          <w:i/>
                          <w:color w:val="000000"/>
                          <w:sz w:val="17"/>
                        </w:rPr>
                      </w:pPr>
                      <w:r>
                        <w:rPr>
                          <w:rFonts w:ascii="Verdana"/>
                          <w:i/>
                          <w:color w:val="454C5B"/>
                          <w:w w:val="90"/>
                          <w:sz w:val="17"/>
                        </w:rPr>
                        <w:t>In</w:t>
                      </w:r>
                      <w:r>
                        <w:rPr>
                          <w:rFonts w:ascii="Verdana"/>
                          <w:i/>
                          <w:color w:val="454C5B"/>
                          <w:spacing w:val="-7"/>
                          <w:w w:val="90"/>
                          <w:sz w:val="17"/>
                        </w:rPr>
                        <w:t xml:space="preserve"> </w:t>
                      </w:r>
                      <w:r>
                        <w:rPr>
                          <w:rFonts w:ascii="Verdana"/>
                          <w:i/>
                          <w:color w:val="454C5B"/>
                          <w:w w:val="90"/>
                          <w:sz w:val="17"/>
                        </w:rPr>
                        <w:t>your</w:t>
                      </w:r>
                      <w:r>
                        <w:rPr>
                          <w:rFonts w:ascii="Verdana"/>
                          <w:i/>
                          <w:color w:val="454C5B"/>
                          <w:spacing w:val="-7"/>
                          <w:w w:val="90"/>
                          <w:sz w:val="17"/>
                        </w:rPr>
                        <w:t xml:space="preserve"> </w:t>
                      </w:r>
                      <w:r>
                        <w:rPr>
                          <w:rFonts w:ascii="Verdana"/>
                          <w:i/>
                          <w:color w:val="454C5B"/>
                          <w:w w:val="90"/>
                          <w:sz w:val="17"/>
                        </w:rPr>
                        <w:t>opinion,</w:t>
                      </w:r>
                      <w:r>
                        <w:rPr>
                          <w:rFonts w:ascii="Verdana"/>
                          <w:i/>
                          <w:color w:val="454C5B"/>
                          <w:spacing w:val="-7"/>
                          <w:w w:val="90"/>
                          <w:sz w:val="17"/>
                        </w:rPr>
                        <w:t xml:space="preserve"> </w:t>
                      </w:r>
                      <w:r>
                        <w:rPr>
                          <w:rFonts w:ascii="Verdana"/>
                          <w:i/>
                          <w:color w:val="454C5B"/>
                          <w:w w:val="90"/>
                          <w:sz w:val="17"/>
                        </w:rPr>
                        <w:t>would</w:t>
                      </w:r>
                      <w:r>
                        <w:rPr>
                          <w:rFonts w:ascii="Verdana"/>
                          <w:i/>
                          <w:color w:val="454C5B"/>
                          <w:spacing w:val="-7"/>
                          <w:w w:val="90"/>
                          <w:sz w:val="17"/>
                        </w:rPr>
                        <w:t xml:space="preserve"> </w:t>
                      </w:r>
                      <w:r>
                        <w:rPr>
                          <w:rFonts w:ascii="Verdana"/>
                          <w:i/>
                          <w:color w:val="454C5B"/>
                          <w:w w:val="90"/>
                          <w:sz w:val="17"/>
                        </w:rPr>
                        <w:t>AI</w:t>
                      </w:r>
                      <w:r>
                        <w:rPr>
                          <w:rFonts w:ascii="Verdana"/>
                          <w:i/>
                          <w:color w:val="454C5B"/>
                          <w:spacing w:val="-7"/>
                          <w:w w:val="90"/>
                          <w:sz w:val="17"/>
                        </w:rPr>
                        <w:t xml:space="preserve"> </w:t>
                      </w:r>
                      <w:r>
                        <w:rPr>
                          <w:rFonts w:ascii="Verdana"/>
                          <w:i/>
                          <w:color w:val="454C5B"/>
                          <w:w w:val="90"/>
                          <w:sz w:val="17"/>
                        </w:rPr>
                        <w:t>be</w:t>
                      </w:r>
                      <w:r>
                        <w:rPr>
                          <w:rFonts w:ascii="Verdana"/>
                          <w:i/>
                          <w:color w:val="454C5B"/>
                          <w:spacing w:val="-7"/>
                          <w:w w:val="90"/>
                          <w:sz w:val="17"/>
                        </w:rPr>
                        <w:t xml:space="preserve"> </w:t>
                      </w:r>
                      <w:r>
                        <w:rPr>
                          <w:rFonts w:ascii="Verdana"/>
                          <w:i/>
                          <w:color w:val="454C5B"/>
                          <w:w w:val="90"/>
                          <w:sz w:val="17"/>
                        </w:rPr>
                        <w:t>more</w:t>
                      </w:r>
                      <w:r>
                        <w:rPr>
                          <w:rFonts w:ascii="Verdana"/>
                          <w:i/>
                          <w:color w:val="454C5B"/>
                          <w:spacing w:val="-7"/>
                          <w:w w:val="90"/>
                          <w:sz w:val="17"/>
                        </w:rPr>
                        <w:t xml:space="preserve"> </w:t>
                      </w:r>
                      <w:r>
                        <w:rPr>
                          <w:rFonts w:ascii="Verdana"/>
                          <w:i/>
                          <w:color w:val="454C5B"/>
                          <w:w w:val="90"/>
                          <w:sz w:val="17"/>
                        </w:rPr>
                        <w:t>beneficial</w:t>
                      </w:r>
                      <w:r>
                        <w:rPr>
                          <w:rFonts w:ascii="Verdana"/>
                          <w:i/>
                          <w:color w:val="454C5B"/>
                          <w:spacing w:val="-7"/>
                          <w:w w:val="90"/>
                          <w:sz w:val="17"/>
                        </w:rPr>
                        <w:t xml:space="preserve"> </w:t>
                      </w:r>
                      <w:r>
                        <w:rPr>
                          <w:rFonts w:ascii="Verdana"/>
                          <w:i/>
                          <w:color w:val="454C5B"/>
                          <w:w w:val="90"/>
                          <w:sz w:val="17"/>
                        </w:rPr>
                        <w:t xml:space="preserve">to </w:t>
                      </w:r>
                      <w:r>
                        <w:rPr>
                          <w:rFonts w:ascii="Verdana"/>
                          <w:i/>
                          <w:color w:val="454C5B"/>
                          <w:spacing w:val="-2"/>
                          <w:sz w:val="17"/>
                        </w:rPr>
                        <w:t>security</w:t>
                      </w:r>
                      <w:r>
                        <w:rPr>
                          <w:rFonts w:ascii="Verdana"/>
                          <w:i/>
                          <w:color w:val="454C5B"/>
                          <w:spacing w:val="-15"/>
                          <w:sz w:val="17"/>
                        </w:rPr>
                        <w:t xml:space="preserve"> </w:t>
                      </w:r>
                      <w:r>
                        <w:rPr>
                          <w:rFonts w:ascii="Verdana"/>
                          <w:i/>
                          <w:color w:val="454C5B"/>
                          <w:spacing w:val="-2"/>
                          <w:sz w:val="17"/>
                        </w:rPr>
                        <w:t>teams</w:t>
                      </w:r>
                      <w:r>
                        <w:rPr>
                          <w:rFonts w:ascii="Verdana"/>
                          <w:i/>
                          <w:color w:val="454C5B"/>
                          <w:spacing w:val="-15"/>
                          <w:sz w:val="17"/>
                        </w:rPr>
                        <w:t xml:space="preserve"> </w:t>
                      </w:r>
                      <w:r>
                        <w:rPr>
                          <w:rFonts w:ascii="Verdana"/>
                          <w:i/>
                          <w:color w:val="454C5B"/>
                          <w:spacing w:val="-2"/>
                          <w:sz w:val="17"/>
                        </w:rPr>
                        <w:t>or</w:t>
                      </w:r>
                      <w:r>
                        <w:rPr>
                          <w:rFonts w:ascii="Verdana"/>
                          <w:i/>
                          <w:color w:val="454C5B"/>
                          <w:spacing w:val="-15"/>
                          <w:sz w:val="17"/>
                        </w:rPr>
                        <w:t xml:space="preserve"> </w:t>
                      </w:r>
                      <w:r>
                        <w:rPr>
                          <w:rFonts w:ascii="Verdana"/>
                          <w:i/>
                          <w:color w:val="454C5B"/>
                          <w:spacing w:val="-2"/>
                          <w:sz w:val="17"/>
                        </w:rPr>
                        <w:t>malicious</w:t>
                      </w:r>
                      <w:r>
                        <w:rPr>
                          <w:rFonts w:ascii="Verdana"/>
                          <w:i/>
                          <w:color w:val="454C5B"/>
                          <w:spacing w:val="-15"/>
                          <w:sz w:val="17"/>
                        </w:rPr>
                        <w:t xml:space="preserve"> </w:t>
                      </w:r>
                      <w:r>
                        <w:rPr>
                          <w:rFonts w:ascii="Verdana"/>
                          <w:i/>
                          <w:color w:val="454C5B"/>
                          <w:spacing w:val="-2"/>
                          <w:sz w:val="17"/>
                        </w:rPr>
                        <w:t>3rd</w:t>
                      </w:r>
                      <w:r>
                        <w:rPr>
                          <w:rFonts w:ascii="Verdana"/>
                          <w:i/>
                          <w:color w:val="454C5B"/>
                          <w:spacing w:val="-15"/>
                          <w:sz w:val="17"/>
                        </w:rPr>
                        <w:t xml:space="preserve"> </w:t>
                      </w:r>
                      <w:r>
                        <w:rPr>
                          <w:rFonts w:ascii="Verdana"/>
                          <w:i/>
                          <w:color w:val="454C5B"/>
                          <w:spacing w:val="-2"/>
                          <w:sz w:val="17"/>
                        </w:rPr>
                        <w:t>parties?</w:t>
                      </w:r>
                    </w:p>
                  </w:txbxContent>
                </v:textbox>
              </v:shape>
            </w:pict>
          </mc:Fallback>
        </mc:AlternateContent>
      </w:r>
      <w:r>
        <w:rPr>
          <w:w w:val="115"/>
        </w:rPr>
        <w:t>Security professionals have a cautious and potentially nuanced</w:t>
      </w:r>
      <w:r>
        <w:rPr>
          <w:spacing w:val="-13"/>
          <w:w w:val="115"/>
        </w:rPr>
        <w:t xml:space="preserve"> </w:t>
      </w:r>
      <w:r>
        <w:rPr>
          <w:w w:val="115"/>
        </w:rPr>
        <w:t>perspective</w:t>
      </w:r>
      <w:r>
        <w:rPr>
          <w:spacing w:val="-13"/>
          <w:w w:val="115"/>
        </w:rPr>
        <w:t xml:space="preserve"> </w:t>
      </w:r>
      <w:r>
        <w:rPr>
          <w:w w:val="115"/>
        </w:rPr>
        <w:t>of</w:t>
      </w:r>
      <w:r>
        <w:rPr>
          <w:spacing w:val="-13"/>
          <w:w w:val="115"/>
        </w:rPr>
        <w:t xml:space="preserve"> </w:t>
      </w:r>
      <w:r>
        <w:rPr>
          <w:w w:val="115"/>
        </w:rPr>
        <w:t>who will benefit from AI more: security professionals or</w:t>
      </w:r>
    </w:p>
    <w:p>
      <w:pPr>
        <w:pStyle w:val="6"/>
        <w:spacing w:line="276" w:lineRule="auto"/>
        <w:ind w:left="7412" w:right="1193"/>
      </w:pPr>
      <w:r>
        <w:drawing>
          <wp:anchor distT="0" distB="0" distL="0" distR="0" simplePos="0" relativeHeight="251660288" behindDoc="0" locked="0" layoutInCell="1" allowOverlap="1">
            <wp:simplePos x="0" y="0"/>
            <wp:positionH relativeFrom="page">
              <wp:posOffset>2979420</wp:posOffset>
            </wp:positionH>
            <wp:positionV relativeFrom="paragraph">
              <wp:posOffset>424180</wp:posOffset>
            </wp:positionV>
            <wp:extent cx="82550" cy="82550"/>
            <wp:effectExtent l="0" t="0" r="6350" b="6350"/>
            <wp:wrapNone/>
            <wp:docPr id="8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8.png"/>
                    <pic:cNvPicPr>
                      <a:picLocks noChangeAspect="1"/>
                    </pic:cNvPicPr>
                  </pic:nvPicPr>
                  <pic:blipFill>
                    <a:blip r:embed="rId52" cstate="print"/>
                    <a:stretch>
                      <a:fillRect/>
                    </a:stretch>
                  </pic:blipFill>
                  <pic:spPr>
                    <a:xfrm>
                      <a:off x="0" y="0"/>
                      <a:ext cx="82753" cy="82753"/>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2979420</wp:posOffset>
            </wp:positionH>
            <wp:positionV relativeFrom="paragraph">
              <wp:posOffset>230505</wp:posOffset>
            </wp:positionV>
            <wp:extent cx="82550" cy="82550"/>
            <wp:effectExtent l="0" t="0" r="6350" b="6350"/>
            <wp:wrapNone/>
            <wp:docPr id="8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2979420</wp:posOffset>
            </wp:positionH>
            <wp:positionV relativeFrom="paragraph">
              <wp:posOffset>618490</wp:posOffset>
            </wp:positionV>
            <wp:extent cx="82550" cy="82550"/>
            <wp:effectExtent l="0" t="0" r="6350" b="6350"/>
            <wp:wrapNone/>
            <wp:docPr id="8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png"/>
                    <pic:cNvPicPr>
                      <a:picLocks noChangeAspect="1"/>
                    </pic:cNvPicPr>
                  </pic:nvPicPr>
                  <pic:blipFill>
                    <a:blip r:embed="rId54" cstate="print"/>
                    <a:stretch>
                      <a:fillRect/>
                    </a:stretch>
                  </pic:blipFill>
                  <pic:spPr>
                    <a:xfrm>
                      <a:off x="0" y="0"/>
                      <a:ext cx="82753" cy="82753"/>
                    </a:xfrm>
                    <a:prstGeom prst="rect">
                      <a:avLst/>
                    </a:prstGeom>
                  </pic:spPr>
                </pic:pic>
              </a:graphicData>
            </a:graphic>
          </wp:anchor>
        </w:drawing>
      </w:r>
      <w:r>
        <w:drawing>
          <wp:anchor distT="0" distB="0" distL="0" distR="0" simplePos="0" relativeHeight="251662336" behindDoc="0" locked="0" layoutInCell="1" allowOverlap="1">
            <wp:simplePos x="0" y="0"/>
            <wp:positionH relativeFrom="page">
              <wp:posOffset>2979420</wp:posOffset>
            </wp:positionH>
            <wp:positionV relativeFrom="paragraph">
              <wp:posOffset>812165</wp:posOffset>
            </wp:positionV>
            <wp:extent cx="82550" cy="82550"/>
            <wp:effectExtent l="0" t="0" r="6350" b="6350"/>
            <wp:wrapNone/>
            <wp:docPr id="8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9.png"/>
                    <pic:cNvPicPr>
                      <a:picLocks noChangeAspect="1"/>
                    </pic:cNvPicPr>
                  </pic:nvPicPr>
                  <pic:blipFill>
                    <a:blip r:embed="rId55" cstate="print"/>
                    <a:stretch>
                      <a:fillRect/>
                    </a:stretch>
                  </pic:blipFill>
                  <pic:spPr>
                    <a:xfrm>
                      <a:off x="0" y="0"/>
                      <a:ext cx="82753" cy="82753"/>
                    </a:xfrm>
                    <a:prstGeom prst="rect">
                      <a:avLst/>
                    </a:prstGeom>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page">
                  <wp:posOffset>3086100</wp:posOffset>
                </wp:positionH>
                <wp:positionV relativeFrom="paragraph">
                  <wp:posOffset>212725</wp:posOffset>
                </wp:positionV>
                <wp:extent cx="1042670" cy="695960"/>
                <wp:effectExtent l="0" t="0" r="0" b="0"/>
                <wp:wrapNone/>
                <wp:docPr id="1208569888" name="docshape263"/>
                <wp:cNvGraphicFramePr/>
                <a:graphic xmlns:a="http://schemas.openxmlformats.org/drawingml/2006/main">
                  <a:graphicData uri="http://schemas.microsoft.com/office/word/2010/wordprocessingShape">
                    <wps:wsp>
                      <wps:cNvSpPr txBox="1"/>
                      <wps:spPr bwMode="auto">
                        <a:xfrm>
                          <a:off x="0" y="0"/>
                          <a:ext cx="1042670" cy="695960"/>
                        </a:xfrm>
                        <a:prstGeom prst="rect">
                          <a:avLst/>
                        </a:prstGeom>
                        <a:noFill/>
                        <a:ln>
                          <a:noFill/>
                        </a:ln>
                      </wps:spPr>
                      <wps:txbx>
                        <w:txbxContent>
                          <w:tbl>
                            <w:tblPr>
                              <w:tblStyle w:val="8"/>
                              <w:tblW w:w="0" w:type="auto"/>
                              <w:tblInd w:w="7" w:type="dxa"/>
                              <w:tblLayout w:type="fixed"/>
                              <w:tblCellMar>
                                <w:top w:w="0" w:type="dxa"/>
                                <w:left w:w="0" w:type="dxa"/>
                                <w:bottom w:w="0" w:type="dxa"/>
                                <w:right w:w="0" w:type="dxa"/>
                              </w:tblCellMar>
                            </w:tblPr>
                            <w:tblGrid>
                              <w:gridCol w:w="426"/>
                              <w:gridCol w:w="1214"/>
                            </w:tblGrid>
                            <w:tr>
                              <w:tblPrEx>
                                <w:tblCellMar>
                                  <w:top w:w="0" w:type="dxa"/>
                                  <w:left w:w="0" w:type="dxa"/>
                                  <w:bottom w:w="0" w:type="dxa"/>
                                  <w:right w:w="0" w:type="dxa"/>
                                </w:tblCellMar>
                              </w:tblPrEx>
                              <w:trPr>
                                <w:trHeight w:val="243" w:hRule="atLeast"/>
                              </w:trPr>
                              <w:tc>
                                <w:tcPr>
                                  <w:tcW w:w="426" w:type="dxa"/>
                                </w:tcPr>
                                <w:p>
                                  <w:pPr>
                                    <w:pStyle w:val="13"/>
                                    <w:spacing w:before="2"/>
                                    <w:rPr>
                                      <w:rFonts w:ascii="Century Gothic"/>
                                      <w:b/>
                                      <w:sz w:val="14"/>
                                    </w:rPr>
                                  </w:pPr>
                                  <w:r>
                                    <w:rPr>
                                      <w:rFonts w:ascii="Century Gothic"/>
                                      <w:b/>
                                      <w:color w:val="141221"/>
                                      <w:spacing w:val="-5"/>
                                      <w:w w:val="110"/>
                                      <w:sz w:val="14"/>
                                    </w:rPr>
                                    <w:t>34%</w:t>
                                  </w:r>
                                </w:p>
                              </w:tc>
                              <w:tc>
                                <w:tcPr>
                                  <w:tcW w:w="1214" w:type="dxa"/>
                                </w:tcPr>
                                <w:p>
                                  <w:pPr>
                                    <w:pStyle w:val="13"/>
                                    <w:spacing w:before="9"/>
                                    <w:ind w:left="75"/>
                                    <w:rPr>
                                      <w:sz w:val="14"/>
                                    </w:rPr>
                                  </w:pPr>
                                  <w:r>
                                    <w:rPr>
                                      <w:color w:val="141221"/>
                                      <w:w w:val="115"/>
                                      <w:sz w:val="14"/>
                                    </w:rPr>
                                    <w:t>Security</w:t>
                                  </w:r>
                                  <w:r>
                                    <w:rPr>
                                      <w:color w:val="141221"/>
                                      <w:spacing w:val="-3"/>
                                      <w:w w:val="115"/>
                                      <w:sz w:val="14"/>
                                    </w:rPr>
                                    <w:t xml:space="preserve"> </w:t>
                                  </w:r>
                                  <w:r>
                                    <w:rPr>
                                      <w:color w:val="141221"/>
                                      <w:spacing w:val="-2"/>
                                      <w:w w:val="115"/>
                                      <w:sz w:val="14"/>
                                    </w:rPr>
                                    <w:t>teams</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sz w:val="14"/>
                                    </w:rPr>
                                    <w:t>31%</w:t>
                                  </w:r>
                                </w:p>
                              </w:tc>
                              <w:tc>
                                <w:tcPr>
                                  <w:tcW w:w="1214" w:type="dxa"/>
                                </w:tcPr>
                                <w:p>
                                  <w:pPr>
                                    <w:pStyle w:val="13"/>
                                    <w:spacing w:before="71"/>
                                    <w:ind w:left="75"/>
                                    <w:rPr>
                                      <w:sz w:val="14"/>
                                    </w:rPr>
                                  </w:pPr>
                                  <w:r>
                                    <w:rPr>
                                      <w:color w:val="141221"/>
                                      <w:w w:val="110"/>
                                      <w:sz w:val="14"/>
                                    </w:rPr>
                                    <w:t xml:space="preserve">Equal </w:t>
                                  </w:r>
                                  <w:r>
                                    <w:rPr>
                                      <w:color w:val="141221"/>
                                      <w:spacing w:val="-2"/>
                                      <w:w w:val="110"/>
                                      <w:sz w:val="14"/>
                                    </w:rPr>
                                    <w:t>Benefit</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w w:val="105"/>
                                      <w:sz w:val="14"/>
                                    </w:rPr>
                                    <w:t>25%</w:t>
                                  </w:r>
                                </w:p>
                              </w:tc>
                              <w:tc>
                                <w:tcPr>
                                  <w:tcW w:w="1214" w:type="dxa"/>
                                </w:tcPr>
                                <w:p>
                                  <w:pPr>
                                    <w:pStyle w:val="13"/>
                                    <w:spacing w:before="71"/>
                                    <w:ind w:left="75"/>
                                    <w:rPr>
                                      <w:sz w:val="14"/>
                                    </w:rPr>
                                  </w:pPr>
                                  <w:r>
                                    <w:rPr>
                                      <w:color w:val="141221"/>
                                      <w:w w:val="110"/>
                                      <w:sz w:val="14"/>
                                    </w:rPr>
                                    <w:t>Malicious</w:t>
                                  </w:r>
                                  <w:r>
                                    <w:rPr>
                                      <w:color w:val="141221"/>
                                      <w:spacing w:val="4"/>
                                      <w:w w:val="110"/>
                                      <w:sz w:val="14"/>
                                    </w:rPr>
                                    <w:t xml:space="preserve"> </w:t>
                                  </w:r>
                                  <w:r>
                                    <w:rPr>
                                      <w:color w:val="141221"/>
                                      <w:spacing w:val="-2"/>
                                      <w:w w:val="110"/>
                                      <w:sz w:val="14"/>
                                    </w:rPr>
                                    <w:t>parties</w:t>
                                  </w:r>
                                </w:p>
                              </w:tc>
                            </w:tr>
                            <w:tr>
                              <w:tblPrEx>
                                <w:tblCellMar>
                                  <w:top w:w="0" w:type="dxa"/>
                                  <w:left w:w="0" w:type="dxa"/>
                                  <w:bottom w:w="0" w:type="dxa"/>
                                  <w:right w:w="0" w:type="dxa"/>
                                </w:tblCellMar>
                              </w:tblPrEx>
                              <w:trPr>
                                <w:trHeight w:val="243" w:hRule="atLeast"/>
                              </w:trPr>
                              <w:tc>
                                <w:tcPr>
                                  <w:tcW w:w="426" w:type="dxa"/>
                                </w:tcPr>
                                <w:p>
                                  <w:pPr>
                                    <w:pStyle w:val="13"/>
                                    <w:spacing w:line="159" w:lineRule="exact"/>
                                    <w:rPr>
                                      <w:rFonts w:ascii="Century Gothic"/>
                                      <w:b/>
                                      <w:sz w:val="14"/>
                                    </w:rPr>
                                  </w:pPr>
                                  <w:r>
                                    <w:rPr>
                                      <w:rFonts w:ascii="Century Gothic"/>
                                      <w:b/>
                                      <w:color w:val="141221"/>
                                      <w:spacing w:val="-5"/>
                                      <w:w w:val="110"/>
                                      <w:sz w:val="14"/>
                                    </w:rPr>
                                    <w:t>9%</w:t>
                                  </w:r>
                                </w:p>
                              </w:tc>
                              <w:tc>
                                <w:tcPr>
                                  <w:tcW w:w="1214" w:type="dxa"/>
                                </w:tcPr>
                                <w:p>
                                  <w:pPr>
                                    <w:pStyle w:val="13"/>
                                    <w:spacing w:before="71" w:line="151" w:lineRule="exact"/>
                                    <w:ind w:left="75"/>
                                    <w:rPr>
                                      <w:sz w:val="14"/>
                                    </w:rPr>
                                  </w:pPr>
                                  <w:r>
                                    <w:rPr>
                                      <w:color w:val="141221"/>
                                      <w:spacing w:val="-2"/>
                                      <w:w w:val="115"/>
                                      <w:sz w:val="14"/>
                                    </w:rPr>
                                    <w:t>Neither</w:t>
                                  </w:r>
                                </w:p>
                              </w:tc>
                            </w:tr>
                          </w:tbl>
                          <w:p>
                            <w:pPr>
                              <w:pStyle w:val="6"/>
                            </w:pPr>
                          </w:p>
                        </w:txbxContent>
                      </wps:txbx>
                      <wps:bodyPr rot="0" vert="horz" wrap="square" lIns="0" tIns="0" rIns="0" bIns="0" anchor="t" anchorCtr="0" upright="1">
                        <a:noAutofit/>
                      </wps:bodyPr>
                    </wps:wsp>
                  </a:graphicData>
                </a:graphic>
              </wp:anchor>
            </w:drawing>
          </mc:Choice>
          <mc:Fallback>
            <w:pict>
              <v:shape id="docshape263" o:spid="_x0000_s1026" o:spt="202" type="#_x0000_t202" style="position:absolute;left:0pt;margin-left:243pt;margin-top:16.75pt;height:54.8pt;width:82.1pt;mso-position-horizontal-relative:page;z-index:251663360;mso-width-relative:page;mso-height-relative:page;" filled="f" stroked="f" coordsize="21600,21600" o:gfxdata="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dy9j4NkAAAAKAQAADwAAAAAAAAABACAAAAAiAAAAZHJzL2Rvd25yZXYueG1sUEsBAhQAFAAAAAgA&#10;h07iQJLsTfrrAQAA3gMAAA4AAAAAAAAAAQAgAAAAKAEAAGRycy9lMm9Eb2MueG1sUEsFBgAAAAAG&#10;AAYAWQEAAIUFAAAAAA==&#10;">
                <v:fill on="f" focussize="0,0"/>
                <v:stroke on="f"/>
                <v:imagedata o:title=""/>
                <o:lock v:ext="edit" aspectratio="f"/>
                <v:textbox inset="0mm,0mm,0mm,0mm">
                  <w:txbxContent>
                    <w:tbl>
                      <w:tblPr>
                        <w:tblStyle w:val="8"/>
                        <w:tblW w:w="0" w:type="auto"/>
                        <w:tblInd w:w="7" w:type="dxa"/>
                        <w:tblLayout w:type="fixed"/>
                        <w:tblCellMar>
                          <w:top w:w="0" w:type="dxa"/>
                          <w:left w:w="0" w:type="dxa"/>
                          <w:bottom w:w="0" w:type="dxa"/>
                          <w:right w:w="0" w:type="dxa"/>
                        </w:tblCellMar>
                      </w:tblPr>
                      <w:tblGrid>
                        <w:gridCol w:w="426"/>
                        <w:gridCol w:w="1214"/>
                      </w:tblGrid>
                      <w:tr>
                        <w:tblPrEx>
                          <w:tblCellMar>
                            <w:top w:w="0" w:type="dxa"/>
                            <w:left w:w="0" w:type="dxa"/>
                            <w:bottom w:w="0" w:type="dxa"/>
                            <w:right w:w="0" w:type="dxa"/>
                          </w:tblCellMar>
                        </w:tblPrEx>
                        <w:trPr>
                          <w:trHeight w:val="243" w:hRule="atLeast"/>
                        </w:trPr>
                        <w:tc>
                          <w:tcPr>
                            <w:tcW w:w="426" w:type="dxa"/>
                          </w:tcPr>
                          <w:p>
                            <w:pPr>
                              <w:pStyle w:val="13"/>
                              <w:spacing w:before="2"/>
                              <w:rPr>
                                <w:rFonts w:ascii="Century Gothic"/>
                                <w:b/>
                                <w:sz w:val="14"/>
                              </w:rPr>
                            </w:pPr>
                            <w:r>
                              <w:rPr>
                                <w:rFonts w:ascii="Century Gothic"/>
                                <w:b/>
                                <w:color w:val="141221"/>
                                <w:spacing w:val="-5"/>
                                <w:w w:val="110"/>
                                <w:sz w:val="14"/>
                              </w:rPr>
                              <w:t>34%</w:t>
                            </w:r>
                          </w:p>
                        </w:tc>
                        <w:tc>
                          <w:tcPr>
                            <w:tcW w:w="1214" w:type="dxa"/>
                          </w:tcPr>
                          <w:p>
                            <w:pPr>
                              <w:pStyle w:val="13"/>
                              <w:spacing w:before="9"/>
                              <w:ind w:left="75"/>
                              <w:rPr>
                                <w:sz w:val="14"/>
                              </w:rPr>
                            </w:pPr>
                            <w:r>
                              <w:rPr>
                                <w:color w:val="141221"/>
                                <w:w w:val="115"/>
                                <w:sz w:val="14"/>
                              </w:rPr>
                              <w:t>Security</w:t>
                            </w:r>
                            <w:r>
                              <w:rPr>
                                <w:color w:val="141221"/>
                                <w:spacing w:val="-3"/>
                                <w:w w:val="115"/>
                                <w:sz w:val="14"/>
                              </w:rPr>
                              <w:t xml:space="preserve"> </w:t>
                            </w:r>
                            <w:r>
                              <w:rPr>
                                <w:color w:val="141221"/>
                                <w:spacing w:val="-2"/>
                                <w:w w:val="115"/>
                                <w:sz w:val="14"/>
                              </w:rPr>
                              <w:t>teams</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sz w:val="14"/>
                              </w:rPr>
                              <w:t>31%</w:t>
                            </w:r>
                          </w:p>
                        </w:tc>
                        <w:tc>
                          <w:tcPr>
                            <w:tcW w:w="1214" w:type="dxa"/>
                          </w:tcPr>
                          <w:p>
                            <w:pPr>
                              <w:pStyle w:val="13"/>
                              <w:spacing w:before="71"/>
                              <w:ind w:left="75"/>
                              <w:rPr>
                                <w:sz w:val="14"/>
                              </w:rPr>
                            </w:pPr>
                            <w:r>
                              <w:rPr>
                                <w:color w:val="141221"/>
                                <w:w w:val="110"/>
                                <w:sz w:val="14"/>
                              </w:rPr>
                              <w:t xml:space="preserve">Equal </w:t>
                            </w:r>
                            <w:r>
                              <w:rPr>
                                <w:color w:val="141221"/>
                                <w:spacing w:val="-2"/>
                                <w:w w:val="110"/>
                                <w:sz w:val="14"/>
                              </w:rPr>
                              <w:t>Benefit</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w w:val="105"/>
                                <w:sz w:val="14"/>
                              </w:rPr>
                              <w:t>25%</w:t>
                            </w:r>
                          </w:p>
                        </w:tc>
                        <w:tc>
                          <w:tcPr>
                            <w:tcW w:w="1214" w:type="dxa"/>
                          </w:tcPr>
                          <w:p>
                            <w:pPr>
                              <w:pStyle w:val="13"/>
                              <w:spacing w:before="71"/>
                              <w:ind w:left="75"/>
                              <w:rPr>
                                <w:sz w:val="14"/>
                              </w:rPr>
                            </w:pPr>
                            <w:r>
                              <w:rPr>
                                <w:color w:val="141221"/>
                                <w:w w:val="110"/>
                                <w:sz w:val="14"/>
                              </w:rPr>
                              <w:t>Malicious</w:t>
                            </w:r>
                            <w:r>
                              <w:rPr>
                                <w:color w:val="141221"/>
                                <w:spacing w:val="4"/>
                                <w:w w:val="110"/>
                                <w:sz w:val="14"/>
                              </w:rPr>
                              <w:t xml:space="preserve"> </w:t>
                            </w:r>
                            <w:r>
                              <w:rPr>
                                <w:color w:val="141221"/>
                                <w:spacing w:val="-2"/>
                                <w:w w:val="110"/>
                                <w:sz w:val="14"/>
                              </w:rPr>
                              <w:t>parties</w:t>
                            </w:r>
                          </w:p>
                        </w:tc>
                      </w:tr>
                      <w:tr>
                        <w:tblPrEx>
                          <w:tblCellMar>
                            <w:top w:w="0" w:type="dxa"/>
                            <w:left w:w="0" w:type="dxa"/>
                            <w:bottom w:w="0" w:type="dxa"/>
                            <w:right w:w="0" w:type="dxa"/>
                          </w:tblCellMar>
                        </w:tblPrEx>
                        <w:trPr>
                          <w:trHeight w:val="243" w:hRule="atLeast"/>
                        </w:trPr>
                        <w:tc>
                          <w:tcPr>
                            <w:tcW w:w="426" w:type="dxa"/>
                          </w:tcPr>
                          <w:p>
                            <w:pPr>
                              <w:pStyle w:val="13"/>
                              <w:spacing w:line="159" w:lineRule="exact"/>
                              <w:rPr>
                                <w:rFonts w:ascii="Century Gothic"/>
                                <w:b/>
                                <w:sz w:val="14"/>
                              </w:rPr>
                            </w:pPr>
                            <w:r>
                              <w:rPr>
                                <w:rFonts w:ascii="Century Gothic"/>
                                <w:b/>
                                <w:color w:val="141221"/>
                                <w:spacing w:val="-5"/>
                                <w:w w:val="110"/>
                                <w:sz w:val="14"/>
                              </w:rPr>
                              <w:t>9%</w:t>
                            </w:r>
                          </w:p>
                        </w:tc>
                        <w:tc>
                          <w:tcPr>
                            <w:tcW w:w="1214" w:type="dxa"/>
                          </w:tcPr>
                          <w:p>
                            <w:pPr>
                              <w:pStyle w:val="13"/>
                              <w:spacing w:before="71" w:line="151" w:lineRule="exact"/>
                              <w:ind w:left="75"/>
                              <w:rPr>
                                <w:sz w:val="14"/>
                              </w:rPr>
                            </w:pPr>
                            <w:r>
                              <w:rPr>
                                <w:color w:val="141221"/>
                                <w:spacing w:val="-2"/>
                                <w:w w:val="115"/>
                                <w:sz w:val="14"/>
                              </w:rPr>
                              <w:t>Neither</w:t>
                            </w:r>
                          </w:p>
                        </w:tc>
                      </w:tr>
                    </w:tbl>
                    <w:p>
                      <w:pPr>
                        <w:pStyle w:val="6"/>
                      </w:pPr>
                    </w:p>
                  </w:txbxContent>
                </v:textbox>
              </v:shape>
            </w:pict>
          </mc:Fallback>
        </mc:AlternateContent>
      </w:r>
      <w:r>
        <w:rPr>
          <w:w w:val="115"/>
        </w:rPr>
        <w:t>malicious parties. About 34% believe that AI will primarily benefit security teams, suggesting</w:t>
      </w:r>
      <w:r>
        <w:rPr>
          <w:spacing w:val="-3"/>
          <w:w w:val="115"/>
        </w:rPr>
        <w:t xml:space="preserve"> </w:t>
      </w:r>
      <w:r>
        <w:rPr>
          <w:w w:val="115"/>
        </w:rPr>
        <w:t>a</w:t>
      </w:r>
      <w:r>
        <w:rPr>
          <w:spacing w:val="-3"/>
          <w:w w:val="115"/>
        </w:rPr>
        <w:t xml:space="preserve"> </w:t>
      </w:r>
      <w:r>
        <w:rPr>
          <w:w w:val="115"/>
        </w:rPr>
        <w:t>general</w:t>
      </w:r>
      <w:r>
        <w:rPr>
          <w:spacing w:val="-3"/>
          <w:w w:val="115"/>
        </w:rPr>
        <w:t xml:space="preserve"> </w:t>
      </w:r>
      <w:r>
        <w:rPr>
          <w:w w:val="115"/>
        </w:rPr>
        <w:t>optimism about AI’s role in bolstering cybersecurity defenses.</w:t>
      </w:r>
    </w:p>
    <w:p>
      <w:pPr>
        <w:pStyle w:val="6"/>
        <w:spacing w:line="276" w:lineRule="auto"/>
        <w:ind w:left="7412" w:right="1700"/>
        <w:jc w:val="both"/>
      </w:pPr>
      <w:r>
        <w:rPr>
          <w:w w:val="115"/>
        </w:rPr>
        <w:t>However,</w:t>
      </w:r>
      <w:r>
        <w:rPr>
          <w:spacing w:val="-13"/>
          <w:w w:val="115"/>
        </w:rPr>
        <w:t xml:space="preserve"> </w:t>
      </w:r>
      <w:r>
        <w:rPr>
          <w:w w:val="115"/>
        </w:rPr>
        <w:t>a</w:t>
      </w:r>
      <w:r>
        <w:rPr>
          <w:spacing w:val="-13"/>
          <w:w w:val="115"/>
        </w:rPr>
        <w:t xml:space="preserve"> </w:t>
      </w:r>
      <w:r>
        <w:rPr>
          <w:w w:val="115"/>
        </w:rPr>
        <w:t>closely</w:t>
      </w:r>
      <w:r>
        <w:rPr>
          <w:spacing w:val="-13"/>
          <w:w w:val="115"/>
        </w:rPr>
        <w:t xml:space="preserve"> </w:t>
      </w:r>
      <w:r>
        <w:rPr>
          <w:w w:val="115"/>
        </w:rPr>
        <w:t>matched 31%</w:t>
      </w:r>
      <w:r>
        <w:rPr>
          <w:spacing w:val="-12"/>
          <w:w w:val="115"/>
        </w:rPr>
        <w:t xml:space="preserve"> </w:t>
      </w:r>
      <w:r>
        <w:rPr>
          <w:w w:val="115"/>
        </w:rPr>
        <w:t>see</w:t>
      </w:r>
      <w:r>
        <w:rPr>
          <w:spacing w:val="-12"/>
          <w:w w:val="115"/>
        </w:rPr>
        <w:t xml:space="preserve"> </w:t>
      </w:r>
      <w:r>
        <w:rPr>
          <w:w w:val="115"/>
        </w:rPr>
        <w:t>AI</w:t>
      </w:r>
      <w:r>
        <w:rPr>
          <w:spacing w:val="-12"/>
          <w:w w:val="115"/>
        </w:rPr>
        <w:t xml:space="preserve"> </w:t>
      </w:r>
      <w:r>
        <w:rPr>
          <w:w w:val="115"/>
        </w:rPr>
        <w:t>as</w:t>
      </w:r>
      <w:r>
        <w:rPr>
          <w:spacing w:val="-12"/>
          <w:w w:val="115"/>
        </w:rPr>
        <w:t xml:space="preserve"> </w:t>
      </w:r>
      <w:r>
        <w:rPr>
          <w:w w:val="115"/>
        </w:rPr>
        <w:t>offering</w:t>
      </w:r>
      <w:r>
        <w:rPr>
          <w:spacing w:val="-12"/>
          <w:w w:val="115"/>
        </w:rPr>
        <w:t xml:space="preserve"> </w:t>
      </w:r>
      <w:r>
        <w:rPr>
          <w:w w:val="115"/>
        </w:rPr>
        <w:t>equal benefits to both security</w:t>
      </w:r>
    </w:p>
    <w:p>
      <w:pPr>
        <w:spacing w:line="276" w:lineRule="auto"/>
        <w:jc w:val="both"/>
        <w:rPr>
          <w:lang w:eastAsia="zh-CN"/>
        </w:rPr>
      </w:pPr>
    </w:p>
    <w:p>
      <w:pPr>
        <w:spacing w:line="276" w:lineRule="auto"/>
        <w:jc w:val="both"/>
        <w:rPr>
          <w:lang w:eastAsia="zh-CN"/>
        </w:rPr>
      </w:pPr>
    </w:p>
    <w:p>
      <w:pPr>
        <w:pStyle w:val="6"/>
        <w:spacing w:before="10"/>
        <w:rPr>
          <w:sz w:val="21"/>
          <w:lang w:eastAsia="zh-CN"/>
        </w:rPr>
      </w:pPr>
    </w:p>
    <w:p>
      <w:pPr>
        <w:pStyle w:val="6"/>
        <w:spacing w:before="12"/>
        <w:rPr>
          <w:b/>
          <w:sz w:val="14"/>
          <w:lang w:eastAsia="zh-CN"/>
        </w:rPr>
      </w:pPr>
    </w:p>
    <w:p>
      <w:pPr>
        <w:pStyle w:val="6"/>
        <w:spacing w:before="111" w:line="276" w:lineRule="auto"/>
        <w:ind w:left="7412" w:right="1670"/>
        <w:rPr>
          <w:lang w:eastAsia="zh-CN"/>
        </w:rPr>
      </w:pPr>
      <w:r>
        <mc:AlternateContent>
          <mc:Choice Requires="wps">
            <w:drawing>
              <wp:anchor distT="0" distB="0" distL="114300" distR="114300" simplePos="0" relativeHeight="251702272" behindDoc="0" locked="0" layoutInCell="1" allowOverlap="1">
                <wp:simplePos x="0" y="0"/>
                <wp:positionH relativeFrom="page">
                  <wp:posOffset>920750</wp:posOffset>
                </wp:positionH>
                <wp:positionV relativeFrom="paragraph">
                  <wp:posOffset>102235</wp:posOffset>
                </wp:positionV>
                <wp:extent cx="3935730" cy="376555"/>
                <wp:effectExtent l="0" t="0" r="1270" b="4445"/>
                <wp:wrapNone/>
                <wp:docPr id="653978413" name="docshape262"/>
                <wp:cNvGraphicFramePr/>
                <a:graphic xmlns:a="http://schemas.openxmlformats.org/drawingml/2006/main">
                  <a:graphicData uri="http://schemas.microsoft.com/office/word/2010/wordprocessingShape">
                    <wps:wsp>
                      <wps:cNvSpPr txBox="1"/>
                      <wps:spPr bwMode="auto">
                        <a:xfrm>
                          <a:off x="0" y="0"/>
                          <a:ext cx="3935896" cy="376555"/>
                        </a:xfrm>
                        <a:prstGeom prst="rect">
                          <a:avLst/>
                        </a:prstGeom>
                        <a:solidFill>
                          <a:srgbClr val="EEF3F8"/>
                        </a:solidFill>
                        <a:ln>
                          <a:noFill/>
                        </a:ln>
                      </wps:spPr>
                      <wps:txbx>
                        <w:txbxContent>
                          <w:p>
                            <w:pPr>
                              <w:spacing w:before="54" w:line="278" w:lineRule="auto"/>
                              <w:ind w:right="723"/>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在您看来，</w:t>
                            </w:r>
                            <w:r>
                              <w:rPr>
                                <w:rFonts w:ascii="微软雅黑" w:hAnsi="微软雅黑" w:eastAsia="微软雅黑" w:cs="微软雅黑"/>
                                <w:i/>
                                <w:color w:val="454C5B"/>
                                <w:w w:val="90"/>
                                <w:sz w:val="17"/>
                                <w:lang w:eastAsia="zh-CN"/>
                              </w:rPr>
                              <w:t xml:space="preserve">AI </w:t>
                            </w:r>
                            <w:r>
                              <w:rPr>
                                <w:rFonts w:hint="eastAsia" w:ascii="微软雅黑" w:hAnsi="微软雅黑" w:eastAsia="微软雅黑" w:cs="微软雅黑"/>
                                <w:i/>
                                <w:color w:val="454C5B"/>
                                <w:w w:val="90"/>
                                <w:sz w:val="17"/>
                                <w:lang w:eastAsia="zh-CN"/>
                              </w:rPr>
                              <w:t>对安全团队还是对第三方恶意行为者更有利？</w:t>
                            </w:r>
                          </w:p>
                        </w:txbxContent>
                      </wps:txbx>
                      <wps:bodyPr rot="0" vert="horz" wrap="square" lIns="0" tIns="0" rIns="0" bIns="0" anchor="t" anchorCtr="0" upright="1">
                        <a:noAutofit/>
                      </wps:bodyPr>
                    </wps:wsp>
                  </a:graphicData>
                </a:graphic>
              </wp:anchor>
            </w:drawing>
          </mc:Choice>
          <mc:Fallback>
            <w:pict>
              <v:shape id="docshape262" o:spid="_x0000_s1026" o:spt="202" type="#_x0000_t202" style="position:absolute;left:0pt;margin-left:72.5pt;margin-top:8.05pt;height:29.65pt;width:309.9pt;mso-position-horizontal-relative:page;z-index:251702272;mso-width-relative:page;mso-height-relative:page;" fillcolor="#EEF3F8" filled="t" stroked="f" coordsize="21600,21600" o:gfxdata="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Lo0kdYAAAAJAQAADwAAAAAAAAABACAAAAAiAAAAZHJzL2Rv&#10;d25yZXYueG1sUEsBAhQAFAAAAAgAh07iQN1fbqcDAgAABgQAAA4AAAAAAAAAAQAgAAAAJQEAAGRy&#10;cy9lMm9Eb2MueG1sUEsFBgAAAAAGAAYAWQEAAJoFAAAAAA==&#10;">
                <v:fill on="t" focussize="0,0"/>
                <v:stroke on="f"/>
                <v:imagedata o:title=""/>
                <o:lock v:ext="edit" aspectratio="f"/>
                <v:textbox inset="0mm,0mm,0mm,0mm">
                  <w:txbxContent>
                    <w:p>
                      <w:pPr>
                        <w:spacing w:before="54" w:line="278" w:lineRule="auto"/>
                        <w:ind w:right="723"/>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在您看来，</w:t>
                      </w:r>
                      <w:r>
                        <w:rPr>
                          <w:rFonts w:ascii="微软雅黑" w:hAnsi="微软雅黑" w:eastAsia="微软雅黑" w:cs="微软雅黑"/>
                          <w:i/>
                          <w:color w:val="454C5B"/>
                          <w:w w:val="90"/>
                          <w:sz w:val="17"/>
                          <w:lang w:eastAsia="zh-CN"/>
                        </w:rPr>
                        <w:t xml:space="preserve">AI </w:t>
                      </w:r>
                      <w:r>
                        <w:rPr>
                          <w:rFonts w:hint="eastAsia" w:ascii="微软雅黑" w:hAnsi="微软雅黑" w:eastAsia="微软雅黑" w:cs="微软雅黑"/>
                          <w:i/>
                          <w:color w:val="454C5B"/>
                          <w:w w:val="90"/>
                          <w:sz w:val="17"/>
                          <w:lang w:eastAsia="zh-CN"/>
                        </w:rPr>
                        <w:t>对安全团队还是对第三方恶意行为者更有利？</w:t>
                      </w:r>
                    </w:p>
                  </w:txbxContent>
                </v:textbox>
              </v:shape>
            </w:pict>
          </mc:Fallback>
        </mc:AlternateContent>
      </w:r>
      <w:r>
        <mc:AlternateContent>
          <mc:Choice Requires="wpg">
            <w:drawing>
              <wp:anchor distT="0" distB="0" distL="114300" distR="114300" simplePos="0" relativeHeight="251697152" behindDoc="0" locked="0" layoutInCell="1" allowOverlap="1">
                <wp:simplePos x="0" y="0"/>
                <wp:positionH relativeFrom="page">
                  <wp:posOffset>914400</wp:posOffset>
                </wp:positionH>
                <wp:positionV relativeFrom="paragraph">
                  <wp:posOffset>605155</wp:posOffset>
                </wp:positionV>
                <wp:extent cx="1837690" cy="1844675"/>
                <wp:effectExtent l="0" t="635" r="3810" b="8890"/>
                <wp:wrapNone/>
                <wp:docPr id="1987012744" name="docshapegroup253"/>
                <wp:cNvGraphicFramePr/>
                <a:graphic xmlns:a="http://schemas.openxmlformats.org/drawingml/2006/main">
                  <a:graphicData uri="http://schemas.microsoft.com/office/word/2010/wordprocessingGroup">
                    <wpg:wgp>
                      <wpg:cNvGrpSpPr/>
                      <wpg:grpSpPr>
                        <a:xfrm>
                          <a:off x="0" y="0"/>
                          <a:ext cx="1837690" cy="1844675"/>
                          <a:chOff x="1440" y="953"/>
                          <a:chExt cx="2894" cy="2905"/>
                        </a:xfrm>
                      </wpg:grpSpPr>
                      <wps:wsp>
                        <wps:cNvPr id="127482421" name="docshape254"/>
                        <wps:cNvSpPr/>
                        <wps:spPr bwMode="auto">
                          <a:xfrm>
                            <a:off x="1711" y="963"/>
                            <a:ext cx="2622" cy="2883"/>
                          </a:xfrm>
                          <a:custGeom>
                            <a:avLst/>
                            <a:gdLst>
                              <a:gd name="T0" fmla="+- 0 2845 1711"/>
                              <a:gd name="T1" fmla="*/ T0 w 2622"/>
                              <a:gd name="T2" fmla="+- 0 964 964"/>
                              <a:gd name="T3" fmla="*/ 964 h 2883"/>
                              <a:gd name="T4" fmla="+- 0 1711 1711"/>
                              <a:gd name="T5" fmla="*/ T4 w 2622"/>
                              <a:gd name="T6" fmla="+- 0 3231 964"/>
                              <a:gd name="T7" fmla="*/ 3231 h 2883"/>
                              <a:gd name="T8" fmla="+- 0 1807 1711"/>
                              <a:gd name="T9" fmla="*/ T8 w 2622"/>
                              <a:gd name="T10" fmla="+- 0 3353 964"/>
                              <a:gd name="T11" fmla="*/ 3353 h 2883"/>
                              <a:gd name="T12" fmla="+- 0 1915 1711"/>
                              <a:gd name="T13" fmla="*/ T12 w 2622"/>
                              <a:gd name="T14" fmla="+- 0 3464 964"/>
                              <a:gd name="T15" fmla="*/ 3464 h 2883"/>
                              <a:gd name="T16" fmla="+- 0 2033 1711"/>
                              <a:gd name="T17" fmla="*/ T16 w 2622"/>
                              <a:gd name="T18" fmla="+- 0 3561 964"/>
                              <a:gd name="T19" fmla="*/ 3561 h 2883"/>
                              <a:gd name="T20" fmla="+- 0 2160 1711"/>
                              <a:gd name="T21" fmla="*/ T20 w 2622"/>
                              <a:gd name="T22" fmla="+- 0 3646 964"/>
                              <a:gd name="T23" fmla="*/ 3646 h 2883"/>
                              <a:gd name="T24" fmla="+- 0 2295 1711"/>
                              <a:gd name="T25" fmla="*/ T24 w 2622"/>
                              <a:gd name="T26" fmla="+- 0 3716 964"/>
                              <a:gd name="T27" fmla="*/ 3716 h 2883"/>
                              <a:gd name="T28" fmla="+- 0 2437 1711"/>
                              <a:gd name="T29" fmla="*/ T28 w 2622"/>
                              <a:gd name="T30" fmla="+- 0 3772 964"/>
                              <a:gd name="T31" fmla="*/ 3772 h 2883"/>
                              <a:gd name="T32" fmla="+- 0 2585 1711"/>
                              <a:gd name="T33" fmla="*/ T32 w 2622"/>
                              <a:gd name="T34" fmla="+- 0 3813 964"/>
                              <a:gd name="T35" fmla="*/ 3813 h 2883"/>
                              <a:gd name="T36" fmla="+- 0 2737 1711"/>
                              <a:gd name="T37" fmla="*/ T36 w 2622"/>
                              <a:gd name="T38" fmla="+- 0 3837 964"/>
                              <a:gd name="T39" fmla="*/ 3837 h 2883"/>
                              <a:gd name="T40" fmla="+- 0 2892 1711"/>
                              <a:gd name="T41" fmla="*/ T40 w 2622"/>
                              <a:gd name="T42" fmla="+- 0 3846 964"/>
                              <a:gd name="T43" fmla="*/ 3846 h 2883"/>
                              <a:gd name="T44" fmla="+- 0 3043 1711"/>
                              <a:gd name="T45" fmla="*/ T44 w 2622"/>
                              <a:gd name="T46" fmla="+- 0 3838 964"/>
                              <a:gd name="T47" fmla="*/ 3838 h 2883"/>
                              <a:gd name="T48" fmla="+- 0 3190 1711"/>
                              <a:gd name="T49" fmla="*/ T48 w 2622"/>
                              <a:gd name="T50" fmla="+- 0 3814 964"/>
                              <a:gd name="T51" fmla="*/ 3814 h 2883"/>
                              <a:gd name="T52" fmla="+- 0 3332 1711"/>
                              <a:gd name="T53" fmla="*/ T52 w 2622"/>
                              <a:gd name="T54" fmla="+- 0 3776 964"/>
                              <a:gd name="T55" fmla="*/ 3776 h 2883"/>
                              <a:gd name="T56" fmla="+- 0 3467 1711"/>
                              <a:gd name="T57" fmla="*/ T56 w 2622"/>
                              <a:gd name="T58" fmla="+- 0 3725 964"/>
                              <a:gd name="T59" fmla="*/ 3725 h 2883"/>
                              <a:gd name="T60" fmla="+- 0 3596 1711"/>
                              <a:gd name="T61" fmla="*/ T60 w 2622"/>
                              <a:gd name="T62" fmla="+- 0 3660 964"/>
                              <a:gd name="T63" fmla="*/ 3660 h 2883"/>
                              <a:gd name="T64" fmla="+- 0 3718 1711"/>
                              <a:gd name="T65" fmla="*/ T64 w 2622"/>
                              <a:gd name="T66" fmla="+- 0 3583 964"/>
                              <a:gd name="T67" fmla="*/ 3583 h 2883"/>
                              <a:gd name="T68" fmla="+- 0 3831 1711"/>
                              <a:gd name="T69" fmla="*/ T68 w 2622"/>
                              <a:gd name="T70" fmla="+- 0 3495 964"/>
                              <a:gd name="T71" fmla="*/ 3495 h 2883"/>
                              <a:gd name="T72" fmla="+- 0 3934 1711"/>
                              <a:gd name="T73" fmla="*/ T72 w 2622"/>
                              <a:gd name="T74" fmla="+- 0 3396 964"/>
                              <a:gd name="T75" fmla="*/ 3396 h 2883"/>
                              <a:gd name="T76" fmla="+- 0 4028 1711"/>
                              <a:gd name="T77" fmla="*/ T76 w 2622"/>
                              <a:gd name="T78" fmla="+- 0 3288 964"/>
                              <a:gd name="T79" fmla="*/ 3288 h 2883"/>
                              <a:gd name="T80" fmla="+- 0 4110 1711"/>
                              <a:gd name="T81" fmla="*/ T80 w 2622"/>
                              <a:gd name="T82" fmla="+- 0 3171 964"/>
                              <a:gd name="T83" fmla="*/ 3171 h 2883"/>
                              <a:gd name="T84" fmla="+- 0 4181 1711"/>
                              <a:gd name="T85" fmla="*/ T84 w 2622"/>
                              <a:gd name="T86" fmla="+- 0 3045 964"/>
                              <a:gd name="T87" fmla="*/ 3045 h 2883"/>
                              <a:gd name="T88" fmla="+- 0 4240 1711"/>
                              <a:gd name="T89" fmla="*/ T88 w 2622"/>
                              <a:gd name="T90" fmla="+- 0 2913 964"/>
                              <a:gd name="T91" fmla="*/ 2913 h 2883"/>
                              <a:gd name="T92" fmla="+- 0 4285 1711"/>
                              <a:gd name="T93" fmla="*/ T92 w 2622"/>
                              <a:gd name="T94" fmla="+- 0 2774 964"/>
                              <a:gd name="T95" fmla="*/ 2774 h 2883"/>
                              <a:gd name="T96" fmla="+- 0 4315 1711"/>
                              <a:gd name="T97" fmla="*/ T96 w 2622"/>
                              <a:gd name="T98" fmla="+- 0 2630 964"/>
                              <a:gd name="T99" fmla="*/ 2630 h 2883"/>
                              <a:gd name="T100" fmla="+- 0 4331 1711"/>
                              <a:gd name="T101" fmla="*/ T100 w 2622"/>
                              <a:gd name="T102" fmla="+- 0 2481 964"/>
                              <a:gd name="T103" fmla="*/ 2481 h 2883"/>
                              <a:gd name="T104" fmla="+- 0 4331 1711"/>
                              <a:gd name="T105" fmla="*/ T104 w 2622"/>
                              <a:gd name="T106" fmla="+- 0 2329 964"/>
                              <a:gd name="T107" fmla="*/ 2329 h 2883"/>
                              <a:gd name="T108" fmla="+- 0 4315 1711"/>
                              <a:gd name="T109" fmla="*/ T108 w 2622"/>
                              <a:gd name="T110" fmla="+- 0 2180 964"/>
                              <a:gd name="T111" fmla="*/ 2180 h 2883"/>
                              <a:gd name="T112" fmla="+- 0 4285 1711"/>
                              <a:gd name="T113" fmla="*/ T112 w 2622"/>
                              <a:gd name="T114" fmla="+- 0 2035 964"/>
                              <a:gd name="T115" fmla="*/ 2035 h 2883"/>
                              <a:gd name="T116" fmla="+- 0 4240 1711"/>
                              <a:gd name="T117" fmla="*/ T116 w 2622"/>
                              <a:gd name="T118" fmla="+- 0 1897 964"/>
                              <a:gd name="T119" fmla="*/ 1897 h 2883"/>
                              <a:gd name="T120" fmla="+- 0 4181 1711"/>
                              <a:gd name="T121" fmla="*/ T120 w 2622"/>
                              <a:gd name="T122" fmla="+- 0 1764 964"/>
                              <a:gd name="T123" fmla="*/ 1764 h 2883"/>
                              <a:gd name="T124" fmla="+- 0 4110 1711"/>
                              <a:gd name="T125" fmla="*/ T124 w 2622"/>
                              <a:gd name="T126" fmla="+- 0 1639 964"/>
                              <a:gd name="T127" fmla="*/ 1639 h 2883"/>
                              <a:gd name="T128" fmla="+- 0 4028 1711"/>
                              <a:gd name="T129" fmla="*/ T128 w 2622"/>
                              <a:gd name="T130" fmla="+- 0 1522 964"/>
                              <a:gd name="T131" fmla="*/ 1522 h 2883"/>
                              <a:gd name="T132" fmla="+- 0 3934 1711"/>
                              <a:gd name="T133" fmla="*/ T132 w 2622"/>
                              <a:gd name="T134" fmla="+- 0 1413 964"/>
                              <a:gd name="T135" fmla="*/ 1413 h 2883"/>
                              <a:gd name="T136" fmla="+- 0 3831 1711"/>
                              <a:gd name="T137" fmla="*/ T136 w 2622"/>
                              <a:gd name="T138" fmla="+- 0 1315 964"/>
                              <a:gd name="T139" fmla="*/ 1315 h 2883"/>
                              <a:gd name="T140" fmla="+- 0 3718 1711"/>
                              <a:gd name="T141" fmla="*/ T140 w 2622"/>
                              <a:gd name="T142" fmla="+- 0 1226 964"/>
                              <a:gd name="T143" fmla="*/ 1226 h 2883"/>
                              <a:gd name="T144" fmla="+- 0 3596 1711"/>
                              <a:gd name="T145" fmla="*/ T144 w 2622"/>
                              <a:gd name="T146" fmla="+- 0 1150 964"/>
                              <a:gd name="T147" fmla="*/ 1150 h 2883"/>
                              <a:gd name="T148" fmla="+- 0 3467 1711"/>
                              <a:gd name="T149" fmla="*/ T148 w 2622"/>
                              <a:gd name="T150" fmla="+- 0 1085 964"/>
                              <a:gd name="T151" fmla="*/ 1085 h 2883"/>
                              <a:gd name="T152" fmla="+- 0 3332 1711"/>
                              <a:gd name="T153" fmla="*/ T152 w 2622"/>
                              <a:gd name="T154" fmla="+- 0 1033 964"/>
                              <a:gd name="T155" fmla="*/ 1033 h 2883"/>
                              <a:gd name="T156" fmla="+- 0 3190 1711"/>
                              <a:gd name="T157" fmla="*/ T156 w 2622"/>
                              <a:gd name="T158" fmla="+- 0 995 964"/>
                              <a:gd name="T159" fmla="*/ 995 h 2883"/>
                              <a:gd name="T160" fmla="+- 0 3043 1711"/>
                              <a:gd name="T161" fmla="*/ T160 w 2622"/>
                              <a:gd name="T162" fmla="+- 0 972 964"/>
                              <a:gd name="T163" fmla="*/ 972 h 2883"/>
                              <a:gd name="T164" fmla="+- 0 2892 1711"/>
                              <a:gd name="T165" fmla="*/ T164 w 2622"/>
                              <a:gd name="T166" fmla="+- 0 964 964"/>
                              <a:gd name="T167" fmla="*/ 964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622" h="2883">
                                <a:moveTo>
                                  <a:pt x="1181" y="0"/>
                                </a:moveTo>
                                <a:lnTo>
                                  <a:pt x="1134" y="0"/>
                                </a:lnTo>
                                <a:lnTo>
                                  <a:pt x="1181" y="1441"/>
                                </a:lnTo>
                                <a:lnTo>
                                  <a:pt x="0" y="2267"/>
                                </a:lnTo>
                                <a:lnTo>
                                  <a:pt x="47" y="2330"/>
                                </a:lnTo>
                                <a:lnTo>
                                  <a:pt x="96" y="2389"/>
                                </a:lnTo>
                                <a:lnTo>
                                  <a:pt x="149" y="2446"/>
                                </a:lnTo>
                                <a:lnTo>
                                  <a:pt x="204" y="2500"/>
                                </a:lnTo>
                                <a:lnTo>
                                  <a:pt x="262" y="2550"/>
                                </a:lnTo>
                                <a:lnTo>
                                  <a:pt x="322" y="2597"/>
                                </a:lnTo>
                                <a:lnTo>
                                  <a:pt x="384" y="2641"/>
                                </a:lnTo>
                                <a:lnTo>
                                  <a:pt x="449" y="2682"/>
                                </a:lnTo>
                                <a:lnTo>
                                  <a:pt x="516" y="2719"/>
                                </a:lnTo>
                                <a:lnTo>
                                  <a:pt x="584" y="2752"/>
                                </a:lnTo>
                                <a:lnTo>
                                  <a:pt x="654" y="2782"/>
                                </a:lnTo>
                                <a:lnTo>
                                  <a:pt x="726" y="2808"/>
                                </a:lnTo>
                                <a:lnTo>
                                  <a:pt x="799" y="2830"/>
                                </a:lnTo>
                                <a:lnTo>
                                  <a:pt x="874" y="2849"/>
                                </a:lnTo>
                                <a:lnTo>
                                  <a:pt x="949" y="2863"/>
                                </a:lnTo>
                                <a:lnTo>
                                  <a:pt x="1026" y="2873"/>
                                </a:lnTo>
                                <a:lnTo>
                                  <a:pt x="1103" y="2880"/>
                                </a:lnTo>
                                <a:lnTo>
                                  <a:pt x="1181" y="2882"/>
                                </a:lnTo>
                                <a:lnTo>
                                  <a:pt x="1257" y="2880"/>
                                </a:lnTo>
                                <a:lnTo>
                                  <a:pt x="1332" y="2874"/>
                                </a:lnTo>
                                <a:lnTo>
                                  <a:pt x="1406" y="2864"/>
                                </a:lnTo>
                                <a:lnTo>
                                  <a:pt x="1479" y="2850"/>
                                </a:lnTo>
                                <a:lnTo>
                                  <a:pt x="1551" y="2833"/>
                                </a:lnTo>
                                <a:lnTo>
                                  <a:pt x="1621" y="2812"/>
                                </a:lnTo>
                                <a:lnTo>
                                  <a:pt x="1689" y="2788"/>
                                </a:lnTo>
                                <a:lnTo>
                                  <a:pt x="1756" y="2761"/>
                                </a:lnTo>
                                <a:lnTo>
                                  <a:pt x="1822" y="2730"/>
                                </a:lnTo>
                                <a:lnTo>
                                  <a:pt x="1885" y="2696"/>
                                </a:lnTo>
                                <a:lnTo>
                                  <a:pt x="1947" y="2659"/>
                                </a:lnTo>
                                <a:lnTo>
                                  <a:pt x="2007" y="2619"/>
                                </a:lnTo>
                                <a:lnTo>
                                  <a:pt x="2064" y="2576"/>
                                </a:lnTo>
                                <a:lnTo>
                                  <a:pt x="2120" y="2531"/>
                                </a:lnTo>
                                <a:lnTo>
                                  <a:pt x="2173" y="2483"/>
                                </a:lnTo>
                                <a:lnTo>
                                  <a:pt x="2223" y="2432"/>
                                </a:lnTo>
                                <a:lnTo>
                                  <a:pt x="2271" y="2379"/>
                                </a:lnTo>
                                <a:lnTo>
                                  <a:pt x="2317" y="2324"/>
                                </a:lnTo>
                                <a:lnTo>
                                  <a:pt x="2359" y="2266"/>
                                </a:lnTo>
                                <a:lnTo>
                                  <a:pt x="2399" y="2207"/>
                                </a:lnTo>
                                <a:lnTo>
                                  <a:pt x="2436" y="2145"/>
                                </a:lnTo>
                                <a:lnTo>
                                  <a:pt x="2470" y="2081"/>
                                </a:lnTo>
                                <a:lnTo>
                                  <a:pt x="2501" y="2016"/>
                                </a:lnTo>
                                <a:lnTo>
                                  <a:pt x="2529" y="1949"/>
                                </a:lnTo>
                                <a:lnTo>
                                  <a:pt x="2553" y="1880"/>
                                </a:lnTo>
                                <a:lnTo>
                                  <a:pt x="2574" y="1810"/>
                                </a:lnTo>
                                <a:lnTo>
                                  <a:pt x="2591" y="1739"/>
                                </a:lnTo>
                                <a:lnTo>
                                  <a:pt x="2604" y="1666"/>
                                </a:lnTo>
                                <a:lnTo>
                                  <a:pt x="2614" y="1592"/>
                                </a:lnTo>
                                <a:lnTo>
                                  <a:pt x="2620" y="1517"/>
                                </a:lnTo>
                                <a:lnTo>
                                  <a:pt x="2622" y="1441"/>
                                </a:lnTo>
                                <a:lnTo>
                                  <a:pt x="2620" y="1365"/>
                                </a:lnTo>
                                <a:lnTo>
                                  <a:pt x="2614" y="1290"/>
                                </a:lnTo>
                                <a:lnTo>
                                  <a:pt x="2604" y="1216"/>
                                </a:lnTo>
                                <a:lnTo>
                                  <a:pt x="2591" y="1143"/>
                                </a:lnTo>
                                <a:lnTo>
                                  <a:pt x="2574" y="1071"/>
                                </a:lnTo>
                                <a:lnTo>
                                  <a:pt x="2553" y="1001"/>
                                </a:lnTo>
                                <a:lnTo>
                                  <a:pt x="2529" y="933"/>
                                </a:lnTo>
                                <a:lnTo>
                                  <a:pt x="2501" y="865"/>
                                </a:lnTo>
                                <a:lnTo>
                                  <a:pt x="2470" y="800"/>
                                </a:lnTo>
                                <a:lnTo>
                                  <a:pt x="2436" y="737"/>
                                </a:lnTo>
                                <a:lnTo>
                                  <a:pt x="2399" y="675"/>
                                </a:lnTo>
                                <a:lnTo>
                                  <a:pt x="2359" y="615"/>
                                </a:lnTo>
                                <a:lnTo>
                                  <a:pt x="2317" y="558"/>
                                </a:lnTo>
                                <a:lnTo>
                                  <a:pt x="2271" y="502"/>
                                </a:lnTo>
                                <a:lnTo>
                                  <a:pt x="2223" y="449"/>
                                </a:lnTo>
                                <a:lnTo>
                                  <a:pt x="2173" y="399"/>
                                </a:lnTo>
                                <a:lnTo>
                                  <a:pt x="2120" y="351"/>
                                </a:lnTo>
                                <a:lnTo>
                                  <a:pt x="2064" y="305"/>
                                </a:lnTo>
                                <a:lnTo>
                                  <a:pt x="2007" y="262"/>
                                </a:lnTo>
                                <a:lnTo>
                                  <a:pt x="1947" y="223"/>
                                </a:lnTo>
                                <a:lnTo>
                                  <a:pt x="1885" y="186"/>
                                </a:lnTo>
                                <a:lnTo>
                                  <a:pt x="1822" y="152"/>
                                </a:lnTo>
                                <a:lnTo>
                                  <a:pt x="1756" y="121"/>
                                </a:lnTo>
                                <a:lnTo>
                                  <a:pt x="1689" y="93"/>
                                </a:lnTo>
                                <a:lnTo>
                                  <a:pt x="1621" y="69"/>
                                </a:lnTo>
                                <a:lnTo>
                                  <a:pt x="1551" y="48"/>
                                </a:lnTo>
                                <a:lnTo>
                                  <a:pt x="1479" y="31"/>
                                </a:lnTo>
                                <a:lnTo>
                                  <a:pt x="1406" y="17"/>
                                </a:lnTo>
                                <a:lnTo>
                                  <a:pt x="1332" y="8"/>
                                </a:lnTo>
                                <a:lnTo>
                                  <a:pt x="1257" y="2"/>
                                </a:lnTo>
                                <a:lnTo>
                                  <a:pt x="1181" y="0"/>
                                </a:lnTo>
                                <a:close/>
                              </a:path>
                            </a:pathLst>
                          </a:custGeom>
                          <a:solidFill>
                            <a:srgbClr val="00539F"/>
                          </a:solidFill>
                          <a:ln>
                            <a:noFill/>
                          </a:ln>
                        </wps:spPr>
                        <wps:bodyPr rot="0" vert="horz" wrap="square" lIns="91440" tIns="45720" rIns="91440" bIns="45720" anchor="t" anchorCtr="0" upright="1">
                          <a:noAutofit/>
                        </wps:bodyPr>
                      </wps:wsp>
                      <wps:wsp>
                        <wps:cNvPr id="1828753279" name="docshape255"/>
                        <wps:cNvSpPr/>
                        <wps:spPr bwMode="auto">
                          <a:xfrm>
                            <a:off x="1451" y="1074"/>
                            <a:ext cx="2660" cy="2771"/>
                          </a:xfrm>
                          <a:custGeom>
                            <a:avLst/>
                            <a:gdLst>
                              <a:gd name="T0" fmla="+- 0 2265 1451"/>
                              <a:gd name="T1" fmla="*/ T0 w 2660"/>
                              <a:gd name="T2" fmla="+- 0 1107 1075"/>
                              <a:gd name="T3" fmla="*/ 1107 h 2771"/>
                              <a:gd name="T4" fmla="+- 0 2129 1451"/>
                              <a:gd name="T5" fmla="*/ T4 w 2660"/>
                              <a:gd name="T6" fmla="+- 0 1183 1075"/>
                              <a:gd name="T7" fmla="*/ 1183 h 2771"/>
                              <a:gd name="T8" fmla="+- 0 2003 1451"/>
                              <a:gd name="T9" fmla="*/ T8 w 2660"/>
                              <a:gd name="T10" fmla="+- 0 1271 1075"/>
                              <a:gd name="T11" fmla="*/ 1271 h 2771"/>
                              <a:gd name="T12" fmla="+- 0 1887 1451"/>
                              <a:gd name="T13" fmla="*/ T12 w 2660"/>
                              <a:gd name="T14" fmla="+- 0 1372 1075"/>
                              <a:gd name="T15" fmla="*/ 1372 h 2771"/>
                              <a:gd name="T16" fmla="+- 0 1784 1451"/>
                              <a:gd name="T17" fmla="*/ T16 w 2660"/>
                              <a:gd name="T18" fmla="+- 0 1484 1075"/>
                              <a:gd name="T19" fmla="*/ 1484 h 2771"/>
                              <a:gd name="T20" fmla="+- 0 1693 1451"/>
                              <a:gd name="T21" fmla="*/ T20 w 2660"/>
                              <a:gd name="T22" fmla="+- 0 1606 1075"/>
                              <a:gd name="T23" fmla="*/ 1606 h 2771"/>
                              <a:gd name="T24" fmla="+- 0 1616 1451"/>
                              <a:gd name="T25" fmla="*/ T24 w 2660"/>
                              <a:gd name="T26" fmla="+- 0 1737 1075"/>
                              <a:gd name="T27" fmla="*/ 1737 h 2771"/>
                              <a:gd name="T28" fmla="+- 0 1552 1451"/>
                              <a:gd name="T29" fmla="*/ T28 w 2660"/>
                              <a:gd name="T30" fmla="+- 0 1875 1075"/>
                              <a:gd name="T31" fmla="*/ 1875 h 2771"/>
                              <a:gd name="T32" fmla="+- 0 1503 1451"/>
                              <a:gd name="T33" fmla="*/ T32 w 2660"/>
                              <a:gd name="T34" fmla="+- 0 2020 1075"/>
                              <a:gd name="T35" fmla="*/ 2020 h 2771"/>
                              <a:gd name="T36" fmla="+- 0 1470 1451"/>
                              <a:gd name="T37" fmla="*/ T36 w 2660"/>
                              <a:gd name="T38" fmla="+- 0 2171 1075"/>
                              <a:gd name="T39" fmla="*/ 2171 h 2771"/>
                              <a:gd name="T40" fmla="+- 0 1453 1451"/>
                              <a:gd name="T41" fmla="*/ T40 w 2660"/>
                              <a:gd name="T42" fmla="+- 0 2326 1075"/>
                              <a:gd name="T43" fmla="*/ 2326 h 2771"/>
                              <a:gd name="T44" fmla="+- 0 1453 1451"/>
                              <a:gd name="T45" fmla="*/ T44 w 2660"/>
                              <a:gd name="T46" fmla="+- 0 2481 1075"/>
                              <a:gd name="T47" fmla="*/ 2481 h 2771"/>
                              <a:gd name="T48" fmla="+- 0 1469 1451"/>
                              <a:gd name="T49" fmla="*/ T48 w 2660"/>
                              <a:gd name="T50" fmla="+- 0 2630 1075"/>
                              <a:gd name="T51" fmla="*/ 2630 h 2771"/>
                              <a:gd name="T52" fmla="+- 0 1500 1451"/>
                              <a:gd name="T53" fmla="*/ T52 w 2660"/>
                              <a:gd name="T54" fmla="+- 0 2774 1075"/>
                              <a:gd name="T55" fmla="*/ 2774 h 2771"/>
                              <a:gd name="T56" fmla="+- 0 1545 1451"/>
                              <a:gd name="T57" fmla="*/ T56 w 2660"/>
                              <a:gd name="T58" fmla="+- 0 2913 1075"/>
                              <a:gd name="T59" fmla="*/ 2913 h 2771"/>
                              <a:gd name="T60" fmla="+- 0 1603 1451"/>
                              <a:gd name="T61" fmla="*/ T60 w 2660"/>
                              <a:gd name="T62" fmla="+- 0 3045 1075"/>
                              <a:gd name="T63" fmla="*/ 3045 h 2771"/>
                              <a:gd name="T64" fmla="+- 0 1674 1451"/>
                              <a:gd name="T65" fmla="*/ T64 w 2660"/>
                              <a:gd name="T66" fmla="+- 0 3171 1075"/>
                              <a:gd name="T67" fmla="*/ 3171 h 2771"/>
                              <a:gd name="T68" fmla="+- 0 1757 1451"/>
                              <a:gd name="T69" fmla="*/ T68 w 2660"/>
                              <a:gd name="T70" fmla="+- 0 3288 1075"/>
                              <a:gd name="T71" fmla="*/ 3288 h 2771"/>
                              <a:gd name="T72" fmla="+- 0 1850 1451"/>
                              <a:gd name="T73" fmla="*/ T72 w 2660"/>
                              <a:gd name="T74" fmla="+- 0 3396 1075"/>
                              <a:gd name="T75" fmla="*/ 3396 h 2771"/>
                              <a:gd name="T76" fmla="+- 0 1954 1451"/>
                              <a:gd name="T77" fmla="*/ T76 w 2660"/>
                              <a:gd name="T78" fmla="+- 0 3495 1075"/>
                              <a:gd name="T79" fmla="*/ 3495 h 2771"/>
                              <a:gd name="T80" fmla="+- 0 2067 1451"/>
                              <a:gd name="T81" fmla="*/ T80 w 2660"/>
                              <a:gd name="T82" fmla="+- 0 3583 1075"/>
                              <a:gd name="T83" fmla="*/ 3583 h 2771"/>
                              <a:gd name="T84" fmla="+- 0 2188 1451"/>
                              <a:gd name="T85" fmla="*/ T84 w 2660"/>
                              <a:gd name="T86" fmla="+- 0 3660 1075"/>
                              <a:gd name="T87" fmla="*/ 3660 h 2771"/>
                              <a:gd name="T88" fmla="+- 0 2317 1451"/>
                              <a:gd name="T89" fmla="*/ T88 w 2660"/>
                              <a:gd name="T90" fmla="+- 0 3725 1075"/>
                              <a:gd name="T91" fmla="*/ 3725 h 2771"/>
                              <a:gd name="T92" fmla="+- 0 2453 1451"/>
                              <a:gd name="T93" fmla="*/ T92 w 2660"/>
                              <a:gd name="T94" fmla="+- 0 3776 1075"/>
                              <a:gd name="T95" fmla="*/ 3776 h 2771"/>
                              <a:gd name="T96" fmla="+- 0 2594 1451"/>
                              <a:gd name="T97" fmla="*/ T96 w 2660"/>
                              <a:gd name="T98" fmla="+- 0 3814 1075"/>
                              <a:gd name="T99" fmla="*/ 3814 h 2771"/>
                              <a:gd name="T100" fmla="+- 0 2741 1451"/>
                              <a:gd name="T101" fmla="*/ T100 w 2660"/>
                              <a:gd name="T102" fmla="+- 0 3838 1075"/>
                              <a:gd name="T103" fmla="*/ 3838 h 2771"/>
                              <a:gd name="T104" fmla="+- 0 2892 1451"/>
                              <a:gd name="T105" fmla="*/ T104 w 2660"/>
                              <a:gd name="T106" fmla="+- 0 3846 1075"/>
                              <a:gd name="T107" fmla="*/ 3846 h 2771"/>
                              <a:gd name="T108" fmla="+- 0 3047 1451"/>
                              <a:gd name="T109" fmla="*/ T108 w 2660"/>
                              <a:gd name="T110" fmla="+- 0 3837 1075"/>
                              <a:gd name="T111" fmla="*/ 3837 h 2771"/>
                              <a:gd name="T112" fmla="+- 0 3198 1451"/>
                              <a:gd name="T113" fmla="*/ T112 w 2660"/>
                              <a:gd name="T114" fmla="+- 0 3813 1075"/>
                              <a:gd name="T115" fmla="*/ 3813 h 2771"/>
                              <a:gd name="T116" fmla="+- 0 3345 1451"/>
                              <a:gd name="T117" fmla="*/ T116 w 2660"/>
                              <a:gd name="T118" fmla="+- 0 3773 1075"/>
                              <a:gd name="T119" fmla="*/ 3773 h 2771"/>
                              <a:gd name="T120" fmla="+- 0 3487 1451"/>
                              <a:gd name="T121" fmla="*/ T120 w 2660"/>
                              <a:gd name="T122" fmla="+- 0 3717 1075"/>
                              <a:gd name="T123" fmla="*/ 3717 h 2771"/>
                              <a:gd name="T124" fmla="+- 0 3621 1451"/>
                              <a:gd name="T125" fmla="*/ T124 w 2660"/>
                              <a:gd name="T126" fmla="+- 0 3648 1075"/>
                              <a:gd name="T127" fmla="*/ 3648 h 2771"/>
                              <a:gd name="T128" fmla="+- 0 3748 1451"/>
                              <a:gd name="T129" fmla="*/ T128 w 2660"/>
                              <a:gd name="T130" fmla="+- 0 3564 1075"/>
                              <a:gd name="T131" fmla="*/ 3564 h 2771"/>
                              <a:gd name="T132" fmla="+- 0 3865 1451"/>
                              <a:gd name="T133" fmla="*/ T132 w 2660"/>
                              <a:gd name="T134" fmla="+- 0 3468 1075"/>
                              <a:gd name="T135" fmla="*/ 3468 h 2771"/>
                              <a:gd name="T136" fmla="+- 0 3972 1451"/>
                              <a:gd name="T137" fmla="*/ T136 w 2660"/>
                              <a:gd name="T138" fmla="+- 0 3359 1075"/>
                              <a:gd name="T139" fmla="*/ 3359 h 2771"/>
                              <a:gd name="T140" fmla="+- 0 4068 1451"/>
                              <a:gd name="T141" fmla="*/ T140 w 2660"/>
                              <a:gd name="T142" fmla="+- 0 3238 1075"/>
                              <a:gd name="T143" fmla="*/ 3238 h 2771"/>
                              <a:gd name="T144" fmla="+- 0 2892 1451"/>
                              <a:gd name="T145" fmla="*/ T144 w 2660"/>
                              <a:gd name="T146" fmla="+- 0 2405 1075"/>
                              <a:gd name="T147" fmla="*/ 2405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660" h="2771">
                                <a:moveTo>
                                  <a:pt x="886" y="0"/>
                                </a:moveTo>
                                <a:lnTo>
                                  <a:pt x="814" y="32"/>
                                </a:lnTo>
                                <a:lnTo>
                                  <a:pt x="745" y="68"/>
                                </a:lnTo>
                                <a:lnTo>
                                  <a:pt x="678" y="108"/>
                                </a:lnTo>
                                <a:lnTo>
                                  <a:pt x="613" y="150"/>
                                </a:lnTo>
                                <a:lnTo>
                                  <a:pt x="552" y="196"/>
                                </a:lnTo>
                                <a:lnTo>
                                  <a:pt x="493" y="245"/>
                                </a:lnTo>
                                <a:lnTo>
                                  <a:pt x="436" y="297"/>
                                </a:lnTo>
                                <a:lnTo>
                                  <a:pt x="383" y="352"/>
                                </a:lnTo>
                                <a:lnTo>
                                  <a:pt x="333" y="409"/>
                                </a:lnTo>
                                <a:lnTo>
                                  <a:pt x="286" y="469"/>
                                </a:lnTo>
                                <a:lnTo>
                                  <a:pt x="242" y="531"/>
                                </a:lnTo>
                                <a:lnTo>
                                  <a:pt x="202" y="595"/>
                                </a:lnTo>
                                <a:lnTo>
                                  <a:pt x="165" y="662"/>
                                </a:lnTo>
                                <a:lnTo>
                                  <a:pt x="131" y="730"/>
                                </a:lnTo>
                                <a:lnTo>
                                  <a:pt x="101" y="800"/>
                                </a:lnTo>
                                <a:lnTo>
                                  <a:pt x="75" y="872"/>
                                </a:lnTo>
                                <a:lnTo>
                                  <a:pt x="52" y="945"/>
                                </a:lnTo>
                                <a:lnTo>
                                  <a:pt x="34" y="1020"/>
                                </a:lnTo>
                                <a:lnTo>
                                  <a:pt x="19" y="1096"/>
                                </a:lnTo>
                                <a:lnTo>
                                  <a:pt x="9" y="1173"/>
                                </a:lnTo>
                                <a:lnTo>
                                  <a:pt x="2" y="1251"/>
                                </a:lnTo>
                                <a:lnTo>
                                  <a:pt x="0" y="1330"/>
                                </a:lnTo>
                                <a:lnTo>
                                  <a:pt x="2" y="1406"/>
                                </a:lnTo>
                                <a:lnTo>
                                  <a:pt x="8" y="1481"/>
                                </a:lnTo>
                                <a:lnTo>
                                  <a:pt x="18" y="1555"/>
                                </a:lnTo>
                                <a:lnTo>
                                  <a:pt x="32" y="1628"/>
                                </a:lnTo>
                                <a:lnTo>
                                  <a:pt x="49" y="1699"/>
                                </a:lnTo>
                                <a:lnTo>
                                  <a:pt x="70" y="1769"/>
                                </a:lnTo>
                                <a:lnTo>
                                  <a:pt x="94" y="1838"/>
                                </a:lnTo>
                                <a:lnTo>
                                  <a:pt x="121" y="1905"/>
                                </a:lnTo>
                                <a:lnTo>
                                  <a:pt x="152" y="1970"/>
                                </a:lnTo>
                                <a:lnTo>
                                  <a:pt x="186" y="2034"/>
                                </a:lnTo>
                                <a:lnTo>
                                  <a:pt x="223" y="2096"/>
                                </a:lnTo>
                                <a:lnTo>
                                  <a:pt x="263" y="2155"/>
                                </a:lnTo>
                                <a:lnTo>
                                  <a:pt x="306" y="2213"/>
                                </a:lnTo>
                                <a:lnTo>
                                  <a:pt x="351" y="2268"/>
                                </a:lnTo>
                                <a:lnTo>
                                  <a:pt x="399" y="2321"/>
                                </a:lnTo>
                                <a:lnTo>
                                  <a:pt x="450" y="2372"/>
                                </a:lnTo>
                                <a:lnTo>
                                  <a:pt x="503" y="2420"/>
                                </a:lnTo>
                                <a:lnTo>
                                  <a:pt x="558" y="2465"/>
                                </a:lnTo>
                                <a:lnTo>
                                  <a:pt x="616" y="2508"/>
                                </a:lnTo>
                                <a:lnTo>
                                  <a:pt x="675" y="2548"/>
                                </a:lnTo>
                                <a:lnTo>
                                  <a:pt x="737" y="2585"/>
                                </a:lnTo>
                                <a:lnTo>
                                  <a:pt x="801" y="2619"/>
                                </a:lnTo>
                                <a:lnTo>
                                  <a:pt x="866" y="2650"/>
                                </a:lnTo>
                                <a:lnTo>
                                  <a:pt x="933" y="2677"/>
                                </a:lnTo>
                                <a:lnTo>
                                  <a:pt x="1002" y="2701"/>
                                </a:lnTo>
                                <a:lnTo>
                                  <a:pt x="1072" y="2722"/>
                                </a:lnTo>
                                <a:lnTo>
                                  <a:pt x="1143" y="2739"/>
                                </a:lnTo>
                                <a:lnTo>
                                  <a:pt x="1216" y="2753"/>
                                </a:lnTo>
                                <a:lnTo>
                                  <a:pt x="1290" y="2763"/>
                                </a:lnTo>
                                <a:lnTo>
                                  <a:pt x="1365" y="2769"/>
                                </a:lnTo>
                                <a:lnTo>
                                  <a:pt x="1441" y="2771"/>
                                </a:lnTo>
                                <a:lnTo>
                                  <a:pt x="1519" y="2769"/>
                                </a:lnTo>
                                <a:lnTo>
                                  <a:pt x="1596" y="2762"/>
                                </a:lnTo>
                                <a:lnTo>
                                  <a:pt x="1672" y="2752"/>
                                </a:lnTo>
                                <a:lnTo>
                                  <a:pt x="1747" y="2738"/>
                                </a:lnTo>
                                <a:lnTo>
                                  <a:pt x="1821" y="2720"/>
                                </a:lnTo>
                                <a:lnTo>
                                  <a:pt x="1894" y="2698"/>
                                </a:lnTo>
                                <a:lnTo>
                                  <a:pt x="1966" y="2672"/>
                                </a:lnTo>
                                <a:lnTo>
                                  <a:pt x="2036" y="2642"/>
                                </a:lnTo>
                                <a:lnTo>
                                  <a:pt x="2104" y="2609"/>
                                </a:lnTo>
                                <a:lnTo>
                                  <a:pt x="2170" y="2573"/>
                                </a:lnTo>
                                <a:lnTo>
                                  <a:pt x="2234" y="2533"/>
                                </a:lnTo>
                                <a:lnTo>
                                  <a:pt x="2297" y="2489"/>
                                </a:lnTo>
                                <a:lnTo>
                                  <a:pt x="2356" y="2443"/>
                                </a:lnTo>
                                <a:lnTo>
                                  <a:pt x="2414" y="2393"/>
                                </a:lnTo>
                                <a:lnTo>
                                  <a:pt x="2469" y="2340"/>
                                </a:lnTo>
                                <a:lnTo>
                                  <a:pt x="2521" y="2284"/>
                                </a:lnTo>
                                <a:lnTo>
                                  <a:pt x="2570" y="2225"/>
                                </a:lnTo>
                                <a:lnTo>
                                  <a:pt x="2617" y="2163"/>
                                </a:lnTo>
                                <a:lnTo>
                                  <a:pt x="2660" y="2099"/>
                                </a:lnTo>
                                <a:lnTo>
                                  <a:pt x="1441" y="1330"/>
                                </a:lnTo>
                                <a:lnTo>
                                  <a:pt x="886" y="0"/>
                                </a:lnTo>
                                <a:close/>
                              </a:path>
                            </a:pathLst>
                          </a:custGeom>
                          <a:solidFill>
                            <a:srgbClr val="0093FF"/>
                          </a:solidFill>
                          <a:ln>
                            <a:noFill/>
                          </a:ln>
                        </wps:spPr>
                        <wps:bodyPr rot="0" vert="horz" wrap="square" lIns="91440" tIns="45720" rIns="91440" bIns="45720" anchor="t" anchorCtr="0" upright="1">
                          <a:noAutofit/>
                        </wps:bodyPr>
                      </wps:wsp>
                      <wps:wsp>
                        <wps:cNvPr id="640635759" name="docshape256"/>
                        <wps:cNvSpPr/>
                        <wps:spPr bwMode="auto">
                          <a:xfrm>
                            <a:off x="1451" y="1074"/>
                            <a:ext cx="2660" cy="2771"/>
                          </a:xfrm>
                          <a:custGeom>
                            <a:avLst/>
                            <a:gdLst>
                              <a:gd name="T0" fmla="+- 0 4111 1451"/>
                              <a:gd name="T1" fmla="*/ T0 w 2660"/>
                              <a:gd name="T2" fmla="+- 0 3174 1075"/>
                              <a:gd name="T3" fmla="*/ 3174 h 2771"/>
                              <a:gd name="T4" fmla="+- 0 4021 1451"/>
                              <a:gd name="T5" fmla="*/ T4 w 2660"/>
                              <a:gd name="T6" fmla="+- 0 3300 1075"/>
                              <a:gd name="T7" fmla="*/ 3300 h 2771"/>
                              <a:gd name="T8" fmla="+- 0 3920 1451"/>
                              <a:gd name="T9" fmla="*/ T8 w 2660"/>
                              <a:gd name="T10" fmla="+- 0 3415 1075"/>
                              <a:gd name="T11" fmla="*/ 3415 h 2771"/>
                              <a:gd name="T12" fmla="+- 0 3807 1451"/>
                              <a:gd name="T13" fmla="*/ T12 w 2660"/>
                              <a:gd name="T14" fmla="+- 0 3518 1075"/>
                              <a:gd name="T15" fmla="*/ 3518 h 2771"/>
                              <a:gd name="T16" fmla="+- 0 3685 1451"/>
                              <a:gd name="T17" fmla="*/ T16 w 2660"/>
                              <a:gd name="T18" fmla="+- 0 3608 1075"/>
                              <a:gd name="T19" fmla="*/ 3608 h 2771"/>
                              <a:gd name="T20" fmla="+- 0 3555 1451"/>
                              <a:gd name="T21" fmla="*/ T20 w 2660"/>
                              <a:gd name="T22" fmla="+- 0 3684 1075"/>
                              <a:gd name="T23" fmla="*/ 3684 h 2771"/>
                              <a:gd name="T24" fmla="+- 0 3417 1451"/>
                              <a:gd name="T25" fmla="*/ T24 w 2660"/>
                              <a:gd name="T26" fmla="+- 0 3747 1075"/>
                              <a:gd name="T27" fmla="*/ 3747 h 2771"/>
                              <a:gd name="T28" fmla="+- 0 3272 1451"/>
                              <a:gd name="T29" fmla="*/ T28 w 2660"/>
                              <a:gd name="T30" fmla="+- 0 3795 1075"/>
                              <a:gd name="T31" fmla="*/ 3795 h 2771"/>
                              <a:gd name="T32" fmla="+- 0 3123 1451"/>
                              <a:gd name="T33" fmla="*/ T32 w 2660"/>
                              <a:gd name="T34" fmla="+- 0 3827 1075"/>
                              <a:gd name="T35" fmla="*/ 3827 h 2771"/>
                              <a:gd name="T36" fmla="+- 0 2970 1451"/>
                              <a:gd name="T37" fmla="*/ T36 w 2660"/>
                              <a:gd name="T38" fmla="+- 0 3844 1075"/>
                              <a:gd name="T39" fmla="*/ 3844 h 2771"/>
                              <a:gd name="T40" fmla="+- 0 2816 1451"/>
                              <a:gd name="T41" fmla="*/ T40 w 2660"/>
                              <a:gd name="T42" fmla="+- 0 3844 1075"/>
                              <a:gd name="T43" fmla="*/ 3844 h 2771"/>
                              <a:gd name="T44" fmla="+- 0 2667 1451"/>
                              <a:gd name="T45" fmla="*/ T44 w 2660"/>
                              <a:gd name="T46" fmla="+- 0 3828 1075"/>
                              <a:gd name="T47" fmla="*/ 3828 h 2771"/>
                              <a:gd name="T48" fmla="+- 0 2523 1451"/>
                              <a:gd name="T49" fmla="*/ T48 w 2660"/>
                              <a:gd name="T50" fmla="+- 0 3797 1075"/>
                              <a:gd name="T51" fmla="*/ 3797 h 2771"/>
                              <a:gd name="T52" fmla="+- 0 2384 1451"/>
                              <a:gd name="T53" fmla="*/ T52 w 2660"/>
                              <a:gd name="T54" fmla="+- 0 3752 1075"/>
                              <a:gd name="T55" fmla="*/ 3752 h 2771"/>
                              <a:gd name="T56" fmla="+- 0 2252 1451"/>
                              <a:gd name="T57" fmla="*/ T56 w 2660"/>
                              <a:gd name="T58" fmla="+- 0 3694 1075"/>
                              <a:gd name="T59" fmla="*/ 3694 h 2771"/>
                              <a:gd name="T60" fmla="+- 0 2126 1451"/>
                              <a:gd name="T61" fmla="*/ T60 w 2660"/>
                              <a:gd name="T62" fmla="+- 0 3623 1075"/>
                              <a:gd name="T63" fmla="*/ 3623 h 2771"/>
                              <a:gd name="T64" fmla="+- 0 2009 1451"/>
                              <a:gd name="T65" fmla="*/ T64 w 2660"/>
                              <a:gd name="T66" fmla="+- 0 3540 1075"/>
                              <a:gd name="T67" fmla="*/ 3540 h 2771"/>
                              <a:gd name="T68" fmla="+- 0 1901 1451"/>
                              <a:gd name="T69" fmla="*/ T68 w 2660"/>
                              <a:gd name="T70" fmla="+- 0 3447 1075"/>
                              <a:gd name="T71" fmla="*/ 3447 h 2771"/>
                              <a:gd name="T72" fmla="+- 0 1802 1451"/>
                              <a:gd name="T73" fmla="*/ T72 w 2660"/>
                              <a:gd name="T74" fmla="+- 0 3343 1075"/>
                              <a:gd name="T75" fmla="*/ 3343 h 2771"/>
                              <a:gd name="T76" fmla="+- 0 1714 1451"/>
                              <a:gd name="T77" fmla="*/ T76 w 2660"/>
                              <a:gd name="T78" fmla="+- 0 3230 1075"/>
                              <a:gd name="T79" fmla="*/ 3230 h 2771"/>
                              <a:gd name="T80" fmla="+- 0 1637 1451"/>
                              <a:gd name="T81" fmla="*/ T80 w 2660"/>
                              <a:gd name="T82" fmla="+- 0 3109 1075"/>
                              <a:gd name="T83" fmla="*/ 3109 h 2771"/>
                              <a:gd name="T84" fmla="+- 0 1572 1451"/>
                              <a:gd name="T85" fmla="*/ T84 w 2660"/>
                              <a:gd name="T86" fmla="+- 0 2980 1075"/>
                              <a:gd name="T87" fmla="*/ 2980 h 2771"/>
                              <a:gd name="T88" fmla="+- 0 1521 1451"/>
                              <a:gd name="T89" fmla="*/ T88 w 2660"/>
                              <a:gd name="T90" fmla="+- 0 2844 1075"/>
                              <a:gd name="T91" fmla="*/ 2844 h 2771"/>
                              <a:gd name="T92" fmla="+- 0 1483 1451"/>
                              <a:gd name="T93" fmla="*/ T92 w 2660"/>
                              <a:gd name="T94" fmla="+- 0 2703 1075"/>
                              <a:gd name="T95" fmla="*/ 2703 h 2771"/>
                              <a:gd name="T96" fmla="+- 0 1459 1451"/>
                              <a:gd name="T97" fmla="*/ T96 w 2660"/>
                              <a:gd name="T98" fmla="+- 0 2556 1075"/>
                              <a:gd name="T99" fmla="*/ 2556 h 2771"/>
                              <a:gd name="T100" fmla="+- 0 1451 1451"/>
                              <a:gd name="T101" fmla="*/ T100 w 2660"/>
                              <a:gd name="T102" fmla="+- 0 2405 1075"/>
                              <a:gd name="T103" fmla="*/ 2405 h 2771"/>
                              <a:gd name="T104" fmla="+- 0 1460 1451"/>
                              <a:gd name="T105" fmla="*/ T104 w 2660"/>
                              <a:gd name="T106" fmla="+- 0 2248 1075"/>
                              <a:gd name="T107" fmla="*/ 2248 h 2771"/>
                              <a:gd name="T108" fmla="+- 0 1485 1451"/>
                              <a:gd name="T109" fmla="*/ T108 w 2660"/>
                              <a:gd name="T110" fmla="+- 0 2095 1075"/>
                              <a:gd name="T111" fmla="*/ 2095 h 2771"/>
                              <a:gd name="T112" fmla="+- 0 1526 1451"/>
                              <a:gd name="T113" fmla="*/ T112 w 2660"/>
                              <a:gd name="T114" fmla="+- 0 1947 1075"/>
                              <a:gd name="T115" fmla="*/ 1947 h 2771"/>
                              <a:gd name="T116" fmla="+- 0 1582 1451"/>
                              <a:gd name="T117" fmla="*/ T116 w 2660"/>
                              <a:gd name="T118" fmla="+- 0 1805 1075"/>
                              <a:gd name="T119" fmla="*/ 1805 h 2771"/>
                              <a:gd name="T120" fmla="+- 0 1653 1451"/>
                              <a:gd name="T121" fmla="*/ T120 w 2660"/>
                              <a:gd name="T122" fmla="+- 0 1670 1075"/>
                              <a:gd name="T123" fmla="*/ 1670 h 2771"/>
                              <a:gd name="T124" fmla="+- 0 1737 1451"/>
                              <a:gd name="T125" fmla="*/ T124 w 2660"/>
                              <a:gd name="T126" fmla="+- 0 1544 1075"/>
                              <a:gd name="T127" fmla="*/ 1544 h 2771"/>
                              <a:gd name="T128" fmla="+- 0 1834 1451"/>
                              <a:gd name="T129" fmla="*/ T128 w 2660"/>
                              <a:gd name="T130" fmla="+- 0 1427 1075"/>
                              <a:gd name="T131" fmla="*/ 1427 h 2771"/>
                              <a:gd name="T132" fmla="+- 0 1944 1451"/>
                              <a:gd name="T133" fmla="*/ T132 w 2660"/>
                              <a:gd name="T134" fmla="+- 0 1320 1075"/>
                              <a:gd name="T135" fmla="*/ 1320 h 2771"/>
                              <a:gd name="T136" fmla="+- 0 2064 1451"/>
                              <a:gd name="T137" fmla="*/ T136 w 2660"/>
                              <a:gd name="T138" fmla="+- 0 1225 1075"/>
                              <a:gd name="T139" fmla="*/ 1225 h 2771"/>
                              <a:gd name="T140" fmla="+- 0 2196 1451"/>
                              <a:gd name="T141" fmla="*/ T140 w 2660"/>
                              <a:gd name="T142" fmla="+- 0 1143 1075"/>
                              <a:gd name="T143" fmla="*/ 1143 h 2771"/>
                              <a:gd name="T144" fmla="+- 0 2337 1451"/>
                              <a:gd name="T145" fmla="*/ T144 w 2660"/>
                              <a:gd name="T146" fmla="+- 0 1075 1075"/>
                              <a:gd name="T147" fmla="*/ 1075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660" h="2771">
                                <a:moveTo>
                                  <a:pt x="1441" y="1330"/>
                                </a:moveTo>
                                <a:lnTo>
                                  <a:pt x="2660" y="2099"/>
                                </a:lnTo>
                                <a:lnTo>
                                  <a:pt x="2617" y="2163"/>
                                </a:lnTo>
                                <a:lnTo>
                                  <a:pt x="2570" y="2225"/>
                                </a:lnTo>
                                <a:lnTo>
                                  <a:pt x="2521" y="2284"/>
                                </a:lnTo>
                                <a:lnTo>
                                  <a:pt x="2469" y="2340"/>
                                </a:lnTo>
                                <a:lnTo>
                                  <a:pt x="2414" y="2393"/>
                                </a:lnTo>
                                <a:lnTo>
                                  <a:pt x="2356" y="2443"/>
                                </a:lnTo>
                                <a:lnTo>
                                  <a:pt x="2297" y="2489"/>
                                </a:lnTo>
                                <a:lnTo>
                                  <a:pt x="2234" y="2533"/>
                                </a:lnTo>
                                <a:lnTo>
                                  <a:pt x="2170" y="2573"/>
                                </a:lnTo>
                                <a:lnTo>
                                  <a:pt x="2104" y="2609"/>
                                </a:lnTo>
                                <a:lnTo>
                                  <a:pt x="2036" y="2642"/>
                                </a:lnTo>
                                <a:lnTo>
                                  <a:pt x="1966" y="2672"/>
                                </a:lnTo>
                                <a:lnTo>
                                  <a:pt x="1894" y="2698"/>
                                </a:lnTo>
                                <a:lnTo>
                                  <a:pt x="1821" y="2720"/>
                                </a:lnTo>
                                <a:lnTo>
                                  <a:pt x="1747" y="2738"/>
                                </a:lnTo>
                                <a:lnTo>
                                  <a:pt x="1672" y="2752"/>
                                </a:lnTo>
                                <a:lnTo>
                                  <a:pt x="1596" y="2762"/>
                                </a:lnTo>
                                <a:lnTo>
                                  <a:pt x="1519" y="2769"/>
                                </a:lnTo>
                                <a:lnTo>
                                  <a:pt x="1441" y="2771"/>
                                </a:lnTo>
                                <a:lnTo>
                                  <a:pt x="1365" y="2769"/>
                                </a:lnTo>
                                <a:lnTo>
                                  <a:pt x="1290" y="2763"/>
                                </a:lnTo>
                                <a:lnTo>
                                  <a:pt x="1216" y="2753"/>
                                </a:lnTo>
                                <a:lnTo>
                                  <a:pt x="1143" y="2739"/>
                                </a:lnTo>
                                <a:lnTo>
                                  <a:pt x="1072" y="2722"/>
                                </a:lnTo>
                                <a:lnTo>
                                  <a:pt x="1002" y="2701"/>
                                </a:lnTo>
                                <a:lnTo>
                                  <a:pt x="933" y="2677"/>
                                </a:lnTo>
                                <a:lnTo>
                                  <a:pt x="866" y="2650"/>
                                </a:lnTo>
                                <a:lnTo>
                                  <a:pt x="801" y="2619"/>
                                </a:lnTo>
                                <a:lnTo>
                                  <a:pt x="737" y="2585"/>
                                </a:lnTo>
                                <a:lnTo>
                                  <a:pt x="675" y="2548"/>
                                </a:lnTo>
                                <a:lnTo>
                                  <a:pt x="616" y="2508"/>
                                </a:lnTo>
                                <a:lnTo>
                                  <a:pt x="558" y="2465"/>
                                </a:lnTo>
                                <a:lnTo>
                                  <a:pt x="503" y="2420"/>
                                </a:lnTo>
                                <a:lnTo>
                                  <a:pt x="450" y="2372"/>
                                </a:lnTo>
                                <a:lnTo>
                                  <a:pt x="399" y="2321"/>
                                </a:lnTo>
                                <a:lnTo>
                                  <a:pt x="351" y="2268"/>
                                </a:lnTo>
                                <a:lnTo>
                                  <a:pt x="306" y="2213"/>
                                </a:lnTo>
                                <a:lnTo>
                                  <a:pt x="263" y="2155"/>
                                </a:lnTo>
                                <a:lnTo>
                                  <a:pt x="223" y="2096"/>
                                </a:lnTo>
                                <a:lnTo>
                                  <a:pt x="186" y="2034"/>
                                </a:lnTo>
                                <a:lnTo>
                                  <a:pt x="152" y="1970"/>
                                </a:lnTo>
                                <a:lnTo>
                                  <a:pt x="121" y="1905"/>
                                </a:lnTo>
                                <a:lnTo>
                                  <a:pt x="94" y="1838"/>
                                </a:lnTo>
                                <a:lnTo>
                                  <a:pt x="70" y="1769"/>
                                </a:lnTo>
                                <a:lnTo>
                                  <a:pt x="49" y="1699"/>
                                </a:lnTo>
                                <a:lnTo>
                                  <a:pt x="32" y="1628"/>
                                </a:lnTo>
                                <a:lnTo>
                                  <a:pt x="18" y="1555"/>
                                </a:lnTo>
                                <a:lnTo>
                                  <a:pt x="8" y="1481"/>
                                </a:lnTo>
                                <a:lnTo>
                                  <a:pt x="2" y="1406"/>
                                </a:lnTo>
                                <a:lnTo>
                                  <a:pt x="0" y="1330"/>
                                </a:lnTo>
                                <a:lnTo>
                                  <a:pt x="2" y="1251"/>
                                </a:lnTo>
                                <a:lnTo>
                                  <a:pt x="9" y="1173"/>
                                </a:lnTo>
                                <a:lnTo>
                                  <a:pt x="19" y="1096"/>
                                </a:lnTo>
                                <a:lnTo>
                                  <a:pt x="34" y="1020"/>
                                </a:lnTo>
                                <a:lnTo>
                                  <a:pt x="52" y="945"/>
                                </a:lnTo>
                                <a:lnTo>
                                  <a:pt x="75" y="872"/>
                                </a:lnTo>
                                <a:lnTo>
                                  <a:pt x="101" y="800"/>
                                </a:lnTo>
                                <a:lnTo>
                                  <a:pt x="131" y="730"/>
                                </a:lnTo>
                                <a:lnTo>
                                  <a:pt x="165" y="662"/>
                                </a:lnTo>
                                <a:lnTo>
                                  <a:pt x="202" y="595"/>
                                </a:lnTo>
                                <a:lnTo>
                                  <a:pt x="242" y="531"/>
                                </a:lnTo>
                                <a:lnTo>
                                  <a:pt x="286" y="469"/>
                                </a:lnTo>
                                <a:lnTo>
                                  <a:pt x="333" y="409"/>
                                </a:lnTo>
                                <a:lnTo>
                                  <a:pt x="383" y="352"/>
                                </a:lnTo>
                                <a:lnTo>
                                  <a:pt x="436" y="297"/>
                                </a:lnTo>
                                <a:lnTo>
                                  <a:pt x="493" y="245"/>
                                </a:lnTo>
                                <a:lnTo>
                                  <a:pt x="552" y="196"/>
                                </a:lnTo>
                                <a:lnTo>
                                  <a:pt x="613" y="150"/>
                                </a:lnTo>
                                <a:lnTo>
                                  <a:pt x="678" y="108"/>
                                </a:lnTo>
                                <a:lnTo>
                                  <a:pt x="745" y="68"/>
                                </a:lnTo>
                                <a:lnTo>
                                  <a:pt x="814" y="32"/>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86230645" name="docshape257"/>
                        <wps:cNvSpPr/>
                        <wps:spPr bwMode="auto">
                          <a:xfrm>
                            <a:off x="1451" y="1074"/>
                            <a:ext cx="1442" cy="2180"/>
                          </a:xfrm>
                          <a:custGeom>
                            <a:avLst/>
                            <a:gdLst>
                              <a:gd name="T0" fmla="+- 0 2337 1451"/>
                              <a:gd name="T1" fmla="*/ T0 w 1442"/>
                              <a:gd name="T2" fmla="+- 0 1075 1075"/>
                              <a:gd name="T3" fmla="*/ 1075 h 2180"/>
                              <a:gd name="T4" fmla="+- 0 2265 1451"/>
                              <a:gd name="T5" fmla="*/ T4 w 1442"/>
                              <a:gd name="T6" fmla="+- 0 1107 1075"/>
                              <a:gd name="T7" fmla="*/ 1107 h 2180"/>
                              <a:gd name="T8" fmla="+- 0 2196 1451"/>
                              <a:gd name="T9" fmla="*/ T8 w 1442"/>
                              <a:gd name="T10" fmla="+- 0 1143 1075"/>
                              <a:gd name="T11" fmla="*/ 1143 h 2180"/>
                              <a:gd name="T12" fmla="+- 0 2129 1451"/>
                              <a:gd name="T13" fmla="*/ T12 w 1442"/>
                              <a:gd name="T14" fmla="+- 0 1183 1075"/>
                              <a:gd name="T15" fmla="*/ 1183 h 2180"/>
                              <a:gd name="T16" fmla="+- 0 2064 1451"/>
                              <a:gd name="T17" fmla="*/ T16 w 1442"/>
                              <a:gd name="T18" fmla="+- 0 1225 1075"/>
                              <a:gd name="T19" fmla="*/ 1225 h 2180"/>
                              <a:gd name="T20" fmla="+- 0 2003 1451"/>
                              <a:gd name="T21" fmla="*/ T20 w 1442"/>
                              <a:gd name="T22" fmla="+- 0 1271 1075"/>
                              <a:gd name="T23" fmla="*/ 1271 h 2180"/>
                              <a:gd name="T24" fmla="+- 0 1944 1451"/>
                              <a:gd name="T25" fmla="*/ T24 w 1442"/>
                              <a:gd name="T26" fmla="+- 0 1320 1075"/>
                              <a:gd name="T27" fmla="*/ 1320 h 2180"/>
                              <a:gd name="T28" fmla="+- 0 1887 1451"/>
                              <a:gd name="T29" fmla="*/ T28 w 1442"/>
                              <a:gd name="T30" fmla="+- 0 1372 1075"/>
                              <a:gd name="T31" fmla="*/ 1372 h 2180"/>
                              <a:gd name="T32" fmla="+- 0 1834 1451"/>
                              <a:gd name="T33" fmla="*/ T32 w 1442"/>
                              <a:gd name="T34" fmla="+- 0 1427 1075"/>
                              <a:gd name="T35" fmla="*/ 1427 h 2180"/>
                              <a:gd name="T36" fmla="+- 0 1784 1451"/>
                              <a:gd name="T37" fmla="*/ T36 w 1442"/>
                              <a:gd name="T38" fmla="+- 0 1484 1075"/>
                              <a:gd name="T39" fmla="*/ 1484 h 2180"/>
                              <a:gd name="T40" fmla="+- 0 1737 1451"/>
                              <a:gd name="T41" fmla="*/ T40 w 1442"/>
                              <a:gd name="T42" fmla="+- 0 1544 1075"/>
                              <a:gd name="T43" fmla="*/ 1544 h 2180"/>
                              <a:gd name="T44" fmla="+- 0 1693 1451"/>
                              <a:gd name="T45" fmla="*/ T44 w 1442"/>
                              <a:gd name="T46" fmla="+- 0 1606 1075"/>
                              <a:gd name="T47" fmla="*/ 1606 h 2180"/>
                              <a:gd name="T48" fmla="+- 0 1653 1451"/>
                              <a:gd name="T49" fmla="*/ T48 w 1442"/>
                              <a:gd name="T50" fmla="+- 0 1670 1075"/>
                              <a:gd name="T51" fmla="*/ 1670 h 2180"/>
                              <a:gd name="T52" fmla="+- 0 1616 1451"/>
                              <a:gd name="T53" fmla="*/ T52 w 1442"/>
                              <a:gd name="T54" fmla="+- 0 1737 1075"/>
                              <a:gd name="T55" fmla="*/ 1737 h 2180"/>
                              <a:gd name="T56" fmla="+- 0 1582 1451"/>
                              <a:gd name="T57" fmla="*/ T56 w 1442"/>
                              <a:gd name="T58" fmla="+- 0 1805 1075"/>
                              <a:gd name="T59" fmla="*/ 1805 h 2180"/>
                              <a:gd name="T60" fmla="+- 0 1552 1451"/>
                              <a:gd name="T61" fmla="*/ T60 w 1442"/>
                              <a:gd name="T62" fmla="+- 0 1875 1075"/>
                              <a:gd name="T63" fmla="*/ 1875 h 2180"/>
                              <a:gd name="T64" fmla="+- 0 1526 1451"/>
                              <a:gd name="T65" fmla="*/ T64 w 1442"/>
                              <a:gd name="T66" fmla="+- 0 1947 1075"/>
                              <a:gd name="T67" fmla="*/ 1947 h 2180"/>
                              <a:gd name="T68" fmla="+- 0 1503 1451"/>
                              <a:gd name="T69" fmla="*/ T68 w 1442"/>
                              <a:gd name="T70" fmla="+- 0 2020 1075"/>
                              <a:gd name="T71" fmla="*/ 2020 h 2180"/>
                              <a:gd name="T72" fmla="+- 0 1485 1451"/>
                              <a:gd name="T73" fmla="*/ T72 w 1442"/>
                              <a:gd name="T74" fmla="+- 0 2095 1075"/>
                              <a:gd name="T75" fmla="*/ 2095 h 2180"/>
                              <a:gd name="T76" fmla="+- 0 1470 1451"/>
                              <a:gd name="T77" fmla="*/ T76 w 1442"/>
                              <a:gd name="T78" fmla="+- 0 2171 1075"/>
                              <a:gd name="T79" fmla="*/ 2171 h 2180"/>
                              <a:gd name="T80" fmla="+- 0 1460 1451"/>
                              <a:gd name="T81" fmla="*/ T80 w 1442"/>
                              <a:gd name="T82" fmla="+- 0 2248 1075"/>
                              <a:gd name="T83" fmla="*/ 2248 h 2180"/>
                              <a:gd name="T84" fmla="+- 0 1453 1451"/>
                              <a:gd name="T85" fmla="*/ T84 w 1442"/>
                              <a:gd name="T86" fmla="+- 0 2326 1075"/>
                              <a:gd name="T87" fmla="*/ 2326 h 2180"/>
                              <a:gd name="T88" fmla="+- 0 1451 1451"/>
                              <a:gd name="T89" fmla="*/ T88 w 1442"/>
                              <a:gd name="T90" fmla="+- 0 2405 1075"/>
                              <a:gd name="T91" fmla="*/ 2405 h 2180"/>
                              <a:gd name="T92" fmla="+- 0 1453 1451"/>
                              <a:gd name="T93" fmla="*/ T92 w 1442"/>
                              <a:gd name="T94" fmla="+- 0 2481 1075"/>
                              <a:gd name="T95" fmla="*/ 2481 h 2180"/>
                              <a:gd name="T96" fmla="+- 0 1459 1451"/>
                              <a:gd name="T97" fmla="*/ T96 w 1442"/>
                              <a:gd name="T98" fmla="+- 0 2557 1075"/>
                              <a:gd name="T99" fmla="*/ 2557 h 2180"/>
                              <a:gd name="T100" fmla="+- 0 1469 1451"/>
                              <a:gd name="T101" fmla="*/ T100 w 1442"/>
                              <a:gd name="T102" fmla="+- 0 2632 1075"/>
                              <a:gd name="T103" fmla="*/ 2632 h 2180"/>
                              <a:gd name="T104" fmla="+- 0 1483 1451"/>
                              <a:gd name="T105" fmla="*/ T104 w 1442"/>
                              <a:gd name="T106" fmla="+- 0 2706 1075"/>
                              <a:gd name="T107" fmla="*/ 2706 h 2180"/>
                              <a:gd name="T108" fmla="+- 0 1501 1451"/>
                              <a:gd name="T109" fmla="*/ T108 w 1442"/>
                              <a:gd name="T110" fmla="+- 0 2779 1075"/>
                              <a:gd name="T111" fmla="*/ 2779 h 2180"/>
                              <a:gd name="T112" fmla="+- 0 1522 1451"/>
                              <a:gd name="T113" fmla="*/ T112 w 1442"/>
                              <a:gd name="T114" fmla="+- 0 2851 1075"/>
                              <a:gd name="T115" fmla="*/ 2851 h 2180"/>
                              <a:gd name="T116" fmla="+- 0 1547 1451"/>
                              <a:gd name="T117" fmla="*/ T116 w 1442"/>
                              <a:gd name="T118" fmla="+- 0 2923 1075"/>
                              <a:gd name="T119" fmla="*/ 2923 h 2180"/>
                              <a:gd name="T120" fmla="+- 0 1576 1451"/>
                              <a:gd name="T121" fmla="*/ T120 w 1442"/>
                              <a:gd name="T122" fmla="+- 0 2992 1075"/>
                              <a:gd name="T123" fmla="*/ 2992 h 2180"/>
                              <a:gd name="T124" fmla="+- 0 1609 1451"/>
                              <a:gd name="T125" fmla="*/ T124 w 1442"/>
                              <a:gd name="T126" fmla="+- 0 3060 1075"/>
                              <a:gd name="T127" fmla="*/ 3060 h 2180"/>
                              <a:gd name="T128" fmla="+- 0 1645 1451"/>
                              <a:gd name="T129" fmla="*/ T128 w 1442"/>
                              <a:gd name="T130" fmla="+- 0 3127 1075"/>
                              <a:gd name="T131" fmla="*/ 3127 h 2180"/>
                              <a:gd name="T132" fmla="+- 0 1685 1451"/>
                              <a:gd name="T133" fmla="*/ T132 w 1442"/>
                              <a:gd name="T134" fmla="+- 0 3192 1075"/>
                              <a:gd name="T135" fmla="*/ 3192 h 2180"/>
                              <a:gd name="T136" fmla="+- 0 1728 1451"/>
                              <a:gd name="T137" fmla="*/ T136 w 1442"/>
                              <a:gd name="T138" fmla="+- 0 3254 1075"/>
                              <a:gd name="T139" fmla="*/ 3254 h 2180"/>
                              <a:gd name="T140" fmla="+- 0 2892 1451"/>
                              <a:gd name="T141" fmla="*/ T140 w 1442"/>
                              <a:gd name="T142" fmla="+- 0 2405 1075"/>
                              <a:gd name="T143" fmla="*/ 2405 h 2180"/>
                              <a:gd name="T144" fmla="+- 0 2337 1451"/>
                              <a:gd name="T145" fmla="*/ T144 w 1442"/>
                              <a:gd name="T146" fmla="+- 0 1075 1075"/>
                              <a:gd name="T147" fmla="*/ 1075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42" h="2180">
                                <a:moveTo>
                                  <a:pt x="886" y="0"/>
                                </a:moveTo>
                                <a:lnTo>
                                  <a:pt x="814" y="32"/>
                                </a:lnTo>
                                <a:lnTo>
                                  <a:pt x="745" y="68"/>
                                </a:lnTo>
                                <a:lnTo>
                                  <a:pt x="678" y="108"/>
                                </a:lnTo>
                                <a:lnTo>
                                  <a:pt x="613" y="150"/>
                                </a:lnTo>
                                <a:lnTo>
                                  <a:pt x="552" y="196"/>
                                </a:lnTo>
                                <a:lnTo>
                                  <a:pt x="493" y="245"/>
                                </a:lnTo>
                                <a:lnTo>
                                  <a:pt x="436" y="297"/>
                                </a:lnTo>
                                <a:lnTo>
                                  <a:pt x="383" y="352"/>
                                </a:lnTo>
                                <a:lnTo>
                                  <a:pt x="333" y="409"/>
                                </a:lnTo>
                                <a:lnTo>
                                  <a:pt x="286" y="469"/>
                                </a:lnTo>
                                <a:lnTo>
                                  <a:pt x="242" y="531"/>
                                </a:lnTo>
                                <a:lnTo>
                                  <a:pt x="202" y="595"/>
                                </a:lnTo>
                                <a:lnTo>
                                  <a:pt x="165" y="662"/>
                                </a:lnTo>
                                <a:lnTo>
                                  <a:pt x="131" y="730"/>
                                </a:lnTo>
                                <a:lnTo>
                                  <a:pt x="101" y="800"/>
                                </a:lnTo>
                                <a:lnTo>
                                  <a:pt x="75" y="872"/>
                                </a:lnTo>
                                <a:lnTo>
                                  <a:pt x="52" y="945"/>
                                </a:lnTo>
                                <a:lnTo>
                                  <a:pt x="34" y="1020"/>
                                </a:lnTo>
                                <a:lnTo>
                                  <a:pt x="19" y="1096"/>
                                </a:lnTo>
                                <a:lnTo>
                                  <a:pt x="9" y="1173"/>
                                </a:lnTo>
                                <a:lnTo>
                                  <a:pt x="2" y="1251"/>
                                </a:lnTo>
                                <a:lnTo>
                                  <a:pt x="0" y="1330"/>
                                </a:lnTo>
                                <a:lnTo>
                                  <a:pt x="2" y="1406"/>
                                </a:lnTo>
                                <a:lnTo>
                                  <a:pt x="8" y="1482"/>
                                </a:lnTo>
                                <a:lnTo>
                                  <a:pt x="18" y="1557"/>
                                </a:lnTo>
                                <a:lnTo>
                                  <a:pt x="32" y="1631"/>
                                </a:lnTo>
                                <a:lnTo>
                                  <a:pt x="50" y="1704"/>
                                </a:lnTo>
                                <a:lnTo>
                                  <a:pt x="71" y="1776"/>
                                </a:lnTo>
                                <a:lnTo>
                                  <a:pt x="96" y="1848"/>
                                </a:lnTo>
                                <a:lnTo>
                                  <a:pt x="125" y="1917"/>
                                </a:lnTo>
                                <a:lnTo>
                                  <a:pt x="158" y="1985"/>
                                </a:lnTo>
                                <a:lnTo>
                                  <a:pt x="194" y="2052"/>
                                </a:lnTo>
                                <a:lnTo>
                                  <a:pt x="234" y="2117"/>
                                </a:lnTo>
                                <a:lnTo>
                                  <a:pt x="277" y="2179"/>
                                </a:lnTo>
                                <a:lnTo>
                                  <a:pt x="1441" y="1330"/>
                                </a:lnTo>
                                <a:lnTo>
                                  <a:pt x="886" y="0"/>
                                </a:lnTo>
                                <a:close/>
                              </a:path>
                            </a:pathLst>
                          </a:custGeom>
                          <a:solidFill>
                            <a:srgbClr val="66BEFF"/>
                          </a:solidFill>
                          <a:ln>
                            <a:noFill/>
                          </a:ln>
                        </wps:spPr>
                        <wps:bodyPr rot="0" vert="horz" wrap="square" lIns="91440" tIns="45720" rIns="91440" bIns="45720" anchor="t" anchorCtr="0" upright="1">
                          <a:noAutofit/>
                        </wps:bodyPr>
                      </wps:wsp>
                      <wps:wsp>
                        <wps:cNvPr id="1154937429" name="docshape258"/>
                        <wps:cNvSpPr/>
                        <wps:spPr bwMode="auto">
                          <a:xfrm>
                            <a:off x="1451" y="1074"/>
                            <a:ext cx="1442" cy="2180"/>
                          </a:xfrm>
                          <a:custGeom>
                            <a:avLst/>
                            <a:gdLst>
                              <a:gd name="T0" fmla="+- 0 2892 1451"/>
                              <a:gd name="T1" fmla="*/ T0 w 1442"/>
                              <a:gd name="T2" fmla="+- 0 2405 1075"/>
                              <a:gd name="T3" fmla="*/ 2405 h 2180"/>
                              <a:gd name="T4" fmla="+- 0 1728 1451"/>
                              <a:gd name="T5" fmla="*/ T4 w 1442"/>
                              <a:gd name="T6" fmla="+- 0 3254 1075"/>
                              <a:gd name="T7" fmla="*/ 3254 h 2180"/>
                              <a:gd name="T8" fmla="+- 0 1685 1451"/>
                              <a:gd name="T9" fmla="*/ T8 w 1442"/>
                              <a:gd name="T10" fmla="+- 0 3192 1075"/>
                              <a:gd name="T11" fmla="*/ 3192 h 2180"/>
                              <a:gd name="T12" fmla="+- 0 1645 1451"/>
                              <a:gd name="T13" fmla="*/ T12 w 1442"/>
                              <a:gd name="T14" fmla="+- 0 3127 1075"/>
                              <a:gd name="T15" fmla="*/ 3127 h 2180"/>
                              <a:gd name="T16" fmla="+- 0 1609 1451"/>
                              <a:gd name="T17" fmla="*/ T16 w 1442"/>
                              <a:gd name="T18" fmla="+- 0 3060 1075"/>
                              <a:gd name="T19" fmla="*/ 3060 h 2180"/>
                              <a:gd name="T20" fmla="+- 0 1576 1451"/>
                              <a:gd name="T21" fmla="*/ T20 w 1442"/>
                              <a:gd name="T22" fmla="+- 0 2992 1075"/>
                              <a:gd name="T23" fmla="*/ 2992 h 2180"/>
                              <a:gd name="T24" fmla="+- 0 1547 1451"/>
                              <a:gd name="T25" fmla="*/ T24 w 1442"/>
                              <a:gd name="T26" fmla="+- 0 2923 1075"/>
                              <a:gd name="T27" fmla="*/ 2923 h 2180"/>
                              <a:gd name="T28" fmla="+- 0 1522 1451"/>
                              <a:gd name="T29" fmla="*/ T28 w 1442"/>
                              <a:gd name="T30" fmla="+- 0 2851 1075"/>
                              <a:gd name="T31" fmla="*/ 2851 h 2180"/>
                              <a:gd name="T32" fmla="+- 0 1501 1451"/>
                              <a:gd name="T33" fmla="*/ T32 w 1442"/>
                              <a:gd name="T34" fmla="+- 0 2779 1075"/>
                              <a:gd name="T35" fmla="*/ 2779 h 2180"/>
                              <a:gd name="T36" fmla="+- 0 1483 1451"/>
                              <a:gd name="T37" fmla="*/ T36 w 1442"/>
                              <a:gd name="T38" fmla="+- 0 2706 1075"/>
                              <a:gd name="T39" fmla="*/ 2706 h 2180"/>
                              <a:gd name="T40" fmla="+- 0 1469 1451"/>
                              <a:gd name="T41" fmla="*/ T40 w 1442"/>
                              <a:gd name="T42" fmla="+- 0 2632 1075"/>
                              <a:gd name="T43" fmla="*/ 2632 h 2180"/>
                              <a:gd name="T44" fmla="+- 0 1459 1451"/>
                              <a:gd name="T45" fmla="*/ T44 w 1442"/>
                              <a:gd name="T46" fmla="+- 0 2557 1075"/>
                              <a:gd name="T47" fmla="*/ 2557 h 2180"/>
                              <a:gd name="T48" fmla="+- 0 1453 1451"/>
                              <a:gd name="T49" fmla="*/ T48 w 1442"/>
                              <a:gd name="T50" fmla="+- 0 2481 1075"/>
                              <a:gd name="T51" fmla="*/ 2481 h 2180"/>
                              <a:gd name="T52" fmla="+- 0 1451 1451"/>
                              <a:gd name="T53" fmla="*/ T52 w 1442"/>
                              <a:gd name="T54" fmla="+- 0 2405 1075"/>
                              <a:gd name="T55" fmla="*/ 2405 h 2180"/>
                              <a:gd name="T56" fmla="+- 0 1453 1451"/>
                              <a:gd name="T57" fmla="*/ T56 w 1442"/>
                              <a:gd name="T58" fmla="+- 0 2326 1075"/>
                              <a:gd name="T59" fmla="*/ 2326 h 2180"/>
                              <a:gd name="T60" fmla="+- 0 1460 1451"/>
                              <a:gd name="T61" fmla="*/ T60 w 1442"/>
                              <a:gd name="T62" fmla="+- 0 2248 1075"/>
                              <a:gd name="T63" fmla="*/ 2248 h 2180"/>
                              <a:gd name="T64" fmla="+- 0 1470 1451"/>
                              <a:gd name="T65" fmla="*/ T64 w 1442"/>
                              <a:gd name="T66" fmla="+- 0 2171 1075"/>
                              <a:gd name="T67" fmla="*/ 2171 h 2180"/>
                              <a:gd name="T68" fmla="+- 0 1485 1451"/>
                              <a:gd name="T69" fmla="*/ T68 w 1442"/>
                              <a:gd name="T70" fmla="+- 0 2095 1075"/>
                              <a:gd name="T71" fmla="*/ 2095 h 2180"/>
                              <a:gd name="T72" fmla="+- 0 1503 1451"/>
                              <a:gd name="T73" fmla="*/ T72 w 1442"/>
                              <a:gd name="T74" fmla="+- 0 2020 1075"/>
                              <a:gd name="T75" fmla="*/ 2020 h 2180"/>
                              <a:gd name="T76" fmla="+- 0 1526 1451"/>
                              <a:gd name="T77" fmla="*/ T76 w 1442"/>
                              <a:gd name="T78" fmla="+- 0 1947 1075"/>
                              <a:gd name="T79" fmla="*/ 1947 h 2180"/>
                              <a:gd name="T80" fmla="+- 0 1552 1451"/>
                              <a:gd name="T81" fmla="*/ T80 w 1442"/>
                              <a:gd name="T82" fmla="+- 0 1875 1075"/>
                              <a:gd name="T83" fmla="*/ 1875 h 2180"/>
                              <a:gd name="T84" fmla="+- 0 1582 1451"/>
                              <a:gd name="T85" fmla="*/ T84 w 1442"/>
                              <a:gd name="T86" fmla="+- 0 1805 1075"/>
                              <a:gd name="T87" fmla="*/ 1805 h 2180"/>
                              <a:gd name="T88" fmla="+- 0 1616 1451"/>
                              <a:gd name="T89" fmla="*/ T88 w 1442"/>
                              <a:gd name="T90" fmla="+- 0 1737 1075"/>
                              <a:gd name="T91" fmla="*/ 1737 h 2180"/>
                              <a:gd name="T92" fmla="+- 0 1653 1451"/>
                              <a:gd name="T93" fmla="*/ T92 w 1442"/>
                              <a:gd name="T94" fmla="+- 0 1670 1075"/>
                              <a:gd name="T95" fmla="*/ 1670 h 2180"/>
                              <a:gd name="T96" fmla="+- 0 1693 1451"/>
                              <a:gd name="T97" fmla="*/ T96 w 1442"/>
                              <a:gd name="T98" fmla="+- 0 1606 1075"/>
                              <a:gd name="T99" fmla="*/ 1606 h 2180"/>
                              <a:gd name="T100" fmla="+- 0 1737 1451"/>
                              <a:gd name="T101" fmla="*/ T100 w 1442"/>
                              <a:gd name="T102" fmla="+- 0 1544 1075"/>
                              <a:gd name="T103" fmla="*/ 1544 h 2180"/>
                              <a:gd name="T104" fmla="+- 0 1784 1451"/>
                              <a:gd name="T105" fmla="*/ T104 w 1442"/>
                              <a:gd name="T106" fmla="+- 0 1484 1075"/>
                              <a:gd name="T107" fmla="*/ 1484 h 2180"/>
                              <a:gd name="T108" fmla="+- 0 1834 1451"/>
                              <a:gd name="T109" fmla="*/ T108 w 1442"/>
                              <a:gd name="T110" fmla="+- 0 1427 1075"/>
                              <a:gd name="T111" fmla="*/ 1427 h 2180"/>
                              <a:gd name="T112" fmla="+- 0 1887 1451"/>
                              <a:gd name="T113" fmla="*/ T112 w 1442"/>
                              <a:gd name="T114" fmla="+- 0 1372 1075"/>
                              <a:gd name="T115" fmla="*/ 1372 h 2180"/>
                              <a:gd name="T116" fmla="+- 0 1944 1451"/>
                              <a:gd name="T117" fmla="*/ T116 w 1442"/>
                              <a:gd name="T118" fmla="+- 0 1320 1075"/>
                              <a:gd name="T119" fmla="*/ 1320 h 2180"/>
                              <a:gd name="T120" fmla="+- 0 2003 1451"/>
                              <a:gd name="T121" fmla="*/ T120 w 1442"/>
                              <a:gd name="T122" fmla="+- 0 1271 1075"/>
                              <a:gd name="T123" fmla="*/ 1271 h 2180"/>
                              <a:gd name="T124" fmla="+- 0 2064 1451"/>
                              <a:gd name="T125" fmla="*/ T124 w 1442"/>
                              <a:gd name="T126" fmla="+- 0 1225 1075"/>
                              <a:gd name="T127" fmla="*/ 1225 h 2180"/>
                              <a:gd name="T128" fmla="+- 0 2129 1451"/>
                              <a:gd name="T129" fmla="*/ T128 w 1442"/>
                              <a:gd name="T130" fmla="+- 0 1183 1075"/>
                              <a:gd name="T131" fmla="*/ 1183 h 2180"/>
                              <a:gd name="T132" fmla="+- 0 2196 1451"/>
                              <a:gd name="T133" fmla="*/ T132 w 1442"/>
                              <a:gd name="T134" fmla="+- 0 1143 1075"/>
                              <a:gd name="T135" fmla="*/ 1143 h 2180"/>
                              <a:gd name="T136" fmla="+- 0 2265 1451"/>
                              <a:gd name="T137" fmla="*/ T136 w 1442"/>
                              <a:gd name="T138" fmla="+- 0 1107 1075"/>
                              <a:gd name="T139" fmla="*/ 1107 h 2180"/>
                              <a:gd name="T140" fmla="+- 0 2337 1451"/>
                              <a:gd name="T141" fmla="*/ T140 w 1442"/>
                              <a:gd name="T142" fmla="+- 0 1075 1075"/>
                              <a:gd name="T143" fmla="*/ 1075 h 2180"/>
                              <a:gd name="T144" fmla="+- 0 2892 1451"/>
                              <a:gd name="T145" fmla="*/ T144 w 1442"/>
                              <a:gd name="T146" fmla="+- 0 2405 1075"/>
                              <a:gd name="T147" fmla="*/ 2405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42" h="2180">
                                <a:moveTo>
                                  <a:pt x="1441" y="1330"/>
                                </a:moveTo>
                                <a:lnTo>
                                  <a:pt x="277" y="2179"/>
                                </a:lnTo>
                                <a:lnTo>
                                  <a:pt x="234" y="2117"/>
                                </a:lnTo>
                                <a:lnTo>
                                  <a:pt x="194" y="2052"/>
                                </a:lnTo>
                                <a:lnTo>
                                  <a:pt x="158" y="1985"/>
                                </a:lnTo>
                                <a:lnTo>
                                  <a:pt x="125" y="1917"/>
                                </a:lnTo>
                                <a:lnTo>
                                  <a:pt x="96" y="1848"/>
                                </a:lnTo>
                                <a:lnTo>
                                  <a:pt x="71" y="1776"/>
                                </a:lnTo>
                                <a:lnTo>
                                  <a:pt x="50" y="1704"/>
                                </a:lnTo>
                                <a:lnTo>
                                  <a:pt x="32" y="1631"/>
                                </a:lnTo>
                                <a:lnTo>
                                  <a:pt x="18" y="1557"/>
                                </a:lnTo>
                                <a:lnTo>
                                  <a:pt x="8" y="1482"/>
                                </a:lnTo>
                                <a:lnTo>
                                  <a:pt x="2" y="1406"/>
                                </a:lnTo>
                                <a:lnTo>
                                  <a:pt x="0" y="1330"/>
                                </a:lnTo>
                                <a:lnTo>
                                  <a:pt x="2" y="1251"/>
                                </a:lnTo>
                                <a:lnTo>
                                  <a:pt x="9" y="1173"/>
                                </a:lnTo>
                                <a:lnTo>
                                  <a:pt x="19" y="1096"/>
                                </a:lnTo>
                                <a:lnTo>
                                  <a:pt x="34" y="1020"/>
                                </a:lnTo>
                                <a:lnTo>
                                  <a:pt x="52" y="945"/>
                                </a:lnTo>
                                <a:lnTo>
                                  <a:pt x="75" y="872"/>
                                </a:lnTo>
                                <a:lnTo>
                                  <a:pt x="101" y="800"/>
                                </a:lnTo>
                                <a:lnTo>
                                  <a:pt x="131" y="730"/>
                                </a:lnTo>
                                <a:lnTo>
                                  <a:pt x="165" y="662"/>
                                </a:lnTo>
                                <a:lnTo>
                                  <a:pt x="202" y="595"/>
                                </a:lnTo>
                                <a:lnTo>
                                  <a:pt x="242" y="531"/>
                                </a:lnTo>
                                <a:lnTo>
                                  <a:pt x="286" y="469"/>
                                </a:lnTo>
                                <a:lnTo>
                                  <a:pt x="333" y="409"/>
                                </a:lnTo>
                                <a:lnTo>
                                  <a:pt x="383" y="352"/>
                                </a:lnTo>
                                <a:lnTo>
                                  <a:pt x="436" y="297"/>
                                </a:lnTo>
                                <a:lnTo>
                                  <a:pt x="493" y="245"/>
                                </a:lnTo>
                                <a:lnTo>
                                  <a:pt x="552" y="196"/>
                                </a:lnTo>
                                <a:lnTo>
                                  <a:pt x="613" y="150"/>
                                </a:lnTo>
                                <a:lnTo>
                                  <a:pt x="678" y="108"/>
                                </a:lnTo>
                                <a:lnTo>
                                  <a:pt x="745" y="68"/>
                                </a:lnTo>
                                <a:lnTo>
                                  <a:pt x="814" y="32"/>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246790302" name="docshape259"/>
                        <wps:cNvSpPr/>
                        <wps:spPr bwMode="auto">
                          <a:xfrm>
                            <a:off x="2039" y="963"/>
                            <a:ext cx="853" cy="1442"/>
                          </a:xfrm>
                          <a:custGeom>
                            <a:avLst/>
                            <a:gdLst>
                              <a:gd name="T0" fmla="+- 0 2892 2039"/>
                              <a:gd name="T1" fmla="*/ T0 w 853"/>
                              <a:gd name="T2" fmla="+- 0 964 964"/>
                              <a:gd name="T3" fmla="*/ 964 h 1442"/>
                              <a:gd name="T4" fmla="+- 0 2816 2039"/>
                              <a:gd name="T5" fmla="*/ T4 w 853"/>
                              <a:gd name="T6" fmla="+- 0 966 964"/>
                              <a:gd name="T7" fmla="*/ 966 h 1442"/>
                              <a:gd name="T8" fmla="+- 0 2740 2039"/>
                              <a:gd name="T9" fmla="*/ T8 w 853"/>
                              <a:gd name="T10" fmla="+- 0 972 964"/>
                              <a:gd name="T11" fmla="*/ 972 h 1442"/>
                              <a:gd name="T12" fmla="+- 0 2665 2039"/>
                              <a:gd name="T13" fmla="*/ T12 w 853"/>
                              <a:gd name="T14" fmla="+- 0 982 964"/>
                              <a:gd name="T15" fmla="*/ 982 h 1442"/>
                              <a:gd name="T16" fmla="+- 0 2590 2039"/>
                              <a:gd name="T17" fmla="*/ T16 w 853"/>
                              <a:gd name="T18" fmla="+- 0 996 964"/>
                              <a:gd name="T19" fmla="*/ 996 h 1442"/>
                              <a:gd name="T20" fmla="+- 0 2516 2039"/>
                              <a:gd name="T21" fmla="*/ T20 w 853"/>
                              <a:gd name="T22" fmla="+- 0 1014 964"/>
                              <a:gd name="T23" fmla="*/ 1014 h 1442"/>
                              <a:gd name="T24" fmla="+- 0 2443 2039"/>
                              <a:gd name="T25" fmla="*/ T24 w 853"/>
                              <a:gd name="T26" fmla="+- 0 1035 964"/>
                              <a:gd name="T27" fmla="*/ 1035 h 1442"/>
                              <a:gd name="T28" fmla="+- 0 2372 2039"/>
                              <a:gd name="T29" fmla="*/ T28 w 853"/>
                              <a:gd name="T30" fmla="+- 0 1061 964"/>
                              <a:gd name="T31" fmla="*/ 1061 h 1442"/>
                              <a:gd name="T32" fmla="+- 0 2302 2039"/>
                              <a:gd name="T33" fmla="*/ T32 w 853"/>
                              <a:gd name="T34" fmla="+- 0 1090 964"/>
                              <a:gd name="T35" fmla="*/ 1090 h 1442"/>
                              <a:gd name="T36" fmla="+- 0 2233 2039"/>
                              <a:gd name="T37" fmla="*/ T36 w 853"/>
                              <a:gd name="T38" fmla="+- 0 1123 964"/>
                              <a:gd name="T39" fmla="*/ 1123 h 1442"/>
                              <a:gd name="T40" fmla="+- 0 2167 2039"/>
                              <a:gd name="T41" fmla="*/ T40 w 853"/>
                              <a:gd name="T42" fmla="+- 0 1160 964"/>
                              <a:gd name="T43" fmla="*/ 1160 h 1442"/>
                              <a:gd name="T44" fmla="+- 0 2102 2039"/>
                              <a:gd name="T45" fmla="*/ T44 w 853"/>
                              <a:gd name="T46" fmla="+- 0 1200 964"/>
                              <a:gd name="T47" fmla="*/ 1200 h 1442"/>
                              <a:gd name="T48" fmla="+- 0 2039 2039"/>
                              <a:gd name="T49" fmla="*/ T48 w 853"/>
                              <a:gd name="T50" fmla="+- 0 1243 964"/>
                              <a:gd name="T51" fmla="*/ 1243 h 1442"/>
                              <a:gd name="T52" fmla="+- 0 2892 2039"/>
                              <a:gd name="T53" fmla="*/ T52 w 853"/>
                              <a:gd name="T54" fmla="+- 0 2405 964"/>
                              <a:gd name="T55" fmla="*/ 2405 h 1442"/>
                              <a:gd name="T56" fmla="+- 0 2892 2039"/>
                              <a:gd name="T57" fmla="*/ T56 w 853"/>
                              <a:gd name="T58" fmla="+- 0 964 964"/>
                              <a:gd name="T59" fmla="*/ 964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53" h="1442">
                                <a:moveTo>
                                  <a:pt x="853" y="0"/>
                                </a:moveTo>
                                <a:lnTo>
                                  <a:pt x="777" y="2"/>
                                </a:lnTo>
                                <a:lnTo>
                                  <a:pt x="701" y="8"/>
                                </a:lnTo>
                                <a:lnTo>
                                  <a:pt x="626" y="18"/>
                                </a:lnTo>
                                <a:lnTo>
                                  <a:pt x="551" y="32"/>
                                </a:lnTo>
                                <a:lnTo>
                                  <a:pt x="477" y="50"/>
                                </a:lnTo>
                                <a:lnTo>
                                  <a:pt x="404" y="71"/>
                                </a:lnTo>
                                <a:lnTo>
                                  <a:pt x="333" y="97"/>
                                </a:lnTo>
                                <a:lnTo>
                                  <a:pt x="263" y="126"/>
                                </a:lnTo>
                                <a:lnTo>
                                  <a:pt x="194" y="159"/>
                                </a:lnTo>
                                <a:lnTo>
                                  <a:pt x="128" y="196"/>
                                </a:lnTo>
                                <a:lnTo>
                                  <a:pt x="63" y="236"/>
                                </a:lnTo>
                                <a:lnTo>
                                  <a:pt x="0" y="279"/>
                                </a:lnTo>
                                <a:lnTo>
                                  <a:pt x="853" y="1441"/>
                                </a:lnTo>
                                <a:lnTo>
                                  <a:pt x="853" y="0"/>
                                </a:lnTo>
                                <a:close/>
                              </a:path>
                            </a:pathLst>
                          </a:custGeom>
                          <a:solidFill>
                            <a:srgbClr val="C4E6FF"/>
                          </a:solidFill>
                          <a:ln>
                            <a:noFill/>
                          </a:ln>
                        </wps:spPr>
                        <wps:bodyPr rot="0" vert="horz" wrap="square" lIns="91440" tIns="45720" rIns="91440" bIns="45720" anchor="t" anchorCtr="0" upright="1">
                          <a:noAutofit/>
                        </wps:bodyPr>
                      </wps:wsp>
                      <wps:wsp>
                        <wps:cNvPr id="1939107450" name="docshape260"/>
                        <wps:cNvSpPr/>
                        <wps:spPr bwMode="auto">
                          <a:xfrm>
                            <a:off x="2039" y="963"/>
                            <a:ext cx="853" cy="1442"/>
                          </a:xfrm>
                          <a:custGeom>
                            <a:avLst/>
                            <a:gdLst>
                              <a:gd name="T0" fmla="+- 0 2892 2039"/>
                              <a:gd name="T1" fmla="*/ T0 w 853"/>
                              <a:gd name="T2" fmla="+- 0 2405 964"/>
                              <a:gd name="T3" fmla="*/ 2405 h 1442"/>
                              <a:gd name="T4" fmla="+- 0 2039 2039"/>
                              <a:gd name="T5" fmla="*/ T4 w 853"/>
                              <a:gd name="T6" fmla="+- 0 1243 964"/>
                              <a:gd name="T7" fmla="*/ 1243 h 1442"/>
                              <a:gd name="T8" fmla="+- 0 2102 2039"/>
                              <a:gd name="T9" fmla="*/ T8 w 853"/>
                              <a:gd name="T10" fmla="+- 0 1200 964"/>
                              <a:gd name="T11" fmla="*/ 1200 h 1442"/>
                              <a:gd name="T12" fmla="+- 0 2167 2039"/>
                              <a:gd name="T13" fmla="*/ T12 w 853"/>
                              <a:gd name="T14" fmla="+- 0 1160 964"/>
                              <a:gd name="T15" fmla="*/ 1160 h 1442"/>
                              <a:gd name="T16" fmla="+- 0 2233 2039"/>
                              <a:gd name="T17" fmla="*/ T16 w 853"/>
                              <a:gd name="T18" fmla="+- 0 1123 964"/>
                              <a:gd name="T19" fmla="*/ 1123 h 1442"/>
                              <a:gd name="T20" fmla="+- 0 2302 2039"/>
                              <a:gd name="T21" fmla="*/ T20 w 853"/>
                              <a:gd name="T22" fmla="+- 0 1090 964"/>
                              <a:gd name="T23" fmla="*/ 1090 h 1442"/>
                              <a:gd name="T24" fmla="+- 0 2372 2039"/>
                              <a:gd name="T25" fmla="*/ T24 w 853"/>
                              <a:gd name="T26" fmla="+- 0 1061 964"/>
                              <a:gd name="T27" fmla="*/ 1061 h 1442"/>
                              <a:gd name="T28" fmla="+- 0 2443 2039"/>
                              <a:gd name="T29" fmla="*/ T28 w 853"/>
                              <a:gd name="T30" fmla="+- 0 1035 964"/>
                              <a:gd name="T31" fmla="*/ 1035 h 1442"/>
                              <a:gd name="T32" fmla="+- 0 2516 2039"/>
                              <a:gd name="T33" fmla="*/ T32 w 853"/>
                              <a:gd name="T34" fmla="+- 0 1014 964"/>
                              <a:gd name="T35" fmla="*/ 1014 h 1442"/>
                              <a:gd name="T36" fmla="+- 0 2590 2039"/>
                              <a:gd name="T37" fmla="*/ T36 w 853"/>
                              <a:gd name="T38" fmla="+- 0 996 964"/>
                              <a:gd name="T39" fmla="*/ 996 h 1442"/>
                              <a:gd name="T40" fmla="+- 0 2665 2039"/>
                              <a:gd name="T41" fmla="*/ T40 w 853"/>
                              <a:gd name="T42" fmla="+- 0 982 964"/>
                              <a:gd name="T43" fmla="*/ 982 h 1442"/>
                              <a:gd name="T44" fmla="+- 0 2740 2039"/>
                              <a:gd name="T45" fmla="*/ T44 w 853"/>
                              <a:gd name="T46" fmla="+- 0 972 964"/>
                              <a:gd name="T47" fmla="*/ 972 h 1442"/>
                              <a:gd name="T48" fmla="+- 0 2816 2039"/>
                              <a:gd name="T49" fmla="*/ T48 w 853"/>
                              <a:gd name="T50" fmla="+- 0 966 964"/>
                              <a:gd name="T51" fmla="*/ 966 h 1442"/>
                              <a:gd name="T52" fmla="+- 0 2892 2039"/>
                              <a:gd name="T53" fmla="*/ T52 w 853"/>
                              <a:gd name="T54" fmla="+- 0 964 964"/>
                              <a:gd name="T55" fmla="*/ 964 h 1442"/>
                              <a:gd name="T56" fmla="+- 0 2892 2039"/>
                              <a:gd name="T57" fmla="*/ T56 w 853"/>
                              <a:gd name="T58" fmla="+- 0 2405 964"/>
                              <a:gd name="T59" fmla="*/ 2405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53" h="1442">
                                <a:moveTo>
                                  <a:pt x="853" y="1441"/>
                                </a:moveTo>
                                <a:lnTo>
                                  <a:pt x="0" y="279"/>
                                </a:lnTo>
                                <a:lnTo>
                                  <a:pt x="63" y="236"/>
                                </a:lnTo>
                                <a:lnTo>
                                  <a:pt x="128" y="196"/>
                                </a:lnTo>
                                <a:lnTo>
                                  <a:pt x="194" y="159"/>
                                </a:lnTo>
                                <a:lnTo>
                                  <a:pt x="263" y="126"/>
                                </a:lnTo>
                                <a:lnTo>
                                  <a:pt x="333" y="97"/>
                                </a:lnTo>
                                <a:lnTo>
                                  <a:pt x="404" y="71"/>
                                </a:lnTo>
                                <a:lnTo>
                                  <a:pt x="477" y="50"/>
                                </a:lnTo>
                                <a:lnTo>
                                  <a:pt x="551" y="32"/>
                                </a:lnTo>
                                <a:lnTo>
                                  <a:pt x="626" y="18"/>
                                </a:lnTo>
                                <a:lnTo>
                                  <a:pt x="701" y="8"/>
                                </a:lnTo>
                                <a:lnTo>
                                  <a:pt x="777" y="2"/>
                                </a:lnTo>
                                <a:lnTo>
                                  <a:pt x="853" y="0"/>
                                </a:lnTo>
                                <a:lnTo>
                                  <a:pt x="853"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462104369" name="docshape261"/>
                        <wps:cNvSpPr/>
                        <wps:spPr bwMode="auto">
                          <a:xfrm>
                            <a:off x="1919" y="1424"/>
                            <a:ext cx="1946" cy="1946"/>
                          </a:xfrm>
                          <a:custGeom>
                            <a:avLst/>
                            <a:gdLst>
                              <a:gd name="T0" fmla="+- 0 2816 1919"/>
                              <a:gd name="T1" fmla="*/ T0 w 1946"/>
                              <a:gd name="T2" fmla="+- 0 1428 1425"/>
                              <a:gd name="T3" fmla="*/ 1428 h 1946"/>
                              <a:gd name="T4" fmla="+- 0 2669 1919"/>
                              <a:gd name="T5" fmla="*/ T4 w 1946"/>
                              <a:gd name="T6" fmla="+- 0 1451 1425"/>
                              <a:gd name="T7" fmla="*/ 1451 h 1946"/>
                              <a:gd name="T8" fmla="+- 0 2530 1919"/>
                              <a:gd name="T9" fmla="*/ T8 w 1946"/>
                              <a:gd name="T10" fmla="+- 0 1494 1425"/>
                              <a:gd name="T11" fmla="*/ 1494 h 1946"/>
                              <a:gd name="T12" fmla="+- 0 2401 1919"/>
                              <a:gd name="T13" fmla="*/ T12 w 1946"/>
                              <a:gd name="T14" fmla="+- 0 1558 1425"/>
                              <a:gd name="T15" fmla="*/ 1558 h 1946"/>
                              <a:gd name="T16" fmla="+- 0 2284 1919"/>
                              <a:gd name="T17" fmla="*/ T16 w 1946"/>
                              <a:gd name="T18" fmla="+- 0 1639 1425"/>
                              <a:gd name="T19" fmla="*/ 1639 h 1946"/>
                              <a:gd name="T20" fmla="+- 0 2180 1919"/>
                              <a:gd name="T21" fmla="*/ T20 w 1946"/>
                              <a:gd name="T22" fmla="+- 0 1735 1425"/>
                              <a:gd name="T23" fmla="*/ 1735 h 1946"/>
                              <a:gd name="T24" fmla="+- 0 2091 1919"/>
                              <a:gd name="T25" fmla="*/ T24 w 1946"/>
                              <a:gd name="T26" fmla="+- 0 1846 1425"/>
                              <a:gd name="T27" fmla="*/ 1846 h 1946"/>
                              <a:gd name="T28" fmla="+- 0 2018 1919"/>
                              <a:gd name="T29" fmla="*/ T28 w 1946"/>
                              <a:gd name="T30" fmla="+- 0 1970 1425"/>
                              <a:gd name="T31" fmla="*/ 1970 h 1946"/>
                              <a:gd name="T32" fmla="+- 0 1965 1919"/>
                              <a:gd name="T33" fmla="*/ T32 w 1946"/>
                              <a:gd name="T34" fmla="+- 0 2104 1425"/>
                              <a:gd name="T35" fmla="*/ 2104 h 1946"/>
                              <a:gd name="T36" fmla="+- 0 1931 1919"/>
                              <a:gd name="T37" fmla="*/ T36 w 1946"/>
                              <a:gd name="T38" fmla="+- 0 2247 1425"/>
                              <a:gd name="T39" fmla="*/ 2247 h 1946"/>
                              <a:gd name="T40" fmla="+- 0 1919 1919"/>
                              <a:gd name="T41" fmla="*/ T40 w 1946"/>
                              <a:gd name="T42" fmla="+- 0 2398 1425"/>
                              <a:gd name="T43" fmla="*/ 2398 h 1946"/>
                              <a:gd name="T44" fmla="+- 0 1931 1919"/>
                              <a:gd name="T45" fmla="*/ T44 w 1946"/>
                              <a:gd name="T46" fmla="+- 0 2548 1425"/>
                              <a:gd name="T47" fmla="*/ 2548 h 1946"/>
                              <a:gd name="T48" fmla="+- 0 1965 1919"/>
                              <a:gd name="T49" fmla="*/ T48 w 1946"/>
                              <a:gd name="T50" fmla="+- 0 2691 1425"/>
                              <a:gd name="T51" fmla="*/ 2691 h 1946"/>
                              <a:gd name="T52" fmla="+- 0 2018 1919"/>
                              <a:gd name="T53" fmla="*/ T52 w 1946"/>
                              <a:gd name="T54" fmla="+- 0 2825 1425"/>
                              <a:gd name="T55" fmla="*/ 2825 h 1946"/>
                              <a:gd name="T56" fmla="+- 0 2091 1919"/>
                              <a:gd name="T57" fmla="*/ T56 w 1946"/>
                              <a:gd name="T58" fmla="+- 0 2949 1425"/>
                              <a:gd name="T59" fmla="*/ 2949 h 1946"/>
                              <a:gd name="T60" fmla="+- 0 2180 1919"/>
                              <a:gd name="T61" fmla="*/ T60 w 1946"/>
                              <a:gd name="T62" fmla="+- 0 3060 1425"/>
                              <a:gd name="T63" fmla="*/ 3060 h 1946"/>
                              <a:gd name="T64" fmla="+- 0 2284 1919"/>
                              <a:gd name="T65" fmla="*/ T64 w 1946"/>
                              <a:gd name="T66" fmla="+- 0 3157 1425"/>
                              <a:gd name="T67" fmla="*/ 3157 h 1946"/>
                              <a:gd name="T68" fmla="+- 0 2401 1919"/>
                              <a:gd name="T69" fmla="*/ T68 w 1946"/>
                              <a:gd name="T70" fmla="+- 0 3238 1425"/>
                              <a:gd name="T71" fmla="*/ 3238 h 1946"/>
                              <a:gd name="T72" fmla="+- 0 2530 1919"/>
                              <a:gd name="T73" fmla="*/ T72 w 1946"/>
                              <a:gd name="T74" fmla="+- 0 3301 1425"/>
                              <a:gd name="T75" fmla="*/ 3301 h 1946"/>
                              <a:gd name="T76" fmla="+- 0 2669 1919"/>
                              <a:gd name="T77" fmla="*/ T76 w 1946"/>
                              <a:gd name="T78" fmla="+- 0 3345 1425"/>
                              <a:gd name="T79" fmla="*/ 3345 h 1946"/>
                              <a:gd name="T80" fmla="+- 0 2816 1919"/>
                              <a:gd name="T81" fmla="*/ T80 w 1946"/>
                              <a:gd name="T82" fmla="+- 0 3368 1425"/>
                              <a:gd name="T83" fmla="*/ 3368 h 1946"/>
                              <a:gd name="T84" fmla="+- 0 2968 1919"/>
                              <a:gd name="T85" fmla="*/ T84 w 1946"/>
                              <a:gd name="T86" fmla="+- 0 3368 1425"/>
                              <a:gd name="T87" fmla="*/ 3368 h 1946"/>
                              <a:gd name="T88" fmla="+- 0 3115 1919"/>
                              <a:gd name="T89" fmla="*/ T88 w 1946"/>
                              <a:gd name="T90" fmla="+- 0 3345 1425"/>
                              <a:gd name="T91" fmla="*/ 3345 h 1946"/>
                              <a:gd name="T92" fmla="+- 0 3254 1919"/>
                              <a:gd name="T93" fmla="*/ T92 w 1946"/>
                              <a:gd name="T94" fmla="+- 0 3301 1425"/>
                              <a:gd name="T95" fmla="*/ 3301 h 1946"/>
                              <a:gd name="T96" fmla="+- 0 3383 1919"/>
                              <a:gd name="T97" fmla="*/ T96 w 1946"/>
                              <a:gd name="T98" fmla="+- 0 3238 1425"/>
                              <a:gd name="T99" fmla="*/ 3238 h 1946"/>
                              <a:gd name="T100" fmla="+- 0 3501 1919"/>
                              <a:gd name="T101" fmla="*/ T100 w 1946"/>
                              <a:gd name="T102" fmla="+- 0 3157 1425"/>
                              <a:gd name="T103" fmla="*/ 3157 h 1946"/>
                              <a:gd name="T104" fmla="+- 0 3605 1919"/>
                              <a:gd name="T105" fmla="*/ T104 w 1946"/>
                              <a:gd name="T106" fmla="+- 0 3060 1425"/>
                              <a:gd name="T107" fmla="*/ 3060 h 1946"/>
                              <a:gd name="T108" fmla="+- 0 3694 1919"/>
                              <a:gd name="T109" fmla="*/ T108 w 1946"/>
                              <a:gd name="T110" fmla="+- 0 2949 1425"/>
                              <a:gd name="T111" fmla="*/ 2949 h 1946"/>
                              <a:gd name="T112" fmla="+- 0 3766 1919"/>
                              <a:gd name="T113" fmla="*/ T112 w 1946"/>
                              <a:gd name="T114" fmla="+- 0 2825 1425"/>
                              <a:gd name="T115" fmla="*/ 2825 h 1946"/>
                              <a:gd name="T116" fmla="+- 0 3820 1919"/>
                              <a:gd name="T117" fmla="*/ T116 w 1946"/>
                              <a:gd name="T118" fmla="+- 0 2691 1425"/>
                              <a:gd name="T119" fmla="*/ 2691 h 1946"/>
                              <a:gd name="T120" fmla="+- 0 3853 1919"/>
                              <a:gd name="T121" fmla="*/ T120 w 1946"/>
                              <a:gd name="T122" fmla="+- 0 2548 1425"/>
                              <a:gd name="T123" fmla="*/ 2548 h 1946"/>
                              <a:gd name="T124" fmla="+- 0 3865 1919"/>
                              <a:gd name="T125" fmla="*/ T124 w 1946"/>
                              <a:gd name="T126" fmla="+- 0 2398 1425"/>
                              <a:gd name="T127" fmla="*/ 2398 h 1946"/>
                              <a:gd name="T128" fmla="+- 0 3853 1919"/>
                              <a:gd name="T129" fmla="*/ T128 w 1946"/>
                              <a:gd name="T130" fmla="+- 0 2247 1425"/>
                              <a:gd name="T131" fmla="*/ 2247 h 1946"/>
                              <a:gd name="T132" fmla="+- 0 3820 1919"/>
                              <a:gd name="T133" fmla="*/ T132 w 1946"/>
                              <a:gd name="T134" fmla="+- 0 2104 1425"/>
                              <a:gd name="T135" fmla="*/ 2104 h 1946"/>
                              <a:gd name="T136" fmla="+- 0 3766 1919"/>
                              <a:gd name="T137" fmla="*/ T136 w 1946"/>
                              <a:gd name="T138" fmla="+- 0 1970 1425"/>
                              <a:gd name="T139" fmla="*/ 1970 h 1946"/>
                              <a:gd name="T140" fmla="+- 0 3694 1919"/>
                              <a:gd name="T141" fmla="*/ T140 w 1946"/>
                              <a:gd name="T142" fmla="+- 0 1846 1425"/>
                              <a:gd name="T143" fmla="*/ 1846 h 1946"/>
                              <a:gd name="T144" fmla="+- 0 3605 1919"/>
                              <a:gd name="T145" fmla="*/ T144 w 1946"/>
                              <a:gd name="T146" fmla="+- 0 1735 1425"/>
                              <a:gd name="T147" fmla="*/ 1735 h 1946"/>
                              <a:gd name="T148" fmla="+- 0 3501 1919"/>
                              <a:gd name="T149" fmla="*/ T148 w 1946"/>
                              <a:gd name="T150" fmla="+- 0 1639 1425"/>
                              <a:gd name="T151" fmla="*/ 1639 h 1946"/>
                              <a:gd name="T152" fmla="+- 0 3383 1919"/>
                              <a:gd name="T153" fmla="*/ T152 w 1946"/>
                              <a:gd name="T154" fmla="+- 0 1558 1425"/>
                              <a:gd name="T155" fmla="*/ 1558 h 1946"/>
                              <a:gd name="T156" fmla="+- 0 3254 1919"/>
                              <a:gd name="T157" fmla="*/ T156 w 1946"/>
                              <a:gd name="T158" fmla="+- 0 1494 1425"/>
                              <a:gd name="T159" fmla="*/ 1494 h 1946"/>
                              <a:gd name="T160" fmla="+- 0 3115 1919"/>
                              <a:gd name="T161" fmla="*/ T160 w 1946"/>
                              <a:gd name="T162" fmla="+- 0 1451 1425"/>
                              <a:gd name="T163" fmla="*/ 1451 h 1946"/>
                              <a:gd name="T164" fmla="+- 0 2968 1919"/>
                              <a:gd name="T165" fmla="*/ T164 w 1946"/>
                              <a:gd name="T166" fmla="+- 0 1428 1425"/>
                              <a:gd name="T167" fmla="*/ 1428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3" y="0"/>
                                </a:moveTo>
                                <a:lnTo>
                                  <a:pt x="897" y="3"/>
                                </a:lnTo>
                                <a:lnTo>
                                  <a:pt x="823" y="11"/>
                                </a:lnTo>
                                <a:lnTo>
                                  <a:pt x="750" y="26"/>
                                </a:lnTo>
                                <a:lnTo>
                                  <a:pt x="680" y="45"/>
                                </a:lnTo>
                                <a:lnTo>
                                  <a:pt x="611" y="69"/>
                                </a:lnTo>
                                <a:lnTo>
                                  <a:pt x="545" y="99"/>
                                </a:lnTo>
                                <a:lnTo>
                                  <a:pt x="482" y="133"/>
                                </a:lnTo>
                                <a:lnTo>
                                  <a:pt x="422" y="171"/>
                                </a:lnTo>
                                <a:lnTo>
                                  <a:pt x="365" y="214"/>
                                </a:lnTo>
                                <a:lnTo>
                                  <a:pt x="311" y="260"/>
                                </a:lnTo>
                                <a:lnTo>
                                  <a:pt x="261" y="310"/>
                                </a:lnTo>
                                <a:lnTo>
                                  <a:pt x="214" y="364"/>
                                </a:lnTo>
                                <a:lnTo>
                                  <a:pt x="172" y="421"/>
                                </a:lnTo>
                                <a:lnTo>
                                  <a:pt x="133" y="482"/>
                                </a:lnTo>
                                <a:lnTo>
                                  <a:pt x="99" y="545"/>
                                </a:lnTo>
                                <a:lnTo>
                                  <a:pt x="70" y="611"/>
                                </a:lnTo>
                                <a:lnTo>
                                  <a:pt x="46" y="679"/>
                                </a:lnTo>
                                <a:lnTo>
                                  <a:pt x="26" y="750"/>
                                </a:lnTo>
                                <a:lnTo>
                                  <a:pt x="12" y="822"/>
                                </a:lnTo>
                                <a:lnTo>
                                  <a:pt x="3" y="897"/>
                                </a:lnTo>
                                <a:lnTo>
                                  <a:pt x="0" y="973"/>
                                </a:lnTo>
                                <a:lnTo>
                                  <a:pt x="3" y="1049"/>
                                </a:lnTo>
                                <a:lnTo>
                                  <a:pt x="12" y="1123"/>
                                </a:lnTo>
                                <a:lnTo>
                                  <a:pt x="26" y="1196"/>
                                </a:lnTo>
                                <a:lnTo>
                                  <a:pt x="46" y="1266"/>
                                </a:lnTo>
                                <a:lnTo>
                                  <a:pt x="70" y="1335"/>
                                </a:lnTo>
                                <a:lnTo>
                                  <a:pt x="99" y="1400"/>
                                </a:lnTo>
                                <a:lnTo>
                                  <a:pt x="133" y="1464"/>
                                </a:lnTo>
                                <a:lnTo>
                                  <a:pt x="172" y="1524"/>
                                </a:lnTo>
                                <a:lnTo>
                                  <a:pt x="214" y="1581"/>
                                </a:lnTo>
                                <a:lnTo>
                                  <a:pt x="261" y="1635"/>
                                </a:lnTo>
                                <a:lnTo>
                                  <a:pt x="311" y="1685"/>
                                </a:lnTo>
                                <a:lnTo>
                                  <a:pt x="365" y="1732"/>
                                </a:lnTo>
                                <a:lnTo>
                                  <a:pt x="422" y="1774"/>
                                </a:lnTo>
                                <a:lnTo>
                                  <a:pt x="482" y="1813"/>
                                </a:lnTo>
                                <a:lnTo>
                                  <a:pt x="545" y="1847"/>
                                </a:lnTo>
                                <a:lnTo>
                                  <a:pt x="611" y="1876"/>
                                </a:lnTo>
                                <a:lnTo>
                                  <a:pt x="680" y="1900"/>
                                </a:lnTo>
                                <a:lnTo>
                                  <a:pt x="750" y="1920"/>
                                </a:lnTo>
                                <a:lnTo>
                                  <a:pt x="823" y="1934"/>
                                </a:lnTo>
                                <a:lnTo>
                                  <a:pt x="897" y="1943"/>
                                </a:lnTo>
                                <a:lnTo>
                                  <a:pt x="973" y="1945"/>
                                </a:lnTo>
                                <a:lnTo>
                                  <a:pt x="1049" y="1943"/>
                                </a:lnTo>
                                <a:lnTo>
                                  <a:pt x="1124" y="1934"/>
                                </a:lnTo>
                                <a:lnTo>
                                  <a:pt x="1196" y="1920"/>
                                </a:lnTo>
                                <a:lnTo>
                                  <a:pt x="1267" y="1900"/>
                                </a:lnTo>
                                <a:lnTo>
                                  <a:pt x="1335" y="1876"/>
                                </a:lnTo>
                                <a:lnTo>
                                  <a:pt x="1401" y="1847"/>
                                </a:lnTo>
                                <a:lnTo>
                                  <a:pt x="1464" y="1813"/>
                                </a:lnTo>
                                <a:lnTo>
                                  <a:pt x="1524" y="1774"/>
                                </a:lnTo>
                                <a:lnTo>
                                  <a:pt x="1582" y="1732"/>
                                </a:lnTo>
                                <a:lnTo>
                                  <a:pt x="1635" y="1685"/>
                                </a:lnTo>
                                <a:lnTo>
                                  <a:pt x="1686" y="1635"/>
                                </a:lnTo>
                                <a:lnTo>
                                  <a:pt x="1732" y="1581"/>
                                </a:lnTo>
                                <a:lnTo>
                                  <a:pt x="1775" y="1524"/>
                                </a:lnTo>
                                <a:lnTo>
                                  <a:pt x="1813" y="1464"/>
                                </a:lnTo>
                                <a:lnTo>
                                  <a:pt x="1847" y="1400"/>
                                </a:lnTo>
                                <a:lnTo>
                                  <a:pt x="1876" y="1335"/>
                                </a:lnTo>
                                <a:lnTo>
                                  <a:pt x="1901" y="1266"/>
                                </a:lnTo>
                                <a:lnTo>
                                  <a:pt x="1920" y="1196"/>
                                </a:lnTo>
                                <a:lnTo>
                                  <a:pt x="1934" y="1123"/>
                                </a:lnTo>
                                <a:lnTo>
                                  <a:pt x="1943" y="1049"/>
                                </a:lnTo>
                                <a:lnTo>
                                  <a:pt x="1946" y="973"/>
                                </a:lnTo>
                                <a:lnTo>
                                  <a:pt x="1943" y="897"/>
                                </a:lnTo>
                                <a:lnTo>
                                  <a:pt x="1934" y="822"/>
                                </a:lnTo>
                                <a:lnTo>
                                  <a:pt x="1920" y="750"/>
                                </a:lnTo>
                                <a:lnTo>
                                  <a:pt x="1901" y="679"/>
                                </a:lnTo>
                                <a:lnTo>
                                  <a:pt x="1876" y="611"/>
                                </a:lnTo>
                                <a:lnTo>
                                  <a:pt x="1847" y="545"/>
                                </a:lnTo>
                                <a:lnTo>
                                  <a:pt x="1813" y="482"/>
                                </a:lnTo>
                                <a:lnTo>
                                  <a:pt x="1775" y="421"/>
                                </a:lnTo>
                                <a:lnTo>
                                  <a:pt x="1732" y="364"/>
                                </a:lnTo>
                                <a:lnTo>
                                  <a:pt x="1686" y="310"/>
                                </a:lnTo>
                                <a:lnTo>
                                  <a:pt x="1635" y="260"/>
                                </a:lnTo>
                                <a:lnTo>
                                  <a:pt x="1582" y="214"/>
                                </a:lnTo>
                                <a:lnTo>
                                  <a:pt x="1524" y="171"/>
                                </a:lnTo>
                                <a:lnTo>
                                  <a:pt x="1464" y="133"/>
                                </a:lnTo>
                                <a:lnTo>
                                  <a:pt x="1401" y="99"/>
                                </a:lnTo>
                                <a:lnTo>
                                  <a:pt x="1335" y="69"/>
                                </a:lnTo>
                                <a:lnTo>
                                  <a:pt x="1267" y="45"/>
                                </a:lnTo>
                                <a:lnTo>
                                  <a:pt x="1196" y="26"/>
                                </a:lnTo>
                                <a:lnTo>
                                  <a:pt x="1124" y="11"/>
                                </a:lnTo>
                                <a:lnTo>
                                  <a:pt x="1049" y="3"/>
                                </a:lnTo>
                                <a:lnTo>
                                  <a:pt x="973"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253" o:spid="_x0000_s1026" o:spt="203" style="position:absolute;left:0pt;margin-left:72pt;margin-top:47.65pt;height:145.25pt;width:144.7pt;mso-position-horizontal-relative:page;z-index:251697152;mso-width-relative:page;mso-height-relative:page;" coordorigin="1440,953" coordsize="2894,2905" o:gfxdata="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">
                <o:lock v:ext="edit" aspectratio="f"/>
                <v:shape id="docshape254" o:spid="_x0000_s1026" o:spt="100" style="position:absolute;left:1711;top:963;height:2883;width:2622;" fillcolor="#00539F" filled="t" stroked="f" coordsize="2622,2883" o:gfxdata="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dBnW/&#10;AAAA4gAAAA8AAAAAAAAAAQAgAAAAIgAAAGRycy9kb3ducmV2LnhtbFBLAQIUABQAAAAIAIdO4kAz&#10;LwWeOwAAADkAAAAQAAAAAAAAAAEAIAAAAA4BAABkcnMvc2hhcGV4bWwueG1sUEsFBgAAAAAGAAYA&#10;WwEAALgDAAAAAA==&#10;" path="m1181,0l1134,0,1181,1441,0,2267,47,2330,96,2389,149,2446,204,2500,262,2550,322,2597,384,2641,449,2682,516,2719,584,2752,654,2782,726,2808,799,2830,874,2849,949,2863,1026,2873,1103,2880,1181,2882,1257,2880,1332,2874,1406,2864,1479,2850,1551,2833,1621,2812,1689,2788,1756,2761,1822,2730,1885,2696,1947,2659,2007,2619,2064,2576,2120,2531,2173,2483,2223,2432,2271,2379,2317,2324,2359,2266,2399,2207,2436,2145,2470,2081,2501,2016,2529,1949,2553,1880,2574,1810,2591,1739,2604,1666,2614,1592,2620,1517,2622,1441,2620,1365,2614,1290,2604,1216,2591,1143,2574,1071,2553,1001,2529,933,2501,865,2470,800,2436,737,2399,675,2359,615,2317,558,2271,502,2223,449,2173,399,2120,351,2064,305,2007,262,1947,223,1885,186,1822,152,1756,121,1689,93,1621,69,1551,48,1479,31,1406,17,1332,8,1257,2,1181,0xe">
                  <v:path o:connectlocs="1134,964;0,3231;96,3353;204,3464;322,3561;449,3646;584,3716;726,3772;874,3813;1026,3837;1181,3846;1332,3838;1479,3814;1621,3776;1756,3725;1885,3660;2007,3583;2120,3495;2223,3396;2317,3288;2399,3171;2470,3045;2529,2913;2574,2774;2604,2630;2620,2481;2620,2329;2604,2180;2574,2035;2529,1897;2470,1764;2399,1639;2317,1522;2223,1413;2120,1315;2007,1226;1885,1150;1756,1085;1621,1033;1479,995;1332,972;1181,964" o:connectangles="0,0,0,0,0,0,0,0,0,0,0,0,0,0,0,0,0,0,0,0,0,0,0,0,0,0,0,0,0,0,0,0,0,0,0,0,0,0,0,0,0,0"/>
                  <v:fill on="t" focussize="0,0"/>
                  <v:stroke on="f"/>
                  <v:imagedata o:title=""/>
                  <o:lock v:ext="edit" aspectratio="f"/>
                </v:shape>
                <v:shape id="docshape255" o:spid="_x0000_s1026" o:spt="100" style="position:absolute;left:1451;top:1074;height:2771;width:2660;" fillcolor="#0093FF" filled="t" stroked="f" coordsize="2660,2771" o:gfxdata="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qzQ&#10;fsEAAADjAAAADwAAAAAAAAABACAAAAAiAAAAZHJzL2Rvd25yZXYueG1sUEsBAhQAFAAAAAgAh07i&#10;QDMvBZ47AAAAOQAAABAAAAAAAAAAAQAgAAAAEAEAAGRycy9zaGFwZXhtbC54bWxQSwUGAAAAAAYA&#10;BgBbAQAAugMAAAAA&#10;" path="m886,0l814,32,745,68,678,108,613,150,552,196,493,245,436,297,383,352,333,409,286,469,242,531,202,595,165,662,131,730,101,800,75,872,52,945,34,1020,19,1096,9,1173,2,1251,0,1330,2,1406,8,1481,18,1555,32,1628,49,1699,70,1769,94,1838,121,1905,152,1970,186,2034,223,2096,263,2155,306,2213,351,2268,399,2321,450,2372,503,2420,558,2465,616,2508,675,2548,737,2585,801,2619,866,2650,933,2677,1002,2701,1072,2722,1143,2739,1216,2753,1290,2763,1365,2769,1441,2771,1519,2769,1596,2762,1672,2752,1747,2738,1821,2720,1894,2698,1966,2672,2036,2642,2104,2609,2170,2573,2234,2533,2297,2489,2356,2443,2414,2393,2469,2340,2521,2284,2570,2225,2617,2163,2660,2099,1441,1330,886,0xe">
                  <v:path o:connectlocs="814,1107;678,1183;552,1271;436,1372;333,1484;242,1606;165,1737;101,1875;52,2020;19,2171;2,2326;2,2481;18,2630;49,2774;94,2913;152,3045;223,3171;306,3288;399,3396;503,3495;616,3583;737,3660;866,3725;1002,3776;1143,3814;1290,3838;1441,3846;1596,3837;1747,3813;1894,3773;2036,3717;2170,3648;2297,3564;2414,3468;2521,3359;2617,3238;1441,2405" o:connectangles="0,0,0,0,0,0,0,0,0,0,0,0,0,0,0,0,0,0,0,0,0,0,0,0,0,0,0,0,0,0,0,0,0,0,0,0,0"/>
                  <v:fill on="t" focussize="0,0"/>
                  <v:stroke on="f"/>
                  <v:imagedata o:title=""/>
                  <o:lock v:ext="edit" aspectratio="f"/>
                </v:shape>
                <v:shape id="docshape256" o:spid="_x0000_s1026" o:spt="100" style="position:absolute;left:1451;top:1074;height:2771;width:2660;" filled="f" stroked="t" coordsize="2660,2771" o:gfxdata="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zAFtcQAAADiAAAADwAAAAAAAAABACAAAAAiAAAAZHJzL2Rvd25yZXYueG1sUEsBAhQAFAAAAAgA&#10;h07iQDMvBZ47AAAAOQAAABAAAAAAAAAAAQAgAAAAEwEAAGRycy9zaGFwZXhtbC54bWxQSwUGAAAA&#10;AAYABgBbAQAAvQMAAAAA&#10;" path="m1441,1330l2660,2099,2617,2163,2570,2225,2521,2284,2469,2340,2414,2393,2356,2443,2297,2489,2234,2533,2170,2573,2104,2609,2036,2642,1966,2672,1894,2698,1821,2720,1747,2738,1672,2752,1596,2762,1519,2769,1441,2771,1365,2769,1290,2763,1216,2753,1143,2739,1072,2722,1002,2701,933,2677,866,2650,801,2619,737,2585,675,2548,616,2508,558,2465,503,2420,450,2372,399,2321,351,2268,306,2213,263,2155,223,2096,186,2034,152,1970,121,1905,94,1838,70,1769,49,1699,32,1628,18,1555,8,1481,2,1406,0,1330,2,1251,9,1173,19,1096,34,1020,52,945,75,872,101,800,131,730,165,662,202,595,242,531,286,469,333,409,383,352,436,297,493,245,552,196,613,150,678,108,745,68,814,32,886,0,1441,1330xe">
                  <v:path o:connectlocs="2660,3174;2570,3300;2469,3415;2356,3518;2234,3608;2104,3684;1966,3747;1821,3795;1672,3827;1519,3844;1365,3844;1216,3828;1072,3797;933,3752;801,3694;675,3623;558,3540;450,3447;351,3343;263,3230;186,3109;121,2980;70,2844;32,2703;8,2556;0,2405;9,2248;34,2095;75,1947;131,1805;202,1670;286,1544;383,1427;493,1320;613,1225;745,1143;886,1075" o:connectangles="0,0,0,0,0,0,0,0,0,0,0,0,0,0,0,0,0,0,0,0,0,0,0,0,0,0,0,0,0,0,0,0,0,0,0,0,0"/>
                  <v:fill on="f" focussize="0,0"/>
                  <v:stroke weight="1.11196850393701pt" color="#FFFFFF" joinstyle="round"/>
                  <v:imagedata o:title=""/>
                  <o:lock v:ext="edit" aspectratio="f"/>
                </v:shape>
                <v:shape id="docshape257" o:spid="_x0000_s1026" o:spt="100" style="position:absolute;left:1451;top:1074;height:2180;width:1442;" fillcolor="#66BEFF" filled="t" stroked="f" coordsize="1442,2180" o:gfxdata="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CEFy/&#10;AAAA4gAAAA8AAAAAAAAAAQAgAAAAIgAAAGRycy9kb3ducmV2LnhtbFBLAQIUABQAAAAIAIdO4kAz&#10;LwWeOwAAADkAAAAQAAAAAAAAAAEAIAAAAA4BAABkcnMvc2hhcGV4bWwueG1sUEsFBgAAAAAGAAYA&#10;WwEAALgDAAAAAA==&#10;" path="m886,0l814,32,745,68,678,108,613,150,552,196,493,245,436,297,383,352,333,409,286,469,242,531,202,595,165,662,131,730,101,800,75,872,52,945,34,1020,19,1096,9,1173,2,1251,0,1330,2,1406,8,1482,18,1557,32,1631,50,1704,71,1776,96,1848,125,1917,158,1985,194,2052,234,2117,277,2179,1441,1330,886,0xe">
                  <v:path o:connectlocs="886,1075;814,1107;745,1143;678,1183;613,1225;552,1271;493,1320;436,1372;383,1427;333,1484;286,1544;242,1606;202,1670;165,1737;131,1805;101,1875;75,1947;52,2020;34,2095;19,2171;9,2248;2,2326;0,2405;2,2481;8,2557;18,2632;32,2706;50,2779;71,2851;96,2923;125,2992;158,3060;194,3127;234,3192;277,3254;1441,2405;886,1075" o:connectangles="0,0,0,0,0,0,0,0,0,0,0,0,0,0,0,0,0,0,0,0,0,0,0,0,0,0,0,0,0,0,0,0,0,0,0,0,0"/>
                  <v:fill on="t" focussize="0,0"/>
                  <v:stroke on="f"/>
                  <v:imagedata o:title=""/>
                  <o:lock v:ext="edit" aspectratio="f"/>
                </v:shape>
                <v:shape id="docshape258" o:spid="_x0000_s1026" o:spt="100" style="position:absolute;left:1451;top:1074;height:2180;width:1442;" filled="f" stroked="t" coordsize="1442,2180" o:gfxdata="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i&#10;2nFIwwAAAOMAAAAPAAAAAAAAAAEAIAAAACIAAABkcnMvZG93bnJldi54bWxQSwECFAAUAAAACACH&#10;TuJAMy8FnjsAAAA5AAAAEAAAAAAAAAABACAAAAASAQAAZHJzL3NoYXBleG1sLnhtbFBLBQYAAAAA&#10;BgAGAFsBAAC8AwAAAAA=&#10;" path="m1441,1330l277,2179,234,2117,194,2052,158,1985,125,1917,96,1848,71,1776,50,1704,32,1631,18,1557,8,1482,2,1406,0,1330,2,1251,9,1173,19,1096,34,1020,52,945,75,872,101,800,131,730,165,662,202,595,242,531,286,469,333,409,383,352,436,297,493,245,552,196,613,150,678,108,745,68,814,32,886,0,1441,1330xe">
                  <v:path o:connectlocs="1441,2405;277,3254;234,3192;194,3127;158,3060;125,2992;96,2923;71,2851;50,2779;32,2706;18,2632;8,2557;2,2481;0,2405;2,2326;9,2248;19,2171;34,2095;52,2020;75,1947;101,1875;131,1805;165,1737;202,1670;242,1606;286,1544;333,1484;383,1427;436,1372;493,1320;552,1271;613,1225;678,1183;745,1143;814,1107;886,1075;1441,2405" o:connectangles="0,0,0,0,0,0,0,0,0,0,0,0,0,0,0,0,0,0,0,0,0,0,0,0,0,0,0,0,0,0,0,0,0,0,0,0,0"/>
                  <v:fill on="f" focussize="0,0"/>
                  <v:stroke weight="1.11196850393701pt" color="#FFFFFF" joinstyle="round"/>
                  <v:imagedata o:title=""/>
                  <o:lock v:ext="edit" aspectratio="f"/>
                </v:shape>
                <v:shape id="docshape259" o:spid="_x0000_s1026" o:spt="100" style="position:absolute;left:2039;top:963;height:1442;width:853;" fillcolor="#C4E6FF" filled="t" stroked="f" coordsize="853,1442" o:gfxdata="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C+bG/&#10;AAAA4wAAAA8AAAAAAAAAAQAgAAAAIgAAAGRycy9kb3ducmV2LnhtbFBLAQIUABQAAAAIAIdO4kAz&#10;LwWeOwAAADkAAAAQAAAAAAAAAAEAIAAAAA4BAABkcnMvc2hhcGV4bWwueG1sUEsFBgAAAAAGAAYA&#10;WwEAALgDAAAAAA==&#10;" path="m853,0l777,2,701,8,626,18,551,32,477,50,404,71,333,97,263,126,194,159,128,196,63,236,0,279,853,1441,853,0xe">
                  <v:path o:connectlocs="853,964;777,966;701,972;626,982;551,996;477,1014;404,1035;333,1061;263,1090;194,1123;128,1160;63,1200;0,1243;853,2405;853,964" o:connectangles="0,0,0,0,0,0,0,0,0,0,0,0,0,0,0"/>
                  <v:fill on="t" focussize="0,0"/>
                  <v:stroke on="f"/>
                  <v:imagedata o:title=""/>
                  <o:lock v:ext="edit" aspectratio="f"/>
                </v:shape>
                <v:shape id="docshape260" o:spid="_x0000_s1026" o:spt="100" style="position:absolute;left:2039;top:963;height:1442;width:853;" filled="f" stroked="t" coordsize="853,1442" o:gfxdata="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arsccQAAADjAAAADwAAAAAAAAABACAAAAAiAAAAZHJzL2Rvd25yZXYueG1sUEsBAhQAFAAAAAgA&#10;h07iQDMvBZ47AAAAOQAAABAAAAAAAAAAAQAgAAAAEwEAAGRycy9zaGFwZXhtbC54bWxQSwUGAAAA&#10;AAYABgBbAQAAvQMAAAAA&#10;" path="m853,1441l0,279,63,236,128,196,194,159,263,126,333,97,404,71,477,50,551,32,626,18,701,8,777,2,853,0,853,1441xe">
                  <v:path o:connectlocs="853,2405;0,1243;63,1200;128,1160;194,1123;263,1090;333,1061;404,1035;477,1014;551,996;626,982;701,972;777,966;853,964;853,2405" o:connectangles="0,0,0,0,0,0,0,0,0,0,0,0,0,0,0"/>
                  <v:fill on="f" focussize="0,0"/>
                  <v:stroke weight="1.11196850393701pt" color="#FFFFFF" joinstyle="round"/>
                  <v:imagedata o:title=""/>
                  <o:lock v:ext="edit" aspectratio="f"/>
                </v:shape>
                <v:shape id="docshape261" o:spid="_x0000_s1026" o:spt="100" style="position:absolute;left:1919;top:1424;height:1946;width:1946;" fillcolor="#FFFFFF" filled="t" stroked="f" coordsize="1946,1946" o:gfxdata="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Zu6S/&#10;AAAA4wAAAA8AAAAAAAAAAQAgAAAAIgAAAGRycy9kb3ducmV2LnhtbFBLAQIUABQAAAAIAIdO4kAz&#10;LwWeOwAAADkAAAAQAAAAAAAAAAEAIAAAAA4BAABkcnMvc2hhcGV4bWwueG1sUEsFBgAAAAAGAAYA&#10;WwEAALgDAAAAAA==&#10;" path="m973,0l897,3,823,11,750,26,680,45,611,69,545,99,482,133,422,171,365,214,311,260,261,310,214,364,172,421,133,482,99,545,70,611,46,679,26,750,12,822,3,897,0,973,3,1049,12,1123,26,1196,46,1266,70,1335,99,1400,133,1464,172,1524,214,1581,261,1635,311,1685,365,1732,422,1774,482,1813,545,1847,611,1876,680,1900,750,1920,823,1934,897,1943,973,1945,1049,1943,1124,1934,1196,1920,1267,1900,1335,1876,1401,1847,1464,1813,1524,1774,1582,1732,1635,1685,1686,1635,1732,1581,1775,1524,1813,1464,1847,1400,1876,1335,1901,1266,1920,1196,1934,1123,1943,1049,1946,973,1943,897,1934,822,1920,750,1901,679,1876,611,1847,545,1813,482,1775,421,1732,364,1686,310,1635,260,1582,214,1524,171,1464,133,1401,99,1335,69,1267,45,1196,26,1124,11,1049,3,973,0xe">
                  <v:path o:connectlocs="897,1428;750,1451;611,1494;482,1558;365,1639;261,1735;172,1846;99,1970;46,2104;12,2247;0,2398;12,2548;46,2691;99,2825;172,2949;261,3060;365,3157;482,3238;611,3301;750,3345;897,3368;1049,3368;1196,3345;1335,3301;1464,3238;1582,3157;1686,3060;1775,2949;1847,2825;1901,2691;1934,2548;1946,2398;1934,2247;1901,2104;1847,1970;1775,1846;1686,1735;1582,1639;1464,1558;1335,1494;1196,1451;1049,1428" o:connectangles="0,0,0,0,0,0,0,0,0,0,0,0,0,0,0,0,0,0,0,0,0,0,0,0,0,0,0,0,0,0,0,0,0,0,0,0,0,0,0,0,0,0"/>
                  <v:fill on="t" focussize="0,0"/>
                  <v:stroke on="f"/>
                  <v:imagedata o:title=""/>
                  <o:lock v:ext="edit" aspectratio="f"/>
                </v:shape>
              </v:group>
            </w:pict>
          </mc:Fallback>
        </mc:AlternateContent>
      </w:r>
    </w:p>
    <w:p>
      <w:pPr>
        <w:pStyle w:val="6"/>
        <w:spacing w:line="276" w:lineRule="auto"/>
        <w:ind w:left="7412" w:right="1193"/>
        <w:rPr>
          <w:w w:val="115"/>
          <w:lang w:eastAsia="zh-CN"/>
        </w:rPr>
      </w:pPr>
      <w:r>
        <w:rPr>
          <w:rFonts w:ascii="微软雅黑" w:hAnsi="微软雅黑" w:eastAsia="微软雅黑"/>
        </w:rPr>
        <w:drawing>
          <wp:anchor distT="0" distB="0" distL="0" distR="0" simplePos="0" relativeHeight="251699200" behindDoc="0" locked="0" layoutInCell="1" allowOverlap="1">
            <wp:simplePos x="0" y="0"/>
            <wp:positionH relativeFrom="page">
              <wp:posOffset>3167380</wp:posOffset>
            </wp:positionH>
            <wp:positionV relativeFrom="paragraph">
              <wp:posOffset>972185</wp:posOffset>
            </wp:positionV>
            <wp:extent cx="82550" cy="82550"/>
            <wp:effectExtent l="0" t="0" r="6350" b="6350"/>
            <wp:wrapNone/>
            <wp:docPr id="125009277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92771"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anchor>
        </w:drawing>
      </w:r>
      <w:r>
        <w:rPr>
          <w:rFonts w:ascii="微软雅黑" w:hAnsi="微软雅黑" w:eastAsia="微软雅黑"/>
        </w:rPr>
        <mc:AlternateContent>
          <mc:Choice Requires="wps">
            <w:drawing>
              <wp:anchor distT="0" distB="0" distL="114300" distR="114300" simplePos="0" relativeHeight="251703296" behindDoc="0" locked="0" layoutInCell="1" allowOverlap="1">
                <wp:simplePos x="0" y="0"/>
                <wp:positionH relativeFrom="page">
                  <wp:posOffset>3277870</wp:posOffset>
                </wp:positionH>
                <wp:positionV relativeFrom="paragraph">
                  <wp:posOffset>954405</wp:posOffset>
                </wp:positionV>
                <wp:extent cx="1042670" cy="695960"/>
                <wp:effectExtent l="0" t="0" r="0" b="0"/>
                <wp:wrapNone/>
                <wp:docPr id="2025946702" name="docshape263"/>
                <wp:cNvGraphicFramePr/>
                <a:graphic xmlns:a="http://schemas.openxmlformats.org/drawingml/2006/main">
                  <a:graphicData uri="http://schemas.microsoft.com/office/word/2010/wordprocessingShape">
                    <wps:wsp>
                      <wps:cNvSpPr txBox="1"/>
                      <wps:spPr bwMode="auto">
                        <a:xfrm>
                          <a:off x="0" y="0"/>
                          <a:ext cx="1042670" cy="695960"/>
                        </a:xfrm>
                        <a:prstGeom prst="rect">
                          <a:avLst/>
                        </a:prstGeom>
                        <a:noFill/>
                        <a:ln>
                          <a:noFill/>
                        </a:ln>
                      </wps:spPr>
                      <wps:txbx>
                        <w:txbxContent>
                          <w:tbl>
                            <w:tblPr>
                              <w:tblStyle w:val="8"/>
                              <w:tblW w:w="0" w:type="auto"/>
                              <w:tblInd w:w="7" w:type="dxa"/>
                              <w:tblLayout w:type="fixed"/>
                              <w:tblCellMar>
                                <w:top w:w="0" w:type="dxa"/>
                                <w:left w:w="0" w:type="dxa"/>
                                <w:bottom w:w="0" w:type="dxa"/>
                                <w:right w:w="0" w:type="dxa"/>
                              </w:tblCellMar>
                            </w:tblPr>
                            <w:tblGrid>
                              <w:gridCol w:w="426"/>
                              <w:gridCol w:w="1214"/>
                            </w:tblGrid>
                            <w:tr>
                              <w:tblPrEx>
                                <w:tblCellMar>
                                  <w:top w:w="0" w:type="dxa"/>
                                  <w:left w:w="0" w:type="dxa"/>
                                  <w:bottom w:w="0" w:type="dxa"/>
                                  <w:right w:w="0" w:type="dxa"/>
                                </w:tblCellMar>
                              </w:tblPrEx>
                              <w:trPr>
                                <w:trHeight w:val="243" w:hRule="atLeast"/>
                              </w:trPr>
                              <w:tc>
                                <w:tcPr>
                                  <w:tcW w:w="426" w:type="dxa"/>
                                </w:tcPr>
                                <w:p>
                                  <w:pPr>
                                    <w:pStyle w:val="13"/>
                                    <w:spacing w:before="2"/>
                                    <w:rPr>
                                      <w:rFonts w:ascii="Century Gothic"/>
                                      <w:b/>
                                      <w:sz w:val="14"/>
                                    </w:rPr>
                                  </w:pPr>
                                  <w:r>
                                    <w:rPr>
                                      <w:rFonts w:ascii="Century Gothic"/>
                                      <w:b/>
                                      <w:color w:val="141221"/>
                                      <w:spacing w:val="-5"/>
                                      <w:w w:val="110"/>
                                      <w:sz w:val="14"/>
                                    </w:rPr>
                                    <w:t>34%</w:t>
                                  </w:r>
                                </w:p>
                              </w:tc>
                              <w:tc>
                                <w:tcPr>
                                  <w:tcW w:w="1214" w:type="dxa"/>
                                </w:tcPr>
                                <w:p>
                                  <w:pPr>
                                    <w:pStyle w:val="13"/>
                                    <w:spacing w:before="9"/>
                                    <w:ind w:left="75"/>
                                    <w:rPr>
                                      <w:sz w:val="14"/>
                                    </w:rPr>
                                  </w:pPr>
                                  <w:r>
                                    <w:rPr>
                                      <w:rFonts w:hint="eastAsia" w:ascii="微软雅黑" w:hAnsi="微软雅黑" w:eastAsia="微软雅黑" w:cs="微软雅黑"/>
                                      <w:sz w:val="14"/>
                                      <w:lang w:eastAsia="zh-CN"/>
                                    </w:rPr>
                                    <w:t>对安全团队有利</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sz w:val="14"/>
                                    </w:rPr>
                                    <w:t>31%</w:t>
                                  </w:r>
                                </w:p>
                              </w:tc>
                              <w:tc>
                                <w:tcPr>
                                  <w:tcW w:w="1214" w:type="dxa"/>
                                </w:tcPr>
                                <w:p>
                                  <w:pPr>
                                    <w:pStyle w:val="13"/>
                                    <w:spacing w:before="71"/>
                                    <w:ind w:left="75"/>
                                    <w:rPr>
                                      <w:sz w:val="14"/>
                                    </w:rPr>
                                  </w:pPr>
                                  <w:r>
                                    <w:rPr>
                                      <w:rFonts w:hint="eastAsia" w:ascii="微软雅黑" w:hAnsi="微软雅黑" w:eastAsia="微软雅黑" w:cs="微软雅黑"/>
                                      <w:sz w:val="14"/>
                                      <w:lang w:eastAsia="zh-CN"/>
                                    </w:rPr>
                                    <w:t>同样有利</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w w:val="105"/>
                                      <w:sz w:val="14"/>
                                    </w:rPr>
                                    <w:t>25%</w:t>
                                  </w:r>
                                </w:p>
                              </w:tc>
                              <w:tc>
                                <w:tcPr>
                                  <w:tcW w:w="1214" w:type="dxa"/>
                                </w:tcPr>
                                <w:p>
                                  <w:pPr>
                                    <w:pStyle w:val="13"/>
                                    <w:spacing w:before="71"/>
                                    <w:ind w:left="75"/>
                                    <w:rPr>
                                      <w:sz w:val="14"/>
                                    </w:rPr>
                                  </w:pPr>
                                  <w:r>
                                    <w:rPr>
                                      <w:rFonts w:hint="eastAsia" w:ascii="微软雅黑" w:hAnsi="微软雅黑" w:eastAsia="微软雅黑" w:cs="微软雅黑"/>
                                      <w:sz w:val="14"/>
                                      <w:lang w:eastAsia="zh-CN"/>
                                    </w:rPr>
                                    <w:t>对恶意行为者有利</w:t>
                                  </w:r>
                                </w:p>
                              </w:tc>
                            </w:tr>
                            <w:tr>
                              <w:tblPrEx>
                                <w:tblCellMar>
                                  <w:top w:w="0" w:type="dxa"/>
                                  <w:left w:w="0" w:type="dxa"/>
                                  <w:bottom w:w="0" w:type="dxa"/>
                                  <w:right w:w="0" w:type="dxa"/>
                                </w:tblCellMar>
                              </w:tblPrEx>
                              <w:trPr>
                                <w:trHeight w:val="243" w:hRule="atLeast"/>
                              </w:trPr>
                              <w:tc>
                                <w:tcPr>
                                  <w:tcW w:w="426" w:type="dxa"/>
                                </w:tcPr>
                                <w:p>
                                  <w:pPr>
                                    <w:pStyle w:val="13"/>
                                    <w:spacing w:line="159" w:lineRule="exact"/>
                                    <w:rPr>
                                      <w:rFonts w:ascii="Century Gothic"/>
                                      <w:b/>
                                      <w:sz w:val="14"/>
                                    </w:rPr>
                                  </w:pPr>
                                  <w:r>
                                    <w:rPr>
                                      <w:rFonts w:ascii="Century Gothic"/>
                                      <w:b/>
                                      <w:color w:val="141221"/>
                                      <w:spacing w:val="-5"/>
                                      <w:w w:val="110"/>
                                      <w:sz w:val="14"/>
                                    </w:rPr>
                                    <w:t>9%</w:t>
                                  </w:r>
                                </w:p>
                              </w:tc>
                              <w:tc>
                                <w:tcPr>
                                  <w:tcW w:w="1214" w:type="dxa"/>
                                </w:tcPr>
                                <w:p>
                                  <w:pPr>
                                    <w:pStyle w:val="13"/>
                                    <w:spacing w:before="71" w:line="151" w:lineRule="exact"/>
                                    <w:ind w:left="75"/>
                                    <w:rPr>
                                      <w:sz w:val="14"/>
                                    </w:rPr>
                                  </w:pPr>
                                  <w:r>
                                    <w:rPr>
                                      <w:rFonts w:hint="eastAsia" w:ascii="微软雅黑" w:hAnsi="微软雅黑" w:eastAsia="微软雅黑" w:cs="微软雅黑"/>
                                      <w:sz w:val="14"/>
                                      <w:lang w:eastAsia="zh-CN"/>
                                    </w:rPr>
                                    <w:t>两者都无受益</w:t>
                                  </w:r>
                                </w:p>
                              </w:tc>
                            </w:tr>
                          </w:tbl>
                          <w:p>
                            <w:pPr>
                              <w:pStyle w:val="6"/>
                            </w:pPr>
                          </w:p>
                        </w:txbxContent>
                      </wps:txbx>
                      <wps:bodyPr rot="0" vert="horz" wrap="square" lIns="0" tIns="0" rIns="0" bIns="0" anchor="t" anchorCtr="0" upright="1">
                        <a:noAutofit/>
                      </wps:bodyPr>
                    </wps:wsp>
                  </a:graphicData>
                </a:graphic>
              </wp:anchor>
            </w:drawing>
          </mc:Choice>
          <mc:Fallback>
            <w:pict>
              <v:shape id="docshape263" o:spid="_x0000_s1026" o:spt="202" type="#_x0000_t202" style="position:absolute;left:0pt;margin-left:258.1pt;margin-top:75.15pt;height:54.8pt;width:82.1pt;mso-position-horizontal-relative:page;z-index:251703296;mso-width-relative:page;mso-height-relative:page;" filled="f" stroked="f" coordsize="21600,21600" o:gfxdata="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VWRcY9kAAAALAQAADwAAAAAAAAABACAAAAAiAAAAZHJzL2Rvd25yZXYueG1sUEsBAhQAFAAAAAgA&#10;h07iQKXhssHrAQAA3gMAAA4AAAAAAAAAAQAgAAAAKAEAAGRycy9lMm9Eb2MueG1sUEsFBgAAAAAG&#10;AAYAWQEAAIUFAAAAAA==&#10;">
                <v:fill on="f" focussize="0,0"/>
                <v:stroke on="f"/>
                <v:imagedata o:title=""/>
                <o:lock v:ext="edit" aspectratio="f"/>
                <v:textbox inset="0mm,0mm,0mm,0mm">
                  <w:txbxContent>
                    <w:tbl>
                      <w:tblPr>
                        <w:tblStyle w:val="8"/>
                        <w:tblW w:w="0" w:type="auto"/>
                        <w:tblInd w:w="7" w:type="dxa"/>
                        <w:tblLayout w:type="fixed"/>
                        <w:tblCellMar>
                          <w:top w:w="0" w:type="dxa"/>
                          <w:left w:w="0" w:type="dxa"/>
                          <w:bottom w:w="0" w:type="dxa"/>
                          <w:right w:w="0" w:type="dxa"/>
                        </w:tblCellMar>
                      </w:tblPr>
                      <w:tblGrid>
                        <w:gridCol w:w="426"/>
                        <w:gridCol w:w="1214"/>
                      </w:tblGrid>
                      <w:tr>
                        <w:tblPrEx>
                          <w:tblCellMar>
                            <w:top w:w="0" w:type="dxa"/>
                            <w:left w:w="0" w:type="dxa"/>
                            <w:bottom w:w="0" w:type="dxa"/>
                            <w:right w:w="0" w:type="dxa"/>
                          </w:tblCellMar>
                        </w:tblPrEx>
                        <w:trPr>
                          <w:trHeight w:val="243" w:hRule="atLeast"/>
                        </w:trPr>
                        <w:tc>
                          <w:tcPr>
                            <w:tcW w:w="426" w:type="dxa"/>
                          </w:tcPr>
                          <w:p>
                            <w:pPr>
                              <w:pStyle w:val="13"/>
                              <w:spacing w:before="2"/>
                              <w:rPr>
                                <w:rFonts w:ascii="Century Gothic"/>
                                <w:b/>
                                <w:sz w:val="14"/>
                              </w:rPr>
                            </w:pPr>
                            <w:r>
                              <w:rPr>
                                <w:rFonts w:ascii="Century Gothic"/>
                                <w:b/>
                                <w:color w:val="141221"/>
                                <w:spacing w:val="-5"/>
                                <w:w w:val="110"/>
                                <w:sz w:val="14"/>
                              </w:rPr>
                              <w:t>34%</w:t>
                            </w:r>
                          </w:p>
                        </w:tc>
                        <w:tc>
                          <w:tcPr>
                            <w:tcW w:w="1214" w:type="dxa"/>
                          </w:tcPr>
                          <w:p>
                            <w:pPr>
                              <w:pStyle w:val="13"/>
                              <w:spacing w:before="9"/>
                              <w:ind w:left="75"/>
                              <w:rPr>
                                <w:sz w:val="14"/>
                              </w:rPr>
                            </w:pPr>
                            <w:r>
                              <w:rPr>
                                <w:rFonts w:hint="eastAsia" w:ascii="微软雅黑" w:hAnsi="微软雅黑" w:eastAsia="微软雅黑" w:cs="微软雅黑"/>
                                <w:sz w:val="14"/>
                                <w:lang w:eastAsia="zh-CN"/>
                              </w:rPr>
                              <w:t>对安全团队有利</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sz w:val="14"/>
                              </w:rPr>
                              <w:t>31%</w:t>
                            </w:r>
                          </w:p>
                        </w:tc>
                        <w:tc>
                          <w:tcPr>
                            <w:tcW w:w="1214" w:type="dxa"/>
                          </w:tcPr>
                          <w:p>
                            <w:pPr>
                              <w:pStyle w:val="13"/>
                              <w:spacing w:before="71"/>
                              <w:ind w:left="75"/>
                              <w:rPr>
                                <w:sz w:val="14"/>
                              </w:rPr>
                            </w:pPr>
                            <w:r>
                              <w:rPr>
                                <w:rFonts w:hint="eastAsia" w:ascii="微软雅黑" w:hAnsi="微软雅黑" w:eastAsia="微软雅黑" w:cs="微软雅黑"/>
                                <w:sz w:val="14"/>
                                <w:lang w:eastAsia="zh-CN"/>
                              </w:rPr>
                              <w:t>同样有利</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w w:val="105"/>
                                <w:sz w:val="14"/>
                              </w:rPr>
                              <w:t>25%</w:t>
                            </w:r>
                          </w:p>
                        </w:tc>
                        <w:tc>
                          <w:tcPr>
                            <w:tcW w:w="1214" w:type="dxa"/>
                          </w:tcPr>
                          <w:p>
                            <w:pPr>
                              <w:pStyle w:val="13"/>
                              <w:spacing w:before="71"/>
                              <w:ind w:left="75"/>
                              <w:rPr>
                                <w:sz w:val="14"/>
                              </w:rPr>
                            </w:pPr>
                            <w:r>
                              <w:rPr>
                                <w:rFonts w:hint="eastAsia" w:ascii="微软雅黑" w:hAnsi="微软雅黑" w:eastAsia="微软雅黑" w:cs="微软雅黑"/>
                                <w:sz w:val="14"/>
                                <w:lang w:eastAsia="zh-CN"/>
                              </w:rPr>
                              <w:t>对恶意行为者有利</w:t>
                            </w:r>
                          </w:p>
                        </w:tc>
                      </w:tr>
                      <w:tr>
                        <w:tblPrEx>
                          <w:tblCellMar>
                            <w:top w:w="0" w:type="dxa"/>
                            <w:left w:w="0" w:type="dxa"/>
                            <w:bottom w:w="0" w:type="dxa"/>
                            <w:right w:w="0" w:type="dxa"/>
                          </w:tblCellMar>
                        </w:tblPrEx>
                        <w:trPr>
                          <w:trHeight w:val="243" w:hRule="atLeast"/>
                        </w:trPr>
                        <w:tc>
                          <w:tcPr>
                            <w:tcW w:w="426" w:type="dxa"/>
                          </w:tcPr>
                          <w:p>
                            <w:pPr>
                              <w:pStyle w:val="13"/>
                              <w:spacing w:line="159" w:lineRule="exact"/>
                              <w:rPr>
                                <w:rFonts w:ascii="Century Gothic"/>
                                <w:b/>
                                <w:sz w:val="14"/>
                              </w:rPr>
                            </w:pPr>
                            <w:r>
                              <w:rPr>
                                <w:rFonts w:ascii="Century Gothic"/>
                                <w:b/>
                                <w:color w:val="141221"/>
                                <w:spacing w:val="-5"/>
                                <w:w w:val="110"/>
                                <w:sz w:val="14"/>
                              </w:rPr>
                              <w:t>9%</w:t>
                            </w:r>
                          </w:p>
                        </w:tc>
                        <w:tc>
                          <w:tcPr>
                            <w:tcW w:w="1214" w:type="dxa"/>
                          </w:tcPr>
                          <w:p>
                            <w:pPr>
                              <w:pStyle w:val="13"/>
                              <w:spacing w:before="71" w:line="151" w:lineRule="exact"/>
                              <w:ind w:left="75"/>
                              <w:rPr>
                                <w:sz w:val="14"/>
                              </w:rPr>
                            </w:pPr>
                            <w:r>
                              <w:rPr>
                                <w:rFonts w:hint="eastAsia" w:ascii="微软雅黑" w:hAnsi="微软雅黑" w:eastAsia="微软雅黑" w:cs="微软雅黑"/>
                                <w:sz w:val="14"/>
                                <w:lang w:eastAsia="zh-CN"/>
                              </w:rPr>
                              <w:t>两者都无受益</w:t>
                            </w:r>
                          </w:p>
                        </w:tc>
                      </w:tr>
                    </w:tbl>
                    <w:p>
                      <w:pPr>
                        <w:pStyle w:val="6"/>
                      </w:pPr>
                    </w:p>
                  </w:txbxContent>
                </v:textbox>
              </v:shape>
            </w:pict>
          </mc:Fallback>
        </mc:AlternateContent>
      </w:r>
    </w:p>
    <w:p>
      <w:pPr>
        <w:pStyle w:val="6"/>
        <w:spacing w:line="276" w:lineRule="auto"/>
        <w:ind w:left="7412" w:right="1193"/>
        <w:rPr>
          <w:lang w:eastAsia="zh-CN"/>
        </w:rPr>
      </w:pPr>
    </w:p>
    <w:p>
      <w:pPr>
        <w:pStyle w:val="6"/>
        <w:spacing w:line="276" w:lineRule="auto"/>
        <w:ind w:left="7412" w:right="1193"/>
        <w:rPr>
          <w:rFonts w:ascii="微软雅黑" w:hAnsi="微软雅黑" w:eastAsia="微软雅黑" w:cs="微软雅黑"/>
          <w:lang w:val="zh-CN" w:eastAsia="zh-CN"/>
        </w:rPr>
      </w:pPr>
      <w:r>
        <w:drawing>
          <wp:anchor distT="0" distB="0" distL="0" distR="0" simplePos="0" relativeHeight="251700224" behindDoc="0" locked="0" layoutInCell="1" allowOverlap="1">
            <wp:simplePos x="0" y="0"/>
            <wp:positionH relativeFrom="page">
              <wp:posOffset>3167380</wp:posOffset>
            </wp:positionH>
            <wp:positionV relativeFrom="paragraph">
              <wp:posOffset>997585</wp:posOffset>
            </wp:positionV>
            <wp:extent cx="82550" cy="82550"/>
            <wp:effectExtent l="0" t="0" r="6350" b="6350"/>
            <wp:wrapNone/>
            <wp:docPr id="178039492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94922" name="image7.png"/>
                    <pic:cNvPicPr>
                      <a:picLocks noChangeAspect="1"/>
                    </pic:cNvPicPr>
                  </pic:nvPicPr>
                  <pic:blipFill>
                    <a:blip r:embed="rId54" cstate="print"/>
                    <a:stretch>
                      <a:fillRect/>
                    </a:stretch>
                  </pic:blipFill>
                  <pic:spPr>
                    <a:xfrm>
                      <a:off x="0" y="0"/>
                      <a:ext cx="82550" cy="82550"/>
                    </a:xfrm>
                    <a:prstGeom prst="rect">
                      <a:avLst/>
                    </a:prstGeom>
                  </pic:spPr>
                </pic:pic>
              </a:graphicData>
            </a:graphic>
          </wp:anchor>
        </w:drawing>
      </w:r>
      <w:r>
        <w:drawing>
          <wp:anchor distT="0" distB="0" distL="0" distR="0" simplePos="0" relativeHeight="251698176" behindDoc="0" locked="0" layoutInCell="1" allowOverlap="1">
            <wp:simplePos x="0" y="0"/>
            <wp:positionH relativeFrom="page">
              <wp:posOffset>3167380</wp:posOffset>
            </wp:positionH>
            <wp:positionV relativeFrom="paragraph">
              <wp:posOffset>803275</wp:posOffset>
            </wp:positionV>
            <wp:extent cx="82550" cy="82550"/>
            <wp:effectExtent l="0" t="0" r="6350" b="6350"/>
            <wp:wrapNone/>
            <wp:docPr id="20330896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8963" name="image28.png"/>
                    <pic:cNvPicPr>
                      <a:picLocks noChangeAspect="1"/>
                    </pic:cNvPicPr>
                  </pic:nvPicPr>
                  <pic:blipFill>
                    <a:blip r:embed="rId52" cstate="print"/>
                    <a:stretch>
                      <a:fillRect/>
                    </a:stretch>
                  </pic:blipFill>
                  <pic:spPr>
                    <a:xfrm>
                      <a:off x="0" y="0"/>
                      <a:ext cx="82550" cy="82550"/>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3167380</wp:posOffset>
            </wp:positionH>
            <wp:positionV relativeFrom="paragraph">
              <wp:posOffset>1191260</wp:posOffset>
            </wp:positionV>
            <wp:extent cx="82550" cy="82550"/>
            <wp:effectExtent l="0" t="0" r="6350" b="6350"/>
            <wp:wrapNone/>
            <wp:docPr id="46127999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79992" name="image29.png"/>
                    <pic:cNvPicPr>
                      <a:picLocks noChangeAspect="1"/>
                    </pic:cNvPicPr>
                  </pic:nvPicPr>
                  <pic:blipFill>
                    <a:blip r:embed="rId55" cstate="print"/>
                    <a:stretch>
                      <a:fillRect/>
                    </a:stretch>
                  </pic:blipFill>
                  <pic:spPr>
                    <a:xfrm>
                      <a:off x="0" y="0"/>
                      <a:ext cx="82753" cy="82753"/>
                    </a:xfrm>
                    <a:prstGeom prst="rect">
                      <a:avLst/>
                    </a:prstGeom>
                  </pic:spPr>
                </pic:pic>
              </a:graphicData>
            </a:graphic>
          </wp:anchor>
        </w:drawing>
      </w:r>
      <w:r>
        <w:rPr>
          <w:rFonts w:hint="eastAsia" w:ascii="微软雅黑" w:hAnsi="微软雅黑" w:eastAsia="微软雅黑" w:cs="微软雅黑"/>
          <w:lang w:val="zh-CN" w:eastAsia="zh-CN"/>
        </w:rPr>
        <w:t>安全专家在评估</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更有利于安全团队还是恶意行为者时，持有一种谨慎且微妙的观点。大约</w:t>
      </w:r>
      <w:r>
        <w:rPr>
          <w:rFonts w:ascii="微软雅黑" w:hAnsi="微软雅黑" w:eastAsia="微软雅黑" w:cs="微软雅黑"/>
          <w:lang w:val="zh-CN" w:eastAsia="zh-CN"/>
        </w:rPr>
        <w:t xml:space="preserve"> 34% </w:t>
      </w:r>
      <w:r>
        <w:rPr>
          <w:rFonts w:hint="eastAsia" w:ascii="微软雅黑" w:hAnsi="微软雅黑" w:eastAsia="微软雅黑" w:cs="微软雅黑"/>
          <w:lang w:val="zh-CN" w:eastAsia="zh-CN"/>
        </w:rPr>
        <w:t>的人认为</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主要有助于安全团队，这反映出他们对</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在提升网络安全防护能力方面持乐观态度。</w:t>
      </w:r>
    </w:p>
    <w:p>
      <w:pPr>
        <w:pStyle w:val="6"/>
        <w:spacing w:line="276" w:lineRule="auto"/>
        <w:ind w:left="7412" w:right="1193"/>
        <w:rPr>
          <w:rFonts w:ascii="微软雅黑" w:hAnsi="微软雅黑" w:eastAsia="微软雅黑" w:cs="微软雅黑"/>
          <w:lang w:val="zh-CN" w:eastAsia="zh-CN"/>
        </w:rPr>
      </w:pPr>
    </w:p>
    <w:p>
      <w:pPr>
        <w:pStyle w:val="6"/>
        <w:spacing w:line="276" w:lineRule="auto"/>
        <w:ind w:left="7412" w:right="1193"/>
        <w:rPr>
          <w:rFonts w:ascii="微软雅黑" w:hAnsi="微软雅黑" w:eastAsia="微软雅黑" w:cs="微软雅黑"/>
          <w:lang w:eastAsia="zh-CN"/>
        </w:rPr>
        <w:sectPr>
          <w:headerReference r:id="rId8" w:type="default"/>
          <w:footerReference r:id="rId9" w:type="default"/>
          <w:pgSz w:w="12240" w:h="15840"/>
          <w:pgMar w:top="1500" w:right="0" w:bottom="280" w:left="520" w:header="0" w:footer="675" w:gutter="0"/>
          <w:cols w:space="720" w:num="1"/>
        </w:sectPr>
      </w:pPr>
      <w:r>
        <w:rPr>
          <w:rFonts w:hint="eastAsia" w:ascii="微软雅黑" w:hAnsi="微软雅黑" w:eastAsia="微软雅黑" w:cs="微软雅黑"/>
          <w:lang w:val="zh-CN" w:eastAsia="zh-CN"/>
        </w:rPr>
        <w:t>然而，也有</w:t>
      </w:r>
      <w:r>
        <w:rPr>
          <w:lang w:val="zh-CN" w:eastAsia="zh-CN"/>
        </w:rPr>
        <w:t xml:space="preserve"> 31% </w:t>
      </w:r>
      <w:r>
        <w:rPr>
          <w:rFonts w:hint="eastAsia" w:ascii="微软雅黑" w:hAnsi="微软雅黑" w:eastAsia="微软雅黑" w:cs="微软雅黑"/>
          <w:lang w:val="zh-CN" w:eastAsia="zh-CN"/>
        </w:rPr>
        <w:t>的人认为</w:t>
      </w:r>
      <w:r>
        <w:rPr>
          <w:lang w:val="zh-CN" w:eastAsia="zh-CN"/>
        </w:rPr>
        <w:t xml:space="preserve"> AI </w:t>
      </w:r>
      <w:r>
        <w:rPr>
          <w:rFonts w:hint="eastAsia" w:ascii="微软雅黑" w:hAnsi="微软雅黑" w:eastAsia="微软雅黑" w:cs="微软雅黑"/>
          <w:lang w:val="zh-CN" w:eastAsia="zh-CN"/>
        </w:rPr>
        <w:t>对安全团队和恶意行为者的益处相当</w:t>
      </w:r>
      <w:r>
        <w:rPr>
          <w:rFonts w:hint="eastAsia" w:ascii="微软雅黑" w:hAnsi="微软雅黑" w:eastAsia="微软雅黑" w:cs="微软雅黑"/>
          <w:w w:val="115"/>
          <w:lang w:eastAsia="zh-CN"/>
        </w:rPr>
        <w:t>，</w:t>
      </w:r>
    </w:p>
    <w:p>
      <w:pPr>
        <w:spacing w:line="276" w:lineRule="auto"/>
        <w:jc w:val="both"/>
        <w:rPr>
          <w:lang w:eastAsia="zh-CN"/>
        </w:rPr>
        <w:sectPr>
          <w:headerReference r:id="rId10" w:type="default"/>
          <w:footerReference r:id="rId11" w:type="default"/>
          <w:type w:val="continuous"/>
          <w:pgSz w:w="12240" w:h="15840"/>
          <w:pgMar w:top="1500" w:right="0" w:bottom="280" w:left="520" w:header="0" w:footer="675" w:gutter="0"/>
          <w:cols w:space="720" w:num="1"/>
        </w:sectPr>
      </w:pPr>
    </w:p>
    <w:p>
      <w:pPr>
        <w:pStyle w:val="6"/>
        <w:spacing w:before="172" w:line="276" w:lineRule="auto"/>
        <w:ind w:left="920" w:right="1444"/>
        <w:rPr>
          <w:rFonts w:ascii="微软雅黑" w:hAnsi="微软雅黑" w:eastAsia="微软雅黑"/>
          <w:lang w:val="zh-CN" w:eastAsia="zh-CN"/>
        </w:rPr>
      </w:pPr>
      <w:r>
        <w:rPr>
          <w:rFonts w:hint="eastAsia" w:ascii="微软雅黑" w:hAnsi="微软雅黑" w:eastAsia="微软雅黑" w:cs="微软雅黑"/>
          <w:lang w:eastAsia="zh-CN"/>
        </w:rPr>
        <w:t>这显示出他们对</w:t>
      </w:r>
      <w:r>
        <w:rPr>
          <w:rFonts w:ascii="微软雅黑" w:hAnsi="微软雅黑" w:eastAsia="微软雅黑"/>
          <w:lang w:eastAsia="zh-CN"/>
        </w:rPr>
        <w:t xml:space="preserve"> AI </w:t>
      </w:r>
      <w:r>
        <w:rPr>
          <w:rFonts w:hint="eastAsia" w:ascii="微软雅黑" w:hAnsi="微软雅黑" w:eastAsia="微软雅黑" w:cs="微软雅黑"/>
          <w:lang w:eastAsia="zh-CN"/>
        </w:rPr>
        <w:t>技术在网络安全中可能出现是</w:t>
      </w:r>
      <w:r>
        <w:rPr>
          <w:rFonts w:hint="eastAsia" w:ascii="微软雅黑" w:hAnsi="微软雅黑" w:eastAsia="微软雅黑"/>
          <w:lang w:eastAsia="zh-CN"/>
        </w:rPr>
        <w:t>“</w:t>
      </w:r>
      <w:r>
        <w:rPr>
          <w:rFonts w:hint="eastAsia" w:ascii="微软雅黑" w:hAnsi="微软雅黑" w:eastAsia="微软雅黑" w:cs="微软雅黑"/>
          <w:lang w:eastAsia="zh-CN"/>
        </w:rPr>
        <w:t>双刃剑</w:t>
      </w:r>
      <w:r>
        <w:rPr>
          <w:rFonts w:hint="eastAsia" w:ascii="微软雅黑" w:hAnsi="微软雅黑" w:eastAsia="微软雅黑"/>
          <w:lang w:eastAsia="zh-CN"/>
        </w:rPr>
        <w:t>”</w:t>
      </w:r>
      <w:r>
        <w:rPr>
          <w:rFonts w:hint="eastAsia" w:ascii="微软雅黑" w:hAnsi="微软雅黑" w:eastAsia="微软雅黑" w:cs="微软雅黑"/>
          <w:lang w:eastAsia="zh-CN"/>
        </w:rPr>
        <w:t>特性有所警觉。此外，还有</w:t>
      </w:r>
      <w:r>
        <w:rPr>
          <w:rFonts w:ascii="微软雅黑" w:hAnsi="微软雅黑" w:eastAsia="微软雅黑"/>
          <w:lang w:eastAsia="zh-CN"/>
        </w:rPr>
        <w:t xml:space="preserve"> 25% </w:t>
      </w:r>
      <w:r>
        <w:rPr>
          <w:rFonts w:hint="eastAsia" w:ascii="微软雅黑" w:hAnsi="微软雅黑" w:eastAsia="微软雅黑" w:cs="微软雅黑"/>
          <w:lang w:eastAsia="zh-CN"/>
        </w:rPr>
        <w:t>的人认为</w:t>
      </w:r>
      <w:r>
        <w:rPr>
          <w:rFonts w:ascii="微软雅黑" w:hAnsi="微软雅黑" w:eastAsia="微软雅黑"/>
          <w:lang w:eastAsia="zh-CN"/>
        </w:rPr>
        <w:t xml:space="preserve"> AI </w:t>
      </w:r>
      <w:r>
        <w:rPr>
          <w:rFonts w:hint="eastAsia" w:ascii="微软雅黑" w:hAnsi="微软雅黑" w:eastAsia="微软雅黑" w:cs="微软雅黑"/>
          <w:lang w:eastAsia="zh-CN"/>
        </w:rPr>
        <w:t>可能更有利于恶意方，他们认为如果</w:t>
      </w:r>
      <w:r>
        <w:rPr>
          <w:rFonts w:ascii="微软雅黑" w:hAnsi="微软雅黑" w:eastAsia="微软雅黑"/>
          <w:lang w:eastAsia="zh-CN"/>
        </w:rPr>
        <w:t xml:space="preserve"> AI </w:t>
      </w:r>
      <w:r>
        <w:rPr>
          <w:rFonts w:hint="eastAsia" w:ascii="微软雅黑" w:hAnsi="微软雅黑" w:eastAsia="微软雅黑" w:cs="微软雅黑"/>
          <w:lang w:eastAsia="zh-CN"/>
        </w:rPr>
        <w:t>被用于恶意目的，可能带来潜在的威胁。</w:t>
      </w:r>
    </w:p>
    <w:p>
      <w:pPr>
        <w:pStyle w:val="6"/>
        <w:spacing w:before="9"/>
        <w:rPr>
          <w:sz w:val="22"/>
          <w:lang w:eastAsia="zh-CN"/>
        </w:rPr>
      </w:pPr>
    </w:p>
    <w:p>
      <w:pPr>
        <w:pStyle w:val="6"/>
        <w:spacing w:line="276" w:lineRule="auto"/>
        <w:ind w:left="920" w:right="1444"/>
        <w:rPr>
          <w:w w:val="115"/>
          <w:lang w:eastAsia="zh-CN"/>
        </w:rPr>
      </w:pPr>
    </w:p>
    <w:p>
      <w:pPr>
        <w:pStyle w:val="6"/>
        <w:spacing w:line="276" w:lineRule="auto"/>
        <w:ind w:left="920" w:right="1444"/>
        <w:rPr>
          <w:rFonts w:ascii="微软雅黑" w:hAnsi="微软雅黑" w:eastAsia="微软雅黑"/>
          <w:lang w:eastAsia="zh-CN"/>
        </w:rPr>
      </w:pPr>
      <w:r>
        <w:rPr>
          <w:rFonts w:hint="eastAsia" w:ascii="微软雅黑" w:hAnsi="微软雅黑" w:eastAsia="微软雅黑" w:cs="微软雅黑"/>
          <w:lang w:eastAsia="zh-CN"/>
        </w:rPr>
        <w:t>还有一小部分人</w:t>
      </w:r>
      <w:r>
        <w:rPr>
          <w:rFonts w:ascii="微软雅黑" w:hAnsi="微软雅黑" w:eastAsia="微软雅黑"/>
          <w:lang w:eastAsia="zh-CN"/>
        </w:rPr>
        <w:t xml:space="preserve"> (9%) </w:t>
      </w:r>
      <w:r>
        <w:rPr>
          <w:rFonts w:hint="eastAsia" w:ascii="微软雅黑" w:hAnsi="微软雅黑" w:eastAsia="微软雅黑" w:cs="微软雅黑"/>
          <w:lang w:eastAsia="zh-CN"/>
        </w:rPr>
        <w:t>认为目前无法明确判断</w:t>
      </w:r>
      <w:r>
        <w:rPr>
          <w:rFonts w:ascii="微软雅黑" w:hAnsi="微软雅黑" w:eastAsia="微软雅黑"/>
          <w:lang w:eastAsia="zh-CN"/>
        </w:rPr>
        <w:t xml:space="preserve"> AI </w:t>
      </w:r>
      <w:r>
        <w:rPr>
          <w:rFonts w:hint="eastAsia" w:ascii="微软雅黑" w:hAnsi="微软雅黑" w:eastAsia="微软雅黑" w:cs="微软雅黑"/>
          <w:lang w:eastAsia="zh-CN"/>
        </w:rPr>
        <w:t>对安全团队还是恶意第三方更有利的情况，或认为现在做出判断还为时尚早。这种看法反映出一个基本观点：由于</w:t>
      </w:r>
      <w:r>
        <w:rPr>
          <w:rFonts w:ascii="微软雅黑" w:hAnsi="微软雅黑" w:eastAsia="微软雅黑"/>
          <w:lang w:eastAsia="zh-CN"/>
        </w:rPr>
        <w:t xml:space="preserve"> AI </w:t>
      </w:r>
      <w:r>
        <w:rPr>
          <w:rFonts w:hint="eastAsia" w:ascii="微软雅黑" w:hAnsi="微软雅黑" w:eastAsia="微软雅黑" w:cs="微软雅黑"/>
          <w:lang w:eastAsia="zh-CN"/>
        </w:rPr>
        <w:t>融入网络安全领域还处于初步阶段，其全面的影响和潜力仍充满不确定性。调查结果显示出一种谨慎的乐观态度，大多数受访者倾向于认为</w:t>
      </w:r>
      <w:r>
        <w:rPr>
          <w:rFonts w:ascii="微软雅黑" w:hAnsi="微软雅黑" w:eastAsia="微软雅黑"/>
          <w:lang w:eastAsia="zh-CN"/>
        </w:rPr>
        <w:t xml:space="preserve"> AI </w:t>
      </w:r>
      <w:r>
        <w:rPr>
          <w:rFonts w:hint="eastAsia" w:ascii="微软雅黑" w:hAnsi="微软雅黑" w:eastAsia="微软雅黑" w:cs="微软雅黑"/>
          <w:lang w:eastAsia="zh-CN"/>
        </w:rPr>
        <w:t>会稍微更多地帮助安全团队，但他们也清楚地意识到，如果</w:t>
      </w:r>
      <w:r>
        <w:rPr>
          <w:rFonts w:ascii="微软雅黑" w:hAnsi="微软雅黑" w:eastAsia="微软雅黑"/>
          <w:lang w:eastAsia="zh-CN"/>
        </w:rPr>
        <w:t xml:space="preserve"> AI </w:t>
      </w:r>
      <w:r>
        <w:rPr>
          <w:rFonts w:hint="eastAsia" w:ascii="微软雅黑" w:hAnsi="微软雅黑" w:eastAsia="微软雅黑" w:cs="微软雅黑"/>
          <w:lang w:eastAsia="zh-CN"/>
        </w:rPr>
        <w:t>工具被不当使用或被敌对势力利用，可能会带来重大风险。</w:t>
      </w:r>
    </w:p>
    <w:p>
      <w:pPr>
        <w:pStyle w:val="6"/>
        <w:spacing w:line="276" w:lineRule="auto"/>
        <w:ind w:left="920" w:right="1444"/>
        <w:rPr>
          <w:lang w:eastAsia="zh-CN"/>
        </w:rPr>
      </w:pPr>
    </w:p>
    <w:p>
      <w:pPr>
        <w:pStyle w:val="4"/>
        <w:spacing w:before="0"/>
        <w:ind w:left="0" w:leftChars="0" w:firstLine="0" w:firstLineChars="0"/>
        <w:rPr>
          <w:spacing w:val="-2"/>
          <w:w w:val="115"/>
          <w:lang w:eastAsia="zh-CN"/>
        </w:rPr>
      </w:pPr>
    </w:p>
    <w:p>
      <w:pPr>
        <w:pStyle w:val="4"/>
        <w:spacing w:before="0"/>
        <w:rPr>
          <w:rFonts w:ascii="微软雅黑" w:hAnsi="微软雅黑" w:eastAsia="微软雅黑" w:cs="微软雅黑"/>
          <w:spacing w:val="-2"/>
          <w:lang w:eastAsia="zh-CN"/>
        </w:rPr>
      </w:pPr>
      <w:r>
        <w:rPr>
          <w:rFonts w:hint="eastAsia" w:ascii="微软雅黑" w:hAnsi="微软雅黑" w:eastAsia="微软雅黑" w:cs="微软雅黑"/>
          <w:spacing w:val="-2"/>
          <w:lang w:eastAsia="zh-CN"/>
        </w:rPr>
        <w:t>在安全领域对</w:t>
      </w:r>
      <w:r>
        <w:rPr>
          <w:spacing w:val="-2"/>
          <w:lang w:eastAsia="zh-CN"/>
        </w:rPr>
        <w:t xml:space="preserve"> AI </w:t>
      </w:r>
      <w:r>
        <w:rPr>
          <w:rFonts w:hint="eastAsia" w:ascii="微软雅黑" w:hAnsi="微软雅黑" w:eastAsia="微软雅黑" w:cs="微软雅黑"/>
          <w:spacing w:val="-2"/>
          <w:lang w:eastAsia="zh-CN"/>
        </w:rPr>
        <w:t>的最大担忧</w:t>
      </w:r>
    </w:p>
    <w:p>
      <w:pPr>
        <w:pStyle w:val="6"/>
        <w:spacing w:before="294" w:line="276" w:lineRule="auto"/>
        <w:ind w:right="1469"/>
        <w:rPr>
          <w:w w:val="115"/>
          <w:lang w:eastAsia="zh-CN"/>
        </w:rPr>
      </w:pPr>
    </w:p>
    <w:p>
      <w:pPr>
        <w:pStyle w:val="6"/>
        <w:spacing w:before="294" w:line="276" w:lineRule="auto"/>
        <w:ind w:left="920" w:right="1469"/>
        <w:rPr>
          <w:rFonts w:ascii="微软雅黑" w:hAnsi="微软雅黑" w:eastAsia="微软雅黑" w:cs="微软雅黑"/>
          <w:lang w:val="zh-CN" w:eastAsia="zh-CN"/>
        </w:rPr>
      </w:pPr>
      <w:r>
        <w:rPr>
          <w:rFonts w:hint="eastAsia" w:ascii="微软雅黑" w:hAnsi="微软雅黑" w:eastAsia="微软雅黑" w:cs="微软雅黑"/>
          <w:lang w:val="zh-CN" w:eastAsia="zh-CN"/>
        </w:rPr>
        <w:t>安全</w:t>
      </w:r>
      <w:r>
        <w:rPr>
          <w:rFonts w:hint="eastAsia" w:ascii="微软雅黑" w:hAnsi="微软雅黑" w:eastAsia="微软雅黑" w:cs="微软雅黑"/>
          <w:lang w:val="en-US" w:eastAsia="zh-CN"/>
        </w:rPr>
        <w:t>从业者</w:t>
      </w:r>
      <w:r>
        <w:rPr>
          <w:rFonts w:hint="eastAsia" w:ascii="微软雅黑" w:hAnsi="微软雅黑" w:eastAsia="微软雅黑" w:cs="微软雅黑"/>
          <w:lang w:val="zh-CN" w:eastAsia="zh-CN"/>
        </w:rPr>
        <w:t>对</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在网络安全真实场景中的应用表达了各种担忧，这反映出</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集成应用的复杂性和多元性。最主要的忧虑是数据质量，</w:t>
      </w:r>
      <w:r>
        <w:rPr>
          <w:rFonts w:ascii="微软雅黑" w:hAnsi="微软雅黑" w:eastAsia="微软雅黑"/>
          <w:lang w:val="zh-CN" w:eastAsia="zh-CN"/>
        </w:rPr>
        <w:t xml:space="preserve">38% </w:t>
      </w:r>
      <w:r>
        <w:rPr>
          <w:rFonts w:hint="eastAsia" w:ascii="微软雅黑" w:hAnsi="微软雅黑" w:eastAsia="微软雅黑" w:cs="微软雅黑"/>
          <w:lang w:val="zh-CN" w:eastAsia="zh-CN"/>
        </w:rPr>
        <w:t>的人提到了非预期偏见的风险，这与对准确性的担忧（</w:t>
      </w:r>
      <w:r>
        <w:rPr>
          <w:rFonts w:ascii="微软雅黑" w:hAnsi="微软雅黑" w:eastAsia="微软雅黑"/>
          <w:lang w:val="zh-CN" w:eastAsia="zh-CN"/>
        </w:rPr>
        <w:t xml:space="preserve">24% </w:t>
      </w:r>
      <w:r>
        <w:rPr>
          <w:rFonts w:hint="eastAsia" w:ascii="微软雅黑" w:hAnsi="微软雅黑" w:eastAsia="微软雅黑" w:cs="微软雅黑"/>
          <w:lang w:val="zh-CN" w:eastAsia="zh-CN"/>
        </w:rPr>
        <w:t>的人提及）密切相关。因为</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常被视为客观工具，所以这一点非常关键；输入到</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系统的数据质量和完整性直接影响到输出的准确性和可靠性。同样地，</w:t>
      </w:r>
      <w:r>
        <w:rPr>
          <w:rFonts w:ascii="微软雅黑" w:hAnsi="微软雅黑" w:eastAsia="微软雅黑"/>
          <w:lang w:val="zh-CN" w:eastAsia="zh-CN"/>
        </w:rPr>
        <w:t xml:space="preserve">36% </w:t>
      </w:r>
      <w:r>
        <w:rPr>
          <w:rFonts w:hint="eastAsia" w:ascii="微软雅黑" w:hAnsi="微软雅黑" w:eastAsia="微软雅黑" w:cs="微软雅黑"/>
          <w:lang w:val="zh-CN" w:eastAsia="zh-CN"/>
        </w:rPr>
        <w:t>的人对</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系统的不透明性表示担心，他们强调了某些</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算法的</w:t>
      </w:r>
      <w:r>
        <w:rPr>
          <w:rFonts w:hint="eastAsia" w:ascii="微软雅黑" w:hAnsi="微软雅黑" w:eastAsia="微软雅黑"/>
          <w:lang w:val="zh-CN" w:eastAsia="zh-CN"/>
        </w:rPr>
        <w:t>“</w:t>
      </w:r>
      <w:r>
        <w:rPr>
          <w:rFonts w:hint="eastAsia" w:ascii="微软雅黑" w:hAnsi="微软雅黑" w:eastAsia="微软雅黑" w:cs="微软雅黑"/>
          <w:lang w:val="zh-CN" w:eastAsia="zh-CN"/>
        </w:rPr>
        <w:t>黑盒</w:t>
      </w:r>
      <w:r>
        <w:rPr>
          <w:rFonts w:hint="eastAsia" w:ascii="微软雅黑" w:hAnsi="微软雅黑" w:eastAsia="微软雅黑"/>
          <w:lang w:val="zh-CN" w:eastAsia="zh-CN"/>
        </w:rPr>
        <w:t>”</w:t>
      </w:r>
      <w:r>
        <w:rPr>
          <w:rFonts w:hint="eastAsia" w:ascii="微软雅黑" w:hAnsi="微软雅黑" w:eastAsia="微软雅黑" w:cs="微软雅黑"/>
          <w:lang w:val="zh-CN" w:eastAsia="zh-CN"/>
        </w:rPr>
        <w:t>特性，这使得理解和信任</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所做的决策变得更加困难。</w:t>
      </w:r>
    </w:p>
    <w:p>
      <w:pPr>
        <w:pStyle w:val="6"/>
        <w:spacing w:before="294" w:line="276" w:lineRule="auto"/>
        <w:ind w:left="920" w:right="1469"/>
        <w:rPr>
          <w:rFonts w:ascii="微软雅黑" w:hAnsi="微软雅黑" w:eastAsia="微软雅黑"/>
          <w:lang w:val="zh-CN" w:eastAsia="zh-CN"/>
        </w:rPr>
      </w:pPr>
    </w:p>
    <w:p>
      <w:pPr>
        <w:pStyle w:val="6"/>
        <w:spacing w:line="276" w:lineRule="auto"/>
        <w:ind w:right="1507"/>
        <w:rPr>
          <w:rFonts w:ascii="微软雅黑" w:hAnsi="微软雅黑" w:eastAsia="微软雅黑"/>
          <w:lang w:eastAsia="zh-CN"/>
        </w:rPr>
      </w:pPr>
    </w:p>
    <w:p>
      <w:pPr>
        <w:pStyle w:val="6"/>
        <w:spacing w:line="276" w:lineRule="auto"/>
        <w:ind w:left="919" w:right="1507"/>
        <w:rPr>
          <w:rFonts w:ascii="微软雅黑" w:hAnsi="微软雅黑" w:eastAsia="微软雅黑" w:cs="微软雅黑"/>
          <w:lang w:val="zh-CN" w:eastAsia="zh-CN"/>
        </w:rPr>
      </w:pPr>
      <w:r>
        <w:rPr>
          <w:rFonts w:hint="eastAsia" w:ascii="微软雅黑" w:hAnsi="微软雅黑" w:eastAsia="微软雅黑" w:cs="微软雅黑"/>
          <w:lang w:val="zh-CN" w:eastAsia="zh-CN"/>
        </w:rPr>
        <w:t>其他显著的担忧还包括管理</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所需的技能和专业知识（有</w:t>
      </w:r>
      <w:r>
        <w:rPr>
          <w:rFonts w:ascii="微软雅黑" w:hAnsi="微软雅黑" w:eastAsia="微软雅黑"/>
          <w:lang w:val="zh-CN" w:eastAsia="zh-CN"/>
        </w:rPr>
        <w:t xml:space="preserve"> 33% </w:t>
      </w:r>
      <w:r>
        <w:rPr>
          <w:rFonts w:hint="eastAsia" w:ascii="微软雅黑" w:hAnsi="微软雅黑" w:eastAsia="微软雅黑" w:cs="微软雅黑"/>
          <w:lang w:val="zh-CN" w:eastAsia="zh-CN"/>
        </w:rPr>
        <w:t>的专业人士提到这一点），这显示出他们意识到需要专业的知识来有效地整合和监管</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技术。此外，分别有</w:t>
      </w:r>
      <w:r>
        <w:rPr>
          <w:rFonts w:ascii="微软雅黑" w:hAnsi="微软雅黑" w:eastAsia="微软雅黑"/>
          <w:lang w:val="zh-CN" w:eastAsia="zh-CN"/>
        </w:rPr>
        <w:t xml:space="preserve"> 28% </w:t>
      </w:r>
      <w:r>
        <w:rPr>
          <w:rFonts w:hint="eastAsia" w:ascii="微软雅黑" w:hAnsi="微软雅黑" w:eastAsia="微软雅黑" w:cs="微软雅黑"/>
          <w:lang w:val="zh-CN" w:eastAsia="zh-CN"/>
        </w:rPr>
        <w:t>和</w:t>
      </w:r>
      <w:r>
        <w:rPr>
          <w:rFonts w:ascii="微软雅黑" w:hAnsi="微软雅黑" w:eastAsia="微软雅黑"/>
          <w:lang w:val="zh-CN" w:eastAsia="zh-CN"/>
        </w:rPr>
        <w:t xml:space="preserve"> 25% </w:t>
      </w:r>
      <w:r>
        <w:rPr>
          <w:rFonts w:hint="eastAsia" w:ascii="微软雅黑" w:hAnsi="微软雅黑" w:eastAsia="微软雅黑" w:cs="微软雅黑"/>
          <w:lang w:val="zh-CN" w:eastAsia="zh-CN"/>
        </w:rPr>
        <w:t xml:space="preserve">的人关注 </w:t>
      </w:r>
      <w:r>
        <w:fldChar w:fldCharType="begin"/>
      </w:r>
      <w:r>
        <w:instrText xml:space="preserve"> HYPERLINK "https://spectrum.ieee.org/ai-cybersecurity-data-poisoning" \h </w:instrText>
      </w:r>
      <w:r>
        <w:fldChar w:fldCharType="separate"/>
      </w:r>
      <w:r>
        <w:rPr>
          <w:rFonts w:hint="eastAsia" w:ascii="微软雅黑" w:hAnsi="微软雅黑" w:eastAsia="微软雅黑" w:cs="微软雅黑"/>
          <w:color w:val="00549F"/>
          <w:u w:val="single" w:color="00549F"/>
          <w:lang w:eastAsia="zh-CN"/>
        </w:rPr>
        <w:t>数据</w:t>
      </w:r>
      <w:r>
        <w:rPr>
          <w:rFonts w:hint="eastAsia" w:ascii="微软雅黑" w:hAnsi="微软雅黑" w:eastAsia="微软雅黑" w:cs="微软雅黑"/>
          <w:color w:val="00549F"/>
          <w:u w:val="single" w:color="00549F"/>
          <w:lang w:val="en-US" w:eastAsia="zh-CN"/>
        </w:rPr>
        <w:t>投毒</w:t>
      </w:r>
      <w:r>
        <w:rPr>
          <w:rFonts w:ascii="微软雅黑" w:hAnsi="微软雅黑" w:eastAsia="微软雅黑"/>
          <w:color w:val="00549F"/>
          <w:lang w:eastAsia="zh-CN"/>
        </w:rPr>
        <w:t xml:space="preserve"> </w:t>
      </w:r>
      <w:r>
        <w:rPr>
          <w:rFonts w:ascii="微软雅黑" w:hAnsi="微软雅黑" w:eastAsia="微软雅黑"/>
          <w:color w:val="00549F"/>
          <w:lang w:eastAsia="zh-CN"/>
        </w:rPr>
        <w:fldChar w:fldCharType="end"/>
      </w:r>
      <w:r>
        <w:rPr>
          <w:rFonts w:hint="eastAsia" w:ascii="微软雅黑" w:hAnsi="微软雅黑" w:eastAsia="微软雅黑" w:cs="微软雅黑"/>
          <w:color w:val="000000" w:themeColor="text1"/>
          <w:lang w:eastAsia="zh-CN"/>
          <w14:textFill>
            <w14:solidFill>
              <w14:schemeClr w14:val="tx1"/>
            </w14:solidFill>
          </w14:textFill>
        </w:rPr>
        <w:t xml:space="preserve">和 </w:t>
      </w:r>
      <w:r>
        <w:rPr>
          <w:rFonts w:hint="eastAsia" w:ascii="微软雅黑" w:hAnsi="微软雅黑" w:eastAsia="微软雅黑" w:cs="微软雅黑"/>
          <w:color w:val="00549F"/>
          <w:u w:val="single" w:color="00549F"/>
          <w:lang w:eastAsia="zh-CN"/>
        </w:rPr>
        <w:t>幻觉</w:t>
      </w:r>
      <w:r>
        <w:rPr>
          <w:rFonts w:hint="eastAsia" w:ascii="微软雅黑" w:hAnsi="微软雅黑" w:eastAsia="微软雅黑" w:cs="微软雅黑"/>
          <w:lang w:val="zh-CN" w:eastAsia="zh-CN"/>
        </w:rPr>
        <w:t xml:space="preserve"> ，这与数据泄露或丢失及隐私问题（各有</w:t>
      </w:r>
      <w:r>
        <w:rPr>
          <w:rFonts w:ascii="微软雅黑" w:hAnsi="微软雅黑" w:eastAsia="微软雅黑"/>
          <w:lang w:val="zh-CN" w:eastAsia="zh-CN"/>
        </w:rPr>
        <w:t xml:space="preserve"> 25% </w:t>
      </w:r>
      <w:r>
        <w:rPr>
          <w:rFonts w:hint="eastAsia" w:ascii="微软雅黑" w:hAnsi="微软雅黑" w:eastAsia="微软雅黑" w:cs="微软雅黑"/>
          <w:lang w:val="zh-CN" w:eastAsia="zh-CN"/>
        </w:rPr>
        <w:t>的提及）密切相关。这些问题虽然相对较少为人所知，但仍被认识到是随着</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更广泛使用而可能出现的潜在风险。种种担忧表明，安全专业人员在谨慎考虑</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的所有可能影响，他们认识到技术的快速演进意味着当前的次要问题可能变成未来的主要挑战。</w:t>
      </w:r>
    </w:p>
    <w:p>
      <w:pPr>
        <w:pStyle w:val="6"/>
        <w:spacing w:line="276" w:lineRule="auto"/>
        <w:ind w:left="919" w:right="1507"/>
        <w:rPr>
          <w:rFonts w:ascii="微软雅黑" w:hAnsi="微软雅黑" w:eastAsia="微软雅黑"/>
          <w:lang w:val="zh-CN" w:eastAsia="zh-CN"/>
        </w:rPr>
      </w:pPr>
    </w:p>
    <w:p>
      <w:pPr>
        <w:pStyle w:val="6"/>
        <w:spacing w:before="9"/>
        <w:rPr>
          <w:sz w:val="24"/>
          <w:lang w:eastAsia="zh-CN"/>
        </w:rPr>
      </w:pPr>
      <w:r>
        <mc:AlternateContent>
          <mc:Choice Requires="wps">
            <w:drawing>
              <wp:anchor distT="0" distB="0" distL="0" distR="0" simplePos="0" relativeHeight="251691008" behindDoc="1" locked="0" layoutInCell="1" allowOverlap="1">
                <wp:simplePos x="0" y="0"/>
                <wp:positionH relativeFrom="page">
                  <wp:posOffset>1911350</wp:posOffset>
                </wp:positionH>
                <wp:positionV relativeFrom="paragraph">
                  <wp:posOffset>207645</wp:posOffset>
                </wp:positionV>
                <wp:extent cx="3887470" cy="236855"/>
                <wp:effectExtent l="0" t="0" r="11430" b="4445"/>
                <wp:wrapTopAndBottom/>
                <wp:docPr id="644542695" name="docshape264"/>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70"/>
                              <w:ind w:left="237"/>
                              <w:rPr>
                                <w:rFonts w:ascii="Verdana"/>
                                <w:i/>
                                <w:color w:val="000000"/>
                                <w:sz w:val="17"/>
                              </w:rPr>
                            </w:pPr>
                            <w:r>
                              <w:rPr>
                                <w:rFonts w:ascii="Verdana"/>
                                <w:i/>
                                <w:color w:val="454C5B"/>
                                <w:w w:val="90"/>
                                <w:sz w:val="17"/>
                              </w:rPr>
                              <w:t>What</w:t>
                            </w:r>
                            <w:r>
                              <w:rPr>
                                <w:rFonts w:ascii="Verdana"/>
                                <w:i/>
                                <w:color w:val="454C5B"/>
                                <w:spacing w:val="-5"/>
                                <w:w w:val="90"/>
                                <w:sz w:val="17"/>
                              </w:rPr>
                              <w:t xml:space="preserve"> </w:t>
                            </w:r>
                            <w:r>
                              <w:rPr>
                                <w:rFonts w:ascii="Verdana"/>
                                <w:i/>
                                <w:color w:val="454C5B"/>
                                <w:w w:val="90"/>
                                <w:sz w:val="17"/>
                              </w:rPr>
                              <w:t>are</w:t>
                            </w:r>
                            <w:r>
                              <w:rPr>
                                <w:rFonts w:ascii="Verdana"/>
                                <w:i/>
                                <w:color w:val="454C5B"/>
                                <w:spacing w:val="-5"/>
                                <w:w w:val="90"/>
                                <w:sz w:val="17"/>
                              </w:rPr>
                              <w:t xml:space="preserve"> </w:t>
                            </w:r>
                            <w:r>
                              <w:rPr>
                                <w:rFonts w:ascii="Verdana"/>
                                <w:i/>
                                <w:color w:val="454C5B"/>
                                <w:w w:val="90"/>
                                <w:sz w:val="17"/>
                              </w:rPr>
                              <w:t>your</w:t>
                            </w:r>
                            <w:r>
                              <w:rPr>
                                <w:rFonts w:ascii="Verdana"/>
                                <w:i/>
                                <w:color w:val="454C5B"/>
                                <w:spacing w:val="-5"/>
                                <w:w w:val="90"/>
                                <w:sz w:val="17"/>
                              </w:rPr>
                              <w:t xml:space="preserve"> </w:t>
                            </w:r>
                            <w:r>
                              <w:rPr>
                                <w:rFonts w:ascii="Verdana"/>
                                <w:i/>
                                <w:color w:val="454C5B"/>
                                <w:w w:val="90"/>
                                <w:sz w:val="17"/>
                              </w:rPr>
                              <w:t>biggest</w:t>
                            </w:r>
                            <w:r>
                              <w:rPr>
                                <w:rFonts w:ascii="Verdana"/>
                                <w:i/>
                                <w:color w:val="454C5B"/>
                                <w:spacing w:val="-5"/>
                                <w:w w:val="90"/>
                                <w:sz w:val="17"/>
                              </w:rPr>
                              <w:t xml:space="preserve"> </w:t>
                            </w:r>
                            <w:r>
                              <w:rPr>
                                <w:rFonts w:ascii="Verdana"/>
                                <w:i/>
                                <w:color w:val="454C5B"/>
                                <w:w w:val="90"/>
                                <w:sz w:val="17"/>
                              </w:rPr>
                              <w:t>concerns</w:t>
                            </w:r>
                            <w:r>
                              <w:rPr>
                                <w:rFonts w:ascii="Verdana"/>
                                <w:i/>
                                <w:color w:val="454C5B"/>
                                <w:spacing w:val="-5"/>
                                <w:w w:val="90"/>
                                <w:sz w:val="17"/>
                              </w:rPr>
                              <w:t xml:space="preserve"> </w:t>
                            </w:r>
                            <w:r>
                              <w:rPr>
                                <w:rFonts w:ascii="Verdana"/>
                                <w:i/>
                                <w:color w:val="454C5B"/>
                                <w:w w:val="90"/>
                                <w:sz w:val="17"/>
                              </w:rPr>
                              <w:t>regarding</w:t>
                            </w:r>
                            <w:r>
                              <w:rPr>
                                <w:rFonts w:ascii="Verdana"/>
                                <w:i/>
                                <w:color w:val="454C5B"/>
                                <w:spacing w:val="-4"/>
                                <w:w w:val="90"/>
                                <w:sz w:val="17"/>
                              </w:rPr>
                              <w:t xml:space="preserve"> </w:t>
                            </w:r>
                            <w:r>
                              <w:rPr>
                                <w:rFonts w:ascii="Verdana"/>
                                <w:i/>
                                <w:color w:val="454C5B"/>
                                <w:w w:val="90"/>
                                <w:sz w:val="17"/>
                              </w:rPr>
                              <w:t>AI</w:t>
                            </w:r>
                            <w:r>
                              <w:rPr>
                                <w:rFonts w:ascii="Verdana"/>
                                <w:i/>
                                <w:color w:val="454C5B"/>
                                <w:spacing w:val="-5"/>
                                <w:w w:val="90"/>
                                <w:sz w:val="17"/>
                              </w:rPr>
                              <w:t xml:space="preserve"> </w:t>
                            </w:r>
                            <w:r>
                              <w:rPr>
                                <w:rFonts w:ascii="Verdana"/>
                                <w:i/>
                                <w:color w:val="454C5B"/>
                                <w:w w:val="90"/>
                                <w:sz w:val="17"/>
                              </w:rPr>
                              <w:t>in</w:t>
                            </w:r>
                            <w:r>
                              <w:rPr>
                                <w:rFonts w:ascii="Verdana"/>
                                <w:i/>
                                <w:color w:val="454C5B"/>
                                <w:spacing w:val="-5"/>
                                <w:w w:val="90"/>
                                <w:sz w:val="17"/>
                              </w:rPr>
                              <w:t xml:space="preserve"> </w:t>
                            </w:r>
                            <w:r>
                              <w:rPr>
                                <w:rFonts w:ascii="Verdana"/>
                                <w:i/>
                                <w:color w:val="454C5B"/>
                                <w:w w:val="90"/>
                                <w:sz w:val="17"/>
                              </w:rPr>
                              <w:t>security?</w:t>
                            </w:r>
                            <w:r>
                              <w:rPr>
                                <w:rFonts w:ascii="Verdana"/>
                                <w:i/>
                                <w:color w:val="454C5B"/>
                                <w:spacing w:val="-5"/>
                                <w:w w:val="90"/>
                                <w:sz w:val="17"/>
                              </w:rPr>
                              <w:t xml:space="preserve"> </w:t>
                            </w:r>
                            <w:r>
                              <w:rPr>
                                <w:rFonts w:ascii="Verdana"/>
                                <w:i/>
                                <w:color w:val="454C5B"/>
                                <w:w w:val="90"/>
                                <w:sz w:val="17"/>
                              </w:rPr>
                              <w:t>(Select</w:t>
                            </w:r>
                            <w:r>
                              <w:rPr>
                                <w:rFonts w:ascii="Verdana"/>
                                <w:i/>
                                <w:color w:val="454C5B"/>
                                <w:spacing w:val="-5"/>
                                <w:w w:val="90"/>
                                <w:sz w:val="17"/>
                              </w:rPr>
                              <w:t xml:space="preserve"> </w:t>
                            </w:r>
                            <w:r>
                              <w:rPr>
                                <w:rFonts w:ascii="Verdana"/>
                                <w:i/>
                                <w:color w:val="454C5B"/>
                                <w:w w:val="90"/>
                                <w:sz w:val="17"/>
                              </w:rPr>
                              <w:t>up</w:t>
                            </w:r>
                            <w:r>
                              <w:rPr>
                                <w:rFonts w:ascii="Verdana"/>
                                <w:i/>
                                <w:color w:val="454C5B"/>
                                <w:spacing w:val="-5"/>
                                <w:w w:val="90"/>
                                <w:sz w:val="17"/>
                              </w:rPr>
                              <w:t xml:space="preserve"> </w:t>
                            </w:r>
                            <w:r>
                              <w:rPr>
                                <w:rFonts w:ascii="Verdana"/>
                                <w:i/>
                                <w:color w:val="454C5B"/>
                                <w:w w:val="90"/>
                                <w:sz w:val="17"/>
                              </w:rPr>
                              <w:t>to</w:t>
                            </w:r>
                            <w:r>
                              <w:rPr>
                                <w:rFonts w:ascii="Verdana"/>
                                <w:i/>
                                <w:color w:val="454C5B"/>
                                <w:spacing w:val="-4"/>
                                <w:w w:val="90"/>
                                <w:sz w:val="17"/>
                              </w:rPr>
                              <w:t xml:space="preserve"> </w:t>
                            </w:r>
                            <w:r>
                              <w:rPr>
                                <w:rFonts w:ascii="Verdana"/>
                                <w:i/>
                                <w:color w:val="454C5B"/>
                                <w:spacing w:val="-5"/>
                                <w:w w:val="90"/>
                                <w:sz w:val="17"/>
                              </w:rPr>
                              <w:t>3)</w:t>
                            </w:r>
                          </w:p>
                        </w:txbxContent>
                      </wps:txbx>
                      <wps:bodyPr rot="0" vert="horz" wrap="square" lIns="0" tIns="0" rIns="0" bIns="0" anchor="t" anchorCtr="0" upright="1">
                        <a:noAutofit/>
                      </wps:bodyPr>
                    </wps:wsp>
                  </a:graphicData>
                </a:graphic>
              </wp:anchor>
            </w:drawing>
          </mc:Choice>
          <mc:Fallback>
            <w:pict>
              <v:shape id="docshape264" o:spid="_x0000_s1026" o:spt="202" type="#_x0000_t202" style="position:absolute;left:0pt;margin-left:150.5pt;margin-top:16.35pt;height:18.65pt;width:306.1pt;mso-position-horizontal-relative:page;mso-wrap-distance-bottom:0pt;mso-wrap-distance-top:0pt;z-index:-251625472;mso-width-relative:page;mso-height-relative:page;" fillcolor="#EEF3F8" filled="t" stroked="f" coordsize="21600,21600" o:gfxdata="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UoIp51wAAAAkBAAAPAAAAAAAAAAEAIAAAACIAAABkcnMvZG93&#10;bnJldi54bWxQSwECFAAUAAAACACHTuJATNyOTQECAAAGBAAADgAAAAAAAAABACAAAAAmAQAAZHJz&#10;L2Uyb0RvYy54bWxQSwUGAAAAAAYABgBZAQAAmQUAAAAA&#10;">
                <v:fill on="t" focussize="0,0"/>
                <v:stroke on="f"/>
                <v:imagedata o:title=""/>
                <o:lock v:ext="edit" aspectratio="f"/>
                <v:textbox inset="0mm,0mm,0mm,0mm">
                  <w:txbxContent>
                    <w:p>
                      <w:pPr>
                        <w:spacing w:before="70"/>
                        <w:ind w:left="237"/>
                        <w:rPr>
                          <w:rFonts w:ascii="Verdana"/>
                          <w:i/>
                          <w:color w:val="000000"/>
                          <w:sz w:val="17"/>
                        </w:rPr>
                      </w:pPr>
                      <w:r>
                        <w:rPr>
                          <w:rFonts w:ascii="Verdana"/>
                          <w:i/>
                          <w:color w:val="454C5B"/>
                          <w:w w:val="90"/>
                          <w:sz w:val="17"/>
                        </w:rPr>
                        <w:t>What</w:t>
                      </w:r>
                      <w:r>
                        <w:rPr>
                          <w:rFonts w:ascii="Verdana"/>
                          <w:i/>
                          <w:color w:val="454C5B"/>
                          <w:spacing w:val="-5"/>
                          <w:w w:val="90"/>
                          <w:sz w:val="17"/>
                        </w:rPr>
                        <w:t xml:space="preserve"> </w:t>
                      </w:r>
                      <w:r>
                        <w:rPr>
                          <w:rFonts w:ascii="Verdana"/>
                          <w:i/>
                          <w:color w:val="454C5B"/>
                          <w:w w:val="90"/>
                          <w:sz w:val="17"/>
                        </w:rPr>
                        <w:t>are</w:t>
                      </w:r>
                      <w:r>
                        <w:rPr>
                          <w:rFonts w:ascii="Verdana"/>
                          <w:i/>
                          <w:color w:val="454C5B"/>
                          <w:spacing w:val="-5"/>
                          <w:w w:val="90"/>
                          <w:sz w:val="17"/>
                        </w:rPr>
                        <w:t xml:space="preserve"> </w:t>
                      </w:r>
                      <w:r>
                        <w:rPr>
                          <w:rFonts w:ascii="Verdana"/>
                          <w:i/>
                          <w:color w:val="454C5B"/>
                          <w:w w:val="90"/>
                          <w:sz w:val="17"/>
                        </w:rPr>
                        <w:t>your</w:t>
                      </w:r>
                      <w:r>
                        <w:rPr>
                          <w:rFonts w:ascii="Verdana"/>
                          <w:i/>
                          <w:color w:val="454C5B"/>
                          <w:spacing w:val="-5"/>
                          <w:w w:val="90"/>
                          <w:sz w:val="17"/>
                        </w:rPr>
                        <w:t xml:space="preserve"> </w:t>
                      </w:r>
                      <w:r>
                        <w:rPr>
                          <w:rFonts w:ascii="Verdana"/>
                          <w:i/>
                          <w:color w:val="454C5B"/>
                          <w:w w:val="90"/>
                          <w:sz w:val="17"/>
                        </w:rPr>
                        <w:t>biggest</w:t>
                      </w:r>
                      <w:r>
                        <w:rPr>
                          <w:rFonts w:ascii="Verdana"/>
                          <w:i/>
                          <w:color w:val="454C5B"/>
                          <w:spacing w:val="-5"/>
                          <w:w w:val="90"/>
                          <w:sz w:val="17"/>
                        </w:rPr>
                        <w:t xml:space="preserve"> </w:t>
                      </w:r>
                      <w:r>
                        <w:rPr>
                          <w:rFonts w:ascii="Verdana"/>
                          <w:i/>
                          <w:color w:val="454C5B"/>
                          <w:w w:val="90"/>
                          <w:sz w:val="17"/>
                        </w:rPr>
                        <w:t>concerns</w:t>
                      </w:r>
                      <w:r>
                        <w:rPr>
                          <w:rFonts w:ascii="Verdana"/>
                          <w:i/>
                          <w:color w:val="454C5B"/>
                          <w:spacing w:val="-5"/>
                          <w:w w:val="90"/>
                          <w:sz w:val="17"/>
                        </w:rPr>
                        <w:t xml:space="preserve"> </w:t>
                      </w:r>
                      <w:r>
                        <w:rPr>
                          <w:rFonts w:ascii="Verdana"/>
                          <w:i/>
                          <w:color w:val="454C5B"/>
                          <w:w w:val="90"/>
                          <w:sz w:val="17"/>
                        </w:rPr>
                        <w:t>regarding</w:t>
                      </w:r>
                      <w:r>
                        <w:rPr>
                          <w:rFonts w:ascii="Verdana"/>
                          <w:i/>
                          <w:color w:val="454C5B"/>
                          <w:spacing w:val="-4"/>
                          <w:w w:val="90"/>
                          <w:sz w:val="17"/>
                        </w:rPr>
                        <w:t xml:space="preserve"> </w:t>
                      </w:r>
                      <w:r>
                        <w:rPr>
                          <w:rFonts w:ascii="Verdana"/>
                          <w:i/>
                          <w:color w:val="454C5B"/>
                          <w:w w:val="90"/>
                          <w:sz w:val="17"/>
                        </w:rPr>
                        <w:t>AI</w:t>
                      </w:r>
                      <w:r>
                        <w:rPr>
                          <w:rFonts w:ascii="Verdana"/>
                          <w:i/>
                          <w:color w:val="454C5B"/>
                          <w:spacing w:val="-5"/>
                          <w:w w:val="90"/>
                          <w:sz w:val="17"/>
                        </w:rPr>
                        <w:t xml:space="preserve"> </w:t>
                      </w:r>
                      <w:r>
                        <w:rPr>
                          <w:rFonts w:ascii="Verdana"/>
                          <w:i/>
                          <w:color w:val="454C5B"/>
                          <w:w w:val="90"/>
                          <w:sz w:val="17"/>
                        </w:rPr>
                        <w:t>in</w:t>
                      </w:r>
                      <w:r>
                        <w:rPr>
                          <w:rFonts w:ascii="Verdana"/>
                          <w:i/>
                          <w:color w:val="454C5B"/>
                          <w:spacing w:val="-5"/>
                          <w:w w:val="90"/>
                          <w:sz w:val="17"/>
                        </w:rPr>
                        <w:t xml:space="preserve"> </w:t>
                      </w:r>
                      <w:r>
                        <w:rPr>
                          <w:rFonts w:ascii="Verdana"/>
                          <w:i/>
                          <w:color w:val="454C5B"/>
                          <w:w w:val="90"/>
                          <w:sz w:val="17"/>
                        </w:rPr>
                        <w:t>security?</w:t>
                      </w:r>
                      <w:r>
                        <w:rPr>
                          <w:rFonts w:ascii="Verdana"/>
                          <w:i/>
                          <w:color w:val="454C5B"/>
                          <w:spacing w:val="-5"/>
                          <w:w w:val="90"/>
                          <w:sz w:val="17"/>
                        </w:rPr>
                        <w:t xml:space="preserve"> </w:t>
                      </w:r>
                      <w:r>
                        <w:rPr>
                          <w:rFonts w:ascii="Verdana"/>
                          <w:i/>
                          <w:color w:val="454C5B"/>
                          <w:w w:val="90"/>
                          <w:sz w:val="17"/>
                        </w:rPr>
                        <w:t>(Select</w:t>
                      </w:r>
                      <w:r>
                        <w:rPr>
                          <w:rFonts w:ascii="Verdana"/>
                          <w:i/>
                          <w:color w:val="454C5B"/>
                          <w:spacing w:val="-5"/>
                          <w:w w:val="90"/>
                          <w:sz w:val="17"/>
                        </w:rPr>
                        <w:t xml:space="preserve"> </w:t>
                      </w:r>
                      <w:r>
                        <w:rPr>
                          <w:rFonts w:ascii="Verdana"/>
                          <w:i/>
                          <w:color w:val="454C5B"/>
                          <w:w w:val="90"/>
                          <w:sz w:val="17"/>
                        </w:rPr>
                        <w:t>up</w:t>
                      </w:r>
                      <w:r>
                        <w:rPr>
                          <w:rFonts w:ascii="Verdana"/>
                          <w:i/>
                          <w:color w:val="454C5B"/>
                          <w:spacing w:val="-5"/>
                          <w:w w:val="90"/>
                          <w:sz w:val="17"/>
                        </w:rPr>
                        <w:t xml:space="preserve"> </w:t>
                      </w:r>
                      <w:r>
                        <w:rPr>
                          <w:rFonts w:ascii="Verdana"/>
                          <w:i/>
                          <w:color w:val="454C5B"/>
                          <w:w w:val="90"/>
                          <w:sz w:val="17"/>
                        </w:rPr>
                        <w:t>to</w:t>
                      </w:r>
                      <w:r>
                        <w:rPr>
                          <w:rFonts w:ascii="Verdana"/>
                          <w:i/>
                          <w:color w:val="454C5B"/>
                          <w:spacing w:val="-4"/>
                          <w:w w:val="90"/>
                          <w:sz w:val="17"/>
                        </w:rPr>
                        <w:t xml:space="preserve"> </w:t>
                      </w:r>
                      <w:r>
                        <w:rPr>
                          <w:rFonts w:ascii="Verdana"/>
                          <w:i/>
                          <w:color w:val="454C5B"/>
                          <w:spacing w:val="-5"/>
                          <w:w w:val="90"/>
                          <w:sz w:val="17"/>
                        </w:rPr>
                        <w:t>3)</w:t>
                      </w:r>
                    </w:p>
                  </w:txbxContent>
                </v:textbox>
                <w10:wrap type="topAndBottom"/>
              </v:shape>
            </w:pict>
          </mc:Fallback>
        </mc:AlternateContent>
      </w:r>
      <w:r>
        <mc:AlternateContent>
          <mc:Choice Requires="wpg">
            <w:drawing>
              <wp:anchor distT="0" distB="0" distL="0" distR="0" simplePos="0" relativeHeight="251692032" behindDoc="1" locked="0" layoutInCell="1" allowOverlap="1">
                <wp:simplePos x="0" y="0"/>
                <wp:positionH relativeFrom="page">
                  <wp:posOffset>911860</wp:posOffset>
                </wp:positionH>
                <wp:positionV relativeFrom="paragraph">
                  <wp:posOffset>618490</wp:posOffset>
                </wp:positionV>
                <wp:extent cx="508635" cy="1441450"/>
                <wp:effectExtent l="0" t="635" r="12065" b="5715"/>
                <wp:wrapTopAndBottom/>
                <wp:docPr id="741862907" name="docshapegroup265"/>
                <wp:cNvGraphicFramePr/>
                <a:graphic xmlns:a="http://schemas.openxmlformats.org/drawingml/2006/main">
                  <a:graphicData uri="http://schemas.microsoft.com/office/word/2010/wordprocessingGroup">
                    <wpg:wgp>
                      <wpg:cNvGrpSpPr/>
                      <wpg:grpSpPr>
                        <a:xfrm>
                          <a:off x="0" y="0"/>
                          <a:ext cx="508635" cy="1441450"/>
                          <a:chOff x="1436" y="974"/>
                          <a:chExt cx="801" cy="2270"/>
                        </a:xfrm>
                      </wpg:grpSpPr>
                      <wps:wsp>
                        <wps:cNvPr id="1062285079" name="docshape266"/>
                        <wps:cNvSpPr/>
                        <wps:spPr bwMode="auto">
                          <a:xfrm>
                            <a:off x="1436" y="973"/>
                            <a:ext cx="801" cy="1408"/>
                          </a:xfrm>
                          <a:prstGeom prst="rect">
                            <a:avLst/>
                          </a:prstGeom>
                          <a:solidFill>
                            <a:srgbClr val="DCE5EE"/>
                          </a:solidFill>
                          <a:ln>
                            <a:noFill/>
                          </a:ln>
                        </wps:spPr>
                        <wps:bodyPr rot="0" vert="horz" wrap="square" lIns="91440" tIns="45720" rIns="91440" bIns="45720" anchor="t" anchorCtr="0" upright="1">
                          <a:noAutofit/>
                        </wps:bodyPr>
                      </wps:wsp>
                      <wps:wsp>
                        <wps:cNvPr id="1861319146" name="docshape267"/>
                        <wps:cNvSpPr txBox="1"/>
                        <wps:spPr bwMode="auto">
                          <a:xfrm>
                            <a:off x="1436" y="2380"/>
                            <a:ext cx="801" cy="863"/>
                          </a:xfrm>
                          <a:prstGeom prst="rect">
                            <a:avLst/>
                          </a:prstGeom>
                          <a:solidFill>
                            <a:srgbClr val="00549F"/>
                          </a:solidFill>
                          <a:ln>
                            <a:noFill/>
                          </a:ln>
                        </wps:spPr>
                        <wps:txbx>
                          <w:txbxContent>
                            <w:p>
                              <w:pPr>
                                <w:spacing w:before="137"/>
                                <w:ind w:left="251"/>
                                <w:rPr>
                                  <w:rFonts w:ascii="Century Gothic"/>
                                  <w:b/>
                                  <w:color w:val="000000"/>
                                  <w:sz w:val="14"/>
                                </w:rPr>
                              </w:pPr>
                              <w:r>
                                <w:rPr>
                                  <w:rFonts w:ascii="Century Gothic"/>
                                  <w:b/>
                                  <w:color w:val="FFFFFF"/>
                                  <w:spacing w:val="-5"/>
                                  <w:w w:val="110"/>
                                  <w:sz w:val="14"/>
                                </w:rPr>
                                <w:t>38%</w:t>
                              </w:r>
                            </w:p>
                          </w:txbxContent>
                        </wps:txbx>
                        <wps:bodyPr rot="0" vert="horz" wrap="square" lIns="0" tIns="0" rIns="0" bIns="0" anchor="t" anchorCtr="0" upright="1">
                          <a:noAutofit/>
                        </wps:bodyPr>
                      </wps:wsp>
                    </wpg:wgp>
                  </a:graphicData>
                </a:graphic>
              </wp:anchor>
            </w:drawing>
          </mc:Choice>
          <mc:Fallback>
            <w:pict>
              <v:group id="docshapegroup265" o:spid="_x0000_s1026" o:spt="203" style="position:absolute;left:0pt;margin-left:71.8pt;margin-top:48.7pt;height:113.5pt;width:40.05pt;mso-position-horizontal-relative:page;mso-wrap-distance-bottom:0pt;mso-wrap-distance-top:0pt;z-index:-251624448;mso-width-relative:page;mso-height-relative:page;" coordorigin="1436,974" coordsize="801,2270" o:gfxdata="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Gu59APaAAAACgEAAA8AAAAAAAAA&#10;AQAgAAAAIgAAAGRycy9kb3ducmV2LnhtbFBLAQIUABQAAAAIAIdO4kBmGVmjugIAAGcHAAAOAAAA&#10;AAAAAAEAIAAAACkBAABkcnMvZTJvRG9jLnhtbFBLBQYAAAAABgAGAFkBAABVBgAAAAA=&#10;">
                <o:lock v:ext="edit" aspectratio="f"/>
                <v:rect id="docshape266" o:spid="_x0000_s1026" o:spt="1" style="position:absolute;left:1436;top:973;height:1408;width:801;" fillcolor="#DCE5EE" filled="t" stroked="f" coordsize="21600,21600" o:gfxdata="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Tm5&#10;hcEAAADjAAAADwAAAAAAAAABACAAAAAiAAAAZHJzL2Rvd25yZXYueG1sUEsBAhQAFAAAAAgAh07i&#10;QDMvBZ47AAAAOQAAABAAAAAAAAAAAQAgAAAAEAEAAGRycy9zaGFwZXhtbC54bWxQSwUGAAAAAAYA&#10;BgBbAQAAugMAAAAA&#10;">
                  <v:fill on="t" focussize="0,0"/>
                  <v:stroke on="f"/>
                  <v:imagedata o:title=""/>
                  <o:lock v:ext="edit" aspectratio="f"/>
                </v:rect>
                <v:shape id="docshape267" o:spid="_x0000_s1026" o:spt="202" type="#_x0000_t202" style="position:absolute;left:1436;top:2380;height:863;width:801;" fillcolor="#00549F" filled="t" stroked="f" coordsize="21600,21600" o:gfxdata="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PD&#10;wNfCAAAA4wAAAA8AAAAAAAAAAQAgAAAAIgAAAGRycy9kb3ducmV2LnhtbFBLAQIUABQAAAAIAIdO&#10;4kAzLwWeOwAAADkAAAAQAAAAAAAAAAEAIAAAABEBAABkcnMvc2hhcGV4bWwueG1sUEsFBgAAAAAG&#10;AAYAWwEAALsDAAAAAA==&#10;">
                  <v:fill on="t" focussize="0,0"/>
                  <v:stroke on="f"/>
                  <v:imagedata o:title=""/>
                  <o:lock v:ext="edit" aspectratio="f"/>
                  <v:textbox inset="0mm,0mm,0mm,0mm">
                    <w:txbxContent>
                      <w:p>
                        <w:pPr>
                          <w:spacing w:before="137"/>
                          <w:ind w:left="251"/>
                          <w:rPr>
                            <w:rFonts w:ascii="Century Gothic"/>
                            <w:b/>
                            <w:color w:val="000000"/>
                            <w:sz w:val="14"/>
                          </w:rPr>
                        </w:pPr>
                        <w:r>
                          <w:rPr>
                            <w:rFonts w:ascii="Century Gothic"/>
                            <w:b/>
                            <w:color w:val="FFFFFF"/>
                            <w:spacing w:val="-5"/>
                            <w:w w:val="110"/>
                            <w:sz w:val="14"/>
                          </w:rPr>
                          <w:t>38%</w:t>
                        </w:r>
                      </w:p>
                    </w:txbxContent>
                  </v:textbox>
                </v:shape>
                <w10:wrap type="topAndBottom"/>
              </v:group>
            </w:pict>
          </mc:Fallback>
        </mc:AlternateContent>
      </w:r>
      <w:r>
        <mc:AlternateContent>
          <mc:Choice Requires="wpg">
            <w:drawing>
              <wp:anchor distT="0" distB="0" distL="0" distR="0" simplePos="0" relativeHeight="251692032" behindDoc="1" locked="0" layoutInCell="1" allowOverlap="1">
                <wp:simplePos x="0" y="0"/>
                <wp:positionH relativeFrom="page">
                  <wp:posOffset>1591945</wp:posOffset>
                </wp:positionH>
                <wp:positionV relativeFrom="paragraph">
                  <wp:posOffset>618490</wp:posOffset>
                </wp:positionV>
                <wp:extent cx="508635" cy="1441450"/>
                <wp:effectExtent l="0" t="635" r="12065" b="5715"/>
                <wp:wrapTopAndBottom/>
                <wp:docPr id="1449660514" name="docshapegroup268"/>
                <wp:cNvGraphicFramePr/>
                <a:graphic xmlns:a="http://schemas.openxmlformats.org/drawingml/2006/main">
                  <a:graphicData uri="http://schemas.microsoft.com/office/word/2010/wordprocessingGroup">
                    <wpg:wgp>
                      <wpg:cNvGrpSpPr/>
                      <wpg:grpSpPr>
                        <a:xfrm>
                          <a:off x="0" y="0"/>
                          <a:ext cx="508635" cy="1441450"/>
                          <a:chOff x="2507" y="974"/>
                          <a:chExt cx="801" cy="2270"/>
                        </a:xfrm>
                      </wpg:grpSpPr>
                      <wps:wsp>
                        <wps:cNvPr id="27926494" name="docshape269"/>
                        <wps:cNvSpPr/>
                        <wps:spPr bwMode="auto">
                          <a:xfrm>
                            <a:off x="2507" y="973"/>
                            <a:ext cx="801" cy="1453"/>
                          </a:xfrm>
                          <a:prstGeom prst="rect">
                            <a:avLst/>
                          </a:prstGeom>
                          <a:solidFill>
                            <a:srgbClr val="DCE5EE"/>
                          </a:solidFill>
                          <a:ln>
                            <a:noFill/>
                          </a:ln>
                        </wps:spPr>
                        <wps:bodyPr rot="0" vert="horz" wrap="square" lIns="91440" tIns="45720" rIns="91440" bIns="45720" anchor="t" anchorCtr="0" upright="1">
                          <a:noAutofit/>
                        </wps:bodyPr>
                      </wps:wsp>
                      <wps:wsp>
                        <wps:cNvPr id="2033606804" name="docshape270"/>
                        <wps:cNvSpPr txBox="1"/>
                        <wps:spPr bwMode="auto">
                          <a:xfrm>
                            <a:off x="2507" y="2426"/>
                            <a:ext cx="801" cy="818"/>
                          </a:xfrm>
                          <a:prstGeom prst="rect">
                            <a:avLst/>
                          </a:prstGeom>
                          <a:solidFill>
                            <a:srgbClr val="00549F"/>
                          </a:solidFill>
                          <a:ln>
                            <a:noFill/>
                          </a:ln>
                        </wps:spPr>
                        <wps:txbx>
                          <w:txbxContent>
                            <w:p>
                              <w:pPr>
                                <w:spacing w:before="139"/>
                                <w:ind w:left="252"/>
                                <w:rPr>
                                  <w:rFonts w:ascii="Century Gothic"/>
                                  <w:b/>
                                  <w:color w:val="000000"/>
                                  <w:sz w:val="14"/>
                                </w:rPr>
                              </w:pPr>
                              <w:r>
                                <w:rPr>
                                  <w:rFonts w:ascii="Century Gothic"/>
                                  <w:b/>
                                  <w:color w:val="FFFFFF"/>
                                  <w:spacing w:val="-5"/>
                                  <w:w w:val="105"/>
                                  <w:sz w:val="14"/>
                                </w:rPr>
                                <w:t>36%</w:t>
                              </w:r>
                            </w:p>
                          </w:txbxContent>
                        </wps:txbx>
                        <wps:bodyPr rot="0" vert="horz" wrap="square" lIns="0" tIns="0" rIns="0" bIns="0" anchor="t" anchorCtr="0" upright="1">
                          <a:noAutofit/>
                        </wps:bodyPr>
                      </wps:wsp>
                    </wpg:wgp>
                  </a:graphicData>
                </a:graphic>
              </wp:anchor>
            </w:drawing>
          </mc:Choice>
          <mc:Fallback>
            <w:pict>
              <v:group id="docshapegroup268" o:spid="_x0000_s1026" o:spt="203" style="position:absolute;left:0pt;margin-left:125.35pt;margin-top:48.7pt;height:113.5pt;width:40.05pt;mso-position-horizontal-relative:page;mso-wrap-distance-bottom:0pt;mso-wrap-distance-top:0pt;z-index:-251624448;mso-width-relative:page;mso-height-relative:page;" coordorigin="2507,974" coordsize="801,2270" o:gfxdata="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CdeLqR2wAAAAoBAAAPAAAA&#10;AAAAAAEAIAAAACIAAABkcnMvZG93bnJldi54bWxQSwECFAAUAAAACACHTuJAUUjGIr0CAABmBwAA&#10;DgAAAAAAAAABACAAAAAqAQAAZHJzL2Uyb0RvYy54bWxQSwUGAAAAAAYABgBZAQAAWQYAAAAA&#10;">
                <o:lock v:ext="edit" aspectratio="f"/>
                <v:rect id="docshape269" o:spid="_x0000_s1026" o:spt="1" style="position:absolute;left:2507;top:973;height:1453;width:801;" fillcolor="#DCE5EE" filled="t" stroked="f" coordsize="21600,21600" o:gfxdata="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O&#10;q4rrwwAAAOEAAAAPAAAAAAAAAAEAIAAAACIAAABkcnMvZG93bnJldi54bWxQSwECFAAUAAAACACH&#10;TuJAMy8FnjsAAAA5AAAAEAAAAAAAAAABACAAAAASAQAAZHJzL3NoYXBleG1sLnhtbFBLBQYAAAAA&#10;BgAGAFsBAAC8AwAAAAA=&#10;">
                  <v:fill on="t" focussize="0,0"/>
                  <v:stroke on="f"/>
                  <v:imagedata o:title=""/>
                  <o:lock v:ext="edit" aspectratio="f"/>
                </v:rect>
                <v:shape id="docshape270" o:spid="_x0000_s1026" o:spt="202" type="#_x0000_t202" style="position:absolute;left:2507;top:2426;height:818;width:801;" fillcolor="#00549F" filled="t" stroked="f" coordsize="21600,21600" o:gfxdata="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sTBhsQAAADjAAAADwAAAAAAAAABACAAAAAiAAAAZHJzL2Rvd25yZXYueG1sUEsBAhQAFAAAAAgA&#10;h07iQDMvBZ47AAAAOQAAABAAAAAAAAAAAQAgAAAAEwEAAGRycy9zaGFwZXhtbC54bWxQSwUGAAAA&#10;AAYABgBbAQAAvQMAAAAA&#10;">
                  <v:fill on="t" focussize="0,0"/>
                  <v:stroke on="f"/>
                  <v:imagedata o:title=""/>
                  <o:lock v:ext="edit" aspectratio="f"/>
                  <v:textbox inset="0mm,0mm,0mm,0mm">
                    <w:txbxContent>
                      <w:p>
                        <w:pPr>
                          <w:spacing w:before="139"/>
                          <w:ind w:left="252"/>
                          <w:rPr>
                            <w:rFonts w:ascii="Century Gothic"/>
                            <w:b/>
                            <w:color w:val="000000"/>
                            <w:sz w:val="14"/>
                          </w:rPr>
                        </w:pPr>
                        <w:r>
                          <w:rPr>
                            <w:rFonts w:ascii="Century Gothic"/>
                            <w:b/>
                            <w:color w:val="FFFFFF"/>
                            <w:spacing w:val="-5"/>
                            <w:w w:val="105"/>
                            <w:sz w:val="14"/>
                          </w:rPr>
                          <w:t>36%</w:t>
                        </w:r>
                      </w:p>
                    </w:txbxContent>
                  </v:textbox>
                </v:shape>
                <w10:wrap type="topAndBottom"/>
              </v:group>
            </w:pict>
          </mc:Fallback>
        </mc:AlternateContent>
      </w:r>
      <w:r>
        <mc:AlternateContent>
          <mc:Choice Requires="wpg">
            <w:drawing>
              <wp:anchor distT="0" distB="0" distL="0" distR="0" simplePos="0" relativeHeight="251693056" behindDoc="1" locked="0" layoutInCell="1" allowOverlap="1">
                <wp:simplePos x="0" y="0"/>
                <wp:positionH relativeFrom="page">
                  <wp:posOffset>2272030</wp:posOffset>
                </wp:positionH>
                <wp:positionV relativeFrom="paragraph">
                  <wp:posOffset>618490</wp:posOffset>
                </wp:positionV>
                <wp:extent cx="508635" cy="1441450"/>
                <wp:effectExtent l="0" t="635" r="12065" b="5715"/>
                <wp:wrapTopAndBottom/>
                <wp:docPr id="2042127603" name="docshapegroup271"/>
                <wp:cNvGraphicFramePr/>
                <a:graphic xmlns:a="http://schemas.openxmlformats.org/drawingml/2006/main">
                  <a:graphicData uri="http://schemas.microsoft.com/office/word/2010/wordprocessingGroup">
                    <wpg:wgp>
                      <wpg:cNvGrpSpPr/>
                      <wpg:grpSpPr>
                        <a:xfrm>
                          <a:off x="0" y="0"/>
                          <a:ext cx="508635" cy="1441450"/>
                          <a:chOff x="3578" y="974"/>
                          <a:chExt cx="801" cy="2270"/>
                        </a:xfrm>
                      </wpg:grpSpPr>
                      <wps:wsp>
                        <wps:cNvPr id="56434794" name="docshape272"/>
                        <wps:cNvSpPr/>
                        <wps:spPr bwMode="auto">
                          <a:xfrm>
                            <a:off x="3578" y="973"/>
                            <a:ext cx="801" cy="1484"/>
                          </a:xfrm>
                          <a:prstGeom prst="rect">
                            <a:avLst/>
                          </a:prstGeom>
                          <a:solidFill>
                            <a:srgbClr val="DCE5EE"/>
                          </a:solidFill>
                          <a:ln>
                            <a:noFill/>
                          </a:ln>
                        </wps:spPr>
                        <wps:bodyPr rot="0" vert="horz" wrap="square" lIns="91440" tIns="45720" rIns="91440" bIns="45720" anchor="t" anchorCtr="0" upright="1">
                          <a:noAutofit/>
                        </wps:bodyPr>
                      </wps:wsp>
                      <wps:wsp>
                        <wps:cNvPr id="1614216028" name="docshape273"/>
                        <wps:cNvSpPr txBox="1"/>
                        <wps:spPr bwMode="auto">
                          <a:xfrm>
                            <a:off x="3578" y="2457"/>
                            <a:ext cx="801" cy="786"/>
                          </a:xfrm>
                          <a:prstGeom prst="rect">
                            <a:avLst/>
                          </a:prstGeom>
                          <a:solidFill>
                            <a:srgbClr val="00549F"/>
                          </a:solidFill>
                          <a:ln>
                            <a:noFill/>
                          </a:ln>
                        </wps:spPr>
                        <wps:txbx>
                          <w:txbxContent>
                            <w:p>
                              <w:pPr>
                                <w:spacing w:before="128"/>
                                <w:ind w:left="256"/>
                                <w:rPr>
                                  <w:rFonts w:ascii="Century Gothic"/>
                                  <w:b/>
                                  <w:color w:val="000000"/>
                                  <w:sz w:val="14"/>
                                </w:rPr>
                              </w:pPr>
                              <w:r>
                                <w:rPr>
                                  <w:rFonts w:ascii="Century Gothic"/>
                                  <w:b/>
                                  <w:color w:val="FFFFFF"/>
                                  <w:spacing w:val="-5"/>
                                  <w:w w:val="105"/>
                                  <w:sz w:val="14"/>
                                </w:rPr>
                                <w:t>33%</w:t>
                              </w:r>
                            </w:p>
                          </w:txbxContent>
                        </wps:txbx>
                        <wps:bodyPr rot="0" vert="horz" wrap="square" lIns="0" tIns="0" rIns="0" bIns="0" anchor="t" anchorCtr="0" upright="1">
                          <a:noAutofit/>
                        </wps:bodyPr>
                      </wps:wsp>
                    </wpg:wgp>
                  </a:graphicData>
                </a:graphic>
              </wp:anchor>
            </w:drawing>
          </mc:Choice>
          <mc:Fallback>
            <w:pict>
              <v:group id="docshapegroup271" o:spid="_x0000_s1026" o:spt="203" style="position:absolute;left:0pt;margin-left:178.9pt;margin-top:48.7pt;height:113.5pt;width:40.05pt;mso-position-horizontal-relative:page;mso-wrap-distance-bottom:0pt;mso-wrap-distance-top:0pt;z-index:-251623424;mso-width-relative:page;mso-height-relative:page;" coordorigin="3578,974" coordsize="801,2270" o:gfxdata="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r7qEE9sA&#10;AAAKAQAADwAAAAAAAAABACAAAAAiAAAAZHJzL2Rvd25yZXYueG1sUEsBAhQAFAAAAAgAh07iQMq2&#10;lMXHAgAAZgcAAA4AAAAAAAAAAQAgAAAAKgEAAGRycy9lMm9Eb2MueG1sUEsFBgAAAAAGAAYAWQEA&#10;AGMGAAAAAA==&#10;">
                <o:lock v:ext="edit" aspectratio="f"/>
                <v:rect id="docshape272" o:spid="_x0000_s1026" o:spt="1" style="position:absolute;left:3578;top:973;height:1484;width:801;" fillcolor="#DCE5EE" filled="t" stroked="f" coordsize="21600,21600" o:gfxdata="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TDXJsQAAADhAAAADwAAAAAAAAABACAAAAAiAAAAZHJzL2Rvd25yZXYueG1sUEsBAhQAFAAAAAgA&#10;h07iQDMvBZ47AAAAOQAAABAAAAAAAAAAAQAgAAAAEwEAAGRycy9zaGFwZXhtbC54bWxQSwUGAAAA&#10;AAYABgBbAQAAvQMAAAAA&#10;">
                  <v:fill on="t" focussize="0,0"/>
                  <v:stroke on="f"/>
                  <v:imagedata o:title=""/>
                  <o:lock v:ext="edit" aspectratio="f"/>
                </v:rect>
                <v:shape id="docshape273" o:spid="_x0000_s1026" o:spt="202" type="#_x0000_t202" style="position:absolute;left:3578;top:2457;height:786;width:801;" fillcolor="#00549F" filled="t" stroked="f" coordsize="21600,21600" o:gfxdata="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4cJZ8QAAADjAAAADwAAAAAAAAABACAAAAAiAAAAZHJzL2Rvd25yZXYueG1sUEsBAhQAFAAAAAgA&#10;h07iQDMvBZ47AAAAOQAAABAAAAAAAAAAAQAgAAAAEwEAAGRycy9zaGFwZXhtbC54bWxQSwUGAAAA&#10;AAYABgBbAQAAvQMAAAAA&#10;">
                  <v:fill on="t" focussize="0,0"/>
                  <v:stroke on="f"/>
                  <v:imagedata o:title=""/>
                  <o:lock v:ext="edit" aspectratio="f"/>
                  <v:textbox inset="0mm,0mm,0mm,0mm">
                    <w:txbxContent>
                      <w:p>
                        <w:pPr>
                          <w:spacing w:before="128"/>
                          <w:ind w:left="256"/>
                          <w:rPr>
                            <w:rFonts w:ascii="Century Gothic"/>
                            <w:b/>
                            <w:color w:val="000000"/>
                            <w:sz w:val="14"/>
                          </w:rPr>
                        </w:pPr>
                        <w:r>
                          <w:rPr>
                            <w:rFonts w:ascii="Century Gothic"/>
                            <w:b/>
                            <w:color w:val="FFFFFF"/>
                            <w:spacing w:val="-5"/>
                            <w:w w:val="105"/>
                            <w:sz w:val="14"/>
                          </w:rPr>
                          <w:t>33%</w:t>
                        </w:r>
                      </w:p>
                    </w:txbxContent>
                  </v:textbox>
                </v:shape>
                <w10:wrap type="topAndBottom"/>
              </v:group>
            </w:pict>
          </mc:Fallback>
        </mc:AlternateContent>
      </w:r>
      <w:r>
        <mc:AlternateContent>
          <mc:Choice Requires="wpg">
            <w:drawing>
              <wp:anchor distT="0" distB="0" distL="0" distR="0" simplePos="0" relativeHeight="251693056" behindDoc="1" locked="0" layoutInCell="1" allowOverlap="1">
                <wp:simplePos x="0" y="0"/>
                <wp:positionH relativeFrom="page">
                  <wp:posOffset>2952115</wp:posOffset>
                </wp:positionH>
                <wp:positionV relativeFrom="paragraph">
                  <wp:posOffset>618490</wp:posOffset>
                </wp:positionV>
                <wp:extent cx="508635" cy="1441450"/>
                <wp:effectExtent l="635" t="635" r="11430" b="5715"/>
                <wp:wrapTopAndBottom/>
                <wp:docPr id="1658767298" name="docshapegroup274"/>
                <wp:cNvGraphicFramePr/>
                <a:graphic xmlns:a="http://schemas.openxmlformats.org/drawingml/2006/main">
                  <a:graphicData uri="http://schemas.microsoft.com/office/word/2010/wordprocessingGroup">
                    <wpg:wgp>
                      <wpg:cNvGrpSpPr/>
                      <wpg:grpSpPr>
                        <a:xfrm>
                          <a:off x="0" y="0"/>
                          <a:ext cx="508635" cy="1441450"/>
                          <a:chOff x="4649" y="974"/>
                          <a:chExt cx="801" cy="2270"/>
                        </a:xfrm>
                      </wpg:grpSpPr>
                      <wps:wsp>
                        <wps:cNvPr id="34489552" name="docshape275"/>
                        <wps:cNvSpPr/>
                        <wps:spPr bwMode="auto">
                          <a:xfrm>
                            <a:off x="4648" y="973"/>
                            <a:ext cx="801" cy="1510"/>
                          </a:xfrm>
                          <a:prstGeom prst="rect">
                            <a:avLst/>
                          </a:prstGeom>
                          <a:solidFill>
                            <a:srgbClr val="DCE5EE"/>
                          </a:solidFill>
                          <a:ln>
                            <a:noFill/>
                          </a:ln>
                        </wps:spPr>
                        <wps:bodyPr rot="0" vert="horz" wrap="square" lIns="91440" tIns="45720" rIns="91440" bIns="45720" anchor="t" anchorCtr="0" upright="1">
                          <a:noAutofit/>
                        </wps:bodyPr>
                      </wps:wsp>
                      <wps:wsp>
                        <wps:cNvPr id="537278800" name="docshape276"/>
                        <wps:cNvSpPr txBox="1"/>
                        <wps:spPr bwMode="auto">
                          <a:xfrm>
                            <a:off x="4648" y="2482"/>
                            <a:ext cx="801" cy="761"/>
                          </a:xfrm>
                          <a:prstGeom prst="rect">
                            <a:avLst/>
                          </a:prstGeom>
                          <a:solidFill>
                            <a:srgbClr val="00549F"/>
                          </a:solidFill>
                          <a:ln>
                            <a:noFill/>
                          </a:ln>
                        </wps:spPr>
                        <wps:txbx>
                          <w:txbxContent>
                            <w:p>
                              <w:pPr>
                                <w:spacing w:before="123"/>
                                <w:ind w:left="250"/>
                                <w:rPr>
                                  <w:rFonts w:ascii="Century Gothic"/>
                                  <w:b/>
                                  <w:color w:val="000000"/>
                                  <w:sz w:val="14"/>
                                </w:rPr>
                              </w:pPr>
                              <w:r>
                                <w:rPr>
                                  <w:rFonts w:ascii="Century Gothic"/>
                                  <w:b/>
                                  <w:color w:val="FFFFFF"/>
                                  <w:spacing w:val="-5"/>
                                  <w:w w:val="110"/>
                                  <w:sz w:val="14"/>
                                </w:rPr>
                                <w:t>28%</w:t>
                              </w:r>
                            </w:p>
                          </w:txbxContent>
                        </wps:txbx>
                        <wps:bodyPr rot="0" vert="horz" wrap="square" lIns="0" tIns="0" rIns="0" bIns="0" anchor="t" anchorCtr="0" upright="1">
                          <a:noAutofit/>
                        </wps:bodyPr>
                      </wps:wsp>
                    </wpg:wgp>
                  </a:graphicData>
                </a:graphic>
              </wp:anchor>
            </w:drawing>
          </mc:Choice>
          <mc:Fallback>
            <w:pict>
              <v:group id="docshapegroup274" o:spid="_x0000_s1026" o:spt="203" style="position:absolute;left:0pt;margin-left:232.45pt;margin-top:48.7pt;height:113.5pt;width:40.05pt;mso-position-horizontal-relative:page;mso-wrap-distance-bottom:0pt;mso-wrap-distance-top:0pt;z-index:-251623424;mso-width-relative:page;mso-height-relative:page;" coordorigin="4649,974" coordsize="801,2270" o:gfxdata="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lDBkrbAAAACgEA&#10;AA8AAAAAAAAAAQAgAAAAIgAAAGRycy9kb3ducmV2LnhtbFBLAQIUABQAAAAIAIdO4kB8Me7PwgIA&#10;AGUHAAAOAAAAAAAAAAEAIAAAACoBAABkcnMvZTJvRG9jLnhtbFBLBQYAAAAABgAGAFkBAABeBgAA&#10;AAA=&#10;">
                <o:lock v:ext="edit" aspectratio="f"/>
                <v:rect id="docshape275" o:spid="_x0000_s1026" o:spt="1" style="position:absolute;left:4648;top:973;height:1510;width:801;" fillcolor="#DCE5EE" filled="t" stroked="f" coordsize="21600,21600" o:gfxdata="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rR&#10;44zCAAAA4QAAAA8AAAAAAAAAAQAgAAAAIgAAAGRycy9kb3ducmV2LnhtbFBLAQIUABQAAAAIAIdO&#10;4kAzLwWeOwAAADkAAAAQAAAAAAAAAAEAIAAAABEBAABkcnMvc2hhcGV4bWwueG1sUEsFBgAAAAAG&#10;AAYAWwEAALsDAAAAAA==&#10;">
                  <v:fill on="t" focussize="0,0"/>
                  <v:stroke on="f"/>
                  <v:imagedata o:title=""/>
                  <o:lock v:ext="edit" aspectratio="f"/>
                </v:rect>
                <v:shape id="docshape276" o:spid="_x0000_s1026" o:spt="202" type="#_x0000_t202" style="position:absolute;left:4648;top:2482;height:761;width:801;" fillcolor="#00549F" filled="t" stroked="f" coordsize="21600,21600" o:gfxdata="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A&#10;QMavwwAAAOIAAAAPAAAAAAAAAAEAIAAAACIAAABkcnMvZG93bnJldi54bWxQSwECFAAUAAAACACH&#10;TuJAMy8FnjsAAAA5AAAAEAAAAAAAAAABACAAAAASAQAAZHJzL3NoYXBleG1sLnhtbFBLBQYAAAAA&#10;BgAGAFsBAAC8AwAAAAA=&#10;">
                  <v:fill on="t" focussize="0,0"/>
                  <v:stroke on="f"/>
                  <v:imagedata o:title=""/>
                  <o:lock v:ext="edit" aspectratio="f"/>
                  <v:textbox inset="0mm,0mm,0mm,0mm">
                    <w:txbxContent>
                      <w:p>
                        <w:pPr>
                          <w:spacing w:before="123"/>
                          <w:ind w:left="250"/>
                          <w:rPr>
                            <w:rFonts w:ascii="Century Gothic"/>
                            <w:b/>
                            <w:color w:val="000000"/>
                            <w:sz w:val="14"/>
                          </w:rPr>
                        </w:pPr>
                        <w:r>
                          <w:rPr>
                            <w:rFonts w:ascii="Century Gothic"/>
                            <w:b/>
                            <w:color w:val="FFFFFF"/>
                            <w:spacing w:val="-5"/>
                            <w:w w:val="110"/>
                            <w:sz w:val="14"/>
                          </w:rPr>
                          <w:t>28%</w:t>
                        </w:r>
                      </w:p>
                    </w:txbxContent>
                  </v:textbox>
                </v:shape>
                <w10:wrap type="topAndBottom"/>
              </v:group>
            </w:pict>
          </mc:Fallback>
        </mc:AlternateContent>
      </w:r>
      <w:r>
        <mc:AlternateContent>
          <mc:Choice Requires="wpg">
            <w:drawing>
              <wp:anchor distT="0" distB="0" distL="0" distR="0" simplePos="0" relativeHeight="251694080" behindDoc="1" locked="0" layoutInCell="1" allowOverlap="1">
                <wp:simplePos x="0" y="0"/>
                <wp:positionH relativeFrom="page">
                  <wp:posOffset>3632200</wp:posOffset>
                </wp:positionH>
                <wp:positionV relativeFrom="paragraph">
                  <wp:posOffset>618490</wp:posOffset>
                </wp:positionV>
                <wp:extent cx="508635" cy="1441450"/>
                <wp:effectExtent l="635" t="635" r="11430" b="5715"/>
                <wp:wrapTopAndBottom/>
                <wp:docPr id="493324010" name="docshapegroup277"/>
                <wp:cNvGraphicFramePr/>
                <a:graphic xmlns:a="http://schemas.openxmlformats.org/drawingml/2006/main">
                  <a:graphicData uri="http://schemas.microsoft.com/office/word/2010/wordprocessingGroup">
                    <wpg:wgp>
                      <wpg:cNvGrpSpPr/>
                      <wpg:grpSpPr>
                        <a:xfrm>
                          <a:off x="0" y="0"/>
                          <a:ext cx="508635" cy="1441450"/>
                          <a:chOff x="5720" y="974"/>
                          <a:chExt cx="801" cy="2270"/>
                        </a:xfrm>
                      </wpg:grpSpPr>
                      <wps:wsp>
                        <wps:cNvPr id="1840368698" name="docshape278"/>
                        <wps:cNvSpPr/>
                        <wps:spPr bwMode="auto">
                          <a:xfrm>
                            <a:off x="5719"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1957693559" name="docshape279"/>
                        <wps:cNvSpPr txBox="1"/>
                        <wps:spPr bwMode="auto">
                          <a:xfrm>
                            <a:off x="5719"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77" o:spid="_x0000_s1026" o:spt="203" style="position:absolute;left:0pt;margin-left:286pt;margin-top:48.7pt;height:113.5pt;width:40.05pt;mso-position-horizontal-relative:page;mso-wrap-distance-bottom:0pt;mso-wrap-distance-top:0pt;z-index:-251622400;mso-width-relative:page;mso-height-relative:page;" coordorigin="5720,974" coordsize="801,2270" o:gfxdata="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AbrOGm2wAAAAoBAAAP&#10;AAAAAAAAAAEAIAAAACIAAABkcnMvZG93bnJldi54bWxQSwECFAAUAAAACACHTuJA8IQsycACAABn&#10;BwAADgAAAAAAAAABACAAAAAqAQAAZHJzL2Uyb0RvYy54bWxQSwUGAAAAAAYABgBZAQAAXAYAAAAA&#10;">
                <o:lock v:ext="edit" aspectratio="f"/>
                <v:rect id="docshape278" o:spid="_x0000_s1026" o:spt="1" style="position:absolute;left:5719;top:973;height:1703;width:801;" fillcolor="#DCE5EE" filled="t" stroked="f" coordsize="21600,21600" o:gfxdata="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DGqavFAAAA4wAAAA8AAAAAAAAAAQAgAAAAIgAAAGRycy9kb3ducmV2LnhtbFBLAQIUABQAAAAI&#10;AIdO4kAzLwWeOwAAADkAAAAQAAAAAAAAAAEAIAAAABQBAABkcnMvc2hhcGV4bWwueG1sUEsFBgAA&#10;AAAGAAYAWwEAAL4DAAAAAA==&#10;">
                  <v:fill on="t" focussize="0,0"/>
                  <v:stroke on="f"/>
                  <v:imagedata o:title=""/>
                  <o:lock v:ext="edit" aspectratio="f"/>
                </v:rect>
                <v:shape id="docshape279" o:spid="_x0000_s1026" o:spt="202" type="#_x0000_t202" style="position:absolute;left:5719;top:2675;height:568;width:801;" fillcolor="#00549F" filled="t" stroked="f" coordsize="21600,21600" o:gfxdata="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D&#10;BZFJwwAAAOMAAAAPAAAAAAAAAAEAIAAAACIAAABkcnMvZG93bnJldi54bWxQSwECFAAUAAAACACH&#10;TuJAMy8FnjsAAAA5AAAAEAAAAAAAAAABACAAAAASAQAAZHJzL3NoYXBleG1sLnhtbFBLBQYAAAAA&#10;BgAGAFsBAAC8Aw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694080" behindDoc="1" locked="0" layoutInCell="1" allowOverlap="1">
                <wp:simplePos x="0" y="0"/>
                <wp:positionH relativeFrom="page">
                  <wp:posOffset>4312285</wp:posOffset>
                </wp:positionH>
                <wp:positionV relativeFrom="paragraph">
                  <wp:posOffset>618490</wp:posOffset>
                </wp:positionV>
                <wp:extent cx="508635" cy="1441450"/>
                <wp:effectExtent l="635" t="635" r="11430" b="5715"/>
                <wp:wrapTopAndBottom/>
                <wp:docPr id="1116808645" name="docshapegroup280"/>
                <wp:cNvGraphicFramePr/>
                <a:graphic xmlns:a="http://schemas.openxmlformats.org/drawingml/2006/main">
                  <a:graphicData uri="http://schemas.microsoft.com/office/word/2010/wordprocessingGroup">
                    <wpg:wgp>
                      <wpg:cNvGrpSpPr/>
                      <wpg:grpSpPr>
                        <a:xfrm>
                          <a:off x="0" y="0"/>
                          <a:ext cx="508635" cy="1441450"/>
                          <a:chOff x="6791" y="974"/>
                          <a:chExt cx="801" cy="2270"/>
                        </a:xfrm>
                      </wpg:grpSpPr>
                      <wps:wsp>
                        <wps:cNvPr id="1132184095" name="docshape281"/>
                        <wps:cNvSpPr/>
                        <wps:spPr bwMode="auto">
                          <a:xfrm>
                            <a:off x="6790"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1894223272" name="docshape282"/>
                        <wps:cNvSpPr txBox="1"/>
                        <wps:spPr bwMode="auto">
                          <a:xfrm>
                            <a:off x="6790"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80" o:spid="_x0000_s1026" o:spt="203" style="position:absolute;left:0pt;margin-left:339.55pt;margin-top:48.7pt;height:113.5pt;width:40.05pt;mso-position-horizontal-relative:page;mso-wrap-distance-bottom:0pt;mso-wrap-distance-top:0pt;z-index:-251622400;mso-width-relative:page;mso-height-relative:page;" coordorigin="6791,974" coordsize="801,2270" o:gfxdata="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pIy8jNwAAAAK&#10;AQAADwAAAAAAAAABACAAAAAiAAAAZHJzL2Rvd25yZXYueG1sUEsBAhQAFAAAAAgAh07iQGNlqLPD&#10;AgAAaAcAAA4AAAAAAAAAAQAgAAAAKwEAAGRycy9lMm9Eb2MueG1sUEsFBgAAAAAGAAYAWQEAAGAG&#10;AAAAAA==&#10;">
                <o:lock v:ext="edit" aspectratio="f"/>
                <v:rect id="docshape281" o:spid="_x0000_s1026" o:spt="1" style="position:absolute;left:6790;top:973;height:1703;width:801;" fillcolor="#DCE5EE" filled="t" stroked="f" coordsize="21600,21600" o:gfxdata="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E7Z&#10;y8EAAADjAAAADwAAAAAAAAABACAAAAAiAAAAZHJzL2Rvd25yZXYueG1sUEsBAhQAFAAAAAgAh07i&#10;QDMvBZ47AAAAOQAAABAAAAAAAAAAAQAgAAAAEAEAAGRycy9zaGFwZXhtbC54bWxQSwUGAAAAAAYA&#10;BgBbAQAAugMAAAAA&#10;">
                  <v:fill on="t" focussize="0,0"/>
                  <v:stroke on="f"/>
                  <v:imagedata o:title=""/>
                  <o:lock v:ext="edit" aspectratio="f"/>
                </v:rect>
                <v:shape id="docshape282" o:spid="_x0000_s1026" o:spt="202" type="#_x0000_t202" style="position:absolute;left:6790;top:2675;height:568;width:801;" fillcolor="#00549F" filled="t" stroked="f" coordsize="21600,21600" o:gfxdata="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dE&#10;aXvCAAAA4wAAAA8AAAAAAAAAAQAgAAAAIgAAAGRycy9kb3ducmV2LnhtbFBLAQIUABQAAAAIAIdO&#10;4kAzLwWeOwAAADkAAAAQAAAAAAAAAAEAIAAAABEBAABkcnMvc2hhcGV4bWwueG1sUEsFBgAAAAAG&#10;AAYAWwEAALsDA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695104" behindDoc="1" locked="0" layoutInCell="1" allowOverlap="1">
                <wp:simplePos x="0" y="0"/>
                <wp:positionH relativeFrom="page">
                  <wp:posOffset>4992370</wp:posOffset>
                </wp:positionH>
                <wp:positionV relativeFrom="paragraph">
                  <wp:posOffset>618490</wp:posOffset>
                </wp:positionV>
                <wp:extent cx="508635" cy="1441450"/>
                <wp:effectExtent l="635" t="635" r="11430" b="5715"/>
                <wp:wrapTopAndBottom/>
                <wp:docPr id="1977545755" name="docshapegroup283"/>
                <wp:cNvGraphicFramePr/>
                <a:graphic xmlns:a="http://schemas.openxmlformats.org/drawingml/2006/main">
                  <a:graphicData uri="http://schemas.microsoft.com/office/word/2010/wordprocessingGroup">
                    <wpg:wgp>
                      <wpg:cNvGrpSpPr/>
                      <wpg:grpSpPr>
                        <a:xfrm>
                          <a:off x="0" y="0"/>
                          <a:ext cx="508635" cy="1441450"/>
                          <a:chOff x="7862" y="974"/>
                          <a:chExt cx="801" cy="2270"/>
                        </a:xfrm>
                      </wpg:grpSpPr>
                      <wps:wsp>
                        <wps:cNvPr id="1817064993" name="docshape284"/>
                        <wps:cNvSpPr/>
                        <wps:spPr bwMode="auto">
                          <a:xfrm>
                            <a:off x="7861"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1163767883" name="docshape285"/>
                        <wps:cNvSpPr txBox="1"/>
                        <wps:spPr bwMode="auto">
                          <a:xfrm>
                            <a:off x="7861"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83" o:spid="_x0000_s1026" o:spt="203" style="position:absolute;left:0pt;margin-left:393.1pt;margin-top:48.7pt;height:113.5pt;width:40.05pt;mso-position-horizontal-relative:page;mso-wrap-distance-bottom:0pt;mso-wrap-distance-top:0pt;z-index:-251621376;mso-width-relative:page;mso-height-relative:page;" coordorigin="7862,974" coordsize="801,2270" o:gfxdata="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Dqjdxzb&#10;AAAACgEAAA8AAAAAAAAAAQAgAAAAIgAAAGRycy9kb3ducmV2LnhtbFBLAQIUABQAAAAIAIdO4kCR&#10;Vw5CyAIAAGgHAAAOAAAAAAAAAAEAIAAAACoBAABkcnMvZTJvRG9jLnhtbFBLBQYAAAAABgAGAFkB&#10;AABkBgAAAAA=&#10;">
                <o:lock v:ext="edit" aspectratio="f"/>
                <v:rect id="docshape284" o:spid="_x0000_s1026" o:spt="1" style="position:absolute;left:7861;top:973;height:1703;width:801;" fillcolor="#DCE5EE" filled="t" stroked="f" coordsize="21600,21600" o:gfxdata="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qNk&#10;RcEAAADjAAAADwAAAAAAAAABACAAAAAiAAAAZHJzL2Rvd25yZXYueG1sUEsBAhQAFAAAAAgAh07i&#10;QDMvBZ47AAAAOQAAABAAAAAAAAAAAQAgAAAAEAEAAGRycy9zaGFwZXhtbC54bWxQSwUGAAAAAAYA&#10;BgBbAQAAugMAAAAA&#10;">
                  <v:fill on="t" focussize="0,0"/>
                  <v:stroke on="f"/>
                  <v:imagedata o:title=""/>
                  <o:lock v:ext="edit" aspectratio="f"/>
                </v:rect>
                <v:shape id="docshape285" o:spid="_x0000_s1026" o:spt="202" type="#_x0000_t202" style="position:absolute;left:7861;top:2675;height:568;width:801;" fillcolor="#00549F" filled="t" stroked="f" coordsize="21600,21600" o:gfxdata="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Cz&#10;ZeXCAAAA4wAAAA8AAAAAAAAAAQAgAAAAIgAAAGRycy9kb3ducmV2LnhtbFBLAQIUABQAAAAIAIdO&#10;4kAzLwWeOwAAADkAAAAQAAAAAAAAAAEAIAAAABEBAABkcnMvc2hhcGV4bWwueG1sUEsFBgAAAAAG&#10;AAYAWwEAALsDA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695104" behindDoc="1" locked="0" layoutInCell="1" allowOverlap="1">
                <wp:simplePos x="0" y="0"/>
                <wp:positionH relativeFrom="page">
                  <wp:posOffset>5672455</wp:posOffset>
                </wp:positionH>
                <wp:positionV relativeFrom="paragraph">
                  <wp:posOffset>618490</wp:posOffset>
                </wp:positionV>
                <wp:extent cx="508635" cy="1441450"/>
                <wp:effectExtent l="635" t="635" r="11430" b="5715"/>
                <wp:wrapTopAndBottom/>
                <wp:docPr id="387575041" name="docshapegroup286"/>
                <wp:cNvGraphicFramePr/>
                <a:graphic xmlns:a="http://schemas.openxmlformats.org/drawingml/2006/main">
                  <a:graphicData uri="http://schemas.microsoft.com/office/word/2010/wordprocessingGroup">
                    <wpg:wgp>
                      <wpg:cNvGrpSpPr/>
                      <wpg:grpSpPr>
                        <a:xfrm>
                          <a:off x="0" y="0"/>
                          <a:ext cx="508635" cy="1441450"/>
                          <a:chOff x="8933" y="974"/>
                          <a:chExt cx="801" cy="2270"/>
                        </a:xfrm>
                      </wpg:grpSpPr>
                      <wps:wsp>
                        <wps:cNvPr id="1237086172" name="docshape287"/>
                        <wps:cNvSpPr/>
                        <wps:spPr bwMode="auto">
                          <a:xfrm>
                            <a:off x="8932" y="973"/>
                            <a:ext cx="801" cy="1725"/>
                          </a:xfrm>
                          <a:prstGeom prst="rect">
                            <a:avLst/>
                          </a:prstGeom>
                          <a:solidFill>
                            <a:srgbClr val="DCE5EE"/>
                          </a:solidFill>
                          <a:ln>
                            <a:noFill/>
                          </a:ln>
                        </wps:spPr>
                        <wps:bodyPr rot="0" vert="horz" wrap="square" lIns="91440" tIns="45720" rIns="91440" bIns="45720" anchor="t" anchorCtr="0" upright="1">
                          <a:noAutofit/>
                        </wps:bodyPr>
                      </wps:wsp>
                      <wps:wsp>
                        <wps:cNvPr id="569608471" name="docshape288"/>
                        <wps:cNvSpPr txBox="1"/>
                        <wps:spPr bwMode="auto">
                          <a:xfrm>
                            <a:off x="8932" y="2698"/>
                            <a:ext cx="801" cy="545"/>
                          </a:xfrm>
                          <a:prstGeom prst="rect">
                            <a:avLst/>
                          </a:prstGeom>
                          <a:solidFill>
                            <a:srgbClr val="00549F"/>
                          </a:solidFill>
                          <a:ln>
                            <a:noFill/>
                          </a:ln>
                        </wps:spPr>
                        <wps:txbx>
                          <w:txbxContent>
                            <w:p>
                              <w:pPr>
                                <w:spacing w:before="120"/>
                                <w:ind w:left="249"/>
                                <w:rPr>
                                  <w:rFonts w:ascii="Century Gothic"/>
                                  <w:b/>
                                  <w:color w:val="000000"/>
                                  <w:sz w:val="14"/>
                                </w:rPr>
                              </w:pPr>
                              <w:r>
                                <w:rPr>
                                  <w:rFonts w:ascii="Century Gothic"/>
                                  <w:b/>
                                  <w:color w:val="FFFFFF"/>
                                  <w:spacing w:val="-5"/>
                                  <w:w w:val="110"/>
                                  <w:sz w:val="14"/>
                                </w:rPr>
                                <w:t>24%</w:t>
                              </w:r>
                            </w:p>
                          </w:txbxContent>
                        </wps:txbx>
                        <wps:bodyPr rot="0" vert="horz" wrap="square" lIns="0" tIns="0" rIns="0" bIns="0" anchor="t" anchorCtr="0" upright="1">
                          <a:noAutofit/>
                        </wps:bodyPr>
                      </wps:wsp>
                    </wpg:wgp>
                  </a:graphicData>
                </a:graphic>
              </wp:anchor>
            </w:drawing>
          </mc:Choice>
          <mc:Fallback>
            <w:pict>
              <v:group id="docshapegroup286" o:spid="_x0000_s1026" o:spt="203" style="position:absolute;left:0pt;margin-left:446.65pt;margin-top:48.7pt;height:113.5pt;width:40.05pt;mso-position-horizontal-relative:page;mso-wrap-distance-bottom:0pt;mso-wrap-distance-top:0pt;z-index:-251621376;mso-width-relative:page;mso-height-relative:page;" coordorigin="8933,974" coordsize="801,2270" o:gfxdata="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EfWCgnbAAAACgEAAA8AAAAA&#10;AAAAAQAgAAAAIgAAAGRycy9kb3ducmV2LnhtbFBLAQIUABQAAAAIAIdO4kA3HZMHvAIAAGYHAAAO&#10;AAAAAAAAAAEAIAAAACoBAABkcnMvZTJvRG9jLnhtbFBLBQYAAAAABgAGAFkBAABYBgAAAAA=&#10;">
                <o:lock v:ext="edit" aspectratio="f"/>
                <v:rect id="docshape287" o:spid="_x0000_s1026" o:spt="1" style="position:absolute;left:8932;top:973;height:1725;width:801;" fillcolor="#DCE5EE" filled="t" stroked="f" coordsize="21600,21600" o:gfxdata="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hzb&#10;vMEAAADjAAAADwAAAAAAAAABACAAAAAiAAAAZHJzL2Rvd25yZXYueG1sUEsBAhQAFAAAAAgAh07i&#10;QDMvBZ47AAAAOQAAABAAAAAAAAAAAQAgAAAAEAEAAGRycy9zaGFwZXhtbC54bWxQSwUGAAAAAAYA&#10;BgBbAQAAugMAAAAA&#10;">
                  <v:fill on="t" focussize="0,0"/>
                  <v:stroke on="f"/>
                  <v:imagedata o:title=""/>
                  <o:lock v:ext="edit" aspectratio="f"/>
                </v:rect>
                <v:shape id="docshape288" o:spid="_x0000_s1026" o:spt="202" type="#_x0000_t202" style="position:absolute;left:8932;top:2698;height:545;width:801;" fillcolor="#00549F" filled="t" stroked="f" coordsize="21600,21600" o:gfxdata="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Pbs8rFAAAA4gAAAA8AAAAAAAAAAQAgAAAAIgAAAGRycy9kb3ducmV2LnhtbFBLAQIUABQAAAAI&#10;AIdO4kAzLwWeOwAAADkAAAAQAAAAAAAAAAEAIAAAABQBAABkcnMvc2hhcGV4bWwueG1sUEsFBgAA&#10;AAAGAAYAWwEAAL4DAAAAAA==&#10;">
                  <v:fill on="t" focussize="0,0"/>
                  <v:stroke on="f"/>
                  <v:imagedata o:title=""/>
                  <o:lock v:ext="edit" aspectratio="f"/>
                  <v:textbox inset="0mm,0mm,0mm,0mm">
                    <w:txbxContent>
                      <w:p>
                        <w:pPr>
                          <w:spacing w:before="120"/>
                          <w:ind w:left="249"/>
                          <w:rPr>
                            <w:rFonts w:ascii="Century Gothic"/>
                            <w:b/>
                            <w:color w:val="000000"/>
                            <w:sz w:val="14"/>
                          </w:rPr>
                        </w:pPr>
                        <w:r>
                          <w:rPr>
                            <w:rFonts w:ascii="Century Gothic"/>
                            <w:b/>
                            <w:color w:val="FFFFFF"/>
                            <w:spacing w:val="-5"/>
                            <w:w w:val="110"/>
                            <w:sz w:val="14"/>
                          </w:rPr>
                          <w:t>24%</w:t>
                        </w:r>
                      </w:p>
                    </w:txbxContent>
                  </v:textbox>
                </v:shape>
                <w10:wrap type="topAndBottom"/>
              </v:group>
            </w:pict>
          </mc:Fallback>
        </mc:AlternateContent>
      </w:r>
      <w:r>
        <mc:AlternateContent>
          <mc:Choice Requires="wpg">
            <w:drawing>
              <wp:anchor distT="0" distB="0" distL="0" distR="0" simplePos="0" relativeHeight="251696128" behindDoc="1" locked="0" layoutInCell="1" allowOverlap="1">
                <wp:simplePos x="0" y="0"/>
                <wp:positionH relativeFrom="page">
                  <wp:posOffset>6351905</wp:posOffset>
                </wp:positionH>
                <wp:positionV relativeFrom="paragraph">
                  <wp:posOffset>618490</wp:posOffset>
                </wp:positionV>
                <wp:extent cx="508635" cy="1441450"/>
                <wp:effectExtent l="0" t="635" r="12065" b="5715"/>
                <wp:wrapTopAndBottom/>
                <wp:docPr id="1129281650" name="docshapegroup289"/>
                <wp:cNvGraphicFramePr/>
                <a:graphic xmlns:a="http://schemas.openxmlformats.org/drawingml/2006/main">
                  <a:graphicData uri="http://schemas.microsoft.com/office/word/2010/wordprocessingGroup">
                    <wpg:wgp>
                      <wpg:cNvGrpSpPr/>
                      <wpg:grpSpPr>
                        <a:xfrm>
                          <a:off x="0" y="0"/>
                          <a:ext cx="508635" cy="1441450"/>
                          <a:chOff x="10003" y="974"/>
                          <a:chExt cx="801" cy="2270"/>
                        </a:xfrm>
                      </wpg:grpSpPr>
                      <wps:wsp>
                        <wps:cNvPr id="1757516602" name="docshape290"/>
                        <wps:cNvSpPr/>
                        <wps:spPr bwMode="auto">
                          <a:xfrm>
                            <a:off x="10003" y="973"/>
                            <a:ext cx="801" cy="1793"/>
                          </a:xfrm>
                          <a:prstGeom prst="rect">
                            <a:avLst/>
                          </a:prstGeom>
                          <a:solidFill>
                            <a:srgbClr val="DCE5EE"/>
                          </a:solidFill>
                          <a:ln>
                            <a:noFill/>
                          </a:ln>
                        </wps:spPr>
                        <wps:bodyPr rot="0" vert="horz" wrap="square" lIns="91440" tIns="45720" rIns="91440" bIns="45720" anchor="t" anchorCtr="0" upright="1">
                          <a:noAutofit/>
                        </wps:bodyPr>
                      </wps:wsp>
                      <wps:wsp>
                        <wps:cNvPr id="1573163949" name="docshape291"/>
                        <wps:cNvSpPr txBox="1"/>
                        <wps:spPr bwMode="auto">
                          <a:xfrm>
                            <a:off x="10003" y="2766"/>
                            <a:ext cx="801" cy="477"/>
                          </a:xfrm>
                          <a:prstGeom prst="rect">
                            <a:avLst/>
                          </a:prstGeom>
                          <a:solidFill>
                            <a:srgbClr val="00549F"/>
                          </a:solidFill>
                          <a:ln>
                            <a:noFill/>
                          </a:ln>
                        </wps:spPr>
                        <wps:txbx>
                          <w:txbxContent>
                            <w:p>
                              <w:pPr>
                                <w:spacing w:before="97"/>
                                <w:ind w:left="259"/>
                                <w:rPr>
                                  <w:rFonts w:ascii="Century Gothic"/>
                                  <w:b/>
                                  <w:color w:val="000000"/>
                                  <w:sz w:val="14"/>
                                </w:rPr>
                              </w:pPr>
                              <w:r>
                                <w:rPr>
                                  <w:rFonts w:ascii="Century Gothic"/>
                                  <w:b/>
                                  <w:color w:val="FFFFFF"/>
                                  <w:spacing w:val="-5"/>
                                  <w:sz w:val="14"/>
                                </w:rPr>
                                <w:t>21%</w:t>
                              </w:r>
                            </w:p>
                          </w:txbxContent>
                        </wps:txbx>
                        <wps:bodyPr rot="0" vert="horz" wrap="square" lIns="0" tIns="0" rIns="0" bIns="0" anchor="t" anchorCtr="0" upright="1">
                          <a:noAutofit/>
                        </wps:bodyPr>
                      </wps:wsp>
                    </wpg:wgp>
                  </a:graphicData>
                </a:graphic>
              </wp:anchor>
            </w:drawing>
          </mc:Choice>
          <mc:Fallback>
            <w:pict>
              <v:group id="docshapegroup289" o:spid="_x0000_s1026" o:spt="203" style="position:absolute;left:0pt;margin-left:500.15pt;margin-top:48.7pt;height:113.5pt;width:40.05pt;mso-position-horizontal-relative:page;mso-wrap-distance-bottom:0pt;mso-wrap-distance-top:0pt;z-index:-251620352;mso-width-relative:page;mso-height-relative:page;" coordorigin="10003,974" coordsize="801,2270" o:gfxdata="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DhSDIO2gAAAAwB&#10;AAAPAAAAAAAAAAEAIAAAACIAAABkcnMvZG93bnJldi54bWxQSwECFAAUAAAACACHTuJAah5YaMQC&#10;AABrBwAADgAAAAAAAAABACAAAAApAQAAZHJzL2Uyb0RvYy54bWxQSwUGAAAAAAYABgBZAQAAXwYA&#10;AAAA&#10;">
                <o:lock v:ext="edit" aspectratio="f"/>
                <v:rect id="docshape290" o:spid="_x0000_s1026" o:spt="1" style="position:absolute;left:10003;top:973;height:1793;width:801;" fillcolor="#DCE5EE" filled="t" stroked="f" coordsize="21600,21600" o:gfxdata="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Inm&#10;O8EAAADjAAAADwAAAAAAAAABACAAAAAiAAAAZHJzL2Rvd25yZXYueG1sUEsBAhQAFAAAAAgAh07i&#10;QDMvBZ47AAAAOQAAABAAAAAAAAAAAQAgAAAAEAEAAGRycy9zaGFwZXhtbC54bWxQSwUGAAAAAAYA&#10;BgBbAQAAugMAAAAA&#10;">
                  <v:fill on="t" focussize="0,0"/>
                  <v:stroke on="f"/>
                  <v:imagedata o:title=""/>
                  <o:lock v:ext="edit" aspectratio="f"/>
                </v:rect>
                <v:shape id="docshape291" o:spid="_x0000_s1026" o:spt="202" type="#_x0000_t202" style="position:absolute;left:10003;top:2766;height:477;width:801;" fillcolor="#00549F" filled="t" stroked="f" coordsize="21600,21600" o:gfxdata="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a6&#10;oLzCAAAA4wAAAA8AAAAAAAAAAQAgAAAAIgAAAGRycy9kb3ducmV2LnhtbFBLAQIUABQAAAAIAIdO&#10;4kAzLwWeOwAAADkAAAAQAAAAAAAAAAEAIAAAABEBAABkcnMvc2hhcGV4bWwueG1sUEsFBgAAAAAG&#10;AAYAWwEAALsDAAAAAA==&#10;">
                  <v:fill on="t" focussize="0,0"/>
                  <v:stroke on="f"/>
                  <v:imagedata o:title=""/>
                  <o:lock v:ext="edit" aspectratio="f"/>
                  <v:textbox inset="0mm,0mm,0mm,0mm">
                    <w:txbxContent>
                      <w:p>
                        <w:pPr>
                          <w:spacing w:before="97"/>
                          <w:ind w:left="259"/>
                          <w:rPr>
                            <w:rFonts w:ascii="Century Gothic"/>
                            <w:b/>
                            <w:color w:val="000000"/>
                            <w:sz w:val="14"/>
                          </w:rPr>
                        </w:pPr>
                        <w:r>
                          <w:rPr>
                            <w:rFonts w:ascii="Century Gothic"/>
                            <w:b/>
                            <w:color w:val="FFFFFF"/>
                            <w:spacing w:val="-5"/>
                            <w:sz w:val="14"/>
                          </w:rPr>
                          <w:t>21%</w:t>
                        </w:r>
                      </w:p>
                    </w:txbxContent>
                  </v:textbox>
                </v:shape>
                <w10:wrap type="topAndBottom"/>
              </v:group>
            </w:pict>
          </mc:Fallback>
        </mc:AlternateContent>
      </w:r>
    </w:p>
    <w:p>
      <w:pPr>
        <w:pStyle w:val="6"/>
        <w:spacing w:before="5"/>
        <w:rPr>
          <w:lang w:eastAsia="zh-CN"/>
        </w:rPr>
      </w:pPr>
    </w:p>
    <w:p>
      <w:pPr>
        <w:pStyle w:val="6"/>
        <w:spacing w:before="8"/>
        <w:rPr>
          <w:sz w:val="5"/>
          <w:lang w:eastAsia="zh-CN"/>
        </w:rPr>
      </w:pPr>
    </w:p>
    <w:p>
      <w:pPr>
        <w:rPr>
          <w:sz w:val="5"/>
          <w:lang w:eastAsia="zh-CN"/>
        </w:rPr>
        <w:sectPr>
          <w:pgSz w:w="12240" w:h="15840"/>
          <w:pgMar w:top="1220" w:right="0" w:bottom="860" w:left="520" w:header="0" w:footer="675" w:gutter="0"/>
          <w:cols w:space="720" w:num="1"/>
        </w:sectPr>
      </w:pPr>
    </w:p>
    <w:p>
      <w:pPr>
        <w:spacing w:before="86" w:line="235" w:lineRule="auto"/>
        <w:ind w:left="987"/>
        <w:jc w:val="center"/>
        <w:rPr>
          <w:sz w:val="12"/>
        </w:rPr>
      </w:pPr>
      <w:r>
        <w:rPr>
          <w:color w:val="231F37"/>
          <w:spacing w:val="-4"/>
          <w:w w:val="115"/>
          <w:sz w:val="12"/>
        </w:rPr>
        <w:t>Data</w:t>
      </w:r>
      <w:r>
        <w:rPr>
          <w:color w:val="231F37"/>
          <w:spacing w:val="-6"/>
          <w:w w:val="115"/>
          <w:sz w:val="12"/>
        </w:rPr>
        <w:t xml:space="preserve"> </w:t>
      </w:r>
      <w:r>
        <w:rPr>
          <w:color w:val="231F37"/>
          <w:spacing w:val="-4"/>
          <w:w w:val="115"/>
          <w:sz w:val="12"/>
        </w:rPr>
        <w:t>quality</w:t>
      </w:r>
      <w:r>
        <w:rPr>
          <w:color w:val="231F37"/>
          <w:spacing w:val="40"/>
          <w:w w:val="115"/>
          <w:sz w:val="12"/>
        </w:rPr>
        <w:t xml:space="preserve"> </w:t>
      </w:r>
      <w:r>
        <w:rPr>
          <w:color w:val="231F37"/>
          <w:spacing w:val="-2"/>
          <w:w w:val="115"/>
          <w:sz w:val="12"/>
        </w:rPr>
        <w:t>(e.g.,</w:t>
      </w:r>
      <w:r>
        <w:rPr>
          <w:color w:val="231F37"/>
          <w:spacing w:val="40"/>
          <w:w w:val="115"/>
          <w:sz w:val="12"/>
        </w:rPr>
        <w:t xml:space="preserve"> </w:t>
      </w:r>
      <w:r>
        <w:rPr>
          <w:color w:val="231F37"/>
          <w:spacing w:val="-2"/>
          <w:w w:val="115"/>
          <w:sz w:val="12"/>
        </w:rPr>
        <w:t>unintended</w:t>
      </w:r>
      <w:r>
        <w:rPr>
          <w:color w:val="231F37"/>
          <w:spacing w:val="40"/>
          <w:w w:val="115"/>
          <w:sz w:val="12"/>
        </w:rPr>
        <w:t xml:space="preserve"> </w:t>
      </w:r>
      <w:r>
        <w:rPr>
          <w:color w:val="231F37"/>
          <w:spacing w:val="-2"/>
          <w:w w:val="115"/>
          <w:sz w:val="12"/>
        </w:rPr>
        <w:t>bias)</w:t>
      </w:r>
    </w:p>
    <w:p>
      <w:pPr>
        <w:spacing w:before="86" w:line="235" w:lineRule="auto"/>
        <w:ind w:left="346" w:firstLine="162"/>
        <w:rPr>
          <w:lang w:eastAsia="zh-CN"/>
        </w:rPr>
      </w:pPr>
    </w:p>
    <w:p>
      <w:pPr>
        <w:spacing w:before="86" w:line="235" w:lineRule="auto"/>
        <w:ind w:left="346" w:firstLine="162"/>
        <w:rPr>
          <w:sz w:val="12"/>
        </w:rPr>
      </w:pPr>
      <w:r>
        <w:br w:type="column"/>
      </w:r>
      <w:r>
        <w:rPr>
          <w:color w:val="231F37"/>
          <w:w w:val="115"/>
          <w:sz w:val="12"/>
        </w:rPr>
        <w:t>Lack</w:t>
      </w:r>
      <w:r>
        <w:rPr>
          <w:color w:val="231F37"/>
          <w:spacing w:val="-8"/>
          <w:w w:val="115"/>
          <w:sz w:val="12"/>
        </w:rPr>
        <w:t xml:space="preserve"> </w:t>
      </w:r>
      <w:r>
        <w:rPr>
          <w:color w:val="231F37"/>
          <w:w w:val="115"/>
          <w:sz w:val="12"/>
        </w:rPr>
        <w:t>of</w:t>
      </w:r>
      <w:r>
        <w:rPr>
          <w:color w:val="231F37"/>
          <w:spacing w:val="40"/>
          <w:w w:val="115"/>
          <w:sz w:val="12"/>
        </w:rPr>
        <w:t xml:space="preserve"> </w:t>
      </w:r>
      <w:r>
        <w:rPr>
          <w:color w:val="231F37"/>
          <w:spacing w:val="-4"/>
          <w:w w:val="115"/>
          <w:sz w:val="12"/>
        </w:rPr>
        <w:t>transparency</w:t>
      </w:r>
    </w:p>
    <w:p>
      <w:pPr>
        <w:spacing w:before="86" w:line="235" w:lineRule="auto"/>
        <w:ind w:left="332"/>
        <w:jc w:val="center"/>
        <w:rPr>
          <w:sz w:val="12"/>
        </w:rPr>
      </w:pPr>
      <w:r>
        <w:br w:type="column"/>
      </w:r>
      <w:r>
        <w:rPr>
          <w:color w:val="231F37"/>
          <w:w w:val="115"/>
          <w:sz w:val="12"/>
        </w:rPr>
        <w:t>Skills</w:t>
      </w:r>
      <w:r>
        <w:rPr>
          <w:color w:val="231F37"/>
          <w:spacing w:val="-8"/>
          <w:w w:val="115"/>
          <w:sz w:val="12"/>
        </w:rPr>
        <w:t xml:space="preserve"> </w:t>
      </w:r>
      <w:r>
        <w:rPr>
          <w:color w:val="231F37"/>
          <w:w w:val="115"/>
          <w:sz w:val="12"/>
        </w:rPr>
        <w:t>and</w:t>
      </w:r>
      <w:r>
        <w:rPr>
          <w:color w:val="231F37"/>
          <w:spacing w:val="40"/>
          <w:w w:val="115"/>
          <w:sz w:val="12"/>
        </w:rPr>
        <w:t xml:space="preserve"> </w:t>
      </w:r>
      <w:r>
        <w:rPr>
          <w:color w:val="231F37"/>
          <w:spacing w:val="-4"/>
          <w:w w:val="115"/>
          <w:sz w:val="12"/>
        </w:rPr>
        <w:t>expertise</w:t>
      </w:r>
      <w:r>
        <w:rPr>
          <w:color w:val="231F37"/>
          <w:spacing w:val="-6"/>
          <w:w w:val="115"/>
          <w:sz w:val="12"/>
        </w:rPr>
        <w:t xml:space="preserve"> </w:t>
      </w:r>
      <w:r>
        <w:rPr>
          <w:color w:val="231F37"/>
          <w:spacing w:val="-4"/>
          <w:w w:val="115"/>
          <w:sz w:val="12"/>
        </w:rPr>
        <w:t>for</w:t>
      </w:r>
      <w:r>
        <w:rPr>
          <w:color w:val="231F37"/>
          <w:spacing w:val="40"/>
          <w:w w:val="115"/>
          <w:sz w:val="12"/>
        </w:rPr>
        <w:t xml:space="preserve"> </w:t>
      </w:r>
      <w:r>
        <w:rPr>
          <w:color w:val="231F37"/>
          <w:spacing w:val="-2"/>
          <w:w w:val="115"/>
          <w:sz w:val="12"/>
        </w:rPr>
        <w:t>managing</w:t>
      </w:r>
    </w:p>
    <w:p>
      <w:pPr>
        <w:tabs>
          <w:tab w:val="left" w:pos="1372"/>
          <w:tab w:val="left" w:pos="2634"/>
        </w:tabs>
        <w:spacing w:before="84"/>
        <w:ind w:left="275"/>
        <w:rPr>
          <w:sz w:val="12"/>
        </w:rPr>
      </w:pPr>
      <w:r>
        <w:br w:type="column"/>
      </w:r>
      <w:r>
        <w:rPr>
          <w:color w:val="231F37"/>
          <w:w w:val="110"/>
          <w:sz w:val="12"/>
        </w:rPr>
        <w:t>Data</w:t>
      </w:r>
      <w:r>
        <w:rPr>
          <w:color w:val="231F37"/>
          <w:spacing w:val="-1"/>
          <w:w w:val="110"/>
          <w:sz w:val="12"/>
        </w:rPr>
        <w:t xml:space="preserve"> </w:t>
      </w:r>
      <w:r>
        <w:rPr>
          <w:color w:val="231F37"/>
          <w:spacing w:val="-2"/>
          <w:w w:val="115"/>
          <w:sz w:val="12"/>
        </w:rPr>
        <w:t>poisoning</w:t>
      </w:r>
      <w:r>
        <w:rPr>
          <w:color w:val="231F37"/>
          <w:sz w:val="12"/>
        </w:rPr>
        <w:tab/>
      </w:r>
      <w:r>
        <w:rPr>
          <w:color w:val="231F37"/>
          <w:spacing w:val="-2"/>
          <w:w w:val="115"/>
          <w:sz w:val="12"/>
        </w:rPr>
        <w:t>Hallucinations</w:t>
      </w:r>
      <w:r>
        <w:rPr>
          <w:color w:val="231F37"/>
          <w:sz w:val="12"/>
        </w:rPr>
        <w:tab/>
      </w:r>
      <w:r>
        <w:rPr>
          <w:color w:val="231F37"/>
          <w:spacing w:val="-4"/>
          <w:w w:val="115"/>
          <w:sz w:val="12"/>
        </w:rPr>
        <w:t>Privacy</w:t>
      </w:r>
    </w:p>
    <w:p>
      <w:pPr>
        <w:spacing w:before="86" w:line="235" w:lineRule="auto"/>
        <w:ind w:left="726" w:hanging="314"/>
        <w:rPr>
          <w:sz w:val="12"/>
        </w:rPr>
      </w:pPr>
      <w:r>
        <w:br w:type="column"/>
      </w:r>
      <w:r>
        <w:rPr>
          <w:color w:val="231F37"/>
          <w:spacing w:val="-4"/>
          <w:w w:val="115"/>
          <w:sz w:val="12"/>
        </w:rPr>
        <w:t>Data</w:t>
      </w:r>
      <w:r>
        <w:rPr>
          <w:color w:val="231F37"/>
          <w:spacing w:val="-6"/>
          <w:w w:val="115"/>
          <w:sz w:val="12"/>
        </w:rPr>
        <w:t xml:space="preserve"> </w:t>
      </w:r>
      <w:r>
        <w:rPr>
          <w:color w:val="231F37"/>
          <w:spacing w:val="-4"/>
          <w:w w:val="115"/>
          <w:sz w:val="12"/>
        </w:rPr>
        <w:t>leakage</w:t>
      </w:r>
      <w:r>
        <w:rPr>
          <w:color w:val="231F37"/>
          <w:spacing w:val="-5"/>
          <w:w w:val="115"/>
          <w:sz w:val="12"/>
        </w:rPr>
        <w:t xml:space="preserve"> </w:t>
      </w:r>
      <w:r>
        <w:rPr>
          <w:color w:val="231F37"/>
          <w:spacing w:val="-4"/>
          <w:w w:val="115"/>
          <w:sz w:val="12"/>
        </w:rPr>
        <w:t>or</w:t>
      </w:r>
      <w:r>
        <w:rPr>
          <w:color w:val="231F37"/>
          <w:spacing w:val="40"/>
          <w:w w:val="115"/>
          <w:sz w:val="12"/>
        </w:rPr>
        <w:t xml:space="preserve"> </w:t>
      </w:r>
      <w:r>
        <w:rPr>
          <w:color w:val="231F37"/>
          <w:spacing w:val="-4"/>
          <w:w w:val="115"/>
          <w:sz w:val="12"/>
        </w:rPr>
        <w:t>loss</w:t>
      </w:r>
    </w:p>
    <w:p>
      <w:pPr>
        <w:spacing w:before="84"/>
        <w:ind w:left="358"/>
        <w:rPr>
          <w:sz w:val="12"/>
        </w:rPr>
      </w:pPr>
      <w:r>
        <w:br w:type="column"/>
      </w:r>
      <w:r>
        <w:rPr>
          <w:color w:val="231F37"/>
          <w:spacing w:val="-2"/>
          <w:w w:val="115"/>
          <w:sz w:val="12"/>
        </w:rPr>
        <w:t>Accuracy</w:t>
      </w:r>
    </w:p>
    <w:p>
      <w:pPr>
        <w:spacing w:before="84"/>
        <w:ind w:left="589"/>
        <w:rPr>
          <w:sz w:val="12"/>
        </w:rPr>
      </w:pPr>
      <w:r>
        <w:br w:type="column"/>
      </w:r>
      <w:r>
        <w:rPr>
          <w:color w:val="231F37"/>
          <w:spacing w:val="-2"/>
          <w:w w:val="110"/>
          <w:sz w:val="12"/>
        </w:rPr>
        <w:t>Misuse</w:t>
      </w:r>
    </w:p>
    <w:p>
      <w:pPr>
        <w:rPr>
          <w:sz w:val="12"/>
        </w:rPr>
        <w:sectPr>
          <w:type w:val="continuous"/>
          <w:pgSz w:w="12240" w:h="15840"/>
          <w:pgMar w:top="1500" w:right="0" w:bottom="280" w:left="520" w:header="0" w:footer="675" w:gutter="0"/>
          <w:cols w:equalWidth="0" w:num="7">
            <w:col w:w="1644" w:space="40"/>
            <w:col w:w="1060" w:space="39"/>
            <w:col w:w="1017" w:space="39"/>
            <w:col w:w="3026" w:space="40"/>
            <w:col w:w="1259" w:space="40"/>
            <w:col w:w="858" w:space="39"/>
            <w:col w:w="2619"/>
          </w:cols>
        </w:sectPr>
      </w:pPr>
    </w:p>
    <w:p>
      <w:pPr>
        <w:pStyle w:val="6"/>
        <w:tabs>
          <w:tab w:val="left" w:pos="851"/>
        </w:tabs>
        <w:spacing w:line="276" w:lineRule="auto"/>
        <w:ind w:left="993" w:right="1514"/>
        <w:rPr>
          <w:rFonts w:ascii="微软雅黑" w:hAnsi="微软雅黑" w:eastAsia="微软雅黑" w:cs="微软雅黑"/>
          <w:lang w:val="zh-CN" w:eastAsia="zh-CN"/>
        </w:rPr>
      </w:pPr>
    </w:p>
    <w:p>
      <w:pPr>
        <w:pStyle w:val="6"/>
        <w:spacing w:before="9"/>
        <w:rPr>
          <w:sz w:val="24"/>
          <w:lang w:eastAsia="zh-CN"/>
        </w:rPr>
      </w:pPr>
      <w:r>
        <mc:AlternateContent>
          <mc:Choice Requires="wps">
            <w:drawing>
              <wp:anchor distT="0" distB="0" distL="0" distR="0" simplePos="0" relativeHeight="251704320" behindDoc="1" locked="0" layoutInCell="1" allowOverlap="1">
                <wp:simplePos x="0" y="0"/>
                <wp:positionH relativeFrom="page">
                  <wp:posOffset>1911350</wp:posOffset>
                </wp:positionH>
                <wp:positionV relativeFrom="paragraph">
                  <wp:posOffset>207645</wp:posOffset>
                </wp:positionV>
                <wp:extent cx="3887470" cy="236855"/>
                <wp:effectExtent l="0" t="0" r="11430" b="4445"/>
                <wp:wrapTopAndBottom/>
                <wp:docPr id="1291788580" name="docshape264"/>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70"/>
                              <w:ind w:left="237"/>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您最担心的有关</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在安全领域的问题有哪些？（最多选择</w:t>
                            </w:r>
                            <w:r>
                              <w:rPr>
                                <w:rFonts w:ascii="Verdana"/>
                                <w:i/>
                                <w:color w:val="454C5B"/>
                                <w:w w:val="90"/>
                                <w:sz w:val="17"/>
                                <w:lang w:eastAsia="zh-CN"/>
                              </w:rPr>
                              <w:t xml:space="preserve"> 3 </w:t>
                            </w:r>
                            <w:r>
                              <w:rPr>
                                <w:rFonts w:hint="eastAsia" w:ascii="微软雅黑" w:hAnsi="微软雅黑" w:eastAsia="微软雅黑" w:cs="微软雅黑"/>
                                <w:i/>
                                <w:color w:val="454C5B"/>
                                <w:w w:val="90"/>
                                <w:sz w:val="17"/>
                                <w:lang w:eastAsia="zh-CN"/>
                              </w:rPr>
                              <w:t>项）</w:t>
                            </w:r>
                          </w:p>
                        </w:txbxContent>
                      </wps:txbx>
                      <wps:bodyPr rot="0" vert="horz" wrap="square" lIns="0" tIns="0" rIns="0" bIns="0" anchor="t" anchorCtr="0" upright="1">
                        <a:noAutofit/>
                      </wps:bodyPr>
                    </wps:wsp>
                  </a:graphicData>
                </a:graphic>
              </wp:anchor>
            </w:drawing>
          </mc:Choice>
          <mc:Fallback>
            <w:pict>
              <v:shape id="docshape264" o:spid="_x0000_s1026" o:spt="202" type="#_x0000_t202" style="position:absolute;left:0pt;margin-left:150.5pt;margin-top:16.35pt;height:18.65pt;width:306.1pt;mso-position-horizontal-relative:page;mso-wrap-distance-bottom:0pt;mso-wrap-distance-top:0pt;z-index:-251612160;mso-width-relative:page;mso-height-relative:page;" fillcolor="#EEF3F8" filled="t" stroked="f" coordsize="21600,21600" o:gfxdata="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UoIp51wAAAAkBAAAPAAAAAAAAAAEAIAAAACIAAABkcnMvZG93&#10;bnJldi54bWxQSwECFAAUAAAACACHTuJAP6YaQwECAAAHBAAADgAAAAAAAAABACAAAAAmAQAAZHJz&#10;L2Uyb0RvYy54bWxQSwUGAAAAAAYABgBZAQAAmQUAAAAA&#10;">
                <v:fill on="t" focussize="0,0"/>
                <v:stroke on="f"/>
                <v:imagedata o:title=""/>
                <o:lock v:ext="edit" aspectratio="f"/>
                <v:textbox inset="0mm,0mm,0mm,0mm">
                  <w:txbxContent>
                    <w:p>
                      <w:pPr>
                        <w:spacing w:before="70"/>
                        <w:ind w:left="237"/>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您最担心的有关</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在安全领域的问题有哪些？（最多选择</w:t>
                      </w:r>
                      <w:r>
                        <w:rPr>
                          <w:rFonts w:ascii="Verdana"/>
                          <w:i/>
                          <w:color w:val="454C5B"/>
                          <w:w w:val="90"/>
                          <w:sz w:val="17"/>
                          <w:lang w:eastAsia="zh-CN"/>
                        </w:rPr>
                        <w:t xml:space="preserve"> 3 </w:t>
                      </w:r>
                      <w:r>
                        <w:rPr>
                          <w:rFonts w:hint="eastAsia" w:ascii="微软雅黑" w:hAnsi="微软雅黑" w:eastAsia="微软雅黑" w:cs="微软雅黑"/>
                          <w:i/>
                          <w:color w:val="454C5B"/>
                          <w:w w:val="90"/>
                          <w:sz w:val="17"/>
                          <w:lang w:eastAsia="zh-CN"/>
                        </w:rPr>
                        <w:t>项）</w:t>
                      </w:r>
                    </w:p>
                  </w:txbxContent>
                </v:textbox>
                <w10:wrap type="topAndBottom"/>
              </v:shape>
            </w:pict>
          </mc:Fallback>
        </mc:AlternateContent>
      </w:r>
      <w:r>
        <mc:AlternateContent>
          <mc:Choice Requires="wpg">
            <w:drawing>
              <wp:anchor distT="0" distB="0" distL="0" distR="0" simplePos="0" relativeHeight="251705344" behindDoc="1" locked="0" layoutInCell="1" allowOverlap="1">
                <wp:simplePos x="0" y="0"/>
                <wp:positionH relativeFrom="page">
                  <wp:posOffset>911860</wp:posOffset>
                </wp:positionH>
                <wp:positionV relativeFrom="paragraph">
                  <wp:posOffset>618490</wp:posOffset>
                </wp:positionV>
                <wp:extent cx="508635" cy="1441450"/>
                <wp:effectExtent l="0" t="635" r="12065" b="5715"/>
                <wp:wrapTopAndBottom/>
                <wp:docPr id="638917302" name="docshapegroup265"/>
                <wp:cNvGraphicFramePr/>
                <a:graphic xmlns:a="http://schemas.openxmlformats.org/drawingml/2006/main">
                  <a:graphicData uri="http://schemas.microsoft.com/office/word/2010/wordprocessingGroup">
                    <wpg:wgp>
                      <wpg:cNvGrpSpPr/>
                      <wpg:grpSpPr>
                        <a:xfrm>
                          <a:off x="0" y="0"/>
                          <a:ext cx="508635" cy="1441450"/>
                          <a:chOff x="1436" y="974"/>
                          <a:chExt cx="801" cy="2270"/>
                        </a:xfrm>
                      </wpg:grpSpPr>
                      <wps:wsp>
                        <wps:cNvPr id="137838175" name="docshape266"/>
                        <wps:cNvSpPr/>
                        <wps:spPr bwMode="auto">
                          <a:xfrm>
                            <a:off x="1436" y="973"/>
                            <a:ext cx="801" cy="1408"/>
                          </a:xfrm>
                          <a:prstGeom prst="rect">
                            <a:avLst/>
                          </a:prstGeom>
                          <a:solidFill>
                            <a:srgbClr val="DCE5EE"/>
                          </a:solidFill>
                          <a:ln>
                            <a:noFill/>
                          </a:ln>
                        </wps:spPr>
                        <wps:bodyPr rot="0" vert="horz" wrap="square" lIns="91440" tIns="45720" rIns="91440" bIns="45720" anchor="t" anchorCtr="0" upright="1">
                          <a:noAutofit/>
                        </wps:bodyPr>
                      </wps:wsp>
                      <wps:wsp>
                        <wps:cNvPr id="1619309404" name="docshape267"/>
                        <wps:cNvSpPr txBox="1"/>
                        <wps:spPr bwMode="auto">
                          <a:xfrm>
                            <a:off x="1436" y="2380"/>
                            <a:ext cx="801" cy="863"/>
                          </a:xfrm>
                          <a:prstGeom prst="rect">
                            <a:avLst/>
                          </a:prstGeom>
                          <a:solidFill>
                            <a:srgbClr val="00549F"/>
                          </a:solidFill>
                          <a:ln>
                            <a:noFill/>
                          </a:ln>
                        </wps:spPr>
                        <wps:txbx>
                          <w:txbxContent>
                            <w:p>
                              <w:pPr>
                                <w:spacing w:before="137"/>
                                <w:ind w:left="251"/>
                                <w:rPr>
                                  <w:rFonts w:ascii="Century Gothic"/>
                                  <w:b/>
                                  <w:color w:val="000000"/>
                                  <w:sz w:val="14"/>
                                </w:rPr>
                              </w:pPr>
                              <w:r>
                                <w:rPr>
                                  <w:rFonts w:ascii="Century Gothic"/>
                                  <w:b/>
                                  <w:color w:val="FFFFFF"/>
                                  <w:spacing w:val="-5"/>
                                  <w:w w:val="110"/>
                                  <w:sz w:val="14"/>
                                </w:rPr>
                                <w:t>38%</w:t>
                              </w:r>
                            </w:p>
                          </w:txbxContent>
                        </wps:txbx>
                        <wps:bodyPr rot="0" vert="horz" wrap="square" lIns="0" tIns="0" rIns="0" bIns="0" anchor="t" anchorCtr="0" upright="1">
                          <a:noAutofit/>
                        </wps:bodyPr>
                      </wps:wsp>
                    </wpg:wgp>
                  </a:graphicData>
                </a:graphic>
              </wp:anchor>
            </w:drawing>
          </mc:Choice>
          <mc:Fallback>
            <w:pict>
              <v:group id="docshapegroup265" o:spid="_x0000_s1026" o:spt="203" style="position:absolute;left:0pt;margin-left:71.8pt;margin-top:48.7pt;height:113.5pt;width:40.05pt;mso-position-horizontal-relative:page;mso-wrap-distance-bottom:0pt;mso-wrap-distance-top:0pt;z-index:-251611136;mso-width-relative:page;mso-height-relative:page;" coordorigin="1436,974" coordsize="801,2270" o:gfxdata="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Gu59APaAAAACgEAAA8AAAAAAAAAAQAg&#10;AAAAIgAAAGRycy9kb3ducmV2LnhtbFBLAQIUABQAAAAIAIdO4kCPqUxstwIAAGYHAAAOAAAAAAAA&#10;AAEAIAAAACkBAABkcnMvZTJvRG9jLnhtbFBLBQYAAAAABgAGAFkBAABSBgAAAAA=&#10;">
                <o:lock v:ext="edit" aspectratio="f"/>
                <v:rect id="docshape266" o:spid="_x0000_s1026" o:spt="1" style="position:absolute;left:1436;top:973;height:1408;width:801;" fillcolor="#DCE5EE" filled="t" stroked="f" coordsize="21600,21600" o:gfxdata="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QIzM&#10;wAAAAOIAAAAPAAAAAAAAAAEAIAAAACIAAABkcnMvZG93bnJldi54bWxQSwECFAAUAAAACACHTuJA&#10;My8FnjsAAAA5AAAAEAAAAAAAAAABACAAAAAPAQAAZHJzL3NoYXBleG1sLnhtbFBLBQYAAAAABgAG&#10;AFsBAAC5AwAAAAA=&#10;">
                  <v:fill on="t" focussize="0,0"/>
                  <v:stroke on="f"/>
                  <v:imagedata o:title=""/>
                  <o:lock v:ext="edit" aspectratio="f"/>
                </v:rect>
                <v:shape id="docshape267" o:spid="_x0000_s1026" o:spt="202" type="#_x0000_t202" style="position:absolute;left:1436;top:2380;height:863;width:801;" fillcolor="#00549F" filled="t" stroked="f" coordsize="21600,21600" o:gfxdata="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am&#10;HpXCAAAA4wAAAA8AAAAAAAAAAQAgAAAAIgAAAGRycy9kb3ducmV2LnhtbFBLAQIUABQAAAAIAIdO&#10;4kAzLwWeOwAAADkAAAAQAAAAAAAAAAEAIAAAABEBAABkcnMvc2hhcGV4bWwueG1sUEsFBgAAAAAG&#10;AAYAWwEAALsDAAAAAA==&#10;">
                  <v:fill on="t" focussize="0,0"/>
                  <v:stroke on="f"/>
                  <v:imagedata o:title=""/>
                  <o:lock v:ext="edit" aspectratio="f"/>
                  <v:textbox inset="0mm,0mm,0mm,0mm">
                    <w:txbxContent>
                      <w:p>
                        <w:pPr>
                          <w:spacing w:before="137"/>
                          <w:ind w:left="251"/>
                          <w:rPr>
                            <w:rFonts w:ascii="Century Gothic"/>
                            <w:b/>
                            <w:color w:val="000000"/>
                            <w:sz w:val="14"/>
                          </w:rPr>
                        </w:pPr>
                        <w:r>
                          <w:rPr>
                            <w:rFonts w:ascii="Century Gothic"/>
                            <w:b/>
                            <w:color w:val="FFFFFF"/>
                            <w:spacing w:val="-5"/>
                            <w:w w:val="110"/>
                            <w:sz w:val="14"/>
                          </w:rPr>
                          <w:t>38%</w:t>
                        </w:r>
                      </w:p>
                    </w:txbxContent>
                  </v:textbox>
                </v:shape>
                <w10:wrap type="topAndBottom"/>
              </v:group>
            </w:pict>
          </mc:Fallback>
        </mc:AlternateContent>
      </w:r>
      <w:r>
        <mc:AlternateContent>
          <mc:Choice Requires="wpg">
            <w:drawing>
              <wp:anchor distT="0" distB="0" distL="0" distR="0" simplePos="0" relativeHeight="251706368" behindDoc="1" locked="0" layoutInCell="1" allowOverlap="1">
                <wp:simplePos x="0" y="0"/>
                <wp:positionH relativeFrom="page">
                  <wp:posOffset>1591945</wp:posOffset>
                </wp:positionH>
                <wp:positionV relativeFrom="paragraph">
                  <wp:posOffset>618490</wp:posOffset>
                </wp:positionV>
                <wp:extent cx="508635" cy="1441450"/>
                <wp:effectExtent l="0" t="635" r="12065" b="5715"/>
                <wp:wrapTopAndBottom/>
                <wp:docPr id="1163512129" name="docshapegroup268"/>
                <wp:cNvGraphicFramePr/>
                <a:graphic xmlns:a="http://schemas.openxmlformats.org/drawingml/2006/main">
                  <a:graphicData uri="http://schemas.microsoft.com/office/word/2010/wordprocessingGroup">
                    <wpg:wgp>
                      <wpg:cNvGrpSpPr/>
                      <wpg:grpSpPr>
                        <a:xfrm>
                          <a:off x="0" y="0"/>
                          <a:ext cx="508635" cy="1441450"/>
                          <a:chOff x="2507" y="974"/>
                          <a:chExt cx="801" cy="2270"/>
                        </a:xfrm>
                      </wpg:grpSpPr>
                      <wps:wsp>
                        <wps:cNvPr id="657563487" name="docshape269"/>
                        <wps:cNvSpPr/>
                        <wps:spPr bwMode="auto">
                          <a:xfrm>
                            <a:off x="2507" y="973"/>
                            <a:ext cx="801" cy="1453"/>
                          </a:xfrm>
                          <a:prstGeom prst="rect">
                            <a:avLst/>
                          </a:prstGeom>
                          <a:solidFill>
                            <a:srgbClr val="DCE5EE"/>
                          </a:solidFill>
                          <a:ln>
                            <a:noFill/>
                          </a:ln>
                        </wps:spPr>
                        <wps:bodyPr rot="0" vert="horz" wrap="square" lIns="91440" tIns="45720" rIns="91440" bIns="45720" anchor="t" anchorCtr="0" upright="1">
                          <a:noAutofit/>
                        </wps:bodyPr>
                      </wps:wsp>
                      <wps:wsp>
                        <wps:cNvPr id="2079153513" name="docshape270"/>
                        <wps:cNvSpPr txBox="1"/>
                        <wps:spPr bwMode="auto">
                          <a:xfrm>
                            <a:off x="2507" y="2426"/>
                            <a:ext cx="801" cy="818"/>
                          </a:xfrm>
                          <a:prstGeom prst="rect">
                            <a:avLst/>
                          </a:prstGeom>
                          <a:solidFill>
                            <a:srgbClr val="00549F"/>
                          </a:solidFill>
                          <a:ln>
                            <a:noFill/>
                          </a:ln>
                        </wps:spPr>
                        <wps:txbx>
                          <w:txbxContent>
                            <w:p>
                              <w:pPr>
                                <w:spacing w:before="139"/>
                                <w:ind w:left="252"/>
                                <w:rPr>
                                  <w:rFonts w:ascii="Century Gothic"/>
                                  <w:b/>
                                  <w:color w:val="000000"/>
                                  <w:sz w:val="14"/>
                                </w:rPr>
                              </w:pPr>
                              <w:r>
                                <w:rPr>
                                  <w:rFonts w:ascii="Century Gothic"/>
                                  <w:b/>
                                  <w:color w:val="FFFFFF"/>
                                  <w:spacing w:val="-5"/>
                                  <w:w w:val="105"/>
                                  <w:sz w:val="14"/>
                                </w:rPr>
                                <w:t>36%</w:t>
                              </w:r>
                            </w:p>
                          </w:txbxContent>
                        </wps:txbx>
                        <wps:bodyPr rot="0" vert="horz" wrap="square" lIns="0" tIns="0" rIns="0" bIns="0" anchor="t" anchorCtr="0" upright="1">
                          <a:noAutofit/>
                        </wps:bodyPr>
                      </wps:wsp>
                    </wpg:wgp>
                  </a:graphicData>
                </a:graphic>
              </wp:anchor>
            </w:drawing>
          </mc:Choice>
          <mc:Fallback>
            <w:pict>
              <v:group id="docshapegroup268" o:spid="_x0000_s1026" o:spt="203" style="position:absolute;left:0pt;margin-left:125.35pt;margin-top:48.7pt;height:113.5pt;width:40.05pt;mso-position-horizontal-relative:page;mso-wrap-distance-bottom:0pt;mso-wrap-distance-top:0pt;z-index:-251610112;mso-width-relative:page;mso-height-relative:page;" coordorigin="2507,974" coordsize="801,2270" o:gfxdata="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nXi6kdsAAAAKAQAA&#10;DwAAAAAAAAABACAAAAAiAAAAZHJzL2Rvd25yZXYueG1sUEsBAhQAFAAAAAgAh07iQJ6GvQTBAgAA&#10;ZwcAAA4AAAAAAAAAAQAgAAAAKgEAAGRycy9lMm9Eb2MueG1sUEsFBgAAAAAGAAYAWQEAAF0GAAAA&#10;AA==&#10;">
                <o:lock v:ext="edit" aspectratio="f"/>
                <v:rect id="docshape269" o:spid="_x0000_s1026" o:spt="1" style="position:absolute;left:2507;top:973;height:1453;width:801;" fillcolor="#DCE5EE" filled="t" stroked="f" coordsize="21600,21600" o:gfxdata="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AQ70nFAAAA4gAAAA8AAAAAAAAAAQAgAAAAIgAAAGRycy9kb3ducmV2LnhtbFBLAQIUABQAAAAI&#10;AIdO4kAzLwWeOwAAADkAAAAQAAAAAAAAAAEAIAAAABQBAABkcnMvc2hhcGV4bWwueG1sUEsFBgAA&#10;AAAGAAYAWwEAAL4DAAAAAA==&#10;">
                  <v:fill on="t" focussize="0,0"/>
                  <v:stroke on="f"/>
                  <v:imagedata o:title=""/>
                  <o:lock v:ext="edit" aspectratio="f"/>
                </v:rect>
                <v:shape id="docshape270" o:spid="_x0000_s1026" o:spt="202" type="#_x0000_t202" style="position:absolute;left:2507;top:2426;height:818;width:801;" fillcolor="#00549F" filled="t" stroked="f" coordsize="21600,21600" o:gfxdata="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YU5QKxgAAAOMAAAAPAAAAAAAAAAEAIAAAACIAAABkcnMvZG93bnJldi54bWxQSwECFAAUAAAA&#10;CACHTuJAMy8FnjsAAAA5AAAAEAAAAAAAAAABACAAAAAVAQAAZHJzL3NoYXBleG1sLnhtbFBLBQYA&#10;AAAABgAGAFsBAAC/AwAAAAA=&#10;">
                  <v:fill on="t" focussize="0,0"/>
                  <v:stroke on="f"/>
                  <v:imagedata o:title=""/>
                  <o:lock v:ext="edit" aspectratio="f"/>
                  <v:textbox inset="0mm,0mm,0mm,0mm">
                    <w:txbxContent>
                      <w:p>
                        <w:pPr>
                          <w:spacing w:before="139"/>
                          <w:ind w:left="252"/>
                          <w:rPr>
                            <w:rFonts w:ascii="Century Gothic"/>
                            <w:b/>
                            <w:color w:val="000000"/>
                            <w:sz w:val="14"/>
                          </w:rPr>
                        </w:pPr>
                        <w:r>
                          <w:rPr>
                            <w:rFonts w:ascii="Century Gothic"/>
                            <w:b/>
                            <w:color w:val="FFFFFF"/>
                            <w:spacing w:val="-5"/>
                            <w:w w:val="105"/>
                            <w:sz w:val="14"/>
                          </w:rPr>
                          <w:t>36%</w:t>
                        </w:r>
                      </w:p>
                    </w:txbxContent>
                  </v:textbox>
                </v:shape>
                <w10:wrap type="topAndBottom"/>
              </v:group>
            </w:pict>
          </mc:Fallback>
        </mc:AlternateContent>
      </w:r>
      <w:r>
        <mc:AlternateContent>
          <mc:Choice Requires="wpg">
            <w:drawing>
              <wp:anchor distT="0" distB="0" distL="0" distR="0" simplePos="0" relativeHeight="251707392" behindDoc="1" locked="0" layoutInCell="1" allowOverlap="1">
                <wp:simplePos x="0" y="0"/>
                <wp:positionH relativeFrom="page">
                  <wp:posOffset>2272030</wp:posOffset>
                </wp:positionH>
                <wp:positionV relativeFrom="paragraph">
                  <wp:posOffset>618490</wp:posOffset>
                </wp:positionV>
                <wp:extent cx="508635" cy="1441450"/>
                <wp:effectExtent l="0" t="635" r="12065" b="5715"/>
                <wp:wrapTopAndBottom/>
                <wp:docPr id="2082674924" name="docshapegroup271"/>
                <wp:cNvGraphicFramePr/>
                <a:graphic xmlns:a="http://schemas.openxmlformats.org/drawingml/2006/main">
                  <a:graphicData uri="http://schemas.microsoft.com/office/word/2010/wordprocessingGroup">
                    <wpg:wgp>
                      <wpg:cNvGrpSpPr/>
                      <wpg:grpSpPr>
                        <a:xfrm>
                          <a:off x="0" y="0"/>
                          <a:ext cx="508635" cy="1441450"/>
                          <a:chOff x="3578" y="974"/>
                          <a:chExt cx="801" cy="2270"/>
                        </a:xfrm>
                      </wpg:grpSpPr>
                      <wps:wsp>
                        <wps:cNvPr id="90181704" name="docshape272"/>
                        <wps:cNvSpPr/>
                        <wps:spPr bwMode="auto">
                          <a:xfrm>
                            <a:off x="3578" y="973"/>
                            <a:ext cx="801" cy="1484"/>
                          </a:xfrm>
                          <a:prstGeom prst="rect">
                            <a:avLst/>
                          </a:prstGeom>
                          <a:solidFill>
                            <a:srgbClr val="DCE5EE"/>
                          </a:solidFill>
                          <a:ln>
                            <a:noFill/>
                          </a:ln>
                        </wps:spPr>
                        <wps:bodyPr rot="0" vert="horz" wrap="square" lIns="91440" tIns="45720" rIns="91440" bIns="45720" anchor="t" anchorCtr="0" upright="1">
                          <a:noAutofit/>
                        </wps:bodyPr>
                      </wps:wsp>
                      <wps:wsp>
                        <wps:cNvPr id="1728020169" name="docshape273"/>
                        <wps:cNvSpPr txBox="1"/>
                        <wps:spPr bwMode="auto">
                          <a:xfrm>
                            <a:off x="3578" y="2457"/>
                            <a:ext cx="801" cy="786"/>
                          </a:xfrm>
                          <a:prstGeom prst="rect">
                            <a:avLst/>
                          </a:prstGeom>
                          <a:solidFill>
                            <a:srgbClr val="00549F"/>
                          </a:solidFill>
                          <a:ln>
                            <a:noFill/>
                          </a:ln>
                        </wps:spPr>
                        <wps:txbx>
                          <w:txbxContent>
                            <w:p>
                              <w:pPr>
                                <w:spacing w:before="128"/>
                                <w:ind w:left="256"/>
                                <w:rPr>
                                  <w:rFonts w:ascii="Century Gothic"/>
                                  <w:b/>
                                  <w:color w:val="000000"/>
                                  <w:sz w:val="14"/>
                                </w:rPr>
                              </w:pPr>
                              <w:r>
                                <w:rPr>
                                  <w:rFonts w:ascii="Century Gothic"/>
                                  <w:b/>
                                  <w:color w:val="FFFFFF"/>
                                  <w:spacing w:val="-5"/>
                                  <w:w w:val="105"/>
                                  <w:sz w:val="14"/>
                                </w:rPr>
                                <w:t>33%</w:t>
                              </w:r>
                            </w:p>
                          </w:txbxContent>
                        </wps:txbx>
                        <wps:bodyPr rot="0" vert="horz" wrap="square" lIns="0" tIns="0" rIns="0" bIns="0" anchor="t" anchorCtr="0" upright="1">
                          <a:noAutofit/>
                        </wps:bodyPr>
                      </wps:wsp>
                    </wpg:wgp>
                  </a:graphicData>
                </a:graphic>
              </wp:anchor>
            </w:drawing>
          </mc:Choice>
          <mc:Fallback>
            <w:pict>
              <v:group id="docshapegroup271" o:spid="_x0000_s1026" o:spt="203" style="position:absolute;left:0pt;margin-left:178.9pt;margin-top:48.7pt;height:113.5pt;width:40.05pt;mso-position-horizontal-relative:page;mso-wrap-distance-bottom:0pt;mso-wrap-distance-top:0pt;z-index:-251609088;mso-width-relative:page;mso-height-relative:page;" coordorigin="3578,974" coordsize="801,2270" o:gfxdata="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K+6hBPbAAAA&#10;CgEAAA8AAAAAAAAAAQAgAAAAIgAAAGRycy9kb3ducmV2LnhtbFBLAQIUABQAAAAIAIdO4kB/4n9j&#10;xQIAAGYHAAAOAAAAAAAAAAEAIAAAACoBAABkcnMvZTJvRG9jLnhtbFBLBQYAAAAABgAGAFkBAABh&#10;BgAAAAA=&#10;">
                <o:lock v:ext="edit" aspectratio="f"/>
                <v:rect id="docshape272" o:spid="_x0000_s1026" o:spt="1" style="position:absolute;left:3578;top:973;height:1484;width:801;" fillcolor="#DCE5EE" filled="t" stroked="f" coordsize="21600,21600" o:gfxdata="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d&#10;7wXSwwAAAOEAAAAPAAAAAAAAAAEAIAAAACIAAABkcnMvZG93bnJldi54bWxQSwECFAAUAAAACACH&#10;TuJAMy8FnjsAAAA5AAAAEAAAAAAAAAABACAAAAASAQAAZHJzL3NoYXBleG1sLnhtbFBLBQYAAAAA&#10;BgAGAFsBAAC8AwAAAAA=&#10;">
                  <v:fill on="t" focussize="0,0"/>
                  <v:stroke on="f"/>
                  <v:imagedata o:title=""/>
                  <o:lock v:ext="edit" aspectratio="f"/>
                </v:rect>
                <v:shape id="docshape273" o:spid="_x0000_s1026" o:spt="202" type="#_x0000_t202" style="position:absolute;left:3578;top:2457;height:786;width:801;" fillcolor="#00549F" filled="t" stroked="f" coordsize="21600,21600" o:gfxdata="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50&#10;3KTCAAAA4wAAAA8AAAAAAAAAAQAgAAAAIgAAAGRycy9kb3ducmV2LnhtbFBLAQIUABQAAAAIAIdO&#10;4kAzLwWeOwAAADkAAAAQAAAAAAAAAAEAIAAAABEBAABkcnMvc2hhcGV4bWwueG1sUEsFBgAAAAAG&#10;AAYAWwEAALsDAAAAAA==&#10;">
                  <v:fill on="t" focussize="0,0"/>
                  <v:stroke on="f"/>
                  <v:imagedata o:title=""/>
                  <o:lock v:ext="edit" aspectratio="f"/>
                  <v:textbox inset="0mm,0mm,0mm,0mm">
                    <w:txbxContent>
                      <w:p>
                        <w:pPr>
                          <w:spacing w:before="128"/>
                          <w:ind w:left="256"/>
                          <w:rPr>
                            <w:rFonts w:ascii="Century Gothic"/>
                            <w:b/>
                            <w:color w:val="000000"/>
                            <w:sz w:val="14"/>
                          </w:rPr>
                        </w:pPr>
                        <w:r>
                          <w:rPr>
                            <w:rFonts w:ascii="Century Gothic"/>
                            <w:b/>
                            <w:color w:val="FFFFFF"/>
                            <w:spacing w:val="-5"/>
                            <w:w w:val="105"/>
                            <w:sz w:val="14"/>
                          </w:rPr>
                          <w:t>33%</w:t>
                        </w:r>
                      </w:p>
                    </w:txbxContent>
                  </v:textbox>
                </v:shape>
                <w10:wrap type="topAndBottom"/>
              </v:group>
            </w:pict>
          </mc:Fallback>
        </mc:AlternateContent>
      </w:r>
      <w:r>
        <mc:AlternateContent>
          <mc:Choice Requires="wpg">
            <w:drawing>
              <wp:anchor distT="0" distB="0" distL="0" distR="0" simplePos="0" relativeHeight="251708416" behindDoc="1" locked="0" layoutInCell="1" allowOverlap="1">
                <wp:simplePos x="0" y="0"/>
                <wp:positionH relativeFrom="page">
                  <wp:posOffset>2952115</wp:posOffset>
                </wp:positionH>
                <wp:positionV relativeFrom="paragraph">
                  <wp:posOffset>618490</wp:posOffset>
                </wp:positionV>
                <wp:extent cx="508635" cy="1441450"/>
                <wp:effectExtent l="635" t="635" r="11430" b="5715"/>
                <wp:wrapTopAndBottom/>
                <wp:docPr id="1327695129" name="docshapegroup274"/>
                <wp:cNvGraphicFramePr/>
                <a:graphic xmlns:a="http://schemas.openxmlformats.org/drawingml/2006/main">
                  <a:graphicData uri="http://schemas.microsoft.com/office/word/2010/wordprocessingGroup">
                    <wpg:wgp>
                      <wpg:cNvGrpSpPr/>
                      <wpg:grpSpPr>
                        <a:xfrm>
                          <a:off x="0" y="0"/>
                          <a:ext cx="508635" cy="1441450"/>
                          <a:chOff x="4649" y="974"/>
                          <a:chExt cx="801" cy="2270"/>
                        </a:xfrm>
                      </wpg:grpSpPr>
                      <wps:wsp>
                        <wps:cNvPr id="108857283" name="docshape275"/>
                        <wps:cNvSpPr/>
                        <wps:spPr bwMode="auto">
                          <a:xfrm>
                            <a:off x="4648" y="973"/>
                            <a:ext cx="801" cy="1510"/>
                          </a:xfrm>
                          <a:prstGeom prst="rect">
                            <a:avLst/>
                          </a:prstGeom>
                          <a:solidFill>
                            <a:srgbClr val="DCE5EE"/>
                          </a:solidFill>
                          <a:ln>
                            <a:noFill/>
                          </a:ln>
                        </wps:spPr>
                        <wps:bodyPr rot="0" vert="horz" wrap="square" lIns="91440" tIns="45720" rIns="91440" bIns="45720" anchor="t" anchorCtr="0" upright="1">
                          <a:noAutofit/>
                        </wps:bodyPr>
                      </wps:wsp>
                      <wps:wsp>
                        <wps:cNvPr id="947597728" name="docshape276"/>
                        <wps:cNvSpPr txBox="1"/>
                        <wps:spPr bwMode="auto">
                          <a:xfrm>
                            <a:off x="4648" y="2482"/>
                            <a:ext cx="801" cy="761"/>
                          </a:xfrm>
                          <a:prstGeom prst="rect">
                            <a:avLst/>
                          </a:prstGeom>
                          <a:solidFill>
                            <a:srgbClr val="00549F"/>
                          </a:solidFill>
                          <a:ln>
                            <a:noFill/>
                          </a:ln>
                        </wps:spPr>
                        <wps:txbx>
                          <w:txbxContent>
                            <w:p>
                              <w:pPr>
                                <w:spacing w:before="123"/>
                                <w:ind w:left="250"/>
                                <w:rPr>
                                  <w:rFonts w:ascii="Century Gothic"/>
                                  <w:b/>
                                  <w:color w:val="000000"/>
                                  <w:sz w:val="14"/>
                                </w:rPr>
                              </w:pPr>
                              <w:r>
                                <w:rPr>
                                  <w:rFonts w:ascii="Century Gothic"/>
                                  <w:b/>
                                  <w:color w:val="FFFFFF"/>
                                  <w:spacing w:val="-5"/>
                                  <w:w w:val="110"/>
                                  <w:sz w:val="14"/>
                                </w:rPr>
                                <w:t>28%</w:t>
                              </w:r>
                            </w:p>
                          </w:txbxContent>
                        </wps:txbx>
                        <wps:bodyPr rot="0" vert="horz" wrap="square" lIns="0" tIns="0" rIns="0" bIns="0" anchor="t" anchorCtr="0" upright="1">
                          <a:noAutofit/>
                        </wps:bodyPr>
                      </wps:wsp>
                    </wpg:wgp>
                  </a:graphicData>
                </a:graphic>
              </wp:anchor>
            </w:drawing>
          </mc:Choice>
          <mc:Fallback>
            <w:pict>
              <v:group id="docshapegroup274" o:spid="_x0000_s1026" o:spt="203" style="position:absolute;left:0pt;margin-left:232.45pt;margin-top:48.7pt;height:113.5pt;width:40.05pt;mso-position-horizontal-relative:page;mso-wrap-distance-bottom:0pt;mso-wrap-distance-top:0pt;z-index:-251608064;mso-width-relative:page;mso-height-relative:page;" coordorigin="4649,974" coordsize="801,2270" o:gfxdata="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C5QwZK2wAAAAoBAAAP&#10;AAAAAAAAAAEAIAAAACIAAABkcnMvZG93bnJldi54bWxQSwECFAAUAAAACACHTuJAasPrR8ACAABm&#10;BwAADgAAAAAAAAABACAAAAAqAQAAZHJzL2Uyb0RvYy54bWxQSwUGAAAAAAYABgBZAQAAXAYAAAAA&#10;">
                <o:lock v:ext="edit" aspectratio="f"/>
                <v:rect id="docshape275" o:spid="_x0000_s1026" o:spt="1" style="position:absolute;left:4648;top:973;height:1510;width:801;" fillcolor="#DCE5EE" filled="t" stroked="f" coordsize="21600,21600" o:gfxdata="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dkCq/&#10;AAAA4gAAAA8AAAAAAAAAAQAgAAAAIgAAAGRycy9kb3ducmV2LnhtbFBLAQIUABQAAAAIAIdO4kAz&#10;LwWeOwAAADkAAAAQAAAAAAAAAAEAIAAAAA4BAABkcnMvc2hhcGV4bWwueG1sUEsFBgAAAAAGAAYA&#10;WwEAALgDAAAAAA==&#10;">
                  <v:fill on="t" focussize="0,0"/>
                  <v:stroke on="f"/>
                  <v:imagedata o:title=""/>
                  <o:lock v:ext="edit" aspectratio="f"/>
                </v:rect>
                <v:shape id="docshape276" o:spid="_x0000_s1026" o:spt="202" type="#_x0000_t202" style="position:absolute;left:4648;top:2482;height:761;width:801;" fillcolor="#00549F" filled="t" stroked="f" coordsize="21600,21600" o:gfxdata="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7I&#10;klLCAAAA4gAAAA8AAAAAAAAAAQAgAAAAIgAAAGRycy9kb3ducmV2LnhtbFBLAQIUABQAAAAIAIdO&#10;4kAzLwWeOwAAADkAAAAQAAAAAAAAAAEAIAAAABEBAABkcnMvc2hhcGV4bWwueG1sUEsFBgAAAAAG&#10;AAYAWwEAALsDAAAAAA==&#10;">
                  <v:fill on="t" focussize="0,0"/>
                  <v:stroke on="f"/>
                  <v:imagedata o:title=""/>
                  <o:lock v:ext="edit" aspectratio="f"/>
                  <v:textbox inset="0mm,0mm,0mm,0mm">
                    <w:txbxContent>
                      <w:p>
                        <w:pPr>
                          <w:spacing w:before="123"/>
                          <w:ind w:left="250"/>
                          <w:rPr>
                            <w:rFonts w:ascii="Century Gothic"/>
                            <w:b/>
                            <w:color w:val="000000"/>
                            <w:sz w:val="14"/>
                          </w:rPr>
                        </w:pPr>
                        <w:r>
                          <w:rPr>
                            <w:rFonts w:ascii="Century Gothic"/>
                            <w:b/>
                            <w:color w:val="FFFFFF"/>
                            <w:spacing w:val="-5"/>
                            <w:w w:val="110"/>
                            <w:sz w:val="14"/>
                          </w:rPr>
                          <w:t>28%</w:t>
                        </w:r>
                      </w:p>
                    </w:txbxContent>
                  </v:textbox>
                </v:shape>
                <w10:wrap type="topAndBottom"/>
              </v:group>
            </w:pict>
          </mc:Fallback>
        </mc:AlternateContent>
      </w:r>
      <w:r>
        <mc:AlternateContent>
          <mc:Choice Requires="wpg">
            <w:drawing>
              <wp:anchor distT="0" distB="0" distL="0" distR="0" simplePos="0" relativeHeight="251709440" behindDoc="1" locked="0" layoutInCell="1" allowOverlap="1">
                <wp:simplePos x="0" y="0"/>
                <wp:positionH relativeFrom="page">
                  <wp:posOffset>3632200</wp:posOffset>
                </wp:positionH>
                <wp:positionV relativeFrom="paragraph">
                  <wp:posOffset>618490</wp:posOffset>
                </wp:positionV>
                <wp:extent cx="508635" cy="1441450"/>
                <wp:effectExtent l="635" t="635" r="11430" b="5715"/>
                <wp:wrapTopAndBottom/>
                <wp:docPr id="1619696069" name="docshapegroup277"/>
                <wp:cNvGraphicFramePr/>
                <a:graphic xmlns:a="http://schemas.openxmlformats.org/drawingml/2006/main">
                  <a:graphicData uri="http://schemas.microsoft.com/office/word/2010/wordprocessingGroup">
                    <wpg:wgp>
                      <wpg:cNvGrpSpPr/>
                      <wpg:grpSpPr>
                        <a:xfrm>
                          <a:off x="0" y="0"/>
                          <a:ext cx="508635" cy="1441450"/>
                          <a:chOff x="5720" y="974"/>
                          <a:chExt cx="801" cy="2270"/>
                        </a:xfrm>
                      </wpg:grpSpPr>
                      <wps:wsp>
                        <wps:cNvPr id="722665833" name="docshape278"/>
                        <wps:cNvSpPr/>
                        <wps:spPr bwMode="auto">
                          <a:xfrm>
                            <a:off x="5719"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1127230749" name="docshape279"/>
                        <wps:cNvSpPr txBox="1"/>
                        <wps:spPr bwMode="auto">
                          <a:xfrm>
                            <a:off x="5719"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77" o:spid="_x0000_s1026" o:spt="203" style="position:absolute;left:0pt;margin-left:286pt;margin-top:48.7pt;height:113.5pt;width:40.05pt;mso-position-horizontal-relative:page;mso-wrap-distance-bottom:0pt;mso-wrap-distance-top:0pt;z-index:-251607040;mso-width-relative:page;mso-height-relative:page;" coordorigin="5720,974" coordsize="801,2270" o:gfxdata="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AbrOGm2wAAAAoBAAAP&#10;AAAAAAAAAAEAIAAAACIAAABkcnMvZG93bnJldi54bWxQSwECFAAUAAAACACHTuJAnhdlicACAABn&#10;BwAADgAAAAAAAAABACAAAAAqAQAAZHJzL2Uyb0RvYy54bWxQSwUGAAAAAAYABgBZAQAAXAYAAAAA&#10;">
                <o:lock v:ext="edit" aspectratio="f"/>
                <v:rect id="docshape278" o:spid="_x0000_s1026" o:spt="1" style="position:absolute;left:5719;top:973;height:1703;width:801;" fillcolor="#DCE5EE" filled="t" stroked="f" coordsize="21600,21600" o:gfxdata="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VsWPcQAAADiAAAADwAAAAAAAAABACAAAAAiAAAAZHJzL2Rvd25yZXYueG1sUEsBAhQAFAAAAAgA&#10;h07iQDMvBZ47AAAAOQAAABAAAAAAAAAAAQAgAAAAEwEAAGRycy9zaGFwZXhtbC54bWxQSwUGAAAA&#10;AAYABgBbAQAAvQMAAAAA&#10;">
                  <v:fill on="t" focussize="0,0"/>
                  <v:stroke on="f"/>
                  <v:imagedata o:title=""/>
                  <o:lock v:ext="edit" aspectratio="f"/>
                </v:rect>
                <v:shape id="docshape279" o:spid="_x0000_s1026" o:spt="202" type="#_x0000_t202" style="position:absolute;left:5719;top:2675;height:568;width:801;" fillcolor="#00549F" filled="t" stroked="f" coordsize="21600,21600" o:gfxdata="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iy&#10;SjTCAAAA4wAAAA8AAAAAAAAAAQAgAAAAIgAAAGRycy9kb3ducmV2LnhtbFBLAQIUABQAAAAIAIdO&#10;4kAzLwWeOwAAADkAAAAQAAAAAAAAAAEAIAAAABEBAABkcnMvc2hhcGV4bWwueG1sUEsFBgAAAAAG&#10;AAYAWwEAALsDA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710464" behindDoc="1" locked="0" layoutInCell="1" allowOverlap="1">
                <wp:simplePos x="0" y="0"/>
                <wp:positionH relativeFrom="page">
                  <wp:posOffset>4312285</wp:posOffset>
                </wp:positionH>
                <wp:positionV relativeFrom="paragraph">
                  <wp:posOffset>618490</wp:posOffset>
                </wp:positionV>
                <wp:extent cx="508635" cy="1441450"/>
                <wp:effectExtent l="635" t="635" r="11430" b="5715"/>
                <wp:wrapTopAndBottom/>
                <wp:docPr id="379379190" name="docshapegroup280"/>
                <wp:cNvGraphicFramePr/>
                <a:graphic xmlns:a="http://schemas.openxmlformats.org/drawingml/2006/main">
                  <a:graphicData uri="http://schemas.microsoft.com/office/word/2010/wordprocessingGroup">
                    <wpg:wgp>
                      <wpg:cNvGrpSpPr/>
                      <wpg:grpSpPr>
                        <a:xfrm>
                          <a:off x="0" y="0"/>
                          <a:ext cx="508635" cy="1441450"/>
                          <a:chOff x="6791" y="974"/>
                          <a:chExt cx="801" cy="2270"/>
                        </a:xfrm>
                      </wpg:grpSpPr>
                      <wps:wsp>
                        <wps:cNvPr id="502086609" name="docshape281"/>
                        <wps:cNvSpPr/>
                        <wps:spPr bwMode="auto">
                          <a:xfrm>
                            <a:off x="6790"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1284860140" name="docshape282"/>
                        <wps:cNvSpPr txBox="1"/>
                        <wps:spPr bwMode="auto">
                          <a:xfrm>
                            <a:off x="6790"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80" o:spid="_x0000_s1026" o:spt="203" style="position:absolute;left:0pt;margin-left:339.55pt;margin-top:48.7pt;height:113.5pt;width:40.05pt;mso-position-horizontal-relative:page;mso-wrap-distance-bottom:0pt;mso-wrap-distance-top:0pt;z-index:-251606016;mso-width-relative:page;mso-height-relative:page;" coordorigin="6791,974" coordsize="801,2270" o:gfxdata="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KSMvIzcAAAA&#10;CgEAAA8AAAAAAAAAAQAgAAAAIgAAAGRycy9kb3ducmV2LnhtbFBLAQIUABQAAAAIAIdO4kBPnET4&#10;xAIAAGYHAAAOAAAAAAAAAAEAIAAAACsBAABkcnMvZTJvRG9jLnhtbFBLBQYAAAAABgAGAFkBAABh&#10;BgAAAAA=&#10;">
                <o:lock v:ext="edit" aspectratio="f"/>
                <v:rect id="docshape281" o:spid="_x0000_s1026" o:spt="1" style="position:absolute;left:6790;top:973;height:1703;width:801;" fillcolor="#DCE5EE" filled="t" stroked="f" coordsize="21600,21600" o:gfxdata="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XR&#10;wYnCAAAA4gAAAA8AAAAAAAAAAQAgAAAAIgAAAGRycy9kb3ducmV2LnhtbFBLAQIUABQAAAAIAIdO&#10;4kAzLwWeOwAAADkAAAAQAAAAAAAAAAEAIAAAABEBAABkcnMvc2hhcGV4bWwueG1sUEsFBgAAAAAG&#10;AAYAWwEAALsDAAAAAA==&#10;">
                  <v:fill on="t" focussize="0,0"/>
                  <v:stroke on="f"/>
                  <v:imagedata o:title=""/>
                  <o:lock v:ext="edit" aspectratio="f"/>
                </v:rect>
                <v:shape id="docshape282" o:spid="_x0000_s1026" o:spt="202" type="#_x0000_t202" style="position:absolute;left:6790;top:2675;height:568;width:801;" fillcolor="#00549F" filled="t" stroked="f" coordsize="21600,21600" o:gfxdata="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EpuIcQAAADjAAAADwAAAAAAAAABACAAAAAiAAAAZHJzL2Rvd25yZXYueG1sUEsBAhQAFAAAAAgA&#10;h07iQDMvBZ47AAAAOQAAABAAAAAAAAAAAQAgAAAAEwEAAGRycy9zaGFwZXhtbC54bWxQSwUGAAAA&#10;AAYABgBbAQAAvQM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711488" behindDoc="1" locked="0" layoutInCell="1" allowOverlap="1">
                <wp:simplePos x="0" y="0"/>
                <wp:positionH relativeFrom="page">
                  <wp:posOffset>4992370</wp:posOffset>
                </wp:positionH>
                <wp:positionV relativeFrom="paragraph">
                  <wp:posOffset>618490</wp:posOffset>
                </wp:positionV>
                <wp:extent cx="508635" cy="1441450"/>
                <wp:effectExtent l="635" t="635" r="11430" b="5715"/>
                <wp:wrapTopAndBottom/>
                <wp:docPr id="493040858" name="docshapegroup283"/>
                <wp:cNvGraphicFramePr/>
                <a:graphic xmlns:a="http://schemas.openxmlformats.org/drawingml/2006/main">
                  <a:graphicData uri="http://schemas.microsoft.com/office/word/2010/wordprocessingGroup">
                    <wpg:wgp>
                      <wpg:cNvGrpSpPr/>
                      <wpg:grpSpPr>
                        <a:xfrm>
                          <a:off x="0" y="0"/>
                          <a:ext cx="508635" cy="1441450"/>
                          <a:chOff x="7862" y="974"/>
                          <a:chExt cx="801" cy="2270"/>
                        </a:xfrm>
                      </wpg:grpSpPr>
                      <wps:wsp>
                        <wps:cNvPr id="691551952" name="docshape284"/>
                        <wps:cNvSpPr/>
                        <wps:spPr bwMode="auto">
                          <a:xfrm>
                            <a:off x="7861"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1028550944" name="docshape285"/>
                        <wps:cNvSpPr txBox="1"/>
                        <wps:spPr bwMode="auto">
                          <a:xfrm>
                            <a:off x="7861"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83" o:spid="_x0000_s1026" o:spt="203" style="position:absolute;left:0pt;margin-left:393.1pt;margin-top:48.7pt;height:113.5pt;width:40.05pt;mso-position-horizontal-relative:page;mso-wrap-distance-bottom:0pt;mso-wrap-distance-top:0pt;z-index:-251604992;mso-width-relative:page;mso-height-relative:page;" coordorigin="7862,974" coordsize="801,2270" o:gfxdata="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A6o3cc&#10;2wAAAAoBAAAPAAAAAAAAAAEAIAAAACIAAABkcnMvZG93bnJldi54bWxQSwECFAAUAAAACACHTuJA&#10;ePzqQckCAABmBwAADgAAAAAAAAABACAAAAAqAQAAZHJzL2Uyb0RvYy54bWxQSwUGAAAAAAYABgBZ&#10;AQAAZQYAAAAA&#10;">
                <o:lock v:ext="edit" aspectratio="f"/>
                <v:rect id="docshape284" o:spid="_x0000_s1026" o:spt="1" style="position:absolute;left:7861;top:973;height:1703;width:801;" fillcolor="#DCE5EE" filled="t" stroked="f" coordsize="21600,21600" o:gfxdata="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U&#10;3mFOwwAAAOIAAAAPAAAAAAAAAAEAIAAAACIAAABkcnMvZG93bnJldi54bWxQSwECFAAUAAAACACH&#10;TuJAMy8FnjsAAAA5AAAAEAAAAAAAAAABACAAAAASAQAAZHJzL3NoYXBleG1sLnhtbFBLBQYAAAAA&#10;BgAGAFsBAAC8AwAAAAA=&#10;">
                  <v:fill on="t" focussize="0,0"/>
                  <v:stroke on="f"/>
                  <v:imagedata o:title=""/>
                  <o:lock v:ext="edit" aspectratio="f"/>
                </v:rect>
                <v:shape id="docshape285" o:spid="_x0000_s1026" o:spt="202" type="#_x0000_t202" style="position:absolute;left:7861;top:2675;height:568;width:801;" fillcolor="#00549F" filled="t" stroked="f" coordsize="21600,21600" o:gfxdata="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2xl&#10;gcEAAADjAAAADwAAAAAAAAABACAAAAAiAAAAZHJzL2Rvd25yZXYueG1sUEsBAhQAFAAAAAgAh07i&#10;QDMvBZ47AAAAOQAAABAAAAAAAAAAAQAgAAAAEAEAAGRycy9zaGFwZXhtbC54bWxQSwUGAAAAAAYA&#10;BgBbAQAAugM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712512" behindDoc="1" locked="0" layoutInCell="1" allowOverlap="1">
                <wp:simplePos x="0" y="0"/>
                <wp:positionH relativeFrom="page">
                  <wp:posOffset>5672455</wp:posOffset>
                </wp:positionH>
                <wp:positionV relativeFrom="paragraph">
                  <wp:posOffset>618490</wp:posOffset>
                </wp:positionV>
                <wp:extent cx="508635" cy="1441450"/>
                <wp:effectExtent l="635" t="635" r="11430" b="5715"/>
                <wp:wrapTopAndBottom/>
                <wp:docPr id="1178134288" name="docshapegroup286"/>
                <wp:cNvGraphicFramePr/>
                <a:graphic xmlns:a="http://schemas.openxmlformats.org/drawingml/2006/main">
                  <a:graphicData uri="http://schemas.microsoft.com/office/word/2010/wordprocessingGroup">
                    <wpg:wgp>
                      <wpg:cNvGrpSpPr/>
                      <wpg:grpSpPr>
                        <a:xfrm>
                          <a:off x="0" y="0"/>
                          <a:ext cx="508635" cy="1441450"/>
                          <a:chOff x="8933" y="974"/>
                          <a:chExt cx="801" cy="2270"/>
                        </a:xfrm>
                      </wpg:grpSpPr>
                      <wps:wsp>
                        <wps:cNvPr id="1156287372" name="docshape287"/>
                        <wps:cNvSpPr/>
                        <wps:spPr bwMode="auto">
                          <a:xfrm>
                            <a:off x="8932" y="973"/>
                            <a:ext cx="801" cy="1725"/>
                          </a:xfrm>
                          <a:prstGeom prst="rect">
                            <a:avLst/>
                          </a:prstGeom>
                          <a:solidFill>
                            <a:srgbClr val="DCE5EE"/>
                          </a:solidFill>
                          <a:ln>
                            <a:noFill/>
                          </a:ln>
                        </wps:spPr>
                        <wps:bodyPr rot="0" vert="horz" wrap="square" lIns="91440" tIns="45720" rIns="91440" bIns="45720" anchor="t" anchorCtr="0" upright="1">
                          <a:noAutofit/>
                        </wps:bodyPr>
                      </wps:wsp>
                      <wps:wsp>
                        <wps:cNvPr id="594179256" name="docshape288"/>
                        <wps:cNvSpPr txBox="1"/>
                        <wps:spPr bwMode="auto">
                          <a:xfrm>
                            <a:off x="8932" y="2698"/>
                            <a:ext cx="801" cy="545"/>
                          </a:xfrm>
                          <a:prstGeom prst="rect">
                            <a:avLst/>
                          </a:prstGeom>
                          <a:solidFill>
                            <a:srgbClr val="00549F"/>
                          </a:solidFill>
                          <a:ln>
                            <a:noFill/>
                          </a:ln>
                        </wps:spPr>
                        <wps:txbx>
                          <w:txbxContent>
                            <w:p>
                              <w:pPr>
                                <w:spacing w:before="120"/>
                                <w:ind w:left="249"/>
                                <w:rPr>
                                  <w:rFonts w:ascii="Century Gothic"/>
                                  <w:b/>
                                  <w:color w:val="000000"/>
                                  <w:sz w:val="14"/>
                                </w:rPr>
                              </w:pPr>
                              <w:r>
                                <w:rPr>
                                  <w:rFonts w:ascii="Century Gothic"/>
                                  <w:b/>
                                  <w:color w:val="FFFFFF"/>
                                  <w:spacing w:val="-5"/>
                                  <w:w w:val="110"/>
                                  <w:sz w:val="14"/>
                                </w:rPr>
                                <w:t>24%</w:t>
                              </w:r>
                            </w:p>
                          </w:txbxContent>
                        </wps:txbx>
                        <wps:bodyPr rot="0" vert="horz" wrap="square" lIns="0" tIns="0" rIns="0" bIns="0" anchor="t" anchorCtr="0" upright="1">
                          <a:noAutofit/>
                        </wps:bodyPr>
                      </wps:wsp>
                    </wpg:wgp>
                  </a:graphicData>
                </a:graphic>
              </wp:anchor>
            </w:drawing>
          </mc:Choice>
          <mc:Fallback>
            <w:pict>
              <v:group id="docshapegroup286" o:spid="_x0000_s1026" o:spt="203" style="position:absolute;left:0pt;margin-left:446.65pt;margin-top:48.7pt;height:113.5pt;width:40.05pt;mso-position-horizontal-relative:page;mso-wrap-distance-bottom:0pt;mso-wrap-distance-top:0pt;z-index:-251603968;mso-width-relative:page;mso-height-relative:page;" coordorigin="8933,974" coordsize="801,2270" o:gfxdata="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BH1goJ2wAAAAoBAAAPAAAAAAAA&#10;AAEAIAAAACIAAABkcnMvZG93bnJldi54bWxQSwECFAAUAAAACACHTuJAq5bIc7oCAABnBwAADgAA&#10;AAAAAAABACAAAAAqAQAAZHJzL2Uyb0RvYy54bWxQSwUGAAAAAAYABgBZAQAAVgYAAAAA&#10;">
                <o:lock v:ext="edit" aspectratio="f"/>
                <v:rect id="docshape287" o:spid="_x0000_s1026" o:spt="1" style="position:absolute;left:8932;top:973;height:1725;width:801;" fillcolor="#DCE5EE" filled="t" stroked="f" coordsize="21600,21600" o:gfxdata="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GNV&#10;7cEAAADjAAAADwAAAAAAAAABACAAAAAiAAAAZHJzL2Rvd25yZXYueG1sUEsBAhQAFAAAAAgAh07i&#10;QDMvBZ47AAAAOQAAABAAAAAAAAAAAQAgAAAAEAEAAGRycy9zaGFwZXhtbC54bWxQSwUGAAAAAAYA&#10;BgBbAQAAugMAAAAA&#10;">
                  <v:fill on="t" focussize="0,0"/>
                  <v:stroke on="f"/>
                  <v:imagedata o:title=""/>
                  <o:lock v:ext="edit" aspectratio="f"/>
                </v:rect>
                <v:shape id="docshape288" o:spid="_x0000_s1026" o:spt="202" type="#_x0000_t202" style="position:absolute;left:8932;top:2698;height:545;width:801;" fillcolor="#00549F" filled="t" stroked="f" coordsize="21600,21600" o:gfxdata="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soR8sQAAADiAAAADwAAAAAAAAABACAAAAAiAAAAZHJzL2Rvd25yZXYueG1sUEsBAhQAFAAAAAgA&#10;h07iQDMvBZ47AAAAOQAAABAAAAAAAAAAAQAgAAAAEwEAAGRycy9zaGFwZXhtbC54bWxQSwUGAAAA&#10;AAYABgBbAQAAvQMAAAAA&#10;">
                  <v:fill on="t" focussize="0,0"/>
                  <v:stroke on="f"/>
                  <v:imagedata o:title=""/>
                  <o:lock v:ext="edit" aspectratio="f"/>
                  <v:textbox inset="0mm,0mm,0mm,0mm">
                    <w:txbxContent>
                      <w:p>
                        <w:pPr>
                          <w:spacing w:before="120"/>
                          <w:ind w:left="249"/>
                          <w:rPr>
                            <w:rFonts w:ascii="Century Gothic"/>
                            <w:b/>
                            <w:color w:val="000000"/>
                            <w:sz w:val="14"/>
                          </w:rPr>
                        </w:pPr>
                        <w:r>
                          <w:rPr>
                            <w:rFonts w:ascii="Century Gothic"/>
                            <w:b/>
                            <w:color w:val="FFFFFF"/>
                            <w:spacing w:val="-5"/>
                            <w:w w:val="110"/>
                            <w:sz w:val="14"/>
                          </w:rPr>
                          <w:t>24%</w:t>
                        </w:r>
                      </w:p>
                    </w:txbxContent>
                  </v:textbox>
                </v:shape>
                <w10:wrap type="topAndBottom"/>
              </v:group>
            </w:pict>
          </mc:Fallback>
        </mc:AlternateContent>
      </w:r>
      <w:r>
        <mc:AlternateContent>
          <mc:Choice Requires="wpg">
            <w:drawing>
              <wp:anchor distT="0" distB="0" distL="0" distR="0" simplePos="0" relativeHeight="251713536" behindDoc="1" locked="0" layoutInCell="1" allowOverlap="1">
                <wp:simplePos x="0" y="0"/>
                <wp:positionH relativeFrom="page">
                  <wp:posOffset>6351905</wp:posOffset>
                </wp:positionH>
                <wp:positionV relativeFrom="paragraph">
                  <wp:posOffset>618490</wp:posOffset>
                </wp:positionV>
                <wp:extent cx="508635" cy="1441450"/>
                <wp:effectExtent l="0" t="635" r="12065" b="5715"/>
                <wp:wrapTopAndBottom/>
                <wp:docPr id="1854768105" name="docshapegroup289"/>
                <wp:cNvGraphicFramePr/>
                <a:graphic xmlns:a="http://schemas.openxmlformats.org/drawingml/2006/main">
                  <a:graphicData uri="http://schemas.microsoft.com/office/word/2010/wordprocessingGroup">
                    <wpg:wgp>
                      <wpg:cNvGrpSpPr/>
                      <wpg:grpSpPr>
                        <a:xfrm>
                          <a:off x="0" y="0"/>
                          <a:ext cx="508635" cy="1441450"/>
                          <a:chOff x="10003" y="974"/>
                          <a:chExt cx="801" cy="2270"/>
                        </a:xfrm>
                      </wpg:grpSpPr>
                      <wps:wsp>
                        <wps:cNvPr id="1599514001" name="docshape290"/>
                        <wps:cNvSpPr/>
                        <wps:spPr bwMode="auto">
                          <a:xfrm>
                            <a:off x="10003" y="973"/>
                            <a:ext cx="801" cy="1793"/>
                          </a:xfrm>
                          <a:prstGeom prst="rect">
                            <a:avLst/>
                          </a:prstGeom>
                          <a:solidFill>
                            <a:srgbClr val="DCE5EE"/>
                          </a:solidFill>
                          <a:ln>
                            <a:noFill/>
                          </a:ln>
                        </wps:spPr>
                        <wps:bodyPr rot="0" vert="horz" wrap="square" lIns="91440" tIns="45720" rIns="91440" bIns="45720" anchor="t" anchorCtr="0" upright="1">
                          <a:noAutofit/>
                        </wps:bodyPr>
                      </wps:wsp>
                      <wps:wsp>
                        <wps:cNvPr id="647583198" name="docshape291"/>
                        <wps:cNvSpPr txBox="1"/>
                        <wps:spPr bwMode="auto">
                          <a:xfrm>
                            <a:off x="10003" y="2766"/>
                            <a:ext cx="801" cy="477"/>
                          </a:xfrm>
                          <a:prstGeom prst="rect">
                            <a:avLst/>
                          </a:prstGeom>
                          <a:solidFill>
                            <a:srgbClr val="00549F"/>
                          </a:solidFill>
                          <a:ln>
                            <a:noFill/>
                          </a:ln>
                        </wps:spPr>
                        <wps:txbx>
                          <w:txbxContent>
                            <w:p>
                              <w:pPr>
                                <w:spacing w:before="97"/>
                                <w:ind w:left="259"/>
                                <w:rPr>
                                  <w:rFonts w:ascii="Century Gothic"/>
                                  <w:b/>
                                  <w:color w:val="000000"/>
                                  <w:sz w:val="14"/>
                                </w:rPr>
                              </w:pPr>
                              <w:r>
                                <w:rPr>
                                  <w:rFonts w:ascii="Century Gothic"/>
                                  <w:b/>
                                  <w:color w:val="FFFFFF"/>
                                  <w:spacing w:val="-5"/>
                                  <w:sz w:val="14"/>
                                </w:rPr>
                                <w:t>21%</w:t>
                              </w:r>
                            </w:p>
                          </w:txbxContent>
                        </wps:txbx>
                        <wps:bodyPr rot="0" vert="horz" wrap="square" lIns="0" tIns="0" rIns="0" bIns="0" anchor="t" anchorCtr="0" upright="1">
                          <a:noAutofit/>
                        </wps:bodyPr>
                      </wps:wsp>
                    </wpg:wgp>
                  </a:graphicData>
                </a:graphic>
              </wp:anchor>
            </w:drawing>
          </mc:Choice>
          <mc:Fallback>
            <w:pict>
              <v:group id="docshapegroup289" o:spid="_x0000_s1026" o:spt="203" style="position:absolute;left:0pt;margin-left:500.15pt;margin-top:48.7pt;height:113.5pt;width:40.05pt;mso-position-horizontal-relative:page;mso-wrap-distance-bottom:0pt;mso-wrap-distance-top:0pt;z-index:-251602944;mso-width-relative:page;mso-height-relative:page;" coordorigin="10003,974" coordsize="801,2270" o:gfxdata="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DhSDIO2gAA&#10;AAwBAAAPAAAAAAAAAAEAIAAAACIAAABkcnMvZG93bnJldi54bWxQSwECFAAUAAAACACHTuJADori&#10;u8cCAABqBwAADgAAAAAAAAABACAAAAApAQAAZHJzL2Uyb0RvYy54bWxQSwUGAAAAAAYABgBZAQAA&#10;YgYAAAAA&#10;">
                <o:lock v:ext="edit" aspectratio="f"/>
                <v:rect id="docshape290" o:spid="_x0000_s1026" o:spt="1" style="position:absolute;left:10003;top:973;height:1793;width:801;" fillcolor="#DCE5EE" filled="t" stroked="f" coordsize="21600,21600" o:gfxdata="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dUW&#10;L8EAAADjAAAADwAAAAAAAAABACAAAAAiAAAAZHJzL2Rvd25yZXYueG1sUEsBAhQAFAAAAAgAh07i&#10;QDMvBZ47AAAAOQAAABAAAAAAAAAAAQAgAAAAEAEAAGRycy9zaGFwZXhtbC54bWxQSwUGAAAAAAYA&#10;BgBbAQAAugMAAAAA&#10;">
                  <v:fill on="t" focussize="0,0"/>
                  <v:stroke on="f"/>
                  <v:imagedata o:title=""/>
                  <o:lock v:ext="edit" aspectratio="f"/>
                </v:rect>
                <v:shape id="docshape291" o:spid="_x0000_s1026" o:spt="202" type="#_x0000_t202" style="position:absolute;left:10003;top:2766;height:477;width:801;" fillcolor="#00549F" filled="t" stroked="f" coordsize="21600,21600" o:gfxdata="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LgS&#10;FcEAAADiAAAADwAAAAAAAAABACAAAAAiAAAAZHJzL2Rvd25yZXYueG1sUEsBAhQAFAAAAAgAh07i&#10;QDMvBZ47AAAAOQAAABAAAAAAAAAAAQAgAAAAEAEAAGRycy9zaGFwZXhtbC54bWxQSwUGAAAAAAYA&#10;BgBbAQAAugMAAAAA&#10;">
                  <v:fill on="t" focussize="0,0"/>
                  <v:stroke on="f"/>
                  <v:imagedata o:title=""/>
                  <o:lock v:ext="edit" aspectratio="f"/>
                  <v:textbox inset="0mm,0mm,0mm,0mm">
                    <w:txbxContent>
                      <w:p>
                        <w:pPr>
                          <w:spacing w:before="97"/>
                          <w:ind w:left="259"/>
                          <w:rPr>
                            <w:rFonts w:ascii="Century Gothic"/>
                            <w:b/>
                            <w:color w:val="000000"/>
                            <w:sz w:val="14"/>
                          </w:rPr>
                        </w:pPr>
                        <w:r>
                          <w:rPr>
                            <w:rFonts w:ascii="Century Gothic"/>
                            <w:b/>
                            <w:color w:val="FFFFFF"/>
                            <w:spacing w:val="-5"/>
                            <w:sz w:val="14"/>
                          </w:rPr>
                          <w:t>21%</w:t>
                        </w:r>
                      </w:p>
                    </w:txbxContent>
                  </v:textbox>
                </v:shape>
                <w10:wrap type="topAndBottom"/>
              </v:group>
            </w:pict>
          </mc:Fallback>
        </mc:AlternateContent>
      </w:r>
    </w:p>
    <w:p>
      <w:pPr>
        <w:pStyle w:val="6"/>
        <w:spacing w:before="5"/>
        <w:rPr>
          <w:lang w:eastAsia="zh-CN"/>
        </w:rPr>
      </w:pPr>
    </w:p>
    <w:p>
      <w:pPr>
        <w:pStyle w:val="6"/>
        <w:spacing w:before="8"/>
        <w:rPr>
          <w:sz w:val="5"/>
          <w:lang w:eastAsia="zh-CN"/>
        </w:rPr>
      </w:pPr>
    </w:p>
    <w:p>
      <w:pPr>
        <w:rPr>
          <w:sz w:val="5"/>
          <w:lang w:eastAsia="zh-CN"/>
        </w:rPr>
        <w:sectPr>
          <w:headerReference r:id="rId12" w:type="default"/>
          <w:footerReference r:id="rId13" w:type="default"/>
          <w:pgSz w:w="12240" w:h="15840"/>
          <w:pgMar w:top="1220" w:right="0" w:bottom="860" w:left="520" w:header="0" w:footer="675" w:gutter="0"/>
          <w:cols w:space="720" w:num="1"/>
        </w:sectPr>
      </w:pPr>
    </w:p>
    <w:p>
      <w:pPr>
        <w:spacing w:before="86" w:line="235" w:lineRule="auto"/>
        <w:ind w:left="987"/>
        <w:jc w:val="center"/>
        <w:rPr>
          <w:sz w:val="12"/>
          <w:lang w:eastAsia="zh-CN"/>
        </w:rPr>
      </w:pPr>
      <w:r>
        <w:rPr>
          <w:rFonts w:hint="eastAsia" w:ascii="微软雅黑" w:hAnsi="微软雅黑" w:eastAsia="微软雅黑" w:cs="微软雅黑"/>
          <w:color w:val="231F37"/>
          <w:spacing w:val="-2"/>
          <w:w w:val="115"/>
          <w:sz w:val="12"/>
          <w:lang w:eastAsia="zh-CN"/>
        </w:rPr>
        <w:t>数据质量</w:t>
      </w:r>
      <w:r>
        <w:rPr>
          <w:color w:val="231F37"/>
          <w:spacing w:val="-2"/>
          <w:w w:val="115"/>
          <w:sz w:val="12"/>
          <w:lang w:eastAsia="zh-CN"/>
        </w:rPr>
        <w:t>(</w:t>
      </w:r>
      <w:r>
        <w:rPr>
          <w:rFonts w:hint="eastAsia" w:ascii="微软雅黑" w:hAnsi="微软雅黑" w:eastAsia="微软雅黑" w:cs="微软雅黑"/>
          <w:color w:val="231F37"/>
          <w:spacing w:val="-2"/>
          <w:w w:val="115"/>
          <w:sz w:val="12"/>
          <w:lang w:eastAsia="zh-CN"/>
        </w:rPr>
        <w:t>如：非预期偏见</w:t>
      </w:r>
      <w:r>
        <w:rPr>
          <w:color w:val="231F37"/>
          <w:spacing w:val="-2"/>
          <w:w w:val="115"/>
          <w:sz w:val="12"/>
          <w:lang w:eastAsia="zh-CN"/>
        </w:rPr>
        <w:t>)</w:t>
      </w:r>
    </w:p>
    <w:p>
      <w:pPr>
        <w:spacing w:before="86" w:line="235" w:lineRule="auto"/>
        <w:ind w:left="346" w:firstLine="162"/>
        <w:rPr>
          <w:sz w:val="12"/>
          <w:lang w:eastAsia="zh-CN"/>
        </w:rPr>
      </w:pPr>
      <w:r>
        <w:rPr>
          <w:lang w:eastAsia="zh-CN"/>
        </w:rPr>
        <w:br w:type="column"/>
      </w:r>
      <w:r>
        <w:rPr>
          <w:rFonts w:hint="eastAsia" w:ascii="微软雅黑" w:hAnsi="微软雅黑" w:eastAsia="微软雅黑" w:cs="微软雅黑"/>
          <w:color w:val="231F37"/>
          <w:w w:val="115"/>
          <w:sz w:val="12"/>
          <w:lang w:eastAsia="zh-CN"/>
        </w:rPr>
        <w:t>不透明性</w:t>
      </w:r>
    </w:p>
    <w:p>
      <w:pPr>
        <w:spacing w:before="86" w:line="235" w:lineRule="auto"/>
        <w:ind w:left="332"/>
        <w:jc w:val="center"/>
        <w:rPr>
          <w:sz w:val="12"/>
          <w:lang w:eastAsia="zh-CN"/>
        </w:rPr>
      </w:pPr>
      <w:r>
        <w:rPr>
          <w:lang w:eastAsia="zh-CN"/>
        </w:rPr>
        <w:br w:type="column"/>
      </w:r>
      <w:r>
        <w:rPr>
          <w:rFonts w:hint="eastAsia" w:ascii="微软雅黑" w:hAnsi="微软雅黑" w:eastAsia="微软雅黑" w:cs="微软雅黑"/>
          <w:color w:val="231F37"/>
          <w:w w:val="115"/>
          <w:sz w:val="12"/>
          <w:lang w:eastAsia="zh-CN"/>
        </w:rPr>
        <w:t>技能和专业知识</w:t>
      </w:r>
    </w:p>
    <w:p>
      <w:pPr>
        <w:tabs>
          <w:tab w:val="left" w:pos="1372"/>
          <w:tab w:val="left" w:pos="2634"/>
        </w:tabs>
        <w:spacing w:before="84"/>
        <w:ind w:left="275"/>
        <w:rPr>
          <w:sz w:val="12"/>
          <w:lang w:eastAsia="zh-CN"/>
        </w:rPr>
      </w:pPr>
      <w:r>
        <w:rPr>
          <w:lang w:eastAsia="zh-CN"/>
        </w:rPr>
        <w:br w:type="column"/>
      </w:r>
      <w:r>
        <w:rPr>
          <w:rFonts w:hint="eastAsia"/>
          <w:lang w:eastAsia="zh-CN"/>
        </w:rPr>
        <w:t xml:space="preserve">   </w:t>
      </w:r>
      <w:r>
        <w:rPr>
          <w:rFonts w:hint="eastAsia" w:ascii="微软雅黑" w:hAnsi="微软雅黑" w:eastAsia="微软雅黑" w:cs="微软雅黑"/>
          <w:color w:val="231F37"/>
          <w:w w:val="110"/>
          <w:sz w:val="12"/>
          <w:lang w:eastAsia="zh-CN"/>
        </w:rPr>
        <w:t>数据污染</w:t>
      </w:r>
      <w:r>
        <w:rPr>
          <w:rFonts w:hint="eastAsia"/>
          <w:color w:val="231F37"/>
          <w:sz w:val="12"/>
          <w:lang w:eastAsia="zh-CN"/>
        </w:rPr>
        <w:tab/>
      </w:r>
      <w:r>
        <w:rPr>
          <w:rFonts w:hint="eastAsia"/>
          <w:color w:val="231F37"/>
          <w:sz w:val="12"/>
          <w:lang w:eastAsia="zh-CN"/>
        </w:rPr>
        <w:t xml:space="preserve">         </w:t>
      </w:r>
      <w:r>
        <w:rPr>
          <w:rFonts w:hint="eastAsia" w:ascii="微软雅黑" w:hAnsi="微软雅黑" w:eastAsia="微软雅黑" w:cs="微软雅黑"/>
          <w:color w:val="231F37"/>
          <w:spacing w:val="-2"/>
          <w:w w:val="115"/>
          <w:sz w:val="12"/>
          <w:lang w:eastAsia="zh-CN"/>
        </w:rPr>
        <w:t>幻觉</w:t>
      </w:r>
      <w:r>
        <w:rPr>
          <w:color w:val="231F37"/>
          <w:sz w:val="12"/>
          <w:lang w:eastAsia="zh-CN"/>
        </w:rPr>
        <w:tab/>
      </w:r>
      <w:r>
        <w:rPr>
          <w:rFonts w:hint="eastAsia"/>
          <w:color w:val="231F37"/>
          <w:sz w:val="12"/>
          <w:lang w:eastAsia="zh-CN"/>
        </w:rPr>
        <w:t xml:space="preserve">  </w:t>
      </w:r>
      <w:r>
        <w:rPr>
          <w:rFonts w:hint="eastAsia" w:ascii="微软雅黑" w:hAnsi="微软雅黑" w:eastAsia="微软雅黑" w:cs="微软雅黑"/>
          <w:color w:val="231F37"/>
          <w:spacing w:val="-4"/>
          <w:w w:val="115"/>
          <w:sz w:val="12"/>
          <w:lang w:eastAsia="zh-CN"/>
        </w:rPr>
        <w:t>隐私</w:t>
      </w:r>
    </w:p>
    <w:p>
      <w:pPr>
        <w:spacing w:before="86" w:line="235" w:lineRule="auto"/>
        <w:ind w:left="412"/>
        <w:rPr>
          <w:sz w:val="12"/>
          <w:lang w:eastAsia="zh-CN"/>
        </w:rPr>
      </w:pPr>
      <w:r>
        <w:rPr>
          <w:lang w:eastAsia="zh-CN"/>
        </w:rPr>
        <w:br w:type="column"/>
      </w:r>
      <w:r>
        <w:rPr>
          <w:rFonts w:hint="eastAsia" w:ascii="微软雅黑" w:hAnsi="微软雅黑" w:eastAsia="微软雅黑" w:cs="微软雅黑"/>
          <w:color w:val="231F37"/>
          <w:spacing w:val="-4"/>
          <w:w w:val="115"/>
          <w:sz w:val="12"/>
          <w:lang w:eastAsia="zh-CN"/>
        </w:rPr>
        <w:t>数据泄露或丢失</w:t>
      </w:r>
    </w:p>
    <w:p>
      <w:pPr>
        <w:spacing w:before="84"/>
        <w:ind w:left="358"/>
        <w:rPr>
          <w:sz w:val="12"/>
          <w:lang w:eastAsia="zh-CN"/>
        </w:rPr>
      </w:pPr>
      <w:r>
        <w:rPr>
          <w:lang w:eastAsia="zh-CN"/>
        </w:rPr>
        <w:br w:type="column"/>
      </w:r>
      <w:r>
        <w:rPr>
          <w:rFonts w:hint="eastAsia" w:ascii="微软雅黑" w:hAnsi="微软雅黑" w:eastAsia="微软雅黑" w:cs="微软雅黑"/>
          <w:color w:val="231F37"/>
          <w:spacing w:val="-2"/>
          <w:w w:val="115"/>
          <w:sz w:val="12"/>
          <w:lang w:eastAsia="zh-CN"/>
        </w:rPr>
        <w:t>准确性</w:t>
      </w:r>
    </w:p>
    <w:p>
      <w:pPr>
        <w:spacing w:before="84"/>
        <w:ind w:left="589"/>
        <w:rPr>
          <w:sz w:val="12"/>
          <w:lang w:eastAsia="zh-CN"/>
        </w:rPr>
        <w:sectPr>
          <w:type w:val="continuous"/>
          <w:pgSz w:w="12240" w:h="15840"/>
          <w:pgMar w:top="1500" w:right="0" w:bottom="280" w:left="520" w:header="0" w:footer="675" w:gutter="0"/>
          <w:cols w:equalWidth="0" w:num="7">
            <w:col w:w="1644" w:space="40"/>
            <w:col w:w="1060" w:space="39"/>
            <w:col w:w="1017" w:space="39"/>
            <w:col w:w="3026" w:space="40"/>
            <w:col w:w="1259" w:space="40"/>
            <w:col w:w="858" w:space="39"/>
            <w:col w:w="2619"/>
          </w:cols>
        </w:sectPr>
      </w:pPr>
      <w:r>
        <w:rPr>
          <w:lang w:eastAsia="zh-CN"/>
        </w:rPr>
        <w:br w:type="column"/>
      </w:r>
      <w:r>
        <w:rPr>
          <w:rFonts w:hint="eastAsia"/>
          <w:color w:val="231F37"/>
          <w:spacing w:val="-2"/>
          <w:w w:val="110"/>
          <w:sz w:val="12"/>
          <w:lang w:eastAsia="zh-CN"/>
        </w:rPr>
        <w:t xml:space="preserve">  </w:t>
      </w:r>
      <w:r>
        <w:rPr>
          <w:rFonts w:hint="eastAsia" w:ascii="微软雅黑" w:hAnsi="微软雅黑" w:eastAsia="微软雅黑" w:cs="微软雅黑"/>
          <w:sz w:val="12"/>
          <w:lang w:eastAsia="zh-CN"/>
        </w:rPr>
        <w:t>滥用</w:t>
      </w:r>
    </w:p>
    <w:p>
      <w:pPr>
        <w:pStyle w:val="4"/>
        <w:ind w:left="0"/>
        <w:rPr>
          <w:w w:val="115"/>
          <w:lang w:eastAsia="zh-CN"/>
        </w:rPr>
      </w:pPr>
    </w:p>
    <w:p>
      <w:pPr>
        <w:pStyle w:val="4"/>
      </w:pPr>
      <w:r>
        <w:rPr>
          <w:w w:val="115"/>
        </w:rPr>
        <w:t>Impact</w:t>
      </w:r>
      <w:r>
        <w:rPr>
          <w:spacing w:val="-11"/>
          <w:w w:val="115"/>
        </w:rPr>
        <w:t xml:space="preserve"> </w:t>
      </w:r>
      <w:r>
        <w:rPr>
          <w:w w:val="115"/>
        </w:rPr>
        <w:t>of</w:t>
      </w:r>
      <w:r>
        <w:rPr>
          <w:spacing w:val="-11"/>
          <w:w w:val="115"/>
        </w:rPr>
        <w:t xml:space="preserve"> </w:t>
      </w:r>
      <w:r>
        <w:rPr>
          <w:w w:val="115"/>
        </w:rPr>
        <w:t>AI</w:t>
      </w:r>
      <w:r>
        <w:rPr>
          <w:spacing w:val="-11"/>
          <w:w w:val="115"/>
        </w:rPr>
        <w:t xml:space="preserve"> </w:t>
      </w:r>
      <w:r>
        <w:rPr>
          <w:w w:val="115"/>
        </w:rPr>
        <w:t>on</w:t>
      </w:r>
      <w:r>
        <w:rPr>
          <w:spacing w:val="-10"/>
          <w:w w:val="115"/>
        </w:rPr>
        <w:t xml:space="preserve"> </w:t>
      </w:r>
      <w:r>
        <w:rPr>
          <w:w w:val="115"/>
        </w:rPr>
        <w:t>current</w:t>
      </w:r>
      <w:r>
        <w:rPr>
          <w:spacing w:val="-11"/>
          <w:w w:val="115"/>
        </w:rPr>
        <w:t xml:space="preserve"> </w:t>
      </w:r>
      <w:r>
        <w:rPr>
          <w:w w:val="115"/>
        </w:rPr>
        <w:t>cybersecurity</w:t>
      </w:r>
      <w:r>
        <w:rPr>
          <w:spacing w:val="-11"/>
          <w:w w:val="115"/>
        </w:rPr>
        <w:t xml:space="preserve"> </w:t>
      </w:r>
      <w:r>
        <w:rPr>
          <w:spacing w:val="-2"/>
          <w:w w:val="115"/>
        </w:rPr>
        <w:t>roles</w:t>
      </w:r>
    </w:p>
    <w:p>
      <w:pPr>
        <w:pStyle w:val="4"/>
        <w:rPr>
          <w:lang w:eastAsia="zh-CN"/>
        </w:rPr>
      </w:pPr>
      <w:r>
        <w:rPr>
          <w:rFonts w:hint="eastAsia"/>
          <w:lang w:eastAsia="zh-CN"/>
        </w:rPr>
        <w:t xml:space="preserve">AI </w:t>
      </w:r>
      <w:r>
        <w:rPr>
          <w:rFonts w:hint="eastAsia" w:ascii="微软雅黑" w:hAnsi="微软雅黑" w:eastAsia="微软雅黑" w:cs="微软雅黑"/>
          <w:lang w:eastAsia="zh-CN"/>
        </w:rPr>
        <w:t>对当前网络安全行业岗位的影响</w:t>
      </w:r>
    </w:p>
    <w:p>
      <w:pPr>
        <w:pStyle w:val="6"/>
        <w:spacing w:before="294" w:line="276" w:lineRule="auto"/>
        <w:ind w:left="920" w:right="3071"/>
      </w:pPr>
      <w:r>
        <mc:AlternateContent>
          <mc:Choice Requires="wpg">
            <w:drawing>
              <wp:anchor distT="0" distB="0" distL="114300" distR="114300" simplePos="0" relativeHeight="251664384" behindDoc="0" locked="0" layoutInCell="1" allowOverlap="1">
                <wp:simplePos x="0" y="0"/>
                <wp:positionH relativeFrom="page">
                  <wp:posOffset>2963545</wp:posOffset>
                </wp:positionH>
                <wp:positionV relativeFrom="paragraph">
                  <wp:posOffset>727075</wp:posOffset>
                </wp:positionV>
                <wp:extent cx="1837690" cy="1844675"/>
                <wp:effectExtent l="0" t="0" r="3810" b="9525"/>
                <wp:wrapNone/>
                <wp:docPr id="1242900852" name="docshapegroup292"/>
                <wp:cNvGraphicFramePr/>
                <a:graphic xmlns:a="http://schemas.openxmlformats.org/drawingml/2006/main">
                  <a:graphicData uri="http://schemas.microsoft.com/office/word/2010/wordprocessingGroup">
                    <wpg:wgp>
                      <wpg:cNvGrpSpPr/>
                      <wpg:grpSpPr>
                        <a:xfrm>
                          <a:off x="0" y="0"/>
                          <a:ext cx="1837690" cy="1844675"/>
                          <a:chOff x="4667" y="1145"/>
                          <a:chExt cx="2894" cy="2905"/>
                        </a:xfrm>
                      </wpg:grpSpPr>
                      <wps:wsp>
                        <wps:cNvPr id="1585391050" name="docshape293"/>
                        <wps:cNvSpPr/>
                        <wps:spPr bwMode="auto">
                          <a:xfrm>
                            <a:off x="4938" y="1156"/>
                            <a:ext cx="2622" cy="2883"/>
                          </a:xfrm>
                          <a:custGeom>
                            <a:avLst/>
                            <a:gdLst>
                              <a:gd name="T0" fmla="+- 0 6072 4939"/>
                              <a:gd name="T1" fmla="*/ T0 w 2622"/>
                              <a:gd name="T2" fmla="+- 0 1157 1156"/>
                              <a:gd name="T3" fmla="*/ 1157 h 2883"/>
                              <a:gd name="T4" fmla="+- 0 4939 4939"/>
                              <a:gd name="T5" fmla="*/ T4 w 2622"/>
                              <a:gd name="T6" fmla="+- 0 3423 1156"/>
                              <a:gd name="T7" fmla="*/ 3423 h 2883"/>
                              <a:gd name="T8" fmla="+- 0 5035 4939"/>
                              <a:gd name="T9" fmla="*/ T8 w 2622"/>
                              <a:gd name="T10" fmla="+- 0 3546 1156"/>
                              <a:gd name="T11" fmla="*/ 3546 h 2883"/>
                              <a:gd name="T12" fmla="+- 0 5142 4939"/>
                              <a:gd name="T13" fmla="*/ T12 w 2622"/>
                              <a:gd name="T14" fmla="+- 0 3656 1156"/>
                              <a:gd name="T15" fmla="*/ 3656 h 2883"/>
                              <a:gd name="T16" fmla="+- 0 5260 4939"/>
                              <a:gd name="T17" fmla="*/ T16 w 2622"/>
                              <a:gd name="T18" fmla="+- 0 3754 1156"/>
                              <a:gd name="T19" fmla="*/ 3754 h 2883"/>
                              <a:gd name="T20" fmla="+- 0 5387 4939"/>
                              <a:gd name="T21" fmla="*/ T20 w 2622"/>
                              <a:gd name="T22" fmla="+- 0 3838 1156"/>
                              <a:gd name="T23" fmla="*/ 3838 h 2883"/>
                              <a:gd name="T24" fmla="+- 0 5522 4939"/>
                              <a:gd name="T25" fmla="*/ T24 w 2622"/>
                              <a:gd name="T26" fmla="+- 0 3909 1156"/>
                              <a:gd name="T27" fmla="*/ 3909 h 2883"/>
                              <a:gd name="T28" fmla="+- 0 5664 4939"/>
                              <a:gd name="T29" fmla="*/ T28 w 2622"/>
                              <a:gd name="T30" fmla="+- 0 3964 1156"/>
                              <a:gd name="T31" fmla="*/ 3964 h 2883"/>
                              <a:gd name="T32" fmla="+- 0 5812 4939"/>
                              <a:gd name="T33" fmla="*/ T32 w 2622"/>
                              <a:gd name="T34" fmla="+- 0 4005 1156"/>
                              <a:gd name="T35" fmla="*/ 4005 h 2883"/>
                              <a:gd name="T36" fmla="+- 0 5964 4939"/>
                              <a:gd name="T37" fmla="*/ T36 w 2622"/>
                              <a:gd name="T38" fmla="+- 0 4030 1156"/>
                              <a:gd name="T39" fmla="*/ 4030 h 2883"/>
                              <a:gd name="T40" fmla="+- 0 6119 4939"/>
                              <a:gd name="T41" fmla="*/ T40 w 2622"/>
                              <a:gd name="T42" fmla="+- 0 4038 1156"/>
                              <a:gd name="T43" fmla="*/ 4038 h 2883"/>
                              <a:gd name="T44" fmla="+- 0 6270 4939"/>
                              <a:gd name="T45" fmla="*/ T44 w 2622"/>
                              <a:gd name="T46" fmla="+- 0 4030 1156"/>
                              <a:gd name="T47" fmla="*/ 4030 h 2883"/>
                              <a:gd name="T48" fmla="+- 0 6417 4939"/>
                              <a:gd name="T49" fmla="*/ T48 w 2622"/>
                              <a:gd name="T50" fmla="+- 0 4007 1156"/>
                              <a:gd name="T51" fmla="*/ 4007 h 2883"/>
                              <a:gd name="T52" fmla="+- 0 6559 4939"/>
                              <a:gd name="T53" fmla="*/ T52 w 2622"/>
                              <a:gd name="T54" fmla="+- 0 3969 1156"/>
                              <a:gd name="T55" fmla="*/ 3969 h 2883"/>
                              <a:gd name="T56" fmla="+- 0 6695 4939"/>
                              <a:gd name="T57" fmla="*/ T56 w 2622"/>
                              <a:gd name="T58" fmla="+- 0 3917 1156"/>
                              <a:gd name="T59" fmla="*/ 3917 h 2883"/>
                              <a:gd name="T60" fmla="+- 0 6824 4939"/>
                              <a:gd name="T61" fmla="*/ T60 w 2622"/>
                              <a:gd name="T62" fmla="+- 0 3852 1156"/>
                              <a:gd name="T63" fmla="*/ 3852 h 2883"/>
                              <a:gd name="T64" fmla="+- 0 6945 4939"/>
                              <a:gd name="T65" fmla="*/ T64 w 2622"/>
                              <a:gd name="T66" fmla="+- 0 3776 1156"/>
                              <a:gd name="T67" fmla="*/ 3776 h 2883"/>
                              <a:gd name="T68" fmla="+- 0 7058 4939"/>
                              <a:gd name="T69" fmla="*/ T68 w 2622"/>
                              <a:gd name="T70" fmla="+- 0 3687 1156"/>
                              <a:gd name="T71" fmla="*/ 3687 h 2883"/>
                              <a:gd name="T72" fmla="+- 0 7161 4939"/>
                              <a:gd name="T73" fmla="*/ T72 w 2622"/>
                              <a:gd name="T74" fmla="+- 0 3589 1156"/>
                              <a:gd name="T75" fmla="*/ 3589 h 2883"/>
                              <a:gd name="T76" fmla="+- 0 7255 4939"/>
                              <a:gd name="T77" fmla="*/ T76 w 2622"/>
                              <a:gd name="T78" fmla="+- 0 3480 1156"/>
                              <a:gd name="T79" fmla="*/ 3480 h 2883"/>
                              <a:gd name="T80" fmla="+- 0 7338 4939"/>
                              <a:gd name="T81" fmla="*/ T80 w 2622"/>
                              <a:gd name="T82" fmla="+- 0 3363 1156"/>
                              <a:gd name="T83" fmla="*/ 3363 h 2883"/>
                              <a:gd name="T84" fmla="+- 0 7408 4939"/>
                              <a:gd name="T85" fmla="*/ T84 w 2622"/>
                              <a:gd name="T86" fmla="+- 0 3238 1156"/>
                              <a:gd name="T87" fmla="*/ 3238 h 2883"/>
                              <a:gd name="T88" fmla="+- 0 7467 4939"/>
                              <a:gd name="T89" fmla="*/ T88 w 2622"/>
                              <a:gd name="T90" fmla="+- 0 3106 1156"/>
                              <a:gd name="T91" fmla="*/ 3106 h 2883"/>
                              <a:gd name="T92" fmla="+- 0 7512 4939"/>
                              <a:gd name="T93" fmla="*/ T92 w 2622"/>
                              <a:gd name="T94" fmla="+- 0 2967 1156"/>
                              <a:gd name="T95" fmla="*/ 2967 h 2883"/>
                              <a:gd name="T96" fmla="+- 0 7543 4939"/>
                              <a:gd name="T97" fmla="*/ T96 w 2622"/>
                              <a:gd name="T98" fmla="+- 0 2822 1156"/>
                              <a:gd name="T99" fmla="*/ 2822 h 2883"/>
                              <a:gd name="T100" fmla="+- 0 7558 4939"/>
                              <a:gd name="T101" fmla="*/ T100 w 2622"/>
                              <a:gd name="T102" fmla="+- 0 2673 1156"/>
                              <a:gd name="T103" fmla="*/ 2673 h 2883"/>
                              <a:gd name="T104" fmla="+- 0 7558 4939"/>
                              <a:gd name="T105" fmla="*/ T104 w 2622"/>
                              <a:gd name="T106" fmla="+- 0 2521 1156"/>
                              <a:gd name="T107" fmla="*/ 2521 h 2883"/>
                              <a:gd name="T108" fmla="+- 0 7543 4939"/>
                              <a:gd name="T109" fmla="*/ T108 w 2622"/>
                              <a:gd name="T110" fmla="+- 0 2372 1156"/>
                              <a:gd name="T111" fmla="*/ 2372 h 2883"/>
                              <a:gd name="T112" fmla="+- 0 7512 4939"/>
                              <a:gd name="T113" fmla="*/ T112 w 2622"/>
                              <a:gd name="T114" fmla="+- 0 2228 1156"/>
                              <a:gd name="T115" fmla="*/ 2228 h 2883"/>
                              <a:gd name="T116" fmla="+- 0 7467 4939"/>
                              <a:gd name="T117" fmla="*/ T116 w 2622"/>
                              <a:gd name="T118" fmla="+- 0 2089 1156"/>
                              <a:gd name="T119" fmla="*/ 2089 h 2883"/>
                              <a:gd name="T120" fmla="+- 0 7408 4939"/>
                              <a:gd name="T121" fmla="*/ T120 w 2622"/>
                              <a:gd name="T122" fmla="+- 0 1957 1156"/>
                              <a:gd name="T123" fmla="*/ 1957 h 2883"/>
                              <a:gd name="T124" fmla="+- 0 7338 4939"/>
                              <a:gd name="T125" fmla="*/ T124 w 2622"/>
                              <a:gd name="T126" fmla="+- 0 1831 1156"/>
                              <a:gd name="T127" fmla="*/ 1831 h 2883"/>
                              <a:gd name="T128" fmla="+- 0 7255 4939"/>
                              <a:gd name="T129" fmla="*/ T128 w 2622"/>
                              <a:gd name="T130" fmla="+- 0 1714 1156"/>
                              <a:gd name="T131" fmla="*/ 1714 h 2883"/>
                              <a:gd name="T132" fmla="+- 0 7161 4939"/>
                              <a:gd name="T133" fmla="*/ T132 w 2622"/>
                              <a:gd name="T134" fmla="+- 0 1606 1156"/>
                              <a:gd name="T135" fmla="*/ 1606 h 2883"/>
                              <a:gd name="T136" fmla="+- 0 7058 4939"/>
                              <a:gd name="T137" fmla="*/ T136 w 2622"/>
                              <a:gd name="T138" fmla="+- 0 1507 1156"/>
                              <a:gd name="T139" fmla="*/ 1507 h 2883"/>
                              <a:gd name="T140" fmla="+- 0 6945 4939"/>
                              <a:gd name="T141" fmla="*/ T140 w 2622"/>
                              <a:gd name="T142" fmla="+- 0 1419 1156"/>
                              <a:gd name="T143" fmla="*/ 1419 h 2883"/>
                              <a:gd name="T144" fmla="+- 0 6824 4939"/>
                              <a:gd name="T145" fmla="*/ T144 w 2622"/>
                              <a:gd name="T146" fmla="+- 0 1342 1156"/>
                              <a:gd name="T147" fmla="*/ 1342 h 2883"/>
                              <a:gd name="T148" fmla="+- 0 6695 4939"/>
                              <a:gd name="T149" fmla="*/ T148 w 2622"/>
                              <a:gd name="T150" fmla="+- 0 1277 1156"/>
                              <a:gd name="T151" fmla="*/ 1277 h 2883"/>
                              <a:gd name="T152" fmla="+- 0 6559 4939"/>
                              <a:gd name="T153" fmla="*/ T152 w 2622"/>
                              <a:gd name="T154" fmla="+- 0 1226 1156"/>
                              <a:gd name="T155" fmla="*/ 1226 h 2883"/>
                              <a:gd name="T156" fmla="+- 0 6417 4939"/>
                              <a:gd name="T157" fmla="*/ T156 w 2622"/>
                              <a:gd name="T158" fmla="+- 0 1188 1156"/>
                              <a:gd name="T159" fmla="*/ 1188 h 2883"/>
                              <a:gd name="T160" fmla="+- 0 6270 4939"/>
                              <a:gd name="T161" fmla="*/ T160 w 2622"/>
                              <a:gd name="T162" fmla="+- 0 1164 1156"/>
                              <a:gd name="T163" fmla="*/ 1164 h 2883"/>
                              <a:gd name="T164" fmla="+- 0 6119 4939"/>
                              <a:gd name="T165" fmla="*/ T164 w 2622"/>
                              <a:gd name="T166" fmla="+- 0 1156 1156"/>
                              <a:gd name="T167" fmla="*/ 1156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622" h="2883">
                                <a:moveTo>
                                  <a:pt x="1180" y="0"/>
                                </a:moveTo>
                                <a:lnTo>
                                  <a:pt x="1133" y="1"/>
                                </a:lnTo>
                                <a:lnTo>
                                  <a:pt x="1180" y="1441"/>
                                </a:lnTo>
                                <a:lnTo>
                                  <a:pt x="0" y="2267"/>
                                </a:lnTo>
                                <a:lnTo>
                                  <a:pt x="46" y="2330"/>
                                </a:lnTo>
                                <a:lnTo>
                                  <a:pt x="96" y="2390"/>
                                </a:lnTo>
                                <a:lnTo>
                                  <a:pt x="148" y="2447"/>
                                </a:lnTo>
                                <a:lnTo>
                                  <a:pt x="203" y="2500"/>
                                </a:lnTo>
                                <a:lnTo>
                                  <a:pt x="261" y="2551"/>
                                </a:lnTo>
                                <a:lnTo>
                                  <a:pt x="321" y="2598"/>
                                </a:lnTo>
                                <a:lnTo>
                                  <a:pt x="383" y="2642"/>
                                </a:lnTo>
                                <a:lnTo>
                                  <a:pt x="448" y="2682"/>
                                </a:lnTo>
                                <a:lnTo>
                                  <a:pt x="515" y="2719"/>
                                </a:lnTo>
                                <a:lnTo>
                                  <a:pt x="583" y="2753"/>
                                </a:lnTo>
                                <a:lnTo>
                                  <a:pt x="653" y="2782"/>
                                </a:lnTo>
                                <a:lnTo>
                                  <a:pt x="725" y="2808"/>
                                </a:lnTo>
                                <a:lnTo>
                                  <a:pt x="798" y="2831"/>
                                </a:lnTo>
                                <a:lnTo>
                                  <a:pt x="873" y="2849"/>
                                </a:lnTo>
                                <a:lnTo>
                                  <a:pt x="948" y="2864"/>
                                </a:lnTo>
                                <a:lnTo>
                                  <a:pt x="1025" y="2874"/>
                                </a:lnTo>
                                <a:lnTo>
                                  <a:pt x="1102" y="2880"/>
                                </a:lnTo>
                                <a:lnTo>
                                  <a:pt x="1180" y="2882"/>
                                </a:lnTo>
                                <a:lnTo>
                                  <a:pt x="1256" y="2880"/>
                                </a:lnTo>
                                <a:lnTo>
                                  <a:pt x="1331" y="2874"/>
                                </a:lnTo>
                                <a:lnTo>
                                  <a:pt x="1405" y="2865"/>
                                </a:lnTo>
                                <a:lnTo>
                                  <a:pt x="1478" y="2851"/>
                                </a:lnTo>
                                <a:lnTo>
                                  <a:pt x="1550" y="2834"/>
                                </a:lnTo>
                                <a:lnTo>
                                  <a:pt x="1620" y="2813"/>
                                </a:lnTo>
                                <a:lnTo>
                                  <a:pt x="1689" y="2789"/>
                                </a:lnTo>
                                <a:lnTo>
                                  <a:pt x="1756" y="2761"/>
                                </a:lnTo>
                                <a:lnTo>
                                  <a:pt x="1821" y="2730"/>
                                </a:lnTo>
                                <a:lnTo>
                                  <a:pt x="1885" y="2696"/>
                                </a:lnTo>
                                <a:lnTo>
                                  <a:pt x="1946" y="2659"/>
                                </a:lnTo>
                                <a:lnTo>
                                  <a:pt x="2006" y="2620"/>
                                </a:lnTo>
                                <a:lnTo>
                                  <a:pt x="2063" y="2577"/>
                                </a:lnTo>
                                <a:lnTo>
                                  <a:pt x="2119" y="2531"/>
                                </a:lnTo>
                                <a:lnTo>
                                  <a:pt x="2172" y="2483"/>
                                </a:lnTo>
                                <a:lnTo>
                                  <a:pt x="2222" y="2433"/>
                                </a:lnTo>
                                <a:lnTo>
                                  <a:pt x="2270" y="2380"/>
                                </a:lnTo>
                                <a:lnTo>
                                  <a:pt x="2316" y="2324"/>
                                </a:lnTo>
                                <a:lnTo>
                                  <a:pt x="2359" y="2267"/>
                                </a:lnTo>
                                <a:lnTo>
                                  <a:pt x="2399" y="2207"/>
                                </a:lnTo>
                                <a:lnTo>
                                  <a:pt x="2435" y="2145"/>
                                </a:lnTo>
                                <a:lnTo>
                                  <a:pt x="2469" y="2082"/>
                                </a:lnTo>
                                <a:lnTo>
                                  <a:pt x="2500" y="2017"/>
                                </a:lnTo>
                                <a:lnTo>
                                  <a:pt x="2528" y="1950"/>
                                </a:lnTo>
                                <a:lnTo>
                                  <a:pt x="2552" y="1881"/>
                                </a:lnTo>
                                <a:lnTo>
                                  <a:pt x="2573" y="1811"/>
                                </a:lnTo>
                                <a:lnTo>
                                  <a:pt x="2590" y="1739"/>
                                </a:lnTo>
                                <a:lnTo>
                                  <a:pt x="2604" y="1666"/>
                                </a:lnTo>
                                <a:lnTo>
                                  <a:pt x="2613" y="1592"/>
                                </a:lnTo>
                                <a:lnTo>
                                  <a:pt x="2619" y="1517"/>
                                </a:lnTo>
                                <a:lnTo>
                                  <a:pt x="2621" y="1441"/>
                                </a:lnTo>
                                <a:lnTo>
                                  <a:pt x="2619" y="1365"/>
                                </a:lnTo>
                                <a:lnTo>
                                  <a:pt x="2613" y="1290"/>
                                </a:lnTo>
                                <a:lnTo>
                                  <a:pt x="2604" y="1216"/>
                                </a:lnTo>
                                <a:lnTo>
                                  <a:pt x="2590" y="1143"/>
                                </a:lnTo>
                                <a:lnTo>
                                  <a:pt x="2573" y="1072"/>
                                </a:lnTo>
                                <a:lnTo>
                                  <a:pt x="2552" y="1002"/>
                                </a:lnTo>
                                <a:lnTo>
                                  <a:pt x="2528" y="933"/>
                                </a:lnTo>
                                <a:lnTo>
                                  <a:pt x="2500" y="866"/>
                                </a:lnTo>
                                <a:lnTo>
                                  <a:pt x="2469" y="801"/>
                                </a:lnTo>
                                <a:lnTo>
                                  <a:pt x="2435" y="737"/>
                                </a:lnTo>
                                <a:lnTo>
                                  <a:pt x="2399" y="675"/>
                                </a:lnTo>
                                <a:lnTo>
                                  <a:pt x="2359" y="616"/>
                                </a:lnTo>
                                <a:lnTo>
                                  <a:pt x="2316" y="558"/>
                                </a:lnTo>
                                <a:lnTo>
                                  <a:pt x="2270" y="503"/>
                                </a:lnTo>
                                <a:lnTo>
                                  <a:pt x="2222" y="450"/>
                                </a:lnTo>
                                <a:lnTo>
                                  <a:pt x="2172" y="399"/>
                                </a:lnTo>
                                <a:lnTo>
                                  <a:pt x="2119" y="351"/>
                                </a:lnTo>
                                <a:lnTo>
                                  <a:pt x="2063" y="306"/>
                                </a:lnTo>
                                <a:lnTo>
                                  <a:pt x="2006" y="263"/>
                                </a:lnTo>
                                <a:lnTo>
                                  <a:pt x="1946" y="223"/>
                                </a:lnTo>
                                <a:lnTo>
                                  <a:pt x="1885" y="186"/>
                                </a:lnTo>
                                <a:lnTo>
                                  <a:pt x="1821" y="152"/>
                                </a:lnTo>
                                <a:lnTo>
                                  <a:pt x="1756" y="121"/>
                                </a:lnTo>
                                <a:lnTo>
                                  <a:pt x="1689" y="94"/>
                                </a:lnTo>
                                <a:lnTo>
                                  <a:pt x="1620" y="70"/>
                                </a:lnTo>
                                <a:lnTo>
                                  <a:pt x="1550" y="49"/>
                                </a:lnTo>
                                <a:lnTo>
                                  <a:pt x="1478" y="32"/>
                                </a:lnTo>
                                <a:lnTo>
                                  <a:pt x="1405" y="18"/>
                                </a:lnTo>
                                <a:lnTo>
                                  <a:pt x="1331" y="8"/>
                                </a:lnTo>
                                <a:lnTo>
                                  <a:pt x="1256" y="2"/>
                                </a:lnTo>
                                <a:lnTo>
                                  <a:pt x="1180" y="0"/>
                                </a:lnTo>
                                <a:close/>
                              </a:path>
                            </a:pathLst>
                          </a:custGeom>
                          <a:solidFill>
                            <a:srgbClr val="CF4300"/>
                          </a:solidFill>
                          <a:ln>
                            <a:noFill/>
                          </a:ln>
                        </wps:spPr>
                        <wps:bodyPr rot="0" vert="horz" wrap="square" lIns="91440" tIns="45720" rIns="91440" bIns="45720" anchor="t" anchorCtr="0" upright="1">
                          <a:noAutofit/>
                        </wps:bodyPr>
                      </wps:wsp>
                      <wps:wsp>
                        <wps:cNvPr id="724876593" name="docshape294"/>
                        <wps:cNvSpPr/>
                        <wps:spPr bwMode="auto">
                          <a:xfrm>
                            <a:off x="4678" y="1267"/>
                            <a:ext cx="2807" cy="2771"/>
                          </a:xfrm>
                          <a:custGeom>
                            <a:avLst/>
                            <a:gdLst>
                              <a:gd name="T0" fmla="+- 0 5492 4678"/>
                              <a:gd name="T1" fmla="*/ T0 w 2807"/>
                              <a:gd name="T2" fmla="+- 0 1300 1267"/>
                              <a:gd name="T3" fmla="*/ 1300 h 2771"/>
                              <a:gd name="T4" fmla="+- 0 5356 4678"/>
                              <a:gd name="T5" fmla="*/ T4 w 2807"/>
                              <a:gd name="T6" fmla="+- 0 1375 1267"/>
                              <a:gd name="T7" fmla="*/ 1375 h 2771"/>
                              <a:gd name="T8" fmla="+- 0 5230 4678"/>
                              <a:gd name="T9" fmla="*/ T8 w 2807"/>
                              <a:gd name="T10" fmla="+- 0 1464 1267"/>
                              <a:gd name="T11" fmla="*/ 1464 h 2771"/>
                              <a:gd name="T12" fmla="+- 0 5115 4678"/>
                              <a:gd name="T13" fmla="*/ T12 w 2807"/>
                              <a:gd name="T14" fmla="+- 0 1565 1267"/>
                              <a:gd name="T15" fmla="*/ 1565 h 2771"/>
                              <a:gd name="T16" fmla="+- 0 5011 4678"/>
                              <a:gd name="T17" fmla="*/ T16 w 2807"/>
                              <a:gd name="T18" fmla="+- 0 1677 1267"/>
                              <a:gd name="T19" fmla="*/ 1677 h 2771"/>
                              <a:gd name="T20" fmla="+- 0 4920 4678"/>
                              <a:gd name="T21" fmla="*/ T20 w 2807"/>
                              <a:gd name="T22" fmla="+- 0 1799 1267"/>
                              <a:gd name="T23" fmla="*/ 1799 h 2771"/>
                              <a:gd name="T24" fmla="+- 0 4843 4678"/>
                              <a:gd name="T25" fmla="*/ T24 w 2807"/>
                              <a:gd name="T26" fmla="+- 0 1929 1267"/>
                              <a:gd name="T27" fmla="*/ 1929 h 2771"/>
                              <a:gd name="T28" fmla="+- 0 4779 4678"/>
                              <a:gd name="T29" fmla="*/ T28 w 2807"/>
                              <a:gd name="T30" fmla="+- 0 2068 1267"/>
                              <a:gd name="T31" fmla="*/ 2068 h 2771"/>
                              <a:gd name="T32" fmla="+- 0 4731 4678"/>
                              <a:gd name="T33" fmla="*/ T32 w 2807"/>
                              <a:gd name="T34" fmla="+- 0 2213 1267"/>
                              <a:gd name="T35" fmla="*/ 2213 h 2771"/>
                              <a:gd name="T36" fmla="+- 0 4697 4678"/>
                              <a:gd name="T37" fmla="*/ T36 w 2807"/>
                              <a:gd name="T38" fmla="+- 0 2364 1267"/>
                              <a:gd name="T39" fmla="*/ 2364 h 2771"/>
                              <a:gd name="T40" fmla="+- 0 4680 4678"/>
                              <a:gd name="T41" fmla="*/ T40 w 2807"/>
                              <a:gd name="T42" fmla="+- 0 2519 1267"/>
                              <a:gd name="T43" fmla="*/ 2519 h 2771"/>
                              <a:gd name="T44" fmla="+- 0 4680 4678"/>
                              <a:gd name="T45" fmla="*/ T44 w 2807"/>
                              <a:gd name="T46" fmla="+- 0 2673 1267"/>
                              <a:gd name="T47" fmla="*/ 2673 h 2771"/>
                              <a:gd name="T48" fmla="+- 0 4696 4678"/>
                              <a:gd name="T49" fmla="*/ T48 w 2807"/>
                              <a:gd name="T50" fmla="+- 0 2822 1267"/>
                              <a:gd name="T51" fmla="*/ 2822 h 2771"/>
                              <a:gd name="T52" fmla="+- 0 4727 4678"/>
                              <a:gd name="T53" fmla="*/ T52 w 2807"/>
                              <a:gd name="T54" fmla="+- 0 2967 1267"/>
                              <a:gd name="T55" fmla="*/ 2967 h 2771"/>
                              <a:gd name="T56" fmla="+- 0 4772 4678"/>
                              <a:gd name="T57" fmla="*/ T56 w 2807"/>
                              <a:gd name="T58" fmla="+- 0 3106 1267"/>
                              <a:gd name="T59" fmla="*/ 3106 h 2771"/>
                              <a:gd name="T60" fmla="+- 0 4830 4678"/>
                              <a:gd name="T61" fmla="*/ T60 w 2807"/>
                              <a:gd name="T62" fmla="+- 0 3238 1267"/>
                              <a:gd name="T63" fmla="*/ 3238 h 2771"/>
                              <a:gd name="T64" fmla="+- 0 4901 4678"/>
                              <a:gd name="T65" fmla="*/ T64 w 2807"/>
                              <a:gd name="T66" fmla="+- 0 3363 1267"/>
                              <a:gd name="T67" fmla="*/ 3363 h 2771"/>
                              <a:gd name="T68" fmla="+- 0 4984 4678"/>
                              <a:gd name="T69" fmla="*/ T68 w 2807"/>
                              <a:gd name="T70" fmla="+- 0 3480 1267"/>
                              <a:gd name="T71" fmla="*/ 3480 h 2771"/>
                              <a:gd name="T72" fmla="+- 0 5077 4678"/>
                              <a:gd name="T73" fmla="*/ T72 w 2807"/>
                              <a:gd name="T74" fmla="+- 0 3589 1267"/>
                              <a:gd name="T75" fmla="*/ 3589 h 2771"/>
                              <a:gd name="T76" fmla="+- 0 5181 4678"/>
                              <a:gd name="T77" fmla="*/ T76 w 2807"/>
                              <a:gd name="T78" fmla="+- 0 3687 1267"/>
                              <a:gd name="T79" fmla="*/ 3687 h 2771"/>
                              <a:gd name="T80" fmla="+- 0 5294 4678"/>
                              <a:gd name="T81" fmla="*/ T80 w 2807"/>
                              <a:gd name="T82" fmla="+- 0 3776 1267"/>
                              <a:gd name="T83" fmla="*/ 3776 h 2771"/>
                              <a:gd name="T84" fmla="+- 0 5415 4678"/>
                              <a:gd name="T85" fmla="*/ T84 w 2807"/>
                              <a:gd name="T86" fmla="+- 0 3852 1267"/>
                              <a:gd name="T87" fmla="*/ 3852 h 2771"/>
                              <a:gd name="T88" fmla="+- 0 5544 4678"/>
                              <a:gd name="T89" fmla="*/ T88 w 2807"/>
                              <a:gd name="T90" fmla="+- 0 3917 1267"/>
                              <a:gd name="T91" fmla="*/ 3917 h 2771"/>
                              <a:gd name="T92" fmla="+- 0 5680 4678"/>
                              <a:gd name="T93" fmla="*/ T92 w 2807"/>
                              <a:gd name="T94" fmla="+- 0 3969 1267"/>
                              <a:gd name="T95" fmla="*/ 3969 h 2771"/>
                              <a:gd name="T96" fmla="+- 0 5821 4678"/>
                              <a:gd name="T97" fmla="*/ T96 w 2807"/>
                              <a:gd name="T98" fmla="+- 0 4007 1267"/>
                              <a:gd name="T99" fmla="*/ 4007 h 2771"/>
                              <a:gd name="T100" fmla="+- 0 5968 4678"/>
                              <a:gd name="T101" fmla="*/ T100 w 2807"/>
                              <a:gd name="T102" fmla="+- 0 4030 1267"/>
                              <a:gd name="T103" fmla="*/ 4030 h 2771"/>
                              <a:gd name="T104" fmla="+- 0 6119 4678"/>
                              <a:gd name="T105" fmla="*/ T104 w 2807"/>
                              <a:gd name="T106" fmla="+- 0 4038 1267"/>
                              <a:gd name="T107" fmla="*/ 4038 h 2771"/>
                              <a:gd name="T108" fmla="+- 0 6272 4678"/>
                              <a:gd name="T109" fmla="*/ T108 w 2807"/>
                              <a:gd name="T110" fmla="+- 0 4030 1267"/>
                              <a:gd name="T111" fmla="*/ 4030 h 2771"/>
                              <a:gd name="T112" fmla="+- 0 6421 4678"/>
                              <a:gd name="T113" fmla="*/ T112 w 2807"/>
                              <a:gd name="T114" fmla="+- 0 4006 1267"/>
                              <a:gd name="T115" fmla="*/ 4006 h 2771"/>
                              <a:gd name="T116" fmla="+- 0 6565 4678"/>
                              <a:gd name="T117" fmla="*/ T116 w 2807"/>
                              <a:gd name="T118" fmla="+- 0 3967 1267"/>
                              <a:gd name="T119" fmla="*/ 3967 h 2771"/>
                              <a:gd name="T120" fmla="+- 0 6704 4678"/>
                              <a:gd name="T121" fmla="*/ T120 w 2807"/>
                              <a:gd name="T122" fmla="+- 0 3914 1267"/>
                              <a:gd name="T123" fmla="*/ 3914 h 2771"/>
                              <a:gd name="T124" fmla="+- 0 6835 4678"/>
                              <a:gd name="T125" fmla="*/ T124 w 2807"/>
                              <a:gd name="T126" fmla="+- 0 3847 1267"/>
                              <a:gd name="T127" fmla="*/ 3847 h 2771"/>
                              <a:gd name="T128" fmla="+- 0 6959 4678"/>
                              <a:gd name="T129" fmla="*/ T128 w 2807"/>
                              <a:gd name="T130" fmla="+- 0 3767 1267"/>
                              <a:gd name="T131" fmla="*/ 3767 h 2771"/>
                              <a:gd name="T132" fmla="+- 0 7075 4678"/>
                              <a:gd name="T133" fmla="*/ T132 w 2807"/>
                              <a:gd name="T134" fmla="+- 0 3675 1267"/>
                              <a:gd name="T135" fmla="*/ 3675 h 2771"/>
                              <a:gd name="T136" fmla="+- 0 7180 4678"/>
                              <a:gd name="T137" fmla="*/ T136 w 2807"/>
                              <a:gd name="T138" fmla="+- 0 3572 1267"/>
                              <a:gd name="T139" fmla="*/ 3572 h 2771"/>
                              <a:gd name="T140" fmla="+- 0 7275 4678"/>
                              <a:gd name="T141" fmla="*/ T140 w 2807"/>
                              <a:gd name="T142" fmla="+- 0 3458 1267"/>
                              <a:gd name="T143" fmla="*/ 3458 h 2771"/>
                              <a:gd name="T144" fmla="+- 0 7358 4678"/>
                              <a:gd name="T145" fmla="*/ T144 w 2807"/>
                              <a:gd name="T146" fmla="+- 0 3334 1267"/>
                              <a:gd name="T147" fmla="*/ 3334 h 2771"/>
                              <a:gd name="T148" fmla="+- 0 7428 4678"/>
                              <a:gd name="T149" fmla="*/ T148 w 2807"/>
                              <a:gd name="T150" fmla="+- 0 3200 1267"/>
                              <a:gd name="T151" fmla="*/ 3200 h 2771"/>
                              <a:gd name="T152" fmla="+- 0 7485 4678"/>
                              <a:gd name="T153" fmla="*/ T152 w 2807"/>
                              <a:gd name="T154" fmla="+- 0 3058 1267"/>
                              <a:gd name="T155" fmla="*/ 3058 h 2771"/>
                              <a:gd name="T156" fmla="+- 0 5564 4678"/>
                              <a:gd name="T157" fmla="*/ T156 w 2807"/>
                              <a:gd name="T158" fmla="+- 0 1267 1267"/>
                              <a:gd name="T159" fmla="*/ 1267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807" h="2771">
                                <a:moveTo>
                                  <a:pt x="886" y="0"/>
                                </a:moveTo>
                                <a:lnTo>
                                  <a:pt x="814" y="33"/>
                                </a:lnTo>
                                <a:lnTo>
                                  <a:pt x="745" y="69"/>
                                </a:lnTo>
                                <a:lnTo>
                                  <a:pt x="678" y="108"/>
                                </a:lnTo>
                                <a:lnTo>
                                  <a:pt x="614" y="151"/>
                                </a:lnTo>
                                <a:lnTo>
                                  <a:pt x="552" y="197"/>
                                </a:lnTo>
                                <a:lnTo>
                                  <a:pt x="493" y="246"/>
                                </a:lnTo>
                                <a:lnTo>
                                  <a:pt x="437" y="298"/>
                                </a:lnTo>
                                <a:lnTo>
                                  <a:pt x="383" y="352"/>
                                </a:lnTo>
                                <a:lnTo>
                                  <a:pt x="333" y="410"/>
                                </a:lnTo>
                                <a:lnTo>
                                  <a:pt x="286" y="469"/>
                                </a:lnTo>
                                <a:lnTo>
                                  <a:pt x="242" y="532"/>
                                </a:lnTo>
                                <a:lnTo>
                                  <a:pt x="202" y="596"/>
                                </a:lnTo>
                                <a:lnTo>
                                  <a:pt x="165" y="662"/>
                                </a:lnTo>
                                <a:lnTo>
                                  <a:pt x="131" y="731"/>
                                </a:lnTo>
                                <a:lnTo>
                                  <a:pt x="101" y="801"/>
                                </a:lnTo>
                                <a:lnTo>
                                  <a:pt x="75" y="873"/>
                                </a:lnTo>
                                <a:lnTo>
                                  <a:pt x="53" y="946"/>
                                </a:lnTo>
                                <a:lnTo>
                                  <a:pt x="34" y="1021"/>
                                </a:lnTo>
                                <a:lnTo>
                                  <a:pt x="19" y="1097"/>
                                </a:lnTo>
                                <a:lnTo>
                                  <a:pt x="9" y="1174"/>
                                </a:lnTo>
                                <a:lnTo>
                                  <a:pt x="2" y="1252"/>
                                </a:lnTo>
                                <a:lnTo>
                                  <a:pt x="0" y="1330"/>
                                </a:lnTo>
                                <a:lnTo>
                                  <a:pt x="2" y="1406"/>
                                </a:lnTo>
                                <a:lnTo>
                                  <a:pt x="8" y="1481"/>
                                </a:lnTo>
                                <a:lnTo>
                                  <a:pt x="18" y="1555"/>
                                </a:lnTo>
                                <a:lnTo>
                                  <a:pt x="32" y="1628"/>
                                </a:lnTo>
                                <a:lnTo>
                                  <a:pt x="49" y="1700"/>
                                </a:lnTo>
                                <a:lnTo>
                                  <a:pt x="70" y="1770"/>
                                </a:lnTo>
                                <a:lnTo>
                                  <a:pt x="94" y="1839"/>
                                </a:lnTo>
                                <a:lnTo>
                                  <a:pt x="121" y="1906"/>
                                </a:lnTo>
                                <a:lnTo>
                                  <a:pt x="152" y="1971"/>
                                </a:lnTo>
                                <a:lnTo>
                                  <a:pt x="186" y="2034"/>
                                </a:lnTo>
                                <a:lnTo>
                                  <a:pt x="223" y="2096"/>
                                </a:lnTo>
                                <a:lnTo>
                                  <a:pt x="263" y="2156"/>
                                </a:lnTo>
                                <a:lnTo>
                                  <a:pt x="306" y="2213"/>
                                </a:lnTo>
                                <a:lnTo>
                                  <a:pt x="351" y="2269"/>
                                </a:lnTo>
                                <a:lnTo>
                                  <a:pt x="399" y="2322"/>
                                </a:lnTo>
                                <a:lnTo>
                                  <a:pt x="450" y="2372"/>
                                </a:lnTo>
                                <a:lnTo>
                                  <a:pt x="503" y="2420"/>
                                </a:lnTo>
                                <a:lnTo>
                                  <a:pt x="558" y="2466"/>
                                </a:lnTo>
                                <a:lnTo>
                                  <a:pt x="616" y="2509"/>
                                </a:lnTo>
                                <a:lnTo>
                                  <a:pt x="675" y="2548"/>
                                </a:lnTo>
                                <a:lnTo>
                                  <a:pt x="737" y="2585"/>
                                </a:lnTo>
                                <a:lnTo>
                                  <a:pt x="801" y="2619"/>
                                </a:lnTo>
                                <a:lnTo>
                                  <a:pt x="866" y="2650"/>
                                </a:lnTo>
                                <a:lnTo>
                                  <a:pt x="933" y="2678"/>
                                </a:lnTo>
                                <a:lnTo>
                                  <a:pt x="1002" y="2702"/>
                                </a:lnTo>
                                <a:lnTo>
                                  <a:pt x="1072" y="2723"/>
                                </a:lnTo>
                                <a:lnTo>
                                  <a:pt x="1143" y="2740"/>
                                </a:lnTo>
                                <a:lnTo>
                                  <a:pt x="1216" y="2754"/>
                                </a:lnTo>
                                <a:lnTo>
                                  <a:pt x="1290" y="2763"/>
                                </a:lnTo>
                                <a:lnTo>
                                  <a:pt x="1365" y="2769"/>
                                </a:lnTo>
                                <a:lnTo>
                                  <a:pt x="1441" y="2771"/>
                                </a:lnTo>
                                <a:lnTo>
                                  <a:pt x="1518" y="2769"/>
                                </a:lnTo>
                                <a:lnTo>
                                  <a:pt x="1594" y="2763"/>
                                </a:lnTo>
                                <a:lnTo>
                                  <a:pt x="1669" y="2753"/>
                                </a:lnTo>
                                <a:lnTo>
                                  <a:pt x="1743" y="2739"/>
                                </a:lnTo>
                                <a:lnTo>
                                  <a:pt x="1816" y="2722"/>
                                </a:lnTo>
                                <a:lnTo>
                                  <a:pt x="1887" y="2700"/>
                                </a:lnTo>
                                <a:lnTo>
                                  <a:pt x="1957" y="2675"/>
                                </a:lnTo>
                                <a:lnTo>
                                  <a:pt x="2026" y="2647"/>
                                </a:lnTo>
                                <a:lnTo>
                                  <a:pt x="2092" y="2615"/>
                                </a:lnTo>
                                <a:lnTo>
                                  <a:pt x="2157" y="2580"/>
                                </a:lnTo>
                                <a:lnTo>
                                  <a:pt x="2220" y="2542"/>
                                </a:lnTo>
                                <a:lnTo>
                                  <a:pt x="2281" y="2500"/>
                                </a:lnTo>
                                <a:lnTo>
                                  <a:pt x="2340" y="2456"/>
                                </a:lnTo>
                                <a:lnTo>
                                  <a:pt x="2397" y="2408"/>
                                </a:lnTo>
                                <a:lnTo>
                                  <a:pt x="2451" y="2358"/>
                                </a:lnTo>
                                <a:lnTo>
                                  <a:pt x="2502" y="2305"/>
                                </a:lnTo>
                                <a:lnTo>
                                  <a:pt x="2551" y="2249"/>
                                </a:lnTo>
                                <a:lnTo>
                                  <a:pt x="2597" y="2191"/>
                                </a:lnTo>
                                <a:lnTo>
                                  <a:pt x="2640" y="2130"/>
                                </a:lnTo>
                                <a:lnTo>
                                  <a:pt x="2680" y="2067"/>
                                </a:lnTo>
                                <a:lnTo>
                                  <a:pt x="2717" y="2001"/>
                                </a:lnTo>
                                <a:lnTo>
                                  <a:pt x="2750" y="1933"/>
                                </a:lnTo>
                                <a:lnTo>
                                  <a:pt x="2780" y="1863"/>
                                </a:lnTo>
                                <a:lnTo>
                                  <a:pt x="2807" y="1791"/>
                                </a:lnTo>
                                <a:lnTo>
                                  <a:pt x="1441" y="1330"/>
                                </a:lnTo>
                                <a:lnTo>
                                  <a:pt x="886" y="0"/>
                                </a:lnTo>
                                <a:close/>
                              </a:path>
                            </a:pathLst>
                          </a:custGeom>
                          <a:solidFill>
                            <a:srgbClr val="FF7A00"/>
                          </a:solidFill>
                          <a:ln>
                            <a:noFill/>
                          </a:ln>
                        </wps:spPr>
                        <wps:bodyPr rot="0" vert="horz" wrap="square" lIns="91440" tIns="45720" rIns="91440" bIns="45720" anchor="t" anchorCtr="0" upright="1">
                          <a:noAutofit/>
                        </wps:bodyPr>
                      </wps:wsp>
                      <wps:wsp>
                        <wps:cNvPr id="1664947317" name="docshape295"/>
                        <wps:cNvSpPr/>
                        <wps:spPr bwMode="auto">
                          <a:xfrm>
                            <a:off x="4678" y="1267"/>
                            <a:ext cx="2807" cy="2771"/>
                          </a:xfrm>
                          <a:custGeom>
                            <a:avLst/>
                            <a:gdLst>
                              <a:gd name="T0" fmla="+- 0 7485 4678"/>
                              <a:gd name="T1" fmla="*/ T0 w 2807"/>
                              <a:gd name="T2" fmla="+- 0 3058 1267"/>
                              <a:gd name="T3" fmla="*/ 3058 h 2771"/>
                              <a:gd name="T4" fmla="+- 0 7428 4678"/>
                              <a:gd name="T5" fmla="*/ T4 w 2807"/>
                              <a:gd name="T6" fmla="+- 0 3200 1267"/>
                              <a:gd name="T7" fmla="*/ 3200 h 2771"/>
                              <a:gd name="T8" fmla="+- 0 7358 4678"/>
                              <a:gd name="T9" fmla="*/ T8 w 2807"/>
                              <a:gd name="T10" fmla="+- 0 3334 1267"/>
                              <a:gd name="T11" fmla="*/ 3334 h 2771"/>
                              <a:gd name="T12" fmla="+- 0 7275 4678"/>
                              <a:gd name="T13" fmla="*/ T12 w 2807"/>
                              <a:gd name="T14" fmla="+- 0 3458 1267"/>
                              <a:gd name="T15" fmla="*/ 3458 h 2771"/>
                              <a:gd name="T16" fmla="+- 0 7180 4678"/>
                              <a:gd name="T17" fmla="*/ T16 w 2807"/>
                              <a:gd name="T18" fmla="+- 0 3572 1267"/>
                              <a:gd name="T19" fmla="*/ 3572 h 2771"/>
                              <a:gd name="T20" fmla="+- 0 7075 4678"/>
                              <a:gd name="T21" fmla="*/ T20 w 2807"/>
                              <a:gd name="T22" fmla="+- 0 3675 1267"/>
                              <a:gd name="T23" fmla="*/ 3675 h 2771"/>
                              <a:gd name="T24" fmla="+- 0 6959 4678"/>
                              <a:gd name="T25" fmla="*/ T24 w 2807"/>
                              <a:gd name="T26" fmla="+- 0 3767 1267"/>
                              <a:gd name="T27" fmla="*/ 3767 h 2771"/>
                              <a:gd name="T28" fmla="+- 0 6835 4678"/>
                              <a:gd name="T29" fmla="*/ T28 w 2807"/>
                              <a:gd name="T30" fmla="+- 0 3847 1267"/>
                              <a:gd name="T31" fmla="*/ 3847 h 2771"/>
                              <a:gd name="T32" fmla="+- 0 6704 4678"/>
                              <a:gd name="T33" fmla="*/ T32 w 2807"/>
                              <a:gd name="T34" fmla="+- 0 3914 1267"/>
                              <a:gd name="T35" fmla="*/ 3914 h 2771"/>
                              <a:gd name="T36" fmla="+- 0 6565 4678"/>
                              <a:gd name="T37" fmla="*/ T36 w 2807"/>
                              <a:gd name="T38" fmla="+- 0 3967 1267"/>
                              <a:gd name="T39" fmla="*/ 3967 h 2771"/>
                              <a:gd name="T40" fmla="+- 0 6421 4678"/>
                              <a:gd name="T41" fmla="*/ T40 w 2807"/>
                              <a:gd name="T42" fmla="+- 0 4006 1267"/>
                              <a:gd name="T43" fmla="*/ 4006 h 2771"/>
                              <a:gd name="T44" fmla="+- 0 6272 4678"/>
                              <a:gd name="T45" fmla="*/ T44 w 2807"/>
                              <a:gd name="T46" fmla="+- 0 4030 1267"/>
                              <a:gd name="T47" fmla="*/ 4030 h 2771"/>
                              <a:gd name="T48" fmla="+- 0 6119 4678"/>
                              <a:gd name="T49" fmla="*/ T48 w 2807"/>
                              <a:gd name="T50" fmla="+- 0 4038 1267"/>
                              <a:gd name="T51" fmla="*/ 4038 h 2771"/>
                              <a:gd name="T52" fmla="+- 0 5968 4678"/>
                              <a:gd name="T53" fmla="*/ T52 w 2807"/>
                              <a:gd name="T54" fmla="+- 0 4030 1267"/>
                              <a:gd name="T55" fmla="*/ 4030 h 2771"/>
                              <a:gd name="T56" fmla="+- 0 5821 4678"/>
                              <a:gd name="T57" fmla="*/ T56 w 2807"/>
                              <a:gd name="T58" fmla="+- 0 4007 1267"/>
                              <a:gd name="T59" fmla="*/ 4007 h 2771"/>
                              <a:gd name="T60" fmla="+- 0 5680 4678"/>
                              <a:gd name="T61" fmla="*/ T60 w 2807"/>
                              <a:gd name="T62" fmla="+- 0 3969 1267"/>
                              <a:gd name="T63" fmla="*/ 3969 h 2771"/>
                              <a:gd name="T64" fmla="+- 0 5544 4678"/>
                              <a:gd name="T65" fmla="*/ T64 w 2807"/>
                              <a:gd name="T66" fmla="+- 0 3917 1267"/>
                              <a:gd name="T67" fmla="*/ 3917 h 2771"/>
                              <a:gd name="T68" fmla="+- 0 5415 4678"/>
                              <a:gd name="T69" fmla="*/ T68 w 2807"/>
                              <a:gd name="T70" fmla="+- 0 3852 1267"/>
                              <a:gd name="T71" fmla="*/ 3852 h 2771"/>
                              <a:gd name="T72" fmla="+- 0 5294 4678"/>
                              <a:gd name="T73" fmla="*/ T72 w 2807"/>
                              <a:gd name="T74" fmla="+- 0 3776 1267"/>
                              <a:gd name="T75" fmla="*/ 3776 h 2771"/>
                              <a:gd name="T76" fmla="+- 0 5181 4678"/>
                              <a:gd name="T77" fmla="*/ T76 w 2807"/>
                              <a:gd name="T78" fmla="+- 0 3687 1267"/>
                              <a:gd name="T79" fmla="*/ 3687 h 2771"/>
                              <a:gd name="T80" fmla="+- 0 5077 4678"/>
                              <a:gd name="T81" fmla="*/ T80 w 2807"/>
                              <a:gd name="T82" fmla="+- 0 3589 1267"/>
                              <a:gd name="T83" fmla="*/ 3589 h 2771"/>
                              <a:gd name="T84" fmla="+- 0 4984 4678"/>
                              <a:gd name="T85" fmla="*/ T84 w 2807"/>
                              <a:gd name="T86" fmla="+- 0 3480 1267"/>
                              <a:gd name="T87" fmla="*/ 3480 h 2771"/>
                              <a:gd name="T88" fmla="+- 0 4901 4678"/>
                              <a:gd name="T89" fmla="*/ T88 w 2807"/>
                              <a:gd name="T90" fmla="+- 0 3363 1267"/>
                              <a:gd name="T91" fmla="*/ 3363 h 2771"/>
                              <a:gd name="T92" fmla="+- 0 4830 4678"/>
                              <a:gd name="T93" fmla="*/ T92 w 2807"/>
                              <a:gd name="T94" fmla="+- 0 3238 1267"/>
                              <a:gd name="T95" fmla="*/ 3238 h 2771"/>
                              <a:gd name="T96" fmla="+- 0 4772 4678"/>
                              <a:gd name="T97" fmla="*/ T96 w 2807"/>
                              <a:gd name="T98" fmla="+- 0 3106 1267"/>
                              <a:gd name="T99" fmla="*/ 3106 h 2771"/>
                              <a:gd name="T100" fmla="+- 0 4727 4678"/>
                              <a:gd name="T101" fmla="*/ T100 w 2807"/>
                              <a:gd name="T102" fmla="+- 0 2967 1267"/>
                              <a:gd name="T103" fmla="*/ 2967 h 2771"/>
                              <a:gd name="T104" fmla="+- 0 4696 4678"/>
                              <a:gd name="T105" fmla="*/ T104 w 2807"/>
                              <a:gd name="T106" fmla="+- 0 2822 1267"/>
                              <a:gd name="T107" fmla="*/ 2822 h 2771"/>
                              <a:gd name="T108" fmla="+- 0 4680 4678"/>
                              <a:gd name="T109" fmla="*/ T108 w 2807"/>
                              <a:gd name="T110" fmla="+- 0 2673 1267"/>
                              <a:gd name="T111" fmla="*/ 2673 h 2771"/>
                              <a:gd name="T112" fmla="+- 0 4680 4678"/>
                              <a:gd name="T113" fmla="*/ T112 w 2807"/>
                              <a:gd name="T114" fmla="+- 0 2519 1267"/>
                              <a:gd name="T115" fmla="*/ 2519 h 2771"/>
                              <a:gd name="T116" fmla="+- 0 4697 4678"/>
                              <a:gd name="T117" fmla="*/ T116 w 2807"/>
                              <a:gd name="T118" fmla="+- 0 2364 1267"/>
                              <a:gd name="T119" fmla="*/ 2364 h 2771"/>
                              <a:gd name="T120" fmla="+- 0 4731 4678"/>
                              <a:gd name="T121" fmla="*/ T120 w 2807"/>
                              <a:gd name="T122" fmla="+- 0 2213 1267"/>
                              <a:gd name="T123" fmla="*/ 2213 h 2771"/>
                              <a:gd name="T124" fmla="+- 0 4779 4678"/>
                              <a:gd name="T125" fmla="*/ T124 w 2807"/>
                              <a:gd name="T126" fmla="+- 0 2068 1267"/>
                              <a:gd name="T127" fmla="*/ 2068 h 2771"/>
                              <a:gd name="T128" fmla="+- 0 4843 4678"/>
                              <a:gd name="T129" fmla="*/ T128 w 2807"/>
                              <a:gd name="T130" fmla="+- 0 1929 1267"/>
                              <a:gd name="T131" fmla="*/ 1929 h 2771"/>
                              <a:gd name="T132" fmla="+- 0 4920 4678"/>
                              <a:gd name="T133" fmla="*/ T132 w 2807"/>
                              <a:gd name="T134" fmla="+- 0 1799 1267"/>
                              <a:gd name="T135" fmla="*/ 1799 h 2771"/>
                              <a:gd name="T136" fmla="+- 0 5011 4678"/>
                              <a:gd name="T137" fmla="*/ T136 w 2807"/>
                              <a:gd name="T138" fmla="+- 0 1677 1267"/>
                              <a:gd name="T139" fmla="*/ 1677 h 2771"/>
                              <a:gd name="T140" fmla="+- 0 5115 4678"/>
                              <a:gd name="T141" fmla="*/ T140 w 2807"/>
                              <a:gd name="T142" fmla="+- 0 1565 1267"/>
                              <a:gd name="T143" fmla="*/ 1565 h 2771"/>
                              <a:gd name="T144" fmla="+- 0 5230 4678"/>
                              <a:gd name="T145" fmla="*/ T144 w 2807"/>
                              <a:gd name="T146" fmla="+- 0 1464 1267"/>
                              <a:gd name="T147" fmla="*/ 1464 h 2771"/>
                              <a:gd name="T148" fmla="+- 0 5356 4678"/>
                              <a:gd name="T149" fmla="*/ T148 w 2807"/>
                              <a:gd name="T150" fmla="+- 0 1375 1267"/>
                              <a:gd name="T151" fmla="*/ 1375 h 2771"/>
                              <a:gd name="T152" fmla="+- 0 5492 4678"/>
                              <a:gd name="T153" fmla="*/ T152 w 2807"/>
                              <a:gd name="T154" fmla="+- 0 1300 1267"/>
                              <a:gd name="T155" fmla="*/ 1300 h 2771"/>
                              <a:gd name="T156" fmla="+- 0 6119 4678"/>
                              <a:gd name="T157" fmla="*/ T156 w 2807"/>
                              <a:gd name="T158" fmla="+- 0 2597 1267"/>
                              <a:gd name="T159" fmla="*/ 2597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807" h="2771">
                                <a:moveTo>
                                  <a:pt x="1441" y="1330"/>
                                </a:moveTo>
                                <a:lnTo>
                                  <a:pt x="2807" y="1791"/>
                                </a:lnTo>
                                <a:lnTo>
                                  <a:pt x="2780" y="1863"/>
                                </a:lnTo>
                                <a:lnTo>
                                  <a:pt x="2750" y="1933"/>
                                </a:lnTo>
                                <a:lnTo>
                                  <a:pt x="2717" y="2001"/>
                                </a:lnTo>
                                <a:lnTo>
                                  <a:pt x="2680" y="2067"/>
                                </a:lnTo>
                                <a:lnTo>
                                  <a:pt x="2640" y="2130"/>
                                </a:lnTo>
                                <a:lnTo>
                                  <a:pt x="2597" y="2191"/>
                                </a:lnTo>
                                <a:lnTo>
                                  <a:pt x="2551" y="2249"/>
                                </a:lnTo>
                                <a:lnTo>
                                  <a:pt x="2502" y="2305"/>
                                </a:lnTo>
                                <a:lnTo>
                                  <a:pt x="2451" y="2358"/>
                                </a:lnTo>
                                <a:lnTo>
                                  <a:pt x="2397" y="2408"/>
                                </a:lnTo>
                                <a:lnTo>
                                  <a:pt x="2340" y="2456"/>
                                </a:lnTo>
                                <a:lnTo>
                                  <a:pt x="2281" y="2500"/>
                                </a:lnTo>
                                <a:lnTo>
                                  <a:pt x="2220" y="2542"/>
                                </a:lnTo>
                                <a:lnTo>
                                  <a:pt x="2157" y="2580"/>
                                </a:lnTo>
                                <a:lnTo>
                                  <a:pt x="2092" y="2615"/>
                                </a:lnTo>
                                <a:lnTo>
                                  <a:pt x="2026" y="2647"/>
                                </a:lnTo>
                                <a:lnTo>
                                  <a:pt x="1957" y="2675"/>
                                </a:lnTo>
                                <a:lnTo>
                                  <a:pt x="1887" y="2700"/>
                                </a:lnTo>
                                <a:lnTo>
                                  <a:pt x="1816" y="2722"/>
                                </a:lnTo>
                                <a:lnTo>
                                  <a:pt x="1743" y="2739"/>
                                </a:lnTo>
                                <a:lnTo>
                                  <a:pt x="1669" y="2753"/>
                                </a:lnTo>
                                <a:lnTo>
                                  <a:pt x="1594" y="2763"/>
                                </a:lnTo>
                                <a:lnTo>
                                  <a:pt x="1518" y="2769"/>
                                </a:lnTo>
                                <a:lnTo>
                                  <a:pt x="1441" y="2771"/>
                                </a:lnTo>
                                <a:lnTo>
                                  <a:pt x="1365" y="2769"/>
                                </a:lnTo>
                                <a:lnTo>
                                  <a:pt x="1290" y="2763"/>
                                </a:lnTo>
                                <a:lnTo>
                                  <a:pt x="1216" y="2754"/>
                                </a:lnTo>
                                <a:lnTo>
                                  <a:pt x="1143" y="2740"/>
                                </a:lnTo>
                                <a:lnTo>
                                  <a:pt x="1072" y="2723"/>
                                </a:lnTo>
                                <a:lnTo>
                                  <a:pt x="1002" y="2702"/>
                                </a:lnTo>
                                <a:lnTo>
                                  <a:pt x="933" y="2678"/>
                                </a:lnTo>
                                <a:lnTo>
                                  <a:pt x="866" y="2650"/>
                                </a:lnTo>
                                <a:lnTo>
                                  <a:pt x="801" y="2619"/>
                                </a:lnTo>
                                <a:lnTo>
                                  <a:pt x="737" y="2585"/>
                                </a:lnTo>
                                <a:lnTo>
                                  <a:pt x="675" y="2548"/>
                                </a:lnTo>
                                <a:lnTo>
                                  <a:pt x="616" y="2509"/>
                                </a:lnTo>
                                <a:lnTo>
                                  <a:pt x="558" y="2466"/>
                                </a:lnTo>
                                <a:lnTo>
                                  <a:pt x="503" y="2420"/>
                                </a:lnTo>
                                <a:lnTo>
                                  <a:pt x="450" y="2372"/>
                                </a:lnTo>
                                <a:lnTo>
                                  <a:pt x="399" y="2322"/>
                                </a:lnTo>
                                <a:lnTo>
                                  <a:pt x="351" y="2269"/>
                                </a:lnTo>
                                <a:lnTo>
                                  <a:pt x="306" y="2213"/>
                                </a:lnTo>
                                <a:lnTo>
                                  <a:pt x="263" y="2156"/>
                                </a:lnTo>
                                <a:lnTo>
                                  <a:pt x="223" y="2096"/>
                                </a:lnTo>
                                <a:lnTo>
                                  <a:pt x="186" y="2034"/>
                                </a:lnTo>
                                <a:lnTo>
                                  <a:pt x="152" y="1971"/>
                                </a:lnTo>
                                <a:lnTo>
                                  <a:pt x="121" y="1906"/>
                                </a:lnTo>
                                <a:lnTo>
                                  <a:pt x="94" y="1839"/>
                                </a:lnTo>
                                <a:lnTo>
                                  <a:pt x="70" y="1770"/>
                                </a:lnTo>
                                <a:lnTo>
                                  <a:pt x="49" y="1700"/>
                                </a:lnTo>
                                <a:lnTo>
                                  <a:pt x="32" y="1628"/>
                                </a:lnTo>
                                <a:lnTo>
                                  <a:pt x="18" y="1555"/>
                                </a:lnTo>
                                <a:lnTo>
                                  <a:pt x="8" y="1481"/>
                                </a:lnTo>
                                <a:lnTo>
                                  <a:pt x="2" y="1406"/>
                                </a:lnTo>
                                <a:lnTo>
                                  <a:pt x="0" y="1330"/>
                                </a:lnTo>
                                <a:lnTo>
                                  <a:pt x="2" y="1252"/>
                                </a:lnTo>
                                <a:lnTo>
                                  <a:pt x="9" y="1174"/>
                                </a:lnTo>
                                <a:lnTo>
                                  <a:pt x="19" y="1097"/>
                                </a:lnTo>
                                <a:lnTo>
                                  <a:pt x="34" y="1021"/>
                                </a:lnTo>
                                <a:lnTo>
                                  <a:pt x="53" y="946"/>
                                </a:lnTo>
                                <a:lnTo>
                                  <a:pt x="75" y="873"/>
                                </a:lnTo>
                                <a:lnTo>
                                  <a:pt x="101" y="801"/>
                                </a:lnTo>
                                <a:lnTo>
                                  <a:pt x="131" y="731"/>
                                </a:lnTo>
                                <a:lnTo>
                                  <a:pt x="165" y="662"/>
                                </a:lnTo>
                                <a:lnTo>
                                  <a:pt x="202" y="596"/>
                                </a:lnTo>
                                <a:lnTo>
                                  <a:pt x="242" y="532"/>
                                </a:lnTo>
                                <a:lnTo>
                                  <a:pt x="286" y="469"/>
                                </a:lnTo>
                                <a:lnTo>
                                  <a:pt x="333" y="410"/>
                                </a:lnTo>
                                <a:lnTo>
                                  <a:pt x="383" y="352"/>
                                </a:lnTo>
                                <a:lnTo>
                                  <a:pt x="437" y="298"/>
                                </a:lnTo>
                                <a:lnTo>
                                  <a:pt x="493" y="246"/>
                                </a:lnTo>
                                <a:lnTo>
                                  <a:pt x="552" y="197"/>
                                </a:lnTo>
                                <a:lnTo>
                                  <a:pt x="614" y="151"/>
                                </a:lnTo>
                                <a:lnTo>
                                  <a:pt x="678" y="108"/>
                                </a:lnTo>
                                <a:lnTo>
                                  <a:pt x="745" y="69"/>
                                </a:lnTo>
                                <a:lnTo>
                                  <a:pt x="814" y="33"/>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786941527" name="docshape296"/>
                        <wps:cNvSpPr/>
                        <wps:spPr bwMode="auto">
                          <a:xfrm>
                            <a:off x="4678" y="1267"/>
                            <a:ext cx="1442" cy="2599"/>
                          </a:xfrm>
                          <a:custGeom>
                            <a:avLst/>
                            <a:gdLst>
                              <a:gd name="T0" fmla="+- 0 5564 4678"/>
                              <a:gd name="T1" fmla="*/ T0 w 1442"/>
                              <a:gd name="T2" fmla="+- 0 1267 1267"/>
                              <a:gd name="T3" fmla="*/ 1267 h 2599"/>
                              <a:gd name="T4" fmla="+- 0 5492 4678"/>
                              <a:gd name="T5" fmla="*/ T4 w 1442"/>
                              <a:gd name="T6" fmla="+- 0 1300 1267"/>
                              <a:gd name="T7" fmla="*/ 1300 h 2599"/>
                              <a:gd name="T8" fmla="+- 0 5423 4678"/>
                              <a:gd name="T9" fmla="*/ T8 w 1442"/>
                              <a:gd name="T10" fmla="+- 0 1336 1267"/>
                              <a:gd name="T11" fmla="*/ 1336 h 2599"/>
                              <a:gd name="T12" fmla="+- 0 5356 4678"/>
                              <a:gd name="T13" fmla="*/ T12 w 1442"/>
                              <a:gd name="T14" fmla="+- 0 1375 1267"/>
                              <a:gd name="T15" fmla="*/ 1375 h 2599"/>
                              <a:gd name="T16" fmla="+- 0 5292 4678"/>
                              <a:gd name="T17" fmla="*/ T16 w 1442"/>
                              <a:gd name="T18" fmla="+- 0 1418 1267"/>
                              <a:gd name="T19" fmla="*/ 1418 h 2599"/>
                              <a:gd name="T20" fmla="+- 0 5230 4678"/>
                              <a:gd name="T21" fmla="*/ T20 w 1442"/>
                              <a:gd name="T22" fmla="+- 0 1464 1267"/>
                              <a:gd name="T23" fmla="*/ 1464 h 2599"/>
                              <a:gd name="T24" fmla="+- 0 5171 4678"/>
                              <a:gd name="T25" fmla="*/ T24 w 1442"/>
                              <a:gd name="T26" fmla="+- 0 1513 1267"/>
                              <a:gd name="T27" fmla="*/ 1513 h 2599"/>
                              <a:gd name="T28" fmla="+- 0 5115 4678"/>
                              <a:gd name="T29" fmla="*/ T28 w 1442"/>
                              <a:gd name="T30" fmla="+- 0 1565 1267"/>
                              <a:gd name="T31" fmla="*/ 1565 h 2599"/>
                              <a:gd name="T32" fmla="+- 0 5061 4678"/>
                              <a:gd name="T33" fmla="*/ T32 w 1442"/>
                              <a:gd name="T34" fmla="+- 0 1619 1267"/>
                              <a:gd name="T35" fmla="*/ 1619 h 2599"/>
                              <a:gd name="T36" fmla="+- 0 5011 4678"/>
                              <a:gd name="T37" fmla="*/ T36 w 1442"/>
                              <a:gd name="T38" fmla="+- 0 1677 1267"/>
                              <a:gd name="T39" fmla="*/ 1677 h 2599"/>
                              <a:gd name="T40" fmla="+- 0 4964 4678"/>
                              <a:gd name="T41" fmla="*/ T40 w 1442"/>
                              <a:gd name="T42" fmla="+- 0 1736 1267"/>
                              <a:gd name="T43" fmla="*/ 1736 h 2599"/>
                              <a:gd name="T44" fmla="+- 0 4920 4678"/>
                              <a:gd name="T45" fmla="*/ T44 w 1442"/>
                              <a:gd name="T46" fmla="+- 0 1799 1267"/>
                              <a:gd name="T47" fmla="*/ 1799 h 2599"/>
                              <a:gd name="T48" fmla="+- 0 4880 4678"/>
                              <a:gd name="T49" fmla="*/ T48 w 1442"/>
                              <a:gd name="T50" fmla="+- 0 1863 1267"/>
                              <a:gd name="T51" fmla="*/ 1863 h 2599"/>
                              <a:gd name="T52" fmla="+- 0 4843 4678"/>
                              <a:gd name="T53" fmla="*/ T52 w 1442"/>
                              <a:gd name="T54" fmla="+- 0 1929 1267"/>
                              <a:gd name="T55" fmla="*/ 1929 h 2599"/>
                              <a:gd name="T56" fmla="+- 0 4809 4678"/>
                              <a:gd name="T57" fmla="*/ T56 w 1442"/>
                              <a:gd name="T58" fmla="+- 0 1998 1267"/>
                              <a:gd name="T59" fmla="*/ 1998 h 2599"/>
                              <a:gd name="T60" fmla="+- 0 4779 4678"/>
                              <a:gd name="T61" fmla="*/ T60 w 1442"/>
                              <a:gd name="T62" fmla="+- 0 2068 1267"/>
                              <a:gd name="T63" fmla="*/ 2068 h 2599"/>
                              <a:gd name="T64" fmla="+- 0 4753 4678"/>
                              <a:gd name="T65" fmla="*/ T64 w 1442"/>
                              <a:gd name="T66" fmla="+- 0 2140 1267"/>
                              <a:gd name="T67" fmla="*/ 2140 h 2599"/>
                              <a:gd name="T68" fmla="+- 0 4731 4678"/>
                              <a:gd name="T69" fmla="*/ T68 w 1442"/>
                              <a:gd name="T70" fmla="+- 0 2213 1267"/>
                              <a:gd name="T71" fmla="*/ 2213 h 2599"/>
                              <a:gd name="T72" fmla="+- 0 4712 4678"/>
                              <a:gd name="T73" fmla="*/ T72 w 1442"/>
                              <a:gd name="T74" fmla="+- 0 2288 1267"/>
                              <a:gd name="T75" fmla="*/ 2288 h 2599"/>
                              <a:gd name="T76" fmla="+- 0 4697 4678"/>
                              <a:gd name="T77" fmla="*/ T76 w 1442"/>
                              <a:gd name="T78" fmla="+- 0 2364 1267"/>
                              <a:gd name="T79" fmla="*/ 2364 h 2599"/>
                              <a:gd name="T80" fmla="+- 0 4687 4678"/>
                              <a:gd name="T81" fmla="*/ T80 w 1442"/>
                              <a:gd name="T82" fmla="+- 0 2441 1267"/>
                              <a:gd name="T83" fmla="*/ 2441 h 2599"/>
                              <a:gd name="T84" fmla="+- 0 4680 4678"/>
                              <a:gd name="T85" fmla="*/ T84 w 1442"/>
                              <a:gd name="T86" fmla="+- 0 2519 1267"/>
                              <a:gd name="T87" fmla="*/ 2519 h 2599"/>
                              <a:gd name="T88" fmla="+- 0 4678 4678"/>
                              <a:gd name="T89" fmla="*/ T88 w 1442"/>
                              <a:gd name="T90" fmla="+- 0 2597 1267"/>
                              <a:gd name="T91" fmla="*/ 2597 h 2599"/>
                              <a:gd name="T92" fmla="+- 0 4680 4678"/>
                              <a:gd name="T93" fmla="*/ T92 w 1442"/>
                              <a:gd name="T94" fmla="+- 0 2676 1267"/>
                              <a:gd name="T95" fmla="*/ 2676 h 2599"/>
                              <a:gd name="T96" fmla="+- 0 4687 4678"/>
                              <a:gd name="T97" fmla="*/ T96 w 1442"/>
                              <a:gd name="T98" fmla="+- 0 2755 1267"/>
                              <a:gd name="T99" fmla="*/ 2755 h 2599"/>
                              <a:gd name="T100" fmla="+- 0 4698 4678"/>
                              <a:gd name="T101" fmla="*/ T100 w 1442"/>
                              <a:gd name="T102" fmla="+- 0 2832 1267"/>
                              <a:gd name="T103" fmla="*/ 2832 h 2599"/>
                              <a:gd name="T104" fmla="+- 0 4712 4678"/>
                              <a:gd name="T105" fmla="*/ T104 w 1442"/>
                              <a:gd name="T106" fmla="+- 0 2908 1267"/>
                              <a:gd name="T107" fmla="*/ 2908 h 2599"/>
                              <a:gd name="T108" fmla="+- 0 4731 4678"/>
                              <a:gd name="T109" fmla="*/ T108 w 1442"/>
                              <a:gd name="T110" fmla="+- 0 2983 1267"/>
                              <a:gd name="T111" fmla="*/ 2983 h 2599"/>
                              <a:gd name="T112" fmla="+- 0 4754 4678"/>
                              <a:gd name="T113" fmla="*/ T112 w 1442"/>
                              <a:gd name="T114" fmla="+- 0 3057 1267"/>
                              <a:gd name="T115" fmla="*/ 3057 h 2599"/>
                              <a:gd name="T116" fmla="+- 0 4780 4678"/>
                              <a:gd name="T117" fmla="*/ T116 w 1442"/>
                              <a:gd name="T118" fmla="+- 0 3129 1267"/>
                              <a:gd name="T119" fmla="*/ 3129 h 2599"/>
                              <a:gd name="T120" fmla="+- 0 4811 4678"/>
                              <a:gd name="T121" fmla="*/ T120 w 1442"/>
                              <a:gd name="T122" fmla="+- 0 3200 1267"/>
                              <a:gd name="T123" fmla="*/ 3200 h 2599"/>
                              <a:gd name="T124" fmla="+- 0 4845 4678"/>
                              <a:gd name="T125" fmla="*/ T124 w 1442"/>
                              <a:gd name="T126" fmla="+- 0 3269 1267"/>
                              <a:gd name="T127" fmla="*/ 3269 h 2599"/>
                              <a:gd name="T128" fmla="+- 0 4882 4678"/>
                              <a:gd name="T129" fmla="*/ T128 w 1442"/>
                              <a:gd name="T130" fmla="+- 0 3336 1267"/>
                              <a:gd name="T131" fmla="*/ 3336 h 2599"/>
                              <a:gd name="T132" fmla="+- 0 4923 4678"/>
                              <a:gd name="T133" fmla="*/ T132 w 1442"/>
                              <a:gd name="T134" fmla="+- 0 3401 1267"/>
                              <a:gd name="T135" fmla="*/ 3401 h 2599"/>
                              <a:gd name="T136" fmla="+- 0 4968 4678"/>
                              <a:gd name="T137" fmla="*/ T136 w 1442"/>
                              <a:gd name="T138" fmla="+- 0 3463 1267"/>
                              <a:gd name="T139" fmla="*/ 3463 h 2599"/>
                              <a:gd name="T140" fmla="+- 0 5015 4678"/>
                              <a:gd name="T141" fmla="*/ T140 w 1442"/>
                              <a:gd name="T142" fmla="+- 0 3523 1267"/>
                              <a:gd name="T143" fmla="*/ 3523 h 2599"/>
                              <a:gd name="T144" fmla="+- 0 5066 4678"/>
                              <a:gd name="T145" fmla="*/ T144 w 1442"/>
                              <a:gd name="T146" fmla="+- 0 3581 1267"/>
                              <a:gd name="T147" fmla="*/ 3581 h 2599"/>
                              <a:gd name="T148" fmla="+- 0 5121 4678"/>
                              <a:gd name="T149" fmla="*/ T148 w 1442"/>
                              <a:gd name="T150" fmla="+- 0 3636 1267"/>
                              <a:gd name="T151" fmla="*/ 3636 h 2599"/>
                              <a:gd name="T152" fmla="+- 0 5178 4678"/>
                              <a:gd name="T153" fmla="*/ T152 w 1442"/>
                              <a:gd name="T154" fmla="+- 0 3688 1267"/>
                              <a:gd name="T155" fmla="*/ 3688 h 2599"/>
                              <a:gd name="T156" fmla="+- 0 5238 4678"/>
                              <a:gd name="T157" fmla="*/ T156 w 1442"/>
                              <a:gd name="T158" fmla="+- 0 3737 1267"/>
                              <a:gd name="T159" fmla="*/ 3737 h 2599"/>
                              <a:gd name="T160" fmla="+- 0 5301 4678"/>
                              <a:gd name="T161" fmla="*/ T160 w 1442"/>
                              <a:gd name="T162" fmla="+- 0 3783 1267"/>
                              <a:gd name="T163" fmla="*/ 3783 h 2599"/>
                              <a:gd name="T164" fmla="+- 0 5367 4678"/>
                              <a:gd name="T165" fmla="*/ T164 w 1442"/>
                              <a:gd name="T166" fmla="+- 0 3826 1267"/>
                              <a:gd name="T167" fmla="*/ 3826 h 2599"/>
                              <a:gd name="T168" fmla="+- 0 5435 4678"/>
                              <a:gd name="T169" fmla="*/ T168 w 1442"/>
                              <a:gd name="T170" fmla="+- 0 3866 1267"/>
                              <a:gd name="T171" fmla="*/ 3866 h 2599"/>
                              <a:gd name="T172" fmla="+- 0 6119 4678"/>
                              <a:gd name="T173" fmla="*/ T172 w 1442"/>
                              <a:gd name="T174" fmla="+- 0 2597 1267"/>
                              <a:gd name="T175" fmla="*/ 2597 h 2599"/>
                              <a:gd name="T176" fmla="+- 0 5564 4678"/>
                              <a:gd name="T177" fmla="*/ T176 w 1442"/>
                              <a:gd name="T178" fmla="+- 0 1267 1267"/>
                              <a:gd name="T179" fmla="*/ 1267 h 2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42" h="2599">
                                <a:moveTo>
                                  <a:pt x="886" y="0"/>
                                </a:moveTo>
                                <a:lnTo>
                                  <a:pt x="814" y="33"/>
                                </a:lnTo>
                                <a:lnTo>
                                  <a:pt x="745" y="69"/>
                                </a:lnTo>
                                <a:lnTo>
                                  <a:pt x="678" y="108"/>
                                </a:lnTo>
                                <a:lnTo>
                                  <a:pt x="614" y="151"/>
                                </a:lnTo>
                                <a:lnTo>
                                  <a:pt x="552" y="197"/>
                                </a:lnTo>
                                <a:lnTo>
                                  <a:pt x="493" y="246"/>
                                </a:lnTo>
                                <a:lnTo>
                                  <a:pt x="437" y="298"/>
                                </a:lnTo>
                                <a:lnTo>
                                  <a:pt x="383" y="352"/>
                                </a:lnTo>
                                <a:lnTo>
                                  <a:pt x="333" y="410"/>
                                </a:lnTo>
                                <a:lnTo>
                                  <a:pt x="286" y="469"/>
                                </a:lnTo>
                                <a:lnTo>
                                  <a:pt x="242" y="532"/>
                                </a:lnTo>
                                <a:lnTo>
                                  <a:pt x="202" y="596"/>
                                </a:lnTo>
                                <a:lnTo>
                                  <a:pt x="165" y="662"/>
                                </a:lnTo>
                                <a:lnTo>
                                  <a:pt x="131" y="731"/>
                                </a:lnTo>
                                <a:lnTo>
                                  <a:pt x="101" y="801"/>
                                </a:lnTo>
                                <a:lnTo>
                                  <a:pt x="75" y="873"/>
                                </a:lnTo>
                                <a:lnTo>
                                  <a:pt x="53" y="946"/>
                                </a:lnTo>
                                <a:lnTo>
                                  <a:pt x="34" y="1021"/>
                                </a:lnTo>
                                <a:lnTo>
                                  <a:pt x="19" y="1097"/>
                                </a:lnTo>
                                <a:lnTo>
                                  <a:pt x="9" y="1174"/>
                                </a:lnTo>
                                <a:lnTo>
                                  <a:pt x="2" y="1252"/>
                                </a:lnTo>
                                <a:lnTo>
                                  <a:pt x="0" y="1330"/>
                                </a:lnTo>
                                <a:lnTo>
                                  <a:pt x="2" y="1409"/>
                                </a:lnTo>
                                <a:lnTo>
                                  <a:pt x="9" y="1488"/>
                                </a:lnTo>
                                <a:lnTo>
                                  <a:pt x="20" y="1565"/>
                                </a:lnTo>
                                <a:lnTo>
                                  <a:pt x="34" y="1641"/>
                                </a:lnTo>
                                <a:lnTo>
                                  <a:pt x="53" y="1716"/>
                                </a:lnTo>
                                <a:lnTo>
                                  <a:pt x="76" y="1790"/>
                                </a:lnTo>
                                <a:lnTo>
                                  <a:pt x="102" y="1862"/>
                                </a:lnTo>
                                <a:lnTo>
                                  <a:pt x="133" y="1933"/>
                                </a:lnTo>
                                <a:lnTo>
                                  <a:pt x="167" y="2002"/>
                                </a:lnTo>
                                <a:lnTo>
                                  <a:pt x="204" y="2069"/>
                                </a:lnTo>
                                <a:lnTo>
                                  <a:pt x="245" y="2134"/>
                                </a:lnTo>
                                <a:lnTo>
                                  <a:pt x="290" y="2196"/>
                                </a:lnTo>
                                <a:lnTo>
                                  <a:pt x="337" y="2256"/>
                                </a:lnTo>
                                <a:lnTo>
                                  <a:pt x="388" y="2314"/>
                                </a:lnTo>
                                <a:lnTo>
                                  <a:pt x="443" y="2369"/>
                                </a:lnTo>
                                <a:lnTo>
                                  <a:pt x="500" y="2421"/>
                                </a:lnTo>
                                <a:lnTo>
                                  <a:pt x="560" y="2470"/>
                                </a:lnTo>
                                <a:lnTo>
                                  <a:pt x="623" y="2516"/>
                                </a:lnTo>
                                <a:lnTo>
                                  <a:pt x="689" y="2559"/>
                                </a:lnTo>
                                <a:lnTo>
                                  <a:pt x="757" y="2599"/>
                                </a:lnTo>
                                <a:lnTo>
                                  <a:pt x="1441" y="1330"/>
                                </a:lnTo>
                                <a:lnTo>
                                  <a:pt x="886" y="0"/>
                                </a:lnTo>
                                <a:close/>
                              </a:path>
                            </a:pathLst>
                          </a:custGeom>
                          <a:solidFill>
                            <a:srgbClr val="FFA600"/>
                          </a:solidFill>
                          <a:ln>
                            <a:noFill/>
                          </a:ln>
                        </wps:spPr>
                        <wps:bodyPr rot="0" vert="horz" wrap="square" lIns="91440" tIns="45720" rIns="91440" bIns="45720" anchor="t" anchorCtr="0" upright="1">
                          <a:noAutofit/>
                        </wps:bodyPr>
                      </wps:wsp>
                      <wps:wsp>
                        <wps:cNvPr id="1654271213" name="docshape297"/>
                        <wps:cNvSpPr/>
                        <wps:spPr bwMode="auto">
                          <a:xfrm>
                            <a:off x="4678" y="1267"/>
                            <a:ext cx="1442" cy="2599"/>
                          </a:xfrm>
                          <a:custGeom>
                            <a:avLst/>
                            <a:gdLst>
                              <a:gd name="T0" fmla="+- 0 6119 4678"/>
                              <a:gd name="T1" fmla="*/ T0 w 1442"/>
                              <a:gd name="T2" fmla="+- 0 2597 1267"/>
                              <a:gd name="T3" fmla="*/ 2597 h 2599"/>
                              <a:gd name="T4" fmla="+- 0 5435 4678"/>
                              <a:gd name="T5" fmla="*/ T4 w 1442"/>
                              <a:gd name="T6" fmla="+- 0 3866 1267"/>
                              <a:gd name="T7" fmla="*/ 3866 h 2599"/>
                              <a:gd name="T8" fmla="+- 0 5367 4678"/>
                              <a:gd name="T9" fmla="*/ T8 w 1442"/>
                              <a:gd name="T10" fmla="+- 0 3826 1267"/>
                              <a:gd name="T11" fmla="*/ 3826 h 2599"/>
                              <a:gd name="T12" fmla="+- 0 5301 4678"/>
                              <a:gd name="T13" fmla="*/ T12 w 1442"/>
                              <a:gd name="T14" fmla="+- 0 3783 1267"/>
                              <a:gd name="T15" fmla="*/ 3783 h 2599"/>
                              <a:gd name="T16" fmla="+- 0 5238 4678"/>
                              <a:gd name="T17" fmla="*/ T16 w 1442"/>
                              <a:gd name="T18" fmla="+- 0 3737 1267"/>
                              <a:gd name="T19" fmla="*/ 3737 h 2599"/>
                              <a:gd name="T20" fmla="+- 0 5178 4678"/>
                              <a:gd name="T21" fmla="*/ T20 w 1442"/>
                              <a:gd name="T22" fmla="+- 0 3688 1267"/>
                              <a:gd name="T23" fmla="*/ 3688 h 2599"/>
                              <a:gd name="T24" fmla="+- 0 5121 4678"/>
                              <a:gd name="T25" fmla="*/ T24 w 1442"/>
                              <a:gd name="T26" fmla="+- 0 3636 1267"/>
                              <a:gd name="T27" fmla="*/ 3636 h 2599"/>
                              <a:gd name="T28" fmla="+- 0 5066 4678"/>
                              <a:gd name="T29" fmla="*/ T28 w 1442"/>
                              <a:gd name="T30" fmla="+- 0 3581 1267"/>
                              <a:gd name="T31" fmla="*/ 3581 h 2599"/>
                              <a:gd name="T32" fmla="+- 0 5015 4678"/>
                              <a:gd name="T33" fmla="*/ T32 w 1442"/>
                              <a:gd name="T34" fmla="+- 0 3523 1267"/>
                              <a:gd name="T35" fmla="*/ 3523 h 2599"/>
                              <a:gd name="T36" fmla="+- 0 4968 4678"/>
                              <a:gd name="T37" fmla="*/ T36 w 1442"/>
                              <a:gd name="T38" fmla="+- 0 3463 1267"/>
                              <a:gd name="T39" fmla="*/ 3463 h 2599"/>
                              <a:gd name="T40" fmla="+- 0 4923 4678"/>
                              <a:gd name="T41" fmla="*/ T40 w 1442"/>
                              <a:gd name="T42" fmla="+- 0 3401 1267"/>
                              <a:gd name="T43" fmla="*/ 3401 h 2599"/>
                              <a:gd name="T44" fmla="+- 0 4882 4678"/>
                              <a:gd name="T45" fmla="*/ T44 w 1442"/>
                              <a:gd name="T46" fmla="+- 0 3336 1267"/>
                              <a:gd name="T47" fmla="*/ 3336 h 2599"/>
                              <a:gd name="T48" fmla="+- 0 4845 4678"/>
                              <a:gd name="T49" fmla="*/ T48 w 1442"/>
                              <a:gd name="T50" fmla="+- 0 3269 1267"/>
                              <a:gd name="T51" fmla="*/ 3269 h 2599"/>
                              <a:gd name="T52" fmla="+- 0 4811 4678"/>
                              <a:gd name="T53" fmla="*/ T52 w 1442"/>
                              <a:gd name="T54" fmla="+- 0 3200 1267"/>
                              <a:gd name="T55" fmla="*/ 3200 h 2599"/>
                              <a:gd name="T56" fmla="+- 0 4780 4678"/>
                              <a:gd name="T57" fmla="*/ T56 w 1442"/>
                              <a:gd name="T58" fmla="+- 0 3129 1267"/>
                              <a:gd name="T59" fmla="*/ 3129 h 2599"/>
                              <a:gd name="T60" fmla="+- 0 4754 4678"/>
                              <a:gd name="T61" fmla="*/ T60 w 1442"/>
                              <a:gd name="T62" fmla="+- 0 3057 1267"/>
                              <a:gd name="T63" fmla="*/ 3057 h 2599"/>
                              <a:gd name="T64" fmla="+- 0 4731 4678"/>
                              <a:gd name="T65" fmla="*/ T64 w 1442"/>
                              <a:gd name="T66" fmla="+- 0 2983 1267"/>
                              <a:gd name="T67" fmla="*/ 2983 h 2599"/>
                              <a:gd name="T68" fmla="+- 0 4712 4678"/>
                              <a:gd name="T69" fmla="*/ T68 w 1442"/>
                              <a:gd name="T70" fmla="+- 0 2908 1267"/>
                              <a:gd name="T71" fmla="*/ 2908 h 2599"/>
                              <a:gd name="T72" fmla="+- 0 4698 4678"/>
                              <a:gd name="T73" fmla="*/ T72 w 1442"/>
                              <a:gd name="T74" fmla="+- 0 2832 1267"/>
                              <a:gd name="T75" fmla="*/ 2832 h 2599"/>
                              <a:gd name="T76" fmla="+- 0 4687 4678"/>
                              <a:gd name="T77" fmla="*/ T76 w 1442"/>
                              <a:gd name="T78" fmla="+- 0 2755 1267"/>
                              <a:gd name="T79" fmla="*/ 2755 h 2599"/>
                              <a:gd name="T80" fmla="+- 0 4680 4678"/>
                              <a:gd name="T81" fmla="*/ T80 w 1442"/>
                              <a:gd name="T82" fmla="+- 0 2676 1267"/>
                              <a:gd name="T83" fmla="*/ 2676 h 2599"/>
                              <a:gd name="T84" fmla="+- 0 4678 4678"/>
                              <a:gd name="T85" fmla="*/ T84 w 1442"/>
                              <a:gd name="T86" fmla="+- 0 2597 1267"/>
                              <a:gd name="T87" fmla="*/ 2597 h 2599"/>
                              <a:gd name="T88" fmla="+- 0 4680 4678"/>
                              <a:gd name="T89" fmla="*/ T88 w 1442"/>
                              <a:gd name="T90" fmla="+- 0 2519 1267"/>
                              <a:gd name="T91" fmla="*/ 2519 h 2599"/>
                              <a:gd name="T92" fmla="+- 0 4687 4678"/>
                              <a:gd name="T93" fmla="*/ T92 w 1442"/>
                              <a:gd name="T94" fmla="+- 0 2441 1267"/>
                              <a:gd name="T95" fmla="*/ 2441 h 2599"/>
                              <a:gd name="T96" fmla="+- 0 4697 4678"/>
                              <a:gd name="T97" fmla="*/ T96 w 1442"/>
                              <a:gd name="T98" fmla="+- 0 2364 1267"/>
                              <a:gd name="T99" fmla="*/ 2364 h 2599"/>
                              <a:gd name="T100" fmla="+- 0 4712 4678"/>
                              <a:gd name="T101" fmla="*/ T100 w 1442"/>
                              <a:gd name="T102" fmla="+- 0 2288 1267"/>
                              <a:gd name="T103" fmla="*/ 2288 h 2599"/>
                              <a:gd name="T104" fmla="+- 0 4731 4678"/>
                              <a:gd name="T105" fmla="*/ T104 w 1442"/>
                              <a:gd name="T106" fmla="+- 0 2213 1267"/>
                              <a:gd name="T107" fmla="*/ 2213 h 2599"/>
                              <a:gd name="T108" fmla="+- 0 4753 4678"/>
                              <a:gd name="T109" fmla="*/ T108 w 1442"/>
                              <a:gd name="T110" fmla="+- 0 2140 1267"/>
                              <a:gd name="T111" fmla="*/ 2140 h 2599"/>
                              <a:gd name="T112" fmla="+- 0 4779 4678"/>
                              <a:gd name="T113" fmla="*/ T112 w 1442"/>
                              <a:gd name="T114" fmla="+- 0 2068 1267"/>
                              <a:gd name="T115" fmla="*/ 2068 h 2599"/>
                              <a:gd name="T116" fmla="+- 0 4809 4678"/>
                              <a:gd name="T117" fmla="*/ T116 w 1442"/>
                              <a:gd name="T118" fmla="+- 0 1998 1267"/>
                              <a:gd name="T119" fmla="*/ 1998 h 2599"/>
                              <a:gd name="T120" fmla="+- 0 4843 4678"/>
                              <a:gd name="T121" fmla="*/ T120 w 1442"/>
                              <a:gd name="T122" fmla="+- 0 1929 1267"/>
                              <a:gd name="T123" fmla="*/ 1929 h 2599"/>
                              <a:gd name="T124" fmla="+- 0 4880 4678"/>
                              <a:gd name="T125" fmla="*/ T124 w 1442"/>
                              <a:gd name="T126" fmla="+- 0 1863 1267"/>
                              <a:gd name="T127" fmla="*/ 1863 h 2599"/>
                              <a:gd name="T128" fmla="+- 0 4920 4678"/>
                              <a:gd name="T129" fmla="*/ T128 w 1442"/>
                              <a:gd name="T130" fmla="+- 0 1799 1267"/>
                              <a:gd name="T131" fmla="*/ 1799 h 2599"/>
                              <a:gd name="T132" fmla="+- 0 4964 4678"/>
                              <a:gd name="T133" fmla="*/ T132 w 1442"/>
                              <a:gd name="T134" fmla="+- 0 1736 1267"/>
                              <a:gd name="T135" fmla="*/ 1736 h 2599"/>
                              <a:gd name="T136" fmla="+- 0 5011 4678"/>
                              <a:gd name="T137" fmla="*/ T136 w 1442"/>
                              <a:gd name="T138" fmla="+- 0 1677 1267"/>
                              <a:gd name="T139" fmla="*/ 1677 h 2599"/>
                              <a:gd name="T140" fmla="+- 0 5061 4678"/>
                              <a:gd name="T141" fmla="*/ T140 w 1442"/>
                              <a:gd name="T142" fmla="+- 0 1619 1267"/>
                              <a:gd name="T143" fmla="*/ 1619 h 2599"/>
                              <a:gd name="T144" fmla="+- 0 5115 4678"/>
                              <a:gd name="T145" fmla="*/ T144 w 1442"/>
                              <a:gd name="T146" fmla="+- 0 1565 1267"/>
                              <a:gd name="T147" fmla="*/ 1565 h 2599"/>
                              <a:gd name="T148" fmla="+- 0 5171 4678"/>
                              <a:gd name="T149" fmla="*/ T148 w 1442"/>
                              <a:gd name="T150" fmla="+- 0 1513 1267"/>
                              <a:gd name="T151" fmla="*/ 1513 h 2599"/>
                              <a:gd name="T152" fmla="+- 0 5230 4678"/>
                              <a:gd name="T153" fmla="*/ T152 w 1442"/>
                              <a:gd name="T154" fmla="+- 0 1464 1267"/>
                              <a:gd name="T155" fmla="*/ 1464 h 2599"/>
                              <a:gd name="T156" fmla="+- 0 5292 4678"/>
                              <a:gd name="T157" fmla="*/ T156 w 1442"/>
                              <a:gd name="T158" fmla="+- 0 1418 1267"/>
                              <a:gd name="T159" fmla="*/ 1418 h 2599"/>
                              <a:gd name="T160" fmla="+- 0 5356 4678"/>
                              <a:gd name="T161" fmla="*/ T160 w 1442"/>
                              <a:gd name="T162" fmla="+- 0 1375 1267"/>
                              <a:gd name="T163" fmla="*/ 1375 h 2599"/>
                              <a:gd name="T164" fmla="+- 0 5423 4678"/>
                              <a:gd name="T165" fmla="*/ T164 w 1442"/>
                              <a:gd name="T166" fmla="+- 0 1336 1267"/>
                              <a:gd name="T167" fmla="*/ 1336 h 2599"/>
                              <a:gd name="T168" fmla="+- 0 5492 4678"/>
                              <a:gd name="T169" fmla="*/ T168 w 1442"/>
                              <a:gd name="T170" fmla="+- 0 1300 1267"/>
                              <a:gd name="T171" fmla="*/ 1300 h 2599"/>
                              <a:gd name="T172" fmla="+- 0 5564 4678"/>
                              <a:gd name="T173" fmla="*/ T172 w 1442"/>
                              <a:gd name="T174" fmla="+- 0 1267 1267"/>
                              <a:gd name="T175" fmla="*/ 1267 h 2599"/>
                              <a:gd name="T176" fmla="+- 0 6119 4678"/>
                              <a:gd name="T177" fmla="*/ T176 w 1442"/>
                              <a:gd name="T178" fmla="+- 0 2597 1267"/>
                              <a:gd name="T179" fmla="*/ 2597 h 2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42" h="2599">
                                <a:moveTo>
                                  <a:pt x="1441" y="1330"/>
                                </a:moveTo>
                                <a:lnTo>
                                  <a:pt x="757" y="2599"/>
                                </a:lnTo>
                                <a:lnTo>
                                  <a:pt x="689" y="2559"/>
                                </a:lnTo>
                                <a:lnTo>
                                  <a:pt x="623" y="2516"/>
                                </a:lnTo>
                                <a:lnTo>
                                  <a:pt x="560" y="2470"/>
                                </a:lnTo>
                                <a:lnTo>
                                  <a:pt x="500" y="2421"/>
                                </a:lnTo>
                                <a:lnTo>
                                  <a:pt x="443" y="2369"/>
                                </a:lnTo>
                                <a:lnTo>
                                  <a:pt x="388" y="2314"/>
                                </a:lnTo>
                                <a:lnTo>
                                  <a:pt x="337" y="2256"/>
                                </a:lnTo>
                                <a:lnTo>
                                  <a:pt x="290" y="2196"/>
                                </a:lnTo>
                                <a:lnTo>
                                  <a:pt x="245" y="2134"/>
                                </a:lnTo>
                                <a:lnTo>
                                  <a:pt x="204" y="2069"/>
                                </a:lnTo>
                                <a:lnTo>
                                  <a:pt x="167" y="2002"/>
                                </a:lnTo>
                                <a:lnTo>
                                  <a:pt x="133" y="1933"/>
                                </a:lnTo>
                                <a:lnTo>
                                  <a:pt x="102" y="1862"/>
                                </a:lnTo>
                                <a:lnTo>
                                  <a:pt x="76" y="1790"/>
                                </a:lnTo>
                                <a:lnTo>
                                  <a:pt x="53" y="1716"/>
                                </a:lnTo>
                                <a:lnTo>
                                  <a:pt x="34" y="1641"/>
                                </a:lnTo>
                                <a:lnTo>
                                  <a:pt x="20" y="1565"/>
                                </a:lnTo>
                                <a:lnTo>
                                  <a:pt x="9" y="1488"/>
                                </a:lnTo>
                                <a:lnTo>
                                  <a:pt x="2" y="1409"/>
                                </a:lnTo>
                                <a:lnTo>
                                  <a:pt x="0" y="1330"/>
                                </a:lnTo>
                                <a:lnTo>
                                  <a:pt x="2" y="1252"/>
                                </a:lnTo>
                                <a:lnTo>
                                  <a:pt x="9" y="1174"/>
                                </a:lnTo>
                                <a:lnTo>
                                  <a:pt x="19" y="1097"/>
                                </a:lnTo>
                                <a:lnTo>
                                  <a:pt x="34" y="1021"/>
                                </a:lnTo>
                                <a:lnTo>
                                  <a:pt x="53" y="946"/>
                                </a:lnTo>
                                <a:lnTo>
                                  <a:pt x="75" y="873"/>
                                </a:lnTo>
                                <a:lnTo>
                                  <a:pt x="101" y="801"/>
                                </a:lnTo>
                                <a:lnTo>
                                  <a:pt x="131" y="731"/>
                                </a:lnTo>
                                <a:lnTo>
                                  <a:pt x="165" y="662"/>
                                </a:lnTo>
                                <a:lnTo>
                                  <a:pt x="202" y="596"/>
                                </a:lnTo>
                                <a:lnTo>
                                  <a:pt x="242" y="532"/>
                                </a:lnTo>
                                <a:lnTo>
                                  <a:pt x="286" y="469"/>
                                </a:lnTo>
                                <a:lnTo>
                                  <a:pt x="333" y="410"/>
                                </a:lnTo>
                                <a:lnTo>
                                  <a:pt x="383" y="352"/>
                                </a:lnTo>
                                <a:lnTo>
                                  <a:pt x="437" y="298"/>
                                </a:lnTo>
                                <a:lnTo>
                                  <a:pt x="493" y="246"/>
                                </a:lnTo>
                                <a:lnTo>
                                  <a:pt x="552" y="197"/>
                                </a:lnTo>
                                <a:lnTo>
                                  <a:pt x="614" y="151"/>
                                </a:lnTo>
                                <a:lnTo>
                                  <a:pt x="678" y="108"/>
                                </a:lnTo>
                                <a:lnTo>
                                  <a:pt x="745" y="69"/>
                                </a:lnTo>
                                <a:lnTo>
                                  <a:pt x="814" y="33"/>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597561415" name="docshape298"/>
                        <wps:cNvSpPr/>
                        <wps:spPr bwMode="auto">
                          <a:xfrm>
                            <a:off x="4807" y="1181"/>
                            <a:ext cx="1312" cy="1417"/>
                          </a:xfrm>
                          <a:custGeom>
                            <a:avLst/>
                            <a:gdLst>
                              <a:gd name="T0" fmla="+- 0 5852 4808"/>
                              <a:gd name="T1" fmla="*/ T0 w 1312"/>
                              <a:gd name="T2" fmla="+- 0 1181 1181"/>
                              <a:gd name="T3" fmla="*/ 1181 h 1417"/>
                              <a:gd name="T4" fmla="+- 0 5777 4808"/>
                              <a:gd name="T5" fmla="*/ T4 w 1312"/>
                              <a:gd name="T6" fmla="+- 0 1198 1181"/>
                              <a:gd name="T7" fmla="*/ 1198 h 1417"/>
                              <a:gd name="T8" fmla="+- 0 5703 4808"/>
                              <a:gd name="T9" fmla="*/ T8 w 1312"/>
                              <a:gd name="T10" fmla="+- 0 1218 1181"/>
                              <a:gd name="T11" fmla="*/ 1218 h 1417"/>
                              <a:gd name="T12" fmla="+- 0 5630 4808"/>
                              <a:gd name="T13" fmla="*/ T12 w 1312"/>
                              <a:gd name="T14" fmla="+- 0 1242 1181"/>
                              <a:gd name="T15" fmla="*/ 1242 h 1417"/>
                              <a:gd name="T16" fmla="+- 0 5559 4808"/>
                              <a:gd name="T17" fmla="*/ T16 w 1312"/>
                              <a:gd name="T18" fmla="+- 0 1270 1181"/>
                              <a:gd name="T19" fmla="*/ 1270 h 1417"/>
                              <a:gd name="T20" fmla="+- 0 5489 4808"/>
                              <a:gd name="T21" fmla="*/ T20 w 1312"/>
                              <a:gd name="T22" fmla="+- 0 1301 1181"/>
                              <a:gd name="T23" fmla="*/ 1301 h 1417"/>
                              <a:gd name="T24" fmla="+- 0 5421 4808"/>
                              <a:gd name="T25" fmla="*/ T24 w 1312"/>
                              <a:gd name="T26" fmla="+- 0 1336 1181"/>
                              <a:gd name="T27" fmla="*/ 1336 h 1417"/>
                              <a:gd name="T28" fmla="+- 0 5356 4808"/>
                              <a:gd name="T29" fmla="*/ T28 w 1312"/>
                              <a:gd name="T30" fmla="+- 0 1375 1181"/>
                              <a:gd name="T31" fmla="*/ 1375 h 1417"/>
                              <a:gd name="T32" fmla="+- 0 5292 4808"/>
                              <a:gd name="T33" fmla="*/ T32 w 1312"/>
                              <a:gd name="T34" fmla="+- 0 1418 1181"/>
                              <a:gd name="T35" fmla="*/ 1418 h 1417"/>
                              <a:gd name="T36" fmla="+- 0 5230 4808"/>
                              <a:gd name="T37" fmla="*/ T36 w 1312"/>
                              <a:gd name="T38" fmla="+- 0 1463 1181"/>
                              <a:gd name="T39" fmla="*/ 1463 h 1417"/>
                              <a:gd name="T40" fmla="+- 0 5171 4808"/>
                              <a:gd name="T41" fmla="*/ T40 w 1312"/>
                              <a:gd name="T42" fmla="+- 0 1512 1181"/>
                              <a:gd name="T43" fmla="*/ 1512 h 1417"/>
                              <a:gd name="T44" fmla="+- 0 5114 4808"/>
                              <a:gd name="T45" fmla="*/ T44 w 1312"/>
                              <a:gd name="T46" fmla="+- 0 1564 1181"/>
                              <a:gd name="T47" fmla="*/ 1564 h 1417"/>
                              <a:gd name="T48" fmla="+- 0 5061 4808"/>
                              <a:gd name="T49" fmla="*/ T48 w 1312"/>
                              <a:gd name="T50" fmla="+- 0 1619 1181"/>
                              <a:gd name="T51" fmla="*/ 1619 h 1417"/>
                              <a:gd name="T52" fmla="+- 0 5011 4808"/>
                              <a:gd name="T53" fmla="*/ T52 w 1312"/>
                              <a:gd name="T54" fmla="+- 0 1677 1181"/>
                              <a:gd name="T55" fmla="*/ 1677 h 1417"/>
                              <a:gd name="T56" fmla="+- 0 4963 4808"/>
                              <a:gd name="T57" fmla="*/ T56 w 1312"/>
                              <a:gd name="T58" fmla="+- 0 1737 1181"/>
                              <a:gd name="T59" fmla="*/ 1737 h 1417"/>
                              <a:gd name="T60" fmla="+- 0 4919 4808"/>
                              <a:gd name="T61" fmla="*/ T60 w 1312"/>
                              <a:gd name="T62" fmla="+- 0 1799 1181"/>
                              <a:gd name="T63" fmla="*/ 1799 h 1417"/>
                              <a:gd name="T64" fmla="+- 0 4879 4808"/>
                              <a:gd name="T65" fmla="*/ T64 w 1312"/>
                              <a:gd name="T66" fmla="+- 0 1864 1181"/>
                              <a:gd name="T67" fmla="*/ 1864 h 1417"/>
                              <a:gd name="T68" fmla="+- 0 4841 4808"/>
                              <a:gd name="T69" fmla="*/ T68 w 1312"/>
                              <a:gd name="T70" fmla="+- 0 1931 1181"/>
                              <a:gd name="T71" fmla="*/ 1931 h 1417"/>
                              <a:gd name="T72" fmla="+- 0 4808 4808"/>
                              <a:gd name="T73" fmla="*/ T72 w 1312"/>
                              <a:gd name="T74" fmla="+- 0 2000 1181"/>
                              <a:gd name="T75" fmla="*/ 2000 h 1417"/>
                              <a:gd name="T76" fmla="+- 0 6119 4808"/>
                              <a:gd name="T77" fmla="*/ T76 w 1312"/>
                              <a:gd name="T78" fmla="+- 0 2597 1181"/>
                              <a:gd name="T79" fmla="*/ 2597 h 1417"/>
                              <a:gd name="T80" fmla="+- 0 5852 4808"/>
                              <a:gd name="T81" fmla="*/ T80 w 1312"/>
                              <a:gd name="T82" fmla="+- 0 1181 1181"/>
                              <a:gd name="T83" fmla="*/ 1181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2" h="1417">
                                <a:moveTo>
                                  <a:pt x="1044" y="0"/>
                                </a:moveTo>
                                <a:lnTo>
                                  <a:pt x="969" y="17"/>
                                </a:lnTo>
                                <a:lnTo>
                                  <a:pt x="895" y="37"/>
                                </a:lnTo>
                                <a:lnTo>
                                  <a:pt x="822" y="61"/>
                                </a:lnTo>
                                <a:lnTo>
                                  <a:pt x="751" y="89"/>
                                </a:lnTo>
                                <a:lnTo>
                                  <a:pt x="681" y="120"/>
                                </a:lnTo>
                                <a:lnTo>
                                  <a:pt x="613" y="155"/>
                                </a:lnTo>
                                <a:lnTo>
                                  <a:pt x="548" y="194"/>
                                </a:lnTo>
                                <a:lnTo>
                                  <a:pt x="484" y="237"/>
                                </a:lnTo>
                                <a:lnTo>
                                  <a:pt x="422" y="282"/>
                                </a:lnTo>
                                <a:lnTo>
                                  <a:pt x="363" y="331"/>
                                </a:lnTo>
                                <a:lnTo>
                                  <a:pt x="306" y="383"/>
                                </a:lnTo>
                                <a:lnTo>
                                  <a:pt x="253" y="438"/>
                                </a:lnTo>
                                <a:lnTo>
                                  <a:pt x="203" y="496"/>
                                </a:lnTo>
                                <a:lnTo>
                                  <a:pt x="155" y="556"/>
                                </a:lnTo>
                                <a:lnTo>
                                  <a:pt x="111" y="618"/>
                                </a:lnTo>
                                <a:lnTo>
                                  <a:pt x="71" y="683"/>
                                </a:lnTo>
                                <a:lnTo>
                                  <a:pt x="33" y="750"/>
                                </a:lnTo>
                                <a:lnTo>
                                  <a:pt x="0" y="819"/>
                                </a:lnTo>
                                <a:lnTo>
                                  <a:pt x="1311" y="1416"/>
                                </a:lnTo>
                                <a:lnTo>
                                  <a:pt x="1044" y="0"/>
                                </a:lnTo>
                                <a:close/>
                              </a:path>
                            </a:pathLst>
                          </a:custGeom>
                          <a:solidFill>
                            <a:srgbClr val="FFCA66"/>
                          </a:solidFill>
                          <a:ln>
                            <a:noFill/>
                          </a:ln>
                        </wps:spPr>
                        <wps:bodyPr rot="0" vert="horz" wrap="square" lIns="91440" tIns="45720" rIns="91440" bIns="45720" anchor="t" anchorCtr="0" upright="1">
                          <a:noAutofit/>
                        </wps:bodyPr>
                      </wps:wsp>
                      <wps:wsp>
                        <wps:cNvPr id="1005835783" name="docshape299"/>
                        <wps:cNvSpPr/>
                        <wps:spPr bwMode="auto">
                          <a:xfrm>
                            <a:off x="4807" y="1181"/>
                            <a:ext cx="1312" cy="1417"/>
                          </a:xfrm>
                          <a:custGeom>
                            <a:avLst/>
                            <a:gdLst>
                              <a:gd name="T0" fmla="+- 0 6119 4808"/>
                              <a:gd name="T1" fmla="*/ T0 w 1312"/>
                              <a:gd name="T2" fmla="+- 0 2597 1181"/>
                              <a:gd name="T3" fmla="*/ 2597 h 1417"/>
                              <a:gd name="T4" fmla="+- 0 4808 4808"/>
                              <a:gd name="T5" fmla="*/ T4 w 1312"/>
                              <a:gd name="T6" fmla="+- 0 2000 1181"/>
                              <a:gd name="T7" fmla="*/ 2000 h 1417"/>
                              <a:gd name="T8" fmla="+- 0 4841 4808"/>
                              <a:gd name="T9" fmla="*/ T8 w 1312"/>
                              <a:gd name="T10" fmla="+- 0 1931 1181"/>
                              <a:gd name="T11" fmla="*/ 1931 h 1417"/>
                              <a:gd name="T12" fmla="+- 0 4879 4808"/>
                              <a:gd name="T13" fmla="*/ T12 w 1312"/>
                              <a:gd name="T14" fmla="+- 0 1864 1181"/>
                              <a:gd name="T15" fmla="*/ 1864 h 1417"/>
                              <a:gd name="T16" fmla="+- 0 4919 4808"/>
                              <a:gd name="T17" fmla="*/ T16 w 1312"/>
                              <a:gd name="T18" fmla="+- 0 1799 1181"/>
                              <a:gd name="T19" fmla="*/ 1799 h 1417"/>
                              <a:gd name="T20" fmla="+- 0 4963 4808"/>
                              <a:gd name="T21" fmla="*/ T20 w 1312"/>
                              <a:gd name="T22" fmla="+- 0 1737 1181"/>
                              <a:gd name="T23" fmla="*/ 1737 h 1417"/>
                              <a:gd name="T24" fmla="+- 0 5011 4808"/>
                              <a:gd name="T25" fmla="*/ T24 w 1312"/>
                              <a:gd name="T26" fmla="+- 0 1677 1181"/>
                              <a:gd name="T27" fmla="*/ 1677 h 1417"/>
                              <a:gd name="T28" fmla="+- 0 5061 4808"/>
                              <a:gd name="T29" fmla="*/ T28 w 1312"/>
                              <a:gd name="T30" fmla="+- 0 1619 1181"/>
                              <a:gd name="T31" fmla="*/ 1619 h 1417"/>
                              <a:gd name="T32" fmla="+- 0 5114 4808"/>
                              <a:gd name="T33" fmla="*/ T32 w 1312"/>
                              <a:gd name="T34" fmla="+- 0 1564 1181"/>
                              <a:gd name="T35" fmla="*/ 1564 h 1417"/>
                              <a:gd name="T36" fmla="+- 0 5171 4808"/>
                              <a:gd name="T37" fmla="*/ T36 w 1312"/>
                              <a:gd name="T38" fmla="+- 0 1512 1181"/>
                              <a:gd name="T39" fmla="*/ 1512 h 1417"/>
                              <a:gd name="T40" fmla="+- 0 5230 4808"/>
                              <a:gd name="T41" fmla="*/ T40 w 1312"/>
                              <a:gd name="T42" fmla="+- 0 1463 1181"/>
                              <a:gd name="T43" fmla="*/ 1463 h 1417"/>
                              <a:gd name="T44" fmla="+- 0 5292 4808"/>
                              <a:gd name="T45" fmla="*/ T44 w 1312"/>
                              <a:gd name="T46" fmla="+- 0 1418 1181"/>
                              <a:gd name="T47" fmla="*/ 1418 h 1417"/>
                              <a:gd name="T48" fmla="+- 0 5356 4808"/>
                              <a:gd name="T49" fmla="*/ T48 w 1312"/>
                              <a:gd name="T50" fmla="+- 0 1375 1181"/>
                              <a:gd name="T51" fmla="*/ 1375 h 1417"/>
                              <a:gd name="T52" fmla="+- 0 5421 4808"/>
                              <a:gd name="T53" fmla="*/ T52 w 1312"/>
                              <a:gd name="T54" fmla="+- 0 1336 1181"/>
                              <a:gd name="T55" fmla="*/ 1336 h 1417"/>
                              <a:gd name="T56" fmla="+- 0 5489 4808"/>
                              <a:gd name="T57" fmla="*/ T56 w 1312"/>
                              <a:gd name="T58" fmla="+- 0 1301 1181"/>
                              <a:gd name="T59" fmla="*/ 1301 h 1417"/>
                              <a:gd name="T60" fmla="+- 0 5559 4808"/>
                              <a:gd name="T61" fmla="*/ T60 w 1312"/>
                              <a:gd name="T62" fmla="+- 0 1270 1181"/>
                              <a:gd name="T63" fmla="*/ 1270 h 1417"/>
                              <a:gd name="T64" fmla="+- 0 5630 4808"/>
                              <a:gd name="T65" fmla="*/ T64 w 1312"/>
                              <a:gd name="T66" fmla="+- 0 1242 1181"/>
                              <a:gd name="T67" fmla="*/ 1242 h 1417"/>
                              <a:gd name="T68" fmla="+- 0 5703 4808"/>
                              <a:gd name="T69" fmla="*/ T68 w 1312"/>
                              <a:gd name="T70" fmla="+- 0 1218 1181"/>
                              <a:gd name="T71" fmla="*/ 1218 h 1417"/>
                              <a:gd name="T72" fmla="+- 0 5777 4808"/>
                              <a:gd name="T73" fmla="*/ T72 w 1312"/>
                              <a:gd name="T74" fmla="+- 0 1198 1181"/>
                              <a:gd name="T75" fmla="*/ 1198 h 1417"/>
                              <a:gd name="T76" fmla="+- 0 5852 4808"/>
                              <a:gd name="T77" fmla="*/ T76 w 1312"/>
                              <a:gd name="T78" fmla="+- 0 1181 1181"/>
                              <a:gd name="T79" fmla="*/ 1181 h 1417"/>
                              <a:gd name="T80" fmla="+- 0 6119 4808"/>
                              <a:gd name="T81" fmla="*/ T80 w 1312"/>
                              <a:gd name="T82" fmla="+- 0 2597 1181"/>
                              <a:gd name="T83" fmla="*/ 2597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2" h="1417">
                                <a:moveTo>
                                  <a:pt x="1311" y="1416"/>
                                </a:moveTo>
                                <a:lnTo>
                                  <a:pt x="0" y="819"/>
                                </a:lnTo>
                                <a:lnTo>
                                  <a:pt x="33" y="750"/>
                                </a:lnTo>
                                <a:lnTo>
                                  <a:pt x="71" y="683"/>
                                </a:lnTo>
                                <a:lnTo>
                                  <a:pt x="111" y="618"/>
                                </a:lnTo>
                                <a:lnTo>
                                  <a:pt x="155" y="556"/>
                                </a:lnTo>
                                <a:lnTo>
                                  <a:pt x="203" y="496"/>
                                </a:lnTo>
                                <a:lnTo>
                                  <a:pt x="253" y="438"/>
                                </a:lnTo>
                                <a:lnTo>
                                  <a:pt x="306" y="383"/>
                                </a:lnTo>
                                <a:lnTo>
                                  <a:pt x="363" y="331"/>
                                </a:lnTo>
                                <a:lnTo>
                                  <a:pt x="422" y="282"/>
                                </a:lnTo>
                                <a:lnTo>
                                  <a:pt x="484" y="237"/>
                                </a:lnTo>
                                <a:lnTo>
                                  <a:pt x="548" y="194"/>
                                </a:lnTo>
                                <a:lnTo>
                                  <a:pt x="613" y="155"/>
                                </a:lnTo>
                                <a:lnTo>
                                  <a:pt x="681" y="120"/>
                                </a:lnTo>
                                <a:lnTo>
                                  <a:pt x="751" y="89"/>
                                </a:lnTo>
                                <a:lnTo>
                                  <a:pt x="822" y="61"/>
                                </a:lnTo>
                                <a:lnTo>
                                  <a:pt x="895" y="37"/>
                                </a:lnTo>
                                <a:lnTo>
                                  <a:pt x="969" y="17"/>
                                </a:lnTo>
                                <a:lnTo>
                                  <a:pt x="1044" y="0"/>
                                </a:lnTo>
                                <a:lnTo>
                                  <a:pt x="1311" y="1416"/>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201683144" name="docshape300"/>
                        <wps:cNvSpPr/>
                        <wps:spPr bwMode="auto">
                          <a:xfrm>
                            <a:off x="5681" y="1156"/>
                            <a:ext cx="438" cy="1442"/>
                          </a:xfrm>
                          <a:custGeom>
                            <a:avLst/>
                            <a:gdLst>
                              <a:gd name="T0" fmla="+- 0 6119 5682"/>
                              <a:gd name="T1" fmla="*/ T0 w 438"/>
                              <a:gd name="T2" fmla="+- 0 1156 1156"/>
                              <a:gd name="T3" fmla="*/ 1156 h 1442"/>
                              <a:gd name="T4" fmla="+- 0 6008 5682"/>
                              <a:gd name="T5" fmla="*/ T4 w 438"/>
                              <a:gd name="T6" fmla="+- 0 1160 1156"/>
                              <a:gd name="T7" fmla="*/ 1160 h 1442"/>
                              <a:gd name="T8" fmla="+- 0 5898 5682"/>
                              <a:gd name="T9" fmla="*/ T8 w 438"/>
                              <a:gd name="T10" fmla="+- 0 1173 1156"/>
                              <a:gd name="T11" fmla="*/ 1173 h 1442"/>
                              <a:gd name="T12" fmla="+- 0 5789 5682"/>
                              <a:gd name="T13" fmla="*/ T12 w 438"/>
                              <a:gd name="T14" fmla="+- 0 1195 1156"/>
                              <a:gd name="T15" fmla="*/ 1195 h 1442"/>
                              <a:gd name="T16" fmla="+- 0 5682 5682"/>
                              <a:gd name="T17" fmla="*/ T16 w 438"/>
                              <a:gd name="T18" fmla="+- 0 1224 1156"/>
                              <a:gd name="T19" fmla="*/ 1224 h 1442"/>
                              <a:gd name="T20" fmla="+- 0 6119 5682"/>
                              <a:gd name="T21" fmla="*/ T20 w 438"/>
                              <a:gd name="T22" fmla="+- 0 2597 1156"/>
                              <a:gd name="T23" fmla="*/ 2597 h 1442"/>
                              <a:gd name="T24" fmla="+- 0 6119 5682"/>
                              <a:gd name="T25" fmla="*/ T24 w 438"/>
                              <a:gd name="T26" fmla="+- 0 1156 1156"/>
                              <a:gd name="T27" fmla="*/ 1156 h 1442"/>
                            </a:gdLst>
                            <a:ahLst/>
                            <a:cxnLst>
                              <a:cxn ang="0">
                                <a:pos x="T1" y="T3"/>
                              </a:cxn>
                              <a:cxn ang="0">
                                <a:pos x="T5" y="T7"/>
                              </a:cxn>
                              <a:cxn ang="0">
                                <a:pos x="T9" y="T11"/>
                              </a:cxn>
                              <a:cxn ang="0">
                                <a:pos x="T13" y="T15"/>
                              </a:cxn>
                              <a:cxn ang="0">
                                <a:pos x="T17" y="T19"/>
                              </a:cxn>
                              <a:cxn ang="0">
                                <a:pos x="T21" y="T23"/>
                              </a:cxn>
                              <a:cxn ang="0">
                                <a:pos x="T25" y="T27"/>
                              </a:cxn>
                            </a:cxnLst>
                            <a:rect l="0" t="0" r="r" b="b"/>
                            <a:pathLst>
                              <a:path w="438" h="1442">
                                <a:moveTo>
                                  <a:pt x="437" y="0"/>
                                </a:moveTo>
                                <a:lnTo>
                                  <a:pt x="326" y="4"/>
                                </a:lnTo>
                                <a:lnTo>
                                  <a:pt x="216" y="17"/>
                                </a:lnTo>
                                <a:lnTo>
                                  <a:pt x="107" y="39"/>
                                </a:lnTo>
                                <a:lnTo>
                                  <a:pt x="0" y="68"/>
                                </a:lnTo>
                                <a:lnTo>
                                  <a:pt x="437" y="1441"/>
                                </a:lnTo>
                                <a:lnTo>
                                  <a:pt x="437" y="0"/>
                                </a:lnTo>
                                <a:close/>
                              </a:path>
                            </a:pathLst>
                          </a:custGeom>
                          <a:solidFill>
                            <a:srgbClr val="FFE7BD"/>
                          </a:solidFill>
                          <a:ln>
                            <a:noFill/>
                          </a:ln>
                        </wps:spPr>
                        <wps:bodyPr rot="0" vert="horz" wrap="square" lIns="91440" tIns="45720" rIns="91440" bIns="45720" anchor="t" anchorCtr="0" upright="1">
                          <a:noAutofit/>
                        </wps:bodyPr>
                      </wps:wsp>
                      <wps:wsp>
                        <wps:cNvPr id="1915553992" name="docshape301"/>
                        <wps:cNvSpPr/>
                        <wps:spPr bwMode="auto">
                          <a:xfrm>
                            <a:off x="5681" y="1156"/>
                            <a:ext cx="438" cy="1442"/>
                          </a:xfrm>
                          <a:custGeom>
                            <a:avLst/>
                            <a:gdLst>
                              <a:gd name="T0" fmla="+- 0 6119 5682"/>
                              <a:gd name="T1" fmla="*/ T0 w 438"/>
                              <a:gd name="T2" fmla="+- 0 2597 1156"/>
                              <a:gd name="T3" fmla="*/ 2597 h 1442"/>
                              <a:gd name="T4" fmla="+- 0 5682 5682"/>
                              <a:gd name="T5" fmla="*/ T4 w 438"/>
                              <a:gd name="T6" fmla="+- 0 1224 1156"/>
                              <a:gd name="T7" fmla="*/ 1224 h 1442"/>
                              <a:gd name="T8" fmla="+- 0 5735 5682"/>
                              <a:gd name="T9" fmla="*/ T8 w 438"/>
                              <a:gd name="T10" fmla="+- 0 1208 1156"/>
                              <a:gd name="T11" fmla="*/ 1208 h 1442"/>
                              <a:gd name="T12" fmla="+- 0 5789 5682"/>
                              <a:gd name="T13" fmla="*/ T12 w 438"/>
                              <a:gd name="T14" fmla="+- 0 1195 1156"/>
                              <a:gd name="T15" fmla="*/ 1195 h 1442"/>
                              <a:gd name="T16" fmla="+- 0 5898 5682"/>
                              <a:gd name="T17" fmla="*/ T16 w 438"/>
                              <a:gd name="T18" fmla="+- 0 1173 1156"/>
                              <a:gd name="T19" fmla="*/ 1173 h 1442"/>
                              <a:gd name="T20" fmla="+- 0 6008 5682"/>
                              <a:gd name="T21" fmla="*/ T20 w 438"/>
                              <a:gd name="T22" fmla="+- 0 1160 1156"/>
                              <a:gd name="T23" fmla="*/ 1160 h 1442"/>
                              <a:gd name="T24" fmla="+- 0 6119 5682"/>
                              <a:gd name="T25" fmla="*/ T24 w 438"/>
                              <a:gd name="T26" fmla="+- 0 1156 1156"/>
                              <a:gd name="T27" fmla="*/ 1156 h 1442"/>
                              <a:gd name="T28" fmla="+- 0 6119 5682"/>
                              <a:gd name="T29" fmla="*/ T28 w 438"/>
                              <a:gd name="T30" fmla="+- 0 2597 1156"/>
                              <a:gd name="T31" fmla="*/ 2597 h 144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8" h="1442">
                                <a:moveTo>
                                  <a:pt x="437" y="1441"/>
                                </a:moveTo>
                                <a:lnTo>
                                  <a:pt x="0" y="68"/>
                                </a:lnTo>
                                <a:lnTo>
                                  <a:pt x="53" y="52"/>
                                </a:lnTo>
                                <a:lnTo>
                                  <a:pt x="107" y="39"/>
                                </a:lnTo>
                                <a:lnTo>
                                  <a:pt x="216" y="17"/>
                                </a:lnTo>
                                <a:lnTo>
                                  <a:pt x="326" y="4"/>
                                </a:lnTo>
                                <a:lnTo>
                                  <a:pt x="437" y="0"/>
                                </a:lnTo>
                                <a:lnTo>
                                  <a:pt x="437"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121651043" name="docshape302"/>
                        <wps:cNvSpPr/>
                        <wps:spPr bwMode="auto">
                          <a:xfrm>
                            <a:off x="5146" y="1617"/>
                            <a:ext cx="1946" cy="1946"/>
                          </a:xfrm>
                          <a:custGeom>
                            <a:avLst/>
                            <a:gdLst>
                              <a:gd name="T0" fmla="+- 0 6043 5147"/>
                              <a:gd name="T1" fmla="*/ T0 w 1946"/>
                              <a:gd name="T2" fmla="+- 0 1620 1617"/>
                              <a:gd name="T3" fmla="*/ 1620 h 1946"/>
                              <a:gd name="T4" fmla="+- 0 5896 5147"/>
                              <a:gd name="T5" fmla="*/ T4 w 1946"/>
                              <a:gd name="T6" fmla="+- 0 1643 1617"/>
                              <a:gd name="T7" fmla="*/ 1643 h 1946"/>
                              <a:gd name="T8" fmla="+- 0 5757 5147"/>
                              <a:gd name="T9" fmla="*/ T8 w 1946"/>
                              <a:gd name="T10" fmla="+- 0 1687 1617"/>
                              <a:gd name="T11" fmla="*/ 1687 h 1946"/>
                              <a:gd name="T12" fmla="+- 0 5628 5147"/>
                              <a:gd name="T13" fmla="*/ T12 w 1946"/>
                              <a:gd name="T14" fmla="+- 0 1750 1617"/>
                              <a:gd name="T15" fmla="*/ 1750 h 1946"/>
                              <a:gd name="T16" fmla="+- 0 5511 5147"/>
                              <a:gd name="T17" fmla="*/ T16 w 1946"/>
                              <a:gd name="T18" fmla="+- 0 1831 1617"/>
                              <a:gd name="T19" fmla="*/ 1831 h 1946"/>
                              <a:gd name="T20" fmla="+- 0 5407 5147"/>
                              <a:gd name="T21" fmla="*/ T20 w 1946"/>
                              <a:gd name="T22" fmla="+- 0 1928 1617"/>
                              <a:gd name="T23" fmla="*/ 1928 h 1946"/>
                              <a:gd name="T24" fmla="+- 0 5318 5147"/>
                              <a:gd name="T25" fmla="*/ T24 w 1946"/>
                              <a:gd name="T26" fmla="+- 0 2039 1617"/>
                              <a:gd name="T27" fmla="*/ 2039 h 1946"/>
                              <a:gd name="T28" fmla="+- 0 5245 5147"/>
                              <a:gd name="T29" fmla="*/ T28 w 1946"/>
                              <a:gd name="T30" fmla="+- 0 2162 1617"/>
                              <a:gd name="T31" fmla="*/ 2162 h 1946"/>
                              <a:gd name="T32" fmla="+- 0 5192 5147"/>
                              <a:gd name="T33" fmla="*/ T32 w 1946"/>
                              <a:gd name="T34" fmla="+- 0 2297 1617"/>
                              <a:gd name="T35" fmla="*/ 2297 h 1946"/>
                              <a:gd name="T36" fmla="+- 0 5158 5147"/>
                              <a:gd name="T37" fmla="*/ T36 w 1946"/>
                              <a:gd name="T38" fmla="+- 0 2440 1617"/>
                              <a:gd name="T39" fmla="*/ 2440 h 1946"/>
                              <a:gd name="T40" fmla="+- 0 5147 5147"/>
                              <a:gd name="T41" fmla="*/ T40 w 1946"/>
                              <a:gd name="T42" fmla="+- 0 2590 1617"/>
                              <a:gd name="T43" fmla="*/ 2590 h 1946"/>
                              <a:gd name="T44" fmla="+- 0 5158 5147"/>
                              <a:gd name="T45" fmla="*/ T44 w 1946"/>
                              <a:gd name="T46" fmla="+- 0 2741 1617"/>
                              <a:gd name="T47" fmla="*/ 2741 h 1946"/>
                              <a:gd name="T48" fmla="+- 0 5192 5147"/>
                              <a:gd name="T49" fmla="*/ T48 w 1946"/>
                              <a:gd name="T50" fmla="+- 0 2884 1617"/>
                              <a:gd name="T51" fmla="*/ 2884 h 1946"/>
                              <a:gd name="T52" fmla="+- 0 5245 5147"/>
                              <a:gd name="T53" fmla="*/ T52 w 1946"/>
                              <a:gd name="T54" fmla="+- 0 3018 1617"/>
                              <a:gd name="T55" fmla="*/ 3018 h 1946"/>
                              <a:gd name="T56" fmla="+- 0 5318 5147"/>
                              <a:gd name="T57" fmla="*/ T56 w 1946"/>
                              <a:gd name="T58" fmla="+- 0 3141 1617"/>
                              <a:gd name="T59" fmla="*/ 3141 h 1946"/>
                              <a:gd name="T60" fmla="+- 0 5407 5147"/>
                              <a:gd name="T61" fmla="*/ T60 w 1946"/>
                              <a:gd name="T62" fmla="+- 0 3252 1617"/>
                              <a:gd name="T63" fmla="*/ 3252 h 1946"/>
                              <a:gd name="T64" fmla="+- 0 5511 5147"/>
                              <a:gd name="T65" fmla="*/ T64 w 1946"/>
                              <a:gd name="T66" fmla="+- 0 3349 1617"/>
                              <a:gd name="T67" fmla="*/ 3349 h 1946"/>
                              <a:gd name="T68" fmla="+- 0 5628 5147"/>
                              <a:gd name="T69" fmla="*/ T68 w 1946"/>
                              <a:gd name="T70" fmla="+- 0 3430 1617"/>
                              <a:gd name="T71" fmla="*/ 3430 h 1946"/>
                              <a:gd name="T72" fmla="+- 0 5757 5147"/>
                              <a:gd name="T73" fmla="*/ T72 w 1946"/>
                              <a:gd name="T74" fmla="+- 0 3493 1617"/>
                              <a:gd name="T75" fmla="*/ 3493 h 1946"/>
                              <a:gd name="T76" fmla="+- 0 5896 5147"/>
                              <a:gd name="T77" fmla="*/ T76 w 1946"/>
                              <a:gd name="T78" fmla="+- 0 3537 1617"/>
                              <a:gd name="T79" fmla="*/ 3537 h 1946"/>
                              <a:gd name="T80" fmla="+- 0 6043 5147"/>
                              <a:gd name="T81" fmla="*/ T80 w 1946"/>
                              <a:gd name="T82" fmla="+- 0 3560 1617"/>
                              <a:gd name="T83" fmla="*/ 3560 h 1946"/>
                              <a:gd name="T84" fmla="+- 0 6195 5147"/>
                              <a:gd name="T85" fmla="*/ T84 w 1946"/>
                              <a:gd name="T86" fmla="+- 0 3560 1617"/>
                              <a:gd name="T87" fmla="*/ 3560 h 1946"/>
                              <a:gd name="T88" fmla="+- 0 6342 5147"/>
                              <a:gd name="T89" fmla="*/ T88 w 1946"/>
                              <a:gd name="T90" fmla="+- 0 3537 1617"/>
                              <a:gd name="T91" fmla="*/ 3537 h 1946"/>
                              <a:gd name="T92" fmla="+- 0 6481 5147"/>
                              <a:gd name="T93" fmla="*/ T92 w 1946"/>
                              <a:gd name="T94" fmla="+- 0 3493 1617"/>
                              <a:gd name="T95" fmla="*/ 3493 h 1946"/>
                              <a:gd name="T96" fmla="+- 0 6610 5147"/>
                              <a:gd name="T97" fmla="*/ T96 w 1946"/>
                              <a:gd name="T98" fmla="+- 0 3430 1617"/>
                              <a:gd name="T99" fmla="*/ 3430 h 1946"/>
                              <a:gd name="T100" fmla="+- 0 6728 5147"/>
                              <a:gd name="T101" fmla="*/ T100 w 1946"/>
                              <a:gd name="T102" fmla="+- 0 3349 1617"/>
                              <a:gd name="T103" fmla="*/ 3349 h 1946"/>
                              <a:gd name="T104" fmla="+- 0 6832 5147"/>
                              <a:gd name="T105" fmla="*/ T104 w 1946"/>
                              <a:gd name="T106" fmla="+- 0 3252 1617"/>
                              <a:gd name="T107" fmla="*/ 3252 h 1946"/>
                              <a:gd name="T108" fmla="+- 0 6921 5147"/>
                              <a:gd name="T109" fmla="*/ T108 w 1946"/>
                              <a:gd name="T110" fmla="+- 0 3141 1617"/>
                              <a:gd name="T111" fmla="*/ 3141 h 1946"/>
                              <a:gd name="T112" fmla="+- 0 6993 5147"/>
                              <a:gd name="T113" fmla="*/ T112 w 1946"/>
                              <a:gd name="T114" fmla="+- 0 3018 1617"/>
                              <a:gd name="T115" fmla="*/ 3018 h 1946"/>
                              <a:gd name="T116" fmla="+- 0 7047 5147"/>
                              <a:gd name="T117" fmla="*/ T116 w 1946"/>
                              <a:gd name="T118" fmla="+- 0 2884 1617"/>
                              <a:gd name="T119" fmla="*/ 2884 h 1946"/>
                              <a:gd name="T120" fmla="+- 0 7081 5147"/>
                              <a:gd name="T121" fmla="*/ T120 w 1946"/>
                              <a:gd name="T122" fmla="+- 0 2741 1617"/>
                              <a:gd name="T123" fmla="*/ 2741 h 1946"/>
                              <a:gd name="T124" fmla="+- 0 7092 5147"/>
                              <a:gd name="T125" fmla="*/ T124 w 1946"/>
                              <a:gd name="T126" fmla="+- 0 2590 1617"/>
                              <a:gd name="T127" fmla="*/ 2590 h 1946"/>
                              <a:gd name="T128" fmla="+- 0 7081 5147"/>
                              <a:gd name="T129" fmla="*/ T128 w 1946"/>
                              <a:gd name="T130" fmla="+- 0 2440 1617"/>
                              <a:gd name="T131" fmla="*/ 2440 h 1946"/>
                              <a:gd name="T132" fmla="+- 0 7047 5147"/>
                              <a:gd name="T133" fmla="*/ T132 w 1946"/>
                              <a:gd name="T134" fmla="+- 0 2297 1617"/>
                              <a:gd name="T135" fmla="*/ 2297 h 1946"/>
                              <a:gd name="T136" fmla="+- 0 6993 5147"/>
                              <a:gd name="T137" fmla="*/ T136 w 1946"/>
                              <a:gd name="T138" fmla="+- 0 2162 1617"/>
                              <a:gd name="T139" fmla="*/ 2162 h 1946"/>
                              <a:gd name="T140" fmla="+- 0 6921 5147"/>
                              <a:gd name="T141" fmla="*/ T140 w 1946"/>
                              <a:gd name="T142" fmla="+- 0 2039 1617"/>
                              <a:gd name="T143" fmla="*/ 2039 h 1946"/>
                              <a:gd name="T144" fmla="+- 0 6832 5147"/>
                              <a:gd name="T145" fmla="*/ T144 w 1946"/>
                              <a:gd name="T146" fmla="+- 0 1928 1617"/>
                              <a:gd name="T147" fmla="*/ 1928 h 1946"/>
                              <a:gd name="T148" fmla="+- 0 6728 5147"/>
                              <a:gd name="T149" fmla="*/ T148 w 1946"/>
                              <a:gd name="T150" fmla="+- 0 1831 1617"/>
                              <a:gd name="T151" fmla="*/ 1831 h 1946"/>
                              <a:gd name="T152" fmla="+- 0 6610 5147"/>
                              <a:gd name="T153" fmla="*/ T152 w 1946"/>
                              <a:gd name="T154" fmla="+- 0 1750 1617"/>
                              <a:gd name="T155" fmla="*/ 1750 h 1946"/>
                              <a:gd name="T156" fmla="+- 0 6481 5147"/>
                              <a:gd name="T157" fmla="*/ T156 w 1946"/>
                              <a:gd name="T158" fmla="+- 0 1687 1617"/>
                              <a:gd name="T159" fmla="*/ 1687 h 1946"/>
                              <a:gd name="T160" fmla="+- 0 6342 5147"/>
                              <a:gd name="T161" fmla="*/ T160 w 1946"/>
                              <a:gd name="T162" fmla="+- 0 1643 1617"/>
                              <a:gd name="T163" fmla="*/ 1643 h 1946"/>
                              <a:gd name="T164" fmla="+- 0 6195 5147"/>
                              <a:gd name="T165" fmla="*/ T164 w 1946"/>
                              <a:gd name="T166" fmla="+- 0 1620 1617"/>
                              <a:gd name="T167" fmla="*/ 1620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2" y="0"/>
                                </a:moveTo>
                                <a:lnTo>
                                  <a:pt x="896" y="3"/>
                                </a:lnTo>
                                <a:lnTo>
                                  <a:pt x="822" y="12"/>
                                </a:lnTo>
                                <a:lnTo>
                                  <a:pt x="749" y="26"/>
                                </a:lnTo>
                                <a:lnTo>
                                  <a:pt x="679" y="46"/>
                                </a:lnTo>
                                <a:lnTo>
                                  <a:pt x="610" y="70"/>
                                </a:lnTo>
                                <a:lnTo>
                                  <a:pt x="545" y="99"/>
                                </a:lnTo>
                                <a:lnTo>
                                  <a:pt x="481" y="133"/>
                                </a:lnTo>
                                <a:lnTo>
                                  <a:pt x="421" y="172"/>
                                </a:lnTo>
                                <a:lnTo>
                                  <a:pt x="364" y="214"/>
                                </a:lnTo>
                                <a:lnTo>
                                  <a:pt x="310" y="261"/>
                                </a:lnTo>
                                <a:lnTo>
                                  <a:pt x="260" y="311"/>
                                </a:lnTo>
                                <a:lnTo>
                                  <a:pt x="213" y="365"/>
                                </a:lnTo>
                                <a:lnTo>
                                  <a:pt x="171" y="422"/>
                                </a:lnTo>
                                <a:lnTo>
                                  <a:pt x="132" y="482"/>
                                </a:lnTo>
                                <a:lnTo>
                                  <a:pt x="98" y="545"/>
                                </a:lnTo>
                                <a:lnTo>
                                  <a:pt x="69" y="611"/>
                                </a:lnTo>
                                <a:lnTo>
                                  <a:pt x="45" y="680"/>
                                </a:lnTo>
                                <a:lnTo>
                                  <a:pt x="25" y="750"/>
                                </a:lnTo>
                                <a:lnTo>
                                  <a:pt x="11" y="823"/>
                                </a:lnTo>
                                <a:lnTo>
                                  <a:pt x="2" y="897"/>
                                </a:lnTo>
                                <a:lnTo>
                                  <a:pt x="0" y="973"/>
                                </a:lnTo>
                                <a:lnTo>
                                  <a:pt x="2" y="1049"/>
                                </a:lnTo>
                                <a:lnTo>
                                  <a:pt x="11" y="1124"/>
                                </a:lnTo>
                                <a:lnTo>
                                  <a:pt x="25" y="1196"/>
                                </a:lnTo>
                                <a:lnTo>
                                  <a:pt x="45" y="1267"/>
                                </a:lnTo>
                                <a:lnTo>
                                  <a:pt x="69" y="1335"/>
                                </a:lnTo>
                                <a:lnTo>
                                  <a:pt x="98" y="1401"/>
                                </a:lnTo>
                                <a:lnTo>
                                  <a:pt x="132" y="1464"/>
                                </a:lnTo>
                                <a:lnTo>
                                  <a:pt x="171" y="1524"/>
                                </a:lnTo>
                                <a:lnTo>
                                  <a:pt x="213" y="1582"/>
                                </a:lnTo>
                                <a:lnTo>
                                  <a:pt x="260" y="1635"/>
                                </a:lnTo>
                                <a:lnTo>
                                  <a:pt x="310" y="1686"/>
                                </a:lnTo>
                                <a:lnTo>
                                  <a:pt x="364" y="1732"/>
                                </a:lnTo>
                                <a:lnTo>
                                  <a:pt x="421" y="1775"/>
                                </a:lnTo>
                                <a:lnTo>
                                  <a:pt x="481" y="1813"/>
                                </a:lnTo>
                                <a:lnTo>
                                  <a:pt x="545" y="1847"/>
                                </a:lnTo>
                                <a:lnTo>
                                  <a:pt x="610" y="1876"/>
                                </a:lnTo>
                                <a:lnTo>
                                  <a:pt x="679" y="1901"/>
                                </a:lnTo>
                                <a:lnTo>
                                  <a:pt x="749" y="1920"/>
                                </a:lnTo>
                                <a:lnTo>
                                  <a:pt x="822" y="1934"/>
                                </a:lnTo>
                                <a:lnTo>
                                  <a:pt x="896" y="1943"/>
                                </a:lnTo>
                                <a:lnTo>
                                  <a:pt x="972" y="1946"/>
                                </a:lnTo>
                                <a:lnTo>
                                  <a:pt x="1048" y="1943"/>
                                </a:lnTo>
                                <a:lnTo>
                                  <a:pt x="1123" y="1934"/>
                                </a:lnTo>
                                <a:lnTo>
                                  <a:pt x="1195" y="1920"/>
                                </a:lnTo>
                                <a:lnTo>
                                  <a:pt x="1266" y="1901"/>
                                </a:lnTo>
                                <a:lnTo>
                                  <a:pt x="1334" y="1876"/>
                                </a:lnTo>
                                <a:lnTo>
                                  <a:pt x="1400" y="1847"/>
                                </a:lnTo>
                                <a:lnTo>
                                  <a:pt x="1463" y="1813"/>
                                </a:lnTo>
                                <a:lnTo>
                                  <a:pt x="1524" y="1775"/>
                                </a:lnTo>
                                <a:lnTo>
                                  <a:pt x="1581" y="1732"/>
                                </a:lnTo>
                                <a:lnTo>
                                  <a:pt x="1635" y="1686"/>
                                </a:lnTo>
                                <a:lnTo>
                                  <a:pt x="1685" y="1635"/>
                                </a:lnTo>
                                <a:lnTo>
                                  <a:pt x="1731" y="1582"/>
                                </a:lnTo>
                                <a:lnTo>
                                  <a:pt x="1774" y="1524"/>
                                </a:lnTo>
                                <a:lnTo>
                                  <a:pt x="1812" y="1464"/>
                                </a:lnTo>
                                <a:lnTo>
                                  <a:pt x="1846" y="1401"/>
                                </a:lnTo>
                                <a:lnTo>
                                  <a:pt x="1876" y="1335"/>
                                </a:lnTo>
                                <a:lnTo>
                                  <a:pt x="1900" y="1267"/>
                                </a:lnTo>
                                <a:lnTo>
                                  <a:pt x="1919" y="1196"/>
                                </a:lnTo>
                                <a:lnTo>
                                  <a:pt x="1934" y="1124"/>
                                </a:lnTo>
                                <a:lnTo>
                                  <a:pt x="1942" y="1049"/>
                                </a:lnTo>
                                <a:lnTo>
                                  <a:pt x="1945" y="973"/>
                                </a:lnTo>
                                <a:lnTo>
                                  <a:pt x="1942" y="897"/>
                                </a:lnTo>
                                <a:lnTo>
                                  <a:pt x="1934" y="823"/>
                                </a:lnTo>
                                <a:lnTo>
                                  <a:pt x="1919" y="750"/>
                                </a:lnTo>
                                <a:lnTo>
                                  <a:pt x="1900" y="680"/>
                                </a:lnTo>
                                <a:lnTo>
                                  <a:pt x="1876" y="611"/>
                                </a:lnTo>
                                <a:lnTo>
                                  <a:pt x="1846" y="545"/>
                                </a:lnTo>
                                <a:lnTo>
                                  <a:pt x="1812" y="482"/>
                                </a:lnTo>
                                <a:lnTo>
                                  <a:pt x="1774" y="422"/>
                                </a:lnTo>
                                <a:lnTo>
                                  <a:pt x="1731" y="365"/>
                                </a:lnTo>
                                <a:lnTo>
                                  <a:pt x="1685" y="311"/>
                                </a:lnTo>
                                <a:lnTo>
                                  <a:pt x="1635" y="261"/>
                                </a:lnTo>
                                <a:lnTo>
                                  <a:pt x="1581" y="214"/>
                                </a:lnTo>
                                <a:lnTo>
                                  <a:pt x="1524" y="172"/>
                                </a:lnTo>
                                <a:lnTo>
                                  <a:pt x="1463" y="133"/>
                                </a:lnTo>
                                <a:lnTo>
                                  <a:pt x="1400" y="99"/>
                                </a:lnTo>
                                <a:lnTo>
                                  <a:pt x="1334" y="70"/>
                                </a:lnTo>
                                <a:lnTo>
                                  <a:pt x="1266" y="46"/>
                                </a:lnTo>
                                <a:lnTo>
                                  <a:pt x="1195" y="26"/>
                                </a:lnTo>
                                <a:lnTo>
                                  <a:pt x="1123" y="12"/>
                                </a:lnTo>
                                <a:lnTo>
                                  <a:pt x="1048" y="3"/>
                                </a:lnTo>
                                <a:lnTo>
                                  <a:pt x="972"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292" o:spid="_x0000_s1026" o:spt="203" style="position:absolute;left:0pt;margin-left:233.35pt;margin-top:57.25pt;height:145.25pt;width:144.7pt;mso-position-horizontal-relative:page;z-index:251664384;mso-width-relative:page;mso-height-relative:page;" coordorigin="4667,1145" coordsize="2894,2905" o:gfxdata="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">
                <o:lock v:ext="edit" aspectratio="f"/>
                <v:shape id="docshape293" o:spid="_x0000_s1026" o:spt="100" style="position:absolute;left:4938;top:1156;height:2883;width:2622;" fillcolor="#CF4300" filled="t" stroked="f" coordsize="2622,2883" o:gfxdata="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2nty/FAAAA4wAAAA8AAAAAAAAAAQAgAAAAIgAAAGRycy9kb3ducmV2LnhtbFBLAQIUABQAAAAI&#10;AIdO4kAzLwWeOwAAADkAAAAQAAAAAAAAAAEAIAAAABQBAABkcnMvc2hhcGV4bWwueG1sUEsFBgAA&#10;AAAGAAYAWwEAAL4DAAAAAA==&#10;" path="m1180,0l1133,1,1180,1441,0,2267,46,2330,96,2390,148,2447,203,2500,261,2551,321,2598,383,2642,448,2682,515,2719,583,2753,653,2782,725,2808,798,2831,873,2849,948,2864,1025,2874,1102,2880,1180,2882,1256,2880,1331,2874,1405,2865,1478,2851,1550,2834,1620,2813,1689,2789,1756,2761,1821,2730,1885,2696,1946,2659,2006,2620,2063,2577,2119,2531,2172,2483,2222,2433,2270,2380,2316,2324,2359,2267,2399,2207,2435,2145,2469,2082,2500,2017,2528,1950,2552,1881,2573,1811,2590,1739,2604,1666,2613,1592,2619,1517,2621,1441,2619,1365,2613,1290,2604,1216,2590,1143,2573,1072,2552,1002,2528,933,2500,866,2469,801,2435,737,2399,675,2359,616,2316,558,2270,503,2222,450,2172,399,2119,351,2063,306,2006,263,1946,223,1885,186,1821,152,1756,121,1689,94,1620,70,1550,49,1478,32,1405,18,1331,8,1256,2,1180,0xe">
                  <v:path o:connectlocs="1133,1157;0,3423;96,3546;203,3656;321,3754;448,3838;583,3909;725,3964;873,4005;1025,4030;1180,4038;1331,4030;1478,4007;1620,3969;1756,3917;1885,3852;2006,3776;2119,3687;2222,3589;2316,3480;2399,3363;2469,3238;2528,3106;2573,2967;2604,2822;2619,2673;2619,2521;2604,2372;2573,2228;2528,2089;2469,1957;2399,1831;2316,1714;2222,1606;2119,1507;2006,1419;1885,1342;1756,1277;1620,1226;1478,1188;1331,1164;1180,1156" o:connectangles="0,0,0,0,0,0,0,0,0,0,0,0,0,0,0,0,0,0,0,0,0,0,0,0,0,0,0,0,0,0,0,0,0,0,0,0,0,0,0,0,0,0"/>
                  <v:fill on="t" focussize="0,0"/>
                  <v:stroke on="f"/>
                  <v:imagedata o:title=""/>
                  <o:lock v:ext="edit" aspectratio="f"/>
                </v:shape>
                <v:shape id="docshape294" o:spid="_x0000_s1026" o:spt="100" style="position:absolute;left:4678;top:1267;height:2771;width:2807;" fillcolor="#FF7A00" filled="t" stroked="f" coordsize="2807,2771" o:gfxdata="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265ysQAAADiAAAADwAAAAAAAAABACAAAAAiAAAAZHJzL2Rvd25yZXYueG1sUEsBAhQAFAAAAAgA&#10;h07iQDMvBZ47AAAAOQAAABAAAAAAAAAAAQAgAAAAEwEAAGRycy9zaGFwZXhtbC54bWxQSwUGAAAA&#10;AAYABgBbAQAAvQMAAAAA&#10;" path="m886,0l814,33,745,69,678,108,614,151,552,197,493,246,437,298,383,352,333,410,286,469,242,532,202,596,165,662,131,731,101,801,75,873,53,946,34,1021,19,1097,9,1174,2,1252,0,1330,2,1406,8,1481,18,1555,32,1628,49,1700,70,1770,94,1839,121,1906,152,1971,186,2034,223,2096,263,2156,306,2213,351,2269,399,2322,450,2372,503,2420,558,2466,616,2509,675,2548,737,2585,801,2619,866,2650,933,2678,1002,2702,1072,2723,1143,2740,1216,2754,1290,2763,1365,2769,1441,2771,1518,2769,1594,2763,1669,2753,1743,2739,1816,2722,1887,2700,1957,2675,2026,2647,2092,2615,2157,2580,2220,2542,2281,2500,2340,2456,2397,2408,2451,2358,2502,2305,2551,2249,2597,2191,2640,2130,2680,2067,2717,2001,2750,1933,2780,1863,2807,1791,1441,1330,886,0xe">
                  <v:path o:connectlocs="814,1300;678,1375;552,1464;437,1565;333,1677;242,1799;165,1929;101,2068;53,2213;19,2364;2,2519;2,2673;18,2822;49,2967;94,3106;152,3238;223,3363;306,3480;399,3589;503,3687;616,3776;737,3852;866,3917;1002,3969;1143,4007;1290,4030;1441,4038;1594,4030;1743,4006;1887,3967;2026,3914;2157,3847;2281,3767;2397,3675;2502,3572;2597,3458;2680,3334;2750,3200;2807,3058;886,1267" o:connectangles="0,0,0,0,0,0,0,0,0,0,0,0,0,0,0,0,0,0,0,0,0,0,0,0,0,0,0,0,0,0,0,0,0,0,0,0,0,0,0,0"/>
                  <v:fill on="t" focussize="0,0"/>
                  <v:stroke on="f"/>
                  <v:imagedata o:title=""/>
                  <o:lock v:ext="edit" aspectratio="f"/>
                </v:shape>
                <v:shape id="docshape295" o:spid="_x0000_s1026" o:spt="100" style="position:absolute;left:4678;top:1267;height:2771;width:2807;" filled="f" stroked="t" coordsize="2807,2771" o:gfxdata="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a&#10;q/eIwwAAAOMAAAAPAAAAAAAAAAEAIAAAACIAAABkcnMvZG93bnJldi54bWxQSwECFAAUAAAACACH&#10;TuJAMy8FnjsAAAA5AAAAEAAAAAAAAAABACAAAAASAQAAZHJzL3NoYXBleG1sLnhtbFBLBQYAAAAA&#10;BgAGAFsBAAC8AwAAAAA=&#10;" path="m1441,1330l2807,1791,2780,1863,2750,1933,2717,2001,2680,2067,2640,2130,2597,2191,2551,2249,2502,2305,2451,2358,2397,2408,2340,2456,2281,2500,2220,2542,2157,2580,2092,2615,2026,2647,1957,2675,1887,2700,1816,2722,1743,2739,1669,2753,1594,2763,1518,2769,1441,2771,1365,2769,1290,2763,1216,2754,1143,2740,1072,2723,1002,2702,933,2678,866,2650,801,2619,737,2585,675,2548,616,2509,558,2466,503,2420,450,2372,399,2322,351,2269,306,2213,263,2156,223,2096,186,2034,152,1971,121,1906,94,1839,70,1770,49,1700,32,1628,18,1555,8,1481,2,1406,0,1330,2,1252,9,1174,19,1097,34,1021,53,946,75,873,101,801,131,731,165,662,202,596,242,532,286,469,333,410,383,352,437,298,493,246,552,197,614,151,678,108,745,69,814,33,886,0,1441,1330xe">
                  <v:path o:connectlocs="2807,3058;2750,3200;2680,3334;2597,3458;2502,3572;2397,3675;2281,3767;2157,3847;2026,3914;1887,3967;1743,4006;1594,4030;1441,4038;1290,4030;1143,4007;1002,3969;866,3917;737,3852;616,3776;503,3687;399,3589;306,3480;223,3363;152,3238;94,3106;49,2967;18,2822;2,2673;2,2519;19,2364;53,2213;101,2068;165,1929;242,1799;333,1677;437,1565;552,1464;678,1375;814,1300;1441,2597" o:connectangles="0,0,0,0,0,0,0,0,0,0,0,0,0,0,0,0,0,0,0,0,0,0,0,0,0,0,0,0,0,0,0,0,0,0,0,0,0,0,0,0"/>
                  <v:fill on="f" focussize="0,0"/>
                  <v:stroke weight="1.11196850393701pt" color="#FFFFFF" joinstyle="round"/>
                  <v:imagedata o:title=""/>
                  <o:lock v:ext="edit" aspectratio="f"/>
                </v:shape>
                <v:shape id="docshape296" o:spid="_x0000_s1026" o:spt="100" style="position:absolute;left:4678;top:1267;height:2599;width:1442;" fillcolor="#FFA600" filled="t" stroked="f" coordsize="1442,2599" o:gfxdata="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OAzYsQAAADiAAAADwAAAAAAAAABACAAAAAiAAAAZHJzL2Rvd25yZXYueG1sUEsBAhQAFAAAAAgA&#10;h07iQDMvBZ47AAAAOQAAABAAAAAAAAAAAQAgAAAAEwEAAGRycy9zaGFwZXhtbC54bWxQSwUGAAAA&#10;AAYABgBbAQAAvQMAAAAA&#10;" path="m886,0l814,33,745,69,678,108,614,151,552,197,493,246,437,298,383,352,333,410,286,469,242,532,202,596,165,662,131,731,101,801,75,873,53,946,34,1021,19,1097,9,1174,2,1252,0,1330,2,1409,9,1488,20,1565,34,1641,53,1716,76,1790,102,1862,133,1933,167,2002,204,2069,245,2134,290,2196,337,2256,388,2314,443,2369,500,2421,560,2470,623,2516,689,2559,757,2599,1441,1330,886,0xe">
                  <v:path o:connectlocs="886,1267;814,1300;745,1336;678,1375;614,1418;552,1464;493,1513;437,1565;383,1619;333,1677;286,1736;242,1799;202,1863;165,1929;131,1998;101,2068;75,2140;53,2213;34,2288;19,2364;9,2441;2,2519;0,2597;2,2676;9,2755;20,2832;34,2908;53,2983;76,3057;102,3129;133,3200;167,3269;204,3336;245,3401;290,3463;337,3523;388,3581;443,3636;500,3688;560,3737;623,3783;689,3826;757,3866;1441,2597;886,1267" o:connectangles="0,0,0,0,0,0,0,0,0,0,0,0,0,0,0,0,0,0,0,0,0,0,0,0,0,0,0,0,0,0,0,0,0,0,0,0,0,0,0,0,0,0,0,0,0"/>
                  <v:fill on="t" focussize="0,0"/>
                  <v:stroke on="f"/>
                  <v:imagedata o:title=""/>
                  <o:lock v:ext="edit" aspectratio="f"/>
                </v:shape>
                <v:shape id="docshape297" o:spid="_x0000_s1026" o:spt="100" style="position:absolute;left:4678;top:1267;height:2599;width:1442;" filled="f" stroked="t" coordsize="1442,2599" o:gfxdata="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Bzaa/&#10;AAAA4wAAAA8AAAAAAAAAAQAgAAAAIgAAAGRycy9kb3ducmV2LnhtbFBLAQIUABQAAAAIAIdO4kAz&#10;LwWeOwAAADkAAAAQAAAAAAAAAAEAIAAAAA4BAABkcnMvc2hhcGV4bWwueG1sUEsFBgAAAAAGAAYA&#10;WwEAALgDAAAAAA==&#10;" path="m1441,1330l757,2599,689,2559,623,2516,560,2470,500,2421,443,2369,388,2314,337,2256,290,2196,245,2134,204,2069,167,2002,133,1933,102,1862,76,1790,53,1716,34,1641,20,1565,9,1488,2,1409,0,1330,2,1252,9,1174,19,1097,34,1021,53,946,75,873,101,801,131,731,165,662,202,596,242,532,286,469,333,410,383,352,437,298,493,246,552,197,614,151,678,108,745,69,814,33,886,0,1441,1330xe">
                  <v:path o:connectlocs="1441,2597;757,3866;689,3826;623,3783;560,3737;500,3688;443,3636;388,3581;337,3523;290,3463;245,3401;204,3336;167,3269;133,3200;102,3129;76,3057;53,2983;34,2908;20,2832;9,2755;2,2676;0,2597;2,2519;9,2441;19,2364;34,2288;53,2213;75,2140;101,2068;131,1998;165,1929;202,1863;242,1799;286,1736;333,1677;383,1619;437,1565;493,1513;552,1464;614,1418;678,1375;745,1336;814,1300;886,1267;1441,2597" o:connectangles="0,0,0,0,0,0,0,0,0,0,0,0,0,0,0,0,0,0,0,0,0,0,0,0,0,0,0,0,0,0,0,0,0,0,0,0,0,0,0,0,0,0,0,0,0"/>
                  <v:fill on="f" focussize="0,0"/>
                  <v:stroke weight="1.11196850393701pt" color="#FFFFFF" joinstyle="round"/>
                  <v:imagedata o:title=""/>
                  <o:lock v:ext="edit" aspectratio="f"/>
                </v:shape>
                <v:shape id="docshape298" o:spid="_x0000_s1026" o:spt="100" style="position:absolute;left:4807;top:1181;height:1417;width:1312;" fillcolor="#FFCA66" filled="t" stroked="f" coordsize="1312,1417" o:gfxdata="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35EJTcQAAADiAAAADwAAAAAAAAABACAAAAAiAAAAZHJzL2Rvd25yZXYueG1sUEsBAhQAFAAAAAgA&#10;h07iQDMvBZ47AAAAOQAAABAAAAAAAAAAAQAgAAAAEwEAAGRycy9zaGFwZXhtbC54bWxQSwUGAAAA&#10;AAYABgBbAQAAvQMAAAAA&#10;" path="m1044,0l969,17,895,37,822,61,751,89,681,120,613,155,548,194,484,237,422,282,363,331,306,383,253,438,203,496,155,556,111,618,71,683,33,750,0,819,1311,1416,1044,0xe">
                  <v:path o:connectlocs="1044,1181;969,1198;895,1218;822,1242;751,1270;681,1301;613,1336;548,1375;484,1418;422,1463;363,1512;306,1564;253,1619;203,1677;155,1737;111,1799;71,1864;33,1931;0,2000;1311,2597;1044,1181" o:connectangles="0,0,0,0,0,0,0,0,0,0,0,0,0,0,0,0,0,0,0,0,0"/>
                  <v:fill on="t" focussize="0,0"/>
                  <v:stroke on="f"/>
                  <v:imagedata o:title=""/>
                  <o:lock v:ext="edit" aspectratio="f"/>
                </v:shape>
                <v:shape id="docshape299" o:spid="_x0000_s1026" o:spt="100" style="position:absolute;left:4807;top:1181;height:1417;width:1312;" filled="f" stroked="t" coordsize="1312,1417" o:gfxdata="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DZ&#10;gU/CAAAA4wAAAA8AAAAAAAAAAQAgAAAAIgAAAGRycy9kb3ducmV2LnhtbFBLAQIUABQAAAAIAIdO&#10;4kAzLwWeOwAAADkAAAAQAAAAAAAAAAEAIAAAABEBAABkcnMvc2hhcGV4bWwueG1sUEsFBgAAAAAG&#10;AAYAWwEAALsDAAAAAA==&#10;" path="m1311,1416l0,819,33,750,71,683,111,618,155,556,203,496,253,438,306,383,363,331,422,282,484,237,548,194,613,155,681,120,751,89,822,61,895,37,969,17,1044,0,1311,1416xe">
                  <v:path o:connectlocs="1311,2597;0,2000;33,1931;71,1864;111,1799;155,1737;203,1677;253,1619;306,1564;363,1512;422,1463;484,1418;548,1375;613,1336;681,1301;751,1270;822,1242;895,1218;969,1198;1044,1181;1311,2597" o:connectangles="0,0,0,0,0,0,0,0,0,0,0,0,0,0,0,0,0,0,0,0,0"/>
                  <v:fill on="f" focussize="0,0"/>
                  <v:stroke weight="1.11196850393701pt" color="#FFFFFF" joinstyle="round"/>
                  <v:imagedata o:title=""/>
                  <o:lock v:ext="edit" aspectratio="f"/>
                </v:shape>
                <v:shape id="docshape300" o:spid="_x0000_s1026" o:spt="100" style="position:absolute;left:5681;top:1156;height:1442;width:438;" fillcolor="#FFE7BD" filled="t" stroked="f" coordsize="438,1442" o:gfxdata="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kE&#10;w5vCAAAA4wAAAA8AAAAAAAAAAQAgAAAAIgAAAGRycy9kb3ducmV2LnhtbFBLAQIUABQAAAAIAIdO&#10;4kAzLwWeOwAAADkAAAAQAAAAAAAAAAEAIAAAABEBAABkcnMvc2hhcGV4bWwueG1sUEsFBgAAAAAG&#10;AAYAWwEAALsDAAAAAA==&#10;" path="m437,0l326,4,216,17,107,39,0,68,437,1441,437,0xe">
                  <v:path o:connectlocs="437,1156;326,1160;216,1173;107,1195;0,1224;437,2597;437,1156" o:connectangles="0,0,0,0,0,0,0"/>
                  <v:fill on="t" focussize="0,0"/>
                  <v:stroke on="f"/>
                  <v:imagedata o:title=""/>
                  <o:lock v:ext="edit" aspectratio="f"/>
                </v:shape>
                <v:shape id="docshape301" o:spid="_x0000_s1026" o:spt="100" style="position:absolute;left:5681;top:1156;height:1442;width:438;" filled="f" stroked="t" coordsize="438,1442" o:gfxdata="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AUG&#10;FMEAAADjAAAADwAAAAAAAAABACAAAAAiAAAAZHJzL2Rvd25yZXYueG1sUEsBAhQAFAAAAAgAh07i&#10;QDMvBZ47AAAAOQAAABAAAAAAAAAAAQAgAAAAEAEAAGRycy9zaGFwZXhtbC54bWxQSwUGAAAAAAYA&#10;BgBbAQAAugMAAAAA&#10;" path="m437,1441l0,68,53,52,107,39,216,17,326,4,437,0,437,1441xe">
                  <v:path o:connectlocs="437,2597;0,1224;53,1208;107,1195;216,1173;326,1160;437,1156;437,2597" o:connectangles="0,0,0,0,0,0,0,0"/>
                  <v:fill on="f" focussize="0,0"/>
                  <v:stroke weight="1.11196850393701pt" color="#FFFFFF" joinstyle="round"/>
                  <v:imagedata o:title=""/>
                  <o:lock v:ext="edit" aspectratio="f"/>
                </v:shape>
                <v:shape id="docshape302" o:spid="_x0000_s1026" o:spt="100" style="position:absolute;left:5146;top:1617;height:1946;width:1946;" fillcolor="#FFFFFF" filled="t" stroked="f" coordsize="1946,1946" o:gfxdata="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mRO/&#10;AAAA4wAAAA8AAAAAAAAAAQAgAAAAIgAAAGRycy9kb3ducmV2LnhtbFBLAQIUABQAAAAIAIdO4kAz&#10;LwWeOwAAADkAAAAQAAAAAAAAAAEAIAAAAA4BAABkcnMvc2hhcGV4bWwueG1sUEsFBgAAAAAGAAYA&#10;WwEAALgDAAAAAA==&#10;" path="m972,0l896,3,822,12,749,26,679,46,610,70,545,99,481,133,421,172,364,214,310,261,260,311,213,365,171,422,132,482,98,545,69,611,45,680,25,750,11,823,2,897,0,973,2,1049,11,1124,25,1196,45,1267,69,1335,98,1401,132,1464,171,1524,213,1582,260,1635,310,1686,364,1732,421,1775,481,1813,545,1847,610,1876,679,1901,749,1920,822,1934,896,1943,972,1946,1048,1943,1123,1934,1195,1920,1266,1901,1334,1876,1400,1847,1463,1813,1524,1775,1581,1732,1635,1686,1685,1635,1731,1582,1774,1524,1812,1464,1846,1401,1876,1335,1900,1267,1919,1196,1934,1124,1942,1049,1945,973,1942,897,1934,823,1919,750,1900,680,1876,611,1846,545,1812,482,1774,422,1731,365,1685,311,1635,261,1581,214,1524,172,1463,133,1400,99,1334,70,1266,46,1195,26,1123,12,1048,3,972,0xe">
                  <v:path o:connectlocs="896,1620;749,1643;610,1687;481,1750;364,1831;260,1928;171,2039;98,2162;45,2297;11,2440;0,2590;11,2741;45,2884;98,3018;171,3141;260,3252;364,3349;481,3430;610,3493;749,3537;896,3560;1048,3560;1195,3537;1334,3493;1463,3430;1581,3349;1685,3252;1774,3141;1846,3018;1900,2884;1934,2741;1945,2590;1934,2440;1900,2297;1846,2162;1774,2039;1685,1928;1581,1831;1463,1750;1334,1687;1195,1643;1048,1620" o:connectangles="0,0,0,0,0,0,0,0,0,0,0,0,0,0,0,0,0,0,0,0,0,0,0,0,0,0,0,0,0,0,0,0,0,0,0,0,0,0,0,0,0,0"/>
                  <v:fill on="t" focussize="0,0"/>
                  <v:stroke on="f"/>
                  <v:imagedata o:title=""/>
                  <o:lock v:ext="edit" aspectratio="f"/>
                </v:shape>
              </v:group>
            </w:pict>
          </mc:Fallback>
        </mc:AlternateContent>
      </w:r>
      <w:bookmarkStart w:id="10" w:name="_GoBack"/>
      <w:bookmarkEnd w:id="10"/>
      <w:r>
        <mc:AlternateContent>
          <mc:Choice Requires="wps">
            <w:drawing>
              <wp:anchor distT="0" distB="0" distL="114300" distR="114300" simplePos="0" relativeHeight="251666432" behindDoc="0" locked="0" layoutInCell="1" allowOverlap="1">
                <wp:simplePos x="0" y="0"/>
                <wp:positionH relativeFrom="page">
                  <wp:posOffset>2970530</wp:posOffset>
                </wp:positionH>
                <wp:positionV relativeFrom="paragraph">
                  <wp:posOffset>224790</wp:posOffset>
                </wp:positionV>
                <wp:extent cx="3887470" cy="376555"/>
                <wp:effectExtent l="0" t="0" r="11430" b="4445"/>
                <wp:wrapNone/>
                <wp:docPr id="1516756065" name="docshape303"/>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spacing w:before="54" w:line="278" w:lineRule="auto"/>
                              <w:ind w:left="689" w:hanging="169"/>
                              <w:rPr>
                                <w:rFonts w:ascii="Verdana"/>
                                <w:i/>
                                <w:color w:val="000000"/>
                                <w:sz w:val="17"/>
                              </w:rPr>
                            </w:pPr>
                            <w:r>
                              <w:rPr>
                                <w:rFonts w:ascii="Verdana"/>
                                <w:i/>
                                <w:color w:val="454C5B"/>
                                <w:w w:val="90"/>
                                <w:sz w:val="17"/>
                              </w:rPr>
                              <w:t xml:space="preserve">Please select the option that best reflects your opinion about AI's </w:t>
                            </w:r>
                            <w:r>
                              <w:rPr>
                                <w:rFonts w:ascii="Verdana"/>
                                <w:i/>
                                <w:color w:val="454C5B"/>
                                <w:w w:val="95"/>
                                <w:sz w:val="17"/>
                              </w:rPr>
                              <w:t>potential</w:t>
                            </w:r>
                            <w:r>
                              <w:rPr>
                                <w:rFonts w:ascii="Verdana"/>
                                <w:i/>
                                <w:color w:val="454C5B"/>
                                <w:spacing w:val="-16"/>
                                <w:w w:val="95"/>
                                <w:sz w:val="17"/>
                              </w:rPr>
                              <w:t xml:space="preserve"> </w:t>
                            </w:r>
                            <w:r>
                              <w:rPr>
                                <w:rFonts w:ascii="Verdana"/>
                                <w:i/>
                                <w:color w:val="454C5B"/>
                                <w:w w:val="95"/>
                                <w:sz w:val="17"/>
                              </w:rPr>
                              <w:t>impact</w:t>
                            </w:r>
                            <w:r>
                              <w:rPr>
                                <w:rFonts w:ascii="Verdana"/>
                                <w:i/>
                                <w:color w:val="454C5B"/>
                                <w:spacing w:val="-16"/>
                                <w:w w:val="95"/>
                                <w:sz w:val="17"/>
                              </w:rPr>
                              <w:t xml:space="preserve"> </w:t>
                            </w:r>
                            <w:r>
                              <w:rPr>
                                <w:rFonts w:ascii="Verdana"/>
                                <w:i/>
                                <w:color w:val="454C5B"/>
                                <w:w w:val="95"/>
                                <w:sz w:val="17"/>
                              </w:rPr>
                              <w:t>on</w:t>
                            </w:r>
                            <w:r>
                              <w:rPr>
                                <w:rFonts w:ascii="Verdana"/>
                                <w:i/>
                                <w:color w:val="454C5B"/>
                                <w:spacing w:val="-16"/>
                                <w:w w:val="95"/>
                                <w:sz w:val="17"/>
                              </w:rPr>
                              <w:t xml:space="preserve"> </w:t>
                            </w:r>
                            <w:r>
                              <w:rPr>
                                <w:rFonts w:ascii="Verdana"/>
                                <w:i/>
                                <w:color w:val="454C5B"/>
                                <w:w w:val="95"/>
                                <w:sz w:val="17"/>
                              </w:rPr>
                              <w:t>your</w:t>
                            </w:r>
                            <w:r>
                              <w:rPr>
                                <w:rFonts w:ascii="Verdana"/>
                                <w:i/>
                                <w:color w:val="454C5B"/>
                                <w:spacing w:val="-16"/>
                                <w:w w:val="95"/>
                                <w:sz w:val="17"/>
                              </w:rPr>
                              <w:t xml:space="preserve"> </w:t>
                            </w:r>
                            <w:r>
                              <w:rPr>
                                <w:rFonts w:ascii="Verdana"/>
                                <w:i/>
                                <w:color w:val="454C5B"/>
                                <w:w w:val="95"/>
                                <w:sz w:val="17"/>
                              </w:rPr>
                              <w:t>role.</w:t>
                            </w:r>
                            <w:r>
                              <w:rPr>
                                <w:rFonts w:ascii="Verdana"/>
                                <w:i/>
                                <w:color w:val="454C5B"/>
                                <w:spacing w:val="-16"/>
                                <w:w w:val="95"/>
                                <w:sz w:val="17"/>
                              </w:rPr>
                              <w:t xml:space="preserve"> </w:t>
                            </w:r>
                            <w:r>
                              <w:rPr>
                                <w:rFonts w:ascii="Verdana"/>
                                <w:i/>
                                <w:color w:val="454C5B"/>
                                <w:w w:val="95"/>
                                <w:sz w:val="17"/>
                              </w:rPr>
                              <w:t>Over</w:t>
                            </w:r>
                            <w:r>
                              <w:rPr>
                                <w:rFonts w:ascii="Verdana"/>
                                <w:i/>
                                <w:color w:val="454C5B"/>
                                <w:spacing w:val="-16"/>
                                <w:w w:val="95"/>
                                <w:sz w:val="17"/>
                              </w:rPr>
                              <w:t xml:space="preserve"> </w:t>
                            </w:r>
                            <w:r>
                              <w:rPr>
                                <w:rFonts w:ascii="Verdana"/>
                                <w:i/>
                                <w:color w:val="454C5B"/>
                                <w:w w:val="95"/>
                                <w:sz w:val="17"/>
                              </w:rPr>
                              <w:t>the</w:t>
                            </w:r>
                            <w:r>
                              <w:rPr>
                                <w:rFonts w:ascii="Verdana"/>
                                <w:i/>
                                <w:color w:val="454C5B"/>
                                <w:spacing w:val="-16"/>
                                <w:w w:val="95"/>
                                <w:sz w:val="17"/>
                              </w:rPr>
                              <w:t xml:space="preserve"> </w:t>
                            </w:r>
                            <w:r>
                              <w:rPr>
                                <w:rFonts w:ascii="Verdana"/>
                                <w:i/>
                                <w:color w:val="454C5B"/>
                                <w:w w:val="95"/>
                                <w:sz w:val="17"/>
                              </w:rPr>
                              <w:t>next</w:t>
                            </w:r>
                            <w:r>
                              <w:rPr>
                                <w:rFonts w:ascii="Verdana"/>
                                <w:i/>
                                <w:color w:val="454C5B"/>
                                <w:spacing w:val="-16"/>
                                <w:w w:val="95"/>
                                <w:sz w:val="17"/>
                              </w:rPr>
                              <w:t xml:space="preserve"> </w:t>
                            </w:r>
                            <w:r>
                              <w:rPr>
                                <w:rFonts w:ascii="Verdana"/>
                                <w:i/>
                                <w:color w:val="454C5B"/>
                                <w:w w:val="95"/>
                                <w:sz w:val="17"/>
                              </w:rPr>
                              <w:t>5</w:t>
                            </w:r>
                            <w:r>
                              <w:rPr>
                                <w:rFonts w:ascii="Verdana"/>
                                <w:i/>
                                <w:color w:val="454C5B"/>
                                <w:spacing w:val="-16"/>
                                <w:w w:val="95"/>
                                <w:sz w:val="17"/>
                              </w:rPr>
                              <w:t xml:space="preserve"> </w:t>
                            </w:r>
                            <w:r>
                              <w:rPr>
                                <w:rFonts w:ascii="Verdana"/>
                                <w:i/>
                                <w:color w:val="454C5B"/>
                                <w:w w:val="95"/>
                                <w:sz w:val="17"/>
                              </w:rPr>
                              <w:t>years,</w:t>
                            </w:r>
                            <w:r>
                              <w:rPr>
                                <w:rFonts w:ascii="Verdana"/>
                                <w:i/>
                                <w:color w:val="454C5B"/>
                                <w:spacing w:val="-16"/>
                                <w:w w:val="95"/>
                                <w:sz w:val="17"/>
                              </w:rPr>
                              <w:t xml:space="preserve"> </w:t>
                            </w:r>
                            <w:r>
                              <w:rPr>
                                <w:rFonts w:ascii="Verdana"/>
                                <w:i/>
                                <w:color w:val="454C5B"/>
                                <w:w w:val="95"/>
                                <w:sz w:val="17"/>
                              </w:rPr>
                              <w:t>AI</w:t>
                            </w:r>
                            <w:r>
                              <w:rPr>
                                <w:rFonts w:ascii="Verdana"/>
                                <w:i/>
                                <w:color w:val="454C5B"/>
                                <w:spacing w:val="-16"/>
                                <w:w w:val="95"/>
                                <w:sz w:val="17"/>
                              </w:rPr>
                              <w:t xml:space="preserve"> </w:t>
                            </w:r>
                            <w:r>
                              <w:rPr>
                                <w:rFonts w:ascii="Verdana"/>
                                <w:i/>
                                <w:color w:val="454C5B"/>
                                <w:w w:val="95"/>
                                <w:sz w:val="17"/>
                              </w:rPr>
                              <w:t>will...</w:t>
                            </w:r>
                          </w:p>
                        </w:txbxContent>
                      </wps:txbx>
                      <wps:bodyPr rot="0" vert="horz" wrap="square" lIns="0" tIns="0" rIns="0" bIns="0" anchor="t" anchorCtr="0" upright="1">
                        <a:noAutofit/>
                      </wps:bodyPr>
                    </wps:wsp>
                  </a:graphicData>
                </a:graphic>
              </wp:anchor>
            </w:drawing>
          </mc:Choice>
          <mc:Fallback>
            <w:pict>
              <v:shape id="docshape303" o:spid="_x0000_s1026" o:spt="202" type="#_x0000_t202" style="position:absolute;left:0pt;margin-left:233.9pt;margin-top:17.7pt;height:29.65pt;width:306.1pt;mso-position-horizontal-relative:page;z-index:251666432;mso-width-relative:page;mso-height-relative:page;" fillcolor="#EEF3F8" filled="t" stroked="f" coordsize="21600,21600" o:gfxdata="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sVN+tgAAAAKAQAADwAAAAAAAAABACAAAAAiAAAAZHJzL2Rv&#10;d25yZXYueG1sUEsBAhQAFAAAAAgAh07iQL8H+rkBAgAABwQAAA4AAAAAAAAAAQAgAAAAJwEAAGRy&#10;cy9lMm9Eb2MueG1sUEsFBgAAAAAGAAYAWQEAAJoFAAAAAA==&#10;">
                <v:fill on="t" focussize="0,0"/>
                <v:stroke on="f"/>
                <v:imagedata o:title=""/>
                <o:lock v:ext="edit" aspectratio="f"/>
                <v:textbox inset="0mm,0mm,0mm,0mm">
                  <w:txbxContent>
                    <w:p>
                      <w:pPr>
                        <w:spacing w:before="54" w:line="278" w:lineRule="auto"/>
                        <w:ind w:left="689" w:hanging="169"/>
                        <w:rPr>
                          <w:rFonts w:ascii="Verdana"/>
                          <w:i/>
                          <w:color w:val="000000"/>
                          <w:sz w:val="17"/>
                        </w:rPr>
                      </w:pPr>
                      <w:r>
                        <w:rPr>
                          <w:rFonts w:ascii="Verdana"/>
                          <w:i/>
                          <w:color w:val="454C5B"/>
                          <w:w w:val="90"/>
                          <w:sz w:val="17"/>
                        </w:rPr>
                        <w:t xml:space="preserve">Please select the option that best reflects your opinion about AI's </w:t>
                      </w:r>
                      <w:r>
                        <w:rPr>
                          <w:rFonts w:ascii="Verdana"/>
                          <w:i/>
                          <w:color w:val="454C5B"/>
                          <w:w w:val="95"/>
                          <w:sz w:val="17"/>
                        </w:rPr>
                        <w:t>potential</w:t>
                      </w:r>
                      <w:r>
                        <w:rPr>
                          <w:rFonts w:ascii="Verdana"/>
                          <w:i/>
                          <w:color w:val="454C5B"/>
                          <w:spacing w:val="-16"/>
                          <w:w w:val="95"/>
                          <w:sz w:val="17"/>
                        </w:rPr>
                        <w:t xml:space="preserve"> </w:t>
                      </w:r>
                      <w:r>
                        <w:rPr>
                          <w:rFonts w:ascii="Verdana"/>
                          <w:i/>
                          <w:color w:val="454C5B"/>
                          <w:w w:val="95"/>
                          <w:sz w:val="17"/>
                        </w:rPr>
                        <w:t>impact</w:t>
                      </w:r>
                      <w:r>
                        <w:rPr>
                          <w:rFonts w:ascii="Verdana"/>
                          <w:i/>
                          <w:color w:val="454C5B"/>
                          <w:spacing w:val="-16"/>
                          <w:w w:val="95"/>
                          <w:sz w:val="17"/>
                        </w:rPr>
                        <w:t xml:space="preserve"> </w:t>
                      </w:r>
                      <w:r>
                        <w:rPr>
                          <w:rFonts w:ascii="Verdana"/>
                          <w:i/>
                          <w:color w:val="454C5B"/>
                          <w:w w:val="95"/>
                          <w:sz w:val="17"/>
                        </w:rPr>
                        <w:t>on</w:t>
                      </w:r>
                      <w:r>
                        <w:rPr>
                          <w:rFonts w:ascii="Verdana"/>
                          <w:i/>
                          <w:color w:val="454C5B"/>
                          <w:spacing w:val="-16"/>
                          <w:w w:val="95"/>
                          <w:sz w:val="17"/>
                        </w:rPr>
                        <w:t xml:space="preserve"> </w:t>
                      </w:r>
                      <w:r>
                        <w:rPr>
                          <w:rFonts w:ascii="Verdana"/>
                          <w:i/>
                          <w:color w:val="454C5B"/>
                          <w:w w:val="95"/>
                          <w:sz w:val="17"/>
                        </w:rPr>
                        <w:t>your</w:t>
                      </w:r>
                      <w:r>
                        <w:rPr>
                          <w:rFonts w:ascii="Verdana"/>
                          <w:i/>
                          <w:color w:val="454C5B"/>
                          <w:spacing w:val="-16"/>
                          <w:w w:val="95"/>
                          <w:sz w:val="17"/>
                        </w:rPr>
                        <w:t xml:space="preserve"> </w:t>
                      </w:r>
                      <w:r>
                        <w:rPr>
                          <w:rFonts w:ascii="Verdana"/>
                          <w:i/>
                          <w:color w:val="454C5B"/>
                          <w:w w:val="95"/>
                          <w:sz w:val="17"/>
                        </w:rPr>
                        <w:t>role.</w:t>
                      </w:r>
                      <w:r>
                        <w:rPr>
                          <w:rFonts w:ascii="Verdana"/>
                          <w:i/>
                          <w:color w:val="454C5B"/>
                          <w:spacing w:val="-16"/>
                          <w:w w:val="95"/>
                          <w:sz w:val="17"/>
                        </w:rPr>
                        <w:t xml:space="preserve"> </w:t>
                      </w:r>
                      <w:r>
                        <w:rPr>
                          <w:rFonts w:ascii="Verdana"/>
                          <w:i/>
                          <w:color w:val="454C5B"/>
                          <w:w w:val="95"/>
                          <w:sz w:val="17"/>
                        </w:rPr>
                        <w:t>Over</w:t>
                      </w:r>
                      <w:r>
                        <w:rPr>
                          <w:rFonts w:ascii="Verdana"/>
                          <w:i/>
                          <w:color w:val="454C5B"/>
                          <w:spacing w:val="-16"/>
                          <w:w w:val="95"/>
                          <w:sz w:val="17"/>
                        </w:rPr>
                        <w:t xml:space="preserve"> </w:t>
                      </w:r>
                      <w:r>
                        <w:rPr>
                          <w:rFonts w:ascii="Verdana"/>
                          <w:i/>
                          <w:color w:val="454C5B"/>
                          <w:w w:val="95"/>
                          <w:sz w:val="17"/>
                        </w:rPr>
                        <w:t>the</w:t>
                      </w:r>
                      <w:r>
                        <w:rPr>
                          <w:rFonts w:ascii="Verdana"/>
                          <w:i/>
                          <w:color w:val="454C5B"/>
                          <w:spacing w:val="-16"/>
                          <w:w w:val="95"/>
                          <w:sz w:val="17"/>
                        </w:rPr>
                        <w:t xml:space="preserve"> </w:t>
                      </w:r>
                      <w:r>
                        <w:rPr>
                          <w:rFonts w:ascii="Verdana"/>
                          <w:i/>
                          <w:color w:val="454C5B"/>
                          <w:w w:val="95"/>
                          <w:sz w:val="17"/>
                        </w:rPr>
                        <w:t>next</w:t>
                      </w:r>
                      <w:r>
                        <w:rPr>
                          <w:rFonts w:ascii="Verdana"/>
                          <w:i/>
                          <w:color w:val="454C5B"/>
                          <w:spacing w:val="-16"/>
                          <w:w w:val="95"/>
                          <w:sz w:val="17"/>
                        </w:rPr>
                        <w:t xml:space="preserve"> </w:t>
                      </w:r>
                      <w:r>
                        <w:rPr>
                          <w:rFonts w:ascii="Verdana"/>
                          <w:i/>
                          <w:color w:val="454C5B"/>
                          <w:w w:val="95"/>
                          <w:sz w:val="17"/>
                        </w:rPr>
                        <w:t>5</w:t>
                      </w:r>
                      <w:r>
                        <w:rPr>
                          <w:rFonts w:ascii="Verdana"/>
                          <w:i/>
                          <w:color w:val="454C5B"/>
                          <w:spacing w:val="-16"/>
                          <w:w w:val="95"/>
                          <w:sz w:val="17"/>
                        </w:rPr>
                        <w:t xml:space="preserve"> </w:t>
                      </w:r>
                      <w:r>
                        <w:rPr>
                          <w:rFonts w:ascii="Verdana"/>
                          <w:i/>
                          <w:color w:val="454C5B"/>
                          <w:w w:val="95"/>
                          <w:sz w:val="17"/>
                        </w:rPr>
                        <w:t>years,</w:t>
                      </w:r>
                      <w:r>
                        <w:rPr>
                          <w:rFonts w:ascii="Verdana"/>
                          <w:i/>
                          <w:color w:val="454C5B"/>
                          <w:spacing w:val="-16"/>
                          <w:w w:val="95"/>
                          <w:sz w:val="17"/>
                        </w:rPr>
                        <w:t xml:space="preserve"> </w:t>
                      </w:r>
                      <w:r>
                        <w:rPr>
                          <w:rFonts w:ascii="Verdana"/>
                          <w:i/>
                          <w:color w:val="454C5B"/>
                          <w:w w:val="95"/>
                          <w:sz w:val="17"/>
                        </w:rPr>
                        <w:t>AI</w:t>
                      </w:r>
                      <w:r>
                        <w:rPr>
                          <w:rFonts w:ascii="Verdana"/>
                          <w:i/>
                          <w:color w:val="454C5B"/>
                          <w:spacing w:val="-16"/>
                          <w:w w:val="95"/>
                          <w:sz w:val="17"/>
                        </w:rPr>
                        <w:t xml:space="preserve"> </w:t>
                      </w:r>
                      <w:r>
                        <w:rPr>
                          <w:rFonts w:ascii="Verdana"/>
                          <w:i/>
                          <w:color w:val="454C5B"/>
                          <w:w w:val="95"/>
                          <w:sz w:val="17"/>
                        </w:rPr>
                        <w:t>will...</w:t>
                      </w:r>
                    </w:p>
                  </w:txbxContent>
                </v:textbox>
              </v:shape>
            </w:pict>
          </mc:Fallback>
        </mc:AlternateContent>
      </w:r>
      <w:r>
        <w:rPr>
          <w:w w:val="115"/>
        </w:rPr>
        <w:t>Within the cybersecurity field, professionals widely anticipate that AI will have a</w:t>
      </w:r>
      <w:r>
        <w:rPr>
          <w:spacing w:val="-13"/>
          <w:w w:val="115"/>
        </w:rPr>
        <w:t xml:space="preserve"> </w:t>
      </w:r>
      <w:r>
        <w:rPr>
          <w:w w:val="115"/>
        </w:rPr>
        <w:t>significant</w:t>
      </w:r>
      <w:r>
        <w:rPr>
          <w:spacing w:val="-13"/>
          <w:w w:val="115"/>
        </w:rPr>
        <w:t xml:space="preserve"> </w:t>
      </w:r>
      <w:r>
        <w:rPr>
          <w:w w:val="115"/>
        </w:rPr>
        <w:t>impact</w:t>
      </w:r>
      <w:r>
        <w:rPr>
          <w:spacing w:val="-13"/>
          <w:w w:val="115"/>
        </w:rPr>
        <w:t xml:space="preserve"> </w:t>
      </w:r>
      <w:r>
        <w:rPr>
          <w:w w:val="115"/>
        </w:rPr>
        <w:t>on</w:t>
      </w:r>
      <w:r>
        <w:rPr>
          <w:spacing w:val="-13"/>
          <w:w w:val="115"/>
        </w:rPr>
        <w:t xml:space="preserve"> </w:t>
      </w:r>
      <w:r>
        <w:rPr>
          <w:w w:val="115"/>
        </w:rPr>
        <w:t>their</w:t>
      </w:r>
    </w:p>
    <w:p>
      <w:pPr>
        <w:pStyle w:val="6"/>
        <w:spacing w:line="276" w:lineRule="auto"/>
        <w:ind w:left="920" w:right="2892"/>
      </w:pPr>
      <w:r>
        <w:rPr>
          <w:w w:val="115"/>
        </w:rPr>
        <w:t>roles</w:t>
      </w:r>
      <w:r>
        <w:rPr>
          <w:spacing w:val="-11"/>
          <w:w w:val="115"/>
        </w:rPr>
        <w:t xml:space="preserve"> </w:t>
      </w:r>
      <w:r>
        <w:rPr>
          <w:w w:val="115"/>
        </w:rPr>
        <w:t>over</w:t>
      </w:r>
      <w:r>
        <w:rPr>
          <w:spacing w:val="-11"/>
          <w:w w:val="115"/>
        </w:rPr>
        <w:t xml:space="preserve"> </w:t>
      </w:r>
      <w:r>
        <w:rPr>
          <w:w w:val="115"/>
        </w:rPr>
        <w:t>the</w:t>
      </w:r>
      <w:r>
        <w:rPr>
          <w:spacing w:val="-11"/>
          <w:w w:val="115"/>
        </w:rPr>
        <w:t xml:space="preserve"> </w:t>
      </w:r>
      <w:r>
        <w:rPr>
          <w:w w:val="115"/>
        </w:rPr>
        <w:t>next</w:t>
      </w:r>
      <w:r>
        <w:rPr>
          <w:spacing w:val="-11"/>
          <w:w w:val="115"/>
        </w:rPr>
        <w:t xml:space="preserve"> </w:t>
      </w:r>
      <w:r>
        <w:rPr>
          <w:w w:val="115"/>
        </w:rPr>
        <w:t>five</w:t>
      </w:r>
      <w:r>
        <w:rPr>
          <w:spacing w:val="-11"/>
          <w:w w:val="115"/>
        </w:rPr>
        <w:t xml:space="preserve"> </w:t>
      </w:r>
      <w:r>
        <w:rPr>
          <w:w w:val="115"/>
        </w:rPr>
        <w:t>years. This sentiment reflects the disruptive nature of AI in the workplace. A substantial number (58%) perceive AI as a tool that will support and enhance their current roles.</w:t>
      </w:r>
    </w:p>
    <w:p>
      <w:pPr>
        <w:pStyle w:val="6"/>
        <w:spacing w:line="276" w:lineRule="auto"/>
        <w:ind w:left="920" w:right="2770"/>
      </w:pPr>
      <w:r>
        <w:rPr>
          <w:w w:val="115"/>
        </w:rPr>
        <w:t>Specifically,</w:t>
      </w:r>
      <w:r>
        <w:rPr>
          <w:spacing w:val="-13"/>
          <w:w w:val="115"/>
        </w:rPr>
        <w:t xml:space="preserve"> </w:t>
      </w:r>
      <w:r>
        <w:rPr>
          <w:w w:val="115"/>
        </w:rPr>
        <w:t>30%</w:t>
      </w:r>
      <w:r>
        <w:rPr>
          <w:spacing w:val="-13"/>
          <w:w w:val="115"/>
        </w:rPr>
        <w:t xml:space="preserve"> </w:t>
      </w:r>
      <w:r>
        <w:rPr>
          <w:w w:val="115"/>
        </w:rPr>
        <w:t>believe</w:t>
      </w:r>
      <w:r>
        <w:rPr>
          <w:spacing w:val="-13"/>
          <w:w w:val="115"/>
        </w:rPr>
        <w:t xml:space="preserve"> </w:t>
      </w:r>
      <w:r>
        <w:rPr>
          <w:w w:val="115"/>
        </w:rPr>
        <w:t>AI</w:t>
      </w:r>
      <w:r>
        <w:rPr>
          <w:spacing w:val="-13"/>
          <w:w w:val="115"/>
        </w:rPr>
        <w:t xml:space="preserve"> </w:t>
      </w:r>
      <w:r>
        <w:rPr>
          <w:w w:val="115"/>
        </w:rPr>
        <w:t>will help enhance certain aspects of their skillset, while 28%</w:t>
      </w:r>
    </w:p>
    <w:p>
      <w:pPr>
        <w:pStyle w:val="6"/>
        <w:spacing w:line="242" w:lineRule="exact"/>
        <w:ind w:left="920"/>
      </w:pPr>
      <w:r>
        <w:rPr>
          <w:w w:val="115"/>
        </w:rPr>
        <w:t>see</w:t>
      </w:r>
      <w:r>
        <w:rPr>
          <w:spacing w:val="-7"/>
          <w:w w:val="115"/>
        </w:rPr>
        <w:t xml:space="preserve"> </w:t>
      </w:r>
      <w:r>
        <w:rPr>
          <w:w w:val="115"/>
        </w:rPr>
        <w:t>it</w:t>
      </w:r>
      <w:r>
        <w:rPr>
          <w:spacing w:val="-6"/>
          <w:w w:val="115"/>
        </w:rPr>
        <w:t xml:space="preserve"> </w:t>
      </w:r>
      <w:r>
        <w:rPr>
          <w:w w:val="115"/>
        </w:rPr>
        <w:t>as</w:t>
      </w:r>
      <w:r>
        <w:rPr>
          <w:spacing w:val="-6"/>
          <w:w w:val="115"/>
        </w:rPr>
        <w:t xml:space="preserve"> </w:t>
      </w:r>
      <w:r>
        <w:rPr>
          <w:w w:val="115"/>
        </w:rPr>
        <w:t>an</w:t>
      </w:r>
      <w:r>
        <w:rPr>
          <w:spacing w:val="-6"/>
          <w:w w:val="115"/>
        </w:rPr>
        <w:t xml:space="preserve"> </w:t>
      </w:r>
      <w:r>
        <w:rPr>
          <w:w w:val="115"/>
        </w:rPr>
        <w:t>overall</w:t>
      </w:r>
      <w:r>
        <w:rPr>
          <w:spacing w:val="-6"/>
          <w:w w:val="115"/>
        </w:rPr>
        <w:t xml:space="preserve"> </w:t>
      </w:r>
      <w:r>
        <w:rPr>
          <w:spacing w:val="-2"/>
          <w:w w:val="115"/>
        </w:rPr>
        <w:t>support</w:t>
      </w:r>
    </w:p>
    <w:p>
      <w:pPr>
        <w:rPr>
          <w:sz w:val="16"/>
        </w:rPr>
      </w:pPr>
      <w:r>
        <w:br w:type="column"/>
      </w:r>
    </w:p>
    <w:p>
      <w:pPr>
        <w:pStyle w:val="6"/>
        <w:rPr>
          <w:sz w:val="16"/>
        </w:rPr>
      </w:pPr>
    </w:p>
    <w:p>
      <w:pPr>
        <w:pStyle w:val="6"/>
        <w:rPr>
          <w:sz w:val="16"/>
        </w:rPr>
      </w:pPr>
    </w:p>
    <w:p>
      <w:pPr>
        <w:pStyle w:val="6"/>
        <w:rPr>
          <w:sz w:val="16"/>
        </w:rPr>
      </w:pPr>
    </w:p>
    <w:p>
      <w:pPr>
        <w:pStyle w:val="6"/>
        <w:rPr>
          <w:sz w:val="16"/>
          <w:lang w:eastAsia="zh-CN"/>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spacing w:before="2"/>
        <w:rPr>
          <w:sz w:val="19"/>
          <w:lang w:eastAsia="zh-CN"/>
        </w:rPr>
      </w:pPr>
    </w:p>
    <w:p>
      <w:pPr>
        <w:pStyle w:val="6"/>
        <w:spacing w:before="2"/>
        <w:rPr>
          <w:sz w:val="19"/>
          <w:lang w:eastAsia="zh-CN"/>
        </w:rPr>
      </w:pPr>
    </w:p>
    <w:p>
      <w:pPr>
        <w:pStyle w:val="6"/>
        <w:spacing w:before="2"/>
        <w:rPr>
          <w:sz w:val="19"/>
          <w:lang w:eastAsia="zh-CN"/>
        </w:rPr>
      </w:pPr>
    </w:p>
    <w:p>
      <w:pPr>
        <w:pStyle w:val="6"/>
        <w:spacing w:before="2"/>
        <w:rPr>
          <w:sz w:val="19"/>
          <w:lang w:eastAsia="zh-CN"/>
        </w:rPr>
      </w:pPr>
    </w:p>
    <w:p>
      <w:pPr>
        <w:pStyle w:val="6"/>
        <w:spacing w:before="2"/>
        <w:rPr>
          <w:sz w:val="19"/>
          <w:lang w:eastAsia="zh-CN"/>
        </w:rPr>
      </w:pPr>
    </w:p>
    <w:p>
      <w:pPr>
        <w:pStyle w:val="6"/>
        <w:spacing w:before="2"/>
        <w:rPr>
          <w:sz w:val="19"/>
          <w:lang w:eastAsia="zh-CN"/>
        </w:rPr>
      </w:pPr>
    </w:p>
    <w:p>
      <w:pPr>
        <w:ind w:left="782"/>
        <w:rPr>
          <w:sz w:val="12"/>
        </w:rPr>
      </w:pPr>
      <w:r>
        <w:drawing>
          <wp:anchor distT="0" distB="0" distL="0" distR="0" simplePos="0" relativeHeight="251664384" behindDoc="0" locked="0" layoutInCell="1" allowOverlap="1">
            <wp:simplePos x="0" y="0"/>
            <wp:positionH relativeFrom="page">
              <wp:posOffset>5029200</wp:posOffset>
            </wp:positionH>
            <wp:positionV relativeFrom="paragraph">
              <wp:posOffset>392430</wp:posOffset>
            </wp:positionV>
            <wp:extent cx="82550" cy="82550"/>
            <wp:effectExtent l="0" t="0" r="6350" b="6350"/>
            <wp:wrapNone/>
            <wp:docPr id="8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9.png"/>
                    <pic:cNvPicPr>
                      <a:picLocks noChangeAspect="1"/>
                    </pic:cNvPicPr>
                  </pic:nvPicPr>
                  <pic:blipFill>
                    <a:blip r:embed="rId56" cstate="print"/>
                    <a:stretch>
                      <a:fillRect/>
                    </a:stretch>
                  </pic:blipFill>
                  <pic:spPr>
                    <a:xfrm>
                      <a:off x="0" y="0"/>
                      <a:ext cx="82581" cy="82581"/>
                    </a:xfrm>
                    <a:prstGeom prst="rect">
                      <a:avLst/>
                    </a:prstGeom>
                  </pic:spPr>
                </pic:pic>
              </a:graphicData>
            </a:graphic>
          </wp:anchor>
        </w:drawing>
      </w:r>
      <w:r>
        <w:drawing>
          <wp:anchor distT="0" distB="0" distL="0" distR="0" simplePos="0" relativeHeight="251665408" behindDoc="0" locked="0" layoutInCell="1" allowOverlap="1">
            <wp:simplePos x="0" y="0"/>
            <wp:positionH relativeFrom="page">
              <wp:posOffset>5029200</wp:posOffset>
            </wp:positionH>
            <wp:positionV relativeFrom="paragraph">
              <wp:posOffset>198755</wp:posOffset>
            </wp:positionV>
            <wp:extent cx="82550" cy="82550"/>
            <wp:effectExtent l="0" t="0" r="6350" b="6350"/>
            <wp:wrapNone/>
            <wp:docPr id="9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png"/>
                    <pic:cNvPicPr>
                      <a:picLocks noChangeAspect="1"/>
                    </pic:cNvPicPr>
                  </pic:nvPicPr>
                  <pic:blipFill>
                    <a:blip r:embed="rId57" cstate="print"/>
                    <a:stretch>
                      <a:fillRect/>
                    </a:stretch>
                  </pic:blipFill>
                  <pic:spPr>
                    <a:xfrm>
                      <a:off x="0" y="0"/>
                      <a:ext cx="82295" cy="82296"/>
                    </a:xfrm>
                    <a:prstGeom prst="rect">
                      <a:avLst/>
                    </a:prstGeom>
                  </pic:spPr>
                </pic:pic>
              </a:graphicData>
            </a:graphic>
          </wp:anchor>
        </w:drawing>
      </w:r>
      <w:r>
        <w:drawing>
          <wp:anchor distT="0" distB="0" distL="0" distR="0" simplePos="0" relativeHeight="251665408" behindDoc="0" locked="0" layoutInCell="1" allowOverlap="1">
            <wp:simplePos x="0" y="0"/>
            <wp:positionH relativeFrom="page">
              <wp:posOffset>5029200</wp:posOffset>
            </wp:positionH>
            <wp:positionV relativeFrom="paragraph">
              <wp:posOffset>586105</wp:posOffset>
            </wp:positionV>
            <wp:extent cx="82550" cy="82550"/>
            <wp:effectExtent l="0" t="0" r="6350" b="6350"/>
            <wp:wrapNone/>
            <wp:docPr id="9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0.png"/>
                    <pic:cNvPicPr>
                      <a:picLocks noChangeAspect="1"/>
                    </pic:cNvPicPr>
                  </pic:nvPicPr>
                  <pic:blipFill>
                    <a:blip r:embed="rId58" cstate="print"/>
                    <a:stretch>
                      <a:fillRect/>
                    </a:stretch>
                  </pic:blipFill>
                  <pic:spPr>
                    <a:xfrm>
                      <a:off x="0" y="0"/>
                      <a:ext cx="82581" cy="82581"/>
                    </a:xfrm>
                    <a:prstGeom prst="rect">
                      <a:avLst/>
                    </a:prstGeom>
                  </pic:spPr>
                </pic:pic>
              </a:graphicData>
            </a:graphic>
          </wp:anchor>
        </w:drawing>
      </w:r>
      <w:r>
        <w:drawing>
          <wp:anchor distT="0" distB="0" distL="0" distR="0" simplePos="0" relativeHeight="251666432" behindDoc="0" locked="0" layoutInCell="1" allowOverlap="1">
            <wp:simplePos x="0" y="0"/>
            <wp:positionH relativeFrom="page">
              <wp:posOffset>5029200</wp:posOffset>
            </wp:positionH>
            <wp:positionV relativeFrom="paragraph">
              <wp:posOffset>779780</wp:posOffset>
            </wp:positionV>
            <wp:extent cx="82550" cy="82550"/>
            <wp:effectExtent l="0" t="0" r="6350" b="6350"/>
            <wp:wrapNone/>
            <wp:docPr id="9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png"/>
                    <pic:cNvPicPr>
                      <a:picLocks noChangeAspect="1"/>
                    </pic:cNvPicPr>
                  </pic:nvPicPr>
                  <pic:blipFill>
                    <a:blip r:embed="rId59" cstate="print"/>
                    <a:stretch>
                      <a:fillRect/>
                    </a:stretch>
                  </pic:blipFill>
                  <pic:spPr>
                    <a:xfrm>
                      <a:off x="0" y="0"/>
                      <a:ext cx="82295" cy="82296"/>
                    </a:xfrm>
                    <a:prstGeom prst="rect">
                      <a:avLst/>
                    </a:prstGeom>
                  </pic:spPr>
                </pic:pic>
              </a:graphicData>
            </a:graphic>
          </wp:anchor>
        </w:drawing>
      </w:r>
      <w:r>
        <w:drawing>
          <wp:inline distT="0" distB="0" distL="0" distR="0">
            <wp:extent cx="82550" cy="82550"/>
            <wp:effectExtent l="0" t="0" r="6350" b="6350"/>
            <wp:docPr id="9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1.png"/>
                    <pic:cNvPicPr>
                      <a:picLocks noChangeAspect="1"/>
                    </pic:cNvPicPr>
                  </pic:nvPicPr>
                  <pic:blipFill>
                    <a:blip r:embed="rId60" cstate="print"/>
                    <a:stretch>
                      <a:fillRect/>
                    </a:stretch>
                  </pic:blipFill>
                  <pic:spPr>
                    <a:xfrm>
                      <a:off x="0" y="0"/>
                      <a:ext cx="82753" cy="82753"/>
                    </a:xfrm>
                    <a:prstGeom prst="rect">
                      <a:avLst/>
                    </a:prstGeom>
                  </pic:spPr>
                </pic:pic>
              </a:graphicData>
            </a:graphic>
          </wp:inline>
        </w:drawing>
      </w:r>
      <w:r>
        <w:rPr>
          <w:rFonts w:ascii="Times New Roman"/>
          <w:spacing w:val="29"/>
          <w:w w:val="115"/>
          <w:position w:val="2"/>
          <w:sz w:val="20"/>
        </w:rPr>
        <w:t xml:space="preserve"> </w:t>
      </w:r>
      <w:r>
        <w:rPr>
          <w:rFonts w:ascii="Century Gothic"/>
          <w:b/>
          <w:color w:val="141221"/>
          <w:w w:val="115"/>
          <w:position w:val="2"/>
          <w:sz w:val="12"/>
        </w:rPr>
        <w:t>30%</w:t>
      </w:r>
      <w:r>
        <w:rPr>
          <w:rFonts w:ascii="Century Gothic"/>
          <w:b/>
          <w:color w:val="141221"/>
          <w:spacing w:val="59"/>
          <w:w w:val="115"/>
          <w:position w:val="2"/>
          <w:sz w:val="12"/>
        </w:rPr>
        <w:t xml:space="preserve">  </w:t>
      </w:r>
      <w:r>
        <w:rPr>
          <w:color w:val="141221"/>
          <w:w w:val="115"/>
          <w:position w:val="2"/>
          <w:sz w:val="12"/>
        </w:rPr>
        <w:t>Help</w:t>
      </w:r>
      <w:r>
        <w:rPr>
          <w:color w:val="141221"/>
          <w:spacing w:val="-3"/>
          <w:w w:val="115"/>
          <w:position w:val="2"/>
          <w:sz w:val="12"/>
        </w:rPr>
        <w:t xml:space="preserve"> </w:t>
      </w:r>
      <w:r>
        <w:rPr>
          <w:color w:val="141221"/>
          <w:w w:val="115"/>
          <w:position w:val="2"/>
          <w:sz w:val="12"/>
        </w:rPr>
        <w:t>enhance</w:t>
      </w:r>
      <w:r>
        <w:rPr>
          <w:color w:val="141221"/>
          <w:spacing w:val="-3"/>
          <w:w w:val="115"/>
          <w:position w:val="2"/>
          <w:sz w:val="12"/>
        </w:rPr>
        <w:t xml:space="preserve"> </w:t>
      </w:r>
      <w:r>
        <w:rPr>
          <w:color w:val="141221"/>
          <w:w w:val="115"/>
          <w:position w:val="2"/>
          <w:sz w:val="12"/>
        </w:rPr>
        <w:t>parts</w:t>
      </w:r>
      <w:r>
        <w:rPr>
          <w:color w:val="141221"/>
          <w:spacing w:val="-3"/>
          <w:w w:val="115"/>
          <w:position w:val="2"/>
          <w:sz w:val="12"/>
        </w:rPr>
        <w:t xml:space="preserve"> </w:t>
      </w:r>
      <w:r>
        <w:rPr>
          <w:color w:val="141221"/>
          <w:w w:val="115"/>
          <w:position w:val="2"/>
          <w:sz w:val="12"/>
        </w:rPr>
        <w:t>of</w:t>
      </w:r>
      <w:r>
        <w:rPr>
          <w:color w:val="141221"/>
          <w:spacing w:val="-3"/>
          <w:w w:val="115"/>
          <w:position w:val="2"/>
          <w:sz w:val="12"/>
        </w:rPr>
        <w:t xml:space="preserve"> </w:t>
      </w:r>
      <w:r>
        <w:rPr>
          <w:color w:val="141221"/>
          <w:w w:val="115"/>
          <w:position w:val="2"/>
          <w:sz w:val="12"/>
        </w:rPr>
        <w:t>your</w:t>
      </w:r>
      <w:r>
        <w:rPr>
          <w:color w:val="141221"/>
          <w:spacing w:val="-3"/>
          <w:w w:val="115"/>
          <w:position w:val="2"/>
          <w:sz w:val="12"/>
        </w:rPr>
        <w:t xml:space="preserve"> </w:t>
      </w:r>
      <w:r>
        <w:rPr>
          <w:color w:val="141221"/>
          <w:w w:val="115"/>
          <w:position w:val="2"/>
          <w:sz w:val="12"/>
        </w:rPr>
        <w:t>skillset</w:t>
      </w:r>
    </w:p>
    <w:p>
      <w:pPr>
        <w:pStyle w:val="6"/>
        <w:spacing w:before="6"/>
        <w:rPr>
          <w:sz w:val="12"/>
        </w:rPr>
      </w:pPr>
    </w:p>
    <w:tbl>
      <w:tblPr>
        <w:tblStyle w:val="8"/>
        <w:tblW w:w="0" w:type="auto"/>
        <w:tblInd w:w="957" w:type="dxa"/>
        <w:tblLayout w:type="fixed"/>
        <w:tblCellMar>
          <w:top w:w="0" w:type="dxa"/>
          <w:left w:w="0" w:type="dxa"/>
          <w:bottom w:w="0" w:type="dxa"/>
          <w:right w:w="0" w:type="dxa"/>
        </w:tblCellMar>
      </w:tblPr>
      <w:tblGrid>
        <w:gridCol w:w="406"/>
        <w:gridCol w:w="2304"/>
      </w:tblGrid>
      <w:tr>
        <w:tblPrEx>
          <w:tblCellMar>
            <w:top w:w="0" w:type="dxa"/>
            <w:left w:w="0" w:type="dxa"/>
            <w:bottom w:w="0" w:type="dxa"/>
            <w:right w:w="0" w:type="dxa"/>
          </w:tblCellMar>
        </w:tblPrEx>
        <w:trPr>
          <w:trHeight w:val="230" w:hRule="atLeast"/>
        </w:trPr>
        <w:tc>
          <w:tcPr>
            <w:tcW w:w="406" w:type="dxa"/>
          </w:tcPr>
          <w:p>
            <w:pPr>
              <w:pStyle w:val="13"/>
              <w:spacing w:before="2"/>
              <w:ind w:left="36" w:right="81"/>
              <w:jc w:val="center"/>
              <w:rPr>
                <w:rFonts w:ascii="Century Gothic"/>
                <w:b/>
                <w:sz w:val="12"/>
              </w:rPr>
            </w:pPr>
            <w:r>
              <w:rPr>
                <w:rFonts w:ascii="Century Gothic"/>
                <w:b/>
                <w:color w:val="141221"/>
                <w:spacing w:val="-5"/>
                <w:w w:val="110"/>
                <w:sz w:val="12"/>
              </w:rPr>
              <w:t>28%</w:t>
            </w:r>
          </w:p>
        </w:tc>
        <w:tc>
          <w:tcPr>
            <w:tcW w:w="2304" w:type="dxa"/>
          </w:tcPr>
          <w:p>
            <w:pPr>
              <w:pStyle w:val="13"/>
              <w:spacing w:before="8"/>
              <w:ind w:left="95"/>
              <w:rPr>
                <w:sz w:val="12"/>
              </w:rPr>
            </w:pPr>
            <w:r>
              <w:rPr>
                <w:color w:val="141221"/>
                <w:w w:val="110"/>
                <w:sz w:val="12"/>
              </w:rPr>
              <w:t>Support</w:t>
            </w:r>
            <w:r>
              <w:rPr>
                <w:color w:val="141221"/>
                <w:spacing w:val="2"/>
                <w:w w:val="110"/>
                <w:sz w:val="12"/>
              </w:rPr>
              <w:t xml:space="preserve"> </w:t>
            </w:r>
            <w:r>
              <w:rPr>
                <w:color w:val="141221"/>
                <w:w w:val="110"/>
                <w:sz w:val="12"/>
              </w:rPr>
              <w:t>you</w:t>
            </w:r>
            <w:r>
              <w:rPr>
                <w:color w:val="141221"/>
                <w:spacing w:val="3"/>
                <w:w w:val="110"/>
                <w:sz w:val="12"/>
              </w:rPr>
              <w:t xml:space="preserve"> </w:t>
            </w:r>
            <w:r>
              <w:rPr>
                <w:color w:val="141221"/>
                <w:w w:val="110"/>
                <w:sz w:val="12"/>
              </w:rPr>
              <w:t>overall</w:t>
            </w:r>
            <w:r>
              <w:rPr>
                <w:color w:val="141221"/>
                <w:spacing w:val="3"/>
                <w:w w:val="110"/>
                <w:sz w:val="12"/>
              </w:rPr>
              <w:t xml:space="preserve"> </w:t>
            </w:r>
            <w:r>
              <w:rPr>
                <w:color w:val="141221"/>
                <w:w w:val="110"/>
                <w:sz w:val="12"/>
              </w:rPr>
              <w:t>in</w:t>
            </w:r>
            <w:r>
              <w:rPr>
                <w:color w:val="141221"/>
                <w:spacing w:val="3"/>
                <w:w w:val="110"/>
                <w:sz w:val="12"/>
              </w:rPr>
              <w:t xml:space="preserve"> </w:t>
            </w:r>
            <w:r>
              <w:rPr>
                <w:color w:val="141221"/>
                <w:w w:val="110"/>
                <w:sz w:val="12"/>
              </w:rPr>
              <w:t>your</w:t>
            </w:r>
            <w:r>
              <w:rPr>
                <w:color w:val="141221"/>
                <w:spacing w:val="2"/>
                <w:w w:val="110"/>
                <w:sz w:val="12"/>
              </w:rPr>
              <w:t xml:space="preserve"> </w:t>
            </w:r>
            <w:r>
              <w:rPr>
                <w:color w:val="141221"/>
                <w:w w:val="110"/>
                <w:sz w:val="12"/>
              </w:rPr>
              <w:t>current</w:t>
            </w:r>
            <w:r>
              <w:rPr>
                <w:color w:val="141221"/>
                <w:spacing w:val="3"/>
                <w:w w:val="110"/>
                <w:sz w:val="12"/>
              </w:rPr>
              <w:t xml:space="preserve"> </w:t>
            </w:r>
            <w:r>
              <w:rPr>
                <w:color w:val="141221"/>
                <w:spacing w:val="-4"/>
                <w:w w:val="110"/>
                <w:sz w:val="12"/>
              </w:rPr>
              <w:t>role</w:t>
            </w:r>
          </w:p>
        </w:tc>
      </w:tr>
      <w:tr>
        <w:tblPrEx>
          <w:tblCellMar>
            <w:top w:w="0" w:type="dxa"/>
            <w:left w:w="0" w:type="dxa"/>
            <w:bottom w:w="0" w:type="dxa"/>
            <w:right w:w="0" w:type="dxa"/>
          </w:tblCellMar>
        </w:tblPrEx>
        <w:trPr>
          <w:trHeight w:val="305" w:hRule="atLeast"/>
        </w:trPr>
        <w:tc>
          <w:tcPr>
            <w:tcW w:w="406" w:type="dxa"/>
          </w:tcPr>
          <w:p>
            <w:pPr>
              <w:pStyle w:val="13"/>
              <w:spacing w:before="77"/>
              <w:ind w:left="36" w:right="79"/>
              <w:jc w:val="center"/>
              <w:rPr>
                <w:rFonts w:ascii="Century Gothic"/>
                <w:b/>
                <w:sz w:val="12"/>
              </w:rPr>
            </w:pPr>
            <w:r>
              <w:rPr>
                <w:rFonts w:ascii="Century Gothic"/>
                <w:b/>
                <w:color w:val="141221"/>
                <w:spacing w:val="-5"/>
                <w:w w:val="110"/>
                <w:sz w:val="12"/>
              </w:rPr>
              <w:t>24%</w:t>
            </w:r>
          </w:p>
        </w:tc>
        <w:tc>
          <w:tcPr>
            <w:tcW w:w="2304" w:type="dxa"/>
          </w:tcPr>
          <w:p>
            <w:pPr>
              <w:pStyle w:val="13"/>
              <w:spacing w:before="83"/>
              <w:ind w:left="95"/>
              <w:rPr>
                <w:sz w:val="12"/>
              </w:rPr>
            </w:pPr>
            <w:r>
              <w:rPr>
                <w:color w:val="141221"/>
                <w:w w:val="110"/>
                <w:sz w:val="12"/>
              </w:rPr>
              <w:t>Replace</w:t>
            </w:r>
            <w:r>
              <w:rPr>
                <w:color w:val="141221"/>
                <w:spacing w:val="2"/>
                <w:w w:val="110"/>
                <w:sz w:val="12"/>
              </w:rPr>
              <w:t xml:space="preserve"> </w:t>
            </w:r>
            <w:r>
              <w:rPr>
                <w:color w:val="141221"/>
                <w:w w:val="110"/>
                <w:sz w:val="12"/>
              </w:rPr>
              <w:t>a</w:t>
            </w:r>
            <w:r>
              <w:rPr>
                <w:color w:val="141221"/>
                <w:spacing w:val="3"/>
                <w:w w:val="110"/>
                <w:sz w:val="12"/>
              </w:rPr>
              <w:t xml:space="preserve"> </w:t>
            </w:r>
            <w:r>
              <w:rPr>
                <w:color w:val="141221"/>
                <w:w w:val="110"/>
                <w:sz w:val="12"/>
              </w:rPr>
              <w:t>large</w:t>
            </w:r>
            <w:r>
              <w:rPr>
                <w:color w:val="141221"/>
                <w:spacing w:val="2"/>
                <w:w w:val="110"/>
                <w:sz w:val="12"/>
              </w:rPr>
              <w:t xml:space="preserve"> </w:t>
            </w:r>
            <w:r>
              <w:rPr>
                <w:color w:val="141221"/>
                <w:w w:val="110"/>
                <w:sz w:val="12"/>
              </w:rPr>
              <w:t>part</w:t>
            </w:r>
            <w:r>
              <w:rPr>
                <w:color w:val="141221"/>
                <w:spacing w:val="3"/>
                <w:w w:val="110"/>
                <w:sz w:val="12"/>
              </w:rPr>
              <w:t xml:space="preserve"> </w:t>
            </w:r>
            <w:r>
              <w:rPr>
                <w:color w:val="141221"/>
                <w:w w:val="110"/>
                <w:sz w:val="12"/>
              </w:rPr>
              <w:t>of</w:t>
            </w:r>
            <w:r>
              <w:rPr>
                <w:color w:val="141221"/>
                <w:spacing w:val="2"/>
                <w:w w:val="110"/>
                <w:sz w:val="12"/>
              </w:rPr>
              <w:t xml:space="preserve"> </w:t>
            </w:r>
            <w:r>
              <w:rPr>
                <w:color w:val="141221"/>
                <w:w w:val="110"/>
                <w:sz w:val="12"/>
              </w:rPr>
              <w:t>your</w:t>
            </w:r>
            <w:r>
              <w:rPr>
                <w:color w:val="141221"/>
                <w:spacing w:val="3"/>
                <w:w w:val="110"/>
                <w:sz w:val="12"/>
              </w:rPr>
              <w:t xml:space="preserve"> </w:t>
            </w:r>
            <w:r>
              <w:rPr>
                <w:color w:val="141221"/>
                <w:spacing w:val="-4"/>
                <w:w w:val="110"/>
                <w:sz w:val="12"/>
              </w:rPr>
              <w:t>role</w:t>
            </w:r>
          </w:p>
        </w:tc>
      </w:tr>
      <w:tr>
        <w:tblPrEx>
          <w:tblCellMar>
            <w:top w:w="0" w:type="dxa"/>
            <w:left w:w="0" w:type="dxa"/>
            <w:bottom w:w="0" w:type="dxa"/>
            <w:right w:w="0" w:type="dxa"/>
          </w:tblCellMar>
        </w:tblPrEx>
        <w:trPr>
          <w:trHeight w:val="305" w:hRule="atLeast"/>
        </w:trPr>
        <w:tc>
          <w:tcPr>
            <w:tcW w:w="406" w:type="dxa"/>
          </w:tcPr>
          <w:p>
            <w:pPr>
              <w:pStyle w:val="13"/>
              <w:spacing w:before="77"/>
              <w:ind w:left="21" w:right="81"/>
              <w:jc w:val="center"/>
              <w:rPr>
                <w:rFonts w:ascii="Century Gothic"/>
                <w:b/>
                <w:sz w:val="12"/>
              </w:rPr>
            </w:pPr>
            <w:r>
              <w:rPr>
                <w:rFonts w:ascii="Century Gothic"/>
                <w:b/>
                <w:color w:val="141221"/>
                <w:spacing w:val="-5"/>
                <w:sz w:val="12"/>
              </w:rPr>
              <w:t>12%</w:t>
            </w:r>
          </w:p>
        </w:tc>
        <w:tc>
          <w:tcPr>
            <w:tcW w:w="2304" w:type="dxa"/>
          </w:tcPr>
          <w:p>
            <w:pPr>
              <w:pStyle w:val="13"/>
              <w:spacing w:before="83"/>
              <w:ind w:left="95"/>
              <w:rPr>
                <w:sz w:val="12"/>
              </w:rPr>
            </w:pPr>
            <w:r>
              <w:rPr>
                <w:color w:val="141221"/>
                <w:spacing w:val="-2"/>
                <w:w w:val="115"/>
                <w:sz w:val="12"/>
              </w:rPr>
              <w:t>Completely</w:t>
            </w:r>
            <w:r>
              <w:rPr>
                <w:color w:val="141221"/>
                <w:spacing w:val="3"/>
                <w:w w:val="115"/>
                <w:sz w:val="12"/>
              </w:rPr>
              <w:t xml:space="preserve"> </w:t>
            </w:r>
            <w:r>
              <w:rPr>
                <w:color w:val="141221"/>
                <w:spacing w:val="-2"/>
                <w:w w:val="115"/>
                <w:sz w:val="12"/>
              </w:rPr>
              <w:t>replace</w:t>
            </w:r>
            <w:r>
              <w:rPr>
                <w:color w:val="141221"/>
                <w:spacing w:val="4"/>
                <w:w w:val="115"/>
                <w:sz w:val="12"/>
              </w:rPr>
              <w:t xml:space="preserve"> </w:t>
            </w:r>
            <w:r>
              <w:rPr>
                <w:color w:val="141221"/>
                <w:spacing w:val="-2"/>
                <w:w w:val="115"/>
                <w:sz w:val="12"/>
              </w:rPr>
              <w:t>your</w:t>
            </w:r>
            <w:r>
              <w:rPr>
                <w:color w:val="141221"/>
                <w:spacing w:val="3"/>
                <w:w w:val="115"/>
                <w:sz w:val="12"/>
              </w:rPr>
              <w:t xml:space="preserve"> </w:t>
            </w:r>
            <w:r>
              <w:rPr>
                <w:color w:val="141221"/>
                <w:spacing w:val="-4"/>
                <w:w w:val="115"/>
                <w:sz w:val="12"/>
              </w:rPr>
              <w:t>role</w:t>
            </w:r>
          </w:p>
        </w:tc>
      </w:tr>
      <w:tr>
        <w:tblPrEx>
          <w:tblCellMar>
            <w:top w:w="0" w:type="dxa"/>
            <w:left w:w="0" w:type="dxa"/>
            <w:bottom w:w="0" w:type="dxa"/>
            <w:right w:w="0" w:type="dxa"/>
          </w:tblCellMar>
        </w:tblPrEx>
        <w:trPr>
          <w:trHeight w:val="230" w:hRule="atLeast"/>
        </w:trPr>
        <w:tc>
          <w:tcPr>
            <w:tcW w:w="406" w:type="dxa"/>
          </w:tcPr>
          <w:p>
            <w:pPr>
              <w:pStyle w:val="13"/>
              <w:spacing w:before="77" w:line="133" w:lineRule="exact"/>
              <w:ind w:left="36" w:right="160"/>
              <w:jc w:val="center"/>
              <w:rPr>
                <w:rFonts w:ascii="Century Gothic"/>
                <w:b/>
                <w:sz w:val="12"/>
              </w:rPr>
            </w:pPr>
            <w:r>
              <w:rPr>
                <w:rFonts w:ascii="Century Gothic"/>
                <w:b/>
                <w:color w:val="141221"/>
                <w:spacing w:val="-5"/>
                <w:w w:val="105"/>
                <w:sz w:val="12"/>
              </w:rPr>
              <w:t>5%</w:t>
            </w:r>
          </w:p>
        </w:tc>
        <w:tc>
          <w:tcPr>
            <w:tcW w:w="2304" w:type="dxa"/>
          </w:tcPr>
          <w:p>
            <w:pPr>
              <w:pStyle w:val="13"/>
              <w:spacing w:before="83" w:line="127" w:lineRule="exact"/>
              <w:ind w:left="95"/>
              <w:rPr>
                <w:sz w:val="12"/>
              </w:rPr>
            </w:pPr>
            <w:r>
              <w:rPr>
                <w:color w:val="141221"/>
                <w:w w:val="115"/>
                <w:sz w:val="12"/>
              </w:rPr>
              <w:t>Not</w:t>
            </w:r>
            <w:r>
              <w:rPr>
                <w:color w:val="141221"/>
                <w:spacing w:val="-6"/>
                <w:w w:val="115"/>
                <w:sz w:val="12"/>
              </w:rPr>
              <w:t xml:space="preserve"> </w:t>
            </w:r>
            <w:r>
              <w:rPr>
                <w:color w:val="141221"/>
                <w:w w:val="115"/>
                <w:sz w:val="12"/>
              </w:rPr>
              <w:t>impact</w:t>
            </w:r>
            <w:r>
              <w:rPr>
                <w:color w:val="141221"/>
                <w:spacing w:val="-6"/>
                <w:w w:val="115"/>
                <w:sz w:val="12"/>
              </w:rPr>
              <w:t xml:space="preserve"> </w:t>
            </w:r>
            <w:r>
              <w:rPr>
                <w:color w:val="141221"/>
                <w:w w:val="115"/>
                <w:sz w:val="12"/>
              </w:rPr>
              <w:t>your</w:t>
            </w:r>
            <w:r>
              <w:rPr>
                <w:color w:val="141221"/>
                <w:spacing w:val="-6"/>
                <w:w w:val="115"/>
                <w:sz w:val="12"/>
              </w:rPr>
              <w:t xml:space="preserve"> </w:t>
            </w:r>
            <w:r>
              <w:rPr>
                <w:color w:val="141221"/>
                <w:spacing w:val="-4"/>
                <w:w w:val="115"/>
                <w:sz w:val="12"/>
              </w:rPr>
              <w:t>role</w:t>
            </w:r>
          </w:p>
        </w:tc>
      </w:tr>
    </w:tbl>
    <w:p>
      <w:pPr>
        <w:spacing w:line="127" w:lineRule="exact"/>
        <w:rPr>
          <w:sz w:val="12"/>
        </w:rPr>
        <w:sectPr>
          <w:pgSz w:w="12240" w:h="15840"/>
          <w:pgMar w:top="1220" w:right="0" w:bottom="860" w:left="520" w:header="0" w:footer="675" w:gutter="0"/>
          <w:cols w:equalWidth="0" w:num="2">
            <w:col w:w="6578" w:space="40"/>
            <w:col w:w="5102"/>
          </w:cols>
        </w:sectPr>
      </w:pPr>
    </w:p>
    <w:p>
      <w:pPr>
        <w:pStyle w:val="6"/>
        <w:spacing w:before="28" w:line="276" w:lineRule="auto"/>
        <w:ind w:left="920" w:right="1444"/>
        <w:rPr>
          <w:w w:val="115"/>
          <w:lang w:eastAsia="zh-CN"/>
        </w:rPr>
      </w:pPr>
      <w:r>
        <w:rPr>
          <w:w w:val="115"/>
        </w:rPr>
        <w:t>to their existing functions. This perspective underscores the potential of AI to augment human capabilities,</w:t>
      </w:r>
      <w:r>
        <w:rPr>
          <w:spacing w:val="-6"/>
          <w:w w:val="115"/>
        </w:rPr>
        <w:t xml:space="preserve"> </w:t>
      </w:r>
      <w:r>
        <w:rPr>
          <w:w w:val="115"/>
        </w:rPr>
        <w:t>especially</w:t>
      </w:r>
      <w:r>
        <w:rPr>
          <w:spacing w:val="-6"/>
          <w:w w:val="115"/>
        </w:rPr>
        <w:t xml:space="preserve"> </w:t>
      </w:r>
      <w:r>
        <w:rPr>
          <w:w w:val="115"/>
        </w:rPr>
        <w:t>in</w:t>
      </w:r>
      <w:r>
        <w:rPr>
          <w:spacing w:val="-6"/>
          <w:w w:val="115"/>
        </w:rPr>
        <w:t xml:space="preserve"> </w:t>
      </w:r>
      <w:r>
        <w:rPr>
          <w:w w:val="115"/>
        </w:rPr>
        <w:t>automating</w:t>
      </w:r>
      <w:r>
        <w:rPr>
          <w:spacing w:val="-6"/>
          <w:w w:val="115"/>
        </w:rPr>
        <w:t xml:space="preserve"> </w:t>
      </w:r>
      <w:r>
        <w:rPr>
          <w:w w:val="115"/>
        </w:rPr>
        <w:t>manual</w:t>
      </w:r>
      <w:r>
        <w:rPr>
          <w:spacing w:val="-6"/>
          <w:w w:val="115"/>
        </w:rPr>
        <w:t xml:space="preserve"> </w:t>
      </w:r>
      <w:r>
        <w:rPr>
          <w:w w:val="115"/>
        </w:rPr>
        <w:t>and</w:t>
      </w:r>
      <w:r>
        <w:rPr>
          <w:spacing w:val="-6"/>
          <w:w w:val="115"/>
        </w:rPr>
        <w:t xml:space="preserve"> </w:t>
      </w:r>
      <w:r>
        <w:rPr>
          <w:w w:val="115"/>
        </w:rPr>
        <w:t>routine</w:t>
      </w:r>
      <w:r>
        <w:rPr>
          <w:spacing w:val="-6"/>
          <w:w w:val="115"/>
        </w:rPr>
        <w:t xml:space="preserve"> </w:t>
      </w:r>
      <w:r>
        <w:rPr>
          <w:w w:val="115"/>
        </w:rPr>
        <w:t>tasks.</w:t>
      </w:r>
      <w:r>
        <w:rPr>
          <w:spacing w:val="-6"/>
          <w:w w:val="115"/>
        </w:rPr>
        <w:t xml:space="preserve"> </w:t>
      </w:r>
      <w:r>
        <w:rPr>
          <w:w w:val="115"/>
        </w:rPr>
        <w:t>Technologies</w:t>
      </w:r>
      <w:r>
        <w:rPr>
          <w:spacing w:val="-6"/>
          <w:w w:val="115"/>
        </w:rPr>
        <w:t xml:space="preserve"> </w:t>
      </w:r>
      <w:r>
        <w:rPr>
          <w:w w:val="115"/>
        </w:rPr>
        <w:t>like</w:t>
      </w:r>
      <w:r>
        <w:rPr>
          <w:spacing w:val="-6"/>
          <w:w w:val="115"/>
        </w:rPr>
        <w:t xml:space="preserve"> </w:t>
      </w:r>
      <w:r>
        <w:rPr>
          <w:w w:val="115"/>
        </w:rPr>
        <w:t>AI-driven</w:t>
      </w:r>
      <w:r>
        <w:rPr>
          <w:spacing w:val="-6"/>
          <w:w w:val="115"/>
        </w:rPr>
        <w:t xml:space="preserve"> </w:t>
      </w:r>
      <w:r>
        <w:rPr>
          <w:w w:val="115"/>
        </w:rPr>
        <w:t>chatbots and</w:t>
      </w:r>
      <w:r>
        <w:rPr>
          <w:spacing w:val="-3"/>
          <w:w w:val="115"/>
        </w:rPr>
        <w:t xml:space="preserve"> </w:t>
      </w:r>
      <w:r>
        <w:rPr>
          <w:w w:val="115"/>
        </w:rPr>
        <w:t>analytical</w:t>
      </w:r>
      <w:r>
        <w:rPr>
          <w:spacing w:val="-3"/>
          <w:w w:val="115"/>
        </w:rPr>
        <w:t xml:space="preserve"> </w:t>
      </w:r>
      <w:r>
        <w:rPr>
          <w:w w:val="115"/>
        </w:rPr>
        <w:t>tools</w:t>
      </w:r>
      <w:r>
        <w:rPr>
          <w:spacing w:val="-3"/>
          <w:w w:val="115"/>
        </w:rPr>
        <w:t xml:space="preserve"> </w:t>
      </w:r>
      <w:r>
        <w:rPr>
          <w:w w:val="115"/>
        </w:rPr>
        <w:t>are</w:t>
      </w:r>
      <w:r>
        <w:rPr>
          <w:spacing w:val="-3"/>
          <w:w w:val="115"/>
        </w:rPr>
        <w:t xml:space="preserve"> </w:t>
      </w:r>
      <w:r>
        <w:rPr>
          <w:w w:val="115"/>
        </w:rPr>
        <w:t>expected</w:t>
      </w:r>
      <w:r>
        <w:rPr>
          <w:spacing w:val="-3"/>
          <w:w w:val="115"/>
        </w:rPr>
        <w:t xml:space="preserve"> </w:t>
      </w:r>
      <w:r>
        <w:rPr>
          <w:w w:val="115"/>
        </w:rPr>
        <w:t>to</w:t>
      </w:r>
      <w:r>
        <w:rPr>
          <w:spacing w:val="-3"/>
          <w:w w:val="115"/>
        </w:rPr>
        <w:t xml:space="preserve"> </w:t>
      </w:r>
      <w:r>
        <w:rPr>
          <w:w w:val="115"/>
        </w:rPr>
        <w:t>streamline</w:t>
      </w:r>
      <w:r>
        <w:rPr>
          <w:spacing w:val="-3"/>
          <w:w w:val="115"/>
        </w:rPr>
        <w:t xml:space="preserve"> </w:t>
      </w:r>
      <w:r>
        <w:rPr>
          <w:w w:val="115"/>
        </w:rPr>
        <w:t>operations</w:t>
      </w:r>
      <w:r>
        <w:rPr>
          <w:spacing w:val="-3"/>
          <w:w w:val="115"/>
        </w:rPr>
        <w:t xml:space="preserve"> </w:t>
      </w:r>
      <w:r>
        <w:rPr>
          <w:w w:val="115"/>
        </w:rPr>
        <w:t>and</w:t>
      </w:r>
      <w:r>
        <w:rPr>
          <w:spacing w:val="-3"/>
          <w:w w:val="115"/>
        </w:rPr>
        <w:t xml:space="preserve"> </w:t>
      </w:r>
      <w:r>
        <w:rPr>
          <w:w w:val="115"/>
        </w:rPr>
        <w:t>increase</w:t>
      </w:r>
      <w:r>
        <w:rPr>
          <w:spacing w:val="-3"/>
          <w:w w:val="115"/>
        </w:rPr>
        <w:t xml:space="preserve"> </w:t>
      </w:r>
      <w:r>
        <w:rPr>
          <w:w w:val="115"/>
        </w:rPr>
        <w:t>efficiency,</w:t>
      </w:r>
      <w:r>
        <w:rPr>
          <w:spacing w:val="-3"/>
          <w:w w:val="115"/>
        </w:rPr>
        <w:t xml:space="preserve"> </w:t>
      </w:r>
      <w:r>
        <w:rPr>
          <w:w w:val="115"/>
        </w:rPr>
        <w:t>assisting</w:t>
      </w:r>
      <w:r>
        <w:rPr>
          <w:spacing w:val="-3"/>
          <w:w w:val="115"/>
        </w:rPr>
        <w:t xml:space="preserve"> </w:t>
      </w:r>
      <w:r>
        <w:rPr>
          <w:w w:val="115"/>
        </w:rPr>
        <w:t>security professionals in more effectively managing their workload. Freeing their time up from more menial tasks to focus on more complex and creative elements of their job role.</w:t>
      </w:r>
    </w:p>
    <w:p>
      <w:pPr>
        <w:pStyle w:val="6"/>
        <w:spacing w:before="28" w:line="276" w:lineRule="auto"/>
        <w:ind w:left="920" w:right="1444"/>
        <w:rPr>
          <w:w w:val="115"/>
          <w:lang w:eastAsia="zh-CN"/>
        </w:rPr>
      </w:pPr>
    </w:p>
    <w:p>
      <w:pPr>
        <w:pStyle w:val="6"/>
        <w:spacing w:before="28" w:line="276" w:lineRule="auto"/>
        <w:ind w:left="920" w:right="1444"/>
        <w:rPr>
          <w:lang w:eastAsia="zh-CN"/>
        </w:rPr>
      </w:pPr>
    </w:p>
    <w:p>
      <w:pPr>
        <w:pStyle w:val="6"/>
        <w:spacing w:before="28" w:line="276" w:lineRule="auto"/>
        <w:ind w:left="920" w:right="1444"/>
        <w:rPr>
          <w:lang w:val="zh-CN" w:eastAsia="zh-CN"/>
        </w:rPr>
      </w:pPr>
    </w:p>
    <w:p>
      <w:pPr>
        <w:pStyle w:val="6"/>
        <w:spacing w:before="28" w:line="276" w:lineRule="auto"/>
        <w:ind w:left="920" w:right="1444"/>
        <w:rPr>
          <w:lang w:val="zh-CN" w:eastAsia="zh-CN"/>
        </w:rPr>
      </w:pPr>
      <w:r>
        <w:rPr>
          <w:lang w:val="zh-CN" w:eastAsia="zh-CN"/>
        </w:rPr>
        <w:br w:type="page"/>
      </w:r>
    </w:p>
    <w:p>
      <w:pPr>
        <w:pStyle w:val="6"/>
        <w:spacing w:before="294" w:line="276" w:lineRule="auto"/>
        <w:ind w:left="920" w:right="3071"/>
        <w:rPr>
          <w:rFonts w:ascii="微软雅黑" w:hAnsi="微软雅黑" w:eastAsia="微软雅黑" w:cs="微软雅黑"/>
          <w:lang w:eastAsia="zh-CN"/>
        </w:rPr>
      </w:pPr>
      <w:r>
        <w:rPr>
          <w:rFonts w:ascii="微软雅黑" w:hAnsi="微软雅黑" w:eastAsia="微软雅黑"/>
        </w:rPr>
        <mc:AlternateContent>
          <mc:Choice Requires="wps">
            <w:drawing>
              <wp:anchor distT="0" distB="0" distL="114300" distR="114300" simplePos="0" relativeHeight="251719680" behindDoc="0" locked="0" layoutInCell="1" allowOverlap="1">
                <wp:simplePos x="0" y="0"/>
                <wp:positionH relativeFrom="page">
                  <wp:posOffset>2973070</wp:posOffset>
                </wp:positionH>
                <wp:positionV relativeFrom="paragraph">
                  <wp:posOffset>188595</wp:posOffset>
                </wp:positionV>
                <wp:extent cx="3931285" cy="471805"/>
                <wp:effectExtent l="0" t="0" r="5715" b="10795"/>
                <wp:wrapNone/>
                <wp:docPr id="873166374" name="docshape303"/>
                <wp:cNvGraphicFramePr/>
                <a:graphic xmlns:a="http://schemas.openxmlformats.org/drawingml/2006/main">
                  <a:graphicData uri="http://schemas.microsoft.com/office/word/2010/wordprocessingShape">
                    <wps:wsp>
                      <wps:cNvSpPr txBox="1"/>
                      <wps:spPr bwMode="auto">
                        <a:xfrm>
                          <a:off x="0" y="0"/>
                          <a:ext cx="3931536" cy="471577"/>
                        </a:xfrm>
                        <a:prstGeom prst="rect">
                          <a:avLst/>
                        </a:prstGeom>
                        <a:solidFill>
                          <a:srgbClr val="EEF3F8"/>
                        </a:solidFill>
                        <a:ln>
                          <a:noFill/>
                        </a:ln>
                      </wps:spPr>
                      <wps:txbx>
                        <w:txbxContent>
                          <w:p>
                            <w:pPr>
                              <w:spacing w:before="54" w:line="278" w:lineRule="auto"/>
                              <w:ind w:left="689" w:hanging="169"/>
                              <w:rPr>
                                <w:rFonts w:ascii="Verdana"/>
                                <w:i/>
                                <w:color w:val="000000"/>
                                <w:sz w:val="17"/>
                                <w:lang w:eastAsia="zh-CN"/>
                              </w:rPr>
                            </w:pPr>
                            <w:r>
                              <w:rPr>
                                <w:rFonts w:hint="eastAsia" w:ascii="微软雅黑" w:hAnsi="微软雅黑" w:eastAsia="微软雅黑" w:cs="微软雅黑"/>
                                <w:i/>
                                <w:color w:val="454C5B"/>
                                <w:w w:val="90"/>
                                <w:sz w:val="17"/>
                                <w:lang w:eastAsia="zh-CN"/>
                              </w:rPr>
                              <w:t>请选择一个选项，以最佳反映您对</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在未来五年对您的岗位可能产生的影响的观点。未来</w:t>
                            </w:r>
                            <w:r>
                              <w:rPr>
                                <w:rFonts w:ascii="Verdana"/>
                                <w:i/>
                                <w:color w:val="454C5B"/>
                                <w:w w:val="90"/>
                                <w:sz w:val="17"/>
                                <w:lang w:eastAsia="zh-CN"/>
                              </w:rPr>
                              <w:t xml:space="preserve"> 5 </w:t>
                            </w:r>
                            <w:r>
                              <w:rPr>
                                <w:rFonts w:hint="eastAsia" w:ascii="微软雅黑" w:hAnsi="微软雅黑" w:eastAsia="微软雅黑" w:cs="微软雅黑"/>
                                <w:i/>
                                <w:color w:val="454C5B"/>
                                <w:w w:val="90"/>
                                <w:sz w:val="17"/>
                                <w:lang w:eastAsia="zh-CN"/>
                              </w:rPr>
                              <w:t>年内，</w:t>
                            </w:r>
                            <w:r>
                              <w:rPr>
                                <w:rFonts w:ascii="Verdana"/>
                                <w:i/>
                                <w:color w:val="454C5B"/>
                                <w:w w:val="90"/>
                                <w:sz w:val="17"/>
                                <w:lang w:eastAsia="zh-CN"/>
                              </w:rPr>
                              <w:t xml:space="preserve">AI </w:t>
                            </w:r>
                            <w:r>
                              <w:rPr>
                                <w:rFonts w:hint="eastAsia" w:ascii="微软雅黑" w:hAnsi="微软雅黑" w:eastAsia="微软雅黑" w:cs="微软雅黑"/>
                                <w:i/>
                                <w:color w:val="454C5B"/>
                                <w:w w:val="90"/>
                                <w:sz w:val="17"/>
                                <w:lang w:eastAsia="zh-CN"/>
                              </w:rPr>
                              <w:t>将</w:t>
                            </w:r>
                            <w:r>
                              <w:rPr>
                                <w:rFonts w:ascii="Verdana"/>
                                <w:i/>
                                <w:color w:val="454C5B"/>
                                <w:w w:val="90"/>
                                <w:sz w:val="17"/>
                                <w:lang w:eastAsia="zh-CN"/>
                              </w:rPr>
                              <w:t>...</w:t>
                            </w:r>
                          </w:p>
                        </w:txbxContent>
                      </wps:txbx>
                      <wps:bodyPr rot="0" vert="horz" wrap="square" lIns="0" tIns="0" rIns="0" bIns="0" anchor="t" anchorCtr="0" upright="1">
                        <a:noAutofit/>
                      </wps:bodyPr>
                    </wps:wsp>
                  </a:graphicData>
                </a:graphic>
              </wp:anchor>
            </w:drawing>
          </mc:Choice>
          <mc:Fallback>
            <w:pict>
              <v:shape id="docshape303" o:spid="_x0000_s1026" o:spt="202" type="#_x0000_t202" style="position:absolute;left:0pt;margin-left:234.1pt;margin-top:14.85pt;height:37.15pt;width:309.55pt;mso-position-horizontal-relative:page;z-index:251719680;mso-width-relative:page;mso-height-relative:page;" fillcolor="#EEF3F8" filled="t" stroked="f" coordsize="21600,21600" o:gfxdata="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i1CuX2AAAAAsBAAAPAAAAAAAAAAEAIAAAACIAAABkcnMv&#10;ZG93bnJldi54bWxQSwECFAAUAAAACACHTuJAW4FLNwMCAAAGBAAADgAAAAAAAAABACAAAAAnAQAA&#10;ZHJzL2Uyb0RvYy54bWxQSwUGAAAAAAYABgBZAQAAnAUAAAAA&#10;">
                <v:fill on="t" focussize="0,0"/>
                <v:stroke on="f"/>
                <v:imagedata o:title=""/>
                <o:lock v:ext="edit" aspectratio="f"/>
                <v:textbox inset="0mm,0mm,0mm,0mm">
                  <w:txbxContent>
                    <w:p>
                      <w:pPr>
                        <w:spacing w:before="54" w:line="278" w:lineRule="auto"/>
                        <w:ind w:left="689" w:hanging="169"/>
                        <w:rPr>
                          <w:rFonts w:ascii="Verdana"/>
                          <w:i/>
                          <w:color w:val="000000"/>
                          <w:sz w:val="17"/>
                          <w:lang w:eastAsia="zh-CN"/>
                        </w:rPr>
                      </w:pPr>
                      <w:r>
                        <w:rPr>
                          <w:rFonts w:hint="eastAsia" w:ascii="微软雅黑" w:hAnsi="微软雅黑" w:eastAsia="微软雅黑" w:cs="微软雅黑"/>
                          <w:i/>
                          <w:color w:val="454C5B"/>
                          <w:w w:val="90"/>
                          <w:sz w:val="17"/>
                          <w:lang w:eastAsia="zh-CN"/>
                        </w:rPr>
                        <w:t>请选择一个选项，以最佳反映您对</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在未来五年对您的岗位可能产生的影响的观点。未来</w:t>
                      </w:r>
                      <w:r>
                        <w:rPr>
                          <w:rFonts w:ascii="Verdana"/>
                          <w:i/>
                          <w:color w:val="454C5B"/>
                          <w:w w:val="90"/>
                          <w:sz w:val="17"/>
                          <w:lang w:eastAsia="zh-CN"/>
                        </w:rPr>
                        <w:t xml:space="preserve"> 5 </w:t>
                      </w:r>
                      <w:r>
                        <w:rPr>
                          <w:rFonts w:hint="eastAsia" w:ascii="微软雅黑" w:hAnsi="微软雅黑" w:eastAsia="微软雅黑" w:cs="微软雅黑"/>
                          <w:i/>
                          <w:color w:val="454C5B"/>
                          <w:w w:val="90"/>
                          <w:sz w:val="17"/>
                          <w:lang w:eastAsia="zh-CN"/>
                        </w:rPr>
                        <w:t>年内，</w:t>
                      </w:r>
                      <w:r>
                        <w:rPr>
                          <w:rFonts w:ascii="Verdana"/>
                          <w:i/>
                          <w:color w:val="454C5B"/>
                          <w:w w:val="90"/>
                          <w:sz w:val="17"/>
                          <w:lang w:eastAsia="zh-CN"/>
                        </w:rPr>
                        <w:t xml:space="preserve">AI </w:t>
                      </w:r>
                      <w:r>
                        <w:rPr>
                          <w:rFonts w:hint="eastAsia" w:ascii="微软雅黑" w:hAnsi="微软雅黑" w:eastAsia="微软雅黑" w:cs="微软雅黑"/>
                          <w:i/>
                          <w:color w:val="454C5B"/>
                          <w:w w:val="90"/>
                          <w:sz w:val="17"/>
                          <w:lang w:eastAsia="zh-CN"/>
                        </w:rPr>
                        <w:t>将</w:t>
                      </w:r>
                      <w:r>
                        <w:rPr>
                          <w:rFonts w:ascii="Verdana"/>
                          <w:i/>
                          <w:color w:val="454C5B"/>
                          <w:w w:val="90"/>
                          <w:sz w:val="17"/>
                          <w:lang w:eastAsia="zh-CN"/>
                        </w:rPr>
                        <w:t>...</w:t>
                      </w:r>
                    </w:p>
                  </w:txbxContent>
                </v:textbox>
              </v:shape>
            </w:pict>
          </mc:Fallback>
        </mc:AlternateContent>
      </w:r>
      <w:r>
        <w:rPr>
          <w:rFonts w:ascii="微软雅黑" w:hAnsi="微软雅黑" w:eastAsia="微软雅黑"/>
        </w:rPr>
        <mc:AlternateContent>
          <mc:Choice Requires="wpg">
            <w:drawing>
              <wp:anchor distT="0" distB="0" distL="114300" distR="114300" simplePos="0" relativeHeight="251714560" behindDoc="0" locked="0" layoutInCell="1" allowOverlap="1">
                <wp:simplePos x="0" y="0"/>
                <wp:positionH relativeFrom="page">
                  <wp:posOffset>2963545</wp:posOffset>
                </wp:positionH>
                <wp:positionV relativeFrom="paragraph">
                  <wp:posOffset>727075</wp:posOffset>
                </wp:positionV>
                <wp:extent cx="1837690" cy="1844675"/>
                <wp:effectExtent l="0" t="0" r="3810" b="9525"/>
                <wp:wrapNone/>
                <wp:docPr id="567721414" name="docshapegroup292"/>
                <wp:cNvGraphicFramePr/>
                <a:graphic xmlns:a="http://schemas.openxmlformats.org/drawingml/2006/main">
                  <a:graphicData uri="http://schemas.microsoft.com/office/word/2010/wordprocessingGroup">
                    <wpg:wgp>
                      <wpg:cNvGrpSpPr/>
                      <wpg:grpSpPr>
                        <a:xfrm>
                          <a:off x="0" y="0"/>
                          <a:ext cx="1837690" cy="1844675"/>
                          <a:chOff x="4667" y="1145"/>
                          <a:chExt cx="2894" cy="2905"/>
                        </a:xfrm>
                      </wpg:grpSpPr>
                      <wps:wsp>
                        <wps:cNvPr id="161979049" name="docshape293"/>
                        <wps:cNvSpPr/>
                        <wps:spPr bwMode="auto">
                          <a:xfrm>
                            <a:off x="4938" y="1156"/>
                            <a:ext cx="2622" cy="2883"/>
                          </a:xfrm>
                          <a:custGeom>
                            <a:avLst/>
                            <a:gdLst>
                              <a:gd name="T0" fmla="+- 0 6072 4939"/>
                              <a:gd name="T1" fmla="*/ T0 w 2622"/>
                              <a:gd name="T2" fmla="+- 0 1157 1156"/>
                              <a:gd name="T3" fmla="*/ 1157 h 2883"/>
                              <a:gd name="T4" fmla="+- 0 4939 4939"/>
                              <a:gd name="T5" fmla="*/ T4 w 2622"/>
                              <a:gd name="T6" fmla="+- 0 3423 1156"/>
                              <a:gd name="T7" fmla="*/ 3423 h 2883"/>
                              <a:gd name="T8" fmla="+- 0 5035 4939"/>
                              <a:gd name="T9" fmla="*/ T8 w 2622"/>
                              <a:gd name="T10" fmla="+- 0 3546 1156"/>
                              <a:gd name="T11" fmla="*/ 3546 h 2883"/>
                              <a:gd name="T12" fmla="+- 0 5142 4939"/>
                              <a:gd name="T13" fmla="*/ T12 w 2622"/>
                              <a:gd name="T14" fmla="+- 0 3656 1156"/>
                              <a:gd name="T15" fmla="*/ 3656 h 2883"/>
                              <a:gd name="T16" fmla="+- 0 5260 4939"/>
                              <a:gd name="T17" fmla="*/ T16 w 2622"/>
                              <a:gd name="T18" fmla="+- 0 3754 1156"/>
                              <a:gd name="T19" fmla="*/ 3754 h 2883"/>
                              <a:gd name="T20" fmla="+- 0 5387 4939"/>
                              <a:gd name="T21" fmla="*/ T20 w 2622"/>
                              <a:gd name="T22" fmla="+- 0 3838 1156"/>
                              <a:gd name="T23" fmla="*/ 3838 h 2883"/>
                              <a:gd name="T24" fmla="+- 0 5522 4939"/>
                              <a:gd name="T25" fmla="*/ T24 w 2622"/>
                              <a:gd name="T26" fmla="+- 0 3909 1156"/>
                              <a:gd name="T27" fmla="*/ 3909 h 2883"/>
                              <a:gd name="T28" fmla="+- 0 5664 4939"/>
                              <a:gd name="T29" fmla="*/ T28 w 2622"/>
                              <a:gd name="T30" fmla="+- 0 3964 1156"/>
                              <a:gd name="T31" fmla="*/ 3964 h 2883"/>
                              <a:gd name="T32" fmla="+- 0 5812 4939"/>
                              <a:gd name="T33" fmla="*/ T32 w 2622"/>
                              <a:gd name="T34" fmla="+- 0 4005 1156"/>
                              <a:gd name="T35" fmla="*/ 4005 h 2883"/>
                              <a:gd name="T36" fmla="+- 0 5964 4939"/>
                              <a:gd name="T37" fmla="*/ T36 w 2622"/>
                              <a:gd name="T38" fmla="+- 0 4030 1156"/>
                              <a:gd name="T39" fmla="*/ 4030 h 2883"/>
                              <a:gd name="T40" fmla="+- 0 6119 4939"/>
                              <a:gd name="T41" fmla="*/ T40 w 2622"/>
                              <a:gd name="T42" fmla="+- 0 4038 1156"/>
                              <a:gd name="T43" fmla="*/ 4038 h 2883"/>
                              <a:gd name="T44" fmla="+- 0 6270 4939"/>
                              <a:gd name="T45" fmla="*/ T44 w 2622"/>
                              <a:gd name="T46" fmla="+- 0 4030 1156"/>
                              <a:gd name="T47" fmla="*/ 4030 h 2883"/>
                              <a:gd name="T48" fmla="+- 0 6417 4939"/>
                              <a:gd name="T49" fmla="*/ T48 w 2622"/>
                              <a:gd name="T50" fmla="+- 0 4007 1156"/>
                              <a:gd name="T51" fmla="*/ 4007 h 2883"/>
                              <a:gd name="T52" fmla="+- 0 6559 4939"/>
                              <a:gd name="T53" fmla="*/ T52 w 2622"/>
                              <a:gd name="T54" fmla="+- 0 3969 1156"/>
                              <a:gd name="T55" fmla="*/ 3969 h 2883"/>
                              <a:gd name="T56" fmla="+- 0 6695 4939"/>
                              <a:gd name="T57" fmla="*/ T56 w 2622"/>
                              <a:gd name="T58" fmla="+- 0 3917 1156"/>
                              <a:gd name="T59" fmla="*/ 3917 h 2883"/>
                              <a:gd name="T60" fmla="+- 0 6824 4939"/>
                              <a:gd name="T61" fmla="*/ T60 w 2622"/>
                              <a:gd name="T62" fmla="+- 0 3852 1156"/>
                              <a:gd name="T63" fmla="*/ 3852 h 2883"/>
                              <a:gd name="T64" fmla="+- 0 6945 4939"/>
                              <a:gd name="T65" fmla="*/ T64 w 2622"/>
                              <a:gd name="T66" fmla="+- 0 3776 1156"/>
                              <a:gd name="T67" fmla="*/ 3776 h 2883"/>
                              <a:gd name="T68" fmla="+- 0 7058 4939"/>
                              <a:gd name="T69" fmla="*/ T68 w 2622"/>
                              <a:gd name="T70" fmla="+- 0 3687 1156"/>
                              <a:gd name="T71" fmla="*/ 3687 h 2883"/>
                              <a:gd name="T72" fmla="+- 0 7161 4939"/>
                              <a:gd name="T73" fmla="*/ T72 w 2622"/>
                              <a:gd name="T74" fmla="+- 0 3589 1156"/>
                              <a:gd name="T75" fmla="*/ 3589 h 2883"/>
                              <a:gd name="T76" fmla="+- 0 7255 4939"/>
                              <a:gd name="T77" fmla="*/ T76 w 2622"/>
                              <a:gd name="T78" fmla="+- 0 3480 1156"/>
                              <a:gd name="T79" fmla="*/ 3480 h 2883"/>
                              <a:gd name="T80" fmla="+- 0 7338 4939"/>
                              <a:gd name="T81" fmla="*/ T80 w 2622"/>
                              <a:gd name="T82" fmla="+- 0 3363 1156"/>
                              <a:gd name="T83" fmla="*/ 3363 h 2883"/>
                              <a:gd name="T84" fmla="+- 0 7408 4939"/>
                              <a:gd name="T85" fmla="*/ T84 w 2622"/>
                              <a:gd name="T86" fmla="+- 0 3238 1156"/>
                              <a:gd name="T87" fmla="*/ 3238 h 2883"/>
                              <a:gd name="T88" fmla="+- 0 7467 4939"/>
                              <a:gd name="T89" fmla="*/ T88 w 2622"/>
                              <a:gd name="T90" fmla="+- 0 3106 1156"/>
                              <a:gd name="T91" fmla="*/ 3106 h 2883"/>
                              <a:gd name="T92" fmla="+- 0 7512 4939"/>
                              <a:gd name="T93" fmla="*/ T92 w 2622"/>
                              <a:gd name="T94" fmla="+- 0 2967 1156"/>
                              <a:gd name="T95" fmla="*/ 2967 h 2883"/>
                              <a:gd name="T96" fmla="+- 0 7543 4939"/>
                              <a:gd name="T97" fmla="*/ T96 w 2622"/>
                              <a:gd name="T98" fmla="+- 0 2822 1156"/>
                              <a:gd name="T99" fmla="*/ 2822 h 2883"/>
                              <a:gd name="T100" fmla="+- 0 7558 4939"/>
                              <a:gd name="T101" fmla="*/ T100 w 2622"/>
                              <a:gd name="T102" fmla="+- 0 2673 1156"/>
                              <a:gd name="T103" fmla="*/ 2673 h 2883"/>
                              <a:gd name="T104" fmla="+- 0 7558 4939"/>
                              <a:gd name="T105" fmla="*/ T104 w 2622"/>
                              <a:gd name="T106" fmla="+- 0 2521 1156"/>
                              <a:gd name="T107" fmla="*/ 2521 h 2883"/>
                              <a:gd name="T108" fmla="+- 0 7543 4939"/>
                              <a:gd name="T109" fmla="*/ T108 w 2622"/>
                              <a:gd name="T110" fmla="+- 0 2372 1156"/>
                              <a:gd name="T111" fmla="*/ 2372 h 2883"/>
                              <a:gd name="T112" fmla="+- 0 7512 4939"/>
                              <a:gd name="T113" fmla="*/ T112 w 2622"/>
                              <a:gd name="T114" fmla="+- 0 2228 1156"/>
                              <a:gd name="T115" fmla="*/ 2228 h 2883"/>
                              <a:gd name="T116" fmla="+- 0 7467 4939"/>
                              <a:gd name="T117" fmla="*/ T116 w 2622"/>
                              <a:gd name="T118" fmla="+- 0 2089 1156"/>
                              <a:gd name="T119" fmla="*/ 2089 h 2883"/>
                              <a:gd name="T120" fmla="+- 0 7408 4939"/>
                              <a:gd name="T121" fmla="*/ T120 w 2622"/>
                              <a:gd name="T122" fmla="+- 0 1957 1156"/>
                              <a:gd name="T123" fmla="*/ 1957 h 2883"/>
                              <a:gd name="T124" fmla="+- 0 7338 4939"/>
                              <a:gd name="T125" fmla="*/ T124 w 2622"/>
                              <a:gd name="T126" fmla="+- 0 1831 1156"/>
                              <a:gd name="T127" fmla="*/ 1831 h 2883"/>
                              <a:gd name="T128" fmla="+- 0 7255 4939"/>
                              <a:gd name="T129" fmla="*/ T128 w 2622"/>
                              <a:gd name="T130" fmla="+- 0 1714 1156"/>
                              <a:gd name="T131" fmla="*/ 1714 h 2883"/>
                              <a:gd name="T132" fmla="+- 0 7161 4939"/>
                              <a:gd name="T133" fmla="*/ T132 w 2622"/>
                              <a:gd name="T134" fmla="+- 0 1606 1156"/>
                              <a:gd name="T135" fmla="*/ 1606 h 2883"/>
                              <a:gd name="T136" fmla="+- 0 7058 4939"/>
                              <a:gd name="T137" fmla="*/ T136 w 2622"/>
                              <a:gd name="T138" fmla="+- 0 1507 1156"/>
                              <a:gd name="T139" fmla="*/ 1507 h 2883"/>
                              <a:gd name="T140" fmla="+- 0 6945 4939"/>
                              <a:gd name="T141" fmla="*/ T140 w 2622"/>
                              <a:gd name="T142" fmla="+- 0 1419 1156"/>
                              <a:gd name="T143" fmla="*/ 1419 h 2883"/>
                              <a:gd name="T144" fmla="+- 0 6824 4939"/>
                              <a:gd name="T145" fmla="*/ T144 w 2622"/>
                              <a:gd name="T146" fmla="+- 0 1342 1156"/>
                              <a:gd name="T147" fmla="*/ 1342 h 2883"/>
                              <a:gd name="T148" fmla="+- 0 6695 4939"/>
                              <a:gd name="T149" fmla="*/ T148 w 2622"/>
                              <a:gd name="T150" fmla="+- 0 1277 1156"/>
                              <a:gd name="T151" fmla="*/ 1277 h 2883"/>
                              <a:gd name="T152" fmla="+- 0 6559 4939"/>
                              <a:gd name="T153" fmla="*/ T152 w 2622"/>
                              <a:gd name="T154" fmla="+- 0 1226 1156"/>
                              <a:gd name="T155" fmla="*/ 1226 h 2883"/>
                              <a:gd name="T156" fmla="+- 0 6417 4939"/>
                              <a:gd name="T157" fmla="*/ T156 w 2622"/>
                              <a:gd name="T158" fmla="+- 0 1188 1156"/>
                              <a:gd name="T159" fmla="*/ 1188 h 2883"/>
                              <a:gd name="T160" fmla="+- 0 6270 4939"/>
                              <a:gd name="T161" fmla="*/ T160 w 2622"/>
                              <a:gd name="T162" fmla="+- 0 1164 1156"/>
                              <a:gd name="T163" fmla="*/ 1164 h 2883"/>
                              <a:gd name="T164" fmla="+- 0 6119 4939"/>
                              <a:gd name="T165" fmla="*/ T164 w 2622"/>
                              <a:gd name="T166" fmla="+- 0 1156 1156"/>
                              <a:gd name="T167" fmla="*/ 1156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622" h="2883">
                                <a:moveTo>
                                  <a:pt x="1180" y="0"/>
                                </a:moveTo>
                                <a:lnTo>
                                  <a:pt x="1133" y="1"/>
                                </a:lnTo>
                                <a:lnTo>
                                  <a:pt x="1180" y="1441"/>
                                </a:lnTo>
                                <a:lnTo>
                                  <a:pt x="0" y="2267"/>
                                </a:lnTo>
                                <a:lnTo>
                                  <a:pt x="46" y="2330"/>
                                </a:lnTo>
                                <a:lnTo>
                                  <a:pt x="96" y="2390"/>
                                </a:lnTo>
                                <a:lnTo>
                                  <a:pt x="148" y="2447"/>
                                </a:lnTo>
                                <a:lnTo>
                                  <a:pt x="203" y="2500"/>
                                </a:lnTo>
                                <a:lnTo>
                                  <a:pt x="261" y="2551"/>
                                </a:lnTo>
                                <a:lnTo>
                                  <a:pt x="321" y="2598"/>
                                </a:lnTo>
                                <a:lnTo>
                                  <a:pt x="383" y="2642"/>
                                </a:lnTo>
                                <a:lnTo>
                                  <a:pt x="448" y="2682"/>
                                </a:lnTo>
                                <a:lnTo>
                                  <a:pt x="515" y="2719"/>
                                </a:lnTo>
                                <a:lnTo>
                                  <a:pt x="583" y="2753"/>
                                </a:lnTo>
                                <a:lnTo>
                                  <a:pt x="653" y="2782"/>
                                </a:lnTo>
                                <a:lnTo>
                                  <a:pt x="725" y="2808"/>
                                </a:lnTo>
                                <a:lnTo>
                                  <a:pt x="798" y="2831"/>
                                </a:lnTo>
                                <a:lnTo>
                                  <a:pt x="873" y="2849"/>
                                </a:lnTo>
                                <a:lnTo>
                                  <a:pt x="948" y="2864"/>
                                </a:lnTo>
                                <a:lnTo>
                                  <a:pt x="1025" y="2874"/>
                                </a:lnTo>
                                <a:lnTo>
                                  <a:pt x="1102" y="2880"/>
                                </a:lnTo>
                                <a:lnTo>
                                  <a:pt x="1180" y="2882"/>
                                </a:lnTo>
                                <a:lnTo>
                                  <a:pt x="1256" y="2880"/>
                                </a:lnTo>
                                <a:lnTo>
                                  <a:pt x="1331" y="2874"/>
                                </a:lnTo>
                                <a:lnTo>
                                  <a:pt x="1405" y="2865"/>
                                </a:lnTo>
                                <a:lnTo>
                                  <a:pt x="1478" y="2851"/>
                                </a:lnTo>
                                <a:lnTo>
                                  <a:pt x="1550" y="2834"/>
                                </a:lnTo>
                                <a:lnTo>
                                  <a:pt x="1620" y="2813"/>
                                </a:lnTo>
                                <a:lnTo>
                                  <a:pt x="1689" y="2789"/>
                                </a:lnTo>
                                <a:lnTo>
                                  <a:pt x="1756" y="2761"/>
                                </a:lnTo>
                                <a:lnTo>
                                  <a:pt x="1821" y="2730"/>
                                </a:lnTo>
                                <a:lnTo>
                                  <a:pt x="1885" y="2696"/>
                                </a:lnTo>
                                <a:lnTo>
                                  <a:pt x="1946" y="2659"/>
                                </a:lnTo>
                                <a:lnTo>
                                  <a:pt x="2006" y="2620"/>
                                </a:lnTo>
                                <a:lnTo>
                                  <a:pt x="2063" y="2577"/>
                                </a:lnTo>
                                <a:lnTo>
                                  <a:pt x="2119" y="2531"/>
                                </a:lnTo>
                                <a:lnTo>
                                  <a:pt x="2172" y="2483"/>
                                </a:lnTo>
                                <a:lnTo>
                                  <a:pt x="2222" y="2433"/>
                                </a:lnTo>
                                <a:lnTo>
                                  <a:pt x="2270" y="2380"/>
                                </a:lnTo>
                                <a:lnTo>
                                  <a:pt x="2316" y="2324"/>
                                </a:lnTo>
                                <a:lnTo>
                                  <a:pt x="2359" y="2267"/>
                                </a:lnTo>
                                <a:lnTo>
                                  <a:pt x="2399" y="2207"/>
                                </a:lnTo>
                                <a:lnTo>
                                  <a:pt x="2435" y="2145"/>
                                </a:lnTo>
                                <a:lnTo>
                                  <a:pt x="2469" y="2082"/>
                                </a:lnTo>
                                <a:lnTo>
                                  <a:pt x="2500" y="2017"/>
                                </a:lnTo>
                                <a:lnTo>
                                  <a:pt x="2528" y="1950"/>
                                </a:lnTo>
                                <a:lnTo>
                                  <a:pt x="2552" y="1881"/>
                                </a:lnTo>
                                <a:lnTo>
                                  <a:pt x="2573" y="1811"/>
                                </a:lnTo>
                                <a:lnTo>
                                  <a:pt x="2590" y="1739"/>
                                </a:lnTo>
                                <a:lnTo>
                                  <a:pt x="2604" y="1666"/>
                                </a:lnTo>
                                <a:lnTo>
                                  <a:pt x="2613" y="1592"/>
                                </a:lnTo>
                                <a:lnTo>
                                  <a:pt x="2619" y="1517"/>
                                </a:lnTo>
                                <a:lnTo>
                                  <a:pt x="2621" y="1441"/>
                                </a:lnTo>
                                <a:lnTo>
                                  <a:pt x="2619" y="1365"/>
                                </a:lnTo>
                                <a:lnTo>
                                  <a:pt x="2613" y="1290"/>
                                </a:lnTo>
                                <a:lnTo>
                                  <a:pt x="2604" y="1216"/>
                                </a:lnTo>
                                <a:lnTo>
                                  <a:pt x="2590" y="1143"/>
                                </a:lnTo>
                                <a:lnTo>
                                  <a:pt x="2573" y="1072"/>
                                </a:lnTo>
                                <a:lnTo>
                                  <a:pt x="2552" y="1002"/>
                                </a:lnTo>
                                <a:lnTo>
                                  <a:pt x="2528" y="933"/>
                                </a:lnTo>
                                <a:lnTo>
                                  <a:pt x="2500" y="866"/>
                                </a:lnTo>
                                <a:lnTo>
                                  <a:pt x="2469" y="801"/>
                                </a:lnTo>
                                <a:lnTo>
                                  <a:pt x="2435" y="737"/>
                                </a:lnTo>
                                <a:lnTo>
                                  <a:pt x="2399" y="675"/>
                                </a:lnTo>
                                <a:lnTo>
                                  <a:pt x="2359" y="616"/>
                                </a:lnTo>
                                <a:lnTo>
                                  <a:pt x="2316" y="558"/>
                                </a:lnTo>
                                <a:lnTo>
                                  <a:pt x="2270" y="503"/>
                                </a:lnTo>
                                <a:lnTo>
                                  <a:pt x="2222" y="450"/>
                                </a:lnTo>
                                <a:lnTo>
                                  <a:pt x="2172" y="399"/>
                                </a:lnTo>
                                <a:lnTo>
                                  <a:pt x="2119" y="351"/>
                                </a:lnTo>
                                <a:lnTo>
                                  <a:pt x="2063" y="306"/>
                                </a:lnTo>
                                <a:lnTo>
                                  <a:pt x="2006" y="263"/>
                                </a:lnTo>
                                <a:lnTo>
                                  <a:pt x="1946" y="223"/>
                                </a:lnTo>
                                <a:lnTo>
                                  <a:pt x="1885" y="186"/>
                                </a:lnTo>
                                <a:lnTo>
                                  <a:pt x="1821" y="152"/>
                                </a:lnTo>
                                <a:lnTo>
                                  <a:pt x="1756" y="121"/>
                                </a:lnTo>
                                <a:lnTo>
                                  <a:pt x="1689" y="94"/>
                                </a:lnTo>
                                <a:lnTo>
                                  <a:pt x="1620" y="70"/>
                                </a:lnTo>
                                <a:lnTo>
                                  <a:pt x="1550" y="49"/>
                                </a:lnTo>
                                <a:lnTo>
                                  <a:pt x="1478" y="32"/>
                                </a:lnTo>
                                <a:lnTo>
                                  <a:pt x="1405" y="18"/>
                                </a:lnTo>
                                <a:lnTo>
                                  <a:pt x="1331" y="8"/>
                                </a:lnTo>
                                <a:lnTo>
                                  <a:pt x="1256" y="2"/>
                                </a:lnTo>
                                <a:lnTo>
                                  <a:pt x="1180" y="0"/>
                                </a:lnTo>
                                <a:close/>
                              </a:path>
                            </a:pathLst>
                          </a:custGeom>
                          <a:solidFill>
                            <a:srgbClr val="CF4300"/>
                          </a:solidFill>
                          <a:ln>
                            <a:noFill/>
                          </a:ln>
                        </wps:spPr>
                        <wps:bodyPr rot="0" vert="horz" wrap="square" lIns="91440" tIns="45720" rIns="91440" bIns="45720" anchor="t" anchorCtr="0" upright="1">
                          <a:noAutofit/>
                        </wps:bodyPr>
                      </wps:wsp>
                      <wps:wsp>
                        <wps:cNvPr id="1969806139" name="docshape294"/>
                        <wps:cNvSpPr/>
                        <wps:spPr bwMode="auto">
                          <a:xfrm>
                            <a:off x="4678" y="1267"/>
                            <a:ext cx="2807" cy="2771"/>
                          </a:xfrm>
                          <a:custGeom>
                            <a:avLst/>
                            <a:gdLst>
                              <a:gd name="T0" fmla="+- 0 5492 4678"/>
                              <a:gd name="T1" fmla="*/ T0 w 2807"/>
                              <a:gd name="T2" fmla="+- 0 1300 1267"/>
                              <a:gd name="T3" fmla="*/ 1300 h 2771"/>
                              <a:gd name="T4" fmla="+- 0 5356 4678"/>
                              <a:gd name="T5" fmla="*/ T4 w 2807"/>
                              <a:gd name="T6" fmla="+- 0 1375 1267"/>
                              <a:gd name="T7" fmla="*/ 1375 h 2771"/>
                              <a:gd name="T8" fmla="+- 0 5230 4678"/>
                              <a:gd name="T9" fmla="*/ T8 w 2807"/>
                              <a:gd name="T10" fmla="+- 0 1464 1267"/>
                              <a:gd name="T11" fmla="*/ 1464 h 2771"/>
                              <a:gd name="T12" fmla="+- 0 5115 4678"/>
                              <a:gd name="T13" fmla="*/ T12 w 2807"/>
                              <a:gd name="T14" fmla="+- 0 1565 1267"/>
                              <a:gd name="T15" fmla="*/ 1565 h 2771"/>
                              <a:gd name="T16" fmla="+- 0 5011 4678"/>
                              <a:gd name="T17" fmla="*/ T16 w 2807"/>
                              <a:gd name="T18" fmla="+- 0 1677 1267"/>
                              <a:gd name="T19" fmla="*/ 1677 h 2771"/>
                              <a:gd name="T20" fmla="+- 0 4920 4678"/>
                              <a:gd name="T21" fmla="*/ T20 w 2807"/>
                              <a:gd name="T22" fmla="+- 0 1799 1267"/>
                              <a:gd name="T23" fmla="*/ 1799 h 2771"/>
                              <a:gd name="T24" fmla="+- 0 4843 4678"/>
                              <a:gd name="T25" fmla="*/ T24 w 2807"/>
                              <a:gd name="T26" fmla="+- 0 1929 1267"/>
                              <a:gd name="T27" fmla="*/ 1929 h 2771"/>
                              <a:gd name="T28" fmla="+- 0 4779 4678"/>
                              <a:gd name="T29" fmla="*/ T28 w 2807"/>
                              <a:gd name="T30" fmla="+- 0 2068 1267"/>
                              <a:gd name="T31" fmla="*/ 2068 h 2771"/>
                              <a:gd name="T32" fmla="+- 0 4731 4678"/>
                              <a:gd name="T33" fmla="*/ T32 w 2807"/>
                              <a:gd name="T34" fmla="+- 0 2213 1267"/>
                              <a:gd name="T35" fmla="*/ 2213 h 2771"/>
                              <a:gd name="T36" fmla="+- 0 4697 4678"/>
                              <a:gd name="T37" fmla="*/ T36 w 2807"/>
                              <a:gd name="T38" fmla="+- 0 2364 1267"/>
                              <a:gd name="T39" fmla="*/ 2364 h 2771"/>
                              <a:gd name="T40" fmla="+- 0 4680 4678"/>
                              <a:gd name="T41" fmla="*/ T40 w 2807"/>
                              <a:gd name="T42" fmla="+- 0 2519 1267"/>
                              <a:gd name="T43" fmla="*/ 2519 h 2771"/>
                              <a:gd name="T44" fmla="+- 0 4680 4678"/>
                              <a:gd name="T45" fmla="*/ T44 w 2807"/>
                              <a:gd name="T46" fmla="+- 0 2673 1267"/>
                              <a:gd name="T47" fmla="*/ 2673 h 2771"/>
                              <a:gd name="T48" fmla="+- 0 4696 4678"/>
                              <a:gd name="T49" fmla="*/ T48 w 2807"/>
                              <a:gd name="T50" fmla="+- 0 2822 1267"/>
                              <a:gd name="T51" fmla="*/ 2822 h 2771"/>
                              <a:gd name="T52" fmla="+- 0 4727 4678"/>
                              <a:gd name="T53" fmla="*/ T52 w 2807"/>
                              <a:gd name="T54" fmla="+- 0 2967 1267"/>
                              <a:gd name="T55" fmla="*/ 2967 h 2771"/>
                              <a:gd name="T56" fmla="+- 0 4772 4678"/>
                              <a:gd name="T57" fmla="*/ T56 w 2807"/>
                              <a:gd name="T58" fmla="+- 0 3106 1267"/>
                              <a:gd name="T59" fmla="*/ 3106 h 2771"/>
                              <a:gd name="T60" fmla="+- 0 4830 4678"/>
                              <a:gd name="T61" fmla="*/ T60 w 2807"/>
                              <a:gd name="T62" fmla="+- 0 3238 1267"/>
                              <a:gd name="T63" fmla="*/ 3238 h 2771"/>
                              <a:gd name="T64" fmla="+- 0 4901 4678"/>
                              <a:gd name="T65" fmla="*/ T64 w 2807"/>
                              <a:gd name="T66" fmla="+- 0 3363 1267"/>
                              <a:gd name="T67" fmla="*/ 3363 h 2771"/>
                              <a:gd name="T68" fmla="+- 0 4984 4678"/>
                              <a:gd name="T69" fmla="*/ T68 w 2807"/>
                              <a:gd name="T70" fmla="+- 0 3480 1267"/>
                              <a:gd name="T71" fmla="*/ 3480 h 2771"/>
                              <a:gd name="T72" fmla="+- 0 5077 4678"/>
                              <a:gd name="T73" fmla="*/ T72 w 2807"/>
                              <a:gd name="T74" fmla="+- 0 3589 1267"/>
                              <a:gd name="T75" fmla="*/ 3589 h 2771"/>
                              <a:gd name="T76" fmla="+- 0 5181 4678"/>
                              <a:gd name="T77" fmla="*/ T76 w 2807"/>
                              <a:gd name="T78" fmla="+- 0 3687 1267"/>
                              <a:gd name="T79" fmla="*/ 3687 h 2771"/>
                              <a:gd name="T80" fmla="+- 0 5294 4678"/>
                              <a:gd name="T81" fmla="*/ T80 w 2807"/>
                              <a:gd name="T82" fmla="+- 0 3776 1267"/>
                              <a:gd name="T83" fmla="*/ 3776 h 2771"/>
                              <a:gd name="T84" fmla="+- 0 5415 4678"/>
                              <a:gd name="T85" fmla="*/ T84 w 2807"/>
                              <a:gd name="T86" fmla="+- 0 3852 1267"/>
                              <a:gd name="T87" fmla="*/ 3852 h 2771"/>
                              <a:gd name="T88" fmla="+- 0 5544 4678"/>
                              <a:gd name="T89" fmla="*/ T88 w 2807"/>
                              <a:gd name="T90" fmla="+- 0 3917 1267"/>
                              <a:gd name="T91" fmla="*/ 3917 h 2771"/>
                              <a:gd name="T92" fmla="+- 0 5680 4678"/>
                              <a:gd name="T93" fmla="*/ T92 w 2807"/>
                              <a:gd name="T94" fmla="+- 0 3969 1267"/>
                              <a:gd name="T95" fmla="*/ 3969 h 2771"/>
                              <a:gd name="T96" fmla="+- 0 5821 4678"/>
                              <a:gd name="T97" fmla="*/ T96 w 2807"/>
                              <a:gd name="T98" fmla="+- 0 4007 1267"/>
                              <a:gd name="T99" fmla="*/ 4007 h 2771"/>
                              <a:gd name="T100" fmla="+- 0 5968 4678"/>
                              <a:gd name="T101" fmla="*/ T100 w 2807"/>
                              <a:gd name="T102" fmla="+- 0 4030 1267"/>
                              <a:gd name="T103" fmla="*/ 4030 h 2771"/>
                              <a:gd name="T104" fmla="+- 0 6119 4678"/>
                              <a:gd name="T105" fmla="*/ T104 w 2807"/>
                              <a:gd name="T106" fmla="+- 0 4038 1267"/>
                              <a:gd name="T107" fmla="*/ 4038 h 2771"/>
                              <a:gd name="T108" fmla="+- 0 6272 4678"/>
                              <a:gd name="T109" fmla="*/ T108 w 2807"/>
                              <a:gd name="T110" fmla="+- 0 4030 1267"/>
                              <a:gd name="T111" fmla="*/ 4030 h 2771"/>
                              <a:gd name="T112" fmla="+- 0 6421 4678"/>
                              <a:gd name="T113" fmla="*/ T112 w 2807"/>
                              <a:gd name="T114" fmla="+- 0 4006 1267"/>
                              <a:gd name="T115" fmla="*/ 4006 h 2771"/>
                              <a:gd name="T116" fmla="+- 0 6565 4678"/>
                              <a:gd name="T117" fmla="*/ T116 w 2807"/>
                              <a:gd name="T118" fmla="+- 0 3967 1267"/>
                              <a:gd name="T119" fmla="*/ 3967 h 2771"/>
                              <a:gd name="T120" fmla="+- 0 6704 4678"/>
                              <a:gd name="T121" fmla="*/ T120 w 2807"/>
                              <a:gd name="T122" fmla="+- 0 3914 1267"/>
                              <a:gd name="T123" fmla="*/ 3914 h 2771"/>
                              <a:gd name="T124" fmla="+- 0 6835 4678"/>
                              <a:gd name="T125" fmla="*/ T124 w 2807"/>
                              <a:gd name="T126" fmla="+- 0 3847 1267"/>
                              <a:gd name="T127" fmla="*/ 3847 h 2771"/>
                              <a:gd name="T128" fmla="+- 0 6959 4678"/>
                              <a:gd name="T129" fmla="*/ T128 w 2807"/>
                              <a:gd name="T130" fmla="+- 0 3767 1267"/>
                              <a:gd name="T131" fmla="*/ 3767 h 2771"/>
                              <a:gd name="T132" fmla="+- 0 7075 4678"/>
                              <a:gd name="T133" fmla="*/ T132 w 2807"/>
                              <a:gd name="T134" fmla="+- 0 3675 1267"/>
                              <a:gd name="T135" fmla="*/ 3675 h 2771"/>
                              <a:gd name="T136" fmla="+- 0 7180 4678"/>
                              <a:gd name="T137" fmla="*/ T136 w 2807"/>
                              <a:gd name="T138" fmla="+- 0 3572 1267"/>
                              <a:gd name="T139" fmla="*/ 3572 h 2771"/>
                              <a:gd name="T140" fmla="+- 0 7275 4678"/>
                              <a:gd name="T141" fmla="*/ T140 w 2807"/>
                              <a:gd name="T142" fmla="+- 0 3458 1267"/>
                              <a:gd name="T143" fmla="*/ 3458 h 2771"/>
                              <a:gd name="T144" fmla="+- 0 7358 4678"/>
                              <a:gd name="T145" fmla="*/ T144 w 2807"/>
                              <a:gd name="T146" fmla="+- 0 3334 1267"/>
                              <a:gd name="T147" fmla="*/ 3334 h 2771"/>
                              <a:gd name="T148" fmla="+- 0 7428 4678"/>
                              <a:gd name="T149" fmla="*/ T148 w 2807"/>
                              <a:gd name="T150" fmla="+- 0 3200 1267"/>
                              <a:gd name="T151" fmla="*/ 3200 h 2771"/>
                              <a:gd name="T152" fmla="+- 0 7485 4678"/>
                              <a:gd name="T153" fmla="*/ T152 w 2807"/>
                              <a:gd name="T154" fmla="+- 0 3058 1267"/>
                              <a:gd name="T155" fmla="*/ 3058 h 2771"/>
                              <a:gd name="T156" fmla="+- 0 5564 4678"/>
                              <a:gd name="T157" fmla="*/ T156 w 2807"/>
                              <a:gd name="T158" fmla="+- 0 1267 1267"/>
                              <a:gd name="T159" fmla="*/ 1267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807" h="2771">
                                <a:moveTo>
                                  <a:pt x="886" y="0"/>
                                </a:moveTo>
                                <a:lnTo>
                                  <a:pt x="814" y="33"/>
                                </a:lnTo>
                                <a:lnTo>
                                  <a:pt x="745" y="69"/>
                                </a:lnTo>
                                <a:lnTo>
                                  <a:pt x="678" y="108"/>
                                </a:lnTo>
                                <a:lnTo>
                                  <a:pt x="614" y="151"/>
                                </a:lnTo>
                                <a:lnTo>
                                  <a:pt x="552" y="197"/>
                                </a:lnTo>
                                <a:lnTo>
                                  <a:pt x="493" y="246"/>
                                </a:lnTo>
                                <a:lnTo>
                                  <a:pt x="437" y="298"/>
                                </a:lnTo>
                                <a:lnTo>
                                  <a:pt x="383" y="352"/>
                                </a:lnTo>
                                <a:lnTo>
                                  <a:pt x="333" y="410"/>
                                </a:lnTo>
                                <a:lnTo>
                                  <a:pt x="286" y="469"/>
                                </a:lnTo>
                                <a:lnTo>
                                  <a:pt x="242" y="532"/>
                                </a:lnTo>
                                <a:lnTo>
                                  <a:pt x="202" y="596"/>
                                </a:lnTo>
                                <a:lnTo>
                                  <a:pt x="165" y="662"/>
                                </a:lnTo>
                                <a:lnTo>
                                  <a:pt x="131" y="731"/>
                                </a:lnTo>
                                <a:lnTo>
                                  <a:pt x="101" y="801"/>
                                </a:lnTo>
                                <a:lnTo>
                                  <a:pt x="75" y="873"/>
                                </a:lnTo>
                                <a:lnTo>
                                  <a:pt x="53" y="946"/>
                                </a:lnTo>
                                <a:lnTo>
                                  <a:pt x="34" y="1021"/>
                                </a:lnTo>
                                <a:lnTo>
                                  <a:pt x="19" y="1097"/>
                                </a:lnTo>
                                <a:lnTo>
                                  <a:pt x="9" y="1174"/>
                                </a:lnTo>
                                <a:lnTo>
                                  <a:pt x="2" y="1252"/>
                                </a:lnTo>
                                <a:lnTo>
                                  <a:pt x="0" y="1330"/>
                                </a:lnTo>
                                <a:lnTo>
                                  <a:pt x="2" y="1406"/>
                                </a:lnTo>
                                <a:lnTo>
                                  <a:pt x="8" y="1481"/>
                                </a:lnTo>
                                <a:lnTo>
                                  <a:pt x="18" y="1555"/>
                                </a:lnTo>
                                <a:lnTo>
                                  <a:pt x="32" y="1628"/>
                                </a:lnTo>
                                <a:lnTo>
                                  <a:pt x="49" y="1700"/>
                                </a:lnTo>
                                <a:lnTo>
                                  <a:pt x="70" y="1770"/>
                                </a:lnTo>
                                <a:lnTo>
                                  <a:pt x="94" y="1839"/>
                                </a:lnTo>
                                <a:lnTo>
                                  <a:pt x="121" y="1906"/>
                                </a:lnTo>
                                <a:lnTo>
                                  <a:pt x="152" y="1971"/>
                                </a:lnTo>
                                <a:lnTo>
                                  <a:pt x="186" y="2034"/>
                                </a:lnTo>
                                <a:lnTo>
                                  <a:pt x="223" y="2096"/>
                                </a:lnTo>
                                <a:lnTo>
                                  <a:pt x="263" y="2156"/>
                                </a:lnTo>
                                <a:lnTo>
                                  <a:pt x="306" y="2213"/>
                                </a:lnTo>
                                <a:lnTo>
                                  <a:pt x="351" y="2269"/>
                                </a:lnTo>
                                <a:lnTo>
                                  <a:pt x="399" y="2322"/>
                                </a:lnTo>
                                <a:lnTo>
                                  <a:pt x="450" y="2372"/>
                                </a:lnTo>
                                <a:lnTo>
                                  <a:pt x="503" y="2420"/>
                                </a:lnTo>
                                <a:lnTo>
                                  <a:pt x="558" y="2466"/>
                                </a:lnTo>
                                <a:lnTo>
                                  <a:pt x="616" y="2509"/>
                                </a:lnTo>
                                <a:lnTo>
                                  <a:pt x="675" y="2548"/>
                                </a:lnTo>
                                <a:lnTo>
                                  <a:pt x="737" y="2585"/>
                                </a:lnTo>
                                <a:lnTo>
                                  <a:pt x="801" y="2619"/>
                                </a:lnTo>
                                <a:lnTo>
                                  <a:pt x="866" y="2650"/>
                                </a:lnTo>
                                <a:lnTo>
                                  <a:pt x="933" y="2678"/>
                                </a:lnTo>
                                <a:lnTo>
                                  <a:pt x="1002" y="2702"/>
                                </a:lnTo>
                                <a:lnTo>
                                  <a:pt x="1072" y="2723"/>
                                </a:lnTo>
                                <a:lnTo>
                                  <a:pt x="1143" y="2740"/>
                                </a:lnTo>
                                <a:lnTo>
                                  <a:pt x="1216" y="2754"/>
                                </a:lnTo>
                                <a:lnTo>
                                  <a:pt x="1290" y="2763"/>
                                </a:lnTo>
                                <a:lnTo>
                                  <a:pt x="1365" y="2769"/>
                                </a:lnTo>
                                <a:lnTo>
                                  <a:pt x="1441" y="2771"/>
                                </a:lnTo>
                                <a:lnTo>
                                  <a:pt x="1518" y="2769"/>
                                </a:lnTo>
                                <a:lnTo>
                                  <a:pt x="1594" y="2763"/>
                                </a:lnTo>
                                <a:lnTo>
                                  <a:pt x="1669" y="2753"/>
                                </a:lnTo>
                                <a:lnTo>
                                  <a:pt x="1743" y="2739"/>
                                </a:lnTo>
                                <a:lnTo>
                                  <a:pt x="1816" y="2722"/>
                                </a:lnTo>
                                <a:lnTo>
                                  <a:pt x="1887" y="2700"/>
                                </a:lnTo>
                                <a:lnTo>
                                  <a:pt x="1957" y="2675"/>
                                </a:lnTo>
                                <a:lnTo>
                                  <a:pt x="2026" y="2647"/>
                                </a:lnTo>
                                <a:lnTo>
                                  <a:pt x="2092" y="2615"/>
                                </a:lnTo>
                                <a:lnTo>
                                  <a:pt x="2157" y="2580"/>
                                </a:lnTo>
                                <a:lnTo>
                                  <a:pt x="2220" y="2542"/>
                                </a:lnTo>
                                <a:lnTo>
                                  <a:pt x="2281" y="2500"/>
                                </a:lnTo>
                                <a:lnTo>
                                  <a:pt x="2340" y="2456"/>
                                </a:lnTo>
                                <a:lnTo>
                                  <a:pt x="2397" y="2408"/>
                                </a:lnTo>
                                <a:lnTo>
                                  <a:pt x="2451" y="2358"/>
                                </a:lnTo>
                                <a:lnTo>
                                  <a:pt x="2502" y="2305"/>
                                </a:lnTo>
                                <a:lnTo>
                                  <a:pt x="2551" y="2249"/>
                                </a:lnTo>
                                <a:lnTo>
                                  <a:pt x="2597" y="2191"/>
                                </a:lnTo>
                                <a:lnTo>
                                  <a:pt x="2640" y="2130"/>
                                </a:lnTo>
                                <a:lnTo>
                                  <a:pt x="2680" y="2067"/>
                                </a:lnTo>
                                <a:lnTo>
                                  <a:pt x="2717" y="2001"/>
                                </a:lnTo>
                                <a:lnTo>
                                  <a:pt x="2750" y="1933"/>
                                </a:lnTo>
                                <a:lnTo>
                                  <a:pt x="2780" y="1863"/>
                                </a:lnTo>
                                <a:lnTo>
                                  <a:pt x="2807" y="1791"/>
                                </a:lnTo>
                                <a:lnTo>
                                  <a:pt x="1441" y="1330"/>
                                </a:lnTo>
                                <a:lnTo>
                                  <a:pt x="886" y="0"/>
                                </a:lnTo>
                                <a:close/>
                              </a:path>
                            </a:pathLst>
                          </a:custGeom>
                          <a:solidFill>
                            <a:srgbClr val="FF7A00"/>
                          </a:solidFill>
                          <a:ln>
                            <a:noFill/>
                          </a:ln>
                        </wps:spPr>
                        <wps:bodyPr rot="0" vert="horz" wrap="square" lIns="91440" tIns="45720" rIns="91440" bIns="45720" anchor="t" anchorCtr="0" upright="1">
                          <a:noAutofit/>
                        </wps:bodyPr>
                      </wps:wsp>
                      <wps:wsp>
                        <wps:cNvPr id="778473699" name="docshape295"/>
                        <wps:cNvSpPr/>
                        <wps:spPr bwMode="auto">
                          <a:xfrm>
                            <a:off x="4678" y="1267"/>
                            <a:ext cx="2807" cy="2771"/>
                          </a:xfrm>
                          <a:custGeom>
                            <a:avLst/>
                            <a:gdLst>
                              <a:gd name="T0" fmla="+- 0 7485 4678"/>
                              <a:gd name="T1" fmla="*/ T0 w 2807"/>
                              <a:gd name="T2" fmla="+- 0 3058 1267"/>
                              <a:gd name="T3" fmla="*/ 3058 h 2771"/>
                              <a:gd name="T4" fmla="+- 0 7428 4678"/>
                              <a:gd name="T5" fmla="*/ T4 w 2807"/>
                              <a:gd name="T6" fmla="+- 0 3200 1267"/>
                              <a:gd name="T7" fmla="*/ 3200 h 2771"/>
                              <a:gd name="T8" fmla="+- 0 7358 4678"/>
                              <a:gd name="T9" fmla="*/ T8 w 2807"/>
                              <a:gd name="T10" fmla="+- 0 3334 1267"/>
                              <a:gd name="T11" fmla="*/ 3334 h 2771"/>
                              <a:gd name="T12" fmla="+- 0 7275 4678"/>
                              <a:gd name="T13" fmla="*/ T12 w 2807"/>
                              <a:gd name="T14" fmla="+- 0 3458 1267"/>
                              <a:gd name="T15" fmla="*/ 3458 h 2771"/>
                              <a:gd name="T16" fmla="+- 0 7180 4678"/>
                              <a:gd name="T17" fmla="*/ T16 w 2807"/>
                              <a:gd name="T18" fmla="+- 0 3572 1267"/>
                              <a:gd name="T19" fmla="*/ 3572 h 2771"/>
                              <a:gd name="T20" fmla="+- 0 7075 4678"/>
                              <a:gd name="T21" fmla="*/ T20 w 2807"/>
                              <a:gd name="T22" fmla="+- 0 3675 1267"/>
                              <a:gd name="T23" fmla="*/ 3675 h 2771"/>
                              <a:gd name="T24" fmla="+- 0 6959 4678"/>
                              <a:gd name="T25" fmla="*/ T24 w 2807"/>
                              <a:gd name="T26" fmla="+- 0 3767 1267"/>
                              <a:gd name="T27" fmla="*/ 3767 h 2771"/>
                              <a:gd name="T28" fmla="+- 0 6835 4678"/>
                              <a:gd name="T29" fmla="*/ T28 w 2807"/>
                              <a:gd name="T30" fmla="+- 0 3847 1267"/>
                              <a:gd name="T31" fmla="*/ 3847 h 2771"/>
                              <a:gd name="T32" fmla="+- 0 6704 4678"/>
                              <a:gd name="T33" fmla="*/ T32 w 2807"/>
                              <a:gd name="T34" fmla="+- 0 3914 1267"/>
                              <a:gd name="T35" fmla="*/ 3914 h 2771"/>
                              <a:gd name="T36" fmla="+- 0 6565 4678"/>
                              <a:gd name="T37" fmla="*/ T36 w 2807"/>
                              <a:gd name="T38" fmla="+- 0 3967 1267"/>
                              <a:gd name="T39" fmla="*/ 3967 h 2771"/>
                              <a:gd name="T40" fmla="+- 0 6421 4678"/>
                              <a:gd name="T41" fmla="*/ T40 w 2807"/>
                              <a:gd name="T42" fmla="+- 0 4006 1267"/>
                              <a:gd name="T43" fmla="*/ 4006 h 2771"/>
                              <a:gd name="T44" fmla="+- 0 6272 4678"/>
                              <a:gd name="T45" fmla="*/ T44 w 2807"/>
                              <a:gd name="T46" fmla="+- 0 4030 1267"/>
                              <a:gd name="T47" fmla="*/ 4030 h 2771"/>
                              <a:gd name="T48" fmla="+- 0 6119 4678"/>
                              <a:gd name="T49" fmla="*/ T48 w 2807"/>
                              <a:gd name="T50" fmla="+- 0 4038 1267"/>
                              <a:gd name="T51" fmla="*/ 4038 h 2771"/>
                              <a:gd name="T52" fmla="+- 0 5968 4678"/>
                              <a:gd name="T53" fmla="*/ T52 w 2807"/>
                              <a:gd name="T54" fmla="+- 0 4030 1267"/>
                              <a:gd name="T55" fmla="*/ 4030 h 2771"/>
                              <a:gd name="T56" fmla="+- 0 5821 4678"/>
                              <a:gd name="T57" fmla="*/ T56 w 2807"/>
                              <a:gd name="T58" fmla="+- 0 4007 1267"/>
                              <a:gd name="T59" fmla="*/ 4007 h 2771"/>
                              <a:gd name="T60" fmla="+- 0 5680 4678"/>
                              <a:gd name="T61" fmla="*/ T60 w 2807"/>
                              <a:gd name="T62" fmla="+- 0 3969 1267"/>
                              <a:gd name="T63" fmla="*/ 3969 h 2771"/>
                              <a:gd name="T64" fmla="+- 0 5544 4678"/>
                              <a:gd name="T65" fmla="*/ T64 w 2807"/>
                              <a:gd name="T66" fmla="+- 0 3917 1267"/>
                              <a:gd name="T67" fmla="*/ 3917 h 2771"/>
                              <a:gd name="T68" fmla="+- 0 5415 4678"/>
                              <a:gd name="T69" fmla="*/ T68 w 2807"/>
                              <a:gd name="T70" fmla="+- 0 3852 1267"/>
                              <a:gd name="T71" fmla="*/ 3852 h 2771"/>
                              <a:gd name="T72" fmla="+- 0 5294 4678"/>
                              <a:gd name="T73" fmla="*/ T72 w 2807"/>
                              <a:gd name="T74" fmla="+- 0 3776 1267"/>
                              <a:gd name="T75" fmla="*/ 3776 h 2771"/>
                              <a:gd name="T76" fmla="+- 0 5181 4678"/>
                              <a:gd name="T77" fmla="*/ T76 w 2807"/>
                              <a:gd name="T78" fmla="+- 0 3687 1267"/>
                              <a:gd name="T79" fmla="*/ 3687 h 2771"/>
                              <a:gd name="T80" fmla="+- 0 5077 4678"/>
                              <a:gd name="T81" fmla="*/ T80 w 2807"/>
                              <a:gd name="T82" fmla="+- 0 3589 1267"/>
                              <a:gd name="T83" fmla="*/ 3589 h 2771"/>
                              <a:gd name="T84" fmla="+- 0 4984 4678"/>
                              <a:gd name="T85" fmla="*/ T84 w 2807"/>
                              <a:gd name="T86" fmla="+- 0 3480 1267"/>
                              <a:gd name="T87" fmla="*/ 3480 h 2771"/>
                              <a:gd name="T88" fmla="+- 0 4901 4678"/>
                              <a:gd name="T89" fmla="*/ T88 w 2807"/>
                              <a:gd name="T90" fmla="+- 0 3363 1267"/>
                              <a:gd name="T91" fmla="*/ 3363 h 2771"/>
                              <a:gd name="T92" fmla="+- 0 4830 4678"/>
                              <a:gd name="T93" fmla="*/ T92 w 2807"/>
                              <a:gd name="T94" fmla="+- 0 3238 1267"/>
                              <a:gd name="T95" fmla="*/ 3238 h 2771"/>
                              <a:gd name="T96" fmla="+- 0 4772 4678"/>
                              <a:gd name="T97" fmla="*/ T96 w 2807"/>
                              <a:gd name="T98" fmla="+- 0 3106 1267"/>
                              <a:gd name="T99" fmla="*/ 3106 h 2771"/>
                              <a:gd name="T100" fmla="+- 0 4727 4678"/>
                              <a:gd name="T101" fmla="*/ T100 w 2807"/>
                              <a:gd name="T102" fmla="+- 0 2967 1267"/>
                              <a:gd name="T103" fmla="*/ 2967 h 2771"/>
                              <a:gd name="T104" fmla="+- 0 4696 4678"/>
                              <a:gd name="T105" fmla="*/ T104 w 2807"/>
                              <a:gd name="T106" fmla="+- 0 2822 1267"/>
                              <a:gd name="T107" fmla="*/ 2822 h 2771"/>
                              <a:gd name="T108" fmla="+- 0 4680 4678"/>
                              <a:gd name="T109" fmla="*/ T108 w 2807"/>
                              <a:gd name="T110" fmla="+- 0 2673 1267"/>
                              <a:gd name="T111" fmla="*/ 2673 h 2771"/>
                              <a:gd name="T112" fmla="+- 0 4680 4678"/>
                              <a:gd name="T113" fmla="*/ T112 w 2807"/>
                              <a:gd name="T114" fmla="+- 0 2519 1267"/>
                              <a:gd name="T115" fmla="*/ 2519 h 2771"/>
                              <a:gd name="T116" fmla="+- 0 4697 4678"/>
                              <a:gd name="T117" fmla="*/ T116 w 2807"/>
                              <a:gd name="T118" fmla="+- 0 2364 1267"/>
                              <a:gd name="T119" fmla="*/ 2364 h 2771"/>
                              <a:gd name="T120" fmla="+- 0 4731 4678"/>
                              <a:gd name="T121" fmla="*/ T120 w 2807"/>
                              <a:gd name="T122" fmla="+- 0 2213 1267"/>
                              <a:gd name="T123" fmla="*/ 2213 h 2771"/>
                              <a:gd name="T124" fmla="+- 0 4779 4678"/>
                              <a:gd name="T125" fmla="*/ T124 w 2807"/>
                              <a:gd name="T126" fmla="+- 0 2068 1267"/>
                              <a:gd name="T127" fmla="*/ 2068 h 2771"/>
                              <a:gd name="T128" fmla="+- 0 4843 4678"/>
                              <a:gd name="T129" fmla="*/ T128 w 2807"/>
                              <a:gd name="T130" fmla="+- 0 1929 1267"/>
                              <a:gd name="T131" fmla="*/ 1929 h 2771"/>
                              <a:gd name="T132" fmla="+- 0 4920 4678"/>
                              <a:gd name="T133" fmla="*/ T132 w 2807"/>
                              <a:gd name="T134" fmla="+- 0 1799 1267"/>
                              <a:gd name="T135" fmla="*/ 1799 h 2771"/>
                              <a:gd name="T136" fmla="+- 0 5011 4678"/>
                              <a:gd name="T137" fmla="*/ T136 w 2807"/>
                              <a:gd name="T138" fmla="+- 0 1677 1267"/>
                              <a:gd name="T139" fmla="*/ 1677 h 2771"/>
                              <a:gd name="T140" fmla="+- 0 5115 4678"/>
                              <a:gd name="T141" fmla="*/ T140 w 2807"/>
                              <a:gd name="T142" fmla="+- 0 1565 1267"/>
                              <a:gd name="T143" fmla="*/ 1565 h 2771"/>
                              <a:gd name="T144" fmla="+- 0 5230 4678"/>
                              <a:gd name="T145" fmla="*/ T144 w 2807"/>
                              <a:gd name="T146" fmla="+- 0 1464 1267"/>
                              <a:gd name="T147" fmla="*/ 1464 h 2771"/>
                              <a:gd name="T148" fmla="+- 0 5356 4678"/>
                              <a:gd name="T149" fmla="*/ T148 w 2807"/>
                              <a:gd name="T150" fmla="+- 0 1375 1267"/>
                              <a:gd name="T151" fmla="*/ 1375 h 2771"/>
                              <a:gd name="T152" fmla="+- 0 5492 4678"/>
                              <a:gd name="T153" fmla="*/ T152 w 2807"/>
                              <a:gd name="T154" fmla="+- 0 1300 1267"/>
                              <a:gd name="T155" fmla="*/ 1300 h 2771"/>
                              <a:gd name="T156" fmla="+- 0 6119 4678"/>
                              <a:gd name="T157" fmla="*/ T156 w 2807"/>
                              <a:gd name="T158" fmla="+- 0 2597 1267"/>
                              <a:gd name="T159" fmla="*/ 2597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807" h="2771">
                                <a:moveTo>
                                  <a:pt x="1441" y="1330"/>
                                </a:moveTo>
                                <a:lnTo>
                                  <a:pt x="2807" y="1791"/>
                                </a:lnTo>
                                <a:lnTo>
                                  <a:pt x="2780" y="1863"/>
                                </a:lnTo>
                                <a:lnTo>
                                  <a:pt x="2750" y="1933"/>
                                </a:lnTo>
                                <a:lnTo>
                                  <a:pt x="2717" y="2001"/>
                                </a:lnTo>
                                <a:lnTo>
                                  <a:pt x="2680" y="2067"/>
                                </a:lnTo>
                                <a:lnTo>
                                  <a:pt x="2640" y="2130"/>
                                </a:lnTo>
                                <a:lnTo>
                                  <a:pt x="2597" y="2191"/>
                                </a:lnTo>
                                <a:lnTo>
                                  <a:pt x="2551" y="2249"/>
                                </a:lnTo>
                                <a:lnTo>
                                  <a:pt x="2502" y="2305"/>
                                </a:lnTo>
                                <a:lnTo>
                                  <a:pt x="2451" y="2358"/>
                                </a:lnTo>
                                <a:lnTo>
                                  <a:pt x="2397" y="2408"/>
                                </a:lnTo>
                                <a:lnTo>
                                  <a:pt x="2340" y="2456"/>
                                </a:lnTo>
                                <a:lnTo>
                                  <a:pt x="2281" y="2500"/>
                                </a:lnTo>
                                <a:lnTo>
                                  <a:pt x="2220" y="2542"/>
                                </a:lnTo>
                                <a:lnTo>
                                  <a:pt x="2157" y="2580"/>
                                </a:lnTo>
                                <a:lnTo>
                                  <a:pt x="2092" y="2615"/>
                                </a:lnTo>
                                <a:lnTo>
                                  <a:pt x="2026" y="2647"/>
                                </a:lnTo>
                                <a:lnTo>
                                  <a:pt x="1957" y="2675"/>
                                </a:lnTo>
                                <a:lnTo>
                                  <a:pt x="1887" y="2700"/>
                                </a:lnTo>
                                <a:lnTo>
                                  <a:pt x="1816" y="2722"/>
                                </a:lnTo>
                                <a:lnTo>
                                  <a:pt x="1743" y="2739"/>
                                </a:lnTo>
                                <a:lnTo>
                                  <a:pt x="1669" y="2753"/>
                                </a:lnTo>
                                <a:lnTo>
                                  <a:pt x="1594" y="2763"/>
                                </a:lnTo>
                                <a:lnTo>
                                  <a:pt x="1518" y="2769"/>
                                </a:lnTo>
                                <a:lnTo>
                                  <a:pt x="1441" y="2771"/>
                                </a:lnTo>
                                <a:lnTo>
                                  <a:pt x="1365" y="2769"/>
                                </a:lnTo>
                                <a:lnTo>
                                  <a:pt x="1290" y="2763"/>
                                </a:lnTo>
                                <a:lnTo>
                                  <a:pt x="1216" y="2754"/>
                                </a:lnTo>
                                <a:lnTo>
                                  <a:pt x="1143" y="2740"/>
                                </a:lnTo>
                                <a:lnTo>
                                  <a:pt x="1072" y="2723"/>
                                </a:lnTo>
                                <a:lnTo>
                                  <a:pt x="1002" y="2702"/>
                                </a:lnTo>
                                <a:lnTo>
                                  <a:pt x="933" y="2678"/>
                                </a:lnTo>
                                <a:lnTo>
                                  <a:pt x="866" y="2650"/>
                                </a:lnTo>
                                <a:lnTo>
                                  <a:pt x="801" y="2619"/>
                                </a:lnTo>
                                <a:lnTo>
                                  <a:pt x="737" y="2585"/>
                                </a:lnTo>
                                <a:lnTo>
                                  <a:pt x="675" y="2548"/>
                                </a:lnTo>
                                <a:lnTo>
                                  <a:pt x="616" y="2509"/>
                                </a:lnTo>
                                <a:lnTo>
                                  <a:pt x="558" y="2466"/>
                                </a:lnTo>
                                <a:lnTo>
                                  <a:pt x="503" y="2420"/>
                                </a:lnTo>
                                <a:lnTo>
                                  <a:pt x="450" y="2372"/>
                                </a:lnTo>
                                <a:lnTo>
                                  <a:pt x="399" y="2322"/>
                                </a:lnTo>
                                <a:lnTo>
                                  <a:pt x="351" y="2269"/>
                                </a:lnTo>
                                <a:lnTo>
                                  <a:pt x="306" y="2213"/>
                                </a:lnTo>
                                <a:lnTo>
                                  <a:pt x="263" y="2156"/>
                                </a:lnTo>
                                <a:lnTo>
                                  <a:pt x="223" y="2096"/>
                                </a:lnTo>
                                <a:lnTo>
                                  <a:pt x="186" y="2034"/>
                                </a:lnTo>
                                <a:lnTo>
                                  <a:pt x="152" y="1971"/>
                                </a:lnTo>
                                <a:lnTo>
                                  <a:pt x="121" y="1906"/>
                                </a:lnTo>
                                <a:lnTo>
                                  <a:pt x="94" y="1839"/>
                                </a:lnTo>
                                <a:lnTo>
                                  <a:pt x="70" y="1770"/>
                                </a:lnTo>
                                <a:lnTo>
                                  <a:pt x="49" y="1700"/>
                                </a:lnTo>
                                <a:lnTo>
                                  <a:pt x="32" y="1628"/>
                                </a:lnTo>
                                <a:lnTo>
                                  <a:pt x="18" y="1555"/>
                                </a:lnTo>
                                <a:lnTo>
                                  <a:pt x="8" y="1481"/>
                                </a:lnTo>
                                <a:lnTo>
                                  <a:pt x="2" y="1406"/>
                                </a:lnTo>
                                <a:lnTo>
                                  <a:pt x="0" y="1330"/>
                                </a:lnTo>
                                <a:lnTo>
                                  <a:pt x="2" y="1252"/>
                                </a:lnTo>
                                <a:lnTo>
                                  <a:pt x="9" y="1174"/>
                                </a:lnTo>
                                <a:lnTo>
                                  <a:pt x="19" y="1097"/>
                                </a:lnTo>
                                <a:lnTo>
                                  <a:pt x="34" y="1021"/>
                                </a:lnTo>
                                <a:lnTo>
                                  <a:pt x="53" y="946"/>
                                </a:lnTo>
                                <a:lnTo>
                                  <a:pt x="75" y="873"/>
                                </a:lnTo>
                                <a:lnTo>
                                  <a:pt x="101" y="801"/>
                                </a:lnTo>
                                <a:lnTo>
                                  <a:pt x="131" y="731"/>
                                </a:lnTo>
                                <a:lnTo>
                                  <a:pt x="165" y="662"/>
                                </a:lnTo>
                                <a:lnTo>
                                  <a:pt x="202" y="596"/>
                                </a:lnTo>
                                <a:lnTo>
                                  <a:pt x="242" y="532"/>
                                </a:lnTo>
                                <a:lnTo>
                                  <a:pt x="286" y="469"/>
                                </a:lnTo>
                                <a:lnTo>
                                  <a:pt x="333" y="410"/>
                                </a:lnTo>
                                <a:lnTo>
                                  <a:pt x="383" y="352"/>
                                </a:lnTo>
                                <a:lnTo>
                                  <a:pt x="437" y="298"/>
                                </a:lnTo>
                                <a:lnTo>
                                  <a:pt x="493" y="246"/>
                                </a:lnTo>
                                <a:lnTo>
                                  <a:pt x="552" y="197"/>
                                </a:lnTo>
                                <a:lnTo>
                                  <a:pt x="614" y="151"/>
                                </a:lnTo>
                                <a:lnTo>
                                  <a:pt x="678" y="108"/>
                                </a:lnTo>
                                <a:lnTo>
                                  <a:pt x="745" y="69"/>
                                </a:lnTo>
                                <a:lnTo>
                                  <a:pt x="814" y="33"/>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162000446" name="docshape296"/>
                        <wps:cNvSpPr/>
                        <wps:spPr bwMode="auto">
                          <a:xfrm>
                            <a:off x="4678" y="1267"/>
                            <a:ext cx="1442" cy="2599"/>
                          </a:xfrm>
                          <a:custGeom>
                            <a:avLst/>
                            <a:gdLst>
                              <a:gd name="T0" fmla="+- 0 5564 4678"/>
                              <a:gd name="T1" fmla="*/ T0 w 1442"/>
                              <a:gd name="T2" fmla="+- 0 1267 1267"/>
                              <a:gd name="T3" fmla="*/ 1267 h 2599"/>
                              <a:gd name="T4" fmla="+- 0 5492 4678"/>
                              <a:gd name="T5" fmla="*/ T4 w 1442"/>
                              <a:gd name="T6" fmla="+- 0 1300 1267"/>
                              <a:gd name="T7" fmla="*/ 1300 h 2599"/>
                              <a:gd name="T8" fmla="+- 0 5423 4678"/>
                              <a:gd name="T9" fmla="*/ T8 w 1442"/>
                              <a:gd name="T10" fmla="+- 0 1336 1267"/>
                              <a:gd name="T11" fmla="*/ 1336 h 2599"/>
                              <a:gd name="T12" fmla="+- 0 5356 4678"/>
                              <a:gd name="T13" fmla="*/ T12 w 1442"/>
                              <a:gd name="T14" fmla="+- 0 1375 1267"/>
                              <a:gd name="T15" fmla="*/ 1375 h 2599"/>
                              <a:gd name="T16" fmla="+- 0 5292 4678"/>
                              <a:gd name="T17" fmla="*/ T16 w 1442"/>
                              <a:gd name="T18" fmla="+- 0 1418 1267"/>
                              <a:gd name="T19" fmla="*/ 1418 h 2599"/>
                              <a:gd name="T20" fmla="+- 0 5230 4678"/>
                              <a:gd name="T21" fmla="*/ T20 w 1442"/>
                              <a:gd name="T22" fmla="+- 0 1464 1267"/>
                              <a:gd name="T23" fmla="*/ 1464 h 2599"/>
                              <a:gd name="T24" fmla="+- 0 5171 4678"/>
                              <a:gd name="T25" fmla="*/ T24 w 1442"/>
                              <a:gd name="T26" fmla="+- 0 1513 1267"/>
                              <a:gd name="T27" fmla="*/ 1513 h 2599"/>
                              <a:gd name="T28" fmla="+- 0 5115 4678"/>
                              <a:gd name="T29" fmla="*/ T28 w 1442"/>
                              <a:gd name="T30" fmla="+- 0 1565 1267"/>
                              <a:gd name="T31" fmla="*/ 1565 h 2599"/>
                              <a:gd name="T32" fmla="+- 0 5061 4678"/>
                              <a:gd name="T33" fmla="*/ T32 w 1442"/>
                              <a:gd name="T34" fmla="+- 0 1619 1267"/>
                              <a:gd name="T35" fmla="*/ 1619 h 2599"/>
                              <a:gd name="T36" fmla="+- 0 5011 4678"/>
                              <a:gd name="T37" fmla="*/ T36 w 1442"/>
                              <a:gd name="T38" fmla="+- 0 1677 1267"/>
                              <a:gd name="T39" fmla="*/ 1677 h 2599"/>
                              <a:gd name="T40" fmla="+- 0 4964 4678"/>
                              <a:gd name="T41" fmla="*/ T40 w 1442"/>
                              <a:gd name="T42" fmla="+- 0 1736 1267"/>
                              <a:gd name="T43" fmla="*/ 1736 h 2599"/>
                              <a:gd name="T44" fmla="+- 0 4920 4678"/>
                              <a:gd name="T45" fmla="*/ T44 w 1442"/>
                              <a:gd name="T46" fmla="+- 0 1799 1267"/>
                              <a:gd name="T47" fmla="*/ 1799 h 2599"/>
                              <a:gd name="T48" fmla="+- 0 4880 4678"/>
                              <a:gd name="T49" fmla="*/ T48 w 1442"/>
                              <a:gd name="T50" fmla="+- 0 1863 1267"/>
                              <a:gd name="T51" fmla="*/ 1863 h 2599"/>
                              <a:gd name="T52" fmla="+- 0 4843 4678"/>
                              <a:gd name="T53" fmla="*/ T52 w 1442"/>
                              <a:gd name="T54" fmla="+- 0 1929 1267"/>
                              <a:gd name="T55" fmla="*/ 1929 h 2599"/>
                              <a:gd name="T56" fmla="+- 0 4809 4678"/>
                              <a:gd name="T57" fmla="*/ T56 w 1442"/>
                              <a:gd name="T58" fmla="+- 0 1998 1267"/>
                              <a:gd name="T59" fmla="*/ 1998 h 2599"/>
                              <a:gd name="T60" fmla="+- 0 4779 4678"/>
                              <a:gd name="T61" fmla="*/ T60 w 1442"/>
                              <a:gd name="T62" fmla="+- 0 2068 1267"/>
                              <a:gd name="T63" fmla="*/ 2068 h 2599"/>
                              <a:gd name="T64" fmla="+- 0 4753 4678"/>
                              <a:gd name="T65" fmla="*/ T64 w 1442"/>
                              <a:gd name="T66" fmla="+- 0 2140 1267"/>
                              <a:gd name="T67" fmla="*/ 2140 h 2599"/>
                              <a:gd name="T68" fmla="+- 0 4731 4678"/>
                              <a:gd name="T69" fmla="*/ T68 w 1442"/>
                              <a:gd name="T70" fmla="+- 0 2213 1267"/>
                              <a:gd name="T71" fmla="*/ 2213 h 2599"/>
                              <a:gd name="T72" fmla="+- 0 4712 4678"/>
                              <a:gd name="T73" fmla="*/ T72 w 1442"/>
                              <a:gd name="T74" fmla="+- 0 2288 1267"/>
                              <a:gd name="T75" fmla="*/ 2288 h 2599"/>
                              <a:gd name="T76" fmla="+- 0 4697 4678"/>
                              <a:gd name="T77" fmla="*/ T76 w 1442"/>
                              <a:gd name="T78" fmla="+- 0 2364 1267"/>
                              <a:gd name="T79" fmla="*/ 2364 h 2599"/>
                              <a:gd name="T80" fmla="+- 0 4687 4678"/>
                              <a:gd name="T81" fmla="*/ T80 w 1442"/>
                              <a:gd name="T82" fmla="+- 0 2441 1267"/>
                              <a:gd name="T83" fmla="*/ 2441 h 2599"/>
                              <a:gd name="T84" fmla="+- 0 4680 4678"/>
                              <a:gd name="T85" fmla="*/ T84 w 1442"/>
                              <a:gd name="T86" fmla="+- 0 2519 1267"/>
                              <a:gd name="T87" fmla="*/ 2519 h 2599"/>
                              <a:gd name="T88" fmla="+- 0 4678 4678"/>
                              <a:gd name="T89" fmla="*/ T88 w 1442"/>
                              <a:gd name="T90" fmla="+- 0 2597 1267"/>
                              <a:gd name="T91" fmla="*/ 2597 h 2599"/>
                              <a:gd name="T92" fmla="+- 0 4680 4678"/>
                              <a:gd name="T93" fmla="*/ T92 w 1442"/>
                              <a:gd name="T94" fmla="+- 0 2676 1267"/>
                              <a:gd name="T95" fmla="*/ 2676 h 2599"/>
                              <a:gd name="T96" fmla="+- 0 4687 4678"/>
                              <a:gd name="T97" fmla="*/ T96 w 1442"/>
                              <a:gd name="T98" fmla="+- 0 2755 1267"/>
                              <a:gd name="T99" fmla="*/ 2755 h 2599"/>
                              <a:gd name="T100" fmla="+- 0 4698 4678"/>
                              <a:gd name="T101" fmla="*/ T100 w 1442"/>
                              <a:gd name="T102" fmla="+- 0 2832 1267"/>
                              <a:gd name="T103" fmla="*/ 2832 h 2599"/>
                              <a:gd name="T104" fmla="+- 0 4712 4678"/>
                              <a:gd name="T105" fmla="*/ T104 w 1442"/>
                              <a:gd name="T106" fmla="+- 0 2908 1267"/>
                              <a:gd name="T107" fmla="*/ 2908 h 2599"/>
                              <a:gd name="T108" fmla="+- 0 4731 4678"/>
                              <a:gd name="T109" fmla="*/ T108 w 1442"/>
                              <a:gd name="T110" fmla="+- 0 2983 1267"/>
                              <a:gd name="T111" fmla="*/ 2983 h 2599"/>
                              <a:gd name="T112" fmla="+- 0 4754 4678"/>
                              <a:gd name="T113" fmla="*/ T112 w 1442"/>
                              <a:gd name="T114" fmla="+- 0 3057 1267"/>
                              <a:gd name="T115" fmla="*/ 3057 h 2599"/>
                              <a:gd name="T116" fmla="+- 0 4780 4678"/>
                              <a:gd name="T117" fmla="*/ T116 w 1442"/>
                              <a:gd name="T118" fmla="+- 0 3129 1267"/>
                              <a:gd name="T119" fmla="*/ 3129 h 2599"/>
                              <a:gd name="T120" fmla="+- 0 4811 4678"/>
                              <a:gd name="T121" fmla="*/ T120 w 1442"/>
                              <a:gd name="T122" fmla="+- 0 3200 1267"/>
                              <a:gd name="T123" fmla="*/ 3200 h 2599"/>
                              <a:gd name="T124" fmla="+- 0 4845 4678"/>
                              <a:gd name="T125" fmla="*/ T124 w 1442"/>
                              <a:gd name="T126" fmla="+- 0 3269 1267"/>
                              <a:gd name="T127" fmla="*/ 3269 h 2599"/>
                              <a:gd name="T128" fmla="+- 0 4882 4678"/>
                              <a:gd name="T129" fmla="*/ T128 w 1442"/>
                              <a:gd name="T130" fmla="+- 0 3336 1267"/>
                              <a:gd name="T131" fmla="*/ 3336 h 2599"/>
                              <a:gd name="T132" fmla="+- 0 4923 4678"/>
                              <a:gd name="T133" fmla="*/ T132 w 1442"/>
                              <a:gd name="T134" fmla="+- 0 3401 1267"/>
                              <a:gd name="T135" fmla="*/ 3401 h 2599"/>
                              <a:gd name="T136" fmla="+- 0 4968 4678"/>
                              <a:gd name="T137" fmla="*/ T136 w 1442"/>
                              <a:gd name="T138" fmla="+- 0 3463 1267"/>
                              <a:gd name="T139" fmla="*/ 3463 h 2599"/>
                              <a:gd name="T140" fmla="+- 0 5015 4678"/>
                              <a:gd name="T141" fmla="*/ T140 w 1442"/>
                              <a:gd name="T142" fmla="+- 0 3523 1267"/>
                              <a:gd name="T143" fmla="*/ 3523 h 2599"/>
                              <a:gd name="T144" fmla="+- 0 5066 4678"/>
                              <a:gd name="T145" fmla="*/ T144 w 1442"/>
                              <a:gd name="T146" fmla="+- 0 3581 1267"/>
                              <a:gd name="T147" fmla="*/ 3581 h 2599"/>
                              <a:gd name="T148" fmla="+- 0 5121 4678"/>
                              <a:gd name="T149" fmla="*/ T148 w 1442"/>
                              <a:gd name="T150" fmla="+- 0 3636 1267"/>
                              <a:gd name="T151" fmla="*/ 3636 h 2599"/>
                              <a:gd name="T152" fmla="+- 0 5178 4678"/>
                              <a:gd name="T153" fmla="*/ T152 w 1442"/>
                              <a:gd name="T154" fmla="+- 0 3688 1267"/>
                              <a:gd name="T155" fmla="*/ 3688 h 2599"/>
                              <a:gd name="T156" fmla="+- 0 5238 4678"/>
                              <a:gd name="T157" fmla="*/ T156 w 1442"/>
                              <a:gd name="T158" fmla="+- 0 3737 1267"/>
                              <a:gd name="T159" fmla="*/ 3737 h 2599"/>
                              <a:gd name="T160" fmla="+- 0 5301 4678"/>
                              <a:gd name="T161" fmla="*/ T160 w 1442"/>
                              <a:gd name="T162" fmla="+- 0 3783 1267"/>
                              <a:gd name="T163" fmla="*/ 3783 h 2599"/>
                              <a:gd name="T164" fmla="+- 0 5367 4678"/>
                              <a:gd name="T165" fmla="*/ T164 w 1442"/>
                              <a:gd name="T166" fmla="+- 0 3826 1267"/>
                              <a:gd name="T167" fmla="*/ 3826 h 2599"/>
                              <a:gd name="T168" fmla="+- 0 5435 4678"/>
                              <a:gd name="T169" fmla="*/ T168 w 1442"/>
                              <a:gd name="T170" fmla="+- 0 3866 1267"/>
                              <a:gd name="T171" fmla="*/ 3866 h 2599"/>
                              <a:gd name="T172" fmla="+- 0 6119 4678"/>
                              <a:gd name="T173" fmla="*/ T172 w 1442"/>
                              <a:gd name="T174" fmla="+- 0 2597 1267"/>
                              <a:gd name="T175" fmla="*/ 2597 h 2599"/>
                              <a:gd name="T176" fmla="+- 0 5564 4678"/>
                              <a:gd name="T177" fmla="*/ T176 w 1442"/>
                              <a:gd name="T178" fmla="+- 0 1267 1267"/>
                              <a:gd name="T179" fmla="*/ 1267 h 2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42" h="2599">
                                <a:moveTo>
                                  <a:pt x="886" y="0"/>
                                </a:moveTo>
                                <a:lnTo>
                                  <a:pt x="814" y="33"/>
                                </a:lnTo>
                                <a:lnTo>
                                  <a:pt x="745" y="69"/>
                                </a:lnTo>
                                <a:lnTo>
                                  <a:pt x="678" y="108"/>
                                </a:lnTo>
                                <a:lnTo>
                                  <a:pt x="614" y="151"/>
                                </a:lnTo>
                                <a:lnTo>
                                  <a:pt x="552" y="197"/>
                                </a:lnTo>
                                <a:lnTo>
                                  <a:pt x="493" y="246"/>
                                </a:lnTo>
                                <a:lnTo>
                                  <a:pt x="437" y="298"/>
                                </a:lnTo>
                                <a:lnTo>
                                  <a:pt x="383" y="352"/>
                                </a:lnTo>
                                <a:lnTo>
                                  <a:pt x="333" y="410"/>
                                </a:lnTo>
                                <a:lnTo>
                                  <a:pt x="286" y="469"/>
                                </a:lnTo>
                                <a:lnTo>
                                  <a:pt x="242" y="532"/>
                                </a:lnTo>
                                <a:lnTo>
                                  <a:pt x="202" y="596"/>
                                </a:lnTo>
                                <a:lnTo>
                                  <a:pt x="165" y="662"/>
                                </a:lnTo>
                                <a:lnTo>
                                  <a:pt x="131" y="731"/>
                                </a:lnTo>
                                <a:lnTo>
                                  <a:pt x="101" y="801"/>
                                </a:lnTo>
                                <a:lnTo>
                                  <a:pt x="75" y="873"/>
                                </a:lnTo>
                                <a:lnTo>
                                  <a:pt x="53" y="946"/>
                                </a:lnTo>
                                <a:lnTo>
                                  <a:pt x="34" y="1021"/>
                                </a:lnTo>
                                <a:lnTo>
                                  <a:pt x="19" y="1097"/>
                                </a:lnTo>
                                <a:lnTo>
                                  <a:pt x="9" y="1174"/>
                                </a:lnTo>
                                <a:lnTo>
                                  <a:pt x="2" y="1252"/>
                                </a:lnTo>
                                <a:lnTo>
                                  <a:pt x="0" y="1330"/>
                                </a:lnTo>
                                <a:lnTo>
                                  <a:pt x="2" y="1409"/>
                                </a:lnTo>
                                <a:lnTo>
                                  <a:pt x="9" y="1488"/>
                                </a:lnTo>
                                <a:lnTo>
                                  <a:pt x="20" y="1565"/>
                                </a:lnTo>
                                <a:lnTo>
                                  <a:pt x="34" y="1641"/>
                                </a:lnTo>
                                <a:lnTo>
                                  <a:pt x="53" y="1716"/>
                                </a:lnTo>
                                <a:lnTo>
                                  <a:pt x="76" y="1790"/>
                                </a:lnTo>
                                <a:lnTo>
                                  <a:pt x="102" y="1862"/>
                                </a:lnTo>
                                <a:lnTo>
                                  <a:pt x="133" y="1933"/>
                                </a:lnTo>
                                <a:lnTo>
                                  <a:pt x="167" y="2002"/>
                                </a:lnTo>
                                <a:lnTo>
                                  <a:pt x="204" y="2069"/>
                                </a:lnTo>
                                <a:lnTo>
                                  <a:pt x="245" y="2134"/>
                                </a:lnTo>
                                <a:lnTo>
                                  <a:pt x="290" y="2196"/>
                                </a:lnTo>
                                <a:lnTo>
                                  <a:pt x="337" y="2256"/>
                                </a:lnTo>
                                <a:lnTo>
                                  <a:pt x="388" y="2314"/>
                                </a:lnTo>
                                <a:lnTo>
                                  <a:pt x="443" y="2369"/>
                                </a:lnTo>
                                <a:lnTo>
                                  <a:pt x="500" y="2421"/>
                                </a:lnTo>
                                <a:lnTo>
                                  <a:pt x="560" y="2470"/>
                                </a:lnTo>
                                <a:lnTo>
                                  <a:pt x="623" y="2516"/>
                                </a:lnTo>
                                <a:lnTo>
                                  <a:pt x="689" y="2559"/>
                                </a:lnTo>
                                <a:lnTo>
                                  <a:pt x="757" y="2599"/>
                                </a:lnTo>
                                <a:lnTo>
                                  <a:pt x="1441" y="1330"/>
                                </a:lnTo>
                                <a:lnTo>
                                  <a:pt x="886" y="0"/>
                                </a:lnTo>
                                <a:close/>
                              </a:path>
                            </a:pathLst>
                          </a:custGeom>
                          <a:solidFill>
                            <a:srgbClr val="FFA600"/>
                          </a:solidFill>
                          <a:ln>
                            <a:noFill/>
                          </a:ln>
                        </wps:spPr>
                        <wps:bodyPr rot="0" vert="horz" wrap="square" lIns="91440" tIns="45720" rIns="91440" bIns="45720" anchor="t" anchorCtr="0" upright="1">
                          <a:noAutofit/>
                        </wps:bodyPr>
                      </wps:wsp>
                      <wps:wsp>
                        <wps:cNvPr id="1636075418" name="docshape297"/>
                        <wps:cNvSpPr/>
                        <wps:spPr bwMode="auto">
                          <a:xfrm>
                            <a:off x="4678" y="1267"/>
                            <a:ext cx="1442" cy="2599"/>
                          </a:xfrm>
                          <a:custGeom>
                            <a:avLst/>
                            <a:gdLst>
                              <a:gd name="T0" fmla="+- 0 6119 4678"/>
                              <a:gd name="T1" fmla="*/ T0 w 1442"/>
                              <a:gd name="T2" fmla="+- 0 2597 1267"/>
                              <a:gd name="T3" fmla="*/ 2597 h 2599"/>
                              <a:gd name="T4" fmla="+- 0 5435 4678"/>
                              <a:gd name="T5" fmla="*/ T4 w 1442"/>
                              <a:gd name="T6" fmla="+- 0 3866 1267"/>
                              <a:gd name="T7" fmla="*/ 3866 h 2599"/>
                              <a:gd name="T8" fmla="+- 0 5367 4678"/>
                              <a:gd name="T9" fmla="*/ T8 w 1442"/>
                              <a:gd name="T10" fmla="+- 0 3826 1267"/>
                              <a:gd name="T11" fmla="*/ 3826 h 2599"/>
                              <a:gd name="T12" fmla="+- 0 5301 4678"/>
                              <a:gd name="T13" fmla="*/ T12 w 1442"/>
                              <a:gd name="T14" fmla="+- 0 3783 1267"/>
                              <a:gd name="T15" fmla="*/ 3783 h 2599"/>
                              <a:gd name="T16" fmla="+- 0 5238 4678"/>
                              <a:gd name="T17" fmla="*/ T16 w 1442"/>
                              <a:gd name="T18" fmla="+- 0 3737 1267"/>
                              <a:gd name="T19" fmla="*/ 3737 h 2599"/>
                              <a:gd name="T20" fmla="+- 0 5178 4678"/>
                              <a:gd name="T21" fmla="*/ T20 w 1442"/>
                              <a:gd name="T22" fmla="+- 0 3688 1267"/>
                              <a:gd name="T23" fmla="*/ 3688 h 2599"/>
                              <a:gd name="T24" fmla="+- 0 5121 4678"/>
                              <a:gd name="T25" fmla="*/ T24 w 1442"/>
                              <a:gd name="T26" fmla="+- 0 3636 1267"/>
                              <a:gd name="T27" fmla="*/ 3636 h 2599"/>
                              <a:gd name="T28" fmla="+- 0 5066 4678"/>
                              <a:gd name="T29" fmla="*/ T28 w 1442"/>
                              <a:gd name="T30" fmla="+- 0 3581 1267"/>
                              <a:gd name="T31" fmla="*/ 3581 h 2599"/>
                              <a:gd name="T32" fmla="+- 0 5015 4678"/>
                              <a:gd name="T33" fmla="*/ T32 w 1442"/>
                              <a:gd name="T34" fmla="+- 0 3523 1267"/>
                              <a:gd name="T35" fmla="*/ 3523 h 2599"/>
                              <a:gd name="T36" fmla="+- 0 4968 4678"/>
                              <a:gd name="T37" fmla="*/ T36 w 1442"/>
                              <a:gd name="T38" fmla="+- 0 3463 1267"/>
                              <a:gd name="T39" fmla="*/ 3463 h 2599"/>
                              <a:gd name="T40" fmla="+- 0 4923 4678"/>
                              <a:gd name="T41" fmla="*/ T40 w 1442"/>
                              <a:gd name="T42" fmla="+- 0 3401 1267"/>
                              <a:gd name="T43" fmla="*/ 3401 h 2599"/>
                              <a:gd name="T44" fmla="+- 0 4882 4678"/>
                              <a:gd name="T45" fmla="*/ T44 w 1442"/>
                              <a:gd name="T46" fmla="+- 0 3336 1267"/>
                              <a:gd name="T47" fmla="*/ 3336 h 2599"/>
                              <a:gd name="T48" fmla="+- 0 4845 4678"/>
                              <a:gd name="T49" fmla="*/ T48 w 1442"/>
                              <a:gd name="T50" fmla="+- 0 3269 1267"/>
                              <a:gd name="T51" fmla="*/ 3269 h 2599"/>
                              <a:gd name="T52" fmla="+- 0 4811 4678"/>
                              <a:gd name="T53" fmla="*/ T52 w 1442"/>
                              <a:gd name="T54" fmla="+- 0 3200 1267"/>
                              <a:gd name="T55" fmla="*/ 3200 h 2599"/>
                              <a:gd name="T56" fmla="+- 0 4780 4678"/>
                              <a:gd name="T57" fmla="*/ T56 w 1442"/>
                              <a:gd name="T58" fmla="+- 0 3129 1267"/>
                              <a:gd name="T59" fmla="*/ 3129 h 2599"/>
                              <a:gd name="T60" fmla="+- 0 4754 4678"/>
                              <a:gd name="T61" fmla="*/ T60 w 1442"/>
                              <a:gd name="T62" fmla="+- 0 3057 1267"/>
                              <a:gd name="T63" fmla="*/ 3057 h 2599"/>
                              <a:gd name="T64" fmla="+- 0 4731 4678"/>
                              <a:gd name="T65" fmla="*/ T64 w 1442"/>
                              <a:gd name="T66" fmla="+- 0 2983 1267"/>
                              <a:gd name="T67" fmla="*/ 2983 h 2599"/>
                              <a:gd name="T68" fmla="+- 0 4712 4678"/>
                              <a:gd name="T69" fmla="*/ T68 w 1442"/>
                              <a:gd name="T70" fmla="+- 0 2908 1267"/>
                              <a:gd name="T71" fmla="*/ 2908 h 2599"/>
                              <a:gd name="T72" fmla="+- 0 4698 4678"/>
                              <a:gd name="T73" fmla="*/ T72 w 1442"/>
                              <a:gd name="T74" fmla="+- 0 2832 1267"/>
                              <a:gd name="T75" fmla="*/ 2832 h 2599"/>
                              <a:gd name="T76" fmla="+- 0 4687 4678"/>
                              <a:gd name="T77" fmla="*/ T76 w 1442"/>
                              <a:gd name="T78" fmla="+- 0 2755 1267"/>
                              <a:gd name="T79" fmla="*/ 2755 h 2599"/>
                              <a:gd name="T80" fmla="+- 0 4680 4678"/>
                              <a:gd name="T81" fmla="*/ T80 w 1442"/>
                              <a:gd name="T82" fmla="+- 0 2676 1267"/>
                              <a:gd name="T83" fmla="*/ 2676 h 2599"/>
                              <a:gd name="T84" fmla="+- 0 4678 4678"/>
                              <a:gd name="T85" fmla="*/ T84 w 1442"/>
                              <a:gd name="T86" fmla="+- 0 2597 1267"/>
                              <a:gd name="T87" fmla="*/ 2597 h 2599"/>
                              <a:gd name="T88" fmla="+- 0 4680 4678"/>
                              <a:gd name="T89" fmla="*/ T88 w 1442"/>
                              <a:gd name="T90" fmla="+- 0 2519 1267"/>
                              <a:gd name="T91" fmla="*/ 2519 h 2599"/>
                              <a:gd name="T92" fmla="+- 0 4687 4678"/>
                              <a:gd name="T93" fmla="*/ T92 w 1442"/>
                              <a:gd name="T94" fmla="+- 0 2441 1267"/>
                              <a:gd name="T95" fmla="*/ 2441 h 2599"/>
                              <a:gd name="T96" fmla="+- 0 4697 4678"/>
                              <a:gd name="T97" fmla="*/ T96 w 1442"/>
                              <a:gd name="T98" fmla="+- 0 2364 1267"/>
                              <a:gd name="T99" fmla="*/ 2364 h 2599"/>
                              <a:gd name="T100" fmla="+- 0 4712 4678"/>
                              <a:gd name="T101" fmla="*/ T100 w 1442"/>
                              <a:gd name="T102" fmla="+- 0 2288 1267"/>
                              <a:gd name="T103" fmla="*/ 2288 h 2599"/>
                              <a:gd name="T104" fmla="+- 0 4731 4678"/>
                              <a:gd name="T105" fmla="*/ T104 w 1442"/>
                              <a:gd name="T106" fmla="+- 0 2213 1267"/>
                              <a:gd name="T107" fmla="*/ 2213 h 2599"/>
                              <a:gd name="T108" fmla="+- 0 4753 4678"/>
                              <a:gd name="T109" fmla="*/ T108 w 1442"/>
                              <a:gd name="T110" fmla="+- 0 2140 1267"/>
                              <a:gd name="T111" fmla="*/ 2140 h 2599"/>
                              <a:gd name="T112" fmla="+- 0 4779 4678"/>
                              <a:gd name="T113" fmla="*/ T112 w 1442"/>
                              <a:gd name="T114" fmla="+- 0 2068 1267"/>
                              <a:gd name="T115" fmla="*/ 2068 h 2599"/>
                              <a:gd name="T116" fmla="+- 0 4809 4678"/>
                              <a:gd name="T117" fmla="*/ T116 w 1442"/>
                              <a:gd name="T118" fmla="+- 0 1998 1267"/>
                              <a:gd name="T119" fmla="*/ 1998 h 2599"/>
                              <a:gd name="T120" fmla="+- 0 4843 4678"/>
                              <a:gd name="T121" fmla="*/ T120 w 1442"/>
                              <a:gd name="T122" fmla="+- 0 1929 1267"/>
                              <a:gd name="T123" fmla="*/ 1929 h 2599"/>
                              <a:gd name="T124" fmla="+- 0 4880 4678"/>
                              <a:gd name="T125" fmla="*/ T124 w 1442"/>
                              <a:gd name="T126" fmla="+- 0 1863 1267"/>
                              <a:gd name="T127" fmla="*/ 1863 h 2599"/>
                              <a:gd name="T128" fmla="+- 0 4920 4678"/>
                              <a:gd name="T129" fmla="*/ T128 w 1442"/>
                              <a:gd name="T130" fmla="+- 0 1799 1267"/>
                              <a:gd name="T131" fmla="*/ 1799 h 2599"/>
                              <a:gd name="T132" fmla="+- 0 4964 4678"/>
                              <a:gd name="T133" fmla="*/ T132 w 1442"/>
                              <a:gd name="T134" fmla="+- 0 1736 1267"/>
                              <a:gd name="T135" fmla="*/ 1736 h 2599"/>
                              <a:gd name="T136" fmla="+- 0 5011 4678"/>
                              <a:gd name="T137" fmla="*/ T136 w 1442"/>
                              <a:gd name="T138" fmla="+- 0 1677 1267"/>
                              <a:gd name="T139" fmla="*/ 1677 h 2599"/>
                              <a:gd name="T140" fmla="+- 0 5061 4678"/>
                              <a:gd name="T141" fmla="*/ T140 w 1442"/>
                              <a:gd name="T142" fmla="+- 0 1619 1267"/>
                              <a:gd name="T143" fmla="*/ 1619 h 2599"/>
                              <a:gd name="T144" fmla="+- 0 5115 4678"/>
                              <a:gd name="T145" fmla="*/ T144 w 1442"/>
                              <a:gd name="T146" fmla="+- 0 1565 1267"/>
                              <a:gd name="T147" fmla="*/ 1565 h 2599"/>
                              <a:gd name="T148" fmla="+- 0 5171 4678"/>
                              <a:gd name="T149" fmla="*/ T148 w 1442"/>
                              <a:gd name="T150" fmla="+- 0 1513 1267"/>
                              <a:gd name="T151" fmla="*/ 1513 h 2599"/>
                              <a:gd name="T152" fmla="+- 0 5230 4678"/>
                              <a:gd name="T153" fmla="*/ T152 w 1442"/>
                              <a:gd name="T154" fmla="+- 0 1464 1267"/>
                              <a:gd name="T155" fmla="*/ 1464 h 2599"/>
                              <a:gd name="T156" fmla="+- 0 5292 4678"/>
                              <a:gd name="T157" fmla="*/ T156 w 1442"/>
                              <a:gd name="T158" fmla="+- 0 1418 1267"/>
                              <a:gd name="T159" fmla="*/ 1418 h 2599"/>
                              <a:gd name="T160" fmla="+- 0 5356 4678"/>
                              <a:gd name="T161" fmla="*/ T160 w 1442"/>
                              <a:gd name="T162" fmla="+- 0 1375 1267"/>
                              <a:gd name="T163" fmla="*/ 1375 h 2599"/>
                              <a:gd name="T164" fmla="+- 0 5423 4678"/>
                              <a:gd name="T165" fmla="*/ T164 w 1442"/>
                              <a:gd name="T166" fmla="+- 0 1336 1267"/>
                              <a:gd name="T167" fmla="*/ 1336 h 2599"/>
                              <a:gd name="T168" fmla="+- 0 5492 4678"/>
                              <a:gd name="T169" fmla="*/ T168 w 1442"/>
                              <a:gd name="T170" fmla="+- 0 1300 1267"/>
                              <a:gd name="T171" fmla="*/ 1300 h 2599"/>
                              <a:gd name="T172" fmla="+- 0 5564 4678"/>
                              <a:gd name="T173" fmla="*/ T172 w 1442"/>
                              <a:gd name="T174" fmla="+- 0 1267 1267"/>
                              <a:gd name="T175" fmla="*/ 1267 h 2599"/>
                              <a:gd name="T176" fmla="+- 0 6119 4678"/>
                              <a:gd name="T177" fmla="*/ T176 w 1442"/>
                              <a:gd name="T178" fmla="+- 0 2597 1267"/>
                              <a:gd name="T179" fmla="*/ 2597 h 2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42" h="2599">
                                <a:moveTo>
                                  <a:pt x="1441" y="1330"/>
                                </a:moveTo>
                                <a:lnTo>
                                  <a:pt x="757" y="2599"/>
                                </a:lnTo>
                                <a:lnTo>
                                  <a:pt x="689" y="2559"/>
                                </a:lnTo>
                                <a:lnTo>
                                  <a:pt x="623" y="2516"/>
                                </a:lnTo>
                                <a:lnTo>
                                  <a:pt x="560" y="2470"/>
                                </a:lnTo>
                                <a:lnTo>
                                  <a:pt x="500" y="2421"/>
                                </a:lnTo>
                                <a:lnTo>
                                  <a:pt x="443" y="2369"/>
                                </a:lnTo>
                                <a:lnTo>
                                  <a:pt x="388" y="2314"/>
                                </a:lnTo>
                                <a:lnTo>
                                  <a:pt x="337" y="2256"/>
                                </a:lnTo>
                                <a:lnTo>
                                  <a:pt x="290" y="2196"/>
                                </a:lnTo>
                                <a:lnTo>
                                  <a:pt x="245" y="2134"/>
                                </a:lnTo>
                                <a:lnTo>
                                  <a:pt x="204" y="2069"/>
                                </a:lnTo>
                                <a:lnTo>
                                  <a:pt x="167" y="2002"/>
                                </a:lnTo>
                                <a:lnTo>
                                  <a:pt x="133" y="1933"/>
                                </a:lnTo>
                                <a:lnTo>
                                  <a:pt x="102" y="1862"/>
                                </a:lnTo>
                                <a:lnTo>
                                  <a:pt x="76" y="1790"/>
                                </a:lnTo>
                                <a:lnTo>
                                  <a:pt x="53" y="1716"/>
                                </a:lnTo>
                                <a:lnTo>
                                  <a:pt x="34" y="1641"/>
                                </a:lnTo>
                                <a:lnTo>
                                  <a:pt x="20" y="1565"/>
                                </a:lnTo>
                                <a:lnTo>
                                  <a:pt x="9" y="1488"/>
                                </a:lnTo>
                                <a:lnTo>
                                  <a:pt x="2" y="1409"/>
                                </a:lnTo>
                                <a:lnTo>
                                  <a:pt x="0" y="1330"/>
                                </a:lnTo>
                                <a:lnTo>
                                  <a:pt x="2" y="1252"/>
                                </a:lnTo>
                                <a:lnTo>
                                  <a:pt x="9" y="1174"/>
                                </a:lnTo>
                                <a:lnTo>
                                  <a:pt x="19" y="1097"/>
                                </a:lnTo>
                                <a:lnTo>
                                  <a:pt x="34" y="1021"/>
                                </a:lnTo>
                                <a:lnTo>
                                  <a:pt x="53" y="946"/>
                                </a:lnTo>
                                <a:lnTo>
                                  <a:pt x="75" y="873"/>
                                </a:lnTo>
                                <a:lnTo>
                                  <a:pt x="101" y="801"/>
                                </a:lnTo>
                                <a:lnTo>
                                  <a:pt x="131" y="731"/>
                                </a:lnTo>
                                <a:lnTo>
                                  <a:pt x="165" y="662"/>
                                </a:lnTo>
                                <a:lnTo>
                                  <a:pt x="202" y="596"/>
                                </a:lnTo>
                                <a:lnTo>
                                  <a:pt x="242" y="532"/>
                                </a:lnTo>
                                <a:lnTo>
                                  <a:pt x="286" y="469"/>
                                </a:lnTo>
                                <a:lnTo>
                                  <a:pt x="333" y="410"/>
                                </a:lnTo>
                                <a:lnTo>
                                  <a:pt x="383" y="352"/>
                                </a:lnTo>
                                <a:lnTo>
                                  <a:pt x="437" y="298"/>
                                </a:lnTo>
                                <a:lnTo>
                                  <a:pt x="493" y="246"/>
                                </a:lnTo>
                                <a:lnTo>
                                  <a:pt x="552" y="197"/>
                                </a:lnTo>
                                <a:lnTo>
                                  <a:pt x="614" y="151"/>
                                </a:lnTo>
                                <a:lnTo>
                                  <a:pt x="678" y="108"/>
                                </a:lnTo>
                                <a:lnTo>
                                  <a:pt x="745" y="69"/>
                                </a:lnTo>
                                <a:lnTo>
                                  <a:pt x="814" y="33"/>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11486679" name="docshape298"/>
                        <wps:cNvSpPr/>
                        <wps:spPr bwMode="auto">
                          <a:xfrm>
                            <a:off x="4807" y="1181"/>
                            <a:ext cx="1312" cy="1417"/>
                          </a:xfrm>
                          <a:custGeom>
                            <a:avLst/>
                            <a:gdLst>
                              <a:gd name="T0" fmla="+- 0 5852 4808"/>
                              <a:gd name="T1" fmla="*/ T0 w 1312"/>
                              <a:gd name="T2" fmla="+- 0 1181 1181"/>
                              <a:gd name="T3" fmla="*/ 1181 h 1417"/>
                              <a:gd name="T4" fmla="+- 0 5777 4808"/>
                              <a:gd name="T5" fmla="*/ T4 w 1312"/>
                              <a:gd name="T6" fmla="+- 0 1198 1181"/>
                              <a:gd name="T7" fmla="*/ 1198 h 1417"/>
                              <a:gd name="T8" fmla="+- 0 5703 4808"/>
                              <a:gd name="T9" fmla="*/ T8 w 1312"/>
                              <a:gd name="T10" fmla="+- 0 1218 1181"/>
                              <a:gd name="T11" fmla="*/ 1218 h 1417"/>
                              <a:gd name="T12" fmla="+- 0 5630 4808"/>
                              <a:gd name="T13" fmla="*/ T12 w 1312"/>
                              <a:gd name="T14" fmla="+- 0 1242 1181"/>
                              <a:gd name="T15" fmla="*/ 1242 h 1417"/>
                              <a:gd name="T16" fmla="+- 0 5559 4808"/>
                              <a:gd name="T17" fmla="*/ T16 w 1312"/>
                              <a:gd name="T18" fmla="+- 0 1270 1181"/>
                              <a:gd name="T19" fmla="*/ 1270 h 1417"/>
                              <a:gd name="T20" fmla="+- 0 5489 4808"/>
                              <a:gd name="T21" fmla="*/ T20 w 1312"/>
                              <a:gd name="T22" fmla="+- 0 1301 1181"/>
                              <a:gd name="T23" fmla="*/ 1301 h 1417"/>
                              <a:gd name="T24" fmla="+- 0 5421 4808"/>
                              <a:gd name="T25" fmla="*/ T24 w 1312"/>
                              <a:gd name="T26" fmla="+- 0 1336 1181"/>
                              <a:gd name="T27" fmla="*/ 1336 h 1417"/>
                              <a:gd name="T28" fmla="+- 0 5356 4808"/>
                              <a:gd name="T29" fmla="*/ T28 w 1312"/>
                              <a:gd name="T30" fmla="+- 0 1375 1181"/>
                              <a:gd name="T31" fmla="*/ 1375 h 1417"/>
                              <a:gd name="T32" fmla="+- 0 5292 4808"/>
                              <a:gd name="T33" fmla="*/ T32 w 1312"/>
                              <a:gd name="T34" fmla="+- 0 1418 1181"/>
                              <a:gd name="T35" fmla="*/ 1418 h 1417"/>
                              <a:gd name="T36" fmla="+- 0 5230 4808"/>
                              <a:gd name="T37" fmla="*/ T36 w 1312"/>
                              <a:gd name="T38" fmla="+- 0 1463 1181"/>
                              <a:gd name="T39" fmla="*/ 1463 h 1417"/>
                              <a:gd name="T40" fmla="+- 0 5171 4808"/>
                              <a:gd name="T41" fmla="*/ T40 w 1312"/>
                              <a:gd name="T42" fmla="+- 0 1512 1181"/>
                              <a:gd name="T43" fmla="*/ 1512 h 1417"/>
                              <a:gd name="T44" fmla="+- 0 5114 4808"/>
                              <a:gd name="T45" fmla="*/ T44 w 1312"/>
                              <a:gd name="T46" fmla="+- 0 1564 1181"/>
                              <a:gd name="T47" fmla="*/ 1564 h 1417"/>
                              <a:gd name="T48" fmla="+- 0 5061 4808"/>
                              <a:gd name="T49" fmla="*/ T48 w 1312"/>
                              <a:gd name="T50" fmla="+- 0 1619 1181"/>
                              <a:gd name="T51" fmla="*/ 1619 h 1417"/>
                              <a:gd name="T52" fmla="+- 0 5011 4808"/>
                              <a:gd name="T53" fmla="*/ T52 w 1312"/>
                              <a:gd name="T54" fmla="+- 0 1677 1181"/>
                              <a:gd name="T55" fmla="*/ 1677 h 1417"/>
                              <a:gd name="T56" fmla="+- 0 4963 4808"/>
                              <a:gd name="T57" fmla="*/ T56 w 1312"/>
                              <a:gd name="T58" fmla="+- 0 1737 1181"/>
                              <a:gd name="T59" fmla="*/ 1737 h 1417"/>
                              <a:gd name="T60" fmla="+- 0 4919 4808"/>
                              <a:gd name="T61" fmla="*/ T60 w 1312"/>
                              <a:gd name="T62" fmla="+- 0 1799 1181"/>
                              <a:gd name="T63" fmla="*/ 1799 h 1417"/>
                              <a:gd name="T64" fmla="+- 0 4879 4808"/>
                              <a:gd name="T65" fmla="*/ T64 w 1312"/>
                              <a:gd name="T66" fmla="+- 0 1864 1181"/>
                              <a:gd name="T67" fmla="*/ 1864 h 1417"/>
                              <a:gd name="T68" fmla="+- 0 4841 4808"/>
                              <a:gd name="T69" fmla="*/ T68 w 1312"/>
                              <a:gd name="T70" fmla="+- 0 1931 1181"/>
                              <a:gd name="T71" fmla="*/ 1931 h 1417"/>
                              <a:gd name="T72" fmla="+- 0 4808 4808"/>
                              <a:gd name="T73" fmla="*/ T72 w 1312"/>
                              <a:gd name="T74" fmla="+- 0 2000 1181"/>
                              <a:gd name="T75" fmla="*/ 2000 h 1417"/>
                              <a:gd name="T76" fmla="+- 0 6119 4808"/>
                              <a:gd name="T77" fmla="*/ T76 w 1312"/>
                              <a:gd name="T78" fmla="+- 0 2597 1181"/>
                              <a:gd name="T79" fmla="*/ 2597 h 1417"/>
                              <a:gd name="T80" fmla="+- 0 5852 4808"/>
                              <a:gd name="T81" fmla="*/ T80 w 1312"/>
                              <a:gd name="T82" fmla="+- 0 1181 1181"/>
                              <a:gd name="T83" fmla="*/ 1181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2" h="1417">
                                <a:moveTo>
                                  <a:pt x="1044" y="0"/>
                                </a:moveTo>
                                <a:lnTo>
                                  <a:pt x="969" y="17"/>
                                </a:lnTo>
                                <a:lnTo>
                                  <a:pt x="895" y="37"/>
                                </a:lnTo>
                                <a:lnTo>
                                  <a:pt x="822" y="61"/>
                                </a:lnTo>
                                <a:lnTo>
                                  <a:pt x="751" y="89"/>
                                </a:lnTo>
                                <a:lnTo>
                                  <a:pt x="681" y="120"/>
                                </a:lnTo>
                                <a:lnTo>
                                  <a:pt x="613" y="155"/>
                                </a:lnTo>
                                <a:lnTo>
                                  <a:pt x="548" y="194"/>
                                </a:lnTo>
                                <a:lnTo>
                                  <a:pt x="484" y="237"/>
                                </a:lnTo>
                                <a:lnTo>
                                  <a:pt x="422" y="282"/>
                                </a:lnTo>
                                <a:lnTo>
                                  <a:pt x="363" y="331"/>
                                </a:lnTo>
                                <a:lnTo>
                                  <a:pt x="306" y="383"/>
                                </a:lnTo>
                                <a:lnTo>
                                  <a:pt x="253" y="438"/>
                                </a:lnTo>
                                <a:lnTo>
                                  <a:pt x="203" y="496"/>
                                </a:lnTo>
                                <a:lnTo>
                                  <a:pt x="155" y="556"/>
                                </a:lnTo>
                                <a:lnTo>
                                  <a:pt x="111" y="618"/>
                                </a:lnTo>
                                <a:lnTo>
                                  <a:pt x="71" y="683"/>
                                </a:lnTo>
                                <a:lnTo>
                                  <a:pt x="33" y="750"/>
                                </a:lnTo>
                                <a:lnTo>
                                  <a:pt x="0" y="819"/>
                                </a:lnTo>
                                <a:lnTo>
                                  <a:pt x="1311" y="1416"/>
                                </a:lnTo>
                                <a:lnTo>
                                  <a:pt x="1044" y="0"/>
                                </a:lnTo>
                                <a:close/>
                              </a:path>
                            </a:pathLst>
                          </a:custGeom>
                          <a:solidFill>
                            <a:srgbClr val="FFCA66"/>
                          </a:solidFill>
                          <a:ln>
                            <a:noFill/>
                          </a:ln>
                        </wps:spPr>
                        <wps:bodyPr rot="0" vert="horz" wrap="square" lIns="91440" tIns="45720" rIns="91440" bIns="45720" anchor="t" anchorCtr="0" upright="1">
                          <a:noAutofit/>
                        </wps:bodyPr>
                      </wps:wsp>
                      <wps:wsp>
                        <wps:cNvPr id="1876372892" name="docshape299"/>
                        <wps:cNvSpPr/>
                        <wps:spPr bwMode="auto">
                          <a:xfrm>
                            <a:off x="4807" y="1181"/>
                            <a:ext cx="1312" cy="1417"/>
                          </a:xfrm>
                          <a:custGeom>
                            <a:avLst/>
                            <a:gdLst>
                              <a:gd name="T0" fmla="+- 0 6119 4808"/>
                              <a:gd name="T1" fmla="*/ T0 w 1312"/>
                              <a:gd name="T2" fmla="+- 0 2597 1181"/>
                              <a:gd name="T3" fmla="*/ 2597 h 1417"/>
                              <a:gd name="T4" fmla="+- 0 4808 4808"/>
                              <a:gd name="T5" fmla="*/ T4 w 1312"/>
                              <a:gd name="T6" fmla="+- 0 2000 1181"/>
                              <a:gd name="T7" fmla="*/ 2000 h 1417"/>
                              <a:gd name="T8" fmla="+- 0 4841 4808"/>
                              <a:gd name="T9" fmla="*/ T8 w 1312"/>
                              <a:gd name="T10" fmla="+- 0 1931 1181"/>
                              <a:gd name="T11" fmla="*/ 1931 h 1417"/>
                              <a:gd name="T12" fmla="+- 0 4879 4808"/>
                              <a:gd name="T13" fmla="*/ T12 w 1312"/>
                              <a:gd name="T14" fmla="+- 0 1864 1181"/>
                              <a:gd name="T15" fmla="*/ 1864 h 1417"/>
                              <a:gd name="T16" fmla="+- 0 4919 4808"/>
                              <a:gd name="T17" fmla="*/ T16 w 1312"/>
                              <a:gd name="T18" fmla="+- 0 1799 1181"/>
                              <a:gd name="T19" fmla="*/ 1799 h 1417"/>
                              <a:gd name="T20" fmla="+- 0 4963 4808"/>
                              <a:gd name="T21" fmla="*/ T20 w 1312"/>
                              <a:gd name="T22" fmla="+- 0 1737 1181"/>
                              <a:gd name="T23" fmla="*/ 1737 h 1417"/>
                              <a:gd name="T24" fmla="+- 0 5011 4808"/>
                              <a:gd name="T25" fmla="*/ T24 w 1312"/>
                              <a:gd name="T26" fmla="+- 0 1677 1181"/>
                              <a:gd name="T27" fmla="*/ 1677 h 1417"/>
                              <a:gd name="T28" fmla="+- 0 5061 4808"/>
                              <a:gd name="T29" fmla="*/ T28 w 1312"/>
                              <a:gd name="T30" fmla="+- 0 1619 1181"/>
                              <a:gd name="T31" fmla="*/ 1619 h 1417"/>
                              <a:gd name="T32" fmla="+- 0 5114 4808"/>
                              <a:gd name="T33" fmla="*/ T32 w 1312"/>
                              <a:gd name="T34" fmla="+- 0 1564 1181"/>
                              <a:gd name="T35" fmla="*/ 1564 h 1417"/>
                              <a:gd name="T36" fmla="+- 0 5171 4808"/>
                              <a:gd name="T37" fmla="*/ T36 w 1312"/>
                              <a:gd name="T38" fmla="+- 0 1512 1181"/>
                              <a:gd name="T39" fmla="*/ 1512 h 1417"/>
                              <a:gd name="T40" fmla="+- 0 5230 4808"/>
                              <a:gd name="T41" fmla="*/ T40 w 1312"/>
                              <a:gd name="T42" fmla="+- 0 1463 1181"/>
                              <a:gd name="T43" fmla="*/ 1463 h 1417"/>
                              <a:gd name="T44" fmla="+- 0 5292 4808"/>
                              <a:gd name="T45" fmla="*/ T44 w 1312"/>
                              <a:gd name="T46" fmla="+- 0 1418 1181"/>
                              <a:gd name="T47" fmla="*/ 1418 h 1417"/>
                              <a:gd name="T48" fmla="+- 0 5356 4808"/>
                              <a:gd name="T49" fmla="*/ T48 w 1312"/>
                              <a:gd name="T50" fmla="+- 0 1375 1181"/>
                              <a:gd name="T51" fmla="*/ 1375 h 1417"/>
                              <a:gd name="T52" fmla="+- 0 5421 4808"/>
                              <a:gd name="T53" fmla="*/ T52 w 1312"/>
                              <a:gd name="T54" fmla="+- 0 1336 1181"/>
                              <a:gd name="T55" fmla="*/ 1336 h 1417"/>
                              <a:gd name="T56" fmla="+- 0 5489 4808"/>
                              <a:gd name="T57" fmla="*/ T56 w 1312"/>
                              <a:gd name="T58" fmla="+- 0 1301 1181"/>
                              <a:gd name="T59" fmla="*/ 1301 h 1417"/>
                              <a:gd name="T60" fmla="+- 0 5559 4808"/>
                              <a:gd name="T61" fmla="*/ T60 w 1312"/>
                              <a:gd name="T62" fmla="+- 0 1270 1181"/>
                              <a:gd name="T63" fmla="*/ 1270 h 1417"/>
                              <a:gd name="T64" fmla="+- 0 5630 4808"/>
                              <a:gd name="T65" fmla="*/ T64 w 1312"/>
                              <a:gd name="T66" fmla="+- 0 1242 1181"/>
                              <a:gd name="T67" fmla="*/ 1242 h 1417"/>
                              <a:gd name="T68" fmla="+- 0 5703 4808"/>
                              <a:gd name="T69" fmla="*/ T68 w 1312"/>
                              <a:gd name="T70" fmla="+- 0 1218 1181"/>
                              <a:gd name="T71" fmla="*/ 1218 h 1417"/>
                              <a:gd name="T72" fmla="+- 0 5777 4808"/>
                              <a:gd name="T73" fmla="*/ T72 w 1312"/>
                              <a:gd name="T74" fmla="+- 0 1198 1181"/>
                              <a:gd name="T75" fmla="*/ 1198 h 1417"/>
                              <a:gd name="T76" fmla="+- 0 5852 4808"/>
                              <a:gd name="T77" fmla="*/ T76 w 1312"/>
                              <a:gd name="T78" fmla="+- 0 1181 1181"/>
                              <a:gd name="T79" fmla="*/ 1181 h 1417"/>
                              <a:gd name="T80" fmla="+- 0 6119 4808"/>
                              <a:gd name="T81" fmla="*/ T80 w 1312"/>
                              <a:gd name="T82" fmla="+- 0 2597 1181"/>
                              <a:gd name="T83" fmla="*/ 2597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2" h="1417">
                                <a:moveTo>
                                  <a:pt x="1311" y="1416"/>
                                </a:moveTo>
                                <a:lnTo>
                                  <a:pt x="0" y="819"/>
                                </a:lnTo>
                                <a:lnTo>
                                  <a:pt x="33" y="750"/>
                                </a:lnTo>
                                <a:lnTo>
                                  <a:pt x="71" y="683"/>
                                </a:lnTo>
                                <a:lnTo>
                                  <a:pt x="111" y="618"/>
                                </a:lnTo>
                                <a:lnTo>
                                  <a:pt x="155" y="556"/>
                                </a:lnTo>
                                <a:lnTo>
                                  <a:pt x="203" y="496"/>
                                </a:lnTo>
                                <a:lnTo>
                                  <a:pt x="253" y="438"/>
                                </a:lnTo>
                                <a:lnTo>
                                  <a:pt x="306" y="383"/>
                                </a:lnTo>
                                <a:lnTo>
                                  <a:pt x="363" y="331"/>
                                </a:lnTo>
                                <a:lnTo>
                                  <a:pt x="422" y="282"/>
                                </a:lnTo>
                                <a:lnTo>
                                  <a:pt x="484" y="237"/>
                                </a:lnTo>
                                <a:lnTo>
                                  <a:pt x="548" y="194"/>
                                </a:lnTo>
                                <a:lnTo>
                                  <a:pt x="613" y="155"/>
                                </a:lnTo>
                                <a:lnTo>
                                  <a:pt x="681" y="120"/>
                                </a:lnTo>
                                <a:lnTo>
                                  <a:pt x="751" y="89"/>
                                </a:lnTo>
                                <a:lnTo>
                                  <a:pt x="822" y="61"/>
                                </a:lnTo>
                                <a:lnTo>
                                  <a:pt x="895" y="37"/>
                                </a:lnTo>
                                <a:lnTo>
                                  <a:pt x="969" y="17"/>
                                </a:lnTo>
                                <a:lnTo>
                                  <a:pt x="1044" y="0"/>
                                </a:lnTo>
                                <a:lnTo>
                                  <a:pt x="1311" y="1416"/>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793967336" name="docshape300"/>
                        <wps:cNvSpPr/>
                        <wps:spPr bwMode="auto">
                          <a:xfrm>
                            <a:off x="5681" y="1156"/>
                            <a:ext cx="438" cy="1442"/>
                          </a:xfrm>
                          <a:custGeom>
                            <a:avLst/>
                            <a:gdLst>
                              <a:gd name="T0" fmla="+- 0 6119 5682"/>
                              <a:gd name="T1" fmla="*/ T0 w 438"/>
                              <a:gd name="T2" fmla="+- 0 1156 1156"/>
                              <a:gd name="T3" fmla="*/ 1156 h 1442"/>
                              <a:gd name="T4" fmla="+- 0 6008 5682"/>
                              <a:gd name="T5" fmla="*/ T4 w 438"/>
                              <a:gd name="T6" fmla="+- 0 1160 1156"/>
                              <a:gd name="T7" fmla="*/ 1160 h 1442"/>
                              <a:gd name="T8" fmla="+- 0 5898 5682"/>
                              <a:gd name="T9" fmla="*/ T8 w 438"/>
                              <a:gd name="T10" fmla="+- 0 1173 1156"/>
                              <a:gd name="T11" fmla="*/ 1173 h 1442"/>
                              <a:gd name="T12" fmla="+- 0 5789 5682"/>
                              <a:gd name="T13" fmla="*/ T12 w 438"/>
                              <a:gd name="T14" fmla="+- 0 1195 1156"/>
                              <a:gd name="T15" fmla="*/ 1195 h 1442"/>
                              <a:gd name="T16" fmla="+- 0 5682 5682"/>
                              <a:gd name="T17" fmla="*/ T16 w 438"/>
                              <a:gd name="T18" fmla="+- 0 1224 1156"/>
                              <a:gd name="T19" fmla="*/ 1224 h 1442"/>
                              <a:gd name="T20" fmla="+- 0 6119 5682"/>
                              <a:gd name="T21" fmla="*/ T20 w 438"/>
                              <a:gd name="T22" fmla="+- 0 2597 1156"/>
                              <a:gd name="T23" fmla="*/ 2597 h 1442"/>
                              <a:gd name="T24" fmla="+- 0 6119 5682"/>
                              <a:gd name="T25" fmla="*/ T24 w 438"/>
                              <a:gd name="T26" fmla="+- 0 1156 1156"/>
                              <a:gd name="T27" fmla="*/ 1156 h 1442"/>
                            </a:gdLst>
                            <a:ahLst/>
                            <a:cxnLst>
                              <a:cxn ang="0">
                                <a:pos x="T1" y="T3"/>
                              </a:cxn>
                              <a:cxn ang="0">
                                <a:pos x="T5" y="T7"/>
                              </a:cxn>
                              <a:cxn ang="0">
                                <a:pos x="T9" y="T11"/>
                              </a:cxn>
                              <a:cxn ang="0">
                                <a:pos x="T13" y="T15"/>
                              </a:cxn>
                              <a:cxn ang="0">
                                <a:pos x="T17" y="T19"/>
                              </a:cxn>
                              <a:cxn ang="0">
                                <a:pos x="T21" y="T23"/>
                              </a:cxn>
                              <a:cxn ang="0">
                                <a:pos x="T25" y="T27"/>
                              </a:cxn>
                            </a:cxnLst>
                            <a:rect l="0" t="0" r="r" b="b"/>
                            <a:pathLst>
                              <a:path w="438" h="1442">
                                <a:moveTo>
                                  <a:pt x="437" y="0"/>
                                </a:moveTo>
                                <a:lnTo>
                                  <a:pt x="326" y="4"/>
                                </a:lnTo>
                                <a:lnTo>
                                  <a:pt x="216" y="17"/>
                                </a:lnTo>
                                <a:lnTo>
                                  <a:pt x="107" y="39"/>
                                </a:lnTo>
                                <a:lnTo>
                                  <a:pt x="0" y="68"/>
                                </a:lnTo>
                                <a:lnTo>
                                  <a:pt x="437" y="1441"/>
                                </a:lnTo>
                                <a:lnTo>
                                  <a:pt x="437" y="0"/>
                                </a:lnTo>
                                <a:close/>
                              </a:path>
                            </a:pathLst>
                          </a:custGeom>
                          <a:solidFill>
                            <a:srgbClr val="FFE7BD"/>
                          </a:solidFill>
                          <a:ln>
                            <a:noFill/>
                          </a:ln>
                        </wps:spPr>
                        <wps:bodyPr rot="0" vert="horz" wrap="square" lIns="91440" tIns="45720" rIns="91440" bIns="45720" anchor="t" anchorCtr="0" upright="1">
                          <a:noAutofit/>
                        </wps:bodyPr>
                      </wps:wsp>
                      <wps:wsp>
                        <wps:cNvPr id="2048479422" name="docshape301"/>
                        <wps:cNvSpPr/>
                        <wps:spPr bwMode="auto">
                          <a:xfrm>
                            <a:off x="5681" y="1156"/>
                            <a:ext cx="438" cy="1442"/>
                          </a:xfrm>
                          <a:custGeom>
                            <a:avLst/>
                            <a:gdLst>
                              <a:gd name="T0" fmla="+- 0 6119 5682"/>
                              <a:gd name="T1" fmla="*/ T0 w 438"/>
                              <a:gd name="T2" fmla="+- 0 2597 1156"/>
                              <a:gd name="T3" fmla="*/ 2597 h 1442"/>
                              <a:gd name="T4" fmla="+- 0 5682 5682"/>
                              <a:gd name="T5" fmla="*/ T4 w 438"/>
                              <a:gd name="T6" fmla="+- 0 1224 1156"/>
                              <a:gd name="T7" fmla="*/ 1224 h 1442"/>
                              <a:gd name="T8" fmla="+- 0 5735 5682"/>
                              <a:gd name="T9" fmla="*/ T8 w 438"/>
                              <a:gd name="T10" fmla="+- 0 1208 1156"/>
                              <a:gd name="T11" fmla="*/ 1208 h 1442"/>
                              <a:gd name="T12" fmla="+- 0 5789 5682"/>
                              <a:gd name="T13" fmla="*/ T12 w 438"/>
                              <a:gd name="T14" fmla="+- 0 1195 1156"/>
                              <a:gd name="T15" fmla="*/ 1195 h 1442"/>
                              <a:gd name="T16" fmla="+- 0 5898 5682"/>
                              <a:gd name="T17" fmla="*/ T16 w 438"/>
                              <a:gd name="T18" fmla="+- 0 1173 1156"/>
                              <a:gd name="T19" fmla="*/ 1173 h 1442"/>
                              <a:gd name="T20" fmla="+- 0 6008 5682"/>
                              <a:gd name="T21" fmla="*/ T20 w 438"/>
                              <a:gd name="T22" fmla="+- 0 1160 1156"/>
                              <a:gd name="T23" fmla="*/ 1160 h 1442"/>
                              <a:gd name="T24" fmla="+- 0 6119 5682"/>
                              <a:gd name="T25" fmla="*/ T24 w 438"/>
                              <a:gd name="T26" fmla="+- 0 1156 1156"/>
                              <a:gd name="T27" fmla="*/ 1156 h 1442"/>
                              <a:gd name="T28" fmla="+- 0 6119 5682"/>
                              <a:gd name="T29" fmla="*/ T28 w 438"/>
                              <a:gd name="T30" fmla="+- 0 2597 1156"/>
                              <a:gd name="T31" fmla="*/ 2597 h 144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8" h="1442">
                                <a:moveTo>
                                  <a:pt x="437" y="1441"/>
                                </a:moveTo>
                                <a:lnTo>
                                  <a:pt x="0" y="68"/>
                                </a:lnTo>
                                <a:lnTo>
                                  <a:pt x="53" y="52"/>
                                </a:lnTo>
                                <a:lnTo>
                                  <a:pt x="107" y="39"/>
                                </a:lnTo>
                                <a:lnTo>
                                  <a:pt x="216" y="17"/>
                                </a:lnTo>
                                <a:lnTo>
                                  <a:pt x="326" y="4"/>
                                </a:lnTo>
                                <a:lnTo>
                                  <a:pt x="437" y="0"/>
                                </a:lnTo>
                                <a:lnTo>
                                  <a:pt x="437"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872489611" name="docshape302"/>
                        <wps:cNvSpPr/>
                        <wps:spPr bwMode="auto">
                          <a:xfrm>
                            <a:off x="5146" y="1617"/>
                            <a:ext cx="1946" cy="1946"/>
                          </a:xfrm>
                          <a:custGeom>
                            <a:avLst/>
                            <a:gdLst>
                              <a:gd name="T0" fmla="+- 0 6043 5147"/>
                              <a:gd name="T1" fmla="*/ T0 w 1946"/>
                              <a:gd name="T2" fmla="+- 0 1620 1617"/>
                              <a:gd name="T3" fmla="*/ 1620 h 1946"/>
                              <a:gd name="T4" fmla="+- 0 5896 5147"/>
                              <a:gd name="T5" fmla="*/ T4 w 1946"/>
                              <a:gd name="T6" fmla="+- 0 1643 1617"/>
                              <a:gd name="T7" fmla="*/ 1643 h 1946"/>
                              <a:gd name="T8" fmla="+- 0 5757 5147"/>
                              <a:gd name="T9" fmla="*/ T8 w 1946"/>
                              <a:gd name="T10" fmla="+- 0 1687 1617"/>
                              <a:gd name="T11" fmla="*/ 1687 h 1946"/>
                              <a:gd name="T12" fmla="+- 0 5628 5147"/>
                              <a:gd name="T13" fmla="*/ T12 w 1946"/>
                              <a:gd name="T14" fmla="+- 0 1750 1617"/>
                              <a:gd name="T15" fmla="*/ 1750 h 1946"/>
                              <a:gd name="T16" fmla="+- 0 5511 5147"/>
                              <a:gd name="T17" fmla="*/ T16 w 1946"/>
                              <a:gd name="T18" fmla="+- 0 1831 1617"/>
                              <a:gd name="T19" fmla="*/ 1831 h 1946"/>
                              <a:gd name="T20" fmla="+- 0 5407 5147"/>
                              <a:gd name="T21" fmla="*/ T20 w 1946"/>
                              <a:gd name="T22" fmla="+- 0 1928 1617"/>
                              <a:gd name="T23" fmla="*/ 1928 h 1946"/>
                              <a:gd name="T24" fmla="+- 0 5318 5147"/>
                              <a:gd name="T25" fmla="*/ T24 w 1946"/>
                              <a:gd name="T26" fmla="+- 0 2039 1617"/>
                              <a:gd name="T27" fmla="*/ 2039 h 1946"/>
                              <a:gd name="T28" fmla="+- 0 5245 5147"/>
                              <a:gd name="T29" fmla="*/ T28 w 1946"/>
                              <a:gd name="T30" fmla="+- 0 2162 1617"/>
                              <a:gd name="T31" fmla="*/ 2162 h 1946"/>
                              <a:gd name="T32" fmla="+- 0 5192 5147"/>
                              <a:gd name="T33" fmla="*/ T32 w 1946"/>
                              <a:gd name="T34" fmla="+- 0 2297 1617"/>
                              <a:gd name="T35" fmla="*/ 2297 h 1946"/>
                              <a:gd name="T36" fmla="+- 0 5158 5147"/>
                              <a:gd name="T37" fmla="*/ T36 w 1946"/>
                              <a:gd name="T38" fmla="+- 0 2440 1617"/>
                              <a:gd name="T39" fmla="*/ 2440 h 1946"/>
                              <a:gd name="T40" fmla="+- 0 5147 5147"/>
                              <a:gd name="T41" fmla="*/ T40 w 1946"/>
                              <a:gd name="T42" fmla="+- 0 2590 1617"/>
                              <a:gd name="T43" fmla="*/ 2590 h 1946"/>
                              <a:gd name="T44" fmla="+- 0 5158 5147"/>
                              <a:gd name="T45" fmla="*/ T44 w 1946"/>
                              <a:gd name="T46" fmla="+- 0 2741 1617"/>
                              <a:gd name="T47" fmla="*/ 2741 h 1946"/>
                              <a:gd name="T48" fmla="+- 0 5192 5147"/>
                              <a:gd name="T49" fmla="*/ T48 w 1946"/>
                              <a:gd name="T50" fmla="+- 0 2884 1617"/>
                              <a:gd name="T51" fmla="*/ 2884 h 1946"/>
                              <a:gd name="T52" fmla="+- 0 5245 5147"/>
                              <a:gd name="T53" fmla="*/ T52 w 1946"/>
                              <a:gd name="T54" fmla="+- 0 3018 1617"/>
                              <a:gd name="T55" fmla="*/ 3018 h 1946"/>
                              <a:gd name="T56" fmla="+- 0 5318 5147"/>
                              <a:gd name="T57" fmla="*/ T56 w 1946"/>
                              <a:gd name="T58" fmla="+- 0 3141 1617"/>
                              <a:gd name="T59" fmla="*/ 3141 h 1946"/>
                              <a:gd name="T60" fmla="+- 0 5407 5147"/>
                              <a:gd name="T61" fmla="*/ T60 w 1946"/>
                              <a:gd name="T62" fmla="+- 0 3252 1617"/>
                              <a:gd name="T63" fmla="*/ 3252 h 1946"/>
                              <a:gd name="T64" fmla="+- 0 5511 5147"/>
                              <a:gd name="T65" fmla="*/ T64 w 1946"/>
                              <a:gd name="T66" fmla="+- 0 3349 1617"/>
                              <a:gd name="T67" fmla="*/ 3349 h 1946"/>
                              <a:gd name="T68" fmla="+- 0 5628 5147"/>
                              <a:gd name="T69" fmla="*/ T68 w 1946"/>
                              <a:gd name="T70" fmla="+- 0 3430 1617"/>
                              <a:gd name="T71" fmla="*/ 3430 h 1946"/>
                              <a:gd name="T72" fmla="+- 0 5757 5147"/>
                              <a:gd name="T73" fmla="*/ T72 w 1946"/>
                              <a:gd name="T74" fmla="+- 0 3493 1617"/>
                              <a:gd name="T75" fmla="*/ 3493 h 1946"/>
                              <a:gd name="T76" fmla="+- 0 5896 5147"/>
                              <a:gd name="T77" fmla="*/ T76 w 1946"/>
                              <a:gd name="T78" fmla="+- 0 3537 1617"/>
                              <a:gd name="T79" fmla="*/ 3537 h 1946"/>
                              <a:gd name="T80" fmla="+- 0 6043 5147"/>
                              <a:gd name="T81" fmla="*/ T80 w 1946"/>
                              <a:gd name="T82" fmla="+- 0 3560 1617"/>
                              <a:gd name="T83" fmla="*/ 3560 h 1946"/>
                              <a:gd name="T84" fmla="+- 0 6195 5147"/>
                              <a:gd name="T85" fmla="*/ T84 w 1946"/>
                              <a:gd name="T86" fmla="+- 0 3560 1617"/>
                              <a:gd name="T87" fmla="*/ 3560 h 1946"/>
                              <a:gd name="T88" fmla="+- 0 6342 5147"/>
                              <a:gd name="T89" fmla="*/ T88 w 1946"/>
                              <a:gd name="T90" fmla="+- 0 3537 1617"/>
                              <a:gd name="T91" fmla="*/ 3537 h 1946"/>
                              <a:gd name="T92" fmla="+- 0 6481 5147"/>
                              <a:gd name="T93" fmla="*/ T92 w 1946"/>
                              <a:gd name="T94" fmla="+- 0 3493 1617"/>
                              <a:gd name="T95" fmla="*/ 3493 h 1946"/>
                              <a:gd name="T96" fmla="+- 0 6610 5147"/>
                              <a:gd name="T97" fmla="*/ T96 w 1946"/>
                              <a:gd name="T98" fmla="+- 0 3430 1617"/>
                              <a:gd name="T99" fmla="*/ 3430 h 1946"/>
                              <a:gd name="T100" fmla="+- 0 6728 5147"/>
                              <a:gd name="T101" fmla="*/ T100 w 1946"/>
                              <a:gd name="T102" fmla="+- 0 3349 1617"/>
                              <a:gd name="T103" fmla="*/ 3349 h 1946"/>
                              <a:gd name="T104" fmla="+- 0 6832 5147"/>
                              <a:gd name="T105" fmla="*/ T104 w 1946"/>
                              <a:gd name="T106" fmla="+- 0 3252 1617"/>
                              <a:gd name="T107" fmla="*/ 3252 h 1946"/>
                              <a:gd name="T108" fmla="+- 0 6921 5147"/>
                              <a:gd name="T109" fmla="*/ T108 w 1946"/>
                              <a:gd name="T110" fmla="+- 0 3141 1617"/>
                              <a:gd name="T111" fmla="*/ 3141 h 1946"/>
                              <a:gd name="T112" fmla="+- 0 6993 5147"/>
                              <a:gd name="T113" fmla="*/ T112 w 1946"/>
                              <a:gd name="T114" fmla="+- 0 3018 1617"/>
                              <a:gd name="T115" fmla="*/ 3018 h 1946"/>
                              <a:gd name="T116" fmla="+- 0 7047 5147"/>
                              <a:gd name="T117" fmla="*/ T116 w 1946"/>
                              <a:gd name="T118" fmla="+- 0 2884 1617"/>
                              <a:gd name="T119" fmla="*/ 2884 h 1946"/>
                              <a:gd name="T120" fmla="+- 0 7081 5147"/>
                              <a:gd name="T121" fmla="*/ T120 w 1946"/>
                              <a:gd name="T122" fmla="+- 0 2741 1617"/>
                              <a:gd name="T123" fmla="*/ 2741 h 1946"/>
                              <a:gd name="T124" fmla="+- 0 7092 5147"/>
                              <a:gd name="T125" fmla="*/ T124 w 1946"/>
                              <a:gd name="T126" fmla="+- 0 2590 1617"/>
                              <a:gd name="T127" fmla="*/ 2590 h 1946"/>
                              <a:gd name="T128" fmla="+- 0 7081 5147"/>
                              <a:gd name="T129" fmla="*/ T128 w 1946"/>
                              <a:gd name="T130" fmla="+- 0 2440 1617"/>
                              <a:gd name="T131" fmla="*/ 2440 h 1946"/>
                              <a:gd name="T132" fmla="+- 0 7047 5147"/>
                              <a:gd name="T133" fmla="*/ T132 w 1946"/>
                              <a:gd name="T134" fmla="+- 0 2297 1617"/>
                              <a:gd name="T135" fmla="*/ 2297 h 1946"/>
                              <a:gd name="T136" fmla="+- 0 6993 5147"/>
                              <a:gd name="T137" fmla="*/ T136 w 1946"/>
                              <a:gd name="T138" fmla="+- 0 2162 1617"/>
                              <a:gd name="T139" fmla="*/ 2162 h 1946"/>
                              <a:gd name="T140" fmla="+- 0 6921 5147"/>
                              <a:gd name="T141" fmla="*/ T140 w 1946"/>
                              <a:gd name="T142" fmla="+- 0 2039 1617"/>
                              <a:gd name="T143" fmla="*/ 2039 h 1946"/>
                              <a:gd name="T144" fmla="+- 0 6832 5147"/>
                              <a:gd name="T145" fmla="*/ T144 w 1946"/>
                              <a:gd name="T146" fmla="+- 0 1928 1617"/>
                              <a:gd name="T147" fmla="*/ 1928 h 1946"/>
                              <a:gd name="T148" fmla="+- 0 6728 5147"/>
                              <a:gd name="T149" fmla="*/ T148 w 1946"/>
                              <a:gd name="T150" fmla="+- 0 1831 1617"/>
                              <a:gd name="T151" fmla="*/ 1831 h 1946"/>
                              <a:gd name="T152" fmla="+- 0 6610 5147"/>
                              <a:gd name="T153" fmla="*/ T152 w 1946"/>
                              <a:gd name="T154" fmla="+- 0 1750 1617"/>
                              <a:gd name="T155" fmla="*/ 1750 h 1946"/>
                              <a:gd name="T156" fmla="+- 0 6481 5147"/>
                              <a:gd name="T157" fmla="*/ T156 w 1946"/>
                              <a:gd name="T158" fmla="+- 0 1687 1617"/>
                              <a:gd name="T159" fmla="*/ 1687 h 1946"/>
                              <a:gd name="T160" fmla="+- 0 6342 5147"/>
                              <a:gd name="T161" fmla="*/ T160 w 1946"/>
                              <a:gd name="T162" fmla="+- 0 1643 1617"/>
                              <a:gd name="T163" fmla="*/ 1643 h 1946"/>
                              <a:gd name="T164" fmla="+- 0 6195 5147"/>
                              <a:gd name="T165" fmla="*/ T164 w 1946"/>
                              <a:gd name="T166" fmla="+- 0 1620 1617"/>
                              <a:gd name="T167" fmla="*/ 1620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2" y="0"/>
                                </a:moveTo>
                                <a:lnTo>
                                  <a:pt x="896" y="3"/>
                                </a:lnTo>
                                <a:lnTo>
                                  <a:pt x="822" y="12"/>
                                </a:lnTo>
                                <a:lnTo>
                                  <a:pt x="749" y="26"/>
                                </a:lnTo>
                                <a:lnTo>
                                  <a:pt x="679" y="46"/>
                                </a:lnTo>
                                <a:lnTo>
                                  <a:pt x="610" y="70"/>
                                </a:lnTo>
                                <a:lnTo>
                                  <a:pt x="545" y="99"/>
                                </a:lnTo>
                                <a:lnTo>
                                  <a:pt x="481" y="133"/>
                                </a:lnTo>
                                <a:lnTo>
                                  <a:pt x="421" y="172"/>
                                </a:lnTo>
                                <a:lnTo>
                                  <a:pt x="364" y="214"/>
                                </a:lnTo>
                                <a:lnTo>
                                  <a:pt x="310" y="261"/>
                                </a:lnTo>
                                <a:lnTo>
                                  <a:pt x="260" y="311"/>
                                </a:lnTo>
                                <a:lnTo>
                                  <a:pt x="213" y="365"/>
                                </a:lnTo>
                                <a:lnTo>
                                  <a:pt x="171" y="422"/>
                                </a:lnTo>
                                <a:lnTo>
                                  <a:pt x="132" y="482"/>
                                </a:lnTo>
                                <a:lnTo>
                                  <a:pt x="98" y="545"/>
                                </a:lnTo>
                                <a:lnTo>
                                  <a:pt x="69" y="611"/>
                                </a:lnTo>
                                <a:lnTo>
                                  <a:pt x="45" y="680"/>
                                </a:lnTo>
                                <a:lnTo>
                                  <a:pt x="25" y="750"/>
                                </a:lnTo>
                                <a:lnTo>
                                  <a:pt x="11" y="823"/>
                                </a:lnTo>
                                <a:lnTo>
                                  <a:pt x="2" y="897"/>
                                </a:lnTo>
                                <a:lnTo>
                                  <a:pt x="0" y="973"/>
                                </a:lnTo>
                                <a:lnTo>
                                  <a:pt x="2" y="1049"/>
                                </a:lnTo>
                                <a:lnTo>
                                  <a:pt x="11" y="1124"/>
                                </a:lnTo>
                                <a:lnTo>
                                  <a:pt x="25" y="1196"/>
                                </a:lnTo>
                                <a:lnTo>
                                  <a:pt x="45" y="1267"/>
                                </a:lnTo>
                                <a:lnTo>
                                  <a:pt x="69" y="1335"/>
                                </a:lnTo>
                                <a:lnTo>
                                  <a:pt x="98" y="1401"/>
                                </a:lnTo>
                                <a:lnTo>
                                  <a:pt x="132" y="1464"/>
                                </a:lnTo>
                                <a:lnTo>
                                  <a:pt x="171" y="1524"/>
                                </a:lnTo>
                                <a:lnTo>
                                  <a:pt x="213" y="1582"/>
                                </a:lnTo>
                                <a:lnTo>
                                  <a:pt x="260" y="1635"/>
                                </a:lnTo>
                                <a:lnTo>
                                  <a:pt x="310" y="1686"/>
                                </a:lnTo>
                                <a:lnTo>
                                  <a:pt x="364" y="1732"/>
                                </a:lnTo>
                                <a:lnTo>
                                  <a:pt x="421" y="1775"/>
                                </a:lnTo>
                                <a:lnTo>
                                  <a:pt x="481" y="1813"/>
                                </a:lnTo>
                                <a:lnTo>
                                  <a:pt x="545" y="1847"/>
                                </a:lnTo>
                                <a:lnTo>
                                  <a:pt x="610" y="1876"/>
                                </a:lnTo>
                                <a:lnTo>
                                  <a:pt x="679" y="1901"/>
                                </a:lnTo>
                                <a:lnTo>
                                  <a:pt x="749" y="1920"/>
                                </a:lnTo>
                                <a:lnTo>
                                  <a:pt x="822" y="1934"/>
                                </a:lnTo>
                                <a:lnTo>
                                  <a:pt x="896" y="1943"/>
                                </a:lnTo>
                                <a:lnTo>
                                  <a:pt x="972" y="1946"/>
                                </a:lnTo>
                                <a:lnTo>
                                  <a:pt x="1048" y="1943"/>
                                </a:lnTo>
                                <a:lnTo>
                                  <a:pt x="1123" y="1934"/>
                                </a:lnTo>
                                <a:lnTo>
                                  <a:pt x="1195" y="1920"/>
                                </a:lnTo>
                                <a:lnTo>
                                  <a:pt x="1266" y="1901"/>
                                </a:lnTo>
                                <a:lnTo>
                                  <a:pt x="1334" y="1876"/>
                                </a:lnTo>
                                <a:lnTo>
                                  <a:pt x="1400" y="1847"/>
                                </a:lnTo>
                                <a:lnTo>
                                  <a:pt x="1463" y="1813"/>
                                </a:lnTo>
                                <a:lnTo>
                                  <a:pt x="1524" y="1775"/>
                                </a:lnTo>
                                <a:lnTo>
                                  <a:pt x="1581" y="1732"/>
                                </a:lnTo>
                                <a:lnTo>
                                  <a:pt x="1635" y="1686"/>
                                </a:lnTo>
                                <a:lnTo>
                                  <a:pt x="1685" y="1635"/>
                                </a:lnTo>
                                <a:lnTo>
                                  <a:pt x="1731" y="1582"/>
                                </a:lnTo>
                                <a:lnTo>
                                  <a:pt x="1774" y="1524"/>
                                </a:lnTo>
                                <a:lnTo>
                                  <a:pt x="1812" y="1464"/>
                                </a:lnTo>
                                <a:lnTo>
                                  <a:pt x="1846" y="1401"/>
                                </a:lnTo>
                                <a:lnTo>
                                  <a:pt x="1876" y="1335"/>
                                </a:lnTo>
                                <a:lnTo>
                                  <a:pt x="1900" y="1267"/>
                                </a:lnTo>
                                <a:lnTo>
                                  <a:pt x="1919" y="1196"/>
                                </a:lnTo>
                                <a:lnTo>
                                  <a:pt x="1934" y="1124"/>
                                </a:lnTo>
                                <a:lnTo>
                                  <a:pt x="1942" y="1049"/>
                                </a:lnTo>
                                <a:lnTo>
                                  <a:pt x="1945" y="973"/>
                                </a:lnTo>
                                <a:lnTo>
                                  <a:pt x="1942" y="897"/>
                                </a:lnTo>
                                <a:lnTo>
                                  <a:pt x="1934" y="823"/>
                                </a:lnTo>
                                <a:lnTo>
                                  <a:pt x="1919" y="750"/>
                                </a:lnTo>
                                <a:lnTo>
                                  <a:pt x="1900" y="680"/>
                                </a:lnTo>
                                <a:lnTo>
                                  <a:pt x="1876" y="611"/>
                                </a:lnTo>
                                <a:lnTo>
                                  <a:pt x="1846" y="545"/>
                                </a:lnTo>
                                <a:lnTo>
                                  <a:pt x="1812" y="482"/>
                                </a:lnTo>
                                <a:lnTo>
                                  <a:pt x="1774" y="422"/>
                                </a:lnTo>
                                <a:lnTo>
                                  <a:pt x="1731" y="365"/>
                                </a:lnTo>
                                <a:lnTo>
                                  <a:pt x="1685" y="311"/>
                                </a:lnTo>
                                <a:lnTo>
                                  <a:pt x="1635" y="261"/>
                                </a:lnTo>
                                <a:lnTo>
                                  <a:pt x="1581" y="214"/>
                                </a:lnTo>
                                <a:lnTo>
                                  <a:pt x="1524" y="172"/>
                                </a:lnTo>
                                <a:lnTo>
                                  <a:pt x="1463" y="133"/>
                                </a:lnTo>
                                <a:lnTo>
                                  <a:pt x="1400" y="99"/>
                                </a:lnTo>
                                <a:lnTo>
                                  <a:pt x="1334" y="70"/>
                                </a:lnTo>
                                <a:lnTo>
                                  <a:pt x="1266" y="46"/>
                                </a:lnTo>
                                <a:lnTo>
                                  <a:pt x="1195" y="26"/>
                                </a:lnTo>
                                <a:lnTo>
                                  <a:pt x="1123" y="12"/>
                                </a:lnTo>
                                <a:lnTo>
                                  <a:pt x="1048" y="3"/>
                                </a:lnTo>
                                <a:lnTo>
                                  <a:pt x="972"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292" o:spid="_x0000_s1026" o:spt="203" style="position:absolute;left:0pt;margin-left:233.35pt;margin-top:57.25pt;height:145.25pt;width:144.7pt;mso-position-horizontal-relative:page;z-index:251714560;mso-width-relative:page;mso-height-relative:page;" coordorigin="4667,1145" coordsize="2894,2905" o:gfxdata="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">
                <o:lock v:ext="edit" aspectratio="f"/>
                <v:shape id="docshape293" o:spid="_x0000_s1026" o:spt="100" style="position:absolute;left:4938;top:1156;height:2883;width:2622;" fillcolor="#CF4300" filled="t" stroked="f" coordsize="2622,2883" o:gfxdata="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9Hep&#10;wAAAAOIAAAAPAAAAAAAAAAEAIAAAACIAAABkcnMvZG93bnJldi54bWxQSwECFAAUAAAACACHTuJA&#10;My8FnjsAAAA5AAAAEAAAAAAAAAABACAAAAAPAQAAZHJzL3NoYXBleG1sLnhtbFBLBQYAAAAABgAG&#10;AFsBAAC5AwAAAAA=&#10;" path="m1180,0l1133,1,1180,1441,0,2267,46,2330,96,2390,148,2447,203,2500,261,2551,321,2598,383,2642,448,2682,515,2719,583,2753,653,2782,725,2808,798,2831,873,2849,948,2864,1025,2874,1102,2880,1180,2882,1256,2880,1331,2874,1405,2865,1478,2851,1550,2834,1620,2813,1689,2789,1756,2761,1821,2730,1885,2696,1946,2659,2006,2620,2063,2577,2119,2531,2172,2483,2222,2433,2270,2380,2316,2324,2359,2267,2399,2207,2435,2145,2469,2082,2500,2017,2528,1950,2552,1881,2573,1811,2590,1739,2604,1666,2613,1592,2619,1517,2621,1441,2619,1365,2613,1290,2604,1216,2590,1143,2573,1072,2552,1002,2528,933,2500,866,2469,801,2435,737,2399,675,2359,616,2316,558,2270,503,2222,450,2172,399,2119,351,2063,306,2006,263,1946,223,1885,186,1821,152,1756,121,1689,94,1620,70,1550,49,1478,32,1405,18,1331,8,1256,2,1180,0xe">
                  <v:path o:connectlocs="1133,1157;0,3423;96,3546;203,3656;321,3754;448,3838;583,3909;725,3964;873,4005;1025,4030;1180,4038;1331,4030;1478,4007;1620,3969;1756,3917;1885,3852;2006,3776;2119,3687;2222,3589;2316,3480;2399,3363;2469,3238;2528,3106;2573,2967;2604,2822;2619,2673;2619,2521;2604,2372;2573,2228;2528,2089;2469,1957;2399,1831;2316,1714;2222,1606;2119,1507;2006,1419;1885,1342;1756,1277;1620,1226;1478,1188;1331,1164;1180,1156" o:connectangles="0,0,0,0,0,0,0,0,0,0,0,0,0,0,0,0,0,0,0,0,0,0,0,0,0,0,0,0,0,0,0,0,0,0,0,0,0,0,0,0,0,0"/>
                  <v:fill on="t" focussize="0,0"/>
                  <v:stroke on="f"/>
                  <v:imagedata o:title=""/>
                  <o:lock v:ext="edit" aspectratio="f"/>
                </v:shape>
                <v:shape id="docshape294" o:spid="_x0000_s1026" o:spt="100" style="position:absolute;left:4678;top:1267;height:2771;width:2807;" fillcolor="#FF7A00" filled="t" stroked="f" coordsize="2807,2771" o:gfxdata="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NKj&#10;fcEAAADjAAAADwAAAAAAAAABACAAAAAiAAAAZHJzL2Rvd25yZXYueG1sUEsBAhQAFAAAAAgAh07i&#10;QDMvBZ47AAAAOQAAABAAAAAAAAAAAQAgAAAAEAEAAGRycy9zaGFwZXhtbC54bWxQSwUGAAAAAAYA&#10;BgBbAQAAugMAAAAA&#10;" path="m886,0l814,33,745,69,678,108,614,151,552,197,493,246,437,298,383,352,333,410,286,469,242,532,202,596,165,662,131,731,101,801,75,873,53,946,34,1021,19,1097,9,1174,2,1252,0,1330,2,1406,8,1481,18,1555,32,1628,49,1700,70,1770,94,1839,121,1906,152,1971,186,2034,223,2096,263,2156,306,2213,351,2269,399,2322,450,2372,503,2420,558,2466,616,2509,675,2548,737,2585,801,2619,866,2650,933,2678,1002,2702,1072,2723,1143,2740,1216,2754,1290,2763,1365,2769,1441,2771,1518,2769,1594,2763,1669,2753,1743,2739,1816,2722,1887,2700,1957,2675,2026,2647,2092,2615,2157,2580,2220,2542,2281,2500,2340,2456,2397,2408,2451,2358,2502,2305,2551,2249,2597,2191,2640,2130,2680,2067,2717,2001,2750,1933,2780,1863,2807,1791,1441,1330,886,0xe">
                  <v:path o:connectlocs="814,1300;678,1375;552,1464;437,1565;333,1677;242,1799;165,1929;101,2068;53,2213;19,2364;2,2519;2,2673;18,2822;49,2967;94,3106;152,3238;223,3363;306,3480;399,3589;503,3687;616,3776;737,3852;866,3917;1002,3969;1143,4007;1290,4030;1441,4038;1594,4030;1743,4006;1887,3967;2026,3914;2157,3847;2281,3767;2397,3675;2502,3572;2597,3458;2680,3334;2750,3200;2807,3058;886,1267" o:connectangles="0,0,0,0,0,0,0,0,0,0,0,0,0,0,0,0,0,0,0,0,0,0,0,0,0,0,0,0,0,0,0,0,0,0,0,0,0,0,0,0"/>
                  <v:fill on="t" focussize="0,0"/>
                  <v:stroke on="f"/>
                  <v:imagedata o:title=""/>
                  <o:lock v:ext="edit" aspectratio="f"/>
                </v:shape>
                <v:shape id="docshape295" o:spid="_x0000_s1026" o:spt="100" style="position:absolute;left:4678;top:1267;height:2771;width:2807;" filled="f" stroked="t" coordsize="2807,2771" o:gfxdata="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WnJW1xgAAAOIAAAAPAAAAAAAAAAEAIAAAACIAAABkcnMvZG93bnJldi54bWxQSwECFAAUAAAA&#10;CACHTuJAMy8FnjsAAAA5AAAAEAAAAAAAAAABACAAAAAVAQAAZHJzL3NoYXBleG1sLnhtbFBLBQYA&#10;AAAABgAGAFsBAAC/AwAAAAA=&#10;" path="m1441,1330l2807,1791,2780,1863,2750,1933,2717,2001,2680,2067,2640,2130,2597,2191,2551,2249,2502,2305,2451,2358,2397,2408,2340,2456,2281,2500,2220,2542,2157,2580,2092,2615,2026,2647,1957,2675,1887,2700,1816,2722,1743,2739,1669,2753,1594,2763,1518,2769,1441,2771,1365,2769,1290,2763,1216,2754,1143,2740,1072,2723,1002,2702,933,2678,866,2650,801,2619,737,2585,675,2548,616,2509,558,2466,503,2420,450,2372,399,2322,351,2269,306,2213,263,2156,223,2096,186,2034,152,1971,121,1906,94,1839,70,1770,49,1700,32,1628,18,1555,8,1481,2,1406,0,1330,2,1252,9,1174,19,1097,34,1021,53,946,75,873,101,801,131,731,165,662,202,596,242,532,286,469,333,410,383,352,437,298,493,246,552,197,614,151,678,108,745,69,814,33,886,0,1441,1330xe">
                  <v:path o:connectlocs="2807,3058;2750,3200;2680,3334;2597,3458;2502,3572;2397,3675;2281,3767;2157,3847;2026,3914;1887,3967;1743,4006;1594,4030;1441,4038;1290,4030;1143,4007;1002,3969;866,3917;737,3852;616,3776;503,3687;399,3589;306,3480;223,3363;152,3238;94,3106;49,2967;18,2822;2,2673;2,2519;19,2364;53,2213;101,2068;165,1929;242,1799;333,1677;437,1565;552,1464;678,1375;814,1300;1441,2597" o:connectangles="0,0,0,0,0,0,0,0,0,0,0,0,0,0,0,0,0,0,0,0,0,0,0,0,0,0,0,0,0,0,0,0,0,0,0,0,0,0,0,0"/>
                  <v:fill on="f" focussize="0,0"/>
                  <v:stroke weight="1.11196850393701pt" color="#FFFFFF" joinstyle="round"/>
                  <v:imagedata o:title=""/>
                  <o:lock v:ext="edit" aspectratio="f"/>
                </v:shape>
                <v:shape id="docshape296" o:spid="_x0000_s1026" o:spt="100" style="position:absolute;left:4678;top:1267;height:2599;width:1442;" fillcolor="#FFA600" filled="t" stroked="f" coordsize="1442,2599" o:gfxdata="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cPtWLFAAAA4wAAAA8AAAAAAAAAAQAgAAAAIgAAAGRycy9kb3ducmV2LnhtbFBLAQIUABQAAAAI&#10;AIdO4kAzLwWeOwAAADkAAAAQAAAAAAAAAAEAIAAAABQBAABkcnMvc2hhcGV4bWwueG1sUEsFBgAA&#10;AAAGAAYAWwEAAL4DAAAAAA==&#10;" path="m886,0l814,33,745,69,678,108,614,151,552,197,493,246,437,298,383,352,333,410,286,469,242,532,202,596,165,662,131,731,101,801,75,873,53,946,34,1021,19,1097,9,1174,2,1252,0,1330,2,1409,9,1488,20,1565,34,1641,53,1716,76,1790,102,1862,133,1933,167,2002,204,2069,245,2134,290,2196,337,2256,388,2314,443,2369,500,2421,560,2470,623,2516,689,2559,757,2599,1441,1330,886,0xe">
                  <v:path o:connectlocs="886,1267;814,1300;745,1336;678,1375;614,1418;552,1464;493,1513;437,1565;383,1619;333,1677;286,1736;242,1799;202,1863;165,1929;131,1998;101,2068;75,2140;53,2213;34,2288;19,2364;9,2441;2,2519;0,2597;2,2676;9,2755;20,2832;34,2908;53,2983;76,3057;102,3129;133,3200;167,3269;204,3336;245,3401;290,3463;337,3523;388,3581;443,3636;500,3688;560,3737;623,3783;689,3826;757,3866;1441,2597;886,1267" o:connectangles="0,0,0,0,0,0,0,0,0,0,0,0,0,0,0,0,0,0,0,0,0,0,0,0,0,0,0,0,0,0,0,0,0,0,0,0,0,0,0,0,0,0,0,0,0"/>
                  <v:fill on="t" focussize="0,0"/>
                  <v:stroke on="f"/>
                  <v:imagedata o:title=""/>
                  <o:lock v:ext="edit" aspectratio="f"/>
                </v:shape>
                <v:shape id="docshape297" o:spid="_x0000_s1026" o:spt="100" style="position:absolute;left:4678;top:1267;height:2599;width:1442;" filled="f" stroked="t" coordsize="1442,2599" o:gfxdata="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C7&#10;1enCAAAA4wAAAA8AAAAAAAAAAQAgAAAAIgAAAGRycy9kb3ducmV2LnhtbFBLAQIUABQAAAAIAIdO&#10;4kAzLwWeOwAAADkAAAAQAAAAAAAAAAEAIAAAABEBAABkcnMvc2hhcGV4bWwueG1sUEsFBgAAAAAG&#10;AAYAWwEAALsDAAAAAA==&#10;" path="m1441,1330l757,2599,689,2559,623,2516,560,2470,500,2421,443,2369,388,2314,337,2256,290,2196,245,2134,204,2069,167,2002,133,1933,102,1862,76,1790,53,1716,34,1641,20,1565,9,1488,2,1409,0,1330,2,1252,9,1174,19,1097,34,1021,53,946,75,873,101,801,131,731,165,662,202,596,242,532,286,469,333,410,383,352,437,298,493,246,552,197,614,151,678,108,745,69,814,33,886,0,1441,1330xe">
                  <v:path o:connectlocs="1441,2597;757,3866;689,3826;623,3783;560,3737;500,3688;443,3636;388,3581;337,3523;290,3463;245,3401;204,3336;167,3269;133,3200;102,3129;76,3057;53,2983;34,2908;20,2832;9,2755;2,2676;0,2597;2,2519;9,2441;19,2364;34,2288;53,2213;75,2140;101,2068;131,1998;165,1929;202,1863;242,1799;286,1736;333,1677;383,1619;437,1565;493,1513;552,1464;614,1418;678,1375;745,1336;814,1300;886,1267;1441,2597" o:connectangles="0,0,0,0,0,0,0,0,0,0,0,0,0,0,0,0,0,0,0,0,0,0,0,0,0,0,0,0,0,0,0,0,0,0,0,0,0,0,0,0,0,0,0,0,0"/>
                  <v:fill on="f" focussize="0,0"/>
                  <v:stroke weight="1.11196850393701pt" color="#FFFFFF" joinstyle="round"/>
                  <v:imagedata o:title=""/>
                  <o:lock v:ext="edit" aspectratio="f"/>
                </v:shape>
                <v:shape id="docshape298" o:spid="_x0000_s1026" o:spt="100" style="position:absolute;left:4807;top:1181;height:1417;width:1312;" fillcolor="#FFCA66" filled="t" stroked="f" coordsize="1312,1417" o:gfxdata="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b+d&#10;fMEAAADiAAAADwAAAAAAAAABACAAAAAiAAAAZHJzL2Rvd25yZXYueG1sUEsBAhQAFAAAAAgAh07i&#10;QDMvBZ47AAAAOQAAABAAAAAAAAAAAQAgAAAAEAEAAGRycy9zaGFwZXhtbC54bWxQSwUGAAAAAAYA&#10;BgBbAQAAugMAAAAA&#10;" path="m1044,0l969,17,895,37,822,61,751,89,681,120,613,155,548,194,484,237,422,282,363,331,306,383,253,438,203,496,155,556,111,618,71,683,33,750,0,819,1311,1416,1044,0xe">
                  <v:path o:connectlocs="1044,1181;969,1198;895,1218;822,1242;751,1270;681,1301;613,1336;548,1375;484,1418;422,1463;363,1512;306,1564;253,1619;203,1677;155,1737;111,1799;71,1864;33,1931;0,2000;1311,2597;1044,1181" o:connectangles="0,0,0,0,0,0,0,0,0,0,0,0,0,0,0,0,0,0,0,0,0"/>
                  <v:fill on="t" focussize="0,0"/>
                  <v:stroke on="f"/>
                  <v:imagedata o:title=""/>
                  <o:lock v:ext="edit" aspectratio="f"/>
                </v:shape>
                <v:shape id="docshape299" o:spid="_x0000_s1026" o:spt="100" style="position:absolute;left:4807;top:1181;height:1417;width:1312;" filled="f" stroked="t" coordsize="1312,1417" o:gfxdata="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Av&#10;/5jCAAAA4wAAAA8AAAAAAAAAAQAgAAAAIgAAAGRycy9kb3ducmV2LnhtbFBLAQIUABQAAAAIAIdO&#10;4kAzLwWeOwAAADkAAAAQAAAAAAAAAAEAIAAAABEBAABkcnMvc2hhcGV4bWwueG1sUEsFBgAAAAAG&#10;AAYAWwEAALsDAAAAAA==&#10;" path="m1311,1416l0,819,33,750,71,683,111,618,155,556,203,496,253,438,306,383,363,331,422,282,484,237,548,194,613,155,681,120,751,89,822,61,895,37,969,17,1044,0,1311,1416xe">
                  <v:path o:connectlocs="1311,2597;0,2000;33,1931;71,1864;111,1799;155,1737;203,1677;253,1619;306,1564;363,1512;422,1463;484,1418;548,1375;613,1336;681,1301;751,1270;822,1242;895,1218;969,1198;1044,1181;1311,2597" o:connectangles="0,0,0,0,0,0,0,0,0,0,0,0,0,0,0,0,0,0,0,0,0"/>
                  <v:fill on="f" focussize="0,0"/>
                  <v:stroke weight="1.11196850393701pt" color="#FFFFFF" joinstyle="round"/>
                  <v:imagedata o:title=""/>
                  <o:lock v:ext="edit" aspectratio="f"/>
                </v:shape>
                <v:shape id="docshape300" o:spid="_x0000_s1026" o:spt="100" style="position:absolute;left:5681;top:1156;height:1442;width:438;" fillcolor="#FFE7BD" filled="t" stroked="f" coordsize="438,1442" o:gfxdata="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e&#10;hHfCAAAA4wAAAA8AAAAAAAAAAQAgAAAAIgAAAGRycy9kb3ducmV2LnhtbFBLAQIUABQAAAAIAIdO&#10;4kAzLwWeOwAAADkAAAAQAAAAAAAAAAEAIAAAABEBAABkcnMvc2hhcGV4bWwueG1sUEsFBgAAAAAG&#10;AAYAWwEAALsDAAAAAA==&#10;" path="m437,0l326,4,216,17,107,39,0,68,437,1441,437,0xe">
                  <v:path o:connectlocs="437,1156;326,1160;216,1173;107,1195;0,1224;437,2597;437,1156" o:connectangles="0,0,0,0,0,0,0"/>
                  <v:fill on="t" focussize="0,0"/>
                  <v:stroke on="f"/>
                  <v:imagedata o:title=""/>
                  <o:lock v:ext="edit" aspectratio="f"/>
                </v:shape>
                <v:shape id="docshape301" o:spid="_x0000_s1026" o:spt="100" style="position:absolute;left:5681;top:1156;height:1442;width:438;" filled="f" stroked="t" coordsize="438,1442" o:gfxdata="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HS/bcQAAADjAAAADwAAAAAAAAABACAAAAAiAAAAZHJzL2Rvd25yZXYueG1sUEsBAhQAFAAAAAgA&#10;h07iQDMvBZ47AAAAOQAAABAAAAAAAAAAAQAgAAAAEwEAAGRycy9zaGFwZXhtbC54bWxQSwUGAAAA&#10;AAYABgBbAQAAvQMAAAAA&#10;" path="m437,1441l0,68,53,52,107,39,216,17,326,4,437,0,437,1441xe">
                  <v:path o:connectlocs="437,2597;0,1224;53,1208;107,1195;216,1173;326,1160;437,1156;437,2597" o:connectangles="0,0,0,0,0,0,0,0"/>
                  <v:fill on="f" focussize="0,0"/>
                  <v:stroke weight="1.11196850393701pt" color="#FFFFFF" joinstyle="round"/>
                  <v:imagedata o:title=""/>
                  <o:lock v:ext="edit" aspectratio="f"/>
                </v:shape>
                <v:shape id="docshape302" o:spid="_x0000_s1026" o:spt="100" style="position:absolute;left:5146;top:1617;height:1946;width:1946;" fillcolor="#FFFFFF" filled="t" stroked="f" coordsize="1946,1946" o:gfxdata="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4P&#10;KYvCAAAA4gAAAA8AAAAAAAAAAQAgAAAAIgAAAGRycy9kb3ducmV2LnhtbFBLAQIUABQAAAAIAIdO&#10;4kAzLwWeOwAAADkAAAAQAAAAAAAAAAEAIAAAABEBAABkcnMvc2hhcGV4bWwueG1sUEsFBgAAAAAG&#10;AAYAWwEAALsDAAAAAA==&#10;" path="m972,0l896,3,822,12,749,26,679,46,610,70,545,99,481,133,421,172,364,214,310,261,260,311,213,365,171,422,132,482,98,545,69,611,45,680,25,750,11,823,2,897,0,973,2,1049,11,1124,25,1196,45,1267,69,1335,98,1401,132,1464,171,1524,213,1582,260,1635,310,1686,364,1732,421,1775,481,1813,545,1847,610,1876,679,1901,749,1920,822,1934,896,1943,972,1946,1048,1943,1123,1934,1195,1920,1266,1901,1334,1876,1400,1847,1463,1813,1524,1775,1581,1732,1635,1686,1685,1635,1731,1582,1774,1524,1812,1464,1846,1401,1876,1335,1900,1267,1919,1196,1934,1124,1942,1049,1945,973,1942,897,1934,823,1919,750,1900,680,1876,611,1846,545,1812,482,1774,422,1731,365,1685,311,1635,261,1581,214,1524,172,1463,133,1400,99,1334,70,1266,46,1195,26,1123,12,1048,3,972,0xe">
                  <v:path o:connectlocs="896,1620;749,1643;610,1687;481,1750;364,1831;260,1928;171,2039;98,2162;45,2297;11,2440;0,2590;11,2741;45,2884;98,3018;171,3141;260,3252;364,3349;481,3430;610,3493;749,3537;896,3560;1048,3560;1195,3537;1334,3493;1463,3430;1581,3349;1685,3252;1774,3141;1846,3018;1900,2884;1934,2741;1945,2590;1934,2440;1900,2297;1846,2162;1774,2039;1685,1928;1581,1831;1463,1750;1334,1687;1195,1643;1048,1620" o:connectangles="0,0,0,0,0,0,0,0,0,0,0,0,0,0,0,0,0,0,0,0,0,0,0,0,0,0,0,0,0,0,0,0,0,0,0,0,0,0,0,0,0,0"/>
                  <v:fill on="t" focussize="0,0"/>
                  <v:stroke on="f"/>
                  <v:imagedata o:title=""/>
                  <o:lock v:ext="edit" aspectratio="f"/>
                </v:shape>
              </v:group>
            </w:pict>
          </mc:Fallback>
        </mc:AlternateContent>
      </w:r>
      <w:r>
        <w:rPr>
          <w:rFonts w:hint="eastAsia" w:ascii="微软雅黑" w:hAnsi="微软雅黑" w:eastAsia="微软雅黑" w:cs="微软雅黑"/>
          <w:lang w:eastAsia="zh-CN"/>
        </w:rPr>
        <w:t>在网络安全领域，专业人士广泛预计，在未来五年内，</w:t>
      </w:r>
      <w:r>
        <w:rPr>
          <w:rFonts w:ascii="微软雅黑" w:hAnsi="微软雅黑" w:eastAsia="微软雅黑"/>
          <w:lang w:eastAsia="zh-CN"/>
        </w:rPr>
        <w:t xml:space="preserve">AI </w:t>
      </w:r>
      <w:r>
        <w:rPr>
          <w:rFonts w:hint="eastAsia" w:ascii="微软雅黑" w:hAnsi="微软雅黑" w:eastAsia="微软雅黑" w:cs="微软雅黑"/>
          <w:lang w:eastAsia="zh-CN"/>
        </w:rPr>
        <w:t>将对他们的工作职责和岗位产生显著影响。这种观点反映了</w:t>
      </w:r>
      <w:r>
        <w:rPr>
          <w:rFonts w:ascii="微软雅黑" w:hAnsi="微软雅黑" w:eastAsia="微软雅黑"/>
          <w:lang w:eastAsia="zh-CN"/>
        </w:rPr>
        <w:t xml:space="preserve"> AI </w:t>
      </w:r>
      <w:r>
        <w:rPr>
          <w:rFonts w:hint="eastAsia" w:ascii="微软雅黑" w:hAnsi="微软雅黑" w:eastAsia="微软雅黑" w:cs="微软雅黑"/>
          <w:lang w:eastAsia="zh-CN"/>
        </w:rPr>
        <w:t>在职场中的颠覆性。有相当一部分人（</w:t>
      </w:r>
      <w:r>
        <w:rPr>
          <w:rFonts w:ascii="微软雅黑" w:hAnsi="微软雅黑" w:eastAsia="微软雅黑"/>
          <w:lang w:eastAsia="zh-CN"/>
        </w:rPr>
        <w:t>58%</w:t>
      </w:r>
      <w:r>
        <w:rPr>
          <w:rFonts w:hint="eastAsia" w:ascii="微软雅黑" w:hAnsi="微软雅黑" w:eastAsia="微软雅黑"/>
          <w:lang w:eastAsia="zh-CN"/>
        </w:rPr>
        <w:t>）</w:t>
      </w:r>
      <w:r>
        <w:rPr>
          <w:rFonts w:ascii="微软雅黑" w:hAnsi="微软雅黑" w:eastAsia="微软雅黑"/>
          <w:lang w:eastAsia="zh-CN"/>
        </w:rPr>
        <w:t xml:space="preserve"> </w:t>
      </w:r>
      <w:r>
        <w:rPr>
          <w:rFonts w:hint="eastAsia" w:ascii="微软雅黑" w:hAnsi="微软雅黑" w:eastAsia="微软雅黑" w:cs="微软雅黑"/>
          <w:lang w:eastAsia="zh-CN"/>
        </w:rPr>
        <w:t>认为</w:t>
      </w:r>
      <w:r>
        <w:rPr>
          <w:rFonts w:ascii="微软雅黑" w:hAnsi="微软雅黑" w:eastAsia="微软雅黑"/>
          <w:lang w:eastAsia="zh-CN"/>
        </w:rPr>
        <w:t xml:space="preserve"> AI </w:t>
      </w:r>
      <w:r>
        <w:rPr>
          <w:rFonts w:hint="eastAsia" w:ascii="微软雅黑" w:hAnsi="微软雅黑" w:eastAsia="微软雅黑" w:cs="微软雅黑"/>
          <w:lang w:eastAsia="zh-CN"/>
        </w:rPr>
        <w:t>将成为支持和提升他们当前工作职能的工具。</w:t>
      </w:r>
    </w:p>
    <w:p>
      <w:pPr>
        <w:pStyle w:val="6"/>
        <w:spacing w:line="276" w:lineRule="auto"/>
        <w:ind w:left="920" w:right="2770"/>
        <w:rPr>
          <w:rFonts w:ascii="微软雅黑" w:hAnsi="微软雅黑" w:eastAsia="微软雅黑"/>
          <w:lang w:eastAsia="zh-CN"/>
        </w:rPr>
      </w:pPr>
      <w:r>
        <w:rPr>
          <w:rFonts w:hint="eastAsia" w:ascii="微软雅黑" w:hAnsi="微软雅黑" w:eastAsia="微软雅黑" w:cs="微软雅黑"/>
          <w:lang w:eastAsia="zh-CN"/>
        </w:rPr>
        <w:t>具体来说，有</w:t>
      </w:r>
      <w:r>
        <w:rPr>
          <w:rFonts w:ascii="微软雅黑" w:hAnsi="微软雅黑" w:eastAsia="微软雅黑"/>
          <w:lang w:eastAsia="zh-CN"/>
        </w:rPr>
        <w:t xml:space="preserve"> 30% </w:t>
      </w:r>
      <w:r>
        <w:rPr>
          <w:rFonts w:hint="eastAsia" w:ascii="微软雅黑" w:hAnsi="微软雅黑" w:eastAsia="微软雅黑"/>
          <w:lang w:eastAsia="zh-CN"/>
        </w:rPr>
        <w:t>的人相信</w:t>
      </w:r>
      <w:r>
        <w:rPr>
          <w:rFonts w:ascii="微软雅黑" w:hAnsi="微软雅黑" w:eastAsia="微软雅黑"/>
          <w:lang w:eastAsia="zh-CN"/>
        </w:rPr>
        <w:t xml:space="preserve"> AI </w:t>
      </w:r>
      <w:r>
        <w:rPr>
          <w:rFonts w:hint="eastAsia" w:ascii="微软雅黑" w:hAnsi="微软雅黑" w:eastAsia="微软雅黑"/>
          <w:lang w:eastAsia="zh-CN"/>
        </w:rPr>
        <w:t>将有助于提升他们的某些技能，而</w:t>
      </w:r>
      <w:r>
        <w:rPr>
          <w:rFonts w:ascii="微软雅黑" w:hAnsi="微软雅黑" w:eastAsia="微软雅黑"/>
          <w:lang w:eastAsia="zh-CN"/>
        </w:rPr>
        <w:t xml:space="preserve"> 28% </w:t>
      </w:r>
      <w:r>
        <w:rPr>
          <w:rFonts w:hint="eastAsia" w:ascii="微软雅黑" w:hAnsi="微软雅黑" w:eastAsia="微软雅黑"/>
          <w:lang w:eastAsia="zh-CN"/>
        </w:rPr>
        <w:t>的人认为</w:t>
      </w:r>
      <w:r>
        <w:rPr>
          <w:rFonts w:ascii="微软雅黑" w:hAnsi="微软雅黑" w:eastAsia="微软雅黑"/>
          <w:lang w:eastAsia="zh-CN"/>
        </w:rPr>
        <w:t xml:space="preserve"> AI </w:t>
      </w:r>
      <w:r>
        <w:rPr>
          <w:rFonts w:hint="eastAsia" w:ascii="微软雅黑" w:hAnsi="微软雅黑" w:eastAsia="微软雅黑"/>
          <w:lang w:eastAsia="zh-CN"/>
        </w:rPr>
        <w:t>将全面支持他们现有的工作职责。</w:t>
      </w:r>
    </w:p>
    <w:p>
      <w:pPr>
        <w:rPr>
          <w:sz w:val="16"/>
          <w:lang w:eastAsia="zh-CN"/>
        </w:rPr>
      </w:pPr>
      <w:r>
        <w:rPr>
          <w:lang w:eastAsia="zh-CN"/>
        </w:rPr>
        <w:br w:type="column"/>
      </w: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spacing w:before="2"/>
        <w:rPr>
          <w:sz w:val="19"/>
          <w:lang w:eastAsia="zh-CN"/>
        </w:rPr>
      </w:pPr>
    </w:p>
    <w:p>
      <w:pPr>
        <w:ind w:left="782"/>
        <w:rPr>
          <w:sz w:val="12"/>
        </w:rPr>
      </w:pPr>
      <w:r>
        <w:drawing>
          <wp:inline distT="0" distB="0" distL="0" distR="0">
            <wp:extent cx="82550" cy="82550"/>
            <wp:effectExtent l="0" t="0" r="6350" b="6350"/>
            <wp:docPr id="26520626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06260" name="image31.png"/>
                    <pic:cNvPicPr>
                      <a:picLocks noChangeAspect="1"/>
                    </pic:cNvPicPr>
                  </pic:nvPicPr>
                  <pic:blipFill>
                    <a:blip r:embed="rId60" cstate="print"/>
                    <a:stretch>
                      <a:fillRect/>
                    </a:stretch>
                  </pic:blipFill>
                  <pic:spPr>
                    <a:xfrm>
                      <a:off x="0" y="0"/>
                      <a:ext cx="82753" cy="82753"/>
                    </a:xfrm>
                    <a:prstGeom prst="rect">
                      <a:avLst/>
                    </a:prstGeom>
                  </pic:spPr>
                </pic:pic>
              </a:graphicData>
            </a:graphic>
          </wp:inline>
        </w:drawing>
      </w:r>
      <w:r>
        <w:rPr>
          <w:rFonts w:ascii="Times New Roman"/>
          <w:spacing w:val="29"/>
          <w:w w:val="115"/>
          <w:position w:val="2"/>
          <w:sz w:val="20"/>
        </w:rPr>
        <w:t xml:space="preserve"> </w:t>
      </w:r>
      <w:r>
        <w:rPr>
          <w:rFonts w:ascii="Century Gothic"/>
          <w:b/>
          <w:color w:val="141221"/>
          <w:w w:val="115"/>
          <w:position w:val="2"/>
          <w:sz w:val="12"/>
        </w:rPr>
        <w:t>30%</w:t>
      </w:r>
      <w:r>
        <w:rPr>
          <w:rFonts w:ascii="Century Gothic"/>
          <w:b/>
          <w:color w:val="141221"/>
          <w:spacing w:val="59"/>
          <w:w w:val="115"/>
          <w:position w:val="2"/>
          <w:sz w:val="12"/>
        </w:rPr>
        <w:t xml:space="preserve">  </w:t>
      </w:r>
      <w:r>
        <w:rPr>
          <w:rFonts w:hint="eastAsia" w:ascii="微软雅黑" w:hAnsi="微软雅黑" w:eastAsia="微软雅黑" w:cs="微软雅黑"/>
          <w:color w:val="141221"/>
          <w:w w:val="115"/>
          <w:position w:val="2"/>
          <w:sz w:val="12"/>
        </w:rPr>
        <w:t>帮助增强部分技能</w:t>
      </w:r>
    </w:p>
    <w:p>
      <w:pPr>
        <w:pStyle w:val="6"/>
        <w:spacing w:before="6"/>
        <w:rPr>
          <w:sz w:val="12"/>
        </w:rPr>
      </w:pPr>
      <w:r>
        <w:drawing>
          <wp:anchor distT="0" distB="0" distL="0" distR="0" simplePos="0" relativeHeight="251715584" behindDoc="0" locked="0" layoutInCell="1" allowOverlap="1">
            <wp:simplePos x="0" y="0"/>
            <wp:positionH relativeFrom="page">
              <wp:posOffset>5029835</wp:posOffset>
            </wp:positionH>
            <wp:positionV relativeFrom="paragraph">
              <wp:posOffset>288290</wp:posOffset>
            </wp:positionV>
            <wp:extent cx="82550" cy="82550"/>
            <wp:effectExtent l="0" t="0" r="6350" b="6350"/>
            <wp:wrapNone/>
            <wp:docPr id="169701126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11263" name="image9.png"/>
                    <pic:cNvPicPr>
                      <a:picLocks noChangeAspect="1"/>
                    </pic:cNvPicPr>
                  </pic:nvPicPr>
                  <pic:blipFill>
                    <a:blip r:embed="rId56" cstate="print"/>
                    <a:stretch>
                      <a:fillRect/>
                    </a:stretch>
                  </pic:blipFill>
                  <pic:spPr>
                    <a:xfrm>
                      <a:off x="0" y="0"/>
                      <a:ext cx="82550" cy="82550"/>
                    </a:xfrm>
                    <a:prstGeom prst="rect">
                      <a:avLst/>
                    </a:prstGeom>
                  </pic:spPr>
                </pic:pic>
              </a:graphicData>
            </a:graphic>
          </wp:anchor>
        </w:drawing>
      </w:r>
      <w:r>
        <w:drawing>
          <wp:anchor distT="0" distB="0" distL="0" distR="0" simplePos="0" relativeHeight="251716608" behindDoc="0" locked="0" layoutInCell="1" allowOverlap="1">
            <wp:simplePos x="0" y="0"/>
            <wp:positionH relativeFrom="page">
              <wp:posOffset>5029835</wp:posOffset>
            </wp:positionH>
            <wp:positionV relativeFrom="paragraph">
              <wp:posOffset>94615</wp:posOffset>
            </wp:positionV>
            <wp:extent cx="81915" cy="81915"/>
            <wp:effectExtent l="0" t="0" r="6985" b="6985"/>
            <wp:wrapNone/>
            <wp:docPr id="139763841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38416" name="image8.png"/>
                    <pic:cNvPicPr>
                      <a:picLocks noChangeAspect="1"/>
                    </pic:cNvPicPr>
                  </pic:nvPicPr>
                  <pic:blipFill>
                    <a:blip r:embed="rId57" cstate="print"/>
                    <a:stretch>
                      <a:fillRect/>
                    </a:stretch>
                  </pic:blipFill>
                  <pic:spPr>
                    <a:xfrm>
                      <a:off x="0" y="0"/>
                      <a:ext cx="81915" cy="81915"/>
                    </a:xfrm>
                    <a:prstGeom prst="rect">
                      <a:avLst/>
                    </a:prstGeom>
                  </pic:spPr>
                </pic:pic>
              </a:graphicData>
            </a:graphic>
          </wp:anchor>
        </w:drawing>
      </w:r>
      <w:r>
        <w:drawing>
          <wp:anchor distT="0" distB="0" distL="0" distR="0" simplePos="0" relativeHeight="251717632" behindDoc="0" locked="0" layoutInCell="1" allowOverlap="1">
            <wp:simplePos x="0" y="0"/>
            <wp:positionH relativeFrom="page">
              <wp:posOffset>5029835</wp:posOffset>
            </wp:positionH>
            <wp:positionV relativeFrom="paragraph">
              <wp:posOffset>481965</wp:posOffset>
            </wp:positionV>
            <wp:extent cx="82550" cy="82550"/>
            <wp:effectExtent l="0" t="0" r="6350" b="6350"/>
            <wp:wrapNone/>
            <wp:docPr id="9062680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68023" name="image10.png"/>
                    <pic:cNvPicPr>
                      <a:picLocks noChangeAspect="1"/>
                    </pic:cNvPicPr>
                  </pic:nvPicPr>
                  <pic:blipFill>
                    <a:blip r:embed="rId58" cstate="print"/>
                    <a:stretch>
                      <a:fillRect/>
                    </a:stretch>
                  </pic:blipFill>
                  <pic:spPr>
                    <a:xfrm>
                      <a:off x="0" y="0"/>
                      <a:ext cx="82550" cy="82550"/>
                    </a:xfrm>
                    <a:prstGeom prst="rect">
                      <a:avLst/>
                    </a:prstGeom>
                  </pic:spPr>
                </pic:pic>
              </a:graphicData>
            </a:graphic>
          </wp:anchor>
        </w:drawing>
      </w:r>
      <w:r>
        <w:drawing>
          <wp:anchor distT="0" distB="0" distL="0" distR="0" simplePos="0" relativeHeight="251718656" behindDoc="0" locked="0" layoutInCell="1" allowOverlap="1">
            <wp:simplePos x="0" y="0"/>
            <wp:positionH relativeFrom="page">
              <wp:posOffset>5029835</wp:posOffset>
            </wp:positionH>
            <wp:positionV relativeFrom="paragraph">
              <wp:posOffset>675640</wp:posOffset>
            </wp:positionV>
            <wp:extent cx="82550" cy="82550"/>
            <wp:effectExtent l="0" t="0" r="6350" b="6350"/>
            <wp:wrapNone/>
            <wp:docPr id="187604560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45601" name="image11.png"/>
                    <pic:cNvPicPr>
                      <a:picLocks noChangeAspect="1"/>
                    </pic:cNvPicPr>
                  </pic:nvPicPr>
                  <pic:blipFill>
                    <a:blip r:embed="rId59" cstate="print"/>
                    <a:stretch>
                      <a:fillRect/>
                    </a:stretch>
                  </pic:blipFill>
                  <pic:spPr>
                    <a:xfrm>
                      <a:off x="0" y="0"/>
                      <a:ext cx="82295" cy="82296"/>
                    </a:xfrm>
                    <a:prstGeom prst="rect">
                      <a:avLst/>
                    </a:prstGeom>
                  </pic:spPr>
                </pic:pic>
              </a:graphicData>
            </a:graphic>
          </wp:anchor>
        </w:drawing>
      </w:r>
    </w:p>
    <w:tbl>
      <w:tblPr>
        <w:tblStyle w:val="8"/>
        <w:tblW w:w="0" w:type="auto"/>
        <w:tblInd w:w="957" w:type="dxa"/>
        <w:tblLayout w:type="fixed"/>
        <w:tblCellMar>
          <w:top w:w="0" w:type="dxa"/>
          <w:left w:w="0" w:type="dxa"/>
          <w:bottom w:w="0" w:type="dxa"/>
          <w:right w:w="0" w:type="dxa"/>
        </w:tblCellMar>
      </w:tblPr>
      <w:tblGrid>
        <w:gridCol w:w="406"/>
        <w:gridCol w:w="2304"/>
      </w:tblGrid>
      <w:tr>
        <w:tblPrEx>
          <w:tblCellMar>
            <w:top w:w="0" w:type="dxa"/>
            <w:left w:w="0" w:type="dxa"/>
            <w:bottom w:w="0" w:type="dxa"/>
            <w:right w:w="0" w:type="dxa"/>
          </w:tblCellMar>
        </w:tblPrEx>
        <w:trPr>
          <w:trHeight w:val="230" w:hRule="atLeast"/>
        </w:trPr>
        <w:tc>
          <w:tcPr>
            <w:tcW w:w="406" w:type="dxa"/>
          </w:tcPr>
          <w:p>
            <w:pPr>
              <w:pStyle w:val="13"/>
              <w:spacing w:before="2"/>
              <w:ind w:left="36" w:right="81"/>
              <w:jc w:val="center"/>
              <w:rPr>
                <w:rFonts w:ascii="Century Gothic"/>
                <w:b/>
                <w:sz w:val="12"/>
              </w:rPr>
            </w:pPr>
            <w:r>
              <w:rPr>
                <w:rFonts w:ascii="Century Gothic"/>
                <w:b/>
                <w:color w:val="141221"/>
                <w:spacing w:val="-5"/>
                <w:w w:val="110"/>
                <w:sz w:val="12"/>
              </w:rPr>
              <w:t>28%</w:t>
            </w:r>
          </w:p>
        </w:tc>
        <w:tc>
          <w:tcPr>
            <w:tcW w:w="2304" w:type="dxa"/>
          </w:tcPr>
          <w:p>
            <w:pPr>
              <w:pStyle w:val="13"/>
              <w:spacing w:before="8"/>
              <w:ind w:left="95"/>
              <w:rPr>
                <w:sz w:val="12"/>
                <w:lang w:eastAsia="zh-CN"/>
              </w:rPr>
            </w:pPr>
            <w:r>
              <w:rPr>
                <w:rFonts w:hint="eastAsia" w:ascii="微软雅黑" w:hAnsi="微软雅黑" w:eastAsia="微软雅黑" w:cs="微软雅黑"/>
                <w:color w:val="141221"/>
                <w:w w:val="110"/>
                <w:sz w:val="12"/>
                <w:lang w:eastAsia="zh-CN"/>
              </w:rPr>
              <w:t>在当前的工作中提供整体支持</w:t>
            </w:r>
          </w:p>
        </w:tc>
      </w:tr>
      <w:tr>
        <w:tblPrEx>
          <w:tblCellMar>
            <w:top w:w="0" w:type="dxa"/>
            <w:left w:w="0" w:type="dxa"/>
            <w:bottom w:w="0" w:type="dxa"/>
            <w:right w:w="0" w:type="dxa"/>
          </w:tblCellMar>
        </w:tblPrEx>
        <w:trPr>
          <w:trHeight w:val="305" w:hRule="atLeast"/>
        </w:trPr>
        <w:tc>
          <w:tcPr>
            <w:tcW w:w="406" w:type="dxa"/>
          </w:tcPr>
          <w:p>
            <w:pPr>
              <w:pStyle w:val="13"/>
              <w:spacing w:before="77"/>
              <w:ind w:left="36" w:right="79"/>
              <w:jc w:val="center"/>
              <w:rPr>
                <w:rFonts w:ascii="Century Gothic"/>
                <w:b/>
                <w:sz w:val="12"/>
              </w:rPr>
            </w:pPr>
            <w:r>
              <w:rPr>
                <w:rFonts w:ascii="Century Gothic"/>
                <w:b/>
                <w:color w:val="141221"/>
                <w:spacing w:val="-5"/>
                <w:w w:val="110"/>
                <w:sz w:val="12"/>
              </w:rPr>
              <w:t>24%</w:t>
            </w:r>
          </w:p>
        </w:tc>
        <w:tc>
          <w:tcPr>
            <w:tcW w:w="2304" w:type="dxa"/>
          </w:tcPr>
          <w:p>
            <w:pPr>
              <w:pStyle w:val="13"/>
              <w:spacing w:before="83"/>
              <w:ind w:left="95"/>
              <w:rPr>
                <w:sz w:val="12"/>
                <w:lang w:eastAsia="zh-CN"/>
              </w:rPr>
            </w:pPr>
            <w:r>
              <w:rPr>
                <w:rFonts w:hint="eastAsia" w:ascii="微软雅黑" w:hAnsi="微软雅黑" w:eastAsia="微软雅黑" w:cs="微软雅黑"/>
                <w:color w:val="141221"/>
                <w:w w:val="110"/>
                <w:sz w:val="12"/>
                <w:lang w:eastAsia="zh-CN"/>
              </w:rPr>
              <w:t>替代职责中的大部分</w:t>
            </w:r>
          </w:p>
        </w:tc>
      </w:tr>
      <w:tr>
        <w:tblPrEx>
          <w:tblCellMar>
            <w:top w:w="0" w:type="dxa"/>
            <w:left w:w="0" w:type="dxa"/>
            <w:bottom w:w="0" w:type="dxa"/>
            <w:right w:w="0" w:type="dxa"/>
          </w:tblCellMar>
        </w:tblPrEx>
        <w:trPr>
          <w:trHeight w:val="305" w:hRule="atLeast"/>
        </w:trPr>
        <w:tc>
          <w:tcPr>
            <w:tcW w:w="406" w:type="dxa"/>
          </w:tcPr>
          <w:p>
            <w:pPr>
              <w:pStyle w:val="13"/>
              <w:spacing w:before="77"/>
              <w:ind w:left="21" w:right="81"/>
              <w:jc w:val="center"/>
              <w:rPr>
                <w:rFonts w:ascii="Century Gothic"/>
                <w:b/>
                <w:sz w:val="12"/>
              </w:rPr>
            </w:pPr>
            <w:r>
              <w:rPr>
                <w:rFonts w:ascii="Century Gothic"/>
                <w:b/>
                <w:color w:val="141221"/>
                <w:spacing w:val="-5"/>
                <w:sz w:val="12"/>
              </w:rPr>
              <w:t>12%</w:t>
            </w:r>
          </w:p>
        </w:tc>
        <w:tc>
          <w:tcPr>
            <w:tcW w:w="2304" w:type="dxa"/>
          </w:tcPr>
          <w:p>
            <w:pPr>
              <w:pStyle w:val="13"/>
              <w:spacing w:before="83"/>
              <w:ind w:left="95"/>
              <w:rPr>
                <w:sz w:val="12"/>
                <w:lang w:eastAsia="zh-CN"/>
              </w:rPr>
            </w:pPr>
            <w:r>
              <w:rPr>
                <w:rFonts w:hint="eastAsia" w:ascii="微软雅黑" w:hAnsi="微软雅黑" w:eastAsia="微软雅黑" w:cs="微软雅黑"/>
                <w:color w:val="141221"/>
                <w:spacing w:val="-2"/>
                <w:w w:val="115"/>
                <w:sz w:val="12"/>
              </w:rPr>
              <w:t>完全取代您的</w:t>
            </w:r>
            <w:r>
              <w:rPr>
                <w:rFonts w:hint="eastAsia" w:ascii="微软雅黑" w:hAnsi="微软雅黑" w:eastAsia="微软雅黑" w:cs="微软雅黑"/>
                <w:color w:val="141221"/>
                <w:spacing w:val="-2"/>
                <w:w w:val="115"/>
                <w:sz w:val="12"/>
                <w:lang w:eastAsia="zh-CN"/>
              </w:rPr>
              <w:t>岗位</w:t>
            </w:r>
          </w:p>
        </w:tc>
      </w:tr>
      <w:tr>
        <w:tblPrEx>
          <w:tblCellMar>
            <w:top w:w="0" w:type="dxa"/>
            <w:left w:w="0" w:type="dxa"/>
            <w:bottom w:w="0" w:type="dxa"/>
            <w:right w:w="0" w:type="dxa"/>
          </w:tblCellMar>
        </w:tblPrEx>
        <w:trPr>
          <w:trHeight w:val="230" w:hRule="atLeast"/>
        </w:trPr>
        <w:tc>
          <w:tcPr>
            <w:tcW w:w="406" w:type="dxa"/>
          </w:tcPr>
          <w:p>
            <w:pPr>
              <w:pStyle w:val="13"/>
              <w:spacing w:before="77" w:line="133" w:lineRule="exact"/>
              <w:ind w:left="36" w:right="160"/>
              <w:jc w:val="center"/>
              <w:rPr>
                <w:rFonts w:ascii="Century Gothic"/>
                <w:b/>
                <w:sz w:val="12"/>
              </w:rPr>
            </w:pPr>
            <w:r>
              <w:rPr>
                <w:rFonts w:ascii="Century Gothic"/>
                <w:b/>
                <w:color w:val="141221"/>
                <w:spacing w:val="-5"/>
                <w:w w:val="105"/>
                <w:sz w:val="12"/>
              </w:rPr>
              <w:t>5%</w:t>
            </w:r>
          </w:p>
        </w:tc>
        <w:tc>
          <w:tcPr>
            <w:tcW w:w="2304" w:type="dxa"/>
          </w:tcPr>
          <w:p>
            <w:pPr>
              <w:pStyle w:val="13"/>
              <w:spacing w:before="83" w:line="127" w:lineRule="exact"/>
              <w:ind w:left="95"/>
              <w:rPr>
                <w:sz w:val="12"/>
              </w:rPr>
            </w:pPr>
            <w:r>
              <w:rPr>
                <w:rFonts w:hint="eastAsia" w:ascii="微软雅黑" w:hAnsi="微软雅黑" w:eastAsia="微软雅黑" w:cs="微软雅黑"/>
                <w:color w:val="141221"/>
                <w:w w:val="115"/>
                <w:sz w:val="12"/>
              </w:rPr>
              <w:t>对您的</w:t>
            </w:r>
            <w:r>
              <w:rPr>
                <w:rFonts w:hint="eastAsia" w:ascii="微软雅黑" w:hAnsi="微软雅黑" w:eastAsia="微软雅黑" w:cs="微软雅黑"/>
                <w:color w:val="141221"/>
                <w:w w:val="115"/>
                <w:sz w:val="12"/>
                <w:lang w:eastAsia="zh-CN"/>
              </w:rPr>
              <w:t>岗位</w:t>
            </w:r>
            <w:r>
              <w:rPr>
                <w:rFonts w:hint="eastAsia" w:ascii="微软雅黑" w:hAnsi="微软雅黑" w:eastAsia="微软雅黑" w:cs="微软雅黑"/>
                <w:color w:val="141221"/>
                <w:w w:val="115"/>
                <w:sz w:val="12"/>
              </w:rPr>
              <w:t>没有影响</w:t>
            </w:r>
          </w:p>
        </w:tc>
      </w:tr>
    </w:tbl>
    <w:p>
      <w:pPr>
        <w:spacing w:line="127" w:lineRule="exact"/>
        <w:rPr>
          <w:sz w:val="12"/>
          <w:lang w:eastAsia="zh-CN"/>
        </w:rPr>
        <w:sectPr>
          <w:type w:val="continuous"/>
          <w:pgSz w:w="12240" w:h="15840"/>
          <w:pgMar w:top="1220" w:right="0" w:bottom="860" w:left="520" w:header="0" w:footer="675" w:gutter="0"/>
          <w:cols w:equalWidth="0" w:num="2">
            <w:col w:w="6578" w:space="40"/>
            <w:col w:w="5102"/>
          </w:cols>
        </w:sectPr>
      </w:pPr>
    </w:p>
    <w:p>
      <w:pPr>
        <w:pStyle w:val="6"/>
        <w:spacing w:before="7"/>
        <w:rPr>
          <w:sz w:val="22"/>
          <w:lang w:eastAsia="zh-CN"/>
        </w:rPr>
      </w:pPr>
    </w:p>
    <w:p>
      <w:pPr>
        <w:pStyle w:val="6"/>
        <w:spacing w:line="276" w:lineRule="auto"/>
        <w:ind w:left="920" w:right="1687"/>
        <w:jc w:val="both"/>
        <w:rPr>
          <w:rFonts w:ascii="微软雅黑" w:hAnsi="微软雅黑" w:eastAsia="微软雅黑" w:cs="微软雅黑"/>
          <w:lang w:eastAsia="zh-CN"/>
        </w:rPr>
      </w:pPr>
      <w:r>
        <w:rPr>
          <w:rFonts w:hint="eastAsia" w:ascii="微软雅黑" w:hAnsi="微软雅黑" w:eastAsia="微软雅黑" w:cs="微软雅黑"/>
          <w:lang w:eastAsia="zh-CN"/>
        </w:rPr>
        <w:t>这种看法突出了</w:t>
      </w:r>
      <w:r>
        <w:rPr>
          <w:rFonts w:ascii="微软雅黑" w:hAnsi="微软雅黑" w:eastAsia="微软雅黑"/>
          <w:lang w:eastAsia="zh-CN"/>
        </w:rPr>
        <w:t xml:space="preserve"> AI </w:t>
      </w:r>
      <w:r>
        <w:rPr>
          <w:rFonts w:hint="eastAsia" w:ascii="微软雅黑" w:hAnsi="微软雅黑" w:eastAsia="微软雅黑" w:cs="微软雅黑"/>
          <w:lang w:eastAsia="zh-CN"/>
        </w:rPr>
        <w:t>提高人类能力的可能性，尤其是在将人工执行和日常工作自动化的方面。诸如</w:t>
      </w:r>
      <w:r>
        <w:rPr>
          <w:rFonts w:ascii="微软雅黑" w:hAnsi="微软雅黑" w:eastAsia="微软雅黑" w:cs="微软雅黑"/>
          <w:lang w:eastAsia="zh-CN"/>
        </w:rPr>
        <w:t xml:space="preserve"> AI </w:t>
      </w:r>
      <w:r>
        <w:rPr>
          <w:rFonts w:hint="eastAsia" w:ascii="微软雅黑" w:hAnsi="微软雅黑" w:eastAsia="微软雅黑" w:cs="微软雅黑"/>
          <w:lang w:eastAsia="zh-CN"/>
        </w:rPr>
        <w:t>驱动的聊天机器人和分析工具等技术有望简化流程并提升效率，从而协助安全专家更加高效地处理工作负载。这样，他们就可以将时间从繁琐的任务中解放出来，转而关注职责中更为复杂和更有创造性的能力。</w:t>
      </w:r>
    </w:p>
    <w:p>
      <w:pPr>
        <w:pStyle w:val="6"/>
        <w:spacing w:line="276" w:lineRule="auto"/>
        <w:ind w:left="920" w:right="1687"/>
        <w:rPr>
          <w:rFonts w:ascii="微软雅黑" w:hAnsi="微软雅黑" w:eastAsia="微软雅黑" w:cs="微软雅黑"/>
          <w:lang w:eastAsia="zh-CN"/>
        </w:rPr>
      </w:pPr>
    </w:p>
    <w:p>
      <w:pPr>
        <w:pStyle w:val="6"/>
        <w:spacing w:line="276" w:lineRule="auto"/>
        <w:ind w:left="920" w:right="1687"/>
        <w:rPr>
          <w:rFonts w:ascii="微软雅黑" w:hAnsi="微软雅黑" w:eastAsia="微软雅黑" w:cs="微软雅黑"/>
          <w:lang w:eastAsia="zh-CN"/>
        </w:rPr>
      </w:pPr>
    </w:p>
    <w:p>
      <w:pPr>
        <w:pStyle w:val="6"/>
        <w:spacing w:line="276" w:lineRule="auto"/>
        <w:ind w:left="920" w:right="1687"/>
        <w:rPr>
          <w:w w:val="115"/>
          <w:lang w:eastAsia="zh-CN"/>
        </w:rPr>
      </w:pPr>
      <w:r>
        <w:rPr>
          <w:w w:val="115"/>
          <w:lang w:eastAsia="zh-CN"/>
        </w:rPr>
        <w:t xml:space="preserve">There’s a notable concern among these professionals about AI’s ability to replace human roles. </w:t>
      </w:r>
      <w:r>
        <w:rPr>
          <w:w w:val="115"/>
        </w:rPr>
        <w:t>About 24% foresee AI replacing significant parts of their job, and 12% even predict a complete replacement of their role. This apprehension is more pronounced in aspects of cybersecurity work</w:t>
      </w:r>
      <w:r>
        <w:rPr>
          <w:spacing w:val="-12"/>
          <w:w w:val="115"/>
        </w:rPr>
        <w:t xml:space="preserve"> </w:t>
      </w:r>
      <w:r>
        <w:rPr>
          <w:w w:val="115"/>
        </w:rPr>
        <w:t>that</w:t>
      </w:r>
      <w:r>
        <w:rPr>
          <w:spacing w:val="-12"/>
          <w:w w:val="115"/>
        </w:rPr>
        <w:t xml:space="preserve"> </w:t>
      </w:r>
      <w:r>
        <w:rPr>
          <w:w w:val="115"/>
        </w:rPr>
        <w:t>are</w:t>
      </w:r>
      <w:r>
        <w:rPr>
          <w:spacing w:val="-12"/>
          <w:w w:val="115"/>
        </w:rPr>
        <w:t xml:space="preserve"> </w:t>
      </w:r>
      <w:r>
        <w:rPr>
          <w:w w:val="115"/>
        </w:rPr>
        <w:t>heavily</w:t>
      </w:r>
      <w:r>
        <w:rPr>
          <w:spacing w:val="-12"/>
          <w:w w:val="115"/>
        </w:rPr>
        <w:t xml:space="preserve"> </w:t>
      </w:r>
      <w:r>
        <w:rPr>
          <w:w w:val="115"/>
        </w:rPr>
        <w:t>manual</w:t>
      </w:r>
      <w:r>
        <w:rPr>
          <w:spacing w:val="-12"/>
          <w:w w:val="115"/>
        </w:rPr>
        <w:t xml:space="preserve"> </w:t>
      </w:r>
      <w:r>
        <w:rPr>
          <w:w w:val="115"/>
        </w:rPr>
        <w:t>or</w:t>
      </w:r>
      <w:r>
        <w:rPr>
          <w:spacing w:val="-12"/>
          <w:w w:val="115"/>
        </w:rPr>
        <w:t xml:space="preserve"> </w:t>
      </w:r>
      <w:r>
        <w:rPr>
          <w:w w:val="115"/>
        </w:rPr>
        <w:t>repetitive,</w:t>
      </w:r>
      <w:r>
        <w:rPr>
          <w:spacing w:val="-12"/>
          <w:w w:val="115"/>
        </w:rPr>
        <w:t xml:space="preserve"> </w:t>
      </w:r>
      <w:r>
        <w:rPr>
          <w:w w:val="115"/>
        </w:rPr>
        <w:t>where</w:t>
      </w:r>
      <w:r>
        <w:rPr>
          <w:spacing w:val="-12"/>
          <w:w w:val="115"/>
        </w:rPr>
        <w:t xml:space="preserve"> </w:t>
      </w:r>
      <w:r>
        <w:rPr>
          <w:w w:val="115"/>
        </w:rPr>
        <w:t>AI’s</w:t>
      </w:r>
      <w:r>
        <w:rPr>
          <w:spacing w:val="-12"/>
          <w:w w:val="115"/>
        </w:rPr>
        <w:t xml:space="preserve"> </w:t>
      </w:r>
      <w:r>
        <w:rPr>
          <w:w w:val="115"/>
        </w:rPr>
        <w:t>capabilities</w:t>
      </w:r>
      <w:r>
        <w:rPr>
          <w:spacing w:val="-12"/>
          <w:w w:val="115"/>
        </w:rPr>
        <w:t xml:space="preserve"> </w:t>
      </w:r>
      <w:r>
        <w:rPr>
          <w:w w:val="115"/>
        </w:rPr>
        <w:t>for</w:t>
      </w:r>
      <w:r>
        <w:rPr>
          <w:spacing w:val="-12"/>
          <w:w w:val="115"/>
        </w:rPr>
        <w:t xml:space="preserve"> </w:t>
      </w:r>
      <w:r>
        <w:rPr>
          <w:w w:val="115"/>
        </w:rPr>
        <w:t>automation</w:t>
      </w:r>
      <w:r>
        <w:rPr>
          <w:spacing w:val="-12"/>
          <w:w w:val="115"/>
        </w:rPr>
        <w:t xml:space="preserve"> </w:t>
      </w:r>
      <w:r>
        <w:rPr>
          <w:w w:val="115"/>
        </w:rPr>
        <w:t>are</w:t>
      </w:r>
      <w:r>
        <w:rPr>
          <w:spacing w:val="-12"/>
          <w:w w:val="115"/>
        </w:rPr>
        <w:t xml:space="preserve"> </w:t>
      </w:r>
      <w:r>
        <w:rPr>
          <w:w w:val="115"/>
        </w:rPr>
        <w:t>most</w:t>
      </w:r>
      <w:r>
        <w:rPr>
          <w:spacing w:val="-12"/>
          <w:w w:val="115"/>
        </w:rPr>
        <w:t xml:space="preserve"> </w:t>
      </w:r>
      <w:r>
        <w:rPr>
          <w:w w:val="115"/>
        </w:rPr>
        <w:t>directly applicable.</w:t>
      </w:r>
      <w:r>
        <w:rPr>
          <w:spacing w:val="-3"/>
          <w:w w:val="115"/>
        </w:rPr>
        <w:t xml:space="preserve"> </w:t>
      </w:r>
      <w:r>
        <w:rPr>
          <w:w w:val="115"/>
        </w:rPr>
        <w:t>It’s</w:t>
      </w:r>
      <w:r>
        <w:rPr>
          <w:spacing w:val="-3"/>
          <w:w w:val="115"/>
        </w:rPr>
        <w:t xml:space="preserve"> </w:t>
      </w:r>
      <w:r>
        <w:rPr>
          <w:w w:val="115"/>
        </w:rPr>
        <w:t>important</w:t>
      </w:r>
      <w:r>
        <w:rPr>
          <w:spacing w:val="-3"/>
          <w:w w:val="115"/>
        </w:rPr>
        <w:t xml:space="preserve"> </w:t>
      </w:r>
      <w:r>
        <w:rPr>
          <w:w w:val="115"/>
        </w:rPr>
        <w:t>to</w:t>
      </w:r>
      <w:r>
        <w:rPr>
          <w:spacing w:val="-3"/>
          <w:w w:val="115"/>
        </w:rPr>
        <w:t xml:space="preserve"> </w:t>
      </w:r>
      <w:r>
        <w:rPr>
          <w:w w:val="115"/>
        </w:rPr>
        <w:t>recognize</w:t>
      </w:r>
      <w:r>
        <w:rPr>
          <w:spacing w:val="-3"/>
          <w:w w:val="115"/>
        </w:rPr>
        <w:t xml:space="preserve"> </w:t>
      </w:r>
      <w:r>
        <w:rPr>
          <w:w w:val="115"/>
        </w:rPr>
        <w:t>that</w:t>
      </w:r>
      <w:r>
        <w:rPr>
          <w:spacing w:val="-3"/>
          <w:w w:val="115"/>
        </w:rPr>
        <w:t xml:space="preserve"> </w:t>
      </w:r>
      <w:r>
        <w:rPr>
          <w:w w:val="115"/>
        </w:rPr>
        <w:t>while</w:t>
      </w:r>
      <w:r>
        <w:rPr>
          <w:spacing w:val="-3"/>
          <w:w w:val="115"/>
        </w:rPr>
        <w:t xml:space="preserve"> </w:t>
      </w:r>
      <w:r>
        <w:rPr>
          <w:w w:val="115"/>
        </w:rPr>
        <w:t>AI</w:t>
      </w:r>
      <w:r>
        <w:rPr>
          <w:spacing w:val="-3"/>
          <w:w w:val="115"/>
        </w:rPr>
        <w:t xml:space="preserve"> </w:t>
      </w:r>
      <w:r>
        <w:rPr>
          <w:w w:val="115"/>
        </w:rPr>
        <w:t>is</w:t>
      </w:r>
      <w:r>
        <w:rPr>
          <w:spacing w:val="-3"/>
          <w:w w:val="115"/>
        </w:rPr>
        <w:t xml:space="preserve"> </w:t>
      </w:r>
      <w:r>
        <w:rPr>
          <w:w w:val="115"/>
        </w:rPr>
        <w:t>seen</w:t>
      </w:r>
      <w:r>
        <w:rPr>
          <w:spacing w:val="-3"/>
          <w:w w:val="115"/>
        </w:rPr>
        <w:t xml:space="preserve"> </w:t>
      </w:r>
      <w:r>
        <w:rPr>
          <w:w w:val="115"/>
        </w:rPr>
        <w:t>as</w:t>
      </w:r>
      <w:r>
        <w:rPr>
          <w:spacing w:val="-3"/>
          <w:w w:val="115"/>
        </w:rPr>
        <w:t xml:space="preserve"> </w:t>
      </w:r>
      <w:r>
        <w:rPr>
          <w:w w:val="115"/>
        </w:rPr>
        <w:t>a</w:t>
      </w:r>
      <w:r>
        <w:rPr>
          <w:spacing w:val="-3"/>
          <w:w w:val="115"/>
        </w:rPr>
        <w:t xml:space="preserve"> </w:t>
      </w:r>
      <w:r>
        <w:rPr>
          <w:w w:val="115"/>
        </w:rPr>
        <w:t>supportive</w:t>
      </w:r>
      <w:r>
        <w:rPr>
          <w:spacing w:val="-3"/>
          <w:w w:val="115"/>
        </w:rPr>
        <w:t xml:space="preserve"> </w:t>
      </w:r>
      <w:r>
        <w:rPr>
          <w:w w:val="115"/>
        </w:rPr>
        <w:t>and</w:t>
      </w:r>
      <w:r>
        <w:rPr>
          <w:spacing w:val="-3"/>
          <w:w w:val="115"/>
        </w:rPr>
        <w:t xml:space="preserve"> </w:t>
      </w:r>
      <w:r>
        <w:rPr>
          <w:w w:val="115"/>
        </w:rPr>
        <w:t>enhancing</w:t>
      </w:r>
      <w:r>
        <w:rPr>
          <w:spacing w:val="-3"/>
          <w:w w:val="115"/>
        </w:rPr>
        <w:t xml:space="preserve"> </w:t>
      </w:r>
      <w:r>
        <w:rPr>
          <w:w w:val="115"/>
        </w:rPr>
        <w:t>tool,</w:t>
      </w:r>
      <w:r>
        <w:rPr>
          <w:spacing w:val="-3"/>
          <w:w w:val="115"/>
        </w:rPr>
        <w:t xml:space="preserve"> </w:t>
      </w:r>
      <w:r>
        <w:rPr>
          <w:w w:val="115"/>
        </w:rPr>
        <w:t>its potential to disrupt existing job structures in cybersecurity is also a key consideration. Security professionals are thus faced with the dual challenge of leveraging AI for its benefits while also preparing</w:t>
      </w:r>
      <w:r>
        <w:rPr>
          <w:spacing w:val="-1"/>
          <w:w w:val="115"/>
        </w:rPr>
        <w:t xml:space="preserve"> </w:t>
      </w:r>
      <w:r>
        <w:rPr>
          <w:w w:val="115"/>
        </w:rPr>
        <w:t>for</w:t>
      </w:r>
      <w:r>
        <w:rPr>
          <w:spacing w:val="-1"/>
          <w:w w:val="115"/>
        </w:rPr>
        <w:t xml:space="preserve"> </w:t>
      </w:r>
      <w:r>
        <w:rPr>
          <w:w w:val="115"/>
        </w:rPr>
        <w:t>the</w:t>
      </w:r>
      <w:r>
        <w:rPr>
          <w:spacing w:val="-1"/>
          <w:w w:val="115"/>
        </w:rPr>
        <w:t xml:space="preserve"> </w:t>
      </w:r>
      <w:r>
        <w:rPr>
          <w:w w:val="115"/>
        </w:rPr>
        <w:t>shifts</w:t>
      </w:r>
      <w:r>
        <w:rPr>
          <w:spacing w:val="-1"/>
          <w:w w:val="115"/>
        </w:rPr>
        <w:t xml:space="preserve"> </w:t>
      </w:r>
      <w:r>
        <w:rPr>
          <w:w w:val="115"/>
        </w:rPr>
        <w:t>it</w:t>
      </w:r>
      <w:r>
        <w:rPr>
          <w:spacing w:val="-1"/>
          <w:w w:val="115"/>
        </w:rPr>
        <w:t xml:space="preserve"> </w:t>
      </w:r>
      <w:r>
        <w:rPr>
          <w:w w:val="115"/>
        </w:rPr>
        <w:t>may</w:t>
      </w:r>
      <w:r>
        <w:rPr>
          <w:spacing w:val="-1"/>
          <w:w w:val="115"/>
        </w:rPr>
        <w:t xml:space="preserve"> </w:t>
      </w:r>
      <w:r>
        <w:rPr>
          <w:w w:val="115"/>
        </w:rPr>
        <w:t>bring</w:t>
      </w:r>
      <w:r>
        <w:rPr>
          <w:spacing w:val="-1"/>
          <w:w w:val="115"/>
        </w:rPr>
        <w:t xml:space="preserve"> </w:t>
      </w:r>
      <w:r>
        <w:rPr>
          <w:w w:val="115"/>
        </w:rPr>
        <w:t>in</w:t>
      </w:r>
      <w:r>
        <w:rPr>
          <w:spacing w:val="-1"/>
          <w:w w:val="115"/>
        </w:rPr>
        <w:t xml:space="preserve"> </w:t>
      </w:r>
      <w:r>
        <w:rPr>
          <w:w w:val="115"/>
        </w:rPr>
        <w:t>the</w:t>
      </w:r>
      <w:r>
        <w:rPr>
          <w:spacing w:val="-1"/>
          <w:w w:val="115"/>
        </w:rPr>
        <w:t xml:space="preserve"> </w:t>
      </w:r>
      <w:r>
        <w:rPr>
          <w:w w:val="115"/>
        </w:rPr>
        <w:t>job</w:t>
      </w:r>
      <w:r>
        <w:rPr>
          <w:spacing w:val="-1"/>
          <w:w w:val="115"/>
        </w:rPr>
        <w:t xml:space="preserve"> </w:t>
      </w:r>
      <w:r>
        <w:rPr>
          <w:w w:val="115"/>
        </w:rPr>
        <w:t>market,</w:t>
      </w:r>
      <w:r>
        <w:rPr>
          <w:spacing w:val="-1"/>
          <w:w w:val="115"/>
        </w:rPr>
        <w:t xml:space="preserve"> </w:t>
      </w:r>
      <w:r>
        <w:rPr>
          <w:w w:val="115"/>
        </w:rPr>
        <w:t>highlighting</w:t>
      </w:r>
      <w:r>
        <w:rPr>
          <w:spacing w:val="-1"/>
          <w:w w:val="115"/>
        </w:rPr>
        <w:t xml:space="preserve"> </w:t>
      </w:r>
      <w:r>
        <w:rPr>
          <w:w w:val="115"/>
        </w:rPr>
        <w:t>the</w:t>
      </w:r>
      <w:r>
        <w:rPr>
          <w:spacing w:val="-1"/>
          <w:w w:val="115"/>
        </w:rPr>
        <w:t xml:space="preserve"> </w:t>
      </w:r>
      <w:r>
        <w:rPr>
          <w:w w:val="115"/>
        </w:rPr>
        <w:t>importance</w:t>
      </w:r>
      <w:r>
        <w:rPr>
          <w:spacing w:val="-1"/>
          <w:w w:val="115"/>
        </w:rPr>
        <w:t xml:space="preserve"> </w:t>
      </w:r>
      <w:r>
        <w:rPr>
          <w:w w:val="115"/>
        </w:rPr>
        <w:t>of</w:t>
      </w:r>
      <w:r>
        <w:rPr>
          <w:spacing w:val="-1"/>
          <w:w w:val="115"/>
        </w:rPr>
        <w:t xml:space="preserve"> </w:t>
      </w:r>
      <w:r>
        <w:rPr>
          <w:w w:val="115"/>
        </w:rPr>
        <w:t>adaptability and continuous skill development in this rapidly evolving field.</w:t>
      </w:r>
    </w:p>
    <w:p>
      <w:pPr>
        <w:pStyle w:val="6"/>
        <w:spacing w:line="276" w:lineRule="auto"/>
        <w:ind w:left="920" w:right="1687"/>
        <w:rPr>
          <w:w w:val="115"/>
          <w:lang w:eastAsia="zh-CN"/>
        </w:rPr>
      </w:pPr>
    </w:p>
    <w:p>
      <w:pPr>
        <w:pStyle w:val="6"/>
        <w:spacing w:line="276" w:lineRule="auto"/>
        <w:ind w:left="920" w:right="1687"/>
        <w:rPr>
          <w:w w:val="115"/>
          <w:lang w:eastAsia="zh-CN"/>
        </w:rPr>
      </w:pPr>
    </w:p>
    <w:p>
      <w:pPr>
        <w:pStyle w:val="6"/>
        <w:spacing w:line="276" w:lineRule="auto"/>
        <w:ind w:left="920" w:right="1687"/>
        <w:rPr>
          <w:rFonts w:ascii="微软雅黑" w:hAnsi="微软雅黑" w:eastAsia="微软雅黑" w:cs="微软雅黑"/>
          <w:lang w:val="zh-CN" w:eastAsia="zh-CN"/>
        </w:rPr>
      </w:pPr>
      <w:r>
        <w:rPr>
          <w:rFonts w:hint="eastAsia" w:ascii="微软雅黑" w:hAnsi="微软雅黑" w:eastAsia="微软雅黑" w:cs="微软雅黑"/>
          <w:lang w:val="zh-CN" w:eastAsia="zh-CN"/>
        </w:rPr>
        <w:t>然而，专业人士对</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取代人类职位的能力也表示出显著的担忧。约</w:t>
      </w:r>
      <w:r>
        <w:rPr>
          <w:rFonts w:ascii="微软雅黑" w:hAnsi="微软雅黑" w:eastAsia="微软雅黑"/>
          <w:lang w:val="zh-CN" w:eastAsia="zh-CN"/>
        </w:rPr>
        <w:t xml:space="preserve"> 24% </w:t>
      </w:r>
      <w:r>
        <w:rPr>
          <w:rFonts w:hint="eastAsia" w:ascii="微软雅黑" w:hAnsi="微软雅黑" w:eastAsia="微软雅黑" w:cs="微软雅黑"/>
          <w:lang w:val="zh-CN" w:eastAsia="zh-CN"/>
        </w:rPr>
        <w:t>的人预计</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将取代他们工作的重要部分，还有</w:t>
      </w:r>
      <w:r>
        <w:rPr>
          <w:rFonts w:ascii="微软雅黑" w:hAnsi="微软雅黑" w:eastAsia="微软雅黑"/>
          <w:lang w:val="zh-CN" w:eastAsia="zh-CN"/>
        </w:rPr>
        <w:t xml:space="preserve"> 12% </w:t>
      </w:r>
      <w:r>
        <w:rPr>
          <w:rFonts w:hint="eastAsia" w:ascii="微软雅黑" w:hAnsi="微软雅黑" w:eastAsia="微软雅黑" w:cs="微软雅黑"/>
          <w:lang w:val="zh-CN" w:eastAsia="zh-CN"/>
        </w:rPr>
        <w:t>的人甚至预测 AI 将完全取代他们的职位。这种担忧在网络安全领域中那些人工执行或重复性工作上明显体现，因为</w:t>
      </w:r>
      <w:r>
        <w:rPr>
          <w:rFonts w:ascii="微软雅黑" w:hAnsi="微软雅黑" w:eastAsia="微软雅黑"/>
          <w:lang w:val="zh-CN" w:eastAsia="zh-CN"/>
        </w:rPr>
        <w:t xml:space="preserve"> AI</w:t>
      </w:r>
      <w:r>
        <w:rPr>
          <w:rFonts w:hint="eastAsia" w:ascii="微软雅黑" w:hAnsi="微软雅黑" w:eastAsia="微软雅黑"/>
          <w:lang w:val="zh-CN" w:eastAsia="zh-CN"/>
        </w:rPr>
        <w:t xml:space="preserve"> </w:t>
      </w:r>
      <w:r>
        <w:rPr>
          <w:rFonts w:hint="eastAsia" w:ascii="微软雅黑" w:hAnsi="微软雅黑" w:eastAsia="微软雅黑" w:cs="微软雅黑"/>
          <w:lang w:val="zh-CN" w:eastAsia="zh-CN"/>
        </w:rPr>
        <w:t>在这些方面的自动化能力最为直接适用。重要的是，要认识到</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虽然被看作是一种支持和增强工具，但其颠覆现有岗位和职能结构的潜在可能性也是网络安全领域需要重视的关键因素。因此，安全专业人员面临的双重挑战是，一方面要利用</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带来的好处，另一方面也要为其可能引发的职场变革做好准备，这突显了在这快速发展变化的领域中，适应性和持续技能提升的重要性。</w:t>
      </w:r>
    </w:p>
    <w:p>
      <w:pPr>
        <w:pStyle w:val="6"/>
        <w:spacing w:before="28" w:line="276" w:lineRule="auto"/>
        <w:ind w:left="920" w:right="1444"/>
        <w:rPr>
          <w:rFonts w:ascii="微软雅黑" w:hAnsi="微软雅黑" w:eastAsia="微软雅黑"/>
          <w:lang w:val="zh-CN" w:eastAsia="zh-CN"/>
        </w:rPr>
      </w:pPr>
    </w:p>
    <w:p>
      <w:pPr>
        <w:pStyle w:val="6"/>
        <w:spacing w:line="276" w:lineRule="auto"/>
        <w:ind w:left="920" w:right="1687"/>
        <w:rPr>
          <w:w w:val="115"/>
          <w:lang w:eastAsia="zh-CN"/>
        </w:rPr>
      </w:pPr>
    </w:p>
    <w:p>
      <w:pPr>
        <w:pStyle w:val="6"/>
        <w:spacing w:line="276" w:lineRule="auto"/>
        <w:ind w:left="920" w:right="1687"/>
        <w:rPr>
          <w:lang w:eastAsia="zh-CN"/>
        </w:rPr>
      </w:pPr>
    </w:p>
    <w:p>
      <w:pPr>
        <w:pStyle w:val="6"/>
        <w:spacing w:before="9"/>
        <w:rPr>
          <w:sz w:val="22"/>
          <w:lang w:eastAsia="zh-CN"/>
        </w:rPr>
      </w:pPr>
    </w:p>
    <w:p>
      <w:pPr>
        <w:pStyle w:val="4"/>
        <w:spacing w:before="0" w:line="252" w:lineRule="auto"/>
        <w:ind w:right="1444"/>
        <w:rPr>
          <w:w w:val="115"/>
          <w:lang w:eastAsia="zh-CN"/>
        </w:rPr>
      </w:pPr>
      <w:r>
        <w:rPr>
          <w:w w:val="115"/>
        </w:rPr>
        <w:t>Confidence</w:t>
      </w:r>
      <w:r>
        <w:rPr>
          <w:spacing w:val="-10"/>
          <w:w w:val="115"/>
        </w:rPr>
        <w:t xml:space="preserve"> </w:t>
      </w:r>
      <w:r>
        <w:rPr>
          <w:w w:val="115"/>
        </w:rPr>
        <w:t>in</w:t>
      </w:r>
      <w:r>
        <w:rPr>
          <w:spacing w:val="-10"/>
          <w:w w:val="115"/>
        </w:rPr>
        <w:t xml:space="preserve"> </w:t>
      </w:r>
      <w:r>
        <w:rPr>
          <w:w w:val="115"/>
        </w:rPr>
        <w:t>organizations’</w:t>
      </w:r>
      <w:r>
        <w:rPr>
          <w:spacing w:val="-10"/>
          <w:w w:val="115"/>
        </w:rPr>
        <w:t xml:space="preserve"> </w:t>
      </w:r>
      <w:r>
        <w:rPr>
          <w:w w:val="115"/>
        </w:rPr>
        <w:t>skills</w:t>
      </w:r>
      <w:r>
        <w:rPr>
          <w:spacing w:val="-10"/>
          <w:w w:val="115"/>
        </w:rPr>
        <w:t xml:space="preserve"> </w:t>
      </w:r>
      <w:r>
        <w:rPr>
          <w:w w:val="115"/>
        </w:rPr>
        <w:t>to</w:t>
      </w:r>
      <w:r>
        <w:rPr>
          <w:spacing w:val="-10"/>
          <w:w w:val="115"/>
        </w:rPr>
        <w:t xml:space="preserve"> </w:t>
      </w:r>
      <w:r>
        <w:rPr>
          <w:w w:val="115"/>
        </w:rPr>
        <w:t>execute</w:t>
      </w:r>
      <w:r>
        <w:rPr>
          <w:spacing w:val="-10"/>
          <w:w w:val="115"/>
        </w:rPr>
        <w:t xml:space="preserve"> </w:t>
      </w:r>
      <w:r>
        <w:rPr>
          <w:w w:val="115"/>
        </w:rPr>
        <w:t>a</w:t>
      </w:r>
      <w:r>
        <w:rPr>
          <w:spacing w:val="-10"/>
          <w:w w:val="115"/>
        </w:rPr>
        <w:t xml:space="preserve"> </w:t>
      </w:r>
      <w:r>
        <w:rPr>
          <w:w w:val="115"/>
        </w:rPr>
        <w:t>security</w:t>
      </w:r>
      <w:r>
        <w:rPr>
          <w:spacing w:val="-10"/>
          <w:w w:val="115"/>
        </w:rPr>
        <w:t xml:space="preserve"> </w:t>
      </w:r>
      <w:r>
        <w:rPr>
          <w:w w:val="115"/>
        </w:rPr>
        <w:t>strategy leveraging AI</w:t>
      </w:r>
    </w:p>
    <w:p>
      <w:pPr>
        <w:pStyle w:val="4"/>
        <w:spacing w:before="0" w:line="252" w:lineRule="auto"/>
        <w:ind w:right="1444"/>
        <w:rPr>
          <w:lang w:eastAsia="zh-CN"/>
        </w:rPr>
      </w:pPr>
      <w:r>
        <w:rPr>
          <w:rFonts w:hint="eastAsia" w:ascii="微软雅黑" w:hAnsi="微软雅黑" w:eastAsia="微软雅黑" w:cs="微软雅黑"/>
          <w:lang w:eastAsia="zh-CN"/>
        </w:rPr>
        <w:t>对组织利用</w:t>
      </w:r>
      <w:r>
        <w:rPr>
          <w:lang w:eastAsia="zh-CN"/>
        </w:rPr>
        <w:t xml:space="preserve"> AI </w:t>
      </w:r>
      <w:r>
        <w:rPr>
          <w:rFonts w:hint="eastAsia" w:ascii="微软雅黑" w:hAnsi="微软雅黑" w:eastAsia="微软雅黑" w:cs="微软雅黑"/>
          <w:lang w:eastAsia="zh-CN"/>
        </w:rPr>
        <w:t>能力实施安全策略的信心</w:t>
      </w:r>
    </w:p>
    <w:p>
      <w:pPr>
        <w:pStyle w:val="4"/>
        <w:spacing w:before="0" w:line="252" w:lineRule="auto"/>
        <w:ind w:right="1444"/>
        <w:rPr>
          <w:lang w:eastAsia="zh-CN"/>
        </w:rPr>
      </w:pPr>
    </w:p>
    <w:p>
      <w:pPr>
        <w:pStyle w:val="6"/>
        <w:spacing w:before="278" w:line="276" w:lineRule="auto"/>
        <w:ind w:left="920" w:right="1507"/>
        <w:rPr>
          <w:w w:val="115"/>
          <w:lang w:eastAsia="zh-CN"/>
        </w:rPr>
      </w:pPr>
      <w:r>
        <w:rPr>
          <w:w w:val="115"/>
        </w:rPr>
        <w:t>In the cybersecurity sector, there’s a cautiously optimistic view regarding organizations’ readiness to leverage AI. About 48% of professionals express confidence in their organization’s ability to implement</w:t>
      </w:r>
      <w:r>
        <w:rPr>
          <w:spacing w:val="-2"/>
          <w:w w:val="115"/>
        </w:rPr>
        <w:t xml:space="preserve"> </w:t>
      </w:r>
      <w:r>
        <w:rPr>
          <w:w w:val="115"/>
        </w:rPr>
        <w:t>AI</w:t>
      </w:r>
      <w:r>
        <w:rPr>
          <w:spacing w:val="-2"/>
          <w:w w:val="115"/>
        </w:rPr>
        <w:t xml:space="preserve"> </w:t>
      </w:r>
      <w:r>
        <w:rPr>
          <w:w w:val="115"/>
        </w:rPr>
        <w:t>strategies</w:t>
      </w:r>
      <w:r>
        <w:rPr>
          <w:spacing w:val="-2"/>
          <w:w w:val="115"/>
        </w:rPr>
        <w:t xml:space="preserve"> </w:t>
      </w:r>
      <w:r>
        <w:rPr>
          <w:w w:val="115"/>
        </w:rPr>
        <w:t>effectively,</w:t>
      </w:r>
      <w:r>
        <w:rPr>
          <w:spacing w:val="-2"/>
          <w:w w:val="115"/>
        </w:rPr>
        <w:t xml:space="preserve"> </w:t>
      </w:r>
      <w:r>
        <w:rPr>
          <w:w w:val="115"/>
        </w:rPr>
        <w:t>with</w:t>
      </w:r>
      <w:r>
        <w:rPr>
          <w:spacing w:val="-2"/>
          <w:w w:val="115"/>
        </w:rPr>
        <w:t xml:space="preserve"> </w:t>
      </w:r>
      <w:r>
        <w:rPr>
          <w:w w:val="115"/>
        </w:rPr>
        <w:t>28%</w:t>
      </w:r>
      <w:r>
        <w:rPr>
          <w:spacing w:val="-2"/>
          <w:w w:val="115"/>
        </w:rPr>
        <w:t xml:space="preserve"> </w:t>
      </w:r>
      <w:r>
        <w:rPr>
          <w:w w:val="115"/>
        </w:rPr>
        <w:t>feeling</w:t>
      </w:r>
      <w:r>
        <w:rPr>
          <w:spacing w:val="-2"/>
          <w:w w:val="115"/>
        </w:rPr>
        <w:t xml:space="preserve"> </w:t>
      </w:r>
      <w:r>
        <w:rPr>
          <w:w w:val="115"/>
        </w:rPr>
        <w:t>reasonably</w:t>
      </w:r>
      <w:r>
        <w:rPr>
          <w:spacing w:val="-2"/>
          <w:w w:val="115"/>
        </w:rPr>
        <w:t xml:space="preserve"> </w:t>
      </w:r>
      <w:r>
        <w:rPr>
          <w:w w:val="115"/>
        </w:rPr>
        <w:t>confident</w:t>
      </w:r>
      <w:r>
        <w:rPr>
          <w:spacing w:val="-2"/>
          <w:w w:val="115"/>
        </w:rPr>
        <w:t xml:space="preserve"> </w:t>
      </w:r>
      <w:r>
        <w:rPr>
          <w:w w:val="115"/>
        </w:rPr>
        <w:t>and</w:t>
      </w:r>
      <w:r>
        <w:rPr>
          <w:spacing w:val="-2"/>
          <w:w w:val="115"/>
        </w:rPr>
        <w:t xml:space="preserve"> </w:t>
      </w:r>
      <w:r>
        <w:rPr>
          <w:w w:val="115"/>
        </w:rPr>
        <w:t>20%</w:t>
      </w:r>
      <w:r>
        <w:rPr>
          <w:spacing w:val="-2"/>
          <w:w w:val="115"/>
        </w:rPr>
        <w:t xml:space="preserve"> </w:t>
      </w:r>
      <w:r>
        <w:rPr>
          <w:w w:val="115"/>
        </w:rPr>
        <w:t>very</w:t>
      </w:r>
      <w:r>
        <w:rPr>
          <w:spacing w:val="-2"/>
          <w:w w:val="115"/>
        </w:rPr>
        <w:t xml:space="preserve"> </w:t>
      </w:r>
      <w:r>
        <w:rPr>
          <w:w w:val="115"/>
        </w:rPr>
        <w:t>confident. This level of assurance is intriguing, considering the nascent stage of AI in this field. It suggests that many professionals might be optimistic about their preparedness or overlook the intricacies of AI integration, a classic scenario of an unknown unknown.</w:t>
      </w:r>
    </w:p>
    <w:p>
      <w:pPr>
        <w:pStyle w:val="6"/>
        <w:spacing w:before="278" w:line="276" w:lineRule="auto"/>
        <w:ind w:left="920" w:right="1507"/>
        <w:jc w:val="both"/>
        <w:rPr>
          <w:rFonts w:ascii="微软雅黑" w:hAnsi="微软雅黑" w:eastAsia="微软雅黑"/>
          <w:lang w:eastAsia="zh-CN"/>
        </w:rPr>
      </w:pPr>
      <w:r>
        <w:rPr>
          <w:rFonts w:hint="eastAsia" w:ascii="微软雅黑" w:hAnsi="微软雅黑" w:eastAsia="微软雅黑" w:cs="微软雅黑"/>
          <w:lang w:eastAsia="zh-CN"/>
        </w:rPr>
        <w:t>在网络安全行业中，安全从业人员对组织准备利用</w:t>
      </w:r>
      <w:r>
        <w:rPr>
          <w:rFonts w:ascii="微软雅黑" w:hAnsi="微软雅黑" w:eastAsia="微软雅黑"/>
          <w:lang w:eastAsia="zh-CN"/>
        </w:rPr>
        <w:t xml:space="preserve"> AI </w:t>
      </w:r>
      <w:r>
        <w:rPr>
          <w:rFonts w:hint="eastAsia" w:ascii="微软雅黑" w:hAnsi="微软雅黑" w:eastAsia="微软雅黑" w:cs="微软雅黑"/>
          <w:lang w:eastAsia="zh-CN"/>
        </w:rPr>
        <w:t>的能力持谨慎乐观态度。大约</w:t>
      </w:r>
      <w:r>
        <w:rPr>
          <w:rFonts w:ascii="微软雅黑" w:hAnsi="微软雅黑" w:eastAsia="微软雅黑"/>
          <w:lang w:eastAsia="zh-CN"/>
        </w:rPr>
        <w:t xml:space="preserve"> 48% </w:t>
      </w:r>
      <w:r>
        <w:rPr>
          <w:rFonts w:hint="eastAsia" w:ascii="微软雅黑" w:hAnsi="微软雅黑" w:eastAsia="微软雅黑" w:cs="微软雅黑"/>
          <w:lang w:eastAsia="zh-CN"/>
        </w:rPr>
        <w:t>的专业人员对他们的组织有效地实施</w:t>
      </w:r>
      <w:r>
        <w:rPr>
          <w:rFonts w:ascii="微软雅黑" w:hAnsi="微软雅黑" w:eastAsia="微软雅黑"/>
          <w:lang w:eastAsia="zh-CN"/>
        </w:rPr>
        <w:t xml:space="preserve"> AI </w:t>
      </w:r>
      <w:r>
        <w:rPr>
          <w:rFonts w:hint="eastAsia" w:ascii="微软雅黑" w:hAnsi="微软雅黑" w:eastAsia="微软雅黑" w:cs="微软雅黑"/>
          <w:lang w:eastAsia="zh-CN"/>
        </w:rPr>
        <w:t>策略的能力表示有信心，其中</w:t>
      </w:r>
      <w:r>
        <w:rPr>
          <w:rFonts w:ascii="微软雅黑" w:hAnsi="微软雅黑" w:eastAsia="微软雅黑"/>
          <w:lang w:eastAsia="zh-CN"/>
        </w:rPr>
        <w:t xml:space="preserve"> 28% </w:t>
      </w:r>
      <w:r>
        <w:rPr>
          <w:rFonts w:hint="eastAsia" w:ascii="微软雅黑" w:hAnsi="微软雅黑" w:eastAsia="微软雅黑" w:cs="微软雅黑"/>
          <w:lang w:eastAsia="zh-CN"/>
        </w:rPr>
        <w:t>的人认为相当有信心，</w:t>
      </w:r>
      <w:r>
        <w:rPr>
          <w:rFonts w:ascii="微软雅黑" w:hAnsi="微软雅黑" w:eastAsia="微软雅黑"/>
          <w:lang w:eastAsia="zh-CN"/>
        </w:rPr>
        <w:t xml:space="preserve">20% </w:t>
      </w:r>
      <w:r>
        <w:rPr>
          <w:rFonts w:hint="eastAsia" w:ascii="微软雅黑" w:hAnsi="微软雅黑" w:eastAsia="微软雅黑" w:cs="微软雅黑"/>
          <w:lang w:eastAsia="zh-CN"/>
        </w:rPr>
        <w:t>的人非常有信心。考虑到</w:t>
      </w:r>
      <w:r>
        <w:rPr>
          <w:rFonts w:ascii="微软雅黑" w:hAnsi="微软雅黑" w:eastAsia="微软雅黑"/>
          <w:lang w:eastAsia="zh-CN"/>
        </w:rPr>
        <w:t xml:space="preserve"> AI </w:t>
      </w:r>
      <w:r>
        <w:rPr>
          <w:rFonts w:hint="eastAsia" w:ascii="微软雅黑" w:hAnsi="微软雅黑" w:eastAsia="微软雅黑" w:cs="微软雅黑"/>
          <w:lang w:eastAsia="zh-CN"/>
        </w:rPr>
        <w:t>在该领域还处于初期阶段，这种程度的信心显得尤为引人注意。这种情况表明，许多专业人士可能对他们的准备情况过于乐观，或者忽视了</w:t>
      </w:r>
      <w:r>
        <w:rPr>
          <w:rFonts w:ascii="微软雅黑" w:hAnsi="微软雅黑" w:eastAsia="微软雅黑"/>
          <w:lang w:eastAsia="zh-CN"/>
        </w:rPr>
        <w:t xml:space="preserve"> AI </w:t>
      </w:r>
      <w:r>
        <w:rPr>
          <w:rFonts w:hint="eastAsia" w:ascii="微软雅黑" w:hAnsi="微软雅黑" w:eastAsia="微软雅黑"/>
          <w:lang w:eastAsia="zh-CN"/>
        </w:rPr>
        <w:t>集成</w:t>
      </w:r>
      <w:r>
        <w:rPr>
          <w:rFonts w:hint="eastAsia" w:ascii="微软雅黑" w:hAnsi="微软雅黑" w:eastAsia="微软雅黑" w:cs="微软雅黑"/>
          <w:lang w:eastAsia="zh-CN"/>
        </w:rPr>
        <w:t>应用的复杂性，这是一个</w:t>
      </w:r>
      <w:r>
        <w:rPr>
          <w:rFonts w:hint="eastAsia" w:ascii="微软雅黑" w:hAnsi="微软雅黑" w:eastAsia="微软雅黑"/>
          <w:lang w:eastAsia="zh-CN"/>
        </w:rPr>
        <w:t>“</w:t>
      </w:r>
      <w:r>
        <w:rPr>
          <w:rFonts w:hint="eastAsia" w:ascii="微软雅黑" w:hAnsi="微软雅黑" w:eastAsia="微软雅黑" w:cs="微软雅黑"/>
          <w:lang w:eastAsia="zh-CN"/>
        </w:rPr>
        <w:t>不知之不知”（对未知情况的未知）的经典示例。</w:t>
      </w:r>
    </w:p>
    <w:p>
      <w:pPr>
        <w:pStyle w:val="6"/>
        <w:spacing w:before="278" w:line="276" w:lineRule="auto"/>
        <w:ind w:left="920" w:right="1507"/>
        <w:rPr>
          <w:lang w:eastAsia="zh-CN"/>
        </w:rPr>
      </w:pPr>
    </w:p>
    <w:p>
      <w:pPr>
        <w:spacing w:line="276" w:lineRule="auto"/>
        <w:rPr>
          <w:lang w:eastAsia="zh-CN"/>
        </w:rPr>
      </w:pPr>
    </w:p>
    <w:p>
      <w:pPr>
        <w:spacing w:line="276" w:lineRule="auto"/>
        <w:rPr>
          <w:lang w:eastAsia="zh-CN"/>
        </w:rPr>
        <w:sectPr>
          <w:type w:val="continuous"/>
          <w:pgSz w:w="12240" w:h="15840"/>
          <w:pgMar w:top="1500" w:right="0" w:bottom="280" w:left="520" w:header="0" w:footer="675" w:gutter="0"/>
          <w:cols w:space="720" w:num="1"/>
        </w:sectPr>
      </w:pPr>
    </w:p>
    <w:p>
      <w:pPr>
        <w:pStyle w:val="6"/>
        <w:spacing w:before="172" w:line="276" w:lineRule="auto"/>
        <w:ind w:left="920"/>
      </w:pPr>
      <w:r>
        <w:rPr>
          <w:w w:val="115"/>
        </w:rPr>
        <w:t xml:space="preserve">Conversely, a notable 30% remain neutral, indicating </w:t>
      </w:r>
      <w:r>
        <w:rPr>
          <w:spacing w:val="-2"/>
          <w:w w:val="115"/>
        </w:rPr>
        <w:t>either</w:t>
      </w:r>
      <w:r>
        <w:rPr>
          <w:spacing w:val="-7"/>
          <w:w w:val="115"/>
        </w:rPr>
        <w:t xml:space="preserve"> </w:t>
      </w:r>
      <w:r>
        <w:rPr>
          <w:spacing w:val="-2"/>
          <w:w w:val="115"/>
        </w:rPr>
        <w:t>a</w:t>
      </w:r>
      <w:r>
        <w:rPr>
          <w:spacing w:val="-7"/>
          <w:w w:val="115"/>
        </w:rPr>
        <w:t xml:space="preserve"> </w:t>
      </w:r>
      <w:r>
        <w:rPr>
          <w:spacing w:val="-2"/>
          <w:w w:val="115"/>
        </w:rPr>
        <w:t>balanced</w:t>
      </w:r>
      <w:r>
        <w:rPr>
          <w:spacing w:val="-7"/>
          <w:w w:val="115"/>
        </w:rPr>
        <w:t xml:space="preserve"> </w:t>
      </w:r>
      <w:r>
        <w:rPr>
          <w:spacing w:val="-2"/>
          <w:w w:val="115"/>
        </w:rPr>
        <w:t xml:space="preserve">recognition </w:t>
      </w:r>
      <w:r>
        <w:rPr>
          <w:w w:val="115"/>
        </w:rPr>
        <w:t>of their capabilities or uncertainty about the challenges AI might pose.</w:t>
      </w:r>
    </w:p>
    <w:p>
      <w:pPr>
        <w:pStyle w:val="6"/>
        <w:spacing w:line="276" w:lineRule="auto"/>
        <w:ind w:left="920" w:right="91"/>
      </w:pPr>
      <w:r>
        <w:rPr>
          <w:w w:val="115"/>
        </w:rPr>
        <w:t>The remaining 22% show less confidence, including 18% who are somewhat unconfident and 4% who are</w:t>
      </w:r>
      <w:r>
        <w:rPr>
          <w:spacing w:val="-13"/>
          <w:w w:val="115"/>
        </w:rPr>
        <w:t xml:space="preserve"> </w:t>
      </w:r>
      <w:r>
        <w:rPr>
          <w:w w:val="115"/>
        </w:rPr>
        <w:t>not</w:t>
      </w:r>
      <w:r>
        <w:rPr>
          <w:spacing w:val="-13"/>
          <w:w w:val="115"/>
        </w:rPr>
        <w:t xml:space="preserve"> </w:t>
      </w:r>
      <w:r>
        <w:rPr>
          <w:w w:val="115"/>
        </w:rPr>
        <w:t>confident</w:t>
      </w:r>
      <w:r>
        <w:rPr>
          <w:spacing w:val="-13"/>
          <w:w w:val="115"/>
        </w:rPr>
        <w:t xml:space="preserve"> </w:t>
      </w:r>
      <w:r>
        <w:rPr>
          <w:w w:val="115"/>
        </w:rPr>
        <w:t>at</w:t>
      </w:r>
      <w:r>
        <w:rPr>
          <w:spacing w:val="-13"/>
          <w:w w:val="115"/>
        </w:rPr>
        <w:t xml:space="preserve"> </w:t>
      </w:r>
      <w:r>
        <w:rPr>
          <w:w w:val="115"/>
        </w:rPr>
        <w:t>all.</w:t>
      </w:r>
      <w:r>
        <w:rPr>
          <w:spacing w:val="-13"/>
          <w:w w:val="115"/>
        </w:rPr>
        <w:t xml:space="preserve"> </w:t>
      </w:r>
      <w:r>
        <w:rPr>
          <w:w w:val="115"/>
        </w:rPr>
        <w:t>This spread in confidence levels across the cybersecurity community points to a complex landscape where</w:t>
      </w:r>
    </w:p>
    <w:p>
      <w:pPr>
        <w:spacing w:before="9" w:after="25"/>
        <w:rPr>
          <w:sz w:val="14"/>
        </w:rPr>
      </w:pPr>
      <w:r>
        <w:br w:type="column"/>
      </w:r>
    </w:p>
    <w:p>
      <w:pPr>
        <w:pStyle w:val="6"/>
        <w:ind w:left="489"/>
      </w:pPr>
      <w:r>
        <mc:AlternateContent>
          <mc:Choice Requires="wps">
            <w:drawing>
              <wp:inline distT="0" distB="0" distL="0" distR="0">
                <wp:extent cx="3887470" cy="376555"/>
                <wp:effectExtent l="0" t="0" r="11430" b="4445"/>
                <wp:docPr id="1697447858" name="docshape304"/>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spacing w:before="54" w:line="278" w:lineRule="auto"/>
                              <w:ind w:left="1213" w:right="723" w:hanging="364"/>
                              <w:rPr>
                                <w:rFonts w:ascii="Verdana" w:hAnsi="Verdana"/>
                                <w:i/>
                                <w:color w:val="000000"/>
                                <w:sz w:val="17"/>
                              </w:rPr>
                            </w:pPr>
                            <w:r>
                              <w:rPr>
                                <w:rFonts w:ascii="Verdana" w:hAnsi="Verdana"/>
                                <w:i/>
                                <w:color w:val="454C5B"/>
                                <w:spacing w:val="-2"/>
                                <w:w w:val="95"/>
                                <w:sz w:val="17"/>
                              </w:rPr>
                              <w:t>How</w:t>
                            </w:r>
                            <w:r>
                              <w:rPr>
                                <w:rFonts w:ascii="Verdana" w:hAnsi="Verdana"/>
                                <w:i/>
                                <w:color w:val="454C5B"/>
                                <w:spacing w:val="-18"/>
                                <w:w w:val="95"/>
                                <w:sz w:val="17"/>
                              </w:rPr>
                              <w:t xml:space="preserve"> </w:t>
                            </w:r>
                            <w:r>
                              <w:rPr>
                                <w:rFonts w:ascii="Verdana" w:hAnsi="Verdana"/>
                                <w:i/>
                                <w:color w:val="454C5B"/>
                                <w:spacing w:val="-2"/>
                                <w:w w:val="95"/>
                                <w:sz w:val="17"/>
                              </w:rPr>
                              <w:t>confident</w:t>
                            </w:r>
                            <w:r>
                              <w:rPr>
                                <w:rFonts w:ascii="Verdana" w:hAnsi="Verdana"/>
                                <w:i/>
                                <w:color w:val="454C5B"/>
                                <w:spacing w:val="-17"/>
                                <w:w w:val="95"/>
                                <w:sz w:val="17"/>
                              </w:rPr>
                              <w:t xml:space="preserve"> </w:t>
                            </w:r>
                            <w:r>
                              <w:rPr>
                                <w:rFonts w:ascii="Verdana" w:hAnsi="Verdana"/>
                                <w:i/>
                                <w:color w:val="454C5B"/>
                                <w:spacing w:val="-2"/>
                                <w:w w:val="95"/>
                                <w:sz w:val="17"/>
                              </w:rPr>
                              <w:t>are</w:t>
                            </w:r>
                            <w:r>
                              <w:rPr>
                                <w:rFonts w:ascii="Verdana" w:hAnsi="Verdana"/>
                                <w:i/>
                                <w:color w:val="454C5B"/>
                                <w:spacing w:val="-17"/>
                                <w:w w:val="95"/>
                                <w:sz w:val="17"/>
                              </w:rPr>
                              <w:t xml:space="preserve"> </w:t>
                            </w:r>
                            <w:r>
                              <w:rPr>
                                <w:rFonts w:ascii="Verdana" w:hAnsi="Verdana"/>
                                <w:i/>
                                <w:color w:val="454C5B"/>
                                <w:spacing w:val="-2"/>
                                <w:w w:val="95"/>
                                <w:sz w:val="17"/>
                              </w:rPr>
                              <w:t>you</w:t>
                            </w:r>
                            <w:r>
                              <w:rPr>
                                <w:rFonts w:ascii="Verdana" w:hAnsi="Verdana"/>
                                <w:i/>
                                <w:color w:val="454C5B"/>
                                <w:spacing w:val="-17"/>
                                <w:w w:val="95"/>
                                <w:sz w:val="17"/>
                              </w:rPr>
                              <w:t xml:space="preserve"> </w:t>
                            </w:r>
                            <w:r>
                              <w:rPr>
                                <w:rFonts w:ascii="Verdana" w:hAnsi="Verdana"/>
                                <w:i/>
                                <w:color w:val="454C5B"/>
                                <w:spacing w:val="-2"/>
                                <w:w w:val="95"/>
                                <w:sz w:val="17"/>
                              </w:rPr>
                              <w:t>about</w:t>
                            </w:r>
                            <w:r>
                              <w:rPr>
                                <w:rFonts w:ascii="Verdana" w:hAnsi="Verdana"/>
                                <w:i/>
                                <w:color w:val="454C5B"/>
                                <w:spacing w:val="-17"/>
                                <w:w w:val="95"/>
                                <w:sz w:val="17"/>
                              </w:rPr>
                              <w:t xml:space="preserve"> </w:t>
                            </w:r>
                            <w:r>
                              <w:rPr>
                                <w:rFonts w:ascii="Verdana" w:hAnsi="Verdana"/>
                                <w:i/>
                                <w:color w:val="454C5B"/>
                                <w:spacing w:val="-2"/>
                                <w:w w:val="95"/>
                                <w:sz w:val="17"/>
                              </w:rPr>
                              <w:t>your</w:t>
                            </w:r>
                            <w:r>
                              <w:rPr>
                                <w:rFonts w:ascii="Verdana" w:hAnsi="Verdana"/>
                                <w:i/>
                                <w:color w:val="454C5B"/>
                                <w:spacing w:val="-17"/>
                                <w:w w:val="95"/>
                                <w:sz w:val="17"/>
                              </w:rPr>
                              <w:t xml:space="preserve"> </w:t>
                            </w:r>
                            <w:r>
                              <w:rPr>
                                <w:rFonts w:ascii="Verdana" w:hAnsi="Verdana"/>
                                <w:i/>
                                <w:color w:val="454C5B"/>
                                <w:spacing w:val="-2"/>
                                <w:w w:val="95"/>
                                <w:sz w:val="17"/>
                              </w:rPr>
                              <w:t>organization’s</w:t>
                            </w:r>
                            <w:r>
                              <w:rPr>
                                <w:rFonts w:ascii="Verdana" w:hAnsi="Verdana"/>
                                <w:i/>
                                <w:color w:val="454C5B"/>
                                <w:spacing w:val="-17"/>
                                <w:w w:val="95"/>
                                <w:sz w:val="17"/>
                              </w:rPr>
                              <w:t xml:space="preserve"> </w:t>
                            </w:r>
                            <w:r>
                              <w:rPr>
                                <w:rFonts w:ascii="Verdana" w:hAnsi="Verdana"/>
                                <w:i/>
                                <w:color w:val="454C5B"/>
                                <w:spacing w:val="-2"/>
                                <w:w w:val="95"/>
                                <w:sz w:val="17"/>
                              </w:rPr>
                              <w:t>skills</w:t>
                            </w:r>
                            <w:r>
                              <w:rPr>
                                <w:rFonts w:ascii="Verdana" w:hAnsi="Verdana"/>
                                <w:i/>
                                <w:color w:val="454C5B"/>
                                <w:spacing w:val="-17"/>
                                <w:w w:val="95"/>
                                <w:sz w:val="17"/>
                              </w:rPr>
                              <w:t xml:space="preserve"> </w:t>
                            </w:r>
                            <w:r>
                              <w:rPr>
                                <w:rFonts w:ascii="Verdana" w:hAnsi="Verdana"/>
                                <w:i/>
                                <w:color w:val="454C5B"/>
                                <w:spacing w:val="-2"/>
                                <w:w w:val="95"/>
                                <w:sz w:val="17"/>
                              </w:rPr>
                              <w:t xml:space="preserve">to </w:t>
                            </w:r>
                            <w:r>
                              <w:rPr>
                                <w:rFonts w:ascii="Verdana" w:hAnsi="Verdana"/>
                                <w:i/>
                                <w:color w:val="454C5B"/>
                                <w:sz w:val="17"/>
                              </w:rPr>
                              <w:t>execute</w:t>
                            </w:r>
                            <w:r>
                              <w:rPr>
                                <w:rFonts w:ascii="Verdana" w:hAnsi="Verdana"/>
                                <w:i/>
                                <w:color w:val="454C5B"/>
                                <w:spacing w:val="-15"/>
                                <w:sz w:val="17"/>
                              </w:rPr>
                              <w:t xml:space="preserve"> </w:t>
                            </w:r>
                            <w:r>
                              <w:rPr>
                                <w:rFonts w:ascii="Verdana" w:hAnsi="Verdana"/>
                                <w:i/>
                                <w:color w:val="454C5B"/>
                                <w:sz w:val="17"/>
                              </w:rPr>
                              <w:t>a</w:t>
                            </w:r>
                            <w:r>
                              <w:rPr>
                                <w:rFonts w:ascii="Verdana" w:hAnsi="Verdana"/>
                                <w:i/>
                                <w:color w:val="454C5B"/>
                                <w:spacing w:val="-15"/>
                                <w:sz w:val="17"/>
                              </w:rPr>
                              <w:t xml:space="preserve"> </w:t>
                            </w:r>
                            <w:r>
                              <w:rPr>
                                <w:rFonts w:ascii="Verdana" w:hAnsi="Verdana"/>
                                <w:i/>
                                <w:color w:val="454C5B"/>
                                <w:sz w:val="17"/>
                              </w:rPr>
                              <w:t>strategy</w:t>
                            </w:r>
                            <w:r>
                              <w:rPr>
                                <w:rFonts w:ascii="Verdana" w:hAnsi="Verdana"/>
                                <w:i/>
                                <w:color w:val="454C5B"/>
                                <w:spacing w:val="-15"/>
                                <w:sz w:val="17"/>
                              </w:rPr>
                              <w:t xml:space="preserve"> </w:t>
                            </w:r>
                            <w:r>
                              <w:rPr>
                                <w:rFonts w:ascii="Verdana" w:hAnsi="Verdana"/>
                                <w:i/>
                                <w:color w:val="454C5B"/>
                                <w:sz w:val="17"/>
                              </w:rPr>
                              <w:t>for</w:t>
                            </w:r>
                            <w:r>
                              <w:rPr>
                                <w:rFonts w:ascii="Verdana" w:hAnsi="Verdana"/>
                                <w:i/>
                                <w:color w:val="454C5B"/>
                                <w:spacing w:val="-15"/>
                                <w:sz w:val="17"/>
                              </w:rPr>
                              <w:t xml:space="preserve"> </w:t>
                            </w:r>
                            <w:r>
                              <w:rPr>
                                <w:rFonts w:ascii="Verdana" w:hAnsi="Verdana"/>
                                <w:i/>
                                <w:color w:val="454C5B"/>
                                <w:sz w:val="17"/>
                              </w:rPr>
                              <w:t>leveraging</w:t>
                            </w:r>
                            <w:r>
                              <w:rPr>
                                <w:rFonts w:ascii="Verdana" w:hAnsi="Verdana"/>
                                <w:i/>
                                <w:color w:val="454C5B"/>
                                <w:spacing w:val="-15"/>
                                <w:sz w:val="17"/>
                              </w:rPr>
                              <w:t xml:space="preserve"> </w:t>
                            </w:r>
                            <w:r>
                              <w:rPr>
                                <w:rFonts w:ascii="Verdana" w:hAnsi="Verdana"/>
                                <w:i/>
                                <w:color w:val="454C5B"/>
                                <w:sz w:val="17"/>
                              </w:rPr>
                              <w:t>AI</w:t>
                            </w:r>
                            <w:r>
                              <w:rPr>
                                <w:rFonts w:ascii="Verdana" w:hAnsi="Verdana"/>
                                <w:i/>
                                <w:color w:val="454C5B"/>
                                <w:spacing w:val="-15"/>
                                <w:sz w:val="17"/>
                              </w:rPr>
                              <w:t xml:space="preserve"> </w:t>
                            </w:r>
                            <w:r>
                              <w:rPr>
                                <w:rFonts w:ascii="Verdana" w:hAnsi="Verdana"/>
                                <w:i/>
                                <w:color w:val="454C5B"/>
                                <w:sz w:val="17"/>
                              </w:rPr>
                              <w:t>in</w:t>
                            </w:r>
                            <w:r>
                              <w:rPr>
                                <w:rFonts w:ascii="Verdana" w:hAnsi="Verdana"/>
                                <w:i/>
                                <w:color w:val="454C5B"/>
                                <w:spacing w:val="-15"/>
                                <w:sz w:val="17"/>
                              </w:rPr>
                              <w:t xml:space="preserve"> </w:t>
                            </w:r>
                            <w:r>
                              <w:rPr>
                                <w:rFonts w:ascii="Verdana" w:hAnsi="Verdana"/>
                                <w:i/>
                                <w:color w:val="454C5B"/>
                                <w:sz w:val="17"/>
                              </w:rPr>
                              <w:t>security?</w:t>
                            </w:r>
                          </w:p>
                        </w:txbxContent>
                      </wps:txbx>
                      <wps:bodyPr rot="0" vert="horz" wrap="square" lIns="0" tIns="0" rIns="0" bIns="0" anchor="t" anchorCtr="0" upright="1">
                        <a:noAutofit/>
                      </wps:bodyPr>
                    </wps:wsp>
                  </a:graphicData>
                </a:graphic>
              </wp:inline>
            </w:drawing>
          </mc:Choice>
          <mc:Fallback>
            <w:pict>
              <v:shape id="docshape304" o:spid="_x0000_s1026" o:spt="202" type="#_x0000_t202" style="height:29.65pt;width:306.1pt;" fillcolor="#EEF3F8" filled="t" stroked="f" coordsize="21600,21600" o:gfxdata="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6l5y1AAAAAQBAAAPAAAAAAAAAAEAIAAAACIAAABkcnMvZG93bnJl&#10;di54bWxQSwECFAAUAAAACACHTuJARKOEYgECAAAHBAAADgAAAAAAAAABACAAAAAjAQAAZHJzL2Uy&#10;b0RvYy54bWxQSwUGAAAAAAYABgBZAQAAlgUAAAAA&#10;">
                <v:fill on="t" focussize="0,0"/>
                <v:stroke on="f"/>
                <v:imagedata o:title=""/>
                <o:lock v:ext="edit" aspectratio="f"/>
                <v:textbox inset="0mm,0mm,0mm,0mm">
                  <w:txbxContent>
                    <w:p>
                      <w:pPr>
                        <w:spacing w:before="54" w:line="278" w:lineRule="auto"/>
                        <w:ind w:left="1213" w:right="723" w:hanging="364"/>
                        <w:rPr>
                          <w:rFonts w:ascii="Verdana" w:hAnsi="Verdana"/>
                          <w:i/>
                          <w:color w:val="000000"/>
                          <w:sz w:val="17"/>
                        </w:rPr>
                      </w:pPr>
                      <w:r>
                        <w:rPr>
                          <w:rFonts w:ascii="Verdana" w:hAnsi="Verdana"/>
                          <w:i/>
                          <w:color w:val="454C5B"/>
                          <w:spacing w:val="-2"/>
                          <w:w w:val="95"/>
                          <w:sz w:val="17"/>
                        </w:rPr>
                        <w:t>How</w:t>
                      </w:r>
                      <w:r>
                        <w:rPr>
                          <w:rFonts w:ascii="Verdana" w:hAnsi="Verdana"/>
                          <w:i/>
                          <w:color w:val="454C5B"/>
                          <w:spacing w:val="-18"/>
                          <w:w w:val="95"/>
                          <w:sz w:val="17"/>
                        </w:rPr>
                        <w:t xml:space="preserve"> </w:t>
                      </w:r>
                      <w:r>
                        <w:rPr>
                          <w:rFonts w:ascii="Verdana" w:hAnsi="Verdana"/>
                          <w:i/>
                          <w:color w:val="454C5B"/>
                          <w:spacing w:val="-2"/>
                          <w:w w:val="95"/>
                          <w:sz w:val="17"/>
                        </w:rPr>
                        <w:t>confident</w:t>
                      </w:r>
                      <w:r>
                        <w:rPr>
                          <w:rFonts w:ascii="Verdana" w:hAnsi="Verdana"/>
                          <w:i/>
                          <w:color w:val="454C5B"/>
                          <w:spacing w:val="-17"/>
                          <w:w w:val="95"/>
                          <w:sz w:val="17"/>
                        </w:rPr>
                        <w:t xml:space="preserve"> </w:t>
                      </w:r>
                      <w:r>
                        <w:rPr>
                          <w:rFonts w:ascii="Verdana" w:hAnsi="Verdana"/>
                          <w:i/>
                          <w:color w:val="454C5B"/>
                          <w:spacing w:val="-2"/>
                          <w:w w:val="95"/>
                          <w:sz w:val="17"/>
                        </w:rPr>
                        <w:t>are</w:t>
                      </w:r>
                      <w:r>
                        <w:rPr>
                          <w:rFonts w:ascii="Verdana" w:hAnsi="Verdana"/>
                          <w:i/>
                          <w:color w:val="454C5B"/>
                          <w:spacing w:val="-17"/>
                          <w:w w:val="95"/>
                          <w:sz w:val="17"/>
                        </w:rPr>
                        <w:t xml:space="preserve"> </w:t>
                      </w:r>
                      <w:r>
                        <w:rPr>
                          <w:rFonts w:ascii="Verdana" w:hAnsi="Verdana"/>
                          <w:i/>
                          <w:color w:val="454C5B"/>
                          <w:spacing w:val="-2"/>
                          <w:w w:val="95"/>
                          <w:sz w:val="17"/>
                        </w:rPr>
                        <w:t>you</w:t>
                      </w:r>
                      <w:r>
                        <w:rPr>
                          <w:rFonts w:ascii="Verdana" w:hAnsi="Verdana"/>
                          <w:i/>
                          <w:color w:val="454C5B"/>
                          <w:spacing w:val="-17"/>
                          <w:w w:val="95"/>
                          <w:sz w:val="17"/>
                        </w:rPr>
                        <w:t xml:space="preserve"> </w:t>
                      </w:r>
                      <w:r>
                        <w:rPr>
                          <w:rFonts w:ascii="Verdana" w:hAnsi="Verdana"/>
                          <w:i/>
                          <w:color w:val="454C5B"/>
                          <w:spacing w:val="-2"/>
                          <w:w w:val="95"/>
                          <w:sz w:val="17"/>
                        </w:rPr>
                        <w:t>about</w:t>
                      </w:r>
                      <w:r>
                        <w:rPr>
                          <w:rFonts w:ascii="Verdana" w:hAnsi="Verdana"/>
                          <w:i/>
                          <w:color w:val="454C5B"/>
                          <w:spacing w:val="-17"/>
                          <w:w w:val="95"/>
                          <w:sz w:val="17"/>
                        </w:rPr>
                        <w:t xml:space="preserve"> </w:t>
                      </w:r>
                      <w:r>
                        <w:rPr>
                          <w:rFonts w:ascii="Verdana" w:hAnsi="Verdana"/>
                          <w:i/>
                          <w:color w:val="454C5B"/>
                          <w:spacing w:val="-2"/>
                          <w:w w:val="95"/>
                          <w:sz w:val="17"/>
                        </w:rPr>
                        <w:t>your</w:t>
                      </w:r>
                      <w:r>
                        <w:rPr>
                          <w:rFonts w:ascii="Verdana" w:hAnsi="Verdana"/>
                          <w:i/>
                          <w:color w:val="454C5B"/>
                          <w:spacing w:val="-17"/>
                          <w:w w:val="95"/>
                          <w:sz w:val="17"/>
                        </w:rPr>
                        <w:t xml:space="preserve"> </w:t>
                      </w:r>
                      <w:r>
                        <w:rPr>
                          <w:rFonts w:ascii="Verdana" w:hAnsi="Verdana"/>
                          <w:i/>
                          <w:color w:val="454C5B"/>
                          <w:spacing w:val="-2"/>
                          <w:w w:val="95"/>
                          <w:sz w:val="17"/>
                        </w:rPr>
                        <w:t>organization’s</w:t>
                      </w:r>
                      <w:r>
                        <w:rPr>
                          <w:rFonts w:ascii="Verdana" w:hAnsi="Verdana"/>
                          <w:i/>
                          <w:color w:val="454C5B"/>
                          <w:spacing w:val="-17"/>
                          <w:w w:val="95"/>
                          <w:sz w:val="17"/>
                        </w:rPr>
                        <w:t xml:space="preserve"> </w:t>
                      </w:r>
                      <w:r>
                        <w:rPr>
                          <w:rFonts w:ascii="Verdana" w:hAnsi="Verdana"/>
                          <w:i/>
                          <w:color w:val="454C5B"/>
                          <w:spacing w:val="-2"/>
                          <w:w w:val="95"/>
                          <w:sz w:val="17"/>
                        </w:rPr>
                        <w:t>skills</w:t>
                      </w:r>
                      <w:r>
                        <w:rPr>
                          <w:rFonts w:ascii="Verdana" w:hAnsi="Verdana"/>
                          <w:i/>
                          <w:color w:val="454C5B"/>
                          <w:spacing w:val="-17"/>
                          <w:w w:val="95"/>
                          <w:sz w:val="17"/>
                        </w:rPr>
                        <w:t xml:space="preserve"> </w:t>
                      </w:r>
                      <w:r>
                        <w:rPr>
                          <w:rFonts w:ascii="Verdana" w:hAnsi="Verdana"/>
                          <w:i/>
                          <w:color w:val="454C5B"/>
                          <w:spacing w:val="-2"/>
                          <w:w w:val="95"/>
                          <w:sz w:val="17"/>
                        </w:rPr>
                        <w:t xml:space="preserve">to </w:t>
                      </w:r>
                      <w:r>
                        <w:rPr>
                          <w:rFonts w:ascii="Verdana" w:hAnsi="Verdana"/>
                          <w:i/>
                          <w:color w:val="454C5B"/>
                          <w:sz w:val="17"/>
                        </w:rPr>
                        <w:t>execute</w:t>
                      </w:r>
                      <w:r>
                        <w:rPr>
                          <w:rFonts w:ascii="Verdana" w:hAnsi="Verdana"/>
                          <w:i/>
                          <w:color w:val="454C5B"/>
                          <w:spacing w:val="-15"/>
                          <w:sz w:val="17"/>
                        </w:rPr>
                        <w:t xml:space="preserve"> </w:t>
                      </w:r>
                      <w:r>
                        <w:rPr>
                          <w:rFonts w:ascii="Verdana" w:hAnsi="Verdana"/>
                          <w:i/>
                          <w:color w:val="454C5B"/>
                          <w:sz w:val="17"/>
                        </w:rPr>
                        <w:t>a</w:t>
                      </w:r>
                      <w:r>
                        <w:rPr>
                          <w:rFonts w:ascii="Verdana" w:hAnsi="Verdana"/>
                          <w:i/>
                          <w:color w:val="454C5B"/>
                          <w:spacing w:val="-15"/>
                          <w:sz w:val="17"/>
                        </w:rPr>
                        <w:t xml:space="preserve"> </w:t>
                      </w:r>
                      <w:r>
                        <w:rPr>
                          <w:rFonts w:ascii="Verdana" w:hAnsi="Verdana"/>
                          <w:i/>
                          <w:color w:val="454C5B"/>
                          <w:sz w:val="17"/>
                        </w:rPr>
                        <w:t>strategy</w:t>
                      </w:r>
                      <w:r>
                        <w:rPr>
                          <w:rFonts w:ascii="Verdana" w:hAnsi="Verdana"/>
                          <w:i/>
                          <w:color w:val="454C5B"/>
                          <w:spacing w:val="-15"/>
                          <w:sz w:val="17"/>
                        </w:rPr>
                        <w:t xml:space="preserve"> </w:t>
                      </w:r>
                      <w:r>
                        <w:rPr>
                          <w:rFonts w:ascii="Verdana" w:hAnsi="Verdana"/>
                          <w:i/>
                          <w:color w:val="454C5B"/>
                          <w:sz w:val="17"/>
                        </w:rPr>
                        <w:t>for</w:t>
                      </w:r>
                      <w:r>
                        <w:rPr>
                          <w:rFonts w:ascii="Verdana" w:hAnsi="Verdana"/>
                          <w:i/>
                          <w:color w:val="454C5B"/>
                          <w:spacing w:val="-15"/>
                          <w:sz w:val="17"/>
                        </w:rPr>
                        <w:t xml:space="preserve"> </w:t>
                      </w:r>
                      <w:r>
                        <w:rPr>
                          <w:rFonts w:ascii="Verdana" w:hAnsi="Verdana"/>
                          <w:i/>
                          <w:color w:val="454C5B"/>
                          <w:sz w:val="17"/>
                        </w:rPr>
                        <w:t>leveraging</w:t>
                      </w:r>
                      <w:r>
                        <w:rPr>
                          <w:rFonts w:ascii="Verdana" w:hAnsi="Verdana"/>
                          <w:i/>
                          <w:color w:val="454C5B"/>
                          <w:spacing w:val="-15"/>
                          <w:sz w:val="17"/>
                        </w:rPr>
                        <w:t xml:space="preserve"> </w:t>
                      </w:r>
                      <w:r>
                        <w:rPr>
                          <w:rFonts w:ascii="Verdana" w:hAnsi="Verdana"/>
                          <w:i/>
                          <w:color w:val="454C5B"/>
                          <w:sz w:val="17"/>
                        </w:rPr>
                        <w:t>AI</w:t>
                      </w:r>
                      <w:r>
                        <w:rPr>
                          <w:rFonts w:ascii="Verdana" w:hAnsi="Verdana"/>
                          <w:i/>
                          <w:color w:val="454C5B"/>
                          <w:spacing w:val="-15"/>
                          <w:sz w:val="17"/>
                        </w:rPr>
                        <w:t xml:space="preserve"> </w:t>
                      </w:r>
                      <w:r>
                        <w:rPr>
                          <w:rFonts w:ascii="Verdana" w:hAnsi="Verdana"/>
                          <w:i/>
                          <w:color w:val="454C5B"/>
                          <w:sz w:val="17"/>
                        </w:rPr>
                        <w:t>in</w:t>
                      </w:r>
                      <w:r>
                        <w:rPr>
                          <w:rFonts w:ascii="Verdana" w:hAnsi="Verdana"/>
                          <w:i/>
                          <w:color w:val="454C5B"/>
                          <w:spacing w:val="-15"/>
                          <w:sz w:val="17"/>
                        </w:rPr>
                        <w:t xml:space="preserve"> </w:t>
                      </w:r>
                      <w:r>
                        <w:rPr>
                          <w:rFonts w:ascii="Verdana" w:hAnsi="Verdana"/>
                          <w:i/>
                          <w:color w:val="454C5B"/>
                          <w:sz w:val="17"/>
                        </w:rPr>
                        <w:t>security?</w:t>
                      </w:r>
                    </w:p>
                  </w:txbxContent>
                </v:textbox>
                <w10:wrap type="none"/>
                <w10:anchorlock/>
              </v:shape>
            </w:pict>
          </mc:Fallback>
        </mc:AlternateContent>
      </w:r>
    </w:p>
    <w:p>
      <w:pPr>
        <w:pStyle w:val="6"/>
        <w:rPr>
          <w:sz w:val="18"/>
        </w:rPr>
      </w:pPr>
    </w:p>
    <w:p>
      <w:pPr>
        <w:pStyle w:val="6"/>
        <w:rPr>
          <w:sz w:val="18"/>
        </w:rPr>
      </w:pPr>
    </w:p>
    <w:p>
      <w:pPr>
        <w:pStyle w:val="6"/>
        <w:rPr>
          <w:sz w:val="18"/>
        </w:rPr>
      </w:pPr>
    </w:p>
    <w:p>
      <w:pPr>
        <w:pStyle w:val="6"/>
        <w:spacing w:before="1"/>
        <w:rPr>
          <w:sz w:val="19"/>
        </w:rPr>
      </w:pPr>
    </w:p>
    <w:p>
      <w:pPr>
        <w:tabs>
          <w:tab w:val="left" w:pos="4399"/>
        </w:tabs>
        <w:ind w:left="3731"/>
        <w:rPr>
          <w:sz w:val="14"/>
        </w:rPr>
      </w:pPr>
      <w:r>
        <w:drawing>
          <wp:anchor distT="0" distB="0" distL="0" distR="0" simplePos="0" relativeHeight="251667456" behindDoc="0" locked="0" layoutInCell="1" allowOverlap="1">
            <wp:simplePos x="0" y="0"/>
            <wp:positionH relativeFrom="page">
              <wp:posOffset>2963545</wp:posOffset>
            </wp:positionH>
            <wp:positionV relativeFrom="paragraph">
              <wp:posOffset>-454660</wp:posOffset>
            </wp:positionV>
            <wp:extent cx="1844040" cy="1844040"/>
            <wp:effectExtent l="0" t="0" r="10160" b="10160"/>
            <wp:wrapNone/>
            <wp:docPr id="9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2.png"/>
                    <pic:cNvPicPr>
                      <a:picLocks noChangeAspect="1"/>
                    </pic:cNvPicPr>
                  </pic:nvPicPr>
                  <pic:blipFill>
                    <a:blip r:embed="rId61" cstate="print"/>
                    <a:stretch>
                      <a:fillRect/>
                    </a:stretch>
                  </pic:blipFill>
                  <pic:spPr>
                    <a:xfrm>
                      <a:off x="0" y="0"/>
                      <a:ext cx="1844293" cy="1844294"/>
                    </a:xfrm>
                    <a:prstGeom prst="rect">
                      <a:avLst/>
                    </a:prstGeom>
                  </pic:spPr>
                </pic:pic>
              </a:graphicData>
            </a:graphic>
          </wp:anchor>
        </w:drawing>
      </w:r>
      <w:r>
        <w:drawing>
          <wp:inline distT="0" distB="0" distL="0" distR="0">
            <wp:extent cx="82550" cy="82550"/>
            <wp:effectExtent l="0" t="0" r="6350" b="6350"/>
            <wp:docPr id="10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9.png"/>
                    <pic:cNvPicPr>
                      <a:picLocks noChangeAspect="1"/>
                    </pic:cNvPicPr>
                  </pic:nvPicPr>
                  <pic:blipFill>
                    <a:blip r:embed="rId55" cstate="print"/>
                    <a:stretch>
                      <a:fillRect/>
                    </a:stretch>
                  </pic:blipFill>
                  <pic:spPr>
                    <a:xfrm>
                      <a:off x="0" y="0"/>
                      <a:ext cx="82753" cy="82753"/>
                    </a:xfrm>
                    <a:prstGeom prst="rect">
                      <a:avLst/>
                    </a:prstGeom>
                  </pic:spPr>
                </pic:pic>
              </a:graphicData>
            </a:graphic>
          </wp:inline>
        </w:drawing>
      </w:r>
      <w:r>
        <w:rPr>
          <w:rFonts w:ascii="Times New Roman"/>
          <w:w w:val="115"/>
          <w:position w:val="2"/>
          <w:sz w:val="20"/>
        </w:rPr>
        <w:t xml:space="preserve"> </w:t>
      </w:r>
      <w:r>
        <w:rPr>
          <w:rFonts w:ascii="Century Gothic"/>
          <w:b/>
          <w:color w:val="141221"/>
          <w:w w:val="115"/>
          <w:position w:val="2"/>
          <w:sz w:val="14"/>
        </w:rPr>
        <w:t>4%</w:t>
      </w:r>
      <w:r>
        <w:rPr>
          <w:rFonts w:ascii="Century Gothic"/>
          <w:b/>
          <w:color w:val="141221"/>
          <w:position w:val="2"/>
          <w:sz w:val="14"/>
        </w:rPr>
        <w:tab/>
      </w:r>
      <w:r>
        <w:rPr>
          <w:color w:val="141221"/>
          <w:w w:val="115"/>
          <w:position w:val="2"/>
          <w:sz w:val="14"/>
        </w:rPr>
        <w:t>1</w:t>
      </w:r>
      <w:r>
        <w:rPr>
          <w:color w:val="141221"/>
          <w:spacing w:val="-6"/>
          <w:w w:val="115"/>
          <w:position w:val="2"/>
          <w:sz w:val="14"/>
        </w:rPr>
        <w:t xml:space="preserve"> </w:t>
      </w:r>
      <w:r>
        <w:rPr>
          <w:color w:val="141221"/>
          <w:w w:val="115"/>
          <w:position w:val="2"/>
          <w:sz w:val="14"/>
        </w:rPr>
        <w:t>(Not</w:t>
      </w:r>
      <w:r>
        <w:rPr>
          <w:color w:val="141221"/>
          <w:spacing w:val="-6"/>
          <w:w w:val="115"/>
          <w:position w:val="2"/>
          <w:sz w:val="14"/>
        </w:rPr>
        <w:t xml:space="preserve"> </w:t>
      </w:r>
      <w:r>
        <w:rPr>
          <w:color w:val="141221"/>
          <w:spacing w:val="-2"/>
          <w:w w:val="115"/>
          <w:position w:val="2"/>
          <w:sz w:val="14"/>
        </w:rPr>
        <w:t>Confident)</w:t>
      </w:r>
    </w:p>
    <w:p>
      <w:pPr>
        <w:spacing w:before="125"/>
        <w:ind w:left="3731"/>
        <w:rPr>
          <w:sz w:val="14"/>
        </w:rPr>
      </w:pPr>
      <w:r>
        <w:drawing>
          <wp:inline distT="0" distB="0" distL="0" distR="0">
            <wp:extent cx="82550" cy="82550"/>
            <wp:effectExtent l="0" t="0" r="6350" b="6350"/>
            <wp:docPr id="10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7.png"/>
                    <pic:cNvPicPr>
                      <a:picLocks noChangeAspect="1"/>
                    </pic:cNvPicPr>
                  </pic:nvPicPr>
                  <pic:blipFill>
                    <a:blip r:embed="rId54"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rPr>
        <w:t xml:space="preserve"> </w:t>
      </w:r>
      <w:r>
        <w:rPr>
          <w:rFonts w:ascii="Century Gothic"/>
          <w:b/>
          <w:color w:val="141221"/>
          <w:w w:val="110"/>
          <w:position w:val="2"/>
          <w:sz w:val="14"/>
        </w:rPr>
        <w:t>18%</w:t>
      </w:r>
      <w:r>
        <w:rPr>
          <w:rFonts w:ascii="Century Gothic"/>
          <w:b/>
          <w:color w:val="141221"/>
          <w:spacing w:val="80"/>
          <w:w w:val="150"/>
          <w:position w:val="2"/>
          <w:sz w:val="14"/>
        </w:rPr>
        <w:t xml:space="preserve"> </w:t>
      </w:r>
      <w:r>
        <w:rPr>
          <w:color w:val="141221"/>
          <w:w w:val="110"/>
          <w:position w:val="2"/>
          <w:sz w:val="14"/>
        </w:rPr>
        <w:t>2</w:t>
      </w:r>
    </w:p>
    <w:p>
      <w:pPr>
        <w:spacing w:before="126"/>
        <w:ind w:left="3731"/>
        <w:rPr>
          <w:sz w:val="14"/>
        </w:rPr>
      </w:pPr>
      <w:r>
        <w:drawing>
          <wp:inline distT="0" distB="0" distL="0" distR="0">
            <wp:extent cx="82550" cy="82550"/>
            <wp:effectExtent l="0" t="0" r="6350" b="6350"/>
            <wp:docPr id="10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6.png"/>
                    <pic:cNvPicPr>
                      <a:picLocks noChangeAspect="1"/>
                    </pic:cNvPicPr>
                  </pic:nvPicPr>
                  <pic:blipFill>
                    <a:blip r:embed="rId62"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rPr>
        <w:t xml:space="preserve"> </w:t>
      </w:r>
      <w:r>
        <w:rPr>
          <w:rFonts w:ascii="Century Gothic"/>
          <w:b/>
          <w:color w:val="141221"/>
          <w:w w:val="110"/>
          <w:position w:val="2"/>
          <w:sz w:val="14"/>
        </w:rPr>
        <w:t>30%</w:t>
      </w:r>
      <w:r>
        <w:rPr>
          <w:rFonts w:ascii="Century Gothic"/>
          <w:b/>
          <w:color w:val="141221"/>
          <w:spacing w:val="80"/>
          <w:w w:val="150"/>
          <w:position w:val="2"/>
          <w:sz w:val="14"/>
        </w:rPr>
        <w:t xml:space="preserve"> </w:t>
      </w:r>
      <w:r>
        <w:rPr>
          <w:color w:val="141221"/>
          <w:w w:val="110"/>
          <w:position w:val="2"/>
          <w:sz w:val="14"/>
        </w:rPr>
        <w:t>3 (Neutral)</w:t>
      </w:r>
    </w:p>
    <w:p>
      <w:pPr>
        <w:spacing w:before="127"/>
        <w:ind w:left="3731"/>
        <w:rPr>
          <w:sz w:val="14"/>
        </w:rPr>
      </w:pPr>
      <w:r>
        <w:drawing>
          <wp:inline distT="0" distB="0" distL="0" distR="0">
            <wp:extent cx="82550" cy="82550"/>
            <wp:effectExtent l="0" t="0" r="6350" b="6350"/>
            <wp:docPr id="10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inline>
        </w:drawing>
      </w:r>
      <w:r>
        <w:rPr>
          <w:rFonts w:ascii="Times New Roman"/>
          <w:spacing w:val="38"/>
          <w:w w:val="115"/>
          <w:position w:val="2"/>
          <w:sz w:val="20"/>
        </w:rPr>
        <w:t xml:space="preserve"> </w:t>
      </w:r>
      <w:r>
        <w:rPr>
          <w:rFonts w:ascii="Century Gothic"/>
          <w:b/>
          <w:color w:val="141221"/>
          <w:w w:val="115"/>
          <w:position w:val="2"/>
          <w:sz w:val="14"/>
        </w:rPr>
        <w:t>28%</w:t>
      </w:r>
      <w:r>
        <w:rPr>
          <w:rFonts w:ascii="Century Gothic"/>
          <w:b/>
          <w:color w:val="141221"/>
          <w:spacing w:val="80"/>
          <w:w w:val="115"/>
          <w:position w:val="2"/>
          <w:sz w:val="14"/>
        </w:rPr>
        <w:t xml:space="preserve"> </w:t>
      </w:r>
      <w:r>
        <w:rPr>
          <w:color w:val="141221"/>
          <w:w w:val="115"/>
          <w:position w:val="2"/>
          <w:sz w:val="14"/>
        </w:rPr>
        <w:t>4</w:t>
      </w:r>
    </w:p>
    <w:p>
      <w:pPr>
        <w:spacing w:before="127"/>
        <w:ind w:left="3731"/>
        <w:rPr>
          <w:sz w:val="14"/>
        </w:rPr>
      </w:pPr>
      <w:r>
        <w:drawing>
          <wp:inline distT="0" distB="0" distL="0" distR="0">
            <wp:extent cx="82550" cy="82550"/>
            <wp:effectExtent l="0" t="0" r="6350" b="6350"/>
            <wp:docPr id="10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26.png"/>
                    <pic:cNvPicPr>
                      <a:picLocks noChangeAspect="1"/>
                    </pic:cNvPicPr>
                  </pic:nvPicPr>
                  <pic:blipFill>
                    <a:blip r:embed="rId63"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rPr>
        <w:t xml:space="preserve"> </w:t>
      </w:r>
      <w:r>
        <w:rPr>
          <w:rFonts w:ascii="Century Gothic"/>
          <w:b/>
          <w:color w:val="141221"/>
          <w:w w:val="110"/>
          <w:position w:val="2"/>
          <w:sz w:val="14"/>
        </w:rPr>
        <w:t>20%</w:t>
      </w:r>
      <w:r>
        <w:rPr>
          <w:rFonts w:ascii="Century Gothic"/>
          <w:b/>
          <w:color w:val="141221"/>
          <w:spacing w:val="80"/>
          <w:w w:val="150"/>
          <w:position w:val="2"/>
          <w:sz w:val="14"/>
        </w:rPr>
        <w:t xml:space="preserve"> </w:t>
      </w:r>
      <w:r>
        <w:rPr>
          <w:color w:val="141221"/>
          <w:w w:val="110"/>
          <w:position w:val="2"/>
          <w:sz w:val="14"/>
        </w:rPr>
        <w:t>5 (Very Confident)</w:t>
      </w:r>
    </w:p>
    <w:p>
      <w:pPr>
        <w:rPr>
          <w:sz w:val="14"/>
        </w:rPr>
        <w:sectPr>
          <w:pgSz w:w="12240" w:h="15840"/>
          <w:pgMar w:top="1220" w:right="0" w:bottom="860" w:left="520" w:header="0" w:footer="675" w:gutter="0"/>
          <w:cols w:equalWidth="0" w:num="2">
            <w:col w:w="3629" w:space="40"/>
            <w:col w:w="8051"/>
          </w:cols>
        </w:sectPr>
      </w:pPr>
    </w:p>
    <w:p>
      <w:pPr>
        <w:pStyle w:val="6"/>
        <w:spacing w:line="276" w:lineRule="auto"/>
        <w:ind w:left="920" w:right="1772"/>
      </w:pPr>
      <w:r>
        <w:rPr>
          <w:w w:val="115"/>
        </w:rPr>
        <w:t>some</w:t>
      </w:r>
      <w:r>
        <w:rPr>
          <w:spacing w:val="-8"/>
          <w:w w:val="115"/>
        </w:rPr>
        <w:t xml:space="preserve"> </w:t>
      </w:r>
      <w:r>
        <w:rPr>
          <w:w w:val="115"/>
        </w:rPr>
        <w:t>AI</w:t>
      </w:r>
      <w:r>
        <w:rPr>
          <w:spacing w:val="-8"/>
          <w:w w:val="115"/>
        </w:rPr>
        <w:t xml:space="preserve"> </w:t>
      </w:r>
      <w:r>
        <w:rPr>
          <w:w w:val="115"/>
        </w:rPr>
        <w:t>applications</w:t>
      </w:r>
      <w:r>
        <w:rPr>
          <w:spacing w:val="-8"/>
          <w:w w:val="115"/>
        </w:rPr>
        <w:t xml:space="preserve"> </w:t>
      </w:r>
      <w:r>
        <w:rPr>
          <w:w w:val="115"/>
        </w:rPr>
        <w:t>are</w:t>
      </w:r>
      <w:r>
        <w:rPr>
          <w:spacing w:val="-8"/>
          <w:w w:val="115"/>
        </w:rPr>
        <w:t xml:space="preserve"> </w:t>
      </w:r>
      <w:r>
        <w:rPr>
          <w:w w:val="115"/>
        </w:rPr>
        <w:t>seen</w:t>
      </w:r>
      <w:r>
        <w:rPr>
          <w:spacing w:val="-8"/>
          <w:w w:val="115"/>
        </w:rPr>
        <w:t xml:space="preserve"> </w:t>
      </w:r>
      <w:r>
        <w:rPr>
          <w:w w:val="115"/>
        </w:rPr>
        <w:t>as</w:t>
      </w:r>
      <w:r>
        <w:rPr>
          <w:spacing w:val="-8"/>
          <w:w w:val="115"/>
        </w:rPr>
        <w:t xml:space="preserve"> </w:t>
      </w:r>
      <w:r>
        <w:rPr>
          <w:w w:val="115"/>
        </w:rPr>
        <w:t>straightforward</w:t>
      </w:r>
      <w:r>
        <w:rPr>
          <w:spacing w:val="-8"/>
          <w:w w:val="115"/>
        </w:rPr>
        <w:t xml:space="preserve"> </w:t>
      </w:r>
      <w:r>
        <w:rPr>
          <w:w w:val="115"/>
        </w:rPr>
        <w:t>and</w:t>
      </w:r>
      <w:r>
        <w:rPr>
          <w:spacing w:val="-8"/>
          <w:w w:val="115"/>
        </w:rPr>
        <w:t xml:space="preserve"> </w:t>
      </w:r>
      <w:r>
        <w:rPr>
          <w:w w:val="115"/>
        </w:rPr>
        <w:t>readily</w:t>
      </w:r>
      <w:r>
        <w:rPr>
          <w:spacing w:val="-8"/>
          <w:w w:val="115"/>
        </w:rPr>
        <w:t xml:space="preserve"> </w:t>
      </w:r>
      <w:r>
        <w:rPr>
          <w:w w:val="115"/>
        </w:rPr>
        <w:t>deployable,</w:t>
      </w:r>
      <w:r>
        <w:rPr>
          <w:spacing w:val="-8"/>
          <w:w w:val="115"/>
        </w:rPr>
        <w:t xml:space="preserve"> </w:t>
      </w:r>
      <w:r>
        <w:rPr>
          <w:w w:val="115"/>
        </w:rPr>
        <w:t>while</w:t>
      </w:r>
      <w:r>
        <w:rPr>
          <w:spacing w:val="-8"/>
          <w:w w:val="115"/>
        </w:rPr>
        <w:t xml:space="preserve"> </w:t>
      </w:r>
      <w:r>
        <w:rPr>
          <w:w w:val="115"/>
        </w:rPr>
        <w:t>others,</w:t>
      </w:r>
      <w:r>
        <w:rPr>
          <w:spacing w:val="-8"/>
          <w:w w:val="115"/>
        </w:rPr>
        <w:t xml:space="preserve"> </w:t>
      </w:r>
      <w:r>
        <w:rPr>
          <w:w w:val="115"/>
        </w:rPr>
        <w:t>more complex and novel, evoke caution and uncertainty.</w:t>
      </w:r>
    </w:p>
    <w:p>
      <w:pPr>
        <w:pStyle w:val="6"/>
        <w:spacing w:before="2"/>
        <w:rPr>
          <w:sz w:val="22"/>
          <w:lang w:eastAsia="zh-CN"/>
        </w:rPr>
      </w:pPr>
    </w:p>
    <w:p>
      <w:pPr>
        <w:pStyle w:val="6"/>
        <w:spacing w:before="2"/>
        <w:rPr>
          <w:sz w:val="22"/>
          <w:lang w:eastAsia="zh-CN"/>
        </w:rPr>
      </w:pPr>
    </w:p>
    <w:p>
      <w:pPr>
        <w:pStyle w:val="6"/>
        <w:spacing w:before="2"/>
        <w:rPr>
          <w:sz w:val="22"/>
          <w:lang w:eastAsia="zh-CN"/>
        </w:rPr>
        <w:sectPr>
          <w:type w:val="continuous"/>
          <w:pgSz w:w="12240" w:h="15840"/>
          <w:pgMar w:top="1500" w:right="0" w:bottom="280" w:left="520" w:header="0" w:footer="675" w:gutter="0"/>
          <w:cols w:space="720" w:num="1"/>
        </w:sectPr>
      </w:pPr>
    </w:p>
    <w:p>
      <w:pPr>
        <w:pStyle w:val="6"/>
        <w:spacing w:line="276" w:lineRule="auto"/>
        <w:ind w:left="920" w:right="91"/>
        <w:rPr>
          <w:lang w:eastAsia="zh-CN"/>
        </w:rPr>
      </w:pPr>
      <w:r>
        <w:rPr>
          <w:rFonts w:hint="eastAsia" w:ascii="微软雅黑" w:hAnsi="微软雅黑" w:eastAsia="微软雅黑" w:cs="微软雅黑"/>
          <w:lang w:eastAsia="zh-CN"/>
        </w:rPr>
        <w:t>另一方面，有</w:t>
      </w:r>
      <w:r>
        <w:rPr>
          <w:rFonts w:ascii="微软雅黑" w:hAnsi="微软雅黑" w:eastAsia="微软雅黑"/>
          <w:lang w:eastAsia="zh-CN"/>
        </w:rPr>
        <w:t xml:space="preserve"> 30% </w:t>
      </w:r>
      <w:r>
        <w:rPr>
          <w:rFonts w:hint="eastAsia" w:ascii="微软雅黑" w:hAnsi="微软雅黑" w:eastAsia="微软雅黑" w:cs="微软雅黑"/>
          <w:lang w:eastAsia="zh-CN"/>
        </w:rPr>
        <w:t>的人持中立态度，这可能表明他们对自己的能力有一个平衡的认识，或者对</w:t>
      </w:r>
      <w:r>
        <w:rPr>
          <w:rFonts w:ascii="微软雅黑" w:hAnsi="微软雅黑" w:eastAsia="微软雅黑"/>
          <w:lang w:eastAsia="zh-CN"/>
        </w:rPr>
        <w:t xml:space="preserve"> AI </w:t>
      </w:r>
      <w:r>
        <w:rPr>
          <w:rFonts w:hint="eastAsia" w:ascii="微软雅黑" w:hAnsi="微软雅黑" w:eastAsia="微软雅黑" w:cs="微软雅黑"/>
          <w:lang w:eastAsia="zh-CN"/>
        </w:rPr>
        <w:t>可能带来的挑战感到不确定性。其余的</w:t>
      </w:r>
      <w:r>
        <w:rPr>
          <w:rFonts w:ascii="微软雅黑" w:hAnsi="微软雅黑" w:eastAsia="微软雅黑"/>
          <w:lang w:eastAsia="zh-CN"/>
        </w:rPr>
        <w:t xml:space="preserve"> 22% </w:t>
      </w:r>
      <w:r>
        <w:rPr>
          <w:rFonts w:hint="eastAsia" w:ascii="微软雅黑" w:hAnsi="微软雅黑" w:eastAsia="微软雅黑" w:cs="微软雅黑"/>
          <w:lang w:eastAsia="zh-CN"/>
        </w:rPr>
        <w:t>对此表示出较低的信心，其中</w:t>
      </w:r>
      <w:r>
        <w:rPr>
          <w:rFonts w:ascii="微软雅黑" w:hAnsi="微软雅黑" w:eastAsia="微软雅黑"/>
          <w:lang w:eastAsia="zh-CN"/>
        </w:rPr>
        <w:t xml:space="preserve"> 18% </w:t>
      </w:r>
      <w:r>
        <w:rPr>
          <w:rFonts w:hint="eastAsia" w:ascii="微软雅黑" w:hAnsi="微软雅黑" w:eastAsia="微软雅黑" w:cs="微软雅黑"/>
          <w:lang w:eastAsia="zh-CN"/>
        </w:rPr>
        <w:t>的人表示有些不自信，</w:t>
      </w:r>
      <w:r>
        <w:rPr>
          <w:rFonts w:ascii="微软雅黑" w:hAnsi="微软雅黑" w:eastAsia="微软雅黑"/>
          <w:lang w:eastAsia="zh-CN"/>
        </w:rPr>
        <w:t xml:space="preserve">4% </w:t>
      </w:r>
      <w:r>
        <w:rPr>
          <w:rFonts w:hint="eastAsia" w:ascii="微软雅黑" w:hAnsi="微软雅黑" w:eastAsia="微软雅黑" w:cs="微软雅黑"/>
          <w:lang w:eastAsia="zh-CN"/>
        </w:rPr>
        <w:t>的人则完全不自信。网络安全界对信心水平的这种分布揭示了一个复杂的局面：一些</w:t>
      </w:r>
      <w:r>
        <w:rPr>
          <w:rFonts w:ascii="微软雅黑" w:hAnsi="微软雅黑" w:eastAsia="微软雅黑" w:cs="微软雅黑"/>
          <w:lang w:eastAsia="zh-CN"/>
        </w:rPr>
        <w:t xml:space="preserve"> AI </w:t>
      </w:r>
      <w:r>
        <w:rPr>
          <w:rFonts w:hint="eastAsia" w:ascii="微软雅黑" w:hAnsi="微软雅黑" w:eastAsia="微软雅黑" w:cs="微软雅黑"/>
          <w:lang w:eastAsia="zh-CN"/>
        </w:rPr>
        <w:t>应用被认为是简单直接、容易部署的，而其他更为复杂和新颖的应用则引发了安全从业人员对于 AI 的谨慎和不确定性。</w:t>
      </w:r>
    </w:p>
    <w:p>
      <w:pPr>
        <w:spacing w:before="9" w:after="25"/>
        <w:rPr>
          <w:sz w:val="14"/>
          <w:lang w:eastAsia="zh-CN"/>
        </w:rPr>
      </w:pPr>
      <w:r>
        <w:rPr>
          <w:lang w:eastAsia="zh-CN"/>
        </w:rPr>
        <w:br w:type="column"/>
      </w:r>
    </w:p>
    <w:p>
      <w:pPr>
        <w:pStyle w:val="6"/>
        <w:ind w:left="489"/>
      </w:pPr>
      <w:r>
        <mc:AlternateContent>
          <mc:Choice Requires="wps">
            <w:drawing>
              <wp:inline distT="0" distB="0" distL="0" distR="0">
                <wp:extent cx="3887470" cy="376555"/>
                <wp:effectExtent l="0" t="0" r="11430" b="4445"/>
                <wp:docPr id="993884081" name="docshape304"/>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spacing w:before="54" w:line="278" w:lineRule="auto"/>
                              <w:ind w:left="1213" w:right="723" w:hanging="364"/>
                              <w:rPr>
                                <w:rFonts w:ascii="Verdana" w:hAnsi="Verdana"/>
                                <w:i/>
                                <w:color w:val="000000"/>
                                <w:sz w:val="17"/>
                                <w:lang w:eastAsia="zh-CN"/>
                              </w:rPr>
                            </w:pPr>
                            <w:r>
                              <w:rPr>
                                <w:rFonts w:hint="eastAsia" w:ascii="微软雅黑" w:hAnsi="微软雅黑" w:eastAsia="微软雅黑" w:cs="微软雅黑"/>
                                <w:i/>
                                <w:color w:val="454C5B"/>
                                <w:spacing w:val="-2"/>
                                <w:w w:val="95"/>
                                <w:sz w:val="17"/>
                                <w:lang w:eastAsia="zh-CN"/>
                              </w:rPr>
                              <w:t>您对您的组织在安全方面利用</w:t>
                            </w:r>
                            <w:r>
                              <w:rPr>
                                <w:rFonts w:ascii="Verdana" w:hAnsi="Verdana"/>
                                <w:i/>
                                <w:color w:val="454C5B"/>
                                <w:spacing w:val="-2"/>
                                <w:w w:val="95"/>
                                <w:sz w:val="17"/>
                                <w:lang w:eastAsia="zh-CN"/>
                              </w:rPr>
                              <w:t xml:space="preserve"> AI </w:t>
                            </w:r>
                            <w:r>
                              <w:rPr>
                                <w:rFonts w:hint="eastAsia" w:ascii="微软雅黑" w:hAnsi="微软雅黑" w:eastAsia="微软雅黑" w:cs="微软雅黑"/>
                                <w:i/>
                                <w:color w:val="454C5B"/>
                                <w:spacing w:val="-2"/>
                                <w:w w:val="95"/>
                                <w:sz w:val="17"/>
                                <w:lang w:eastAsia="zh-CN"/>
                              </w:rPr>
                              <w:t>实施策略的能力有多少信心？</w:t>
                            </w:r>
                          </w:p>
                        </w:txbxContent>
                      </wps:txbx>
                      <wps:bodyPr rot="0" vert="horz" wrap="square" lIns="0" tIns="0" rIns="0" bIns="0" anchor="t" anchorCtr="0" upright="1">
                        <a:noAutofit/>
                      </wps:bodyPr>
                    </wps:wsp>
                  </a:graphicData>
                </a:graphic>
              </wp:inline>
            </w:drawing>
          </mc:Choice>
          <mc:Fallback>
            <w:pict>
              <v:shape id="docshape304" o:spid="_x0000_s1026" o:spt="202" type="#_x0000_t202" style="height:29.65pt;width:306.1pt;" fillcolor="#EEF3F8" filled="t" stroked="f" coordsize="21600,21600" o:gfxdata="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6l5y1AAAAAQBAAAPAAAAAAAAAAEAIAAAACIAAABkcnMvZG93bnJl&#10;di54bWxQSwECFAAUAAAACACHTuJAh420IwECAAAGBAAADgAAAAAAAAABACAAAAAjAQAAZHJzL2Uy&#10;b0RvYy54bWxQSwUGAAAAAAYABgBZAQAAlgUAAAAA&#10;">
                <v:fill on="t" focussize="0,0"/>
                <v:stroke on="f"/>
                <v:imagedata o:title=""/>
                <o:lock v:ext="edit" aspectratio="f"/>
                <v:textbox inset="0mm,0mm,0mm,0mm">
                  <w:txbxContent>
                    <w:p>
                      <w:pPr>
                        <w:spacing w:before="54" w:line="278" w:lineRule="auto"/>
                        <w:ind w:left="1213" w:right="723" w:hanging="364"/>
                        <w:rPr>
                          <w:rFonts w:ascii="Verdana" w:hAnsi="Verdana"/>
                          <w:i/>
                          <w:color w:val="000000"/>
                          <w:sz w:val="17"/>
                          <w:lang w:eastAsia="zh-CN"/>
                        </w:rPr>
                      </w:pPr>
                      <w:r>
                        <w:rPr>
                          <w:rFonts w:hint="eastAsia" w:ascii="微软雅黑" w:hAnsi="微软雅黑" w:eastAsia="微软雅黑" w:cs="微软雅黑"/>
                          <w:i/>
                          <w:color w:val="454C5B"/>
                          <w:spacing w:val="-2"/>
                          <w:w w:val="95"/>
                          <w:sz w:val="17"/>
                          <w:lang w:eastAsia="zh-CN"/>
                        </w:rPr>
                        <w:t>您对您的组织在安全方面利用</w:t>
                      </w:r>
                      <w:r>
                        <w:rPr>
                          <w:rFonts w:ascii="Verdana" w:hAnsi="Verdana"/>
                          <w:i/>
                          <w:color w:val="454C5B"/>
                          <w:spacing w:val="-2"/>
                          <w:w w:val="95"/>
                          <w:sz w:val="17"/>
                          <w:lang w:eastAsia="zh-CN"/>
                        </w:rPr>
                        <w:t xml:space="preserve"> AI </w:t>
                      </w:r>
                      <w:r>
                        <w:rPr>
                          <w:rFonts w:hint="eastAsia" w:ascii="微软雅黑" w:hAnsi="微软雅黑" w:eastAsia="微软雅黑" w:cs="微软雅黑"/>
                          <w:i/>
                          <w:color w:val="454C5B"/>
                          <w:spacing w:val="-2"/>
                          <w:w w:val="95"/>
                          <w:sz w:val="17"/>
                          <w:lang w:eastAsia="zh-CN"/>
                        </w:rPr>
                        <w:t>实施策略的能力有多少信心？</w:t>
                      </w:r>
                    </w:p>
                  </w:txbxContent>
                </v:textbox>
                <w10:wrap type="none"/>
                <w10:anchorlock/>
              </v:shape>
            </w:pict>
          </mc:Fallback>
        </mc:AlternateContent>
      </w:r>
    </w:p>
    <w:p>
      <w:pPr>
        <w:pStyle w:val="6"/>
        <w:rPr>
          <w:sz w:val="18"/>
        </w:rPr>
      </w:pPr>
    </w:p>
    <w:p>
      <w:pPr>
        <w:pStyle w:val="6"/>
        <w:rPr>
          <w:sz w:val="18"/>
        </w:rPr>
      </w:pPr>
    </w:p>
    <w:p>
      <w:pPr>
        <w:pStyle w:val="6"/>
        <w:rPr>
          <w:sz w:val="18"/>
        </w:rPr>
      </w:pPr>
    </w:p>
    <w:p>
      <w:pPr>
        <w:pStyle w:val="6"/>
        <w:spacing w:before="1"/>
        <w:rPr>
          <w:sz w:val="19"/>
        </w:rPr>
      </w:pPr>
    </w:p>
    <w:p>
      <w:pPr>
        <w:tabs>
          <w:tab w:val="left" w:pos="4399"/>
        </w:tabs>
        <w:ind w:left="3731"/>
        <w:rPr>
          <w:sz w:val="14"/>
          <w:lang w:eastAsia="zh-CN"/>
        </w:rPr>
      </w:pPr>
      <w:r>
        <w:drawing>
          <wp:anchor distT="0" distB="0" distL="0" distR="0" simplePos="0" relativeHeight="251720704" behindDoc="0" locked="0" layoutInCell="1" allowOverlap="1">
            <wp:simplePos x="0" y="0"/>
            <wp:positionH relativeFrom="page">
              <wp:posOffset>2963545</wp:posOffset>
            </wp:positionH>
            <wp:positionV relativeFrom="paragraph">
              <wp:posOffset>-454660</wp:posOffset>
            </wp:positionV>
            <wp:extent cx="1844040" cy="1844040"/>
            <wp:effectExtent l="0" t="0" r="10160" b="10160"/>
            <wp:wrapNone/>
            <wp:docPr id="241157712"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7712" name="image32.png"/>
                    <pic:cNvPicPr>
                      <a:picLocks noChangeAspect="1"/>
                    </pic:cNvPicPr>
                  </pic:nvPicPr>
                  <pic:blipFill>
                    <a:blip r:embed="rId61" cstate="print"/>
                    <a:stretch>
                      <a:fillRect/>
                    </a:stretch>
                  </pic:blipFill>
                  <pic:spPr>
                    <a:xfrm>
                      <a:off x="0" y="0"/>
                      <a:ext cx="1844293" cy="1844294"/>
                    </a:xfrm>
                    <a:prstGeom prst="rect">
                      <a:avLst/>
                    </a:prstGeom>
                  </pic:spPr>
                </pic:pic>
              </a:graphicData>
            </a:graphic>
          </wp:anchor>
        </w:drawing>
      </w:r>
      <w:r>
        <w:drawing>
          <wp:inline distT="0" distB="0" distL="0" distR="0">
            <wp:extent cx="82550" cy="82550"/>
            <wp:effectExtent l="0" t="0" r="6350" b="6350"/>
            <wp:docPr id="1778907726"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07726" name="image29.png"/>
                    <pic:cNvPicPr>
                      <a:picLocks noChangeAspect="1"/>
                    </pic:cNvPicPr>
                  </pic:nvPicPr>
                  <pic:blipFill>
                    <a:blip r:embed="rId55" cstate="print"/>
                    <a:stretch>
                      <a:fillRect/>
                    </a:stretch>
                  </pic:blipFill>
                  <pic:spPr>
                    <a:xfrm>
                      <a:off x="0" y="0"/>
                      <a:ext cx="82753" cy="82753"/>
                    </a:xfrm>
                    <a:prstGeom prst="rect">
                      <a:avLst/>
                    </a:prstGeom>
                  </pic:spPr>
                </pic:pic>
              </a:graphicData>
            </a:graphic>
          </wp:inline>
        </w:drawing>
      </w:r>
      <w:r>
        <w:rPr>
          <w:rFonts w:ascii="Times New Roman"/>
          <w:w w:val="115"/>
          <w:position w:val="2"/>
          <w:sz w:val="20"/>
          <w:lang w:eastAsia="zh-CN"/>
        </w:rPr>
        <w:t xml:space="preserve"> </w:t>
      </w:r>
      <w:r>
        <w:rPr>
          <w:rFonts w:ascii="Century Gothic"/>
          <w:b/>
          <w:color w:val="141221"/>
          <w:w w:val="115"/>
          <w:position w:val="2"/>
          <w:sz w:val="14"/>
          <w:lang w:eastAsia="zh-CN"/>
        </w:rPr>
        <w:t>4%</w:t>
      </w:r>
      <w:r>
        <w:rPr>
          <w:rFonts w:ascii="Century Gothic"/>
          <w:b/>
          <w:color w:val="141221"/>
          <w:position w:val="2"/>
          <w:sz w:val="14"/>
          <w:lang w:eastAsia="zh-CN"/>
        </w:rPr>
        <w:tab/>
      </w:r>
      <w:r>
        <w:rPr>
          <w:color w:val="141221"/>
          <w:w w:val="115"/>
          <w:position w:val="2"/>
          <w:sz w:val="14"/>
          <w:lang w:eastAsia="zh-CN"/>
        </w:rPr>
        <w:t>1</w:t>
      </w:r>
      <w:r>
        <w:rPr>
          <w:color w:val="141221"/>
          <w:spacing w:val="-6"/>
          <w:w w:val="115"/>
          <w:position w:val="2"/>
          <w:sz w:val="14"/>
          <w:lang w:eastAsia="zh-CN"/>
        </w:rPr>
        <w:t xml:space="preserve"> </w:t>
      </w:r>
      <w:r>
        <w:rPr>
          <w:rFonts w:hint="eastAsia" w:ascii="微软雅黑" w:hAnsi="微软雅黑" w:eastAsia="微软雅黑" w:cs="微软雅黑"/>
          <w:color w:val="141221"/>
          <w:w w:val="115"/>
          <w:position w:val="2"/>
          <w:sz w:val="14"/>
          <w:lang w:eastAsia="zh-CN"/>
        </w:rPr>
        <w:t>（完全不自信)</w:t>
      </w:r>
    </w:p>
    <w:p>
      <w:pPr>
        <w:spacing w:before="125"/>
        <w:ind w:left="3731"/>
        <w:rPr>
          <w:sz w:val="14"/>
          <w:lang w:eastAsia="zh-CN"/>
        </w:rPr>
      </w:pPr>
      <w:r>
        <w:drawing>
          <wp:inline distT="0" distB="0" distL="0" distR="0">
            <wp:extent cx="82550" cy="82550"/>
            <wp:effectExtent l="0" t="0" r="6350" b="6350"/>
            <wp:docPr id="67868347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83470" name="image7.png"/>
                    <pic:cNvPicPr>
                      <a:picLocks noChangeAspect="1"/>
                    </pic:cNvPicPr>
                  </pic:nvPicPr>
                  <pic:blipFill>
                    <a:blip r:embed="rId54"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lang w:eastAsia="zh-CN"/>
        </w:rPr>
        <w:t xml:space="preserve"> </w:t>
      </w:r>
      <w:r>
        <w:rPr>
          <w:rFonts w:ascii="Century Gothic"/>
          <w:b/>
          <w:color w:val="141221"/>
          <w:w w:val="110"/>
          <w:position w:val="2"/>
          <w:sz w:val="14"/>
          <w:lang w:eastAsia="zh-CN"/>
        </w:rPr>
        <w:t>18%</w:t>
      </w:r>
      <w:r>
        <w:rPr>
          <w:rFonts w:ascii="Century Gothic"/>
          <w:b/>
          <w:color w:val="141221"/>
          <w:spacing w:val="80"/>
          <w:w w:val="150"/>
          <w:position w:val="2"/>
          <w:sz w:val="14"/>
          <w:lang w:eastAsia="zh-CN"/>
        </w:rPr>
        <w:t xml:space="preserve"> </w:t>
      </w:r>
      <w:r>
        <w:rPr>
          <w:color w:val="141221"/>
          <w:w w:val="110"/>
          <w:position w:val="2"/>
          <w:sz w:val="14"/>
          <w:lang w:eastAsia="zh-CN"/>
        </w:rPr>
        <w:t>2</w:t>
      </w:r>
    </w:p>
    <w:p>
      <w:pPr>
        <w:spacing w:before="126"/>
        <w:ind w:left="3731"/>
        <w:rPr>
          <w:rFonts w:ascii="微软雅黑" w:hAnsi="微软雅黑" w:eastAsia="微软雅黑" w:cs="微软雅黑"/>
          <w:sz w:val="14"/>
          <w:lang w:eastAsia="zh-CN"/>
        </w:rPr>
      </w:pPr>
      <w:r>
        <w:drawing>
          <wp:inline distT="0" distB="0" distL="0" distR="0">
            <wp:extent cx="82550" cy="82550"/>
            <wp:effectExtent l="0" t="0" r="6350" b="6350"/>
            <wp:docPr id="165510848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08480" name="image6.png"/>
                    <pic:cNvPicPr>
                      <a:picLocks noChangeAspect="1"/>
                    </pic:cNvPicPr>
                  </pic:nvPicPr>
                  <pic:blipFill>
                    <a:blip r:embed="rId62"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lang w:eastAsia="zh-CN"/>
        </w:rPr>
        <w:t xml:space="preserve"> </w:t>
      </w:r>
      <w:r>
        <w:rPr>
          <w:rFonts w:ascii="Century Gothic"/>
          <w:b/>
          <w:color w:val="141221"/>
          <w:w w:val="110"/>
          <w:position w:val="2"/>
          <w:sz w:val="14"/>
          <w:lang w:eastAsia="zh-CN"/>
        </w:rPr>
        <w:t>30%</w:t>
      </w:r>
      <w:r>
        <w:rPr>
          <w:rFonts w:ascii="Century Gothic"/>
          <w:b/>
          <w:color w:val="141221"/>
          <w:spacing w:val="80"/>
          <w:w w:val="150"/>
          <w:position w:val="2"/>
          <w:sz w:val="14"/>
          <w:lang w:eastAsia="zh-CN"/>
        </w:rPr>
        <w:t xml:space="preserve"> </w:t>
      </w:r>
      <w:r>
        <w:rPr>
          <w:color w:val="141221"/>
          <w:w w:val="110"/>
          <w:position w:val="2"/>
          <w:sz w:val="14"/>
          <w:lang w:eastAsia="zh-CN"/>
        </w:rPr>
        <w:t xml:space="preserve">3 </w:t>
      </w:r>
      <w:r>
        <w:rPr>
          <w:rFonts w:hint="eastAsia" w:ascii="微软雅黑" w:hAnsi="微软雅黑" w:eastAsia="微软雅黑" w:cs="微软雅黑"/>
          <w:color w:val="141221"/>
          <w:w w:val="110"/>
          <w:position w:val="2"/>
          <w:sz w:val="14"/>
          <w:lang w:eastAsia="zh-CN"/>
        </w:rPr>
        <w:t>（中立态度）</w:t>
      </w:r>
    </w:p>
    <w:p>
      <w:pPr>
        <w:spacing w:before="127"/>
        <w:ind w:left="3731"/>
        <w:rPr>
          <w:sz w:val="14"/>
          <w:lang w:eastAsia="zh-CN"/>
        </w:rPr>
      </w:pPr>
      <w:r>
        <w:drawing>
          <wp:inline distT="0" distB="0" distL="0" distR="0">
            <wp:extent cx="82550" cy="82550"/>
            <wp:effectExtent l="0" t="0" r="6350" b="6350"/>
            <wp:docPr id="49303953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39534"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inline>
        </w:drawing>
      </w:r>
      <w:r>
        <w:rPr>
          <w:rFonts w:ascii="Times New Roman"/>
          <w:spacing w:val="38"/>
          <w:w w:val="115"/>
          <w:position w:val="2"/>
          <w:sz w:val="20"/>
          <w:lang w:eastAsia="zh-CN"/>
        </w:rPr>
        <w:t xml:space="preserve"> </w:t>
      </w:r>
      <w:r>
        <w:rPr>
          <w:rFonts w:ascii="Century Gothic"/>
          <w:b/>
          <w:color w:val="141221"/>
          <w:w w:val="115"/>
          <w:position w:val="2"/>
          <w:sz w:val="14"/>
          <w:lang w:eastAsia="zh-CN"/>
        </w:rPr>
        <w:t>28%</w:t>
      </w:r>
      <w:r>
        <w:rPr>
          <w:rFonts w:ascii="Century Gothic"/>
          <w:b/>
          <w:color w:val="141221"/>
          <w:spacing w:val="80"/>
          <w:w w:val="115"/>
          <w:position w:val="2"/>
          <w:sz w:val="14"/>
          <w:lang w:eastAsia="zh-CN"/>
        </w:rPr>
        <w:t xml:space="preserve"> </w:t>
      </w:r>
      <w:r>
        <w:rPr>
          <w:color w:val="141221"/>
          <w:w w:val="115"/>
          <w:position w:val="2"/>
          <w:sz w:val="14"/>
          <w:lang w:eastAsia="zh-CN"/>
        </w:rPr>
        <w:t>4</w:t>
      </w:r>
    </w:p>
    <w:p>
      <w:pPr>
        <w:spacing w:before="127"/>
        <w:ind w:left="3731"/>
        <w:rPr>
          <w:rFonts w:ascii="微软雅黑" w:hAnsi="微软雅黑" w:eastAsia="微软雅黑" w:cs="微软雅黑"/>
          <w:sz w:val="14"/>
          <w:lang w:eastAsia="zh-CN"/>
        </w:rPr>
        <w:sectPr>
          <w:pgSz w:w="12240" w:h="15840"/>
          <w:pgMar w:top="1220" w:right="0" w:bottom="860" w:left="520" w:header="0" w:footer="675" w:gutter="0"/>
          <w:cols w:equalWidth="0" w:num="2">
            <w:col w:w="3629" w:space="40"/>
            <w:col w:w="8051"/>
          </w:cols>
        </w:sectPr>
      </w:pPr>
      <w:r>
        <w:drawing>
          <wp:inline distT="0" distB="0" distL="0" distR="0">
            <wp:extent cx="82550" cy="82550"/>
            <wp:effectExtent l="0" t="0" r="6350" b="6350"/>
            <wp:docPr id="177460193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01932" name="image26.png"/>
                    <pic:cNvPicPr>
                      <a:picLocks noChangeAspect="1"/>
                    </pic:cNvPicPr>
                  </pic:nvPicPr>
                  <pic:blipFill>
                    <a:blip r:embed="rId63"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lang w:eastAsia="zh-CN"/>
        </w:rPr>
        <w:t xml:space="preserve"> </w:t>
      </w:r>
      <w:r>
        <w:rPr>
          <w:rFonts w:ascii="Century Gothic"/>
          <w:b/>
          <w:color w:val="141221"/>
          <w:w w:val="110"/>
          <w:position w:val="2"/>
          <w:sz w:val="14"/>
          <w:lang w:eastAsia="zh-CN"/>
        </w:rPr>
        <w:t>20%</w:t>
      </w:r>
      <w:r>
        <w:rPr>
          <w:rFonts w:ascii="Century Gothic"/>
          <w:b/>
          <w:color w:val="141221"/>
          <w:spacing w:val="80"/>
          <w:w w:val="150"/>
          <w:position w:val="2"/>
          <w:sz w:val="14"/>
          <w:lang w:eastAsia="zh-CN"/>
        </w:rPr>
        <w:t xml:space="preserve"> </w:t>
      </w:r>
      <w:r>
        <w:rPr>
          <w:color w:val="141221"/>
          <w:w w:val="110"/>
          <w:position w:val="2"/>
          <w:sz w:val="14"/>
          <w:lang w:eastAsia="zh-CN"/>
        </w:rPr>
        <w:t xml:space="preserve">5 </w:t>
      </w:r>
      <w:r>
        <w:rPr>
          <w:rFonts w:hint="eastAsia" w:ascii="微软雅黑" w:hAnsi="微软雅黑" w:eastAsia="微软雅黑" w:cs="微软雅黑"/>
          <w:color w:val="141221"/>
          <w:w w:val="110"/>
          <w:position w:val="2"/>
          <w:sz w:val="14"/>
          <w:lang w:eastAsia="zh-CN"/>
        </w:rPr>
        <w:t>（非常自信）</w:t>
      </w:r>
    </w:p>
    <w:p>
      <w:pPr>
        <w:pStyle w:val="6"/>
        <w:tabs>
          <w:tab w:val="left" w:pos="1730"/>
        </w:tabs>
        <w:spacing w:before="2"/>
        <w:rPr>
          <w:sz w:val="22"/>
          <w:lang w:eastAsia="zh-CN"/>
        </w:rPr>
      </w:pPr>
    </w:p>
    <w:p>
      <w:pPr>
        <w:pStyle w:val="6"/>
        <w:spacing w:before="2"/>
        <w:rPr>
          <w:sz w:val="22"/>
          <w:lang w:eastAsia="zh-CN"/>
        </w:rPr>
      </w:pPr>
    </w:p>
    <w:p>
      <w:pPr>
        <w:pStyle w:val="4"/>
        <w:spacing w:before="0" w:line="252" w:lineRule="auto"/>
        <w:ind w:right="1444"/>
        <w:rPr>
          <w:w w:val="115"/>
          <w:lang w:eastAsia="zh-CN"/>
        </w:rPr>
      </w:pPr>
      <w:r>
        <w:rPr>
          <w:w w:val="115"/>
        </w:rPr>
        <w:t>Confidence</w:t>
      </w:r>
      <w:r>
        <w:rPr>
          <w:spacing w:val="-10"/>
          <w:w w:val="115"/>
        </w:rPr>
        <w:t xml:space="preserve"> </w:t>
      </w:r>
      <w:r>
        <w:rPr>
          <w:w w:val="115"/>
        </w:rPr>
        <w:t>in</w:t>
      </w:r>
      <w:r>
        <w:rPr>
          <w:spacing w:val="-10"/>
          <w:w w:val="115"/>
        </w:rPr>
        <w:t xml:space="preserve"> </w:t>
      </w:r>
      <w:r>
        <w:rPr>
          <w:w w:val="115"/>
        </w:rPr>
        <w:t>organizations’</w:t>
      </w:r>
      <w:r>
        <w:rPr>
          <w:spacing w:val="-10"/>
          <w:w w:val="115"/>
        </w:rPr>
        <w:t xml:space="preserve"> </w:t>
      </w:r>
      <w:r>
        <w:rPr>
          <w:w w:val="115"/>
        </w:rPr>
        <w:t>skills</w:t>
      </w:r>
      <w:r>
        <w:rPr>
          <w:spacing w:val="-10"/>
          <w:w w:val="115"/>
        </w:rPr>
        <w:t xml:space="preserve"> </w:t>
      </w:r>
      <w:r>
        <w:rPr>
          <w:w w:val="115"/>
        </w:rPr>
        <w:t>to</w:t>
      </w:r>
      <w:r>
        <w:rPr>
          <w:spacing w:val="-10"/>
          <w:w w:val="115"/>
        </w:rPr>
        <w:t xml:space="preserve"> </w:t>
      </w:r>
      <w:r>
        <w:rPr>
          <w:w w:val="115"/>
        </w:rPr>
        <w:t>execute</w:t>
      </w:r>
      <w:r>
        <w:rPr>
          <w:spacing w:val="-10"/>
          <w:w w:val="115"/>
        </w:rPr>
        <w:t xml:space="preserve"> </w:t>
      </w:r>
      <w:r>
        <w:rPr>
          <w:w w:val="115"/>
        </w:rPr>
        <w:t>a</w:t>
      </w:r>
      <w:r>
        <w:rPr>
          <w:spacing w:val="-10"/>
          <w:w w:val="115"/>
        </w:rPr>
        <w:t xml:space="preserve"> </w:t>
      </w:r>
      <w:r>
        <w:rPr>
          <w:w w:val="115"/>
        </w:rPr>
        <w:t>security</w:t>
      </w:r>
      <w:r>
        <w:rPr>
          <w:spacing w:val="-10"/>
          <w:w w:val="115"/>
        </w:rPr>
        <w:t xml:space="preserve"> </w:t>
      </w:r>
      <w:r>
        <w:rPr>
          <w:w w:val="115"/>
        </w:rPr>
        <w:t>strategy</w:t>
      </w:r>
      <w:r>
        <w:rPr>
          <w:spacing w:val="-10"/>
          <w:w w:val="115"/>
        </w:rPr>
        <w:t xml:space="preserve"> </w:t>
      </w:r>
      <w:r>
        <w:rPr>
          <w:w w:val="115"/>
        </w:rPr>
        <w:t>to protect AI systems</w:t>
      </w:r>
    </w:p>
    <w:p>
      <w:pPr>
        <w:pStyle w:val="6"/>
        <w:spacing w:before="2"/>
        <w:rPr>
          <w:sz w:val="22"/>
          <w:lang w:eastAsia="zh-CN"/>
        </w:rPr>
      </w:pPr>
    </w:p>
    <w:p>
      <w:pPr>
        <w:pStyle w:val="4"/>
        <w:spacing w:before="0" w:line="252" w:lineRule="auto"/>
        <w:ind w:right="1444"/>
        <w:rPr>
          <w:lang w:eastAsia="zh-CN"/>
        </w:rPr>
      </w:pPr>
      <w:r>
        <w:rPr>
          <w:rFonts w:hint="eastAsia" w:ascii="微软雅黑" w:hAnsi="微软雅黑" w:eastAsia="微软雅黑" w:cs="微软雅黑"/>
          <w:lang w:eastAsia="zh-CN"/>
        </w:rPr>
        <w:t>对组织在保护核心业务或使命中利用AI能力实施安全策略的信心</w:t>
      </w:r>
    </w:p>
    <w:p>
      <w:pPr>
        <w:pStyle w:val="4"/>
        <w:spacing w:before="0" w:line="252" w:lineRule="auto"/>
        <w:ind w:right="1444"/>
        <w:rPr>
          <w:lang w:eastAsia="zh-CN"/>
        </w:rPr>
      </w:pPr>
    </w:p>
    <w:p>
      <w:pPr>
        <w:pStyle w:val="6"/>
        <w:spacing w:before="8"/>
        <w:rPr>
          <w:b/>
          <w:sz w:val="13"/>
          <w:lang w:eastAsia="zh-CN"/>
        </w:rPr>
      </w:pPr>
    </w:p>
    <w:p>
      <w:pPr>
        <w:pStyle w:val="6"/>
        <w:spacing w:before="8"/>
        <w:rPr>
          <w:b/>
          <w:sz w:val="13"/>
          <w:lang w:eastAsia="zh-CN"/>
        </w:rPr>
      </w:pPr>
    </w:p>
    <w:p>
      <w:pPr>
        <w:pStyle w:val="6"/>
        <w:spacing w:before="8"/>
        <w:rPr>
          <w:b/>
          <w:sz w:val="13"/>
          <w:lang w:eastAsia="zh-CN"/>
        </w:rPr>
      </w:pPr>
    </w:p>
    <w:p>
      <w:pPr>
        <w:pStyle w:val="6"/>
        <w:spacing w:before="8"/>
        <w:rPr>
          <w:b/>
          <w:sz w:val="13"/>
          <w:lang w:eastAsia="zh-CN"/>
        </w:rPr>
      </w:pPr>
    </w:p>
    <w:p>
      <w:pPr>
        <w:pStyle w:val="6"/>
        <w:spacing w:before="112" w:line="276" w:lineRule="auto"/>
        <w:ind w:left="7400" w:right="1444"/>
      </w:pPr>
      <w:r>
        <mc:AlternateContent>
          <mc:Choice Requires="wps">
            <w:drawing>
              <wp:anchor distT="0" distB="0" distL="114300" distR="114300" simplePos="0" relativeHeight="251671552" behindDoc="0" locked="0" layoutInCell="1" allowOverlap="1">
                <wp:simplePos x="0" y="0"/>
                <wp:positionH relativeFrom="page">
                  <wp:posOffset>913130</wp:posOffset>
                </wp:positionH>
                <wp:positionV relativeFrom="paragraph">
                  <wp:posOffset>102235</wp:posOffset>
                </wp:positionV>
                <wp:extent cx="3887470" cy="376555"/>
                <wp:effectExtent l="0" t="0" r="11430" b="4445"/>
                <wp:wrapNone/>
                <wp:docPr id="1466911816" name="docshape305"/>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spacing w:before="54" w:line="278" w:lineRule="auto"/>
                              <w:ind w:left="304" w:firstLine="145"/>
                              <w:rPr>
                                <w:rFonts w:ascii="Verdana"/>
                                <w:i/>
                                <w:color w:val="000000"/>
                                <w:sz w:val="17"/>
                              </w:rPr>
                            </w:pPr>
                            <w:r>
                              <w:rPr>
                                <w:rFonts w:ascii="Verdana"/>
                                <w:i/>
                                <w:color w:val="454C5B"/>
                                <w:w w:val="95"/>
                                <w:sz w:val="17"/>
                              </w:rPr>
                              <w:t>How</w:t>
                            </w:r>
                            <w:r>
                              <w:rPr>
                                <w:rFonts w:ascii="Verdana"/>
                                <w:i/>
                                <w:color w:val="454C5B"/>
                                <w:spacing w:val="-14"/>
                                <w:w w:val="95"/>
                                <w:sz w:val="17"/>
                              </w:rPr>
                              <w:t xml:space="preserve"> </w:t>
                            </w:r>
                            <w:r>
                              <w:rPr>
                                <w:rFonts w:ascii="Verdana"/>
                                <w:i/>
                                <w:color w:val="454C5B"/>
                                <w:w w:val="95"/>
                                <w:sz w:val="17"/>
                              </w:rPr>
                              <w:t>confident</w:t>
                            </w:r>
                            <w:r>
                              <w:rPr>
                                <w:rFonts w:ascii="Verdana"/>
                                <w:i/>
                                <w:color w:val="454C5B"/>
                                <w:spacing w:val="-14"/>
                                <w:w w:val="95"/>
                                <w:sz w:val="17"/>
                              </w:rPr>
                              <w:t xml:space="preserve"> </w:t>
                            </w:r>
                            <w:r>
                              <w:rPr>
                                <w:rFonts w:ascii="Verdana"/>
                                <w:i/>
                                <w:color w:val="454C5B"/>
                                <w:w w:val="95"/>
                                <w:sz w:val="17"/>
                              </w:rPr>
                              <w:t>are</w:t>
                            </w:r>
                            <w:r>
                              <w:rPr>
                                <w:rFonts w:ascii="Verdana"/>
                                <w:i/>
                                <w:color w:val="454C5B"/>
                                <w:spacing w:val="-14"/>
                                <w:w w:val="95"/>
                                <w:sz w:val="17"/>
                              </w:rPr>
                              <w:t xml:space="preserve"> </w:t>
                            </w:r>
                            <w:r>
                              <w:rPr>
                                <w:rFonts w:ascii="Verdana"/>
                                <w:i/>
                                <w:color w:val="454C5B"/>
                                <w:w w:val="95"/>
                                <w:sz w:val="17"/>
                              </w:rPr>
                              <w:t>you</w:t>
                            </w:r>
                            <w:r>
                              <w:rPr>
                                <w:rFonts w:ascii="Verdana"/>
                                <w:i/>
                                <w:color w:val="454C5B"/>
                                <w:spacing w:val="-14"/>
                                <w:w w:val="95"/>
                                <w:sz w:val="17"/>
                              </w:rPr>
                              <w:t xml:space="preserve"> </w:t>
                            </w:r>
                            <w:r>
                              <w:rPr>
                                <w:rFonts w:ascii="Verdana"/>
                                <w:i/>
                                <w:color w:val="454C5B"/>
                                <w:w w:val="95"/>
                                <w:sz w:val="17"/>
                              </w:rPr>
                              <w:t>about</w:t>
                            </w:r>
                            <w:r>
                              <w:rPr>
                                <w:rFonts w:ascii="Verdana"/>
                                <w:i/>
                                <w:color w:val="454C5B"/>
                                <w:spacing w:val="-14"/>
                                <w:w w:val="95"/>
                                <w:sz w:val="17"/>
                              </w:rPr>
                              <w:t xml:space="preserve"> </w:t>
                            </w:r>
                            <w:r>
                              <w:rPr>
                                <w:rFonts w:ascii="Verdana"/>
                                <w:i/>
                                <w:color w:val="454C5B"/>
                                <w:w w:val="95"/>
                                <w:sz w:val="17"/>
                              </w:rPr>
                              <w:t>your</w:t>
                            </w:r>
                            <w:r>
                              <w:rPr>
                                <w:rFonts w:ascii="Verdana"/>
                                <w:i/>
                                <w:color w:val="454C5B"/>
                                <w:spacing w:val="-14"/>
                                <w:w w:val="95"/>
                                <w:sz w:val="17"/>
                              </w:rPr>
                              <w:t xml:space="preserve"> </w:t>
                            </w:r>
                            <w:r>
                              <w:rPr>
                                <w:rFonts w:ascii="Verdana"/>
                                <w:i/>
                                <w:color w:val="454C5B"/>
                                <w:w w:val="95"/>
                                <w:sz w:val="17"/>
                              </w:rPr>
                              <w:t>organization's</w:t>
                            </w:r>
                            <w:r>
                              <w:rPr>
                                <w:rFonts w:ascii="Verdana"/>
                                <w:i/>
                                <w:color w:val="454C5B"/>
                                <w:spacing w:val="-14"/>
                                <w:w w:val="95"/>
                                <w:sz w:val="17"/>
                              </w:rPr>
                              <w:t xml:space="preserve"> </w:t>
                            </w:r>
                            <w:r>
                              <w:rPr>
                                <w:rFonts w:ascii="Verdana"/>
                                <w:i/>
                                <w:color w:val="454C5B"/>
                                <w:w w:val="95"/>
                                <w:sz w:val="17"/>
                              </w:rPr>
                              <w:t>skills</w:t>
                            </w:r>
                            <w:r>
                              <w:rPr>
                                <w:rFonts w:ascii="Verdana"/>
                                <w:i/>
                                <w:color w:val="454C5B"/>
                                <w:spacing w:val="-14"/>
                                <w:w w:val="95"/>
                                <w:sz w:val="17"/>
                              </w:rPr>
                              <w:t xml:space="preserve"> </w:t>
                            </w:r>
                            <w:r>
                              <w:rPr>
                                <w:rFonts w:ascii="Verdana"/>
                                <w:i/>
                                <w:color w:val="454C5B"/>
                                <w:w w:val="95"/>
                                <w:sz w:val="17"/>
                              </w:rPr>
                              <w:t>to</w:t>
                            </w:r>
                            <w:r>
                              <w:rPr>
                                <w:rFonts w:ascii="Verdana"/>
                                <w:i/>
                                <w:color w:val="454C5B"/>
                                <w:spacing w:val="-14"/>
                                <w:w w:val="95"/>
                                <w:sz w:val="17"/>
                              </w:rPr>
                              <w:t xml:space="preserve"> </w:t>
                            </w:r>
                            <w:r>
                              <w:rPr>
                                <w:rFonts w:ascii="Verdana"/>
                                <w:i/>
                                <w:color w:val="454C5B"/>
                                <w:w w:val="95"/>
                                <w:sz w:val="17"/>
                              </w:rPr>
                              <w:t>execute</w:t>
                            </w:r>
                            <w:r>
                              <w:rPr>
                                <w:rFonts w:ascii="Verdana"/>
                                <w:i/>
                                <w:color w:val="454C5B"/>
                                <w:spacing w:val="-14"/>
                                <w:w w:val="95"/>
                                <w:sz w:val="17"/>
                              </w:rPr>
                              <w:t xml:space="preserve"> </w:t>
                            </w:r>
                            <w:r>
                              <w:rPr>
                                <w:rFonts w:ascii="Verdana"/>
                                <w:i/>
                                <w:color w:val="454C5B"/>
                                <w:w w:val="95"/>
                                <w:sz w:val="17"/>
                              </w:rPr>
                              <w:t xml:space="preserve">a </w:t>
                            </w:r>
                            <w:r>
                              <w:rPr>
                                <w:rFonts w:ascii="Verdana"/>
                                <w:i/>
                                <w:color w:val="454C5B"/>
                                <w:w w:val="90"/>
                                <w:sz w:val="17"/>
                              </w:rPr>
                              <w:t>security strategy for protecting AI used in your core business/mission?</w:t>
                            </w:r>
                          </w:p>
                        </w:txbxContent>
                      </wps:txbx>
                      <wps:bodyPr rot="0" vert="horz" wrap="square" lIns="0" tIns="0" rIns="0" bIns="0" anchor="t" anchorCtr="0" upright="1">
                        <a:noAutofit/>
                      </wps:bodyPr>
                    </wps:wsp>
                  </a:graphicData>
                </a:graphic>
              </wp:anchor>
            </w:drawing>
          </mc:Choice>
          <mc:Fallback>
            <w:pict>
              <v:shape id="docshape305" o:spid="_x0000_s1026" o:spt="202" type="#_x0000_t202" style="position:absolute;left:0pt;margin-left:71.9pt;margin-top:8.05pt;height:29.65pt;width:306.1pt;mso-position-horizontal-relative:page;z-index:251671552;mso-width-relative:page;mso-height-relative:page;" fillcolor="#EEF3F8" filled="t" stroked="f" coordsize="21600,21600" o:gfxdata="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vFcwDWAAAACQEAAA8AAAAAAAAAAQAgAAAAIgAAAGRycy9k&#10;b3ducmV2LnhtbFBLAQIUABQAAAAIAIdO4kA9EezKBAIAAAcEAAAOAAAAAAAAAAEAIAAAACUBAABk&#10;cnMvZTJvRG9jLnhtbFBLBQYAAAAABgAGAFkBAACbBQAAAAA=&#10;">
                <v:fill on="t" focussize="0,0"/>
                <v:stroke on="f"/>
                <v:imagedata o:title=""/>
                <o:lock v:ext="edit" aspectratio="f"/>
                <v:textbox inset="0mm,0mm,0mm,0mm">
                  <w:txbxContent>
                    <w:p>
                      <w:pPr>
                        <w:spacing w:before="54" w:line="278" w:lineRule="auto"/>
                        <w:ind w:left="304" w:firstLine="145"/>
                        <w:rPr>
                          <w:rFonts w:ascii="Verdana"/>
                          <w:i/>
                          <w:color w:val="000000"/>
                          <w:sz w:val="17"/>
                        </w:rPr>
                      </w:pPr>
                      <w:r>
                        <w:rPr>
                          <w:rFonts w:ascii="Verdana"/>
                          <w:i/>
                          <w:color w:val="454C5B"/>
                          <w:w w:val="95"/>
                          <w:sz w:val="17"/>
                        </w:rPr>
                        <w:t>How</w:t>
                      </w:r>
                      <w:r>
                        <w:rPr>
                          <w:rFonts w:ascii="Verdana"/>
                          <w:i/>
                          <w:color w:val="454C5B"/>
                          <w:spacing w:val="-14"/>
                          <w:w w:val="95"/>
                          <w:sz w:val="17"/>
                        </w:rPr>
                        <w:t xml:space="preserve"> </w:t>
                      </w:r>
                      <w:r>
                        <w:rPr>
                          <w:rFonts w:ascii="Verdana"/>
                          <w:i/>
                          <w:color w:val="454C5B"/>
                          <w:w w:val="95"/>
                          <w:sz w:val="17"/>
                        </w:rPr>
                        <w:t>confident</w:t>
                      </w:r>
                      <w:r>
                        <w:rPr>
                          <w:rFonts w:ascii="Verdana"/>
                          <w:i/>
                          <w:color w:val="454C5B"/>
                          <w:spacing w:val="-14"/>
                          <w:w w:val="95"/>
                          <w:sz w:val="17"/>
                        </w:rPr>
                        <w:t xml:space="preserve"> </w:t>
                      </w:r>
                      <w:r>
                        <w:rPr>
                          <w:rFonts w:ascii="Verdana"/>
                          <w:i/>
                          <w:color w:val="454C5B"/>
                          <w:w w:val="95"/>
                          <w:sz w:val="17"/>
                        </w:rPr>
                        <w:t>are</w:t>
                      </w:r>
                      <w:r>
                        <w:rPr>
                          <w:rFonts w:ascii="Verdana"/>
                          <w:i/>
                          <w:color w:val="454C5B"/>
                          <w:spacing w:val="-14"/>
                          <w:w w:val="95"/>
                          <w:sz w:val="17"/>
                        </w:rPr>
                        <w:t xml:space="preserve"> </w:t>
                      </w:r>
                      <w:r>
                        <w:rPr>
                          <w:rFonts w:ascii="Verdana"/>
                          <w:i/>
                          <w:color w:val="454C5B"/>
                          <w:w w:val="95"/>
                          <w:sz w:val="17"/>
                        </w:rPr>
                        <w:t>you</w:t>
                      </w:r>
                      <w:r>
                        <w:rPr>
                          <w:rFonts w:ascii="Verdana"/>
                          <w:i/>
                          <w:color w:val="454C5B"/>
                          <w:spacing w:val="-14"/>
                          <w:w w:val="95"/>
                          <w:sz w:val="17"/>
                        </w:rPr>
                        <w:t xml:space="preserve"> </w:t>
                      </w:r>
                      <w:r>
                        <w:rPr>
                          <w:rFonts w:ascii="Verdana"/>
                          <w:i/>
                          <w:color w:val="454C5B"/>
                          <w:w w:val="95"/>
                          <w:sz w:val="17"/>
                        </w:rPr>
                        <w:t>about</w:t>
                      </w:r>
                      <w:r>
                        <w:rPr>
                          <w:rFonts w:ascii="Verdana"/>
                          <w:i/>
                          <w:color w:val="454C5B"/>
                          <w:spacing w:val="-14"/>
                          <w:w w:val="95"/>
                          <w:sz w:val="17"/>
                        </w:rPr>
                        <w:t xml:space="preserve"> </w:t>
                      </w:r>
                      <w:r>
                        <w:rPr>
                          <w:rFonts w:ascii="Verdana"/>
                          <w:i/>
                          <w:color w:val="454C5B"/>
                          <w:w w:val="95"/>
                          <w:sz w:val="17"/>
                        </w:rPr>
                        <w:t>your</w:t>
                      </w:r>
                      <w:r>
                        <w:rPr>
                          <w:rFonts w:ascii="Verdana"/>
                          <w:i/>
                          <w:color w:val="454C5B"/>
                          <w:spacing w:val="-14"/>
                          <w:w w:val="95"/>
                          <w:sz w:val="17"/>
                        </w:rPr>
                        <w:t xml:space="preserve"> </w:t>
                      </w:r>
                      <w:r>
                        <w:rPr>
                          <w:rFonts w:ascii="Verdana"/>
                          <w:i/>
                          <w:color w:val="454C5B"/>
                          <w:w w:val="95"/>
                          <w:sz w:val="17"/>
                        </w:rPr>
                        <w:t>organization's</w:t>
                      </w:r>
                      <w:r>
                        <w:rPr>
                          <w:rFonts w:ascii="Verdana"/>
                          <w:i/>
                          <w:color w:val="454C5B"/>
                          <w:spacing w:val="-14"/>
                          <w:w w:val="95"/>
                          <w:sz w:val="17"/>
                        </w:rPr>
                        <w:t xml:space="preserve"> </w:t>
                      </w:r>
                      <w:r>
                        <w:rPr>
                          <w:rFonts w:ascii="Verdana"/>
                          <w:i/>
                          <w:color w:val="454C5B"/>
                          <w:w w:val="95"/>
                          <w:sz w:val="17"/>
                        </w:rPr>
                        <w:t>skills</w:t>
                      </w:r>
                      <w:r>
                        <w:rPr>
                          <w:rFonts w:ascii="Verdana"/>
                          <w:i/>
                          <w:color w:val="454C5B"/>
                          <w:spacing w:val="-14"/>
                          <w:w w:val="95"/>
                          <w:sz w:val="17"/>
                        </w:rPr>
                        <w:t xml:space="preserve"> </w:t>
                      </w:r>
                      <w:r>
                        <w:rPr>
                          <w:rFonts w:ascii="Verdana"/>
                          <w:i/>
                          <w:color w:val="454C5B"/>
                          <w:w w:val="95"/>
                          <w:sz w:val="17"/>
                        </w:rPr>
                        <w:t>to</w:t>
                      </w:r>
                      <w:r>
                        <w:rPr>
                          <w:rFonts w:ascii="Verdana"/>
                          <w:i/>
                          <w:color w:val="454C5B"/>
                          <w:spacing w:val="-14"/>
                          <w:w w:val="95"/>
                          <w:sz w:val="17"/>
                        </w:rPr>
                        <w:t xml:space="preserve"> </w:t>
                      </w:r>
                      <w:r>
                        <w:rPr>
                          <w:rFonts w:ascii="Verdana"/>
                          <w:i/>
                          <w:color w:val="454C5B"/>
                          <w:w w:val="95"/>
                          <w:sz w:val="17"/>
                        </w:rPr>
                        <w:t>execute</w:t>
                      </w:r>
                      <w:r>
                        <w:rPr>
                          <w:rFonts w:ascii="Verdana"/>
                          <w:i/>
                          <w:color w:val="454C5B"/>
                          <w:spacing w:val="-14"/>
                          <w:w w:val="95"/>
                          <w:sz w:val="17"/>
                        </w:rPr>
                        <w:t xml:space="preserve"> </w:t>
                      </w:r>
                      <w:r>
                        <w:rPr>
                          <w:rFonts w:ascii="Verdana"/>
                          <w:i/>
                          <w:color w:val="454C5B"/>
                          <w:w w:val="95"/>
                          <w:sz w:val="17"/>
                        </w:rPr>
                        <w:t xml:space="preserve">a </w:t>
                      </w:r>
                      <w:r>
                        <w:rPr>
                          <w:rFonts w:ascii="Verdana"/>
                          <w:i/>
                          <w:color w:val="454C5B"/>
                          <w:w w:val="90"/>
                          <w:sz w:val="17"/>
                        </w:rPr>
                        <w:t>security strategy for protecting AI used in your core business/mission?</w:t>
                      </w:r>
                    </w:p>
                  </w:txbxContent>
                </v:textbox>
              </v:shape>
            </w:pict>
          </mc:Fallback>
        </mc:AlternateContent>
      </w:r>
      <w:r>
        <w:rPr>
          <w:w w:val="115"/>
        </w:rPr>
        <w:t>In</w:t>
      </w:r>
      <w:r>
        <w:rPr>
          <w:spacing w:val="-2"/>
          <w:w w:val="115"/>
        </w:rPr>
        <w:t xml:space="preserve"> </w:t>
      </w:r>
      <w:r>
        <w:rPr>
          <w:w w:val="115"/>
        </w:rPr>
        <w:t>assessing</w:t>
      </w:r>
      <w:r>
        <w:rPr>
          <w:spacing w:val="-2"/>
          <w:w w:val="115"/>
        </w:rPr>
        <w:t xml:space="preserve"> </w:t>
      </w:r>
      <w:r>
        <w:rPr>
          <w:w w:val="115"/>
        </w:rPr>
        <w:t>confidence</w:t>
      </w:r>
      <w:r>
        <w:rPr>
          <w:spacing w:val="-2"/>
          <w:w w:val="115"/>
        </w:rPr>
        <w:t xml:space="preserve"> </w:t>
      </w:r>
      <w:r>
        <w:rPr>
          <w:w w:val="115"/>
        </w:rPr>
        <w:t>levels regarding the execution</w:t>
      </w:r>
    </w:p>
    <w:p>
      <w:pPr>
        <w:pStyle w:val="6"/>
        <w:spacing w:line="276" w:lineRule="auto"/>
        <w:ind w:left="7400" w:right="1444"/>
      </w:pPr>
      <w:r>
        <w:drawing>
          <wp:anchor distT="0" distB="0" distL="0" distR="0" simplePos="0" relativeHeight="251668480" behindDoc="0" locked="0" layoutInCell="1" allowOverlap="1">
            <wp:simplePos x="0" y="0"/>
            <wp:positionH relativeFrom="page">
              <wp:posOffset>906145</wp:posOffset>
            </wp:positionH>
            <wp:positionV relativeFrom="paragraph">
              <wp:posOffset>177165</wp:posOffset>
            </wp:positionV>
            <wp:extent cx="1844040" cy="1844040"/>
            <wp:effectExtent l="0" t="0" r="10160" b="10160"/>
            <wp:wrapNone/>
            <wp:docPr id="11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3.png"/>
                    <pic:cNvPicPr>
                      <a:picLocks noChangeAspect="1"/>
                    </pic:cNvPicPr>
                  </pic:nvPicPr>
                  <pic:blipFill>
                    <a:blip r:embed="rId64" cstate="print"/>
                    <a:stretch>
                      <a:fillRect/>
                    </a:stretch>
                  </pic:blipFill>
                  <pic:spPr>
                    <a:xfrm>
                      <a:off x="0" y="0"/>
                      <a:ext cx="1844342" cy="1844293"/>
                    </a:xfrm>
                    <a:prstGeom prst="rect">
                      <a:avLst/>
                    </a:prstGeom>
                  </pic:spPr>
                </pic:pic>
              </a:graphicData>
            </a:graphic>
          </wp:anchor>
        </w:drawing>
      </w:r>
      <w:r>
        <w:drawing>
          <wp:anchor distT="0" distB="0" distL="0" distR="0" simplePos="0" relativeHeight="251669504" behindDoc="0" locked="0" layoutInCell="1" allowOverlap="1">
            <wp:simplePos x="0" y="0"/>
            <wp:positionH relativeFrom="page">
              <wp:posOffset>2971800</wp:posOffset>
            </wp:positionH>
            <wp:positionV relativeFrom="paragraph">
              <wp:posOffset>844550</wp:posOffset>
            </wp:positionV>
            <wp:extent cx="82550" cy="82550"/>
            <wp:effectExtent l="0" t="0" r="6350" b="6350"/>
            <wp:wrapNone/>
            <wp:docPr id="1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anchor>
        </w:drawing>
      </w:r>
      <w:r>
        <w:drawing>
          <wp:anchor distT="0" distB="0" distL="0" distR="0" simplePos="0" relativeHeight="251669504" behindDoc="0" locked="0" layoutInCell="1" allowOverlap="1">
            <wp:simplePos x="0" y="0"/>
            <wp:positionH relativeFrom="page">
              <wp:posOffset>2971800</wp:posOffset>
            </wp:positionH>
            <wp:positionV relativeFrom="paragraph">
              <wp:posOffset>651510</wp:posOffset>
            </wp:positionV>
            <wp:extent cx="82550" cy="82550"/>
            <wp:effectExtent l="0" t="0" r="6350" b="6350"/>
            <wp:wrapNone/>
            <wp:docPr id="11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4.png"/>
                    <pic:cNvPicPr>
                      <a:picLocks noChangeAspect="1"/>
                    </pic:cNvPicPr>
                  </pic:nvPicPr>
                  <pic:blipFill>
                    <a:blip r:embed="rId65" cstate="print"/>
                    <a:stretch>
                      <a:fillRect/>
                    </a:stretch>
                  </pic:blipFill>
                  <pic:spPr>
                    <a:xfrm>
                      <a:off x="0" y="0"/>
                      <a:ext cx="82753" cy="82753"/>
                    </a:xfrm>
                    <a:prstGeom prst="rect">
                      <a:avLst/>
                    </a:prstGeom>
                  </pic:spPr>
                </pic:pic>
              </a:graphicData>
            </a:graphic>
          </wp:anchor>
        </w:drawing>
      </w:r>
      <w:r>
        <mc:AlternateContent>
          <mc:Choice Requires="wps">
            <w:drawing>
              <wp:anchor distT="0" distB="0" distL="114300" distR="114300" simplePos="0" relativeHeight="251671552" behindDoc="0" locked="0" layoutInCell="1" allowOverlap="1">
                <wp:simplePos x="0" y="0"/>
                <wp:positionH relativeFrom="page">
                  <wp:posOffset>3077845</wp:posOffset>
                </wp:positionH>
                <wp:positionV relativeFrom="paragraph">
                  <wp:posOffset>633730</wp:posOffset>
                </wp:positionV>
                <wp:extent cx="1098550" cy="888365"/>
                <wp:effectExtent l="0" t="0" r="0" b="0"/>
                <wp:wrapNone/>
                <wp:docPr id="620831282" name="docshape306"/>
                <wp:cNvGraphicFramePr/>
                <a:graphic xmlns:a="http://schemas.openxmlformats.org/drawingml/2006/main">
                  <a:graphicData uri="http://schemas.microsoft.com/office/word/2010/wordprocessingShape">
                    <wps:wsp>
                      <wps:cNvSpPr txBox="1"/>
                      <wps:spPr bwMode="auto">
                        <a:xfrm>
                          <a:off x="0" y="0"/>
                          <a:ext cx="1098550" cy="888365"/>
                        </a:xfrm>
                        <a:prstGeom prst="rect">
                          <a:avLst/>
                        </a:prstGeom>
                        <a:noFill/>
                        <a:ln>
                          <a:noFill/>
                        </a:ln>
                      </wps:spPr>
                      <wps:txbx>
                        <w:txbxContent>
                          <w:tbl>
                            <w:tblPr>
                              <w:tblStyle w:val="8"/>
                              <w:tblW w:w="0" w:type="auto"/>
                              <w:tblInd w:w="7" w:type="dxa"/>
                              <w:tblLayout w:type="fixed"/>
                              <w:tblCellMar>
                                <w:top w:w="0" w:type="dxa"/>
                                <w:left w:w="0" w:type="dxa"/>
                                <w:bottom w:w="0" w:type="dxa"/>
                                <w:right w:w="0" w:type="dxa"/>
                              </w:tblCellMar>
                            </w:tblPr>
                            <w:tblGrid>
                              <w:gridCol w:w="425"/>
                              <w:gridCol w:w="1304"/>
                            </w:tblGrid>
                            <w:tr>
                              <w:tblPrEx>
                                <w:tblCellMar>
                                  <w:top w:w="0" w:type="dxa"/>
                                  <w:left w:w="0" w:type="dxa"/>
                                  <w:bottom w:w="0" w:type="dxa"/>
                                  <w:right w:w="0" w:type="dxa"/>
                                </w:tblCellMar>
                              </w:tblPrEx>
                              <w:trPr>
                                <w:trHeight w:val="242" w:hRule="atLeast"/>
                              </w:trPr>
                              <w:tc>
                                <w:tcPr>
                                  <w:tcW w:w="425" w:type="dxa"/>
                                </w:tcPr>
                                <w:p>
                                  <w:pPr>
                                    <w:pStyle w:val="13"/>
                                    <w:spacing w:before="2"/>
                                    <w:rPr>
                                      <w:rFonts w:ascii="Century Gothic"/>
                                      <w:b/>
                                      <w:sz w:val="14"/>
                                    </w:rPr>
                                  </w:pPr>
                                  <w:r>
                                    <w:rPr>
                                      <w:rFonts w:ascii="Century Gothic"/>
                                      <w:b/>
                                      <w:color w:val="141221"/>
                                      <w:spacing w:val="-5"/>
                                      <w:w w:val="110"/>
                                      <w:sz w:val="14"/>
                                    </w:rPr>
                                    <w:t>4%</w:t>
                                  </w:r>
                                </w:p>
                              </w:tc>
                              <w:tc>
                                <w:tcPr>
                                  <w:tcW w:w="1304" w:type="dxa"/>
                                </w:tcPr>
                                <w:p>
                                  <w:pPr>
                                    <w:pStyle w:val="13"/>
                                    <w:spacing w:before="9"/>
                                    <w:ind w:left="76"/>
                                    <w:rPr>
                                      <w:sz w:val="14"/>
                                    </w:rPr>
                                  </w:pPr>
                                  <w:r>
                                    <w:rPr>
                                      <w:color w:val="141221"/>
                                      <w:w w:val="115"/>
                                      <w:sz w:val="14"/>
                                    </w:rPr>
                                    <w:t>1</w:t>
                                  </w:r>
                                  <w:r>
                                    <w:rPr>
                                      <w:color w:val="141221"/>
                                      <w:spacing w:val="-6"/>
                                      <w:w w:val="115"/>
                                      <w:sz w:val="14"/>
                                    </w:rPr>
                                    <w:t xml:space="preserve"> </w:t>
                                  </w:r>
                                  <w:r>
                                    <w:rPr>
                                      <w:color w:val="141221"/>
                                      <w:w w:val="115"/>
                                      <w:sz w:val="14"/>
                                    </w:rPr>
                                    <w:t>(Not</w:t>
                                  </w:r>
                                  <w:r>
                                    <w:rPr>
                                      <w:color w:val="141221"/>
                                      <w:spacing w:val="-6"/>
                                      <w:w w:val="115"/>
                                      <w:sz w:val="14"/>
                                    </w:rPr>
                                    <w:t xml:space="preserve"> </w:t>
                                  </w:r>
                                  <w:r>
                                    <w:rPr>
                                      <w:color w:val="141221"/>
                                      <w:spacing w:val="-2"/>
                                      <w:w w:val="115"/>
                                      <w:sz w:val="14"/>
                                    </w:rPr>
                                    <w:t>Confident)</w:t>
                                  </w:r>
                                </w:p>
                              </w:tc>
                            </w:tr>
                            <w:tr>
                              <w:tblPrEx>
                                <w:tblCellMar>
                                  <w:top w:w="0" w:type="dxa"/>
                                  <w:left w:w="0" w:type="dxa"/>
                                  <w:bottom w:w="0" w:type="dxa"/>
                                  <w:right w:w="0" w:type="dxa"/>
                                </w:tblCellMar>
                              </w:tblPrEx>
                              <w:trPr>
                                <w:trHeight w:val="304" w:hRule="atLeast"/>
                              </w:trPr>
                              <w:tc>
                                <w:tcPr>
                                  <w:tcW w:w="425" w:type="dxa"/>
                                </w:tcPr>
                                <w:p>
                                  <w:pPr>
                                    <w:pStyle w:val="13"/>
                                    <w:spacing w:before="63"/>
                                    <w:rPr>
                                      <w:rFonts w:ascii="Century Gothic"/>
                                      <w:b/>
                                      <w:sz w:val="14"/>
                                    </w:rPr>
                                  </w:pPr>
                                  <w:r>
                                    <w:rPr>
                                      <w:rFonts w:ascii="Century Gothic"/>
                                      <w:b/>
                                      <w:color w:val="141221"/>
                                      <w:spacing w:val="-5"/>
                                      <w:sz w:val="14"/>
                                    </w:rPr>
                                    <w:t>17%</w:t>
                                  </w:r>
                                </w:p>
                              </w:tc>
                              <w:tc>
                                <w:tcPr>
                                  <w:tcW w:w="1304" w:type="dxa"/>
                                </w:tcPr>
                                <w:p>
                                  <w:pPr>
                                    <w:pStyle w:val="13"/>
                                    <w:spacing w:before="70"/>
                                    <w:ind w:left="76"/>
                                    <w:rPr>
                                      <w:sz w:val="14"/>
                                    </w:rPr>
                                  </w:pPr>
                                  <w:r>
                                    <w:rPr>
                                      <w:color w:val="141221"/>
                                      <w:w w:val="110"/>
                                      <w:sz w:val="14"/>
                                    </w:rPr>
                                    <w:t>2</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27%</w:t>
                                  </w:r>
                                </w:p>
                              </w:tc>
                              <w:tc>
                                <w:tcPr>
                                  <w:tcW w:w="1304" w:type="dxa"/>
                                </w:tcPr>
                                <w:p>
                                  <w:pPr>
                                    <w:pStyle w:val="13"/>
                                    <w:spacing w:before="71"/>
                                    <w:ind w:left="76"/>
                                    <w:rPr>
                                      <w:sz w:val="14"/>
                                    </w:rPr>
                                  </w:pPr>
                                  <w:r>
                                    <w:rPr>
                                      <w:color w:val="141221"/>
                                      <w:w w:val="110"/>
                                      <w:sz w:val="14"/>
                                    </w:rPr>
                                    <w:t>3</w:t>
                                  </w:r>
                                  <w:r>
                                    <w:rPr>
                                      <w:color w:val="141221"/>
                                      <w:spacing w:val="-2"/>
                                      <w:w w:val="110"/>
                                      <w:sz w:val="14"/>
                                    </w:rPr>
                                    <w:t xml:space="preserve"> (Neutral)</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25%</w:t>
                                  </w:r>
                                </w:p>
                              </w:tc>
                              <w:tc>
                                <w:tcPr>
                                  <w:tcW w:w="1304" w:type="dxa"/>
                                </w:tcPr>
                                <w:p>
                                  <w:pPr>
                                    <w:pStyle w:val="13"/>
                                    <w:spacing w:before="71"/>
                                    <w:ind w:left="76"/>
                                    <w:rPr>
                                      <w:sz w:val="14"/>
                                    </w:rPr>
                                  </w:pPr>
                                  <w:r>
                                    <w:rPr>
                                      <w:color w:val="141221"/>
                                      <w:w w:val="126"/>
                                      <w:sz w:val="14"/>
                                    </w:rPr>
                                    <w:t>4</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26%</w:t>
                                  </w:r>
                                </w:p>
                              </w:tc>
                              <w:tc>
                                <w:tcPr>
                                  <w:tcW w:w="1304" w:type="dxa"/>
                                </w:tcPr>
                                <w:p>
                                  <w:pPr>
                                    <w:pStyle w:val="13"/>
                                    <w:spacing w:before="71" w:line="151" w:lineRule="exact"/>
                                    <w:ind w:left="76"/>
                                    <w:rPr>
                                      <w:sz w:val="14"/>
                                    </w:rPr>
                                  </w:pPr>
                                  <w:r>
                                    <w:rPr>
                                      <w:color w:val="141221"/>
                                      <w:spacing w:val="-2"/>
                                      <w:w w:val="115"/>
                                      <w:sz w:val="14"/>
                                    </w:rPr>
                                    <w:t>5</w:t>
                                  </w:r>
                                  <w:r>
                                    <w:rPr>
                                      <w:color w:val="141221"/>
                                      <w:spacing w:val="-7"/>
                                      <w:w w:val="115"/>
                                      <w:sz w:val="14"/>
                                    </w:rPr>
                                    <w:t xml:space="preserve"> </w:t>
                                  </w:r>
                                  <w:r>
                                    <w:rPr>
                                      <w:color w:val="141221"/>
                                      <w:spacing w:val="-2"/>
                                      <w:w w:val="115"/>
                                      <w:sz w:val="14"/>
                                    </w:rPr>
                                    <w:t>(Very</w:t>
                                  </w:r>
                                  <w:r>
                                    <w:rPr>
                                      <w:color w:val="141221"/>
                                      <w:spacing w:val="-6"/>
                                      <w:w w:val="115"/>
                                      <w:sz w:val="14"/>
                                    </w:rPr>
                                    <w:t xml:space="preserve"> </w:t>
                                  </w:r>
                                  <w:r>
                                    <w:rPr>
                                      <w:color w:val="141221"/>
                                      <w:spacing w:val="-2"/>
                                      <w:w w:val="115"/>
                                      <w:sz w:val="14"/>
                                    </w:rPr>
                                    <w:t>Confident)</w:t>
                                  </w:r>
                                </w:p>
                              </w:tc>
                            </w:tr>
                          </w:tbl>
                          <w:p>
                            <w:pPr>
                              <w:pStyle w:val="6"/>
                            </w:pPr>
                          </w:p>
                        </w:txbxContent>
                      </wps:txbx>
                      <wps:bodyPr rot="0" vert="horz" wrap="square" lIns="0" tIns="0" rIns="0" bIns="0" anchor="t" anchorCtr="0" upright="1">
                        <a:noAutofit/>
                      </wps:bodyPr>
                    </wps:wsp>
                  </a:graphicData>
                </a:graphic>
              </wp:anchor>
            </w:drawing>
          </mc:Choice>
          <mc:Fallback>
            <w:pict>
              <v:shape id="docshape306" o:spid="_x0000_s1026" o:spt="202" type="#_x0000_t202" style="position:absolute;left:0pt;margin-left:242.35pt;margin-top:49.9pt;height:69.95pt;width:86.5pt;mso-position-horizontal-relative:page;z-index:251671552;mso-width-relative:page;mso-height-relative:page;" filled="f" stroked="f" coordsize="21600,21600" o:gfxdata="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C&#10;5m9t2gAAAAoBAAAPAAAAAAAAAAEAIAAAACIAAABkcnMvZG93bnJldi54bWxQSwECFAAUAAAACACH&#10;TuJAxmN5uOkBAADdAwAADgAAAAAAAAABACAAAAApAQAAZHJzL2Uyb0RvYy54bWxQSwUGAAAAAAYA&#10;BgBZAQAAhAUAAAAA&#10;">
                <v:fill on="f" focussize="0,0"/>
                <v:stroke on="f"/>
                <v:imagedata o:title=""/>
                <o:lock v:ext="edit" aspectratio="f"/>
                <v:textbox inset="0mm,0mm,0mm,0mm">
                  <w:txbxContent>
                    <w:tbl>
                      <w:tblPr>
                        <w:tblStyle w:val="8"/>
                        <w:tblW w:w="0" w:type="auto"/>
                        <w:tblInd w:w="7" w:type="dxa"/>
                        <w:tblLayout w:type="fixed"/>
                        <w:tblCellMar>
                          <w:top w:w="0" w:type="dxa"/>
                          <w:left w:w="0" w:type="dxa"/>
                          <w:bottom w:w="0" w:type="dxa"/>
                          <w:right w:w="0" w:type="dxa"/>
                        </w:tblCellMar>
                      </w:tblPr>
                      <w:tblGrid>
                        <w:gridCol w:w="425"/>
                        <w:gridCol w:w="1304"/>
                      </w:tblGrid>
                      <w:tr>
                        <w:tblPrEx>
                          <w:tblCellMar>
                            <w:top w:w="0" w:type="dxa"/>
                            <w:left w:w="0" w:type="dxa"/>
                            <w:bottom w:w="0" w:type="dxa"/>
                            <w:right w:w="0" w:type="dxa"/>
                          </w:tblCellMar>
                        </w:tblPrEx>
                        <w:trPr>
                          <w:trHeight w:val="242" w:hRule="atLeast"/>
                        </w:trPr>
                        <w:tc>
                          <w:tcPr>
                            <w:tcW w:w="425" w:type="dxa"/>
                          </w:tcPr>
                          <w:p>
                            <w:pPr>
                              <w:pStyle w:val="13"/>
                              <w:spacing w:before="2"/>
                              <w:rPr>
                                <w:rFonts w:ascii="Century Gothic"/>
                                <w:b/>
                                <w:sz w:val="14"/>
                              </w:rPr>
                            </w:pPr>
                            <w:r>
                              <w:rPr>
                                <w:rFonts w:ascii="Century Gothic"/>
                                <w:b/>
                                <w:color w:val="141221"/>
                                <w:spacing w:val="-5"/>
                                <w:w w:val="110"/>
                                <w:sz w:val="14"/>
                              </w:rPr>
                              <w:t>4%</w:t>
                            </w:r>
                          </w:p>
                        </w:tc>
                        <w:tc>
                          <w:tcPr>
                            <w:tcW w:w="1304" w:type="dxa"/>
                          </w:tcPr>
                          <w:p>
                            <w:pPr>
                              <w:pStyle w:val="13"/>
                              <w:spacing w:before="9"/>
                              <w:ind w:left="76"/>
                              <w:rPr>
                                <w:sz w:val="14"/>
                              </w:rPr>
                            </w:pPr>
                            <w:r>
                              <w:rPr>
                                <w:color w:val="141221"/>
                                <w:w w:val="115"/>
                                <w:sz w:val="14"/>
                              </w:rPr>
                              <w:t>1</w:t>
                            </w:r>
                            <w:r>
                              <w:rPr>
                                <w:color w:val="141221"/>
                                <w:spacing w:val="-6"/>
                                <w:w w:val="115"/>
                                <w:sz w:val="14"/>
                              </w:rPr>
                              <w:t xml:space="preserve"> </w:t>
                            </w:r>
                            <w:r>
                              <w:rPr>
                                <w:color w:val="141221"/>
                                <w:w w:val="115"/>
                                <w:sz w:val="14"/>
                              </w:rPr>
                              <w:t>(Not</w:t>
                            </w:r>
                            <w:r>
                              <w:rPr>
                                <w:color w:val="141221"/>
                                <w:spacing w:val="-6"/>
                                <w:w w:val="115"/>
                                <w:sz w:val="14"/>
                              </w:rPr>
                              <w:t xml:space="preserve"> </w:t>
                            </w:r>
                            <w:r>
                              <w:rPr>
                                <w:color w:val="141221"/>
                                <w:spacing w:val="-2"/>
                                <w:w w:val="115"/>
                                <w:sz w:val="14"/>
                              </w:rPr>
                              <w:t>Confident)</w:t>
                            </w:r>
                          </w:p>
                        </w:tc>
                      </w:tr>
                      <w:tr>
                        <w:tblPrEx>
                          <w:tblCellMar>
                            <w:top w:w="0" w:type="dxa"/>
                            <w:left w:w="0" w:type="dxa"/>
                            <w:bottom w:w="0" w:type="dxa"/>
                            <w:right w:w="0" w:type="dxa"/>
                          </w:tblCellMar>
                        </w:tblPrEx>
                        <w:trPr>
                          <w:trHeight w:val="304" w:hRule="atLeast"/>
                        </w:trPr>
                        <w:tc>
                          <w:tcPr>
                            <w:tcW w:w="425" w:type="dxa"/>
                          </w:tcPr>
                          <w:p>
                            <w:pPr>
                              <w:pStyle w:val="13"/>
                              <w:spacing w:before="63"/>
                              <w:rPr>
                                <w:rFonts w:ascii="Century Gothic"/>
                                <w:b/>
                                <w:sz w:val="14"/>
                              </w:rPr>
                            </w:pPr>
                            <w:r>
                              <w:rPr>
                                <w:rFonts w:ascii="Century Gothic"/>
                                <w:b/>
                                <w:color w:val="141221"/>
                                <w:spacing w:val="-5"/>
                                <w:sz w:val="14"/>
                              </w:rPr>
                              <w:t>17%</w:t>
                            </w:r>
                          </w:p>
                        </w:tc>
                        <w:tc>
                          <w:tcPr>
                            <w:tcW w:w="1304" w:type="dxa"/>
                          </w:tcPr>
                          <w:p>
                            <w:pPr>
                              <w:pStyle w:val="13"/>
                              <w:spacing w:before="70"/>
                              <w:ind w:left="76"/>
                              <w:rPr>
                                <w:sz w:val="14"/>
                              </w:rPr>
                            </w:pPr>
                            <w:r>
                              <w:rPr>
                                <w:color w:val="141221"/>
                                <w:w w:val="110"/>
                                <w:sz w:val="14"/>
                              </w:rPr>
                              <w:t>2</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27%</w:t>
                            </w:r>
                          </w:p>
                        </w:tc>
                        <w:tc>
                          <w:tcPr>
                            <w:tcW w:w="1304" w:type="dxa"/>
                          </w:tcPr>
                          <w:p>
                            <w:pPr>
                              <w:pStyle w:val="13"/>
                              <w:spacing w:before="71"/>
                              <w:ind w:left="76"/>
                              <w:rPr>
                                <w:sz w:val="14"/>
                              </w:rPr>
                            </w:pPr>
                            <w:r>
                              <w:rPr>
                                <w:color w:val="141221"/>
                                <w:w w:val="110"/>
                                <w:sz w:val="14"/>
                              </w:rPr>
                              <w:t>3</w:t>
                            </w:r>
                            <w:r>
                              <w:rPr>
                                <w:color w:val="141221"/>
                                <w:spacing w:val="-2"/>
                                <w:w w:val="110"/>
                                <w:sz w:val="14"/>
                              </w:rPr>
                              <w:t xml:space="preserve"> (Neutral)</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25%</w:t>
                            </w:r>
                          </w:p>
                        </w:tc>
                        <w:tc>
                          <w:tcPr>
                            <w:tcW w:w="1304" w:type="dxa"/>
                          </w:tcPr>
                          <w:p>
                            <w:pPr>
                              <w:pStyle w:val="13"/>
                              <w:spacing w:before="71"/>
                              <w:ind w:left="76"/>
                              <w:rPr>
                                <w:sz w:val="14"/>
                              </w:rPr>
                            </w:pPr>
                            <w:r>
                              <w:rPr>
                                <w:color w:val="141221"/>
                                <w:w w:val="126"/>
                                <w:sz w:val="14"/>
                              </w:rPr>
                              <w:t>4</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26%</w:t>
                            </w:r>
                          </w:p>
                        </w:tc>
                        <w:tc>
                          <w:tcPr>
                            <w:tcW w:w="1304" w:type="dxa"/>
                          </w:tcPr>
                          <w:p>
                            <w:pPr>
                              <w:pStyle w:val="13"/>
                              <w:spacing w:before="71" w:line="151" w:lineRule="exact"/>
                              <w:ind w:left="76"/>
                              <w:rPr>
                                <w:sz w:val="14"/>
                              </w:rPr>
                            </w:pPr>
                            <w:r>
                              <w:rPr>
                                <w:color w:val="141221"/>
                                <w:spacing w:val="-2"/>
                                <w:w w:val="115"/>
                                <w:sz w:val="14"/>
                              </w:rPr>
                              <w:t>5</w:t>
                            </w:r>
                            <w:r>
                              <w:rPr>
                                <w:color w:val="141221"/>
                                <w:spacing w:val="-7"/>
                                <w:w w:val="115"/>
                                <w:sz w:val="14"/>
                              </w:rPr>
                              <w:t xml:space="preserve"> </w:t>
                            </w:r>
                            <w:r>
                              <w:rPr>
                                <w:color w:val="141221"/>
                                <w:spacing w:val="-2"/>
                                <w:w w:val="115"/>
                                <w:sz w:val="14"/>
                              </w:rPr>
                              <w:t>(Very</w:t>
                            </w:r>
                            <w:r>
                              <w:rPr>
                                <w:color w:val="141221"/>
                                <w:spacing w:val="-6"/>
                                <w:w w:val="115"/>
                                <w:sz w:val="14"/>
                              </w:rPr>
                              <w:t xml:space="preserve"> </w:t>
                            </w:r>
                            <w:r>
                              <w:rPr>
                                <w:color w:val="141221"/>
                                <w:spacing w:val="-2"/>
                                <w:w w:val="115"/>
                                <w:sz w:val="14"/>
                              </w:rPr>
                              <w:t>Confident)</w:t>
                            </w:r>
                          </w:p>
                        </w:tc>
                      </w:tr>
                    </w:tbl>
                    <w:p>
                      <w:pPr>
                        <w:pStyle w:val="6"/>
                      </w:pPr>
                    </w:p>
                  </w:txbxContent>
                </v:textbox>
              </v:shape>
            </w:pict>
          </mc:Fallback>
        </mc:AlternateContent>
      </w:r>
      <w:r>
        <w:rPr>
          <w:w w:val="115"/>
        </w:rPr>
        <w:t>of a security strategy for protecting AI within core business or mission functions, there is a comparable yet slightly more confident</w:t>
      </w:r>
    </w:p>
    <w:p>
      <w:pPr>
        <w:pStyle w:val="6"/>
        <w:spacing w:line="276" w:lineRule="auto"/>
        <w:ind w:left="7400" w:right="1444"/>
      </w:pPr>
      <w:r>
        <w:drawing>
          <wp:anchor distT="0" distB="0" distL="0" distR="0" simplePos="0" relativeHeight="251668480" behindDoc="0" locked="0" layoutInCell="1" allowOverlap="1">
            <wp:simplePos x="0" y="0"/>
            <wp:positionH relativeFrom="page">
              <wp:posOffset>2971800</wp:posOffset>
            </wp:positionH>
            <wp:positionV relativeFrom="paragraph">
              <wp:posOffset>149225</wp:posOffset>
            </wp:positionV>
            <wp:extent cx="82550" cy="82550"/>
            <wp:effectExtent l="0" t="0" r="6350" b="6350"/>
            <wp:wrapNone/>
            <wp:docPr id="1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9.png"/>
                    <pic:cNvPicPr>
                      <a:picLocks noChangeAspect="1"/>
                    </pic:cNvPicPr>
                  </pic:nvPicPr>
                  <pic:blipFill>
                    <a:blip r:embed="rId56" cstate="print"/>
                    <a:stretch>
                      <a:fillRect/>
                    </a:stretch>
                  </pic:blipFill>
                  <pic:spPr>
                    <a:xfrm>
                      <a:off x="0" y="0"/>
                      <a:ext cx="82753" cy="82753"/>
                    </a:xfrm>
                    <a:prstGeom prst="rect">
                      <a:avLst/>
                    </a:prstGeom>
                  </pic:spPr>
                </pic:pic>
              </a:graphicData>
            </a:graphic>
          </wp:anchor>
        </w:drawing>
      </w:r>
      <w:r>
        <w:drawing>
          <wp:anchor distT="0" distB="0" distL="0" distR="0" simplePos="0" relativeHeight="251670528" behindDoc="0" locked="0" layoutInCell="1" allowOverlap="1">
            <wp:simplePos x="0" y="0"/>
            <wp:positionH relativeFrom="page">
              <wp:posOffset>2971800</wp:posOffset>
            </wp:positionH>
            <wp:positionV relativeFrom="paragraph">
              <wp:posOffset>342900</wp:posOffset>
            </wp:positionV>
            <wp:extent cx="82550" cy="82550"/>
            <wp:effectExtent l="0" t="0" r="6350" b="6350"/>
            <wp:wrapNone/>
            <wp:docPr id="1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8.png"/>
                    <pic:cNvPicPr>
                      <a:picLocks noChangeAspect="1"/>
                    </pic:cNvPicPr>
                  </pic:nvPicPr>
                  <pic:blipFill>
                    <a:blip r:embed="rId57" cstate="print"/>
                    <a:stretch>
                      <a:fillRect/>
                    </a:stretch>
                  </pic:blipFill>
                  <pic:spPr>
                    <a:xfrm>
                      <a:off x="0" y="0"/>
                      <a:ext cx="82753" cy="82753"/>
                    </a:xfrm>
                    <a:prstGeom prst="rect">
                      <a:avLst/>
                    </a:prstGeom>
                  </pic:spPr>
                </pic:pic>
              </a:graphicData>
            </a:graphic>
          </wp:anchor>
        </w:drawing>
      </w:r>
      <w:r>
        <w:rPr>
          <w:w w:val="115"/>
        </w:rPr>
        <w:t>stance</w:t>
      </w:r>
      <w:r>
        <w:rPr>
          <w:spacing w:val="-3"/>
          <w:w w:val="115"/>
        </w:rPr>
        <w:t xml:space="preserve"> </w:t>
      </w:r>
      <w:r>
        <w:rPr>
          <w:w w:val="115"/>
        </w:rPr>
        <w:t>among</w:t>
      </w:r>
      <w:r>
        <w:rPr>
          <w:spacing w:val="-3"/>
          <w:w w:val="115"/>
        </w:rPr>
        <w:t xml:space="preserve"> </w:t>
      </w:r>
      <w:r>
        <w:rPr>
          <w:w w:val="115"/>
        </w:rPr>
        <w:t>professionals compared to their views on leveraging AI in security.</w:t>
      </w:r>
    </w:p>
    <w:p>
      <w:pPr>
        <w:pStyle w:val="6"/>
        <w:spacing w:line="276" w:lineRule="auto"/>
        <w:ind w:left="7400" w:right="1557"/>
      </w:pPr>
      <w:r>
        <w:drawing>
          <wp:anchor distT="0" distB="0" distL="0" distR="0" simplePos="0" relativeHeight="251670528" behindDoc="0" locked="0" layoutInCell="1" allowOverlap="1">
            <wp:simplePos x="0" y="0"/>
            <wp:positionH relativeFrom="page">
              <wp:posOffset>2971800</wp:posOffset>
            </wp:positionH>
            <wp:positionV relativeFrom="paragraph">
              <wp:posOffset>3175</wp:posOffset>
            </wp:positionV>
            <wp:extent cx="82550" cy="82550"/>
            <wp:effectExtent l="0" t="0" r="6350" b="6350"/>
            <wp:wrapNone/>
            <wp:docPr id="12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31.png"/>
                    <pic:cNvPicPr>
                      <a:picLocks noChangeAspect="1"/>
                    </pic:cNvPicPr>
                  </pic:nvPicPr>
                  <pic:blipFill>
                    <a:blip r:embed="rId60" cstate="print"/>
                    <a:stretch>
                      <a:fillRect/>
                    </a:stretch>
                  </pic:blipFill>
                  <pic:spPr>
                    <a:xfrm>
                      <a:off x="0" y="0"/>
                      <a:ext cx="82753" cy="82753"/>
                    </a:xfrm>
                    <a:prstGeom prst="rect">
                      <a:avLst/>
                    </a:prstGeom>
                  </pic:spPr>
                </pic:pic>
              </a:graphicData>
            </a:graphic>
          </wp:anchor>
        </w:drawing>
      </w:r>
      <w:r>
        <w:rPr>
          <w:w w:val="115"/>
        </w:rPr>
        <w:t>About 51% of respondents lean towards confidence, with 25% feeling reasonably confident and 26% very confident.</w:t>
      </w:r>
      <w:r>
        <w:rPr>
          <w:spacing w:val="1"/>
          <w:w w:val="115"/>
        </w:rPr>
        <w:t xml:space="preserve"> </w:t>
      </w:r>
      <w:r>
        <w:rPr>
          <w:w w:val="115"/>
        </w:rPr>
        <w:t>This</w:t>
      </w:r>
      <w:r>
        <w:rPr>
          <w:spacing w:val="2"/>
          <w:w w:val="115"/>
        </w:rPr>
        <w:t xml:space="preserve"> </w:t>
      </w:r>
      <w:r>
        <w:rPr>
          <w:w w:val="115"/>
        </w:rPr>
        <w:t>slightly</w:t>
      </w:r>
      <w:r>
        <w:rPr>
          <w:spacing w:val="1"/>
          <w:w w:val="115"/>
        </w:rPr>
        <w:t xml:space="preserve"> </w:t>
      </w:r>
      <w:r>
        <w:rPr>
          <w:spacing w:val="-2"/>
          <w:w w:val="115"/>
        </w:rPr>
        <w:t>higher</w:t>
      </w:r>
    </w:p>
    <w:p>
      <w:pPr>
        <w:pStyle w:val="6"/>
        <w:spacing w:line="276" w:lineRule="auto"/>
        <w:ind w:left="920" w:right="1193"/>
      </w:pPr>
      <w:r>
        <w:rPr>
          <w:w w:val="115"/>
        </w:rPr>
        <w:t>confidence level, particularly in the ‘very confident’ category, is notable. However, it also suggests a potential</w:t>
      </w:r>
      <w:r>
        <w:rPr>
          <w:spacing w:val="-4"/>
          <w:w w:val="115"/>
        </w:rPr>
        <w:t xml:space="preserve"> </w:t>
      </w:r>
      <w:r>
        <w:rPr>
          <w:w w:val="115"/>
        </w:rPr>
        <w:t>underestimation</w:t>
      </w:r>
      <w:r>
        <w:rPr>
          <w:spacing w:val="-4"/>
          <w:w w:val="115"/>
        </w:rPr>
        <w:t xml:space="preserve"> </w:t>
      </w:r>
      <w:r>
        <w:rPr>
          <w:w w:val="115"/>
        </w:rPr>
        <w:t>of</w:t>
      </w:r>
      <w:r>
        <w:rPr>
          <w:spacing w:val="-4"/>
          <w:w w:val="115"/>
        </w:rPr>
        <w:t xml:space="preserve"> </w:t>
      </w:r>
      <w:r>
        <w:rPr>
          <w:w w:val="115"/>
        </w:rPr>
        <w:t>the</w:t>
      </w:r>
      <w:r>
        <w:rPr>
          <w:spacing w:val="-4"/>
          <w:w w:val="115"/>
        </w:rPr>
        <w:t xml:space="preserve"> </w:t>
      </w:r>
      <w:r>
        <w:rPr>
          <w:w w:val="115"/>
        </w:rPr>
        <w:t>unique</w:t>
      </w:r>
      <w:r>
        <w:rPr>
          <w:spacing w:val="-4"/>
          <w:w w:val="115"/>
        </w:rPr>
        <w:t xml:space="preserve"> </w:t>
      </w:r>
      <w:r>
        <w:rPr>
          <w:w w:val="115"/>
        </w:rPr>
        <w:t>challenges</w:t>
      </w:r>
      <w:r>
        <w:rPr>
          <w:spacing w:val="-4"/>
          <w:w w:val="115"/>
        </w:rPr>
        <w:t xml:space="preserve"> </w:t>
      </w:r>
      <w:r>
        <w:rPr>
          <w:w w:val="115"/>
        </w:rPr>
        <w:t>and</w:t>
      </w:r>
      <w:r>
        <w:rPr>
          <w:spacing w:val="-4"/>
          <w:w w:val="115"/>
        </w:rPr>
        <w:t xml:space="preserve"> </w:t>
      </w:r>
      <w:r>
        <w:rPr>
          <w:w w:val="115"/>
        </w:rPr>
        <w:t>threats</w:t>
      </w:r>
      <w:r>
        <w:rPr>
          <w:spacing w:val="-4"/>
          <w:w w:val="115"/>
        </w:rPr>
        <w:t xml:space="preserve"> </w:t>
      </w:r>
      <w:r>
        <w:rPr>
          <w:w w:val="115"/>
        </w:rPr>
        <w:t>associated</w:t>
      </w:r>
      <w:r>
        <w:rPr>
          <w:spacing w:val="-4"/>
          <w:w w:val="115"/>
        </w:rPr>
        <w:t xml:space="preserve"> </w:t>
      </w:r>
      <w:r>
        <w:rPr>
          <w:w w:val="115"/>
        </w:rPr>
        <w:t>with</w:t>
      </w:r>
      <w:r>
        <w:rPr>
          <w:spacing w:val="-4"/>
          <w:w w:val="115"/>
        </w:rPr>
        <w:t xml:space="preserve"> </w:t>
      </w:r>
      <w:r>
        <w:rPr>
          <w:w w:val="115"/>
        </w:rPr>
        <w:t>securing</w:t>
      </w:r>
      <w:r>
        <w:rPr>
          <w:spacing w:val="-4"/>
          <w:w w:val="115"/>
        </w:rPr>
        <w:t xml:space="preserve"> </w:t>
      </w:r>
      <w:r>
        <w:rPr>
          <w:w w:val="115"/>
        </w:rPr>
        <w:t>AI</w:t>
      </w:r>
      <w:r>
        <w:rPr>
          <w:spacing w:val="-4"/>
          <w:w w:val="115"/>
        </w:rPr>
        <w:t xml:space="preserve"> </w:t>
      </w:r>
      <w:r>
        <w:rPr>
          <w:w w:val="115"/>
        </w:rPr>
        <w:t>systems, possibly due to a perception of AI as just another application in the business environment.</w:t>
      </w:r>
    </w:p>
    <w:p>
      <w:pPr>
        <w:pStyle w:val="6"/>
        <w:spacing w:before="10"/>
        <w:rPr>
          <w:sz w:val="21"/>
        </w:rPr>
      </w:pPr>
    </w:p>
    <w:p>
      <w:pPr>
        <w:pStyle w:val="6"/>
        <w:spacing w:line="276" w:lineRule="auto"/>
        <w:ind w:left="920" w:right="1444"/>
      </w:pPr>
      <w:r>
        <w:rPr>
          <w:w w:val="115"/>
        </w:rPr>
        <w:t>On the other hand, 27% of respondents adopt a neutral stance, perhaps reflecting a cautious acknowledgment</w:t>
      </w:r>
      <w:r>
        <w:rPr>
          <w:spacing w:val="-5"/>
          <w:w w:val="115"/>
        </w:rPr>
        <w:t xml:space="preserve"> </w:t>
      </w:r>
      <w:r>
        <w:rPr>
          <w:w w:val="115"/>
        </w:rPr>
        <w:t>of</w:t>
      </w:r>
      <w:r>
        <w:rPr>
          <w:spacing w:val="-5"/>
          <w:w w:val="115"/>
        </w:rPr>
        <w:t xml:space="preserve"> </w:t>
      </w:r>
      <w:r>
        <w:rPr>
          <w:w w:val="115"/>
        </w:rPr>
        <w:t>the</w:t>
      </w:r>
      <w:r>
        <w:rPr>
          <w:spacing w:val="-5"/>
          <w:w w:val="115"/>
        </w:rPr>
        <w:t xml:space="preserve"> </w:t>
      </w:r>
      <w:r>
        <w:rPr>
          <w:w w:val="115"/>
        </w:rPr>
        <w:t>complexities</w:t>
      </w:r>
      <w:r>
        <w:rPr>
          <w:spacing w:val="-5"/>
          <w:w w:val="115"/>
        </w:rPr>
        <w:t xml:space="preserve"> </w:t>
      </w:r>
      <w:r>
        <w:rPr>
          <w:w w:val="115"/>
        </w:rPr>
        <w:t>involved</w:t>
      </w:r>
      <w:r>
        <w:rPr>
          <w:spacing w:val="-5"/>
          <w:w w:val="115"/>
        </w:rPr>
        <w:t xml:space="preserve"> </w:t>
      </w:r>
      <w:r>
        <w:rPr>
          <w:w w:val="115"/>
        </w:rPr>
        <w:t>or</w:t>
      </w:r>
      <w:r>
        <w:rPr>
          <w:spacing w:val="-5"/>
          <w:w w:val="115"/>
        </w:rPr>
        <w:t xml:space="preserve"> </w:t>
      </w:r>
      <w:r>
        <w:rPr>
          <w:w w:val="115"/>
        </w:rPr>
        <w:t>an</w:t>
      </w:r>
      <w:r>
        <w:rPr>
          <w:spacing w:val="-5"/>
          <w:w w:val="115"/>
        </w:rPr>
        <w:t xml:space="preserve"> </w:t>
      </w:r>
      <w:r>
        <w:rPr>
          <w:w w:val="115"/>
        </w:rPr>
        <w:t>uncertainty</w:t>
      </w:r>
      <w:r>
        <w:rPr>
          <w:spacing w:val="-5"/>
          <w:w w:val="115"/>
        </w:rPr>
        <w:t xml:space="preserve"> </w:t>
      </w:r>
      <w:r>
        <w:rPr>
          <w:w w:val="115"/>
        </w:rPr>
        <w:t>about</w:t>
      </w:r>
      <w:r>
        <w:rPr>
          <w:spacing w:val="-5"/>
          <w:w w:val="115"/>
        </w:rPr>
        <w:t xml:space="preserve"> </w:t>
      </w:r>
      <w:r>
        <w:rPr>
          <w:w w:val="115"/>
        </w:rPr>
        <w:t>the</w:t>
      </w:r>
      <w:r>
        <w:rPr>
          <w:spacing w:val="-5"/>
          <w:w w:val="115"/>
        </w:rPr>
        <w:t xml:space="preserve"> </w:t>
      </w:r>
      <w:r>
        <w:rPr>
          <w:w w:val="115"/>
        </w:rPr>
        <w:t>emerging</w:t>
      </w:r>
      <w:r>
        <w:rPr>
          <w:spacing w:val="-5"/>
          <w:w w:val="115"/>
        </w:rPr>
        <w:t xml:space="preserve"> </w:t>
      </w:r>
      <w:r>
        <w:rPr>
          <w:w w:val="115"/>
        </w:rPr>
        <w:t>threats</w:t>
      </w:r>
      <w:r>
        <w:rPr>
          <w:spacing w:val="-5"/>
          <w:w w:val="115"/>
        </w:rPr>
        <w:t xml:space="preserve"> </w:t>
      </w:r>
      <w:r>
        <w:rPr>
          <w:w w:val="115"/>
        </w:rPr>
        <w:t>specific to AI. The lower confidence spectrum includes 17% who are somewhat unconfident and 4% who</w:t>
      </w:r>
    </w:p>
    <w:p>
      <w:pPr>
        <w:pStyle w:val="6"/>
        <w:spacing w:line="276" w:lineRule="auto"/>
        <w:ind w:left="920" w:right="1444"/>
      </w:pPr>
      <w:r>
        <w:rPr>
          <w:w w:val="115"/>
        </w:rPr>
        <w:t>are not confident at all. The overall trend indicates that while many professionals are confident in their</w:t>
      </w:r>
      <w:r>
        <w:rPr>
          <w:spacing w:val="-5"/>
          <w:w w:val="115"/>
        </w:rPr>
        <w:t xml:space="preserve"> </w:t>
      </w:r>
      <w:r>
        <w:rPr>
          <w:w w:val="115"/>
        </w:rPr>
        <w:t>organization’s</w:t>
      </w:r>
      <w:r>
        <w:rPr>
          <w:spacing w:val="-5"/>
          <w:w w:val="115"/>
        </w:rPr>
        <w:t xml:space="preserve"> </w:t>
      </w:r>
      <w:r>
        <w:rPr>
          <w:w w:val="115"/>
        </w:rPr>
        <w:t>ability</w:t>
      </w:r>
      <w:r>
        <w:rPr>
          <w:spacing w:val="-5"/>
          <w:w w:val="115"/>
        </w:rPr>
        <w:t xml:space="preserve"> </w:t>
      </w:r>
      <w:r>
        <w:rPr>
          <w:w w:val="115"/>
        </w:rPr>
        <w:t>to</w:t>
      </w:r>
      <w:r>
        <w:rPr>
          <w:spacing w:val="-5"/>
          <w:w w:val="115"/>
        </w:rPr>
        <w:t xml:space="preserve"> </w:t>
      </w:r>
      <w:r>
        <w:rPr>
          <w:w w:val="115"/>
        </w:rPr>
        <w:t>protect</w:t>
      </w:r>
      <w:r>
        <w:rPr>
          <w:spacing w:val="-5"/>
          <w:w w:val="115"/>
        </w:rPr>
        <w:t xml:space="preserve"> </w:t>
      </w:r>
      <w:r>
        <w:rPr>
          <w:w w:val="115"/>
        </w:rPr>
        <w:t>AI</w:t>
      </w:r>
      <w:r>
        <w:rPr>
          <w:spacing w:val="-5"/>
          <w:w w:val="115"/>
        </w:rPr>
        <w:t xml:space="preserve"> </w:t>
      </w:r>
      <w:r>
        <w:rPr>
          <w:w w:val="115"/>
        </w:rPr>
        <w:t>systems,</w:t>
      </w:r>
      <w:r>
        <w:rPr>
          <w:spacing w:val="-5"/>
          <w:w w:val="115"/>
        </w:rPr>
        <w:t xml:space="preserve"> </w:t>
      </w:r>
      <w:r>
        <w:rPr>
          <w:w w:val="115"/>
        </w:rPr>
        <w:t>there’s</w:t>
      </w:r>
      <w:r>
        <w:rPr>
          <w:spacing w:val="-5"/>
          <w:w w:val="115"/>
        </w:rPr>
        <w:t xml:space="preserve"> </w:t>
      </w:r>
      <w:r>
        <w:rPr>
          <w:w w:val="115"/>
        </w:rPr>
        <w:t>still</w:t>
      </w:r>
      <w:r>
        <w:rPr>
          <w:spacing w:val="-5"/>
          <w:w w:val="115"/>
        </w:rPr>
        <w:t xml:space="preserve"> </w:t>
      </w:r>
      <w:r>
        <w:rPr>
          <w:w w:val="115"/>
        </w:rPr>
        <w:t>a</w:t>
      </w:r>
      <w:r>
        <w:rPr>
          <w:spacing w:val="-5"/>
          <w:w w:val="115"/>
        </w:rPr>
        <w:t xml:space="preserve"> </w:t>
      </w:r>
      <w:r>
        <w:rPr>
          <w:w w:val="115"/>
        </w:rPr>
        <w:t>significant</w:t>
      </w:r>
      <w:r>
        <w:rPr>
          <w:spacing w:val="-5"/>
          <w:w w:val="115"/>
        </w:rPr>
        <w:t xml:space="preserve"> </w:t>
      </w:r>
      <w:r>
        <w:rPr>
          <w:w w:val="115"/>
        </w:rPr>
        <w:t>portion</w:t>
      </w:r>
      <w:r>
        <w:rPr>
          <w:spacing w:val="-5"/>
          <w:w w:val="115"/>
        </w:rPr>
        <w:t xml:space="preserve"> </w:t>
      </w:r>
      <w:r>
        <w:rPr>
          <w:w w:val="115"/>
        </w:rPr>
        <w:t>that</w:t>
      </w:r>
      <w:r>
        <w:rPr>
          <w:spacing w:val="-5"/>
          <w:w w:val="115"/>
        </w:rPr>
        <w:t xml:space="preserve"> </w:t>
      </w:r>
      <w:r>
        <w:rPr>
          <w:w w:val="115"/>
        </w:rPr>
        <w:t>recognizes</w:t>
      </w:r>
      <w:r>
        <w:rPr>
          <w:spacing w:val="-5"/>
          <w:w w:val="115"/>
        </w:rPr>
        <w:t xml:space="preserve"> </w:t>
      </w:r>
      <w:r>
        <w:rPr>
          <w:w w:val="115"/>
        </w:rPr>
        <w:t>the unknowns and potential underestimation of threats.</w:t>
      </w:r>
    </w:p>
    <w:p>
      <w:pPr>
        <w:spacing w:line="276" w:lineRule="auto"/>
        <w:rPr>
          <w:lang w:eastAsia="zh-CN"/>
        </w:rPr>
      </w:pPr>
    </w:p>
    <w:p>
      <w:pPr>
        <w:spacing w:line="276" w:lineRule="auto"/>
        <w:rPr>
          <w:lang w:eastAsia="zh-CN"/>
        </w:rPr>
        <w:sectPr>
          <w:pgSz w:w="12240" w:h="15840"/>
          <w:pgMar w:top="1500" w:right="0" w:bottom="280" w:left="520" w:header="0" w:footer="675" w:gutter="0"/>
          <w:cols w:space="720" w:num="1"/>
        </w:sectPr>
      </w:pPr>
    </w:p>
    <w:p>
      <w:pPr>
        <w:pStyle w:val="6"/>
        <w:spacing w:before="8"/>
        <w:rPr>
          <w:b/>
          <w:sz w:val="13"/>
        </w:rPr>
      </w:pPr>
      <w:bookmarkStart w:id="0" w:name="Industry_Familiarity_with_AI"/>
      <w:bookmarkEnd w:id="0"/>
      <w:bookmarkStart w:id="1" w:name="_bookmark9"/>
      <w:bookmarkEnd w:id="1"/>
    </w:p>
    <w:p>
      <w:pPr>
        <w:pStyle w:val="6"/>
        <w:spacing w:before="112" w:line="276" w:lineRule="auto"/>
        <w:ind w:left="7400" w:right="1444"/>
        <w:rPr>
          <w:rFonts w:ascii="微软雅黑" w:hAnsi="微软雅黑" w:eastAsia="微软雅黑" w:cs="微软雅黑"/>
          <w:lang w:eastAsia="zh-CN"/>
        </w:rPr>
      </w:pPr>
      <w:r>
        <w:drawing>
          <wp:anchor distT="0" distB="0" distL="114300" distR="114300" simplePos="0" relativeHeight="251728896" behindDoc="0" locked="0" layoutInCell="1" allowOverlap="1">
            <wp:simplePos x="0" y="0"/>
            <wp:positionH relativeFrom="column">
              <wp:posOffset>2642235</wp:posOffset>
            </wp:positionH>
            <wp:positionV relativeFrom="paragraph">
              <wp:posOffset>1417955</wp:posOffset>
            </wp:positionV>
            <wp:extent cx="82550" cy="82550"/>
            <wp:effectExtent l="0" t="0" r="6350" b="6350"/>
            <wp:wrapNone/>
            <wp:docPr id="988174988"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74988" name="image31.png"/>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82550" cy="82550"/>
                    </a:xfrm>
                    <a:prstGeom prst="rect">
                      <a:avLst/>
                    </a:prstGeom>
                  </pic:spPr>
                </pic:pic>
              </a:graphicData>
            </a:graphic>
          </wp:anchor>
        </w:drawing>
      </w:r>
      <w:r>
        <w:drawing>
          <wp:anchor distT="0" distB="0" distL="0" distR="0" simplePos="0" relativeHeight="251721728" behindDoc="0" locked="0" layoutInCell="1" allowOverlap="1">
            <wp:simplePos x="0" y="0"/>
            <wp:positionH relativeFrom="page">
              <wp:posOffset>914400</wp:posOffset>
            </wp:positionH>
            <wp:positionV relativeFrom="paragraph">
              <wp:posOffset>564515</wp:posOffset>
            </wp:positionV>
            <wp:extent cx="1844040" cy="1844040"/>
            <wp:effectExtent l="0" t="0" r="10160" b="10160"/>
            <wp:wrapNone/>
            <wp:docPr id="2127928332"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28332" name="image33.png"/>
                    <pic:cNvPicPr>
                      <a:picLocks noChangeAspect="1"/>
                    </pic:cNvPicPr>
                  </pic:nvPicPr>
                  <pic:blipFill>
                    <a:blip r:embed="rId64" cstate="print"/>
                    <a:stretch>
                      <a:fillRect/>
                    </a:stretch>
                  </pic:blipFill>
                  <pic:spPr>
                    <a:xfrm>
                      <a:off x="0" y="0"/>
                      <a:ext cx="1844040" cy="1844040"/>
                    </a:xfrm>
                    <a:prstGeom prst="rect">
                      <a:avLst/>
                    </a:prstGeom>
                  </pic:spPr>
                </pic:pic>
              </a:graphicData>
            </a:graphic>
          </wp:anchor>
        </w:drawing>
      </w:r>
      <w:r>
        <mc:AlternateContent>
          <mc:Choice Requires="wps">
            <w:drawing>
              <wp:anchor distT="0" distB="0" distL="114300" distR="114300" simplePos="0" relativeHeight="251726848" behindDoc="0" locked="0" layoutInCell="1" allowOverlap="1">
                <wp:simplePos x="0" y="0"/>
                <wp:positionH relativeFrom="page">
                  <wp:posOffset>918210</wp:posOffset>
                </wp:positionH>
                <wp:positionV relativeFrom="paragraph">
                  <wp:posOffset>36830</wp:posOffset>
                </wp:positionV>
                <wp:extent cx="3887470" cy="376555"/>
                <wp:effectExtent l="0" t="0" r="11430" b="4445"/>
                <wp:wrapNone/>
                <wp:docPr id="1988214148" name="docshape305"/>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jc w:val="center"/>
                              <w:rPr>
                                <w:rFonts w:ascii="Verdana"/>
                                <w:i/>
                                <w:color w:val="454C5B"/>
                                <w:w w:val="95"/>
                                <w:sz w:val="17"/>
                                <w:lang w:eastAsia="zh-CN"/>
                              </w:rPr>
                            </w:pPr>
                            <w:r>
                              <w:rPr>
                                <w:rFonts w:hint="eastAsia" w:ascii="微软雅黑" w:hAnsi="微软雅黑" w:eastAsia="微软雅黑" w:cs="微软雅黑"/>
                                <w:i/>
                                <w:color w:val="454C5B"/>
                                <w:w w:val="95"/>
                                <w:sz w:val="17"/>
                                <w:lang w:eastAsia="zh-CN"/>
                              </w:rPr>
                              <w:t>您对您的组织在保护核心业务或使命中使用</w:t>
                            </w:r>
                            <w:r>
                              <w:rPr>
                                <w:rFonts w:ascii="Verdana"/>
                                <w:i/>
                                <w:color w:val="454C5B"/>
                                <w:w w:val="95"/>
                                <w:sz w:val="17"/>
                                <w:lang w:eastAsia="zh-CN"/>
                              </w:rPr>
                              <w:t xml:space="preserve"> AI </w:t>
                            </w:r>
                            <w:r>
                              <w:rPr>
                                <w:rFonts w:hint="eastAsia" w:ascii="微软雅黑" w:hAnsi="微软雅黑" w:eastAsia="微软雅黑" w:cs="微软雅黑"/>
                                <w:i/>
                                <w:color w:val="454C5B"/>
                                <w:w w:val="95"/>
                                <w:sz w:val="17"/>
                                <w:lang w:eastAsia="zh-CN"/>
                              </w:rPr>
                              <w:t>能力实施安全策略有多少信心？</w:t>
                            </w:r>
                          </w:p>
                        </w:txbxContent>
                      </wps:txbx>
                      <wps:bodyPr rot="0" vert="horz" wrap="square" lIns="0" tIns="0" rIns="0" bIns="0" anchor="t" anchorCtr="0" upright="1">
                        <a:noAutofit/>
                      </wps:bodyPr>
                    </wps:wsp>
                  </a:graphicData>
                </a:graphic>
              </wp:anchor>
            </w:drawing>
          </mc:Choice>
          <mc:Fallback>
            <w:pict>
              <v:shape id="docshape305" o:spid="_x0000_s1026" o:spt="202" type="#_x0000_t202" style="position:absolute;left:0pt;margin-left:72.3pt;margin-top:2.9pt;height:29.65pt;width:306.1pt;mso-position-horizontal-relative:page;z-index:251726848;mso-width-relative:page;mso-height-relative:page;" fillcolor="#EEF3F8" filled="t" stroked="f" coordsize="21600,21600" o:gfxdata="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F8LUNYAAAAIAQAADwAAAAAAAAABACAAAAAiAAAAZHJzL2Rv&#10;d25yZXYueG1sUEsBAhQAFAAAAAgAh07iQLX/PJUDAgAABwQAAA4AAAAAAAAAAQAgAAAAJQEAAGRy&#10;cy9lMm9Eb2MueG1sUEsFBgAAAAAGAAYAWQEAAJoFAAAAAA==&#10;">
                <v:fill on="t" focussize="0,0"/>
                <v:stroke on="f"/>
                <v:imagedata o:title=""/>
                <o:lock v:ext="edit" aspectratio="f"/>
                <v:textbox inset="0mm,0mm,0mm,0mm">
                  <w:txbxContent>
                    <w:p>
                      <w:pPr>
                        <w:jc w:val="center"/>
                        <w:rPr>
                          <w:rFonts w:ascii="Verdana"/>
                          <w:i/>
                          <w:color w:val="454C5B"/>
                          <w:w w:val="95"/>
                          <w:sz w:val="17"/>
                          <w:lang w:eastAsia="zh-CN"/>
                        </w:rPr>
                      </w:pPr>
                      <w:r>
                        <w:rPr>
                          <w:rFonts w:hint="eastAsia" w:ascii="微软雅黑" w:hAnsi="微软雅黑" w:eastAsia="微软雅黑" w:cs="微软雅黑"/>
                          <w:i/>
                          <w:color w:val="454C5B"/>
                          <w:w w:val="95"/>
                          <w:sz w:val="17"/>
                          <w:lang w:eastAsia="zh-CN"/>
                        </w:rPr>
                        <w:t>您对您的组织在保护核心业务或使命中使用</w:t>
                      </w:r>
                      <w:r>
                        <w:rPr>
                          <w:rFonts w:ascii="Verdana"/>
                          <w:i/>
                          <w:color w:val="454C5B"/>
                          <w:w w:val="95"/>
                          <w:sz w:val="17"/>
                          <w:lang w:eastAsia="zh-CN"/>
                        </w:rPr>
                        <w:t xml:space="preserve"> AI </w:t>
                      </w:r>
                      <w:r>
                        <w:rPr>
                          <w:rFonts w:hint="eastAsia" w:ascii="微软雅黑" w:hAnsi="微软雅黑" w:eastAsia="微软雅黑" w:cs="微软雅黑"/>
                          <w:i/>
                          <w:color w:val="454C5B"/>
                          <w:w w:val="95"/>
                          <w:sz w:val="17"/>
                          <w:lang w:eastAsia="zh-CN"/>
                        </w:rPr>
                        <w:t>能力实施安全策略有多少信心？</w:t>
                      </w:r>
                    </w:p>
                  </w:txbxContent>
                </v:textbox>
              </v:shape>
            </w:pict>
          </mc:Fallback>
        </mc:AlternateContent>
      </w:r>
      <w:r>
        <w:drawing>
          <wp:anchor distT="0" distB="0" distL="0" distR="0" simplePos="0" relativeHeight="251725824" behindDoc="0" locked="0" layoutInCell="1" allowOverlap="1">
            <wp:simplePos x="0" y="0"/>
            <wp:positionH relativeFrom="page">
              <wp:posOffset>2971800</wp:posOffset>
            </wp:positionH>
            <wp:positionV relativeFrom="paragraph">
              <wp:posOffset>1217295</wp:posOffset>
            </wp:positionV>
            <wp:extent cx="82550" cy="82550"/>
            <wp:effectExtent l="0" t="0" r="6350" b="6350"/>
            <wp:wrapNone/>
            <wp:docPr id="210505027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50279" name="image8.png"/>
                    <pic:cNvPicPr>
                      <a:picLocks noChangeAspect="1"/>
                    </pic:cNvPicPr>
                  </pic:nvPicPr>
                  <pic:blipFill>
                    <a:blip r:embed="rId57" cstate="print"/>
                    <a:stretch>
                      <a:fillRect/>
                    </a:stretch>
                  </pic:blipFill>
                  <pic:spPr>
                    <a:xfrm>
                      <a:off x="0" y="0"/>
                      <a:ext cx="82550" cy="82550"/>
                    </a:xfrm>
                    <a:prstGeom prst="rect">
                      <a:avLst/>
                    </a:prstGeom>
                  </pic:spPr>
                </pic:pic>
              </a:graphicData>
            </a:graphic>
          </wp:anchor>
        </w:drawing>
      </w:r>
      <w:r>
        <w:drawing>
          <wp:anchor distT="0" distB="0" distL="0" distR="0" simplePos="0" relativeHeight="251722752" behindDoc="0" locked="0" layoutInCell="1" allowOverlap="1">
            <wp:simplePos x="0" y="0"/>
            <wp:positionH relativeFrom="page">
              <wp:posOffset>2971800</wp:posOffset>
            </wp:positionH>
            <wp:positionV relativeFrom="paragraph">
              <wp:posOffset>1023620</wp:posOffset>
            </wp:positionV>
            <wp:extent cx="82550" cy="82550"/>
            <wp:effectExtent l="0" t="0" r="6350" b="6350"/>
            <wp:wrapNone/>
            <wp:docPr id="7964763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7635" name="image9.png"/>
                    <pic:cNvPicPr>
                      <a:picLocks noChangeAspect="1"/>
                    </pic:cNvPicPr>
                  </pic:nvPicPr>
                  <pic:blipFill>
                    <a:blip r:embed="rId56" cstate="print"/>
                    <a:stretch>
                      <a:fillRect/>
                    </a:stretch>
                  </pic:blipFill>
                  <pic:spPr>
                    <a:xfrm>
                      <a:off x="0" y="0"/>
                      <a:ext cx="82550" cy="82550"/>
                    </a:xfrm>
                    <a:prstGeom prst="rect">
                      <a:avLst/>
                    </a:prstGeom>
                  </pic:spPr>
                </pic:pic>
              </a:graphicData>
            </a:graphic>
          </wp:anchor>
        </w:drawing>
      </w:r>
      <w:r>
        <w:rPr>
          <w:rFonts w:hint="eastAsia" w:ascii="微软雅黑" w:hAnsi="微软雅黑" w:eastAsia="微软雅黑" w:cs="微软雅黑"/>
          <w:lang w:eastAsia="zh-CN"/>
        </w:rPr>
        <w:t>在评估专业人士对执行保护核心业务或使命中</w:t>
      </w:r>
      <w:r>
        <w:rPr>
          <w:lang w:eastAsia="zh-CN"/>
        </w:rPr>
        <w:t xml:space="preserve"> AI </w:t>
      </w:r>
      <w:r>
        <w:rPr>
          <w:rFonts w:hint="eastAsia" w:ascii="微软雅黑" w:hAnsi="微软雅黑" w:eastAsia="微软雅黑" w:cs="微软雅黑"/>
          <w:lang w:eastAsia="zh-CN"/>
        </w:rPr>
        <w:t>系统的安全策略的信心水平时，相较于他们对在安全领域利用</w:t>
      </w:r>
      <w:r>
        <w:rPr>
          <w:lang w:eastAsia="zh-CN"/>
        </w:rPr>
        <w:t xml:space="preserve"> AI </w:t>
      </w:r>
      <w:r>
        <w:rPr>
          <w:rFonts w:hint="eastAsia" w:ascii="微软雅黑" w:hAnsi="微软雅黑" w:eastAsia="微软雅黑" w:cs="微软雅黑"/>
          <w:lang w:eastAsia="zh-CN"/>
        </w:rPr>
        <w:t>的看法，这里表现出了近似但略高于前者的信心</w:t>
      </w:r>
      <w:r>
        <w:drawing>
          <wp:anchor distT="0" distB="0" distL="0" distR="0" simplePos="0" relativeHeight="251723776" behindDoc="0" locked="0" layoutInCell="1" allowOverlap="1">
            <wp:simplePos x="0" y="0"/>
            <wp:positionH relativeFrom="page">
              <wp:posOffset>2971800</wp:posOffset>
            </wp:positionH>
            <wp:positionV relativeFrom="paragraph">
              <wp:posOffset>844550</wp:posOffset>
            </wp:positionV>
            <wp:extent cx="82550" cy="82550"/>
            <wp:effectExtent l="0" t="0" r="6350" b="6350"/>
            <wp:wrapNone/>
            <wp:docPr id="151215486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54863"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anchor>
        </w:drawing>
      </w:r>
      <w:r>
        <w:drawing>
          <wp:anchor distT="0" distB="0" distL="0" distR="0" simplePos="0" relativeHeight="251724800" behindDoc="0" locked="0" layoutInCell="1" allowOverlap="1">
            <wp:simplePos x="0" y="0"/>
            <wp:positionH relativeFrom="page">
              <wp:posOffset>2971800</wp:posOffset>
            </wp:positionH>
            <wp:positionV relativeFrom="paragraph">
              <wp:posOffset>651510</wp:posOffset>
            </wp:positionV>
            <wp:extent cx="82550" cy="82550"/>
            <wp:effectExtent l="0" t="0" r="6350" b="6350"/>
            <wp:wrapNone/>
            <wp:docPr id="84009449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94495" name="image14.png"/>
                    <pic:cNvPicPr>
                      <a:picLocks noChangeAspect="1"/>
                    </pic:cNvPicPr>
                  </pic:nvPicPr>
                  <pic:blipFill>
                    <a:blip r:embed="rId65" cstate="print"/>
                    <a:stretch>
                      <a:fillRect/>
                    </a:stretch>
                  </pic:blipFill>
                  <pic:spPr>
                    <a:xfrm>
                      <a:off x="0" y="0"/>
                      <a:ext cx="82753" cy="82753"/>
                    </a:xfrm>
                    <a:prstGeom prst="rect">
                      <a:avLst/>
                    </a:prstGeom>
                  </pic:spPr>
                </pic:pic>
              </a:graphicData>
            </a:graphic>
          </wp:anchor>
        </w:drawing>
      </w:r>
      <w:r>
        <mc:AlternateContent>
          <mc:Choice Requires="wps">
            <w:drawing>
              <wp:anchor distT="0" distB="0" distL="114300" distR="114300" simplePos="0" relativeHeight="251727872" behindDoc="0" locked="0" layoutInCell="1" allowOverlap="1">
                <wp:simplePos x="0" y="0"/>
                <wp:positionH relativeFrom="page">
                  <wp:posOffset>3077845</wp:posOffset>
                </wp:positionH>
                <wp:positionV relativeFrom="paragraph">
                  <wp:posOffset>633730</wp:posOffset>
                </wp:positionV>
                <wp:extent cx="1098550" cy="888365"/>
                <wp:effectExtent l="0" t="0" r="0" b="0"/>
                <wp:wrapNone/>
                <wp:docPr id="2067494226" name="docshape306"/>
                <wp:cNvGraphicFramePr/>
                <a:graphic xmlns:a="http://schemas.openxmlformats.org/drawingml/2006/main">
                  <a:graphicData uri="http://schemas.microsoft.com/office/word/2010/wordprocessingShape">
                    <wps:wsp>
                      <wps:cNvSpPr txBox="1"/>
                      <wps:spPr bwMode="auto">
                        <a:xfrm>
                          <a:off x="0" y="0"/>
                          <a:ext cx="1098550" cy="888365"/>
                        </a:xfrm>
                        <a:prstGeom prst="rect">
                          <a:avLst/>
                        </a:prstGeom>
                        <a:noFill/>
                        <a:ln>
                          <a:noFill/>
                        </a:ln>
                      </wps:spPr>
                      <wps:txbx>
                        <w:txbxContent>
                          <w:tbl>
                            <w:tblPr>
                              <w:tblStyle w:val="8"/>
                              <w:tblW w:w="0" w:type="auto"/>
                              <w:tblInd w:w="7" w:type="dxa"/>
                              <w:tblLayout w:type="fixed"/>
                              <w:tblCellMar>
                                <w:top w:w="0" w:type="dxa"/>
                                <w:left w:w="0" w:type="dxa"/>
                                <w:bottom w:w="0" w:type="dxa"/>
                                <w:right w:w="0" w:type="dxa"/>
                              </w:tblCellMar>
                            </w:tblPr>
                            <w:tblGrid>
                              <w:gridCol w:w="425"/>
                              <w:gridCol w:w="1304"/>
                            </w:tblGrid>
                            <w:tr>
                              <w:tblPrEx>
                                <w:tblCellMar>
                                  <w:top w:w="0" w:type="dxa"/>
                                  <w:left w:w="0" w:type="dxa"/>
                                  <w:bottom w:w="0" w:type="dxa"/>
                                  <w:right w:w="0" w:type="dxa"/>
                                </w:tblCellMar>
                              </w:tblPrEx>
                              <w:trPr>
                                <w:trHeight w:val="242" w:hRule="atLeast"/>
                              </w:trPr>
                              <w:tc>
                                <w:tcPr>
                                  <w:tcW w:w="425" w:type="dxa"/>
                                </w:tcPr>
                                <w:p>
                                  <w:pPr>
                                    <w:pStyle w:val="13"/>
                                    <w:spacing w:before="2"/>
                                    <w:rPr>
                                      <w:rFonts w:ascii="Century Gothic"/>
                                      <w:b/>
                                      <w:sz w:val="14"/>
                                    </w:rPr>
                                  </w:pPr>
                                  <w:r>
                                    <w:rPr>
                                      <w:rFonts w:ascii="Century Gothic"/>
                                      <w:b/>
                                      <w:color w:val="141221"/>
                                      <w:spacing w:val="-5"/>
                                      <w:w w:val="110"/>
                                      <w:sz w:val="14"/>
                                    </w:rPr>
                                    <w:t>4%</w:t>
                                  </w:r>
                                </w:p>
                              </w:tc>
                              <w:tc>
                                <w:tcPr>
                                  <w:tcW w:w="1304" w:type="dxa"/>
                                </w:tcPr>
                                <w:p>
                                  <w:pPr>
                                    <w:pStyle w:val="13"/>
                                    <w:spacing w:before="9"/>
                                    <w:ind w:left="76"/>
                                    <w:rPr>
                                      <w:rFonts w:ascii="微软雅黑" w:hAnsi="微软雅黑" w:eastAsia="微软雅黑" w:cs="微软雅黑"/>
                                      <w:sz w:val="14"/>
                                      <w:lang w:eastAsia="zh-CN"/>
                                    </w:rPr>
                                  </w:pPr>
                                  <w:r>
                                    <w:rPr>
                                      <w:color w:val="141221"/>
                                      <w:w w:val="115"/>
                                      <w:sz w:val="14"/>
                                    </w:rPr>
                                    <w:t>1</w:t>
                                  </w:r>
                                  <w:r>
                                    <w:rPr>
                                      <w:color w:val="141221"/>
                                      <w:spacing w:val="-6"/>
                                      <w:w w:val="115"/>
                                      <w:sz w:val="14"/>
                                    </w:rPr>
                                    <w:t xml:space="preserve"> </w:t>
                                  </w:r>
                                  <w:r>
                                    <w:rPr>
                                      <w:rFonts w:hint="eastAsia" w:ascii="微软雅黑" w:hAnsi="微软雅黑" w:eastAsia="微软雅黑" w:cs="微软雅黑"/>
                                      <w:color w:val="141221"/>
                                      <w:spacing w:val="-2"/>
                                      <w:w w:val="115"/>
                                      <w:sz w:val="14"/>
                                      <w:lang w:eastAsia="zh-CN"/>
                                    </w:rPr>
                                    <w:t>（完全不自信）</w:t>
                                  </w:r>
                                </w:p>
                              </w:tc>
                            </w:tr>
                            <w:tr>
                              <w:tblPrEx>
                                <w:tblCellMar>
                                  <w:top w:w="0" w:type="dxa"/>
                                  <w:left w:w="0" w:type="dxa"/>
                                  <w:bottom w:w="0" w:type="dxa"/>
                                  <w:right w:w="0" w:type="dxa"/>
                                </w:tblCellMar>
                              </w:tblPrEx>
                              <w:trPr>
                                <w:trHeight w:val="304" w:hRule="atLeast"/>
                              </w:trPr>
                              <w:tc>
                                <w:tcPr>
                                  <w:tcW w:w="425" w:type="dxa"/>
                                </w:tcPr>
                                <w:p>
                                  <w:pPr>
                                    <w:pStyle w:val="13"/>
                                    <w:spacing w:before="63"/>
                                    <w:rPr>
                                      <w:rFonts w:ascii="Century Gothic"/>
                                      <w:b/>
                                      <w:sz w:val="14"/>
                                    </w:rPr>
                                  </w:pPr>
                                  <w:r>
                                    <w:rPr>
                                      <w:rFonts w:ascii="Century Gothic"/>
                                      <w:b/>
                                      <w:color w:val="141221"/>
                                      <w:spacing w:val="-5"/>
                                      <w:sz w:val="14"/>
                                    </w:rPr>
                                    <w:t>17%</w:t>
                                  </w:r>
                                </w:p>
                              </w:tc>
                              <w:tc>
                                <w:tcPr>
                                  <w:tcW w:w="1304" w:type="dxa"/>
                                </w:tcPr>
                                <w:p>
                                  <w:pPr>
                                    <w:pStyle w:val="13"/>
                                    <w:spacing w:before="70"/>
                                    <w:ind w:left="76"/>
                                    <w:rPr>
                                      <w:sz w:val="14"/>
                                    </w:rPr>
                                  </w:pPr>
                                  <w:r>
                                    <w:rPr>
                                      <w:color w:val="141221"/>
                                      <w:w w:val="110"/>
                                      <w:sz w:val="14"/>
                                    </w:rPr>
                                    <w:t>2</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27%</w:t>
                                  </w:r>
                                </w:p>
                              </w:tc>
                              <w:tc>
                                <w:tcPr>
                                  <w:tcW w:w="1304" w:type="dxa"/>
                                </w:tcPr>
                                <w:p>
                                  <w:pPr>
                                    <w:pStyle w:val="13"/>
                                    <w:spacing w:before="71"/>
                                    <w:ind w:left="76"/>
                                    <w:rPr>
                                      <w:rFonts w:ascii="微软雅黑" w:hAnsi="微软雅黑" w:eastAsia="微软雅黑" w:cs="微软雅黑"/>
                                      <w:sz w:val="14"/>
                                      <w:lang w:eastAsia="zh-CN"/>
                                    </w:rPr>
                                  </w:pPr>
                                  <w:r>
                                    <w:rPr>
                                      <w:color w:val="141221"/>
                                      <w:w w:val="110"/>
                                      <w:sz w:val="14"/>
                                    </w:rPr>
                                    <w:t>3</w:t>
                                  </w:r>
                                  <w:r>
                                    <w:rPr>
                                      <w:color w:val="141221"/>
                                      <w:spacing w:val="-2"/>
                                      <w:w w:val="110"/>
                                      <w:sz w:val="14"/>
                                    </w:rPr>
                                    <w:t xml:space="preserve"> </w:t>
                                  </w:r>
                                  <w:r>
                                    <w:rPr>
                                      <w:rFonts w:hint="eastAsia" w:ascii="微软雅黑" w:hAnsi="微软雅黑" w:eastAsia="微软雅黑" w:cs="微软雅黑"/>
                                      <w:color w:val="141221"/>
                                      <w:spacing w:val="-2"/>
                                      <w:w w:val="110"/>
                                      <w:sz w:val="14"/>
                                      <w:lang w:eastAsia="zh-CN"/>
                                    </w:rPr>
                                    <w:t>（中立态度）</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25%</w:t>
                                  </w:r>
                                </w:p>
                              </w:tc>
                              <w:tc>
                                <w:tcPr>
                                  <w:tcW w:w="1304" w:type="dxa"/>
                                </w:tcPr>
                                <w:p>
                                  <w:pPr>
                                    <w:pStyle w:val="13"/>
                                    <w:spacing w:before="71"/>
                                    <w:ind w:left="76"/>
                                    <w:rPr>
                                      <w:sz w:val="14"/>
                                    </w:rPr>
                                  </w:pPr>
                                  <w:r>
                                    <w:rPr>
                                      <w:color w:val="141221"/>
                                      <w:w w:val="126"/>
                                      <w:sz w:val="14"/>
                                    </w:rPr>
                                    <w:t>4</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26%</w:t>
                                  </w:r>
                                </w:p>
                              </w:tc>
                              <w:tc>
                                <w:tcPr>
                                  <w:tcW w:w="1304" w:type="dxa"/>
                                </w:tcPr>
                                <w:p>
                                  <w:pPr>
                                    <w:pStyle w:val="13"/>
                                    <w:spacing w:before="71" w:line="151" w:lineRule="exact"/>
                                    <w:ind w:left="76"/>
                                    <w:rPr>
                                      <w:rFonts w:ascii="微软雅黑" w:hAnsi="微软雅黑" w:eastAsia="微软雅黑" w:cs="微软雅黑"/>
                                      <w:sz w:val="14"/>
                                      <w:lang w:eastAsia="zh-CN"/>
                                    </w:rPr>
                                  </w:pPr>
                                  <w:r>
                                    <w:rPr>
                                      <w:color w:val="141221"/>
                                      <w:spacing w:val="-2"/>
                                      <w:w w:val="115"/>
                                      <w:sz w:val="14"/>
                                    </w:rPr>
                                    <w:t>5</w:t>
                                  </w:r>
                                  <w:r>
                                    <w:rPr>
                                      <w:color w:val="141221"/>
                                      <w:spacing w:val="-7"/>
                                      <w:w w:val="115"/>
                                      <w:sz w:val="14"/>
                                    </w:rPr>
                                    <w:t xml:space="preserve"> </w:t>
                                  </w:r>
                                  <w:r>
                                    <w:rPr>
                                      <w:rFonts w:hint="eastAsia" w:ascii="微软雅黑" w:hAnsi="微软雅黑" w:eastAsia="微软雅黑" w:cs="微软雅黑"/>
                                      <w:color w:val="141221"/>
                                      <w:spacing w:val="-2"/>
                                      <w:w w:val="115"/>
                                      <w:sz w:val="14"/>
                                      <w:lang w:eastAsia="zh-CN"/>
                                    </w:rPr>
                                    <w:t>（非常自信）</w:t>
                                  </w:r>
                                </w:p>
                              </w:tc>
                            </w:tr>
                          </w:tbl>
                          <w:p>
                            <w:pPr>
                              <w:pStyle w:val="6"/>
                              <w:rPr>
                                <w:lang w:eastAsia="zh-CN"/>
                              </w:rPr>
                            </w:pPr>
                          </w:p>
                        </w:txbxContent>
                      </wps:txbx>
                      <wps:bodyPr rot="0" vert="horz" wrap="square" lIns="0" tIns="0" rIns="0" bIns="0" anchor="t" anchorCtr="0" upright="1">
                        <a:noAutofit/>
                      </wps:bodyPr>
                    </wps:wsp>
                  </a:graphicData>
                </a:graphic>
              </wp:anchor>
            </w:drawing>
          </mc:Choice>
          <mc:Fallback>
            <w:pict>
              <v:shape id="docshape306" o:spid="_x0000_s1026" o:spt="202" type="#_x0000_t202" style="position:absolute;left:0pt;margin-left:242.35pt;margin-top:49.9pt;height:69.95pt;width:86.5pt;mso-position-horizontal-relative:page;z-index:251727872;mso-width-relative:page;mso-height-relative:page;" filled="f" stroked="f" coordsize="21600,21600" o:gfxdata="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Lmb23aAAAACgEAAA8AAAAAAAAAAQAgAAAAIgAAAGRycy9kb3ducmV2LnhtbFBLAQIUABQAAAAI&#10;AIdO4kDxAka56wEAAN4DAAAOAAAAAAAAAAEAIAAAACkBAABkcnMvZTJvRG9jLnhtbFBLBQYAAAAA&#10;BgAGAFkBAACGBQAAAAA=&#10;">
                <v:fill on="f" focussize="0,0"/>
                <v:stroke on="f"/>
                <v:imagedata o:title=""/>
                <o:lock v:ext="edit" aspectratio="f"/>
                <v:textbox inset="0mm,0mm,0mm,0mm">
                  <w:txbxContent>
                    <w:tbl>
                      <w:tblPr>
                        <w:tblStyle w:val="8"/>
                        <w:tblW w:w="0" w:type="auto"/>
                        <w:tblInd w:w="7" w:type="dxa"/>
                        <w:tblLayout w:type="fixed"/>
                        <w:tblCellMar>
                          <w:top w:w="0" w:type="dxa"/>
                          <w:left w:w="0" w:type="dxa"/>
                          <w:bottom w:w="0" w:type="dxa"/>
                          <w:right w:w="0" w:type="dxa"/>
                        </w:tblCellMar>
                      </w:tblPr>
                      <w:tblGrid>
                        <w:gridCol w:w="425"/>
                        <w:gridCol w:w="1304"/>
                      </w:tblGrid>
                      <w:tr>
                        <w:tblPrEx>
                          <w:tblCellMar>
                            <w:top w:w="0" w:type="dxa"/>
                            <w:left w:w="0" w:type="dxa"/>
                            <w:bottom w:w="0" w:type="dxa"/>
                            <w:right w:w="0" w:type="dxa"/>
                          </w:tblCellMar>
                        </w:tblPrEx>
                        <w:trPr>
                          <w:trHeight w:val="242" w:hRule="atLeast"/>
                        </w:trPr>
                        <w:tc>
                          <w:tcPr>
                            <w:tcW w:w="425" w:type="dxa"/>
                          </w:tcPr>
                          <w:p>
                            <w:pPr>
                              <w:pStyle w:val="13"/>
                              <w:spacing w:before="2"/>
                              <w:rPr>
                                <w:rFonts w:ascii="Century Gothic"/>
                                <w:b/>
                                <w:sz w:val="14"/>
                              </w:rPr>
                            </w:pPr>
                            <w:r>
                              <w:rPr>
                                <w:rFonts w:ascii="Century Gothic"/>
                                <w:b/>
                                <w:color w:val="141221"/>
                                <w:spacing w:val="-5"/>
                                <w:w w:val="110"/>
                                <w:sz w:val="14"/>
                              </w:rPr>
                              <w:t>4%</w:t>
                            </w:r>
                          </w:p>
                        </w:tc>
                        <w:tc>
                          <w:tcPr>
                            <w:tcW w:w="1304" w:type="dxa"/>
                          </w:tcPr>
                          <w:p>
                            <w:pPr>
                              <w:pStyle w:val="13"/>
                              <w:spacing w:before="9"/>
                              <w:ind w:left="76"/>
                              <w:rPr>
                                <w:rFonts w:ascii="微软雅黑" w:hAnsi="微软雅黑" w:eastAsia="微软雅黑" w:cs="微软雅黑"/>
                                <w:sz w:val="14"/>
                                <w:lang w:eastAsia="zh-CN"/>
                              </w:rPr>
                            </w:pPr>
                            <w:r>
                              <w:rPr>
                                <w:color w:val="141221"/>
                                <w:w w:val="115"/>
                                <w:sz w:val="14"/>
                              </w:rPr>
                              <w:t>1</w:t>
                            </w:r>
                            <w:r>
                              <w:rPr>
                                <w:color w:val="141221"/>
                                <w:spacing w:val="-6"/>
                                <w:w w:val="115"/>
                                <w:sz w:val="14"/>
                              </w:rPr>
                              <w:t xml:space="preserve"> </w:t>
                            </w:r>
                            <w:r>
                              <w:rPr>
                                <w:rFonts w:hint="eastAsia" w:ascii="微软雅黑" w:hAnsi="微软雅黑" w:eastAsia="微软雅黑" w:cs="微软雅黑"/>
                                <w:color w:val="141221"/>
                                <w:spacing w:val="-2"/>
                                <w:w w:val="115"/>
                                <w:sz w:val="14"/>
                                <w:lang w:eastAsia="zh-CN"/>
                              </w:rPr>
                              <w:t>（完全不自信）</w:t>
                            </w:r>
                          </w:p>
                        </w:tc>
                      </w:tr>
                      <w:tr>
                        <w:tblPrEx>
                          <w:tblCellMar>
                            <w:top w:w="0" w:type="dxa"/>
                            <w:left w:w="0" w:type="dxa"/>
                            <w:bottom w:w="0" w:type="dxa"/>
                            <w:right w:w="0" w:type="dxa"/>
                          </w:tblCellMar>
                        </w:tblPrEx>
                        <w:trPr>
                          <w:trHeight w:val="304" w:hRule="atLeast"/>
                        </w:trPr>
                        <w:tc>
                          <w:tcPr>
                            <w:tcW w:w="425" w:type="dxa"/>
                          </w:tcPr>
                          <w:p>
                            <w:pPr>
                              <w:pStyle w:val="13"/>
                              <w:spacing w:before="63"/>
                              <w:rPr>
                                <w:rFonts w:ascii="Century Gothic"/>
                                <w:b/>
                                <w:sz w:val="14"/>
                              </w:rPr>
                            </w:pPr>
                            <w:r>
                              <w:rPr>
                                <w:rFonts w:ascii="Century Gothic"/>
                                <w:b/>
                                <w:color w:val="141221"/>
                                <w:spacing w:val="-5"/>
                                <w:sz w:val="14"/>
                              </w:rPr>
                              <w:t>17%</w:t>
                            </w:r>
                          </w:p>
                        </w:tc>
                        <w:tc>
                          <w:tcPr>
                            <w:tcW w:w="1304" w:type="dxa"/>
                          </w:tcPr>
                          <w:p>
                            <w:pPr>
                              <w:pStyle w:val="13"/>
                              <w:spacing w:before="70"/>
                              <w:ind w:left="76"/>
                              <w:rPr>
                                <w:sz w:val="14"/>
                              </w:rPr>
                            </w:pPr>
                            <w:r>
                              <w:rPr>
                                <w:color w:val="141221"/>
                                <w:w w:val="110"/>
                                <w:sz w:val="14"/>
                              </w:rPr>
                              <w:t>2</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27%</w:t>
                            </w:r>
                          </w:p>
                        </w:tc>
                        <w:tc>
                          <w:tcPr>
                            <w:tcW w:w="1304" w:type="dxa"/>
                          </w:tcPr>
                          <w:p>
                            <w:pPr>
                              <w:pStyle w:val="13"/>
                              <w:spacing w:before="71"/>
                              <w:ind w:left="76"/>
                              <w:rPr>
                                <w:rFonts w:ascii="微软雅黑" w:hAnsi="微软雅黑" w:eastAsia="微软雅黑" w:cs="微软雅黑"/>
                                <w:sz w:val="14"/>
                                <w:lang w:eastAsia="zh-CN"/>
                              </w:rPr>
                            </w:pPr>
                            <w:r>
                              <w:rPr>
                                <w:color w:val="141221"/>
                                <w:w w:val="110"/>
                                <w:sz w:val="14"/>
                              </w:rPr>
                              <w:t>3</w:t>
                            </w:r>
                            <w:r>
                              <w:rPr>
                                <w:color w:val="141221"/>
                                <w:spacing w:val="-2"/>
                                <w:w w:val="110"/>
                                <w:sz w:val="14"/>
                              </w:rPr>
                              <w:t xml:space="preserve"> </w:t>
                            </w:r>
                            <w:r>
                              <w:rPr>
                                <w:rFonts w:hint="eastAsia" w:ascii="微软雅黑" w:hAnsi="微软雅黑" w:eastAsia="微软雅黑" w:cs="微软雅黑"/>
                                <w:color w:val="141221"/>
                                <w:spacing w:val="-2"/>
                                <w:w w:val="110"/>
                                <w:sz w:val="14"/>
                                <w:lang w:eastAsia="zh-CN"/>
                              </w:rPr>
                              <w:t>（中立态度）</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25%</w:t>
                            </w:r>
                          </w:p>
                        </w:tc>
                        <w:tc>
                          <w:tcPr>
                            <w:tcW w:w="1304" w:type="dxa"/>
                          </w:tcPr>
                          <w:p>
                            <w:pPr>
                              <w:pStyle w:val="13"/>
                              <w:spacing w:before="71"/>
                              <w:ind w:left="76"/>
                              <w:rPr>
                                <w:sz w:val="14"/>
                              </w:rPr>
                            </w:pPr>
                            <w:r>
                              <w:rPr>
                                <w:color w:val="141221"/>
                                <w:w w:val="126"/>
                                <w:sz w:val="14"/>
                              </w:rPr>
                              <w:t>4</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26%</w:t>
                            </w:r>
                          </w:p>
                        </w:tc>
                        <w:tc>
                          <w:tcPr>
                            <w:tcW w:w="1304" w:type="dxa"/>
                          </w:tcPr>
                          <w:p>
                            <w:pPr>
                              <w:pStyle w:val="13"/>
                              <w:spacing w:before="71" w:line="151" w:lineRule="exact"/>
                              <w:ind w:left="76"/>
                              <w:rPr>
                                <w:rFonts w:ascii="微软雅黑" w:hAnsi="微软雅黑" w:eastAsia="微软雅黑" w:cs="微软雅黑"/>
                                <w:sz w:val="14"/>
                                <w:lang w:eastAsia="zh-CN"/>
                              </w:rPr>
                            </w:pPr>
                            <w:r>
                              <w:rPr>
                                <w:color w:val="141221"/>
                                <w:spacing w:val="-2"/>
                                <w:w w:val="115"/>
                                <w:sz w:val="14"/>
                              </w:rPr>
                              <w:t>5</w:t>
                            </w:r>
                            <w:r>
                              <w:rPr>
                                <w:color w:val="141221"/>
                                <w:spacing w:val="-7"/>
                                <w:w w:val="115"/>
                                <w:sz w:val="14"/>
                              </w:rPr>
                              <w:t xml:space="preserve"> </w:t>
                            </w:r>
                            <w:r>
                              <w:rPr>
                                <w:rFonts w:hint="eastAsia" w:ascii="微软雅黑" w:hAnsi="微软雅黑" w:eastAsia="微软雅黑" w:cs="微软雅黑"/>
                                <w:color w:val="141221"/>
                                <w:spacing w:val="-2"/>
                                <w:w w:val="115"/>
                                <w:sz w:val="14"/>
                                <w:lang w:eastAsia="zh-CN"/>
                              </w:rPr>
                              <w:t>（非常自信）</w:t>
                            </w:r>
                          </w:p>
                        </w:tc>
                      </w:tr>
                    </w:tbl>
                    <w:p>
                      <w:pPr>
                        <w:pStyle w:val="6"/>
                        <w:rPr>
                          <w:lang w:eastAsia="zh-CN"/>
                        </w:rPr>
                      </w:pPr>
                    </w:p>
                  </w:txbxContent>
                </v:textbox>
              </v:shape>
            </w:pict>
          </mc:Fallback>
        </mc:AlternateContent>
      </w:r>
      <w:r>
        <w:rPr>
          <w:rFonts w:hint="eastAsia" w:ascii="微软雅黑" w:hAnsi="微软雅黑" w:eastAsia="微软雅黑" w:cs="微软雅黑"/>
          <w:lang w:eastAsia="zh-CN"/>
        </w:rPr>
        <w:t>。</w:t>
      </w:r>
    </w:p>
    <w:p>
      <w:pPr>
        <w:pStyle w:val="6"/>
        <w:spacing w:before="112" w:line="276" w:lineRule="auto"/>
        <w:ind w:left="7400" w:right="1444"/>
        <w:rPr>
          <w:lang w:eastAsia="zh-CN"/>
        </w:rPr>
      </w:pPr>
      <w:r>
        <w:rPr>
          <w:rFonts w:hint="eastAsia" w:ascii="微软雅黑" w:hAnsi="微软雅黑" w:eastAsia="微软雅黑" w:cs="微软雅黑"/>
          <w:lang w:eastAsia="zh-CN"/>
        </w:rPr>
        <w:t>约</w:t>
      </w:r>
      <w:r>
        <w:rPr>
          <w:lang w:eastAsia="zh-CN"/>
        </w:rPr>
        <w:t xml:space="preserve"> 51% </w:t>
      </w:r>
      <w:r>
        <w:rPr>
          <w:rFonts w:hint="eastAsia" w:ascii="微软雅黑" w:hAnsi="微软雅黑" w:eastAsia="微软雅黑" w:cs="微软雅黑"/>
          <w:lang w:eastAsia="zh-CN"/>
        </w:rPr>
        <w:t>的回答者倾向于表示有信心，其中</w:t>
      </w:r>
      <w:r>
        <w:rPr>
          <w:lang w:eastAsia="zh-CN"/>
        </w:rPr>
        <w:t xml:space="preserve"> 25% </w:t>
      </w:r>
      <w:r>
        <w:rPr>
          <w:rFonts w:hint="eastAsia" w:ascii="微软雅黑" w:hAnsi="微软雅黑" w:eastAsia="微软雅黑" w:cs="微软雅黑"/>
          <w:lang w:eastAsia="zh-CN"/>
        </w:rPr>
        <w:t>表示相当自信，</w:t>
      </w:r>
      <w:r>
        <w:rPr>
          <w:lang w:eastAsia="zh-CN"/>
        </w:rPr>
        <w:t xml:space="preserve">26% </w:t>
      </w:r>
      <w:r>
        <w:rPr>
          <w:rFonts w:hint="eastAsia" w:ascii="微软雅黑" w:hAnsi="微软雅黑" w:eastAsia="微软雅黑" w:cs="微软雅黑"/>
          <w:lang w:eastAsia="zh-CN"/>
        </w:rPr>
        <w:t>表示非常自信。尤其是在“非常自信”这一类别中，这种较高的信心水平值得关注。</w:t>
      </w:r>
    </w:p>
    <w:p>
      <w:pPr>
        <w:pStyle w:val="6"/>
        <w:spacing w:line="276" w:lineRule="auto"/>
        <w:ind w:left="920" w:right="1193"/>
        <w:rPr>
          <w:lang w:eastAsia="zh-CN"/>
        </w:rPr>
      </w:pPr>
      <w:r>
        <w:rPr>
          <w:rFonts w:hint="eastAsia" w:ascii="微软雅黑" w:hAnsi="微软雅黑" w:eastAsia="微软雅黑" w:cs="微软雅黑"/>
          <w:lang w:eastAsia="zh-CN"/>
        </w:rPr>
        <w:t>然而，这也可能暗示了人们可能低估了保护</w:t>
      </w:r>
      <w:r>
        <w:rPr>
          <w:rFonts w:ascii="微软雅黑" w:hAnsi="微软雅黑" w:eastAsia="微软雅黑" w:cs="微软雅黑"/>
          <w:lang w:eastAsia="zh-CN"/>
        </w:rPr>
        <w:t xml:space="preserve"> AI </w:t>
      </w:r>
      <w:r>
        <w:rPr>
          <w:rFonts w:hint="eastAsia" w:ascii="微软雅黑" w:hAnsi="微软雅黑" w:eastAsia="微软雅黑" w:cs="微软雅黑"/>
          <w:lang w:eastAsia="zh-CN"/>
        </w:rPr>
        <w:t>系统所面临的独特挑战和威胁，这种低估可能源于将</w:t>
      </w:r>
      <w:r>
        <w:rPr>
          <w:rFonts w:ascii="微软雅黑" w:hAnsi="微软雅黑" w:eastAsia="微软雅黑" w:cs="微软雅黑"/>
          <w:lang w:eastAsia="zh-CN"/>
        </w:rPr>
        <w:t xml:space="preserve"> AI </w:t>
      </w:r>
      <w:r>
        <w:rPr>
          <w:rFonts w:hint="eastAsia" w:ascii="微软雅黑" w:hAnsi="微软雅黑" w:eastAsia="微软雅黑" w:cs="微软雅黑"/>
          <w:lang w:eastAsia="zh-CN"/>
        </w:rPr>
        <w:t>视为仅仅是业务环境中的一种常规应用的观念。</w:t>
      </w:r>
    </w:p>
    <w:p>
      <w:pPr>
        <w:pStyle w:val="6"/>
        <w:spacing w:line="276" w:lineRule="auto"/>
        <w:ind w:left="920" w:right="1193"/>
        <w:rPr>
          <w:lang w:eastAsia="zh-CN"/>
        </w:rPr>
      </w:pPr>
    </w:p>
    <w:p>
      <w:pPr>
        <w:pStyle w:val="6"/>
        <w:spacing w:line="276" w:lineRule="auto"/>
        <w:ind w:left="920" w:right="1444"/>
        <w:rPr>
          <w:lang w:eastAsia="zh-CN"/>
        </w:rPr>
      </w:pPr>
      <w:r>
        <w:rPr>
          <w:rFonts w:hint="eastAsia" w:ascii="微软雅黑" w:hAnsi="微软雅黑" w:eastAsia="微软雅黑" w:cs="微软雅黑"/>
          <w:lang w:eastAsia="zh-CN"/>
        </w:rPr>
        <w:t>另一方面，有</w:t>
      </w:r>
      <w:r>
        <w:rPr>
          <w:rFonts w:ascii="微软雅黑" w:hAnsi="微软雅黑" w:eastAsia="微软雅黑"/>
          <w:lang w:eastAsia="zh-CN"/>
        </w:rPr>
        <w:t xml:space="preserve"> 27% </w:t>
      </w:r>
      <w:r>
        <w:rPr>
          <w:rFonts w:hint="eastAsia" w:ascii="微软雅黑" w:hAnsi="微软雅黑" w:eastAsia="微软雅黑" w:cs="微软雅黑"/>
          <w:lang w:eastAsia="zh-CN"/>
        </w:rPr>
        <w:t>的受访者持中立态度，这或许反映了他们对涉及的复杂性持谨慎的态度或对</w:t>
      </w:r>
      <w:r>
        <w:rPr>
          <w:rFonts w:ascii="微软雅黑" w:hAnsi="微软雅黑" w:eastAsia="微软雅黑"/>
          <w:lang w:eastAsia="zh-CN"/>
        </w:rPr>
        <w:t xml:space="preserve"> AI </w:t>
      </w:r>
      <w:r>
        <w:rPr>
          <w:rFonts w:hint="eastAsia" w:ascii="微软雅黑" w:hAnsi="微软雅黑" w:eastAsia="微软雅黑" w:cs="微软雅黑"/>
          <w:lang w:eastAsia="zh-CN"/>
        </w:rPr>
        <w:t>特有的新兴威胁感到不确定。信心较低的群体中，</w:t>
      </w:r>
      <w:r>
        <w:rPr>
          <w:rFonts w:ascii="微软雅黑" w:hAnsi="微软雅黑" w:eastAsia="微软雅黑"/>
          <w:lang w:eastAsia="zh-CN"/>
        </w:rPr>
        <w:t xml:space="preserve">17% </w:t>
      </w:r>
      <w:r>
        <w:rPr>
          <w:rFonts w:hint="eastAsia" w:ascii="微软雅黑" w:hAnsi="微软雅黑" w:eastAsia="微软雅黑" w:cs="微软雅黑"/>
          <w:lang w:eastAsia="zh-CN"/>
        </w:rPr>
        <w:t>的人表示有些不自信，</w:t>
      </w:r>
      <w:r>
        <w:rPr>
          <w:rFonts w:ascii="微软雅黑" w:hAnsi="微软雅黑" w:eastAsia="微软雅黑"/>
          <w:lang w:eastAsia="zh-CN"/>
        </w:rPr>
        <w:t xml:space="preserve">4% </w:t>
      </w:r>
      <w:r>
        <w:rPr>
          <w:rFonts w:hint="eastAsia" w:ascii="微软雅黑" w:hAnsi="微软雅黑" w:eastAsia="微软雅黑" w:cs="微软雅黑"/>
          <w:lang w:eastAsia="zh-CN"/>
        </w:rPr>
        <w:t>的人则完全不自信。整体趋势显示，虽然许多专业人士对他们的组织在保护</w:t>
      </w:r>
      <w:r>
        <w:rPr>
          <w:rFonts w:ascii="微软雅黑" w:hAnsi="微软雅黑" w:eastAsia="微软雅黑"/>
          <w:lang w:eastAsia="zh-CN"/>
        </w:rPr>
        <w:t xml:space="preserve"> AI </w:t>
      </w:r>
      <w:r>
        <w:rPr>
          <w:rFonts w:hint="eastAsia" w:ascii="微软雅黑" w:hAnsi="微软雅黑" w:eastAsia="微软雅黑" w:cs="微软雅黑"/>
          <w:lang w:eastAsia="zh-CN"/>
        </w:rPr>
        <w:t>系统方面的能力感到自信，但仍有一大部分人意识到了存在的未知因素和可能被低估的威胁。</w:t>
      </w:r>
    </w:p>
    <w:p>
      <w:pPr>
        <w:spacing w:line="276" w:lineRule="auto"/>
        <w:jc w:val="center"/>
        <w:rPr>
          <w:lang w:eastAsia="zh-CN"/>
        </w:rPr>
      </w:pPr>
    </w:p>
    <w:p>
      <w:pPr>
        <w:spacing w:line="276" w:lineRule="auto"/>
        <w:rPr>
          <w:lang w:eastAsia="zh-CN"/>
        </w:rPr>
        <w:sectPr>
          <w:pgSz w:w="12240" w:h="15840"/>
          <w:pgMar w:top="1220" w:right="0" w:bottom="860" w:left="520" w:header="0" w:footer="675" w:gutter="0"/>
          <w:cols w:space="720" w:num="1"/>
        </w:sectPr>
      </w:pPr>
    </w:p>
    <w:p>
      <w:pPr>
        <w:spacing w:line="276" w:lineRule="auto"/>
        <w:rPr>
          <w:lang w:eastAsia="zh-CN"/>
        </w:rPr>
      </w:pPr>
    </w:p>
    <w:p>
      <w:pPr>
        <w:pStyle w:val="3"/>
        <w:tabs>
          <w:tab w:val="left" w:pos="6983"/>
        </w:tabs>
        <w:spacing w:before="146"/>
        <w:rPr>
          <w:spacing w:val="-5"/>
          <w:w w:val="110"/>
          <w:lang w:eastAsia="zh-CN"/>
        </w:rPr>
      </w:pPr>
      <w:r>
        <w:rPr>
          <w:w w:val="110"/>
        </w:rPr>
        <w:t>Industry</w:t>
      </w:r>
      <w:r>
        <w:rPr>
          <w:spacing w:val="28"/>
          <w:w w:val="110"/>
        </w:rPr>
        <w:t xml:space="preserve"> </w:t>
      </w:r>
      <w:r>
        <w:rPr>
          <w:w w:val="110"/>
        </w:rPr>
        <w:t>Familiarity</w:t>
      </w:r>
      <w:r>
        <w:rPr>
          <w:spacing w:val="29"/>
          <w:w w:val="110"/>
        </w:rPr>
        <w:t xml:space="preserve"> </w:t>
      </w:r>
      <w:r>
        <w:rPr>
          <w:w w:val="110"/>
        </w:rPr>
        <w:t>with</w:t>
      </w:r>
      <w:r>
        <w:rPr>
          <w:spacing w:val="28"/>
          <w:w w:val="110"/>
        </w:rPr>
        <w:t xml:space="preserve"> </w:t>
      </w:r>
      <w:r>
        <w:rPr>
          <w:spacing w:val="-5"/>
          <w:w w:val="110"/>
        </w:rPr>
        <w:t>AI</w:t>
      </w:r>
      <w:r>
        <w:rPr>
          <w:spacing w:val="-5"/>
          <w:w w:val="110"/>
        </w:rPr>
        <w:tab/>
      </w:r>
    </w:p>
    <w:p>
      <w:pPr>
        <w:pStyle w:val="3"/>
        <w:spacing w:before="146"/>
        <w:rPr>
          <w:lang w:eastAsia="zh-CN"/>
        </w:rPr>
      </w:pPr>
      <w:r>
        <w:rPr>
          <w:rFonts w:hint="eastAsia"/>
          <w:lang w:eastAsia="zh-CN"/>
        </w:rPr>
        <w:t xml:space="preserve">AI </w:t>
      </w:r>
      <w:r>
        <w:rPr>
          <w:rFonts w:hint="eastAsia" w:ascii="微软雅黑" w:hAnsi="微软雅黑" w:eastAsia="微软雅黑" w:cs="微软雅黑"/>
          <w:lang w:eastAsia="zh-CN"/>
        </w:rPr>
        <w:t>在行业中的成熟度</w:t>
      </w:r>
    </w:p>
    <w:p>
      <w:pPr>
        <w:pStyle w:val="4"/>
        <w:spacing w:before="277"/>
        <w:rPr>
          <w:spacing w:val="-2"/>
          <w:w w:val="115"/>
          <w:lang w:eastAsia="zh-CN"/>
        </w:rPr>
      </w:pPr>
      <w:r>
        <w:rPr>
          <w:spacing w:val="-2"/>
          <w:w w:val="115"/>
        </w:rPr>
        <w:t>Familiarity</w:t>
      </w:r>
      <w:r>
        <w:rPr>
          <w:spacing w:val="-7"/>
          <w:w w:val="115"/>
        </w:rPr>
        <w:t xml:space="preserve"> </w:t>
      </w:r>
      <w:r>
        <w:rPr>
          <w:spacing w:val="-2"/>
          <w:w w:val="115"/>
        </w:rPr>
        <w:t>with</w:t>
      </w:r>
      <w:r>
        <w:rPr>
          <w:spacing w:val="-6"/>
          <w:w w:val="115"/>
        </w:rPr>
        <w:t xml:space="preserve"> </w:t>
      </w:r>
      <w:r>
        <w:rPr>
          <w:spacing w:val="-2"/>
          <w:w w:val="115"/>
        </w:rPr>
        <w:t>AI</w:t>
      </w:r>
      <w:r>
        <w:rPr>
          <w:spacing w:val="-6"/>
          <w:w w:val="115"/>
        </w:rPr>
        <w:t xml:space="preserve"> </w:t>
      </w:r>
      <w:r>
        <w:rPr>
          <w:spacing w:val="-2"/>
          <w:w w:val="115"/>
        </w:rPr>
        <w:t>technologies</w:t>
      </w:r>
      <w:r>
        <w:rPr>
          <w:spacing w:val="-6"/>
          <w:w w:val="115"/>
        </w:rPr>
        <w:t xml:space="preserve"> </w:t>
      </w:r>
      <w:r>
        <w:rPr>
          <w:spacing w:val="-2"/>
          <w:w w:val="115"/>
        </w:rPr>
        <w:t>and</w:t>
      </w:r>
      <w:r>
        <w:rPr>
          <w:spacing w:val="-7"/>
          <w:w w:val="115"/>
        </w:rPr>
        <w:t xml:space="preserve"> </w:t>
      </w:r>
      <w:r>
        <w:rPr>
          <w:spacing w:val="-2"/>
          <w:w w:val="115"/>
        </w:rPr>
        <w:t>systems</w:t>
      </w:r>
    </w:p>
    <w:p>
      <w:pPr>
        <w:pStyle w:val="4"/>
        <w:spacing w:before="277"/>
        <w:rPr>
          <w:lang w:eastAsia="zh-CN"/>
        </w:rPr>
      </w:pPr>
      <w:r>
        <w:rPr>
          <w:rFonts w:hint="eastAsia" w:ascii="微软雅黑" w:hAnsi="微软雅黑" w:eastAsia="微软雅黑" w:cs="微软雅黑"/>
          <w:lang w:eastAsia="zh-CN"/>
        </w:rPr>
        <w:t>对 AI 技术和系统的熟悉程度</w:t>
      </w:r>
    </w:p>
    <w:p>
      <w:pPr>
        <w:pStyle w:val="6"/>
        <w:spacing w:before="290" w:line="276" w:lineRule="auto"/>
        <w:ind w:left="920" w:right="7928"/>
      </w:pPr>
      <w:r>
        <mc:AlternateContent>
          <mc:Choice Requires="wps">
            <w:drawing>
              <wp:anchor distT="0" distB="0" distL="114300" distR="114300" simplePos="0" relativeHeight="251675648" behindDoc="0" locked="0" layoutInCell="1" allowOverlap="1">
                <wp:simplePos x="0" y="0"/>
                <wp:positionH relativeFrom="page">
                  <wp:posOffset>2974340</wp:posOffset>
                </wp:positionH>
                <wp:positionV relativeFrom="paragraph">
                  <wp:posOffset>226060</wp:posOffset>
                </wp:positionV>
                <wp:extent cx="3887470" cy="236855"/>
                <wp:effectExtent l="0" t="0" r="11430" b="4445"/>
                <wp:wrapNone/>
                <wp:docPr id="1145728379" name="docshape307"/>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7"/>
                              <w:ind w:left="441"/>
                              <w:rPr>
                                <w:rFonts w:ascii="Verdana"/>
                                <w:i/>
                                <w:color w:val="000000"/>
                                <w:sz w:val="17"/>
                              </w:rPr>
                            </w:pPr>
                            <w:r>
                              <w:rPr>
                                <w:rFonts w:ascii="Verdana"/>
                                <w:i/>
                                <w:color w:val="454C5B"/>
                                <w:w w:val="90"/>
                                <w:sz w:val="17"/>
                              </w:rPr>
                              <w:t>Rate</w:t>
                            </w:r>
                            <w:r>
                              <w:rPr>
                                <w:rFonts w:ascii="Verdana"/>
                                <w:i/>
                                <w:color w:val="454C5B"/>
                                <w:spacing w:val="-6"/>
                                <w:sz w:val="17"/>
                              </w:rPr>
                              <w:t xml:space="preserve"> </w:t>
                            </w:r>
                            <w:r>
                              <w:rPr>
                                <w:rFonts w:ascii="Verdana"/>
                                <w:i/>
                                <w:color w:val="454C5B"/>
                                <w:w w:val="90"/>
                                <w:sz w:val="17"/>
                              </w:rPr>
                              <w:t>your</w:t>
                            </w:r>
                            <w:r>
                              <w:rPr>
                                <w:rFonts w:ascii="Verdana"/>
                                <w:i/>
                                <w:color w:val="454C5B"/>
                                <w:spacing w:val="-5"/>
                                <w:sz w:val="17"/>
                              </w:rPr>
                              <w:t xml:space="preserve"> </w:t>
                            </w:r>
                            <w:r>
                              <w:rPr>
                                <w:rFonts w:ascii="Verdana"/>
                                <w:i/>
                                <w:color w:val="454C5B"/>
                                <w:w w:val="90"/>
                                <w:sz w:val="17"/>
                              </w:rPr>
                              <w:t>familiarity</w:t>
                            </w:r>
                            <w:r>
                              <w:rPr>
                                <w:rFonts w:ascii="Verdana"/>
                                <w:i/>
                                <w:color w:val="454C5B"/>
                                <w:spacing w:val="-6"/>
                                <w:sz w:val="17"/>
                              </w:rPr>
                              <w:t xml:space="preserve"> </w:t>
                            </w:r>
                            <w:r>
                              <w:rPr>
                                <w:rFonts w:ascii="Verdana"/>
                                <w:i/>
                                <w:color w:val="454C5B"/>
                                <w:w w:val="90"/>
                                <w:sz w:val="17"/>
                              </w:rPr>
                              <w:t>with</w:t>
                            </w:r>
                            <w:r>
                              <w:rPr>
                                <w:rFonts w:ascii="Verdana"/>
                                <w:i/>
                                <w:color w:val="454C5B"/>
                                <w:spacing w:val="-5"/>
                                <w:sz w:val="17"/>
                              </w:rPr>
                              <w:t xml:space="preserve"> </w:t>
                            </w:r>
                            <w:r>
                              <w:rPr>
                                <w:rFonts w:ascii="Verdana"/>
                                <w:i/>
                                <w:color w:val="454C5B"/>
                                <w:w w:val="90"/>
                                <w:sz w:val="17"/>
                              </w:rPr>
                              <w:t>the</w:t>
                            </w:r>
                            <w:r>
                              <w:rPr>
                                <w:rFonts w:ascii="Verdana"/>
                                <w:i/>
                                <w:color w:val="454C5B"/>
                                <w:spacing w:val="-5"/>
                                <w:sz w:val="17"/>
                              </w:rPr>
                              <w:t xml:space="preserve"> </w:t>
                            </w:r>
                            <w:r>
                              <w:rPr>
                                <w:rFonts w:ascii="Verdana"/>
                                <w:i/>
                                <w:color w:val="454C5B"/>
                                <w:w w:val="90"/>
                                <w:sz w:val="17"/>
                              </w:rPr>
                              <w:t>following</w:t>
                            </w:r>
                            <w:r>
                              <w:rPr>
                                <w:rFonts w:ascii="Verdana"/>
                                <w:i/>
                                <w:color w:val="454C5B"/>
                                <w:spacing w:val="-6"/>
                                <w:sz w:val="17"/>
                              </w:rPr>
                              <w:t xml:space="preserve"> </w:t>
                            </w:r>
                            <w:r>
                              <w:rPr>
                                <w:rFonts w:ascii="Verdana"/>
                                <w:i/>
                                <w:color w:val="454C5B"/>
                                <w:w w:val="90"/>
                                <w:sz w:val="17"/>
                              </w:rPr>
                              <w:t>AI</w:t>
                            </w:r>
                            <w:r>
                              <w:rPr>
                                <w:rFonts w:ascii="Verdana"/>
                                <w:i/>
                                <w:color w:val="454C5B"/>
                                <w:spacing w:val="-5"/>
                                <w:sz w:val="17"/>
                              </w:rPr>
                              <w:t xml:space="preserve"> </w:t>
                            </w:r>
                            <w:r>
                              <w:rPr>
                                <w:rFonts w:ascii="Verdana"/>
                                <w:i/>
                                <w:color w:val="454C5B"/>
                                <w:w w:val="90"/>
                                <w:sz w:val="17"/>
                              </w:rPr>
                              <w:t>technologies</w:t>
                            </w:r>
                            <w:r>
                              <w:rPr>
                                <w:rFonts w:ascii="Verdana"/>
                                <w:i/>
                                <w:color w:val="454C5B"/>
                                <w:spacing w:val="-5"/>
                                <w:sz w:val="17"/>
                              </w:rPr>
                              <w:t xml:space="preserve"> </w:t>
                            </w:r>
                            <w:r>
                              <w:rPr>
                                <w:rFonts w:ascii="Verdana"/>
                                <w:i/>
                                <w:color w:val="454C5B"/>
                                <w:w w:val="90"/>
                                <w:sz w:val="17"/>
                              </w:rPr>
                              <w:t>or</w:t>
                            </w:r>
                            <w:r>
                              <w:rPr>
                                <w:rFonts w:ascii="Verdana"/>
                                <w:i/>
                                <w:color w:val="454C5B"/>
                                <w:spacing w:val="-6"/>
                                <w:sz w:val="17"/>
                              </w:rPr>
                              <w:t xml:space="preserve"> </w:t>
                            </w:r>
                            <w:r>
                              <w:rPr>
                                <w:rFonts w:ascii="Verdana"/>
                                <w:i/>
                                <w:color w:val="454C5B"/>
                                <w:spacing w:val="-2"/>
                                <w:w w:val="90"/>
                                <w:sz w:val="17"/>
                              </w:rPr>
                              <w:t>systems:</w:t>
                            </w:r>
                          </w:p>
                        </w:txbxContent>
                      </wps:txbx>
                      <wps:bodyPr rot="0" vert="horz" wrap="square" lIns="0" tIns="0" rIns="0" bIns="0" anchor="t" anchorCtr="0" upright="1">
                        <a:noAutofit/>
                      </wps:bodyPr>
                    </wps:wsp>
                  </a:graphicData>
                </a:graphic>
              </wp:anchor>
            </w:drawing>
          </mc:Choice>
          <mc:Fallback>
            <w:pict>
              <v:shape id="docshape307" o:spid="_x0000_s1026" o:spt="202" type="#_x0000_t202" style="position:absolute;left:0pt;margin-left:234.2pt;margin-top:17.8pt;height:18.65pt;width:306.1pt;mso-position-horizontal-relative:page;z-index:251675648;mso-width-relative:page;mso-height-relative:page;" fillcolor="#EEF3F8" filled="t" stroked="f" coordsize="21600,21600" o:gfxdata="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ZmkzYAAAACgEAAA8AAAAAAAAAAQAgAAAAIgAAAGRycy9k&#10;b3ducmV2LnhtbFBLAQIUABQAAAAIAIdO4kBsHysbAgIAAAcEAAAOAAAAAAAAAAEAIAAAACcBAABk&#10;cnMvZTJvRG9jLnhtbFBLBQYAAAAABgAGAFkBAACbBQAAAAA=&#10;">
                <v:fill on="t" focussize="0,0"/>
                <v:stroke on="f"/>
                <v:imagedata o:title=""/>
                <o:lock v:ext="edit" aspectratio="f"/>
                <v:textbox inset="0mm,0mm,0mm,0mm">
                  <w:txbxContent>
                    <w:p>
                      <w:pPr>
                        <w:spacing w:before="57"/>
                        <w:ind w:left="441"/>
                        <w:rPr>
                          <w:rFonts w:ascii="Verdana"/>
                          <w:i/>
                          <w:color w:val="000000"/>
                          <w:sz w:val="17"/>
                        </w:rPr>
                      </w:pPr>
                      <w:r>
                        <w:rPr>
                          <w:rFonts w:ascii="Verdana"/>
                          <w:i/>
                          <w:color w:val="454C5B"/>
                          <w:w w:val="90"/>
                          <w:sz w:val="17"/>
                        </w:rPr>
                        <w:t>Rate</w:t>
                      </w:r>
                      <w:r>
                        <w:rPr>
                          <w:rFonts w:ascii="Verdana"/>
                          <w:i/>
                          <w:color w:val="454C5B"/>
                          <w:spacing w:val="-6"/>
                          <w:sz w:val="17"/>
                        </w:rPr>
                        <w:t xml:space="preserve"> </w:t>
                      </w:r>
                      <w:r>
                        <w:rPr>
                          <w:rFonts w:ascii="Verdana"/>
                          <w:i/>
                          <w:color w:val="454C5B"/>
                          <w:w w:val="90"/>
                          <w:sz w:val="17"/>
                        </w:rPr>
                        <w:t>your</w:t>
                      </w:r>
                      <w:r>
                        <w:rPr>
                          <w:rFonts w:ascii="Verdana"/>
                          <w:i/>
                          <w:color w:val="454C5B"/>
                          <w:spacing w:val="-5"/>
                          <w:sz w:val="17"/>
                        </w:rPr>
                        <w:t xml:space="preserve"> </w:t>
                      </w:r>
                      <w:r>
                        <w:rPr>
                          <w:rFonts w:ascii="Verdana"/>
                          <w:i/>
                          <w:color w:val="454C5B"/>
                          <w:w w:val="90"/>
                          <w:sz w:val="17"/>
                        </w:rPr>
                        <w:t>familiarity</w:t>
                      </w:r>
                      <w:r>
                        <w:rPr>
                          <w:rFonts w:ascii="Verdana"/>
                          <w:i/>
                          <w:color w:val="454C5B"/>
                          <w:spacing w:val="-6"/>
                          <w:sz w:val="17"/>
                        </w:rPr>
                        <w:t xml:space="preserve"> </w:t>
                      </w:r>
                      <w:r>
                        <w:rPr>
                          <w:rFonts w:ascii="Verdana"/>
                          <w:i/>
                          <w:color w:val="454C5B"/>
                          <w:w w:val="90"/>
                          <w:sz w:val="17"/>
                        </w:rPr>
                        <w:t>with</w:t>
                      </w:r>
                      <w:r>
                        <w:rPr>
                          <w:rFonts w:ascii="Verdana"/>
                          <w:i/>
                          <w:color w:val="454C5B"/>
                          <w:spacing w:val="-5"/>
                          <w:sz w:val="17"/>
                        </w:rPr>
                        <w:t xml:space="preserve"> </w:t>
                      </w:r>
                      <w:r>
                        <w:rPr>
                          <w:rFonts w:ascii="Verdana"/>
                          <w:i/>
                          <w:color w:val="454C5B"/>
                          <w:w w:val="90"/>
                          <w:sz w:val="17"/>
                        </w:rPr>
                        <w:t>the</w:t>
                      </w:r>
                      <w:r>
                        <w:rPr>
                          <w:rFonts w:ascii="Verdana"/>
                          <w:i/>
                          <w:color w:val="454C5B"/>
                          <w:spacing w:val="-5"/>
                          <w:sz w:val="17"/>
                        </w:rPr>
                        <w:t xml:space="preserve"> </w:t>
                      </w:r>
                      <w:r>
                        <w:rPr>
                          <w:rFonts w:ascii="Verdana"/>
                          <w:i/>
                          <w:color w:val="454C5B"/>
                          <w:w w:val="90"/>
                          <w:sz w:val="17"/>
                        </w:rPr>
                        <w:t>following</w:t>
                      </w:r>
                      <w:r>
                        <w:rPr>
                          <w:rFonts w:ascii="Verdana"/>
                          <w:i/>
                          <w:color w:val="454C5B"/>
                          <w:spacing w:val="-6"/>
                          <w:sz w:val="17"/>
                        </w:rPr>
                        <w:t xml:space="preserve"> </w:t>
                      </w:r>
                      <w:r>
                        <w:rPr>
                          <w:rFonts w:ascii="Verdana"/>
                          <w:i/>
                          <w:color w:val="454C5B"/>
                          <w:w w:val="90"/>
                          <w:sz w:val="17"/>
                        </w:rPr>
                        <w:t>AI</w:t>
                      </w:r>
                      <w:r>
                        <w:rPr>
                          <w:rFonts w:ascii="Verdana"/>
                          <w:i/>
                          <w:color w:val="454C5B"/>
                          <w:spacing w:val="-5"/>
                          <w:sz w:val="17"/>
                        </w:rPr>
                        <w:t xml:space="preserve"> </w:t>
                      </w:r>
                      <w:r>
                        <w:rPr>
                          <w:rFonts w:ascii="Verdana"/>
                          <w:i/>
                          <w:color w:val="454C5B"/>
                          <w:w w:val="90"/>
                          <w:sz w:val="17"/>
                        </w:rPr>
                        <w:t>technologies</w:t>
                      </w:r>
                      <w:r>
                        <w:rPr>
                          <w:rFonts w:ascii="Verdana"/>
                          <w:i/>
                          <w:color w:val="454C5B"/>
                          <w:spacing w:val="-5"/>
                          <w:sz w:val="17"/>
                        </w:rPr>
                        <w:t xml:space="preserve"> </w:t>
                      </w:r>
                      <w:r>
                        <w:rPr>
                          <w:rFonts w:ascii="Verdana"/>
                          <w:i/>
                          <w:color w:val="454C5B"/>
                          <w:w w:val="90"/>
                          <w:sz w:val="17"/>
                        </w:rPr>
                        <w:t>or</w:t>
                      </w:r>
                      <w:r>
                        <w:rPr>
                          <w:rFonts w:ascii="Verdana"/>
                          <w:i/>
                          <w:color w:val="454C5B"/>
                          <w:spacing w:val="-6"/>
                          <w:sz w:val="17"/>
                        </w:rPr>
                        <w:t xml:space="preserve"> </w:t>
                      </w:r>
                      <w:r>
                        <w:rPr>
                          <w:rFonts w:ascii="Verdana"/>
                          <w:i/>
                          <w:color w:val="454C5B"/>
                          <w:spacing w:val="-2"/>
                          <w:w w:val="90"/>
                          <w:sz w:val="17"/>
                        </w:rPr>
                        <w:t>systems:</w:t>
                      </w:r>
                    </w:p>
                  </w:txbxContent>
                </v:textbox>
              </v:shape>
            </w:pict>
          </mc:Fallback>
        </mc:AlternateContent>
      </w:r>
      <w:r>
        <w:rPr>
          <w:w w:val="115"/>
        </w:rPr>
        <w:t>The</w:t>
      </w:r>
      <w:r>
        <w:rPr>
          <w:spacing w:val="-5"/>
          <w:w w:val="115"/>
        </w:rPr>
        <w:t xml:space="preserve"> </w:t>
      </w:r>
      <w:r>
        <w:rPr>
          <w:w w:val="115"/>
        </w:rPr>
        <w:t>survey</w:t>
      </w:r>
      <w:r>
        <w:rPr>
          <w:spacing w:val="-5"/>
          <w:w w:val="115"/>
        </w:rPr>
        <w:t xml:space="preserve"> </w:t>
      </w:r>
      <w:r>
        <w:rPr>
          <w:w w:val="115"/>
        </w:rPr>
        <w:t>results</w:t>
      </w:r>
      <w:r>
        <w:rPr>
          <w:spacing w:val="-5"/>
          <w:w w:val="115"/>
        </w:rPr>
        <w:t xml:space="preserve"> </w:t>
      </w:r>
      <w:r>
        <w:rPr>
          <w:w w:val="115"/>
        </w:rPr>
        <w:t>regarding familiarity with various AI</w:t>
      </w:r>
    </w:p>
    <w:p>
      <w:pPr>
        <w:spacing w:line="276" w:lineRule="auto"/>
        <w:sectPr>
          <w:pgSz w:w="12240" w:h="15840"/>
          <w:pgMar w:top="1220" w:right="0" w:bottom="860" w:left="520" w:header="0" w:footer="675" w:gutter="0"/>
          <w:cols w:space="720" w:num="1"/>
        </w:sectPr>
      </w:pPr>
    </w:p>
    <w:p>
      <w:pPr>
        <w:pStyle w:val="6"/>
        <w:spacing w:before="3" w:line="276" w:lineRule="auto"/>
        <w:ind w:left="920" w:right="20"/>
      </w:pPr>
      <w:r>
        <w:rPr>
          <w:w w:val="115"/>
        </w:rPr>
        <w:t>technologies and systems across the cybersecurity sector show a general trend</w:t>
      </w:r>
      <w:r>
        <w:rPr>
          <w:spacing w:val="40"/>
          <w:w w:val="115"/>
        </w:rPr>
        <w:t xml:space="preserve"> </w:t>
      </w:r>
      <w:r>
        <w:rPr>
          <w:w w:val="115"/>
        </w:rPr>
        <w:t xml:space="preserve">of moderate to somewhat </w:t>
      </w:r>
      <w:r>
        <w:rPr>
          <w:spacing w:val="-2"/>
          <w:w w:val="115"/>
        </w:rPr>
        <w:t>familiarity.</w:t>
      </w:r>
      <w:r>
        <w:rPr>
          <w:spacing w:val="-7"/>
          <w:w w:val="115"/>
        </w:rPr>
        <w:t xml:space="preserve"> </w:t>
      </w:r>
      <w:r>
        <w:rPr>
          <w:spacing w:val="-2"/>
          <w:w w:val="115"/>
        </w:rPr>
        <w:t>Weighted</w:t>
      </w:r>
      <w:r>
        <w:rPr>
          <w:spacing w:val="-7"/>
          <w:w w:val="115"/>
        </w:rPr>
        <w:t xml:space="preserve"> </w:t>
      </w:r>
      <w:r>
        <w:rPr>
          <w:spacing w:val="-2"/>
          <w:w w:val="115"/>
        </w:rPr>
        <w:t xml:space="preserve">averages </w:t>
      </w:r>
      <w:r>
        <w:rPr>
          <w:w w:val="115"/>
        </w:rPr>
        <w:t>for technologies like Natural Language Processing</w:t>
      </w:r>
    </w:p>
    <w:p>
      <w:pPr>
        <w:pStyle w:val="6"/>
        <w:spacing w:line="276" w:lineRule="auto"/>
        <w:ind w:left="920"/>
      </w:pPr>
      <w:r>
        <w:rPr>
          <w:w w:val="115"/>
        </w:rPr>
        <w:t>(NLP), Generative Artificial Intelligence (gen AI), Deep Learning, Expert Systems, Machine Learning, LLM (Language</w:t>
      </w:r>
      <w:r>
        <w:rPr>
          <w:spacing w:val="-13"/>
          <w:w w:val="115"/>
        </w:rPr>
        <w:t xml:space="preserve"> </w:t>
      </w:r>
      <w:r>
        <w:rPr>
          <w:w w:val="115"/>
        </w:rPr>
        <w:t>Models</w:t>
      </w:r>
      <w:r>
        <w:rPr>
          <w:spacing w:val="-13"/>
          <w:w w:val="115"/>
        </w:rPr>
        <w:t xml:space="preserve"> </w:t>
      </w:r>
      <w:r>
        <w:rPr>
          <w:w w:val="115"/>
        </w:rPr>
        <w:t>like</w:t>
      </w:r>
      <w:r>
        <w:rPr>
          <w:spacing w:val="21"/>
          <w:w w:val="115"/>
        </w:rPr>
        <w:t xml:space="preserve"> </w:t>
      </w:r>
      <w:r>
        <w:rPr>
          <w:w w:val="115"/>
        </w:rPr>
        <w:t>Gemini or GPT-4), and Robotics fall within a narrow range. This indicates that, generally, if professionals</w:t>
      </w:r>
      <w:r>
        <w:rPr>
          <w:spacing w:val="-8"/>
          <w:w w:val="115"/>
        </w:rPr>
        <w:t xml:space="preserve"> </w:t>
      </w:r>
      <w:r>
        <w:rPr>
          <w:w w:val="115"/>
        </w:rPr>
        <w:t>are</w:t>
      </w:r>
      <w:r>
        <w:rPr>
          <w:spacing w:val="-8"/>
          <w:w w:val="115"/>
        </w:rPr>
        <w:t xml:space="preserve"> </w:t>
      </w:r>
      <w:r>
        <w:rPr>
          <w:w w:val="115"/>
        </w:rPr>
        <w:t>familiar</w:t>
      </w:r>
      <w:r>
        <w:rPr>
          <w:spacing w:val="-8"/>
          <w:w w:val="115"/>
        </w:rPr>
        <w:t xml:space="preserve"> </w:t>
      </w:r>
      <w:r>
        <w:rPr>
          <w:w w:val="115"/>
        </w:rPr>
        <w:t>with one of these technologies, they likely have a comparable understanding of the others.</w:t>
      </w:r>
    </w:p>
    <w:p>
      <w:pPr>
        <w:tabs>
          <w:tab w:val="left" w:pos="1848"/>
        </w:tabs>
        <w:spacing w:before="27"/>
        <w:ind w:left="554"/>
        <w:rPr>
          <w:rFonts w:ascii="Century Gothic"/>
          <w:b/>
          <w:sz w:val="17"/>
        </w:rPr>
      </w:pPr>
      <w:r>
        <w:br w:type="column"/>
      </w:r>
      <w:r>
        <w:rPr>
          <w:rFonts w:ascii="Century Gothic"/>
          <w:b/>
          <w:color w:val="191929"/>
          <w:spacing w:val="-10"/>
          <w:w w:val="105"/>
          <w:sz w:val="17"/>
        </w:rPr>
        <w:t>0</w:t>
      </w:r>
      <w:r>
        <w:rPr>
          <w:rFonts w:ascii="Century Gothic"/>
          <w:b/>
          <w:color w:val="191929"/>
          <w:sz w:val="17"/>
        </w:rPr>
        <w:tab/>
      </w:r>
      <w:r>
        <w:rPr>
          <w:rFonts w:ascii="Century Gothic"/>
          <w:b/>
          <w:color w:val="191929"/>
          <w:spacing w:val="-10"/>
          <w:w w:val="105"/>
          <w:sz w:val="17"/>
        </w:rPr>
        <w:t>1</w:t>
      </w:r>
    </w:p>
    <w:p>
      <w:pPr>
        <w:spacing w:before="3" w:line="244" w:lineRule="auto"/>
        <w:ind w:left="367" w:right="2033" w:firstLine="116"/>
        <w:rPr>
          <w:sz w:val="14"/>
        </w:rPr>
      </w:pPr>
      <w:r>
        <w:rPr>
          <w:color w:val="697A88"/>
          <w:spacing w:val="-4"/>
          <w:w w:val="115"/>
          <w:sz w:val="14"/>
        </w:rPr>
        <w:t>Not</w:t>
      </w:r>
      <w:r>
        <w:rPr>
          <w:color w:val="697A88"/>
          <w:spacing w:val="40"/>
          <w:w w:val="115"/>
          <w:sz w:val="14"/>
        </w:rPr>
        <w:t xml:space="preserve"> </w:t>
      </w:r>
      <w:r>
        <w:rPr>
          <w:color w:val="697A88"/>
          <w:spacing w:val="-2"/>
          <w:w w:val="110"/>
          <w:sz w:val="14"/>
        </w:rPr>
        <w:t>familiar</w:t>
      </w:r>
    </w:p>
    <w:p>
      <w:pPr>
        <w:spacing w:before="143"/>
        <w:ind w:left="363"/>
        <w:rPr>
          <w:sz w:val="14"/>
        </w:rPr>
      </w:pPr>
      <w:r>
        <mc:AlternateContent>
          <mc:Choice Requires="wpg">
            <w:drawing>
              <wp:anchor distT="0" distB="0" distL="114300" distR="114300" simplePos="0" relativeHeight="251674624" behindDoc="0" locked="0" layoutInCell="1" allowOverlap="1">
                <wp:simplePos x="0" y="0"/>
                <wp:positionH relativeFrom="page">
                  <wp:posOffset>2971800</wp:posOffset>
                </wp:positionH>
                <wp:positionV relativeFrom="paragraph">
                  <wp:posOffset>234315</wp:posOffset>
                </wp:positionV>
                <wp:extent cx="3887470" cy="169545"/>
                <wp:effectExtent l="0" t="0" r="11430" b="8255"/>
                <wp:wrapNone/>
                <wp:docPr id="193662176" name="docshapegroup308"/>
                <wp:cNvGraphicFramePr/>
                <a:graphic xmlns:a="http://schemas.openxmlformats.org/drawingml/2006/main">
                  <a:graphicData uri="http://schemas.microsoft.com/office/word/2010/wordprocessingGroup">
                    <wpg:wgp>
                      <wpg:cNvGrpSpPr/>
                      <wpg:grpSpPr>
                        <a:xfrm>
                          <a:off x="0" y="0"/>
                          <a:ext cx="3887470" cy="169545"/>
                          <a:chOff x="4680" y="369"/>
                          <a:chExt cx="6122" cy="267"/>
                        </a:xfrm>
                      </wpg:grpSpPr>
                      <wps:wsp>
                        <wps:cNvPr id="1955558197" name="docshape309"/>
                        <wps:cNvSpPr/>
                        <wps:spPr bwMode="auto">
                          <a:xfrm>
                            <a:off x="9213" y="369"/>
                            <a:ext cx="1589" cy="267"/>
                          </a:xfrm>
                          <a:prstGeom prst="rect">
                            <a:avLst/>
                          </a:prstGeom>
                          <a:solidFill>
                            <a:srgbClr val="DCE5EE"/>
                          </a:solidFill>
                          <a:ln>
                            <a:noFill/>
                          </a:ln>
                        </wps:spPr>
                        <wps:bodyPr rot="0" vert="horz" wrap="square" lIns="91440" tIns="45720" rIns="91440" bIns="45720" anchor="t" anchorCtr="0" upright="1">
                          <a:noAutofit/>
                        </wps:bodyPr>
                      </wps:wsp>
                      <wps:wsp>
                        <wps:cNvPr id="991565136" name="docshape310"/>
                        <wps:cNvSpPr/>
                        <wps:spPr bwMode="auto">
                          <a:xfrm>
                            <a:off x="4680" y="369"/>
                            <a:ext cx="4534" cy="267"/>
                          </a:xfrm>
                          <a:prstGeom prst="rect">
                            <a:avLst/>
                          </a:prstGeom>
                          <a:solidFill>
                            <a:srgbClr val="00539F"/>
                          </a:solidFill>
                          <a:ln>
                            <a:noFill/>
                          </a:ln>
                        </wps:spPr>
                        <wps:bodyPr rot="0" vert="horz" wrap="square" lIns="91440" tIns="45720" rIns="91440" bIns="45720" anchor="t" anchorCtr="0" upright="1">
                          <a:noAutofit/>
                        </wps:bodyPr>
                      </wps:wsp>
                      <wps:wsp>
                        <wps:cNvPr id="2113550442" name="Line 416"/>
                        <wps:cNvCnPr/>
                        <wps:spPr bwMode="auto">
                          <a:xfrm>
                            <a:off x="6213" y="636"/>
                            <a:ext cx="0" cy="0"/>
                          </a:xfrm>
                          <a:prstGeom prst="line">
                            <a:avLst/>
                          </a:prstGeom>
                          <a:noFill/>
                          <a:ln w="5512">
                            <a:solidFill>
                              <a:srgbClr val="FFFFFF"/>
                            </a:solidFill>
                            <a:prstDash val="solid"/>
                            <a:round/>
                          </a:ln>
                        </wps:spPr>
                        <wps:bodyPr/>
                      </wps:wsp>
                      <wps:wsp>
                        <wps:cNvPr id="1244722255" name="Line 415"/>
                        <wps:cNvCnPr/>
                        <wps:spPr bwMode="auto">
                          <a:xfrm>
                            <a:off x="7741" y="636"/>
                            <a:ext cx="0" cy="0"/>
                          </a:xfrm>
                          <a:prstGeom prst="line">
                            <a:avLst/>
                          </a:prstGeom>
                          <a:noFill/>
                          <a:ln w="5512">
                            <a:solidFill>
                              <a:srgbClr val="FFFFFF"/>
                            </a:solidFill>
                            <a:prstDash val="solid"/>
                            <a:round/>
                          </a:ln>
                        </wps:spPr>
                        <wps:bodyPr/>
                      </wps:wsp>
                      <wps:wsp>
                        <wps:cNvPr id="1754204575" name="Line 414"/>
                        <wps:cNvCnPr/>
                        <wps:spPr bwMode="auto">
                          <a:xfrm>
                            <a:off x="9269" y="636"/>
                            <a:ext cx="0" cy="0"/>
                          </a:xfrm>
                          <a:prstGeom prst="line">
                            <a:avLst/>
                          </a:prstGeom>
                          <a:noFill/>
                          <a:ln w="5512">
                            <a:solidFill>
                              <a:srgbClr val="FFFFFF"/>
                            </a:solidFill>
                            <a:prstDash val="solid"/>
                            <a:round/>
                          </a:ln>
                        </wps:spPr>
                        <wps:bodyPr/>
                      </wps:wsp>
                    </wpg:wgp>
                  </a:graphicData>
                </a:graphic>
              </wp:anchor>
            </w:drawing>
          </mc:Choice>
          <mc:Fallback>
            <w:pict>
              <v:group id="docshapegroup308" o:spid="_x0000_s1026" o:spt="203" style="position:absolute;left:0pt;margin-left:234pt;margin-top:18.45pt;height:13.35pt;width:306.1pt;mso-position-horizontal-relative:page;z-index:251674624;mso-width-relative:page;mso-height-relative:page;" coordorigin="4680,369" coordsize="6122,267" o:gfxdata="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">
                <o:lock v:ext="edit" aspectratio="f"/>
                <v:rect id="docshape309" o:spid="_x0000_s1026" o:spt="1" style="position:absolute;left:9213;top:369;height:267;width:1589;" fillcolor="#DCE5EE" filled="t" stroked="f" coordsize="21600,21600" o:gfxdata="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Iq&#10;c2TCAAAA4wAAAA8AAAAAAAAAAQAgAAAAIgAAAGRycy9kb3ducmV2LnhtbFBLAQIUABQAAAAIAIdO&#10;4kAzLwWeOwAAADkAAAAQAAAAAAAAAAEAIAAAABEBAABkcnMvc2hhcGV4bWwueG1sUEsFBgAAAAAG&#10;AAYAWwEAALsDAAAAAA==&#10;">
                  <v:fill on="t" focussize="0,0"/>
                  <v:stroke on="f"/>
                  <v:imagedata o:title=""/>
                  <o:lock v:ext="edit" aspectratio="f"/>
                </v:rect>
                <v:rect id="docshape310" o:spid="_x0000_s1026" o:spt="1" style="position:absolute;left:4680;top:369;height:267;width:4534;" fillcolor="#00539F" filled="t" stroked="f" coordsize="21600,21600" o:gfxdata="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ABj&#10;IcEAAADiAAAADwAAAAAAAAABACAAAAAiAAAAZHJzL2Rvd25yZXYueG1sUEsBAhQAFAAAAAgAh07i&#10;QDMvBZ47AAAAOQAAABAAAAAAAAAAAQAgAAAAEAEAAGRycy9zaGFwZXhtbC54bWxQSwUGAAAAAAYA&#10;BgBbAQAAugMAAAAA&#10;">
                  <v:fill on="t" focussize="0,0"/>
                  <v:stroke on="f"/>
                  <v:imagedata o:title=""/>
                  <o:lock v:ext="edit" aspectratio="f"/>
                </v:rect>
                <v:line id="Line 416" o:spid="_x0000_s1026" o:spt="20" style="position:absolute;left:6213;top:636;height:0;width:0;" filled="f" stroked="t" coordsize="21600,21600" o:gfxdata="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Rz&#10;L8rCAAAA4wAAAA8AAAAAAAAAAQAgAAAAIgAAAGRycy9kb3ducmV2LnhtbFBLAQIUABQAAAAIAIdO&#10;4kAzLwWeOwAAADkAAAAQAAAAAAAAAAEAIAAAABEBAABkcnMvc2hhcGV4bWwueG1sUEsFBgAAAAAG&#10;AAYAWwEAALsDAAAAAA==&#10;">
                  <v:fill on="f" focussize="0,0"/>
                  <v:stroke weight="0.434015748031496pt" color="#FFFFFF" joinstyle="round"/>
                  <v:imagedata o:title=""/>
                  <o:lock v:ext="edit" aspectratio="f"/>
                </v:line>
                <v:line id="Line 415" o:spid="_x0000_s1026" o:spt="20" style="position:absolute;left:7741;top:636;height:0;width:0;" filled="f" stroked="t" coordsize="21600,21600" o:gfxdata="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mbMR&#10;wAAAAOMAAAAPAAAAAAAAAAEAIAAAACIAAABkcnMvZG93bnJldi54bWxQSwECFAAUAAAACACHTuJA&#10;My8FnjsAAAA5AAAAEAAAAAAAAAABACAAAAAPAQAAZHJzL3NoYXBleG1sLnhtbFBLBQYAAAAABgAG&#10;AFsBAAC5AwAAAAA=&#10;">
                  <v:fill on="f" focussize="0,0"/>
                  <v:stroke weight="0.434015748031496pt" color="#FFFFFF" joinstyle="round"/>
                  <v:imagedata o:title=""/>
                  <o:lock v:ext="edit" aspectratio="f"/>
                </v:line>
                <v:line id="Line 414" o:spid="_x0000_s1026" o:spt="20" style="position:absolute;left:9269;top:636;height:0;width:0;" filled="f" stroked="t" coordsize="21600,21600" o:gfxdata="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cu+&#10;ucEAAADjAAAADwAAAAAAAAABACAAAAAiAAAAZHJzL2Rvd25yZXYueG1sUEsBAhQAFAAAAAgAh07i&#10;QDMvBZ47AAAAOQAAABAAAAAAAAAAAQAgAAAAEAEAAGRycy9zaGFwZXhtbC54bWxQSwUGAAAAAAYA&#10;BgBbAQAAugMAAAAA&#10;">
                  <v:fill on="f" focussize="0,0"/>
                  <v:stroke weight="0.434015748031496pt" color="#FFFFFF" joinstyle="round"/>
                  <v:imagedata o:title=""/>
                  <o:lock v:ext="edit" aspectratio="f"/>
                </v:line>
              </v:group>
            </w:pict>
          </mc:Fallback>
        </mc:AlternateContent>
      </w:r>
      <w:r>
        <w:rPr>
          <w:color w:val="231F37"/>
          <w:w w:val="115"/>
          <w:sz w:val="14"/>
        </w:rPr>
        <w:t>NLP</w:t>
      </w:r>
      <w:r>
        <w:rPr>
          <w:color w:val="231F37"/>
          <w:spacing w:val="3"/>
          <w:w w:val="115"/>
          <w:sz w:val="14"/>
        </w:rPr>
        <w:t xml:space="preserve"> </w:t>
      </w:r>
      <w:r>
        <w:rPr>
          <w:color w:val="231F37"/>
          <w:w w:val="115"/>
          <w:sz w:val="14"/>
        </w:rPr>
        <w:t>(Natural</w:t>
      </w:r>
      <w:r>
        <w:rPr>
          <w:color w:val="231F37"/>
          <w:spacing w:val="3"/>
          <w:w w:val="115"/>
          <w:sz w:val="14"/>
        </w:rPr>
        <w:t xml:space="preserve"> </w:t>
      </w:r>
      <w:r>
        <w:rPr>
          <w:color w:val="231F37"/>
          <w:w w:val="115"/>
          <w:sz w:val="14"/>
        </w:rPr>
        <w:t>Language</w:t>
      </w:r>
      <w:r>
        <w:rPr>
          <w:color w:val="231F37"/>
          <w:spacing w:val="3"/>
          <w:w w:val="115"/>
          <w:sz w:val="14"/>
        </w:rPr>
        <w:t xml:space="preserve"> </w:t>
      </w:r>
      <w:r>
        <w:rPr>
          <w:color w:val="231F37"/>
          <w:w w:val="115"/>
          <w:sz w:val="14"/>
        </w:rPr>
        <w:t>Processing</w:t>
      </w:r>
      <w:r>
        <w:rPr>
          <w:color w:val="231F37"/>
          <w:spacing w:val="3"/>
          <w:w w:val="115"/>
          <w:sz w:val="14"/>
        </w:rPr>
        <w:t xml:space="preserve"> </w:t>
      </w:r>
      <w:r>
        <w:rPr>
          <w:color w:val="231F37"/>
          <w:spacing w:val="-2"/>
          <w:w w:val="115"/>
          <w:sz w:val="14"/>
        </w:rPr>
        <w:t>tools)</w:t>
      </w:r>
    </w:p>
    <w:p>
      <w:pPr>
        <w:pStyle w:val="6"/>
        <w:rPr>
          <w:sz w:val="18"/>
        </w:rPr>
      </w:pPr>
    </w:p>
    <w:p>
      <w:pPr>
        <w:pStyle w:val="6"/>
        <w:spacing w:before="1"/>
        <w:rPr>
          <w:sz w:val="24"/>
        </w:rPr>
      </w:pPr>
    </w:p>
    <w:p>
      <w:pPr>
        <w:spacing w:before="1"/>
        <w:ind w:left="363"/>
        <w:rPr>
          <w:sz w:val="14"/>
        </w:rPr>
      </w:pPr>
      <w:r>
        <mc:AlternateContent>
          <mc:Choice Requires="wpg">
            <w:drawing>
              <wp:anchor distT="0" distB="0" distL="114300" distR="114300" simplePos="0" relativeHeight="251672576" behindDoc="0" locked="0" layoutInCell="1" allowOverlap="1">
                <wp:simplePos x="0" y="0"/>
                <wp:positionH relativeFrom="page">
                  <wp:posOffset>2974340</wp:posOffset>
                </wp:positionH>
                <wp:positionV relativeFrom="paragraph">
                  <wp:posOffset>143510</wp:posOffset>
                </wp:positionV>
                <wp:extent cx="3887470" cy="170180"/>
                <wp:effectExtent l="0" t="0" r="11430" b="7620"/>
                <wp:wrapNone/>
                <wp:docPr id="1598307491" name="docshapegroup311"/>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31505699" name="docshape312"/>
                        <wps:cNvSpPr/>
                        <wps:spPr bwMode="auto">
                          <a:xfrm>
                            <a:off x="9167" y="227"/>
                            <a:ext cx="1639" cy="267"/>
                          </a:xfrm>
                          <a:prstGeom prst="rect">
                            <a:avLst/>
                          </a:prstGeom>
                          <a:solidFill>
                            <a:srgbClr val="DCE5EE"/>
                          </a:solidFill>
                          <a:ln>
                            <a:noFill/>
                          </a:ln>
                        </wps:spPr>
                        <wps:bodyPr rot="0" vert="horz" wrap="square" lIns="91440" tIns="45720" rIns="91440" bIns="45720" anchor="t" anchorCtr="0" upright="1">
                          <a:noAutofit/>
                        </wps:bodyPr>
                      </wps:wsp>
                      <wps:wsp>
                        <wps:cNvPr id="32336470" name="docshape313"/>
                        <wps:cNvSpPr/>
                        <wps:spPr bwMode="auto">
                          <a:xfrm>
                            <a:off x="4684" y="226"/>
                            <a:ext cx="4484" cy="267"/>
                          </a:xfrm>
                          <a:prstGeom prst="rect">
                            <a:avLst/>
                          </a:prstGeom>
                          <a:solidFill>
                            <a:srgbClr val="00539F"/>
                          </a:solidFill>
                          <a:ln>
                            <a:noFill/>
                          </a:ln>
                        </wps:spPr>
                        <wps:bodyPr rot="0" vert="horz" wrap="square" lIns="91440" tIns="45720" rIns="91440" bIns="45720" anchor="t" anchorCtr="0" upright="1">
                          <a:noAutofit/>
                        </wps:bodyPr>
                      </wps:wsp>
                      <wps:wsp>
                        <wps:cNvPr id="1632566021" name="Line 410"/>
                        <wps:cNvCnPr/>
                        <wps:spPr bwMode="auto">
                          <a:xfrm>
                            <a:off x="6213" y="494"/>
                            <a:ext cx="0" cy="0"/>
                          </a:xfrm>
                          <a:prstGeom prst="line">
                            <a:avLst/>
                          </a:prstGeom>
                          <a:noFill/>
                          <a:ln w="5512">
                            <a:solidFill>
                              <a:srgbClr val="FFFFFF"/>
                            </a:solidFill>
                            <a:prstDash val="solid"/>
                            <a:round/>
                          </a:ln>
                        </wps:spPr>
                        <wps:bodyPr/>
                      </wps:wsp>
                      <wps:wsp>
                        <wps:cNvPr id="341192612" name="Line 409"/>
                        <wps:cNvCnPr/>
                        <wps:spPr bwMode="auto">
                          <a:xfrm>
                            <a:off x="7741" y="494"/>
                            <a:ext cx="0" cy="0"/>
                          </a:xfrm>
                          <a:prstGeom prst="line">
                            <a:avLst/>
                          </a:prstGeom>
                          <a:noFill/>
                          <a:ln w="5512">
                            <a:solidFill>
                              <a:srgbClr val="FFFFFF"/>
                            </a:solidFill>
                            <a:prstDash val="solid"/>
                            <a:round/>
                          </a:ln>
                        </wps:spPr>
                        <wps:bodyPr/>
                      </wps:wsp>
                      <wps:wsp>
                        <wps:cNvPr id="789614724" name="Line 408"/>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11" o:spid="_x0000_s1026" o:spt="203" style="position:absolute;left:0pt;margin-left:234.2pt;margin-top:11.3pt;height:13.4pt;width:306.1pt;mso-position-horizontal-relative:page;z-index:251672576;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">
                <o:lock v:ext="edit" aspectratio="f"/>
                <v:rect id="docshape312" o:spid="_x0000_s1026" o:spt="1" style="position:absolute;left:9167;top:227;height:267;width:1639;" fillcolor="#DCE5EE" filled="t" stroked="f" coordsize="21600,21600" o:gfxdata="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b&#10;dRBOwwAAAOEAAAAPAAAAAAAAAAEAIAAAACIAAABkcnMvZG93bnJldi54bWxQSwECFAAUAAAACACH&#10;TuJAMy8FnjsAAAA5AAAAEAAAAAAAAAABACAAAAASAQAAZHJzL3NoYXBleG1sLnhtbFBLBQYAAAAA&#10;BgAGAFsBAAC8AwAAAAA=&#10;">
                  <v:fill on="t" focussize="0,0"/>
                  <v:stroke on="f"/>
                  <v:imagedata o:title=""/>
                  <o:lock v:ext="edit" aspectratio="f"/>
                </v:rect>
                <v:rect id="docshape313" o:spid="_x0000_s1026" o:spt="1" style="position:absolute;left:4684;top:226;height:267;width:4484;" fillcolor="#00539F" filled="t" stroked="f" coordsize="21600,21600" o:gfxdata="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oNkG/&#10;AAAA4QAAAA8AAAAAAAAAAQAgAAAAIgAAAGRycy9kb3ducmV2LnhtbFBLAQIUABQAAAAIAIdO4kAz&#10;LwWeOwAAADkAAAAQAAAAAAAAAAEAIAAAAA4BAABkcnMvc2hhcGV4bWwueG1sUEsFBgAAAAAGAAYA&#10;WwEAALgDAAAAAA==&#10;">
                  <v:fill on="t" focussize="0,0"/>
                  <v:stroke on="f"/>
                  <v:imagedata o:title=""/>
                  <o:lock v:ext="edit" aspectratio="f"/>
                </v:rect>
                <v:line id="Line 410" o:spid="_x0000_s1026" o:spt="20" style="position:absolute;left:6213;top:494;height:0;width:0;" filled="f" stroked="t" coordsize="21600,21600" o:gfxdata="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Fdg6/&#10;AAAA4wAAAA8AAAAAAAAAAQAgAAAAIgAAAGRycy9kb3ducmV2LnhtbFBLAQIUABQAAAAIAIdO4kAz&#10;LwWeOwAAADkAAAAQAAAAAAAAAAEAIAAAAA4BAABkcnMvc2hhcGV4bWwueG1sUEsFBgAAAAAGAAYA&#10;WwEAALgDAAAAAA==&#10;">
                  <v:fill on="f" focussize="0,0"/>
                  <v:stroke weight="0.434015748031496pt" color="#FFFFFF" joinstyle="round"/>
                  <v:imagedata o:title=""/>
                  <o:lock v:ext="edit" aspectratio="f"/>
                </v:line>
                <v:line id="Line 409" o:spid="_x0000_s1026" o:spt="20" style="position:absolute;left:7741;top:494;height:0;width:0;" filled="f" stroked="t" coordsize="21600,21600" o:gfxdata="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oC&#10;k0fCAAAA4gAAAA8AAAAAAAAAAQAgAAAAIgAAAGRycy9kb3ducmV2LnhtbFBLAQIUABQAAAAIAIdO&#10;4kAzLwWeOwAAADkAAAAQAAAAAAAAAAEAIAAAABEBAABkcnMvc2hhcGV4bWwueG1sUEsFBgAAAAAG&#10;AAYAWwEAALsDAAAAAA==&#10;">
                  <v:fill on="f" focussize="0,0"/>
                  <v:stroke weight="0.434015748031496pt" color="#FFFFFF" joinstyle="round"/>
                  <v:imagedata o:title=""/>
                  <o:lock v:ext="edit" aspectratio="f"/>
                </v:line>
                <v:line id="Line 408" o:spid="_x0000_s1026" o:spt="20" style="position:absolute;left:9269;top:494;height:0;width:0;" filled="f" stroked="t" coordsize="21600,21600" o:gfxdata="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SGVAwwAAAOIAAAAPAAAAAAAAAAEAIAAAACIAAABkcnMvZG93bnJldi54bWxQSwECFAAUAAAACACH&#10;TuJAMy8FnjsAAAA5AAAAEAAAAAAAAAABACAAAAASAQAAZHJzL3NoYXBleG1sLnhtbFBLBQYAAAAA&#10;BgAGAFsBAAC8AwAAAAA=&#10;">
                  <v:fill on="f" focussize="0,0"/>
                  <v:stroke weight="0.434015748031496pt" color="#FFFFFF" joinstyle="round"/>
                  <v:imagedata o:title=""/>
                  <o:lock v:ext="edit" aspectratio="f"/>
                </v:line>
              </v:group>
            </w:pict>
          </mc:Fallback>
        </mc:AlternateContent>
      </w:r>
      <w:r>
        <w:rPr>
          <w:color w:val="231F37"/>
          <w:w w:val="110"/>
          <w:sz w:val="14"/>
        </w:rPr>
        <w:t>GenAI</w:t>
      </w:r>
      <w:r>
        <w:rPr>
          <w:color w:val="231F37"/>
          <w:spacing w:val="12"/>
          <w:w w:val="110"/>
          <w:sz w:val="14"/>
        </w:rPr>
        <w:t xml:space="preserve"> </w:t>
      </w:r>
      <w:r>
        <w:rPr>
          <w:color w:val="231F37"/>
          <w:w w:val="110"/>
          <w:sz w:val="14"/>
        </w:rPr>
        <w:t>(Generative</w:t>
      </w:r>
      <w:r>
        <w:rPr>
          <w:color w:val="231F37"/>
          <w:spacing w:val="13"/>
          <w:w w:val="110"/>
          <w:sz w:val="14"/>
        </w:rPr>
        <w:t xml:space="preserve"> </w:t>
      </w:r>
      <w:r>
        <w:rPr>
          <w:color w:val="231F37"/>
          <w:w w:val="110"/>
          <w:sz w:val="14"/>
        </w:rPr>
        <w:t>Artificial</w:t>
      </w:r>
      <w:r>
        <w:rPr>
          <w:color w:val="231F37"/>
          <w:spacing w:val="12"/>
          <w:w w:val="110"/>
          <w:sz w:val="14"/>
        </w:rPr>
        <w:t xml:space="preserve"> </w:t>
      </w:r>
      <w:r>
        <w:rPr>
          <w:color w:val="231F37"/>
          <w:spacing w:val="-2"/>
          <w:w w:val="110"/>
          <w:sz w:val="14"/>
        </w:rPr>
        <w:t>Intelligence)</w:t>
      </w:r>
    </w:p>
    <w:p>
      <w:pPr>
        <w:pStyle w:val="6"/>
        <w:rPr>
          <w:sz w:val="18"/>
        </w:rPr>
      </w:pPr>
    </w:p>
    <w:p>
      <w:pPr>
        <w:pStyle w:val="6"/>
        <w:rPr>
          <w:sz w:val="24"/>
        </w:rPr>
      </w:pPr>
    </w:p>
    <w:p>
      <w:pPr>
        <w:spacing w:before="1"/>
        <w:ind w:left="363"/>
        <w:rPr>
          <w:sz w:val="14"/>
        </w:rPr>
      </w:pPr>
      <w:r>
        <mc:AlternateContent>
          <mc:Choice Requires="wpg">
            <w:drawing>
              <wp:anchor distT="0" distB="0" distL="114300" distR="114300" simplePos="0" relativeHeight="251672576" behindDoc="0" locked="0" layoutInCell="1" allowOverlap="1">
                <wp:simplePos x="0" y="0"/>
                <wp:positionH relativeFrom="page">
                  <wp:posOffset>2974340</wp:posOffset>
                </wp:positionH>
                <wp:positionV relativeFrom="paragraph">
                  <wp:posOffset>144145</wp:posOffset>
                </wp:positionV>
                <wp:extent cx="3887470" cy="170180"/>
                <wp:effectExtent l="0" t="0" r="11430" b="7620"/>
                <wp:wrapNone/>
                <wp:docPr id="504984919" name="docshapegroup314"/>
                <wp:cNvGraphicFramePr/>
                <a:graphic xmlns:a="http://schemas.openxmlformats.org/drawingml/2006/main">
                  <a:graphicData uri="http://schemas.microsoft.com/office/word/2010/wordprocessingGroup">
                    <wpg:wgp>
                      <wpg:cNvGrpSpPr/>
                      <wpg:grpSpPr>
                        <a:xfrm>
                          <a:off x="0" y="0"/>
                          <a:ext cx="3887470" cy="170180"/>
                          <a:chOff x="4684" y="227"/>
                          <a:chExt cx="6122" cy="268"/>
                        </a:xfrm>
                      </wpg:grpSpPr>
                      <wps:wsp>
                        <wps:cNvPr id="1580483389" name="docshape315"/>
                        <wps:cNvSpPr/>
                        <wps:spPr bwMode="auto">
                          <a:xfrm>
                            <a:off x="9137" y="227"/>
                            <a:ext cx="1670" cy="267"/>
                          </a:xfrm>
                          <a:prstGeom prst="rect">
                            <a:avLst/>
                          </a:prstGeom>
                          <a:solidFill>
                            <a:srgbClr val="DCE5EE"/>
                          </a:solidFill>
                          <a:ln>
                            <a:noFill/>
                          </a:ln>
                        </wps:spPr>
                        <wps:bodyPr rot="0" vert="horz" wrap="square" lIns="91440" tIns="45720" rIns="91440" bIns="45720" anchor="t" anchorCtr="0" upright="1">
                          <a:noAutofit/>
                        </wps:bodyPr>
                      </wps:wsp>
                      <wps:wsp>
                        <wps:cNvPr id="1393142152" name="docshape316"/>
                        <wps:cNvSpPr/>
                        <wps:spPr bwMode="auto">
                          <a:xfrm>
                            <a:off x="4684" y="227"/>
                            <a:ext cx="4453" cy="267"/>
                          </a:xfrm>
                          <a:prstGeom prst="rect">
                            <a:avLst/>
                          </a:prstGeom>
                          <a:solidFill>
                            <a:srgbClr val="00539F"/>
                          </a:solidFill>
                          <a:ln>
                            <a:noFill/>
                          </a:ln>
                        </wps:spPr>
                        <wps:bodyPr rot="0" vert="horz" wrap="square" lIns="91440" tIns="45720" rIns="91440" bIns="45720" anchor="t" anchorCtr="0" upright="1">
                          <a:noAutofit/>
                        </wps:bodyPr>
                      </wps:wsp>
                      <wps:wsp>
                        <wps:cNvPr id="1475176236" name="Line 404"/>
                        <wps:cNvCnPr/>
                        <wps:spPr bwMode="auto">
                          <a:xfrm>
                            <a:off x="6213" y="495"/>
                            <a:ext cx="0" cy="0"/>
                          </a:xfrm>
                          <a:prstGeom prst="line">
                            <a:avLst/>
                          </a:prstGeom>
                          <a:noFill/>
                          <a:ln w="5512">
                            <a:solidFill>
                              <a:srgbClr val="FFFFFF"/>
                            </a:solidFill>
                            <a:prstDash val="solid"/>
                            <a:round/>
                          </a:ln>
                        </wps:spPr>
                        <wps:bodyPr/>
                      </wps:wsp>
                      <wps:wsp>
                        <wps:cNvPr id="1701128325" name="Line 403"/>
                        <wps:cNvCnPr/>
                        <wps:spPr bwMode="auto">
                          <a:xfrm>
                            <a:off x="7741" y="495"/>
                            <a:ext cx="0" cy="0"/>
                          </a:xfrm>
                          <a:prstGeom prst="line">
                            <a:avLst/>
                          </a:prstGeom>
                          <a:noFill/>
                          <a:ln w="5512">
                            <a:solidFill>
                              <a:srgbClr val="FFFFFF"/>
                            </a:solidFill>
                            <a:prstDash val="solid"/>
                            <a:round/>
                          </a:ln>
                        </wps:spPr>
                        <wps:bodyPr/>
                      </wps:wsp>
                      <wps:wsp>
                        <wps:cNvPr id="189185758" name="Line 402"/>
                        <wps:cNvCnPr/>
                        <wps:spPr bwMode="auto">
                          <a:xfrm>
                            <a:off x="9269" y="495"/>
                            <a:ext cx="0" cy="0"/>
                          </a:xfrm>
                          <a:prstGeom prst="line">
                            <a:avLst/>
                          </a:prstGeom>
                          <a:noFill/>
                          <a:ln w="5512">
                            <a:solidFill>
                              <a:srgbClr val="FFFFFF"/>
                            </a:solidFill>
                            <a:prstDash val="solid"/>
                            <a:round/>
                          </a:ln>
                        </wps:spPr>
                        <wps:bodyPr/>
                      </wps:wsp>
                    </wpg:wgp>
                  </a:graphicData>
                </a:graphic>
              </wp:anchor>
            </w:drawing>
          </mc:Choice>
          <mc:Fallback>
            <w:pict>
              <v:group id="docshapegroup314" o:spid="_x0000_s1026" o:spt="203" style="position:absolute;left:0pt;margin-left:234.2pt;margin-top:11.35pt;height:13.4pt;width:306.1pt;mso-position-horizontal-relative:page;z-index:251672576;mso-width-relative:page;mso-height-relative:page;" coordorigin="4684,227" coordsize="6122,268" o:gfxdata="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DQREGJ2gAAAAoBAAAPAAAAAAAAAAEAIAAAACIAAABkcnMvZG93bnJldi54bWxQSwECFAAUAAAA&#10;CACHTuJAUh92MkIDAAB3DAAADgAAAAAAAAABACAAAAApAQAAZHJzL2Uyb0RvYy54bWxQSwUGAAAA&#10;AAYABgBZAQAA3QYAAAAA&#10;">
                <o:lock v:ext="edit" aspectratio="f"/>
                <v:rect id="docshape315" o:spid="_x0000_s1026" o:spt="1" style="position:absolute;left:9137;top:227;height:267;width:1670;" fillcolor="#DCE5EE" filled="t" stroked="f" coordsize="21600,21600" o:gfxdata="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wdF&#10;4cEAAADjAAAADwAAAAAAAAABACAAAAAiAAAAZHJzL2Rvd25yZXYueG1sUEsBAhQAFAAAAAgAh07i&#10;QDMvBZ47AAAAOQAAABAAAAAAAAAAAQAgAAAAEAEAAGRycy9zaGFwZXhtbC54bWxQSwUGAAAAAAYA&#10;BgBbAQAAugMAAAAA&#10;">
                  <v:fill on="t" focussize="0,0"/>
                  <v:stroke on="f"/>
                  <v:imagedata o:title=""/>
                  <o:lock v:ext="edit" aspectratio="f"/>
                </v:rect>
                <v:rect id="docshape316" o:spid="_x0000_s1026" o:spt="1" style="position:absolute;left:4684;top:227;height:267;width:4453;" fillcolor="#00539F" filled="t" stroked="f" coordsize="21600,21600" o:gfxdata="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S&#10;WewmwwAAAOMAAAAPAAAAAAAAAAEAIAAAACIAAABkcnMvZG93bnJldi54bWxQSwECFAAUAAAACACH&#10;TuJAMy8FnjsAAAA5AAAAEAAAAAAAAAABACAAAAASAQAAZHJzL3NoYXBleG1sLnhtbFBLBQYAAAAA&#10;BgAGAFsBAAC8AwAAAAA=&#10;">
                  <v:fill on="t" focussize="0,0"/>
                  <v:stroke on="f"/>
                  <v:imagedata o:title=""/>
                  <o:lock v:ext="edit" aspectratio="f"/>
                </v:rect>
                <v:line id="Line 404" o:spid="_x0000_s1026" o:spt="20" style="position:absolute;left:6213;top:495;height:0;width:0;" filled="f" stroked="t" coordsize="21600,21600" o:gfxdata="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Tb+&#10;WcEAAADjAAAADwAAAAAAAAABACAAAAAiAAAAZHJzL2Rvd25yZXYueG1sUEsBAhQAFAAAAAgAh07i&#10;QDMvBZ47AAAAOQAAABAAAAAAAAAAAQAgAAAAEAEAAGRycy9zaGFwZXhtbC54bWxQSwUGAAAAAAYA&#10;BgBbAQAAugMAAAAA&#10;">
                  <v:fill on="f" focussize="0,0"/>
                  <v:stroke weight="0.434015748031496pt" color="#FFFFFF" joinstyle="round"/>
                  <v:imagedata o:title=""/>
                  <o:lock v:ext="edit" aspectratio="f"/>
                </v:line>
                <v:line id="Line 403" o:spid="_x0000_s1026" o:spt="20" style="position:absolute;left:7741;top:495;height:0;width:0;" filled="f" stroked="t" coordsize="21600,21600" o:gfxdata="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COwX&#10;wAAAAOMAAAAPAAAAAAAAAAEAIAAAACIAAABkcnMvZG93bnJldi54bWxQSwECFAAUAAAACACHTuJA&#10;My8FnjsAAAA5AAAAEAAAAAAAAAABACAAAAAPAQAAZHJzL3NoYXBleG1sLnhtbFBLBQYAAAAABgAG&#10;AFsBAAC5AwAAAAA=&#10;">
                  <v:fill on="f" focussize="0,0"/>
                  <v:stroke weight="0.434015748031496pt" color="#FFFFFF" joinstyle="round"/>
                  <v:imagedata o:title=""/>
                  <o:lock v:ext="edit" aspectratio="f"/>
                </v:line>
                <v:line id="Line 402" o:spid="_x0000_s1026" o:spt="20" style="position:absolute;left:9269;top:495;height:0;width:0;" filled="f" stroked="t" coordsize="21600,21600" o:gfxdata="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3Lfi/&#10;AAAA4gAAAA8AAAAAAAAAAQAgAAAAIgAAAGRycy9kb3ducmV2LnhtbFBLAQIUABQAAAAIAIdO4kAz&#10;LwWeOwAAADkAAAAQAAAAAAAAAAEAIAAAAA4BAABkcnMvc2hhcGV4bWwueG1sUEsFBgAAAAAGAAYA&#10;WwEAALgDAAAAAA==&#10;">
                  <v:fill on="f" focussize="0,0"/>
                  <v:stroke weight="0.434015748031496pt" color="#FFFFFF" joinstyle="round"/>
                  <v:imagedata o:title=""/>
                  <o:lock v:ext="edit" aspectratio="f"/>
                </v:line>
              </v:group>
            </w:pict>
          </mc:Fallback>
        </mc:AlternateContent>
      </w:r>
      <w:r>
        <w:rPr>
          <w:color w:val="231F37"/>
          <w:w w:val="115"/>
          <w:sz w:val="14"/>
        </w:rPr>
        <w:t>DL</w:t>
      </w:r>
      <w:r>
        <w:rPr>
          <w:color w:val="231F37"/>
          <w:spacing w:val="-4"/>
          <w:w w:val="115"/>
          <w:sz w:val="14"/>
        </w:rPr>
        <w:t xml:space="preserve"> </w:t>
      </w:r>
      <w:r>
        <w:rPr>
          <w:color w:val="231F37"/>
          <w:w w:val="115"/>
          <w:sz w:val="14"/>
        </w:rPr>
        <w:t>(Deep</w:t>
      </w:r>
      <w:r>
        <w:rPr>
          <w:color w:val="231F37"/>
          <w:spacing w:val="-3"/>
          <w:w w:val="115"/>
          <w:sz w:val="14"/>
        </w:rPr>
        <w:t xml:space="preserve"> </w:t>
      </w:r>
      <w:r>
        <w:rPr>
          <w:color w:val="231F37"/>
          <w:w w:val="115"/>
          <w:sz w:val="14"/>
        </w:rPr>
        <w:t>Learning</w:t>
      </w:r>
      <w:r>
        <w:rPr>
          <w:color w:val="231F37"/>
          <w:spacing w:val="-4"/>
          <w:w w:val="115"/>
          <w:sz w:val="14"/>
        </w:rPr>
        <w:t xml:space="preserve"> </w:t>
      </w:r>
      <w:r>
        <w:rPr>
          <w:color w:val="231F37"/>
          <w:w w:val="115"/>
          <w:sz w:val="14"/>
        </w:rPr>
        <w:t>using</w:t>
      </w:r>
      <w:r>
        <w:rPr>
          <w:color w:val="231F37"/>
          <w:spacing w:val="-3"/>
          <w:w w:val="115"/>
          <w:sz w:val="14"/>
        </w:rPr>
        <w:t xml:space="preserve"> </w:t>
      </w:r>
      <w:r>
        <w:rPr>
          <w:color w:val="231F37"/>
          <w:w w:val="115"/>
          <w:sz w:val="14"/>
        </w:rPr>
        <w:t>neural</w:t>
      </w:r>
      <w:r>
        <w:rPr>
          <w:color w:val="231F37"/>
          <w:spacing w:val="-4"/>
          <w:w w:val="115"/>
          <w:sz w:val="14"/>
        </w:rPr>
        <w:t xml:space="preserve"> </w:t>
      </w:r>
      <w:r>
        <w:rPr>
          <w:color w:val="231F37"/>
          <w:spacing w:val="-2"/>
          <w:w w:val="115"/>
          <w:sz w:val="14"/>
        </w:rPr>
        <w:t>networks)</w:t>
      </w:r>
    </w:p>
    <w:p>
      <w:pPr>
        <w:pStyle w:val="6"/>
        <w:rPr>
          <w:sz w:val="18"/>
        </w:rPr>
      </w:pPr>
    </w:p>
    <w:p>
      <w:pPr>
        <w:pStyle w:val="6"/>
        <w:spacing w:before="1"/>
        <w:rPr>
          <w:sz w:val="24"/>
        </w:rPr>
      </w:pPr>
    </w:p>
    <w:p>
      <w:pPr>
        <w:ind w:left="363"/>
        <w:rPr>
          <w:sz w:val="14"/>
        </w:rPr>
      </w:pPr>
      <w:r>
        <mc:AlternateContent>
          <mc:Choice Requires="wpg">
            <w:drawing>
              <wp:anchor distT="0" distB="0" distL="114300" distR="114300" simplePos="0" relativeHeight="251673600" behindDoc="0" locked="0" layoutInCell="1" allowOverlap="1">
                <wp:simplePos x="0" y="0"/>
                <wp:positionH relativeFrom="page">
                  <wp:posOffset>2974340</wp:posOffset>
                </wp:positionH>
                <wp:positionV relativeFrom="paragraph">
                  <wp:posOffset>143510</wp:posOffset>
                </wp:positionV>
                <wp:extent cx="3887470" cy="170180"/>
                <wp:effectExtent l="635" t="0" r="10795" b="7620"/>
                <wp:wrapNone/>
                <wp:docPr id="548860098" name="docshapegroup317"/>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1714717362" name="docshape318"/>
                        <wps:cNvSpPr/>
                        <wps:spPr bwMode="auto">
                          <a:xfrm>
                            <a:off x="9045" y="226"/>
                            <a:ext cx="1761" cy="267"/>
                          </a:xfrm>
                          <a:prstGeom prst="rect">
                            <a:avLst/>
                          </a:prstGeom>
                          <a:solidFill>
                            <a:srgbClr val="DCE5EE"/>
                          </a:solidFill>
                          <a:ln>
                            <a:noFill/>
                          </a:ln>
                        </wps:spPr>
                        <wps:bodyPr rot="0" vert="horz" wrap="square" lIns="91440" tIns="45720" rIns="91440" bIns="45720" anchor="t" anchorCtr="0" upright="1">
                          <a:noAutofit/>
                        </wps:bodyPr>
                      </wps:wsp>
                      <wps:wsp>
                        <wps:cNvPr id="604671865" name="docshape319"/>
                        <wps:cNvSpPr/>
                        <wps:spPr bwMode="auto">
                          <a:xfrm>
                            <a:off x="4683" y="226"/>
                            <a:ext cx="4362" cy="267"/>
                          </a:xfrm>
                          <a:prstGeom prst="rect">
                            <a:avLst/>
                          </a:prstGeom>
                          <a:solidFill>
                            <a:srgbClr val="00539F"/>
                          </a:solidFill>
                          <a:ln>
                            <a:noFill/>
                          </a:ln>
                        </wps:spPr>
                        <wps:bodyPr rot="0" vert="horz" wrap="square" lIns="91440" tIns="45720" rIns="91440" bIns="45720" anchor="t" anchorCtr="0" upright="1">
                          <a:noAutofit/>
                        </wps:bodyPr>
                      </wps:wsp>
                      <wps:wsp>
                        <wps:cNvPr id="64144873" name="Line 398"/>
                        <wps:cNvCnPr/>
                        <wps:spPr bwMode="auto">
                          <a:xfrm>
                            <a:off x="6213" y="494"/>
                            <a:ext cx="0" cy="0"/>
                          </a:xfrm>
                          <a:prstGeom prst="line">
                            <a:avLst/>
                          </a:prstGeom>
                          <a:noFill/>
                          <a:ln w="5512">
                            <a:solidFill>
                              <a:srgbClr val="FFFFFF"/>
                            </a:solidFill>
                            <a:prstDash val="solid"/>
                            <a:round/>
                          </a:ln>
                        </wps:spPr>
                        <wps:bodyPr/>
                      </wps:wsp>
                      <wps:wsp>
                        <wps:cNvPr id="1077835674" name="Line 397"/>
                        <wps:cNvCnPr/>
                        <wps:spPr bwMode="auto">
                          <a:xfrm>
                            <a:off x="7741" y="494"/>
                            <a:ext cx="0" cy="0"/>
                          </a:xfrm>
                          <a:prstGeom prst="line">
                            <a:avLst/>
                          </a:prstGeom>
                          <a:noFill/>
                          <a:ln w="5512">
                            <a:solidFill>
                              <a:srgbClr val="FFFFFF"/>
                            </a:solidFill>
                            <a:prstDash val="solid"/>
                            <a:round/>
                          </a:ln>
                        </wps:spPr>
                        <wps:bodyPr/>
                      </wps:wsp>
                      <wps:wsp>
                        <wps:cNvPr id="862276023" name="Line 396"/>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17" o:spid="_x0000_s1026" o:spt="203" style="position:absolute;left:0pt;margin-left:234.2pt;margin-top:11.3pt;height:13.4pt;width:306.1pt;mso-position-horizontal-relative:page;z-index:251673600;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">
                <o:lock v:ext="edit" aspectratio="f"/>
                <v:rect id="docshape318" o:spid="_x0000_s1026" o:spt="1" style="position:absolute;left:9045;top:226;height:267;width:1761;" fillcolor="#DCE5EE" filled="t" stroked="f" coordsize="21600,21600" o:gfxdata="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6OJ&#10;ccEAAADjAAAADwAAAAAAAAABACAAAAAiAAAAZHJzL2Rvd25yZXYueG1sUEsBAhQAFAAAAAgAh07i&#10;QDMvBZ47AAAAOQAAABAAAAAAAAAAAQAgAAAAEAEAAGRycy9zaGFwZXhtbC54bWxQSwUGAAAAAAYA&#10;BgBbAQAAugMAAAAA&#10;">
                  <v:fill on="t" focussize="0,0"/>
                  <v:stroke on="f"/>
                  <v:imagedata o:title=""/>
                  <o:lock v:ext="edit" aspectratio="f"/>
                </v:rect>
                <v:rect id="docshape319" o:spid="_x0000_s1026" o:spt="1" style="position:absolute;left:4683;top:226;height:267;width:4362;" fillcolor="#00539F" filled="t" stroked="f" coordsize="21600,21600" o:gfxdata="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r0s&#10;1MEAAADiAAAADwAAAAAAAAABACAAAAAiAAAAZHJzL2Rvd25yZXYueG1sUEsBAhQAFAAAAAgAh07i&#10;QDMvBZ47AAAAOQAAABAAAAAAAAAAAQAgAAAAEAEAAGRycy9zaGFwZXhtbC54bWxQSwUGAAAAAAYA&#10;BgBbAQAAugMAAAAA&#10;">
                  <v:fill on="t" focussize="0,0"/>
                  <v:stroke on="f"/>
                  <v:imagedata o:title=""/>
                  <o:lock v:ext="edit" aspectratio="f"/>
                </v:rect>
                <v:line id="Line 398" o:spid="_x0000_s1026" o:spt="20" style="position:absolute;left:6213;top:494;height:0;width:0;" filled="f" stroked="t" coordsize="21600,21600" o:gfxdata="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jB&#10;ihHCAAAA4QAAAA8AAAAAAAAAAQAgAAAAIgAAAGRycy9kb3ducmV2LnhtbFBLAQIUABQAAAAIAIdO&#10;4kAzLwWeOwAAADkAAAAQAAAAAAAAAAEAIAAAABEBAABkcnMvc2hhcGV4bWwueG1sUEsFBgAAAAAG&#10;AAYAWwEAALsDAAAAAA==&#10;">
                  <v:fill on="f" focussize="0,0"/>
                  <v:stroke weight="0.434015748031496pt" color="#FFFFFF" joinstyle="round"/>
                  <v:imagedata o:title=""/>
                  <o:lock v:ext="edit" aspectratio="f"/>
                </v:line>
                <v:line id="Line 397" o:spid="_x0000_s1026" o:spt="20" style="position:absolute;left:7741;top:494;height:0;width:0;" filled="f" stroked="t" coordsize="21600,21600" o:gfxdata="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m8T&#10;g8EAAADjAAAADwAAAAAAAAABACAAAAAiAAAAZHJzL2Rvd25yZXYueG1sUEsBAhQAFAAAAAgAh07i&#10;QDMvBZ47AAAAOQAAABAAAAAAAAAAAQAgAAAAEAEAAGRycy9zaGFwZXhtbC54bWxQSwUGAAAAAAYA&#10;BgBbAQAAugMAAAAA&#10;">
                  <v:fill on="f" focussize="0,0"/>
                  <v:stroke weight="0.434015748031496pt" color="#FFFFFF" joinstyle="round"/>
                  <v:imagedata o:title=""/>
                  <o:lock v:ext="edit" aspectratio="f"/>
                </v:line>
                <v:line id="Line 396" o:spid="_x0000_s1026" o:spt="20" style="position:absolute;left:9269;top:494;height:0;width:0;" filled="f" stroked="t" coordsize="21600,21600" o:gfxdata="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rh&#10;GszCAAAA4gAAAA8AAAAAAAAAAQAgAAAAIgAAAGRycy9kb3ducmV2LnhtbFBLAQIUABQAAAAIAIdO&#10;4kAzLwWeOwAAADkAAAAQAAAAAAAAAAEAIAAAABEBAABkcnMvc2hhcGV4bWwueG1sUEsFBgAAAAAG&#10;AAYAWwEAALsDAAAAAA==&#10;">
                  <v:fill on="f" focussize="0,0"/>
                  <v:stroke weight="0.434015748031496pt" color="#FFFFFF" joinstyle="round"/>
                  <v:imagedata o:title=""/>
                  <o:lock v:ext="edit" aspectratio="f"/>
                </v:line>
              </v:group>
            </w:pict>
          </mc:Fallback>
        </mc:AlternateContent>
      </w:r>
      <w:r>
        <w:rPr>
          <w:color w:val="231F37"/>
          <w:w w:val="115"/>
          <w:sz w:val="14"/>
        </w:rPr>
        <w:t>Expert</w:t>
      </w:r>
      <w:r>
        <w:rPr>
          <w:color w:val="231F37"/>
          <w:spacing w:val="-4"/>
          <w:w w:val="115"/>
          <w:sz w:val="14"/>
        </w:rPr>
        <w:t xml:space="preserve"> </w:t>
      </w:r>
      <w:r>
        <w:rPr>
          <w:color w:val="231F37"/>
          <w:w w:val="115"/>
          <w:sz w:val="14"/>
        </w:rPr>
        <w:t>Systems</w:t>
      </w:r>
      <w:r>
        <w:rPr>
          <w:color w:val="231F37"/>
          <w:spacing w:val="-3"/>
          <w:w w:val="115"/>
          <w:sz w:val="14"/>
        </w:rPr>
        <w:t xml:space="preserve"> </w:t>
      </w:r>
      <w:r>
        <w:rPr>
          <w:color w:val="231F37"/>
          <w:w w:val="115"/>
          <w:sz w:val="14"/>
        </w:rPr>
        <w:t>(Rule-based</w:t>
      </w:r>
      <w:r>
        <w:rPr>
          <w:color w:val="231F37"/>
          <w:spacing w:val="-3"/>
          <w:w w:val="115"/>
          <w:sz w:val="14"/>
        </w:rPr>
        <w:t xml:space="preserve"> </w:t>
      </w:r>
      <w:r>
        <w:rPr>
          <w:color w:val="231F37"/>
          <w:spacing w:val="-5"/>
          <w:w w:val="115"/>
          <w:sz w:val="14"/>
        </w:rPr>
        <w:t>AI)</w:t>
      </w:r>
    </w:p>
    <w:p>
      <w:pPr>
        <w:pStyle w:val="6"/>
        <w:rPr>
          <w:sz w:val="18"/>
        </w:rPr>
      </w:pPr>
    </w:p>
    <w:p>
      <w:pPr>
        <w:pStyle w:val="6"/>
        <w:spacing w:before="1"/>
        <w:rPr>
          <w:sz w:val="24"/>
        </w:rPr>
      </w:pPr>
    </w:p>
    <w:p>
      <w:pPr>
        <w:spacing w:before="1"/>
        <w:ind w:left="363"/>
        <w:rPr>
          <w:sz w:val="14"/>
        </w:rPr>
      </w:pPr>
      <w:r>
        <mc:AlternateContent>
          <mc:Choice Requires="wpg">
            <w:drawing>
              <wp:anchor distT="0" distB="0" distL="114300" distR="114300" simplePos="0" relativeHeight="251673600" behindDoc="0" locked="0" layoutInCell="1" allowOverlap="1">
                <wp:simplePos x="0" y="0"/>
                <wp:positionH relativeFrom="page">
                  <wp:posOffset>2974340</wp:posOffset>
                </wp:positionH>
                <wp:positionV relativeFrom="paragraph">
                  <wp:posOffset>144145</wp:posOffset>
                </wp:positionV>
                <wp:extent cx="3887470" cy="170815"/>
                <wp:effectExtent l="635" t="0" r="10795" b="6985"/>
                <wp:wrapNone/>
                <wp:docPr id="1286178053" name="docshapegroup320"/>
                <wp:cNvGraphicFramePr/>
                <a:graphic xmlns:a="http://schemas.openxmlformats.org/drawingml/2006/main">
                  <a:graphicData uri="http://schemas.microsoft.com/office/word/2010/wordprocessingGroup">
                    <wpg:wgp>
                      <wpg:cNvGrpSpPr/>
                      <wpg:grpSpPr>
                        <a:xfrm>
                          <a:off x="0" y="0"/>
                          <a:ext cx="3887470" cy="170815"/>
                          <a:chOff x="4684" y="227"/>
                          <a:chExt cx="6122" cy="269"/>
                        </a:xfrm>
                      </wpg:grpSpPr>
                      <wps:wsp>
                        <wps:cNvPr id="1151400075" name="docshape321"/>
                        <wps:cNvSpPr/>
                        <wps:spPr bwMode="auto">
                          <a:xfrm>
                            <a:off x="8938" y="227"/>
                            <a:ext cx="1868" cy="267"/>
                          </a:xfrm>
                          <a:prstGeom prst="rect">
                            <a:avLst/>
                          </a:prstGeom>
                          <a:solidFill>
                            <a:srgbClr val="DCE5EE"/>
                          </a:solidFill>
                          <a:ln>
                            <a:noFill/>
                          </a:ln>
                        </wps:spPr>
                        <wps:bodyPr rot="0" vert="horz" wrap="square" lIns="91440" tIns="45720" rIns="91440" bIns="45720" anchor="t" anchorCtr="0" upright="1">
                          <a:noAutofit/>
                        </wps:bodyPr>
                      </wps:wsp>
                      <wps:wsp>
                        <wps:cNvPr id="736018983" name="docshape322"/>
                        <wps:cNvSpPr/>
                        <wps:spPr bwMode="auto">
                          <a:xfrm>
                            <a:off x="4683" y="227"/>
                            <a:ext cx="4255" cy="267"/>
                          </a:xfrm>
                          <a:prstGeom prst="rect">
                            <a:avLst/>
                          </a:prstGeom>
                          <a:solidFill>
                            <a:srgbClr val="00539F"/>
                          </a:solidFill>
                          <a:ln>
                            <a:noFill/>
                          </a:ln>
                        </wps:spPr>
                        <wps:bodyPr rot="0" vert="horz" wrap="square" lIns="91440" tIns="45720" rIns="91440" bIns="45720" anchor="t" anchorCtr="0" upright="1">
                          <a:noAutofit/>
                        </wps:bodyPr>
                      </wps:wsp>
                      <wps:wsp>
                        <wps:cNvPr id="1056426261" name="Line 392"/>
                        <wps:cNvCnPr/>
                        <wps:spPr bwMode="auto">
                          <a:xfrm>
                            <a:off x="6213" y="496"/>
                            <a:ext cx="0" cy="0"/>
                          </a:xfrm>
                          <a:prstGeom prst="line">
                            <a:avLst/>
                          </a:prstGeom>
                          <a:noFill/>
                          <a:ln w="5512">
                            <a:solidFill>
                              <a:srgbClr val="FFFFFF"/>
                            </a:solidFill>
                            <a:prstDash val="solid"/>
                            <a:round/>
                          </a:ln>
                        </wps:spPr>
                        <wps:bodyPr/>
                      </wps:wsp>
                      <wps:wsp>
                        <wps:cNvPr id="932232888" name="Line 391"/>
                        <wps:cNvCnPr/>
                        <wps:spPr bwMode="auto">
                          <a:xfrm>
                            <a:off x="7741" y="496"/>
                            <a:ext cx="0" cy="0"/>
                          </a:xfrm>
                          <a:prstGeom prst="line">
                            <a:avLst/>
                          </a:prstGeom>
                          <a:noFill/>
                          <a:ln w="5512">
                            <a:solidFill>
                              <a:srgbClr val="FFFFFF"/>
                            </a:solidFill>
                            <a:prstDash val="solid"/>
                            <a:round/>
                          </a:ln>
                        </wps:spPr>
                        <wps:bodyPr/>
                      </wps:wsp>
                      <wps:wsp>
                        <wps:cNvPr id="660123200" name="Line 390"/>
                        <wps:cNvCnPr/>
                        <wps:spPr bwMode="auto">
                          <a:xfrm>
                            <a:off x="9269" y="496"/>
                            <a:ext cx="0" cy="0"/>
                          </a:xfrm>
                          <a:prstGeom prst="line">
                            <a:avLst/>
                          </a:prstGeom>
                          <a:noFill/>
                          <a:ln w="5512">
                            <a:solidFill>
                              <a:srgbClr val="FFFFFF"/>
                            </a:solidFill>
                            <a:prstDash val="solid"/>
                            <a:round/>
                          </a:ln>
                        </wps:spPr>
                        <wps:bodyPr/>
                      </wps:wsp>
                    </wpg:wgp>
                  </a:graphicData>
                </a:graphic>
              </wp:anchor>
            </w:drawing>
          </mc:Choice>
          <mc:Fallback>
            <w:pict>
              <v:group id="docshapegroup320" o:spid="_x0000_s1026" o:spt="203" style="position:absolute;left:0pt;margin-left:234.2pt;margin-top:11.35pt;height:13.45pt;width:306.1pt;mso-position-horizontal-relative:page;z-index:251673600;mso-width-relative:page;mso-height-relative:page;" coordorigin="4684,227" coordsize="6122,269" o:gfxdata="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">
                <o:lock v:ext="edit" aspectratio="f"/>
                <v:rect id="docshape321" o:spid="_x0000_s1026" o:spt="1" style="position:absolute;left:8938;top:227;height:267;width:1868;" fillcolor="#DCE5EE" filled="t" stroked="f" coordsize="21600,21600" o:gfxdata="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YKk&#10;S8EAAADjAAAADwAAAAAAAAABACAAAAAiAAAAZHJzL2Rvd25yZXYueG1sUEsBAhQAFAAAAAgAh07i&#10;QDMvBZ47AAAAOQAAABAAAAAAAAAAAQAgAAAAEAEAAGRycy9zaGFwZXhtbC54bWxQSwUGAAAAAAYA&#10;BgBbAQAAugMAAAAA&#10;">
                  <v:fill on="t" focussize="0,0"/>
                  <v:stroke on="f"/>
                  <v:imagedata o:title=""/>
                  <o:lock v:ext="edit" aspectratio="f"/>
                </v:rect>
                <v:rect id="docshape322" o:spid="_x0000_s1026" o:spt="1" style="position:absolute;left:4683;top:227;height:267;width:4255;" fillcolor="#00539F" filled="t" stroked="f" coordsize="21600,21600" o:gfxdata="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rK&#10;HcEAAADiAAAADwAAAAAAAAABACAAAAAiAAAAZHJzL2Rvd25yZXYueG1sUEsBAhQAFAAAAAgAh07i&#10;QDMvBZ47AAAAOQAAABAAAAAAAAAAAQAgAAAAEAEAAGRycy9zaGFwZXhtbC54bWxQSwUGAAAAAAYA&#10;BgBbAQAAugMAAAAA&#10;">
                  <v:fill on="t" focussize="0,0"/>
                  <v:stroke on="f"/>
                  <v:imagedata o:title=""/>
                  <o:lock v:ext="edit" aspectratio="f"/>
                </v:rect>
                <v:line id="Line 392" o:spid="_x0000_s1026" o:spt="20" style="position:absolute;left:6213;top:496;height:0;width:0;" filled="f" stroked="t" coordsize="21600,21600" o:gfxdata="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1tYW6/&#10;AAAA4wAAAA8AAAAAAAAAAQAgAAAAIgAAAGRycy9kb3ducmV2LnhtbFBLAQIUABQAAAAIAIdO4kAz&#10;LwWeOwAAADkAAAAQAAAAAAAAAAEAIAAAAA4BAABkcnMvc2hhcGV4bWwueG1sUEsFBgAAAAAGAAYA&#10;WwEAALgDAAAAAA==&#10;">
                  <v:fill on="f" focussize="0,0"/>
                  <v:stroke weight="0.434015748031496pt" color="#FFFFFF" joinstyle="round"/>
                  <v:imagedata o:title=""/>
                  <o:lock v:ext="edit" aspectratio="f"/>
                </v:line>
                <v:line id="Line 391" o:spid="_x0000_s1026" o:spt="20" style="position:absolute;left:7741;top:496;height:0;width:0;" filled="f" stroked="t" coordsize="21600,21600" o:gfxdata="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iLrG/&#10;AAAA4gAAAA8AAAAAAAAAAQAgAAAAIgAAAGRycy9kb3ducmV2LnhtbFBLAQIUABQAAAAIAIdO4kAz&#10;LwWeOwAAADkAAAAQAAAAAAAAAAEAIAAAAA4BAABkcnMvc2hhcGV4bWwueG1sUEsFBgAAAAAGAAYA&#10;WwEAALgDAAAAAA==&#10;">
                  <v:fill on="f" focussize="0,0"/>
                  <v:stroke weight="0.434015748031496pt" color="#FFFFFF" joinstyle="round"/>
                  <v:imagedata o:title=""/>
                  <o:lock v:ext="edit" aspectratio="f"/>
                </v:line>
                <v:line id="Line 390" o:spid="_x0000_s1026" o:spt="20" style="position:absolute;left:9269;top:496;height:0;width:0;" filled="f" stroked="t" coordsize="21600,21600" o:gfxdata="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Vre&#10;PMEAAADiAAAADwAAAAAAAAABACAAAAAiAAAAZHJzL2Rvd25yZXYueG1sUEsBAhQAFAAAAAgAh07i&#10;QDMvBZ47AAAAOQAAABAAAAAAAAAAAQAgAAAAEAEAAGRycy9zaGFwZXhtbC54bWxQSwUGAAAAAAYA&#10;BgBbAQAAugMAAAAA&#10;">
                  <v:fill on="f" focussize="0,0"/>
                  <v:stroke weight="0.434015748031496pt" color="#FFFFFF" joinstyle="round"/>
                  <v:imagedata o:title=""/>
                  <o:lock v:ext="edit" aspectratio="f"/>
                </v:line>
              </v:group>
            </w:pict>
          </mc:Fallback>
        </mc:AlternateContent>
      </w:r>
      <w:r>
        <w:rPr>
          <w:color w:val="231F37"/>
          <w:w w:val="110"/>
          <w:sz w:val="14"/>
        </w:rPr>
        <w:t>ML</w:t>
      </w:r>
      <w:r>
        <w:rPr>
          <w:color w:val="231F37"/>
          <w:spacing w:val="-2"/>
          <w:w w:val="110"/>
          <w:sz w:val="14"/>
        </w:rPr>
        <w:t xml:space="preserve"> </w:t>
      </w:r>
      <w:r>
        <w:rPr>
          <w:color w:val="231F37"/>
          <w:w w:val="110"/>
          <w:sz w:val="14"/>
        </w:rPr>
        <w:t>(Machine</w:t>
      </w:r>
      <w:r>
        <w:rPr>
          <w:color w:val="231F37"/>
          <w:spacing w:val="-1"/>
          <w:w w:val="110"/>
          <w:sz w:val="14"/>
        </w:rPr>
        <w:t xml:space="preserve"> </w:t>
      </w:r>
      <w:r>
        <w:rPr>
          <w:color w:val="231F37"/>
          <w:spacing w:val="-2"/>
          <w:w w:val="110"/>
          <w:sz w:val="14"/>
        </w:rPr>
        <w:t>Learning)</w:t>
      </w:r>
    </w:p>
    <w:p>
      <w:pPr>
        <w:pStyle w:val="6"/>
        <w:rPr>
          <w:sz w:val="18"/>
        </w:rPr>
      </w:pPr>
    </w:p>
    <w:p>
      <w:pPr>
        <w:pStyle w:val="6"/>
        <w:rPr>
          <w:sz w:val="18"/>
        </w:rPr>
      </w:pPr>
    </w:p>
    <w:p>
      <w:pPr>
        <w:pStyle w:val="6"/>
        <w:spacing w:before="11"/>
        <w:rPr>
          <w:sz w:val="13"/>
        </w:rPr>
      </w:pPr>
    </w:p>
    <w:p>
      <w:pPr>
        <w:ind w:left="363"/>
        <w:rPr>
          <w:sz w:val="14"/>
        </w:rPr>
      </w:pPr>
      <w:r>
        <mc:AlternateContent>
          <mc:Choice Requires="wpg">
            <w:drawing>
              <wp:anchor distT="0" distB="0" distL="114300" distR="114300" simplePos="0" relativeHeight="251674624" behindDoc="0" locked="0" layoutInCell="1" allowOverlap="1">
                <wp:simplePos x="0" y="0"/>
                <wp:positionH relativeFrom="page">
                  <wp:posOffset>2974340</wp:posOffset>
                </wp:positionH>
                <wp:positionV relativeFrom="paragraph">
                  <wp:posOffset>143510</wp:posOffset>
                </wp:positionV>
                <wp:extent cx="3887470" cy="170180"/>
                <wp:effectExtent l="635" t="0" r="10795" b="7620"/>
                <wp:wrapNone/>
                <wp:docPr id="156496967" name="docshapegroup323"/>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348620012" name="docshape324"/>
                        <wps:cNvSpPr/>
                        <wps:spPr bwMode="auto">
                          <a:xfrm>
                            <a:off x="8923" y="226"/>
                            <a:ext cx="1883" cy="267"/>
                          </a:xfrm>
                          <a:prstGeom prst="rect">
                            <a:avLst/>
                          </a:prstGeom>
                          <a:solidFill>
                            <a:srgbClr val="DCE5EE"/>
                          </a:solidFill>
                          <a:ln>
                            <a:noFill/>
                          </a:ln>
                        </wps:spPr>
                        <wps:bodyPr rot="0" vert="horz" wrap="square" lIns="91440" tIns="45720" rIns="91440" bIns="45720" anchor="t" anchorCtr="0" upright="1">
                          <a:noAutofit/>
                        </wps:bodyPr>
                      </wps:wsp>
                      <wps:wsp>
                        <wps:cNvPr id="769385093" name="docshape325"/>
                        <wps:cNvSpPr/>
                        <wps:spPr bwMode="auto">
                          <a:xfrm>
                            <a:off x="4683" y="226"/>
                            <a:ext cx="4240" cy="267"/>
                          </a:xfrm>
                          <a:prstGeom prst="rect">
                            <a:avLst/>
                          </a:prstGeom>
                          <a:solidFill>
                            <a:srgbClr val="00539F"/>
                          </a:solidFill>
                          <a:ln>
                            <a:noFill/>
                          </a:ln>
                        </wps:spPr>
                        <wps:bodyPr rot="0" vert="horz" wrap="square" lIns="91440" tIns="45720" rIns="91440" bIns="45720" anchor="t" anchorCtr="0" upright="1">
                          <a:noAutofit/>
                        </wps:bodyPr>
                      </wps:wsp>
                      <wps:wsp>
                        <wps:cNvPr id="4937227" name="Line 386"/>
                        <wps:cNvCnPr/>
                        <wps:spPr bwMode="auto">
                          <a:xfrm>
                            <a:off x="6213" y="494"/>
                            <a:ext cx="0" cy="0"/>
                          </a:xfrm>
                          <a:prstGeom prst="line">
                            <a:avLst/>
                          </a:prstGeom>
                          <a:noFill/>
                          <a:ln w="5512">
                            <a:solidFill>
                              <a:srgbClr val="FFFFFF"/>
                            </a:solidFill>
                            <a:prstDash val="solid"/>
                            <a:round/>
                          </a:ln>
                        </wps:spPr>
                        <wps:bodyPr/>
                      </wps:wsp>
                      <wps:wsp>
                        <wps:cNvPr id="1088640932" name="Line 385"/>
                        <wps:cNvCnPr/>
                        <wps:spPr bwMode="auto">
                          <a:xfrm>
                            <a:off x="7741" y="494"/>
                            <a:ext cx="0" cy="0"/>
                          </a:xfrm>
                          <a:prstGeom prst="line">
                            <a:avLst/>
                          </a:prstGeom>
                          <a:noFill/>
                          <a:ln w="5512">
                            <a:solidFill>
                              <a:srgbClr val="FFFFFF"/>
                            </a:solidFill>
                            <a:prstDash val="solid"/>
                            <a:round/>
                          </a:ln>
                        </wps:spPr>
                        <wps:bodyPr/>
                      </wps:wsp>
                      <wps:wsp>
                        <wps:cNvPr id="2020205962" name="Line 384"/>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23" o:spid="_x0000_s1026" o:spt="203" style="position:absolute;left:0pt;margin-left:234.2pt;margin-top:11.3pt;height:13.4pt;width:306.1pt;mso-position-horizontal-relative:page;z-index:251674624;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CX01Pe&#10;2QAAAAoBAAAPAAAAAAAAAAEAIAAAACIAAABkcnMvZG93bnJldi54bWxQSwECFAAUAAAACACHTuJA&#10;AAZbmz0DAABzDAAADgAAAAAAAAABACAAAAAoAQAAZHJzL2Uyb0RvYy54bWxQSwUGAAAAAAYABgBZ&#10;AQAA1wYAAAAA&#10;">
                <o:lock v:ext="edit" aspectratio="f"/>
                <v:rect id="docshape324" o:spid="_x0000_s1026" o:spt="1" style="position:absolute;left:8923;top:226;height:267;width:1883;" fillcolor="#DCE5EE" filled="t" stroked="f" coordsize="21600,21600" o:gfxdata="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W&#10;a7TTwwAAAOIAAAAPAAAAAAAAAAEAIAAAACIAAABkcnMvZG93bnJldi54bWxQSwECFAAUAAAACACH&#10;TuJAMy8FnjsAAAA5AAAAEAAAAAAAAAABACAAAAASAQAAZHJzL3NoYXBleG1sLnhtbFBLBQYAAAAA&#10;BgAGAFsBAAC8AwAAAAA=&#10;">
                  <v:fill on="t" focussize="0,0"/>
                  <v:stroke on="f"/>
                  <v:imagedata o:title=""/>
                  <o:lock v:ext="edit" aspectratio="f"/>
                </v:rect>
                <v:rect id="docshape325" o:spid="_x0000_s1026" o:spt="1" style="position:absolute;left:4683;top:226;height:267;width:4240;" fillcolor="#00539F" filled="t" stroked="f" coordsize="21600,21600" o:gfxdata="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sIQ&#10;1MEAAADiAAAADwAAAAAAAAABACAAAAAiAAAAZHJzL2Rvd25yZXYueG1sUEsBAhQAFAAAAAgAh07i&#10;QDMvBZ47AAAAOQAAABAAAAAAAAAAAQAgAAAAEAEAAGRycy9zaGFwZXhtbC54bWxQSwUGAAAAAAYA&#10;BgBbAQAAugMAAAAA&#10;">
                  <v:fill on="t" focussize="0,0"/>
                  <v:stroke on="f"/>
                  <v:imagedata o:title=""/>
                  <o:lock v:ext="edit" aspectratio="f"/>
                </v:rect>
                <v:line id="Line 386" o:spid="_x0000_s1026" o:spt="20" style="position:absolute;left:6213;top:494;height:0;width:0;" filled="f" stroked="t" coordsize="21600,21600" o:gfxdata="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7pu&#10;YsEAAADgAAAADwAAAAAAAAABACAAAAAiAAAAZHJzL2Rvd25yZXYueG1sUEsBAhQAFAAAAAgAh07i&#10;QDMvBZ47AAAAOQAAABAAAAAAAAAAAQAgAAAAEAEAAGRycy9zaGFwZXhtbC54bWxQSwUGAAAAAAYA&#10;BgBbAQAAugMAAAAA&#10;">
                  <v:fill on="f" focussize="0,0"/>
                  <v:stroke weight="0.434015748031496pt" color="#FFFFFF" joinstyle="round"/>
                  <v:imagedata o:title=""/>
                  <o:lock v:ext="edit" aspectratio="f"/>
                </v:line>
                <v:line id="Line 385" o:spid="_x0000_s1026" o:spt="20" style="position:absolute;left:7741;top:494;height:0;width:0;" filled="f" stroked="t" coordsize="21600,21600" o:gfxdata="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mLnA&#10;wAAAAOMAAAAPAAAAAAAAAAEAIAAAACIAAABkcnMvZG93bnJldi54bWxQSwECFAAUAAAACACHTuJA&#10;My8FnjsAAAA5AAAAEAAAAAAAAAABACAAAAAPAQAAZHJzL3NoYXBleG1sLnhtbFBLBQYAAAAABgAG&#10;AFsBAAC5AwAAAAA=&#10;">
                  <v:fill on="f" focussize="0,0"/>
                  <v:stroke weight="0.434015748031496pt" color="#FFFFFF" joinstyle="round"/>
                  <v:imagedata o:title=""/>
                  <o:lock v:ext="edit" aspectratio="f"/>
                </v:line>
                <v:line id="Line 384" o:spid="_x0000_s1026" o:spt="20" style="position:absolute;left:9269;top:494;height:0;width:0;" filled="f" stroked="t" coordsize="21600,21600" o:gfxdata="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yXJY&#10;wAAAAOMAAAAPAAAAAAAAAAEAIAAAACIAAABkcnMvZG93bnJldi54bWxQSwECFAAUAAAACACHTuJA&#10;My8FnjsAAAA5AAAAEAAAAAAAAAABACAAAAAPAQAAZHJzL3NoYXBleG1sLnhtbFBLBQYAAAAABgAG&#10;AFsBAAC5AwAAAAA=&#10;">
                  <v:fill on="f" focussize="0,0"/>
                  <v:stroke weight="0.434015748031496pt" color="#FFFFFF" joinstyle="round"/>
                  <v:imagedata o:title=""/>
                  <o:lock v:ext="edit" aspectratio="f"/>
                </v:line>
              </v:group>
            </w:pict>
          </mc:Fallback>
        </mc:AlternateContent>
      </w:r>
      <w:r>
        <w:rPr>
          <w:color w:val="231F37"/>
          <w:spacing w:val="-2"/>
          <w:w w:val="115"/>
          <w:sz w:val="14"/>
        </w:rPr>
        <w:t>LLM</w:t>
      </w:r>
      <w:r>
        <w:rPr>
          <w:color w:val="231F37"/>
          <w:w w:val="115"/>
          <w:sz w:val="14"/>
        </w:rPr>
        <w:t xml:space="preserve"> </w:t>
      </w:r>
      <w:r>
        <w:rPr>
          <w:color w:val="231F37"/>
          <w:spacing w:val="-2"/>
          <w:w w:val="115"/>
          <w:sz w:val="14"/>
        </w:rPr>
        <w:t>(Language</w:t>
      </w:r>
      <w:r>
        <w:rPr>
          <w:color w:val="231F37"/>
          <w:spacing w:val="1"/>
          <w:w w:val="115"/>
          <w:sz w:val="14"/>
        </w:rPr>
        <w:t xml:space="preserve"> </w:t>
      </w:r>
      <w:r>
        <w:rPr>
          <w:color w:val="231F37"/>
          <w:spacing w:val="-2"/>
          <w:w w:val="115"/>
          <w:sz w:val="14"/>
        </w:rPr>
        <w:t>Models</w:t>
      </w:r>
      <w:r>
        <w:rPr>
          <w:color w:val="231F37"/>
          <w:spacing w:val="1"/>
          <w:w w:val="115"/>
          <w:sz w:val="14"/>
        </w:rPr>
        <w:t xml:space="preserve"> </w:t>
      </w:r>
      <w:r>
        <w:rPr>
          <w:color w:val="231F37"/>
          <w:spacing w:val="-2"/>
          <w:w w:val="115"/>
          <w:sz w:val="14"/>
        </w:rPr>
        <w:t>like</w:t>
      </w:r>
      <w:r>
        <w:rPr>
          <w:color w:val="231F37"/>
          <w:spacing w:val="1"/>
          <w:w w:val="115"/>
          <w:sz w:val="14"/>
        </w:rPr>
        <w:t xml:space="preserve"> </w:t>
      </w:r>
      <w:r>
        <w:rPr>
          <w:color w:val="231F37"/>
          <w:spacing w:val="-2"/>
          <w:w w:val="115"/>
          <w:sz w:val="14"/>
        </w:rPr>
        <w:t>GP-T3</w:t>
      </w:r>
      <w:r>
        <w:rPr>
          <w:color w:val="231F37"/>
          <w:spacing w:val="1"/>
          <w:w w:val="115"/>
          <w:sz w:val="14"/>
        </w:rPr>
        <w:t xml:space="preserve"> </w:t>
      </w:r>
      <w:r>
        <w:rPr>
          <w:color w:val="231F37"/>
          <w:spacing w:val="-2"/>
          <w:w w:val="115"/>
          <w:sz w:val="14"/>
        </w:rPr>
        <w:t>or</w:t>
      </w:r>
      <w:r>
        <w:rPr>
          <w:color w:val="231F37"/>
          <w:spacing w:val="1"/>
          <w:w w:val="115"/>
          <w:sz w:val="14"/>
        </w:rPr>
        <w:t xml:space="preserve"> </w:t>
      </w:r>
      <w:r>
        <w:rPr>
          <w:color w:val="231F37"/>
          <w:spacing w:val="-2"/>
          <w:w w:val="115"/>
          <w:sz w:val="14"/>
        </w:rPr>
        <w:t>GPT-</w:t>
      </w:r>
      <w:r>
        <w:rPr>
          <w:color w:val="231F37"/>
          <w:spacing w:val="-5"/>
          <w:w w:val="115"/>
          <w:sz w:val="14"/>
        </w:rPr>
        <w:t>4)</w:t>
      </w:r>
    </w:p>
    <w:p>
      <w:pPr>
        <w:pStyle w:val="6"/>
        <w:rPr>
          <w:sz w:val="18"/>
        </w:rPr>
      </w:pPr>
    </w:p>
    <w:p>
      <w:pPr>
        <w:pStyle w:val="6"/>
        <w:spacing w:before="1"/>
        <w:rPr>
          <w:sz w:val="24"/>
        </w:rPr>
      </w:pPr>
    </w:p>
    <w:p>
      <w:pPr>
        <w:ind w:left="363"/>
        <w:rPr>
          <w:sz w:val="14"/>
        </w:rPr>
      </w:pPr>
      <w:r>
        <mc:AlternateContent>
          <mc:Choice Requires="wpg">
            <w:drawing>
              <wp:anchor distT="0" distB="0" distL="114300" distR="114300" simplePos="0" relativeHeight="251675648" behindDoc="0" locked="0" layoutInCell="1" allowOverlap="1">
                <wp:simplePos x="0" y="0"/>
                <wp:positionH relativeFrom="page">
                  <wp:posOffset>2974340</wp:posOffset>
                </wp:positionH>
                <wp:positionV relativeFrom="paragraph">
                  <wp:posOffset>143510</wp:posOffset>
                </wp:positionV>
                <wp:extent cx="3887470" cy="170815"/>
                <wp:effectExtent l="635" t="0" r="10795" b="6985"/>
                <wp:wrapNone/>
                <wp:docPr id="1402129444" name="docshapegroup326"/>
                <wp:cNvGraphicFramePr/>
                <a:graphic xmlns:a="http://schemas.openxmlformats.org/drawingml/2006/main">
                  <a:graphicData uri="http://schemas.microsoft.com/office/word/2010/wordprocessingGroup">
                    <wpg:wgp>
                      <wpg:cNvGrpSpPr/>
                      <wpg:grpSpPr>
                        <a:xfrm>
                          <a:off x="0" y="0"/>
                          <a:ext cx="3887470" cy="170815"/>
                          <a:chOff x="4684" y="226"/>
                          <a:chExt cx="6122" cy="269"/>
                        </a:xfrm>
                      </wpg:grpSpPr>
                      <wps:wsp>
                        <wps:cNvPr id="1878825998" name="docshape327"/>
                        <wps:cNvSpPr/>
                        <wps:spPr bwMode="auto">
                          <a:xfrm>
                            <a:off x="8907" y="226"/>
                            <a:ext cx="1898" cy="267"/>
                          </a:xfrm>
                          <a:prstGeom prst="rect">
                            <a:avLst/>
                          </a:prstGeom>
                          <a:solidFill>
                            <a:srgbClr val="DCE5EE"/>
                          </a:solidFill>
                          <a:ln>
                            <a:noFill/>
                          </a:ln>
                        </wps:spPr>
                        <wps:bodyPr rot="0" vert="horz" wrap="square" lIns="91440" tIns="45720" rIns="91440" bIns="45720" anchor="t" anchorCtr="0" upright="1">
                          <a:noAutofit/>
                        </wps:bodyPr>
                      </wps:wsp>
                      <wps:wsp>
                        <wps:cNvPr id="721059200" name="docshape328"/>
                        <wps:cNvSpPr/>
                        <wps:spPr bwMode="auto">
                          <a:xfrm>
                            <a:off x="4683" y="226"/>
                            <a:ext cx="4225" cy="267"/>
                          </a:xfrm>
                          <a:prstGeom prst="rect">
                            <a:avLst/>
                          </a:prstGeom>
                          <a:solidFill>
                            <a:srgbClr val="00539F"/>
                          </a:solidFill>
                          <a:ln>
                            <a:noFill/>
                          </a:ln>
                        </wps:spPr>
                        <wps:bodyPr rot="0" vert="horz" wrap="square" lIns="91440" tIns="45720" rIns="91440" bIns="45720" anchor="t" anchorCtr="0" upright="1">
                          <a:noAutofit/>
                        </wps:bodyPr>
                      </wps:wsp>
                      <wps:wsp>
                        <wps:cNvPr id="1441610962" name="Line 380"/>
                        <wps:cNvCnPr/>
                        <wps:spPr bwMode="auto">
                          <a:xfrm>
                            <a:off x="6213" y="495"/>
                            <a:ext cx="0" cy="0"/>
                          </a:xfrm>
                          <a:prstGeom prst="line">
                            <a:avLst/>
                          </a:prstGeom>
                          <a:noFill/>
                          <a:ln w="5512">
                            <a:solidFill>
                              <a:srgbClr val="FFFFFF"/>
                            </a:solidFill>
                            <a:prstDash val="solid"/>
                            <a:round/>
                          </a:ln>
                        </wps:spPr>
                        <wps:bodyPr/>
                      </wps:wsp>
                      <wps:wsp>
                        <wps:cNvPr id="122167180" name="Line 379"/>
                        <wps:cNvCnPr/>
                        <wps:spPr bwMode="auto">
                          <a:xfrm>
                            <a:off x="7741" y="495"/>
                            <a:ext cx="0" cy="0"/>
                          </a:xfrm>
                          <a:prstGeom prst="line">
                            <a:avLst/>
                          </a:prstGeom>
                          <a:noFill/>
                          <a:ln w="5512">
                            <a:solidFill>
                              <a:srgbClr val="FFFFFF"/>
                            </a:solidFill>
                            <a:prstDash val="solid"/>
                            <a:round/>
                          </a:ln>
                        </wps:spPr>
                        <wps:bodyPr/>
                      </wps:wsp>
                      <wps:wsp>
                        <wps:cNvPr id="1412621790" name="Line 378"/>
                        <wps:cNvCnPr/>
                        <wps:spPr bwMode="auto">
                          <a:xfrm>
                            <a:off x="9269" y="495"/>
                            <a:ext cx="0" cy="0"/>
                          </a:xfrm>
                          <a:prstGeom prst="line">
                            <a:avLst/>
                          </a:prstGeom>
                          <a:noFill/>
                          <a:ln w="5512">
                            <a:solidFill>
                              <a:srgbClr val="FFFFFF"/>
                            </a:solidFill>
                            <a:prstDash val="solid"/>
                            <a:round/>
                          </a:ln>
                        </wps:spPr>
                        <wps:bodyPr/>
                      </wps:wsp>
                    </wpg:wgp>
                  </a:graphicData>
                </a:graphic>
              </wp:anchor>
            </w:drawing>
          </mc:Choice>
          <mc:Fallback>
            <w:pict>
              <v:group id="docshapegroup326" o:spid="_x0000_s1026" o:spt="203" style="position:absolute;left:0pt;margin-left:234.2pt;margin-top:11.3pt;height:13.45pt;width:306.1pt;mso-position-horizontal-relative:page;z-index:251675648;mso-width-relative:page;mso-height-relative:page;" coordorigin="4684,226" coordsize="6122,269" o:gfxdata="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">
                <o:lock v:ext="edit" aspectratio="f"/>
                <v:rect id="docshape327" o:spid="_x0000_s1026" o:spt="1" style="position:absolute;left:8907;top:226;height:267;width:1898;" fillcolor="#DCE5EE" filled="t" stroked="f" coordsize="21600,21600" o:gfxdata="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Jwj9TFAAAA4wAAAA8AAAAAAAAAAQAgAAAAIgAAAGRycy9kb3ducmV2LnhtbFBLAQIUABQAAAAI&#10;AIdO4kAzLwWeOwAAADkAAAAQAAAAAAAAAAEAIAAAABQBAABkcnMvc2hhcGV4bWwueG1sUEsFBgAA&#10;AAAGAAYAWwEAAL4DAAAAAA==&#10;">
                  <v:fill on="t" focussize="0,0"/>
                  <v:stroke on="f"/>
                  <v:imagedata o:title=""/>
                  <o:lock v:ext="edit" aspectratio="f"/>
                </v:rect>
                <v:rect id="docshape328" o:spid="_x0000_s1026" o:spt="1" style="position:absolute;left:4683;top:226;height:267;width:4225;" fillcolor="#00539F" filled="t" stroked="f" coordsize="21600,21600" o:gfxdata="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zWkk&#10;wAAAAOIAAAAPAAAAAAAAAAEAIAAAACIAAABkcnMvZG93bnJldi54bWxQSwECFAAUAAAACACHTuJA&#10;My8FnjsAAAA5AAAAEAAAAAAAAAABACAAAAAPAQAAZHJzL3NoYXBleG1sLnhtbFBLBQYAAAAABgAG&#10;AFsBAAC5AwAAAAA=&#10;">
                  <v:fill on="t" focussize="0,0"/>
                  <v:stroke on="f"/>
                  <v:imagedata o:title=""/>
                  <o:lock v:ext="edit" aspectratio="f"/>
                </v:rect>
                <v:line id="Line 380" o:spid="_x0000_s1026" o:spt="20" style="position:absolute;left:6213;top:495;height:0;width:0;" filled="f" stroked="t" coordsize="21600,21600" o:gfxdata="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Fejx&#10;wAAAAOMAAAAPAAAAAAAAAAEAIAAAACIAAABkcnMvZG93bnJldi54bWxQSwECFAAUAAAACACHTuJA&#10;My8FnjsAAAA5AAAAEAAAAAAAAAABACAAAAAPAQAAZHJzL3NoYXBleG1sLnhtbFBLBQYAAAAABgAG&#10;AFsBAAC5AwAAAAA=&#10;">
                  <v:fill on="f" focussize="0,0"/>
                  <v:stroke weight="0.434015748031496pt" color="#FFFFFF" joinstyle="round"/>
                  <v:imagedata o:title=""/>
                  <o:lock v:ext="edit" aspectratio="f"/>
                </v:line>
                <v:line id="Line 379" o:spid="_x0000_s1026" o:spt="20" style="position:absolute;left:7741;top:495;height:0;width:0;" filled="f" stroked="t" coordsize="21600,21600" o:gfxdata="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UJSb4A&#10;AADi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78" o:spid="_x0000_s1026" o:spt="20" style="position:absolute;left:9269;top:495;height:0;width:0;" filled="f" stroked="t" coordsize="21600,21600" o:gfxdata="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jQHtcQAAADjAAAADwAAAAAAAAABACAAAAAiAAAAZHJzL2Rvd25yZXYueG1sUEsBAhQAFAAAAAgA&#10;h07iQDMvBZ47AAAAOQAAABAAAAAAAAAAAQAgAAAAEwEAAGRycy9zaGFwZXhtbC54bWxQSwUGAAAA&#10;AAYABgBbAQAAvQMAAAAA&#10;">
                  <v:fill on="f" focussize="0,0"/>
                  <v:stroke weight="0.434015748031496pt" color="#FFFFFF" joinstyle="round"/>
                  <v:imagedata o:title=""/>
                  <o:lock v:ext="edit" aspectratio="f"/>
                </v:line>
              </v:group>
            </w:pict>
          </mc:Fallback>
        </mc:AlternateContent>
      </w:r>
      <w:r>
        <w:rPr>
          <w:color w:val="231F37"/>
          <w:w w:val="115"/>
          <w:sz w:val="14"/>
        </w:rPr>
        <w:t>Robotics</w:t>
      </w:r>
      <w:r>
        <w:rPr>
          <w:color w:val="231F37"/>
          <w:spacing w:val="-9"/>
          <w:w w:val="115"/>
          <w:sz w:val="14"/>
        </w:rPr>
        <w:t xml:space="preserve"> </w:t>
      </w:r>
      <w:r>
        <w:rPr>
          <w:color w:val="231F37"/>
          <w:w w:val="115"/>
          <w:sz w:val="14"/>
        </w:rPr>
        <w:t>(AI-driven</w:t>
      </w:r>
      <w:r>
        <w:rPr>
          <w:color w:val="231F37"/>
          <w:spacing w:val="-8"/>
          <w:w w:val="115"/>
          <w:sz w:val="14"/>
        </w:rPr>
        <w:t xml:space="preserve"> </w:t>
      </w:r>
      <w:r>
        <w:rPr>
          <w:color w:val="231F37"/>
          <w:spacing w:val="-2"/>
          <w:w w:val="115"/>
          <w:sz w:val="14"/>
        </w:rPr>
        <w:t>robots)</w:t>
      </w:r>
    </w:p>
    <w:p>
      <w:pPr>
        <w:tabs>
          <w:tab w:val="left" w:pos="1672"/>
          <w:tab w:val="left" w:pos="2967"/>
        </w:tabs>
        <w:spacing w:before="27"/>
        <w:ind w:left="142"/>
        <w:rPr>
          <w:rFonts w:ascii="Century Gothic"/>
          <w:b/>
          <w:sz w:val="17"/>
        </w:rPr>
      </w:pPr>
      <w:r>
        <w:br w:type="column"/>
      </w:r>
      <w:r>
        <w:rPr>
          <w:rFonts w:ascii="Century Gothic"/>
          <w:b/>
          <w:color w:val="191929"/>
          <w:spacing w:val="-10"/>
          <w:w w:val="110"/>
          <w:sz w:val="17"/>
        </w:rPr>
        <w:t>2</w:t>
      </w:r>
      <w:r>
        <w:rPr>
          <w:rFonts w:ascii="Century Gothic"/>
          <w:b/>
          <w:color w:val="191929"/>
          <w:sz w:val="17"/>
        </w:rPr>
        <w:tab/>
      </w:r>
      <w:r>
        <w:rPr>
          <w:rFonts w:ascii="Century Gothic"/>
          <w:b/>
          <w:color w:val="191929"/>
          <w:spacing w:val="-12"/>
          <w:w w:val="110"/>
          <w:sz w:val="17"/>
        </w:rPr>
        <w:t>3</w:t>
      </w:r>
      <w:r>
        <w:rPr>
          <w:rFonts w:ascii="Century Gothic"/>
          <w:b/>
          <w:color w:val="191929"/>
          <w:sz w:val="17"/>
        </w:rPr>
        <w:tab/>
      </w:r>
      <w:r>
        <w:rPr>
          <w:rFonts w:ascii="Century Gothic"/>
          <w:b/>
          <w:color w:val="191929"/>
          <w:spacing w:val="-10"/>
          <w:w w:val="110"/>
          <w:sz w:val="17"/>
        </w:rPr>
        <w:t>4</w:t>
      </w:r>
    </w:p>
    <w:p>
      <w:pPr>
        <w:spacing w:before="3" w:line="244" w:lineRule="auto"/>
        <w:ind w:left="2782" w:right="1041" w:firstLine="31"/>
        <w:rPr>
          <w:sz w:val="14"/>
        </w:rPr>
      </w:pPr>
      <w:r>
        <w:rPr>
          <w:color w:val="697A88"/>
          <w:spacing w:val="-2"/>
          <w:w w:val="115"/>
          <w:sz w:val="14"/>
        </w:rPr>
        <w:t>Highly</w:t>
      </w:r>
      <w:r>
        <w:rPr>
          <w:color w:val="697A88"/>
          <w:spacing w:val="40"/>
          <w:w w:val="115"/>
          <w:sz w:val="14"/>
        </w:rPr>
        <w:t xml:space="preserve"> </w:t>
      </w:r>
      <w:r>
        <w:rPr>
          <w:color w:val="697A88"/>
          <w:spacing w:val="-2"/>
          <w:w w:val="110"/>
          <w:sz w:val="14"/>
        </w:rPr>
        <w:t>familiar</w:t>
      </w:r>
    </w:p>
    <w:p>
      <w:pPr>
        <w:spacing w:line="244" w:lineRule="auto"/>
        <w:rPr>
          <w:sz w:val="14"/>
        </w:rPr>
        <w:sectPr>
          <w:type w:val="continuous"/>
          <w:pgSz w:w="12240" w:h="15840"/>
          <w:pgMar w:top="1500" w:right="0" w:bottom="280" w:left="520" w:header="0" w:footer="675" w:gutter="0"/>
          <w:cols w:equalWidth="0" w:num="3">
            <w:col w:w="3761" w:space="40"/>
            <w:col w:w="3189" w:space="39"/>
            <w:col w:w="4691"/>
          </w:cols>
        </w:sectPr>
      </w:pPr>
    </w:p>
    <w:p>
      <w:pPr>
        <w:pStyle w:val="6"/>
        <w:spacing w:before="7"/>
        <w:rPr>
          <w:sz w:val="12"/>
        </w:rPr>
      </w:pPr>
    </w:p>
    <w:p>
      <w:pPr>
        <w:pStyle w:val="6"/>
        <w:spacing w:before="112" w:line="276" w:lineRule="auto"/>
        <w:ind w:left="920" w:right="8168"/>
      </w:pPr>
      <w:r>
        <w:rPr>
          <w:w w:val="115"/>
        </w:rPr>
        <w:t>Interestingly,</w:t>
      </w:r>
      <w:r>
        <w:rPr>
          <w:spacing w:val="-13"/>
          <w:w w:val="115"/>
        </w:rPr>
        <w:t xml:space="preserve"> </w:t>
      </w:r>
      <w:r>
        <w:rPr>
          <w:w w:val="115"/>
        </w:rPr>
        <w:t>there’s</w:t>
      </w:r>
      <w:r>
        <w:rPr>
          <w:spacing w:val="-13"/>
          <w:w w:val="115"/>
        </w:rPr>
        <w:t xml:space="preserve"> </w:t>
      </w:r>
      <w:r>
        <w:rPr>
          <w:w w:val="115"/>
        </w:rPr>
        <w:t>a</w:t>
      </w:r>
      <w:r>
        <w:rPr>
          <w:spacing w:val="-13"/>
          <w:w w:val="115"/>
        </w:rPr>
        <w:t xml:space="preserve"> </w:t>
      </w:r>
      <w:r>
        <w:rPr>
          <w:w w:val="115"/>
        </w:rPr>
        <w:t>slight inclination towards older,</w:t>
      </w:r>
    </w:p>
    <w:p>
      <w:pPr>
        <w:pStyle w:val="6"/>
        <w:spacing w:line="276" w:lineRule="auto"/>
        <w:ind w:left="920" w:right="1494"/>
      </w:pPr>
      <w:r>
        <w:rPr>
          <w:w w:val="115"/>
        </w:rPr>
        <w:t>more established terms like NLP and Deep Learning, which score marginally higher than newer terms like LLM and gen AI. This could suggest a conflation between gen AI and popular tools like ChatGPT, indicating that while such tools are well-known, there may not be a deep understanding of</w:t>
      </w:r>
      <w:r>
        <w:rPr>
          <w:spacing w:val="-2"/>
          <w:w w:val="115"/>
        </w:rPr>
        <w:t xml:space="preserve"> </w:t>
      </w:r>
      <w:r>
        <w:rPr>
          <w:w w:val="115"/>
        </w:rPr>
        <w:t>the</w:t>
      </w:r>
      <w:r>
        <w:rPr>
          <w:spacing w:val="-2"/>
          <w:w w:val="115"/>
        </w:rPr>
        <w:t xml:space="preserve"> </w:t>
      </w:r>
      <w:r>
        <w:rPr>
          <w:w w:val="115"/>
        </w:rPr>
        <w:t>broader</w:t>
      </w:r>
      <w:r>
        <w:rPr>
          <w:spacing w:val="-2"/>
          <w:w w:val="115"/>
        </w:rPr>
        <w:t xml:space="preserve"> </w:t>
      </w:r>
      <w:r>
        <w:rPr>
          <w:w w:val="115"/>
        </w:rPr>
        <w:t>category</w:t>
      </w:r>
      <w:r>
        <w:rPr>
          <w:spacing w:val="-2"/>
          <w:w w:val="115"/>
        </w:rPr>
        <w:t xml:space="preserve"> </w:t>
      </w:r>
      <w:r>
        <w:rPr>
          <w:w w:val="115"/>
        </w:rPr>
        <w:t>of</w:t>
      </w:r>
      <w:r>
        <w:rPr>
          <w:spacing w:val="-2"/>
          <w:w w:val="115"/>
        </w:rPr>
        <w:t xml:space="preserve"> </w:t>
      </w:r>
      <w:r>
        <w:rPr>
          <w:w w:val="115"/>
        </w:rPr>
        <w:t>gen</w:t>
      </w:r>
      <w:r>
        <w:rPr>
          <w:spacing w:val="-2"/>
          <w:w w:val="115"/>
        </w:rPr>
        <w:t xml:space="preserve"> </w:t>
      </w:r>
      <w:r>
        <w:rPr>
          <w:w w:val="115"/>
        </w:rPr>
        <w:t>AI.</w:t>
      </w:r>
      <w:r>
        <w:rPr>
          <w:spacing w:val="-2"/>
          <w:w w:val="115"/>
        </w:rPr>
        <w:t xml:space="preserve"> </w:t>
      </w:r>
      <w:r>
        <w:rPr>
          <w:w w:val="115"/>
        </w:rPr>
        <w:t>This</w:t>
      </w:r>
      <w:r>
        <w:rPr>
          <w:spacing w:val="-2"/>
          <w:w w:val="115"/>
        </w:rPr>
        <w:t xml:space="preserve"> </w:t>
      </w:r>
      <w:r>
        <w:rPr>
          <w:w w:val="115"/>
        </w:rPr>
        <w:t>surface-level</w:t>
      </w:r>
      <w:r>
        <w:rPr>
          <w:spacing w:val="-2"/>
          <w:w w:val="115"/>
        </w:rPr>
        <w:t xml:space="preserve"> </w:t>
      </w:r>
      <w:r>
        <w:rPr>
          <w:w w:val="115"/>
        </w:rPr>
        <w:t>familiarity</w:t>
      </w:r>
      <w:r>
        <w:rPr>
          <w:spacing w:val="-2"/>
          <w:w w:val="115"/>
        </w:rPr>
        <w:t xml:space="preserve"> </w:t>
      </w:r>
      <w:r>
        <w:rPr>
          <w:w w:val="115"/>
        </w:rPr>
        <w:t>across</w:t>
      </w:r>
      <w:r>
        <w:rPr>
          <w:spacing w:val="-2"/>
          <w:w w:val="115"/>
        </w:rPr>
        <w:t xml:space="preserve"> </w:t>
      </w:r>
      <w:r>
        <w:rPr>
          <w:w w:val="115"/>
        </w:rPr>
        <w:t>various</w:t>
      </w:r>
      <w:r>
        <w:rPr>
          <w:spacing w:val="-2"/>
          <w:w w:val="115"/>
        </w:rPr>
        <w:t xml:space="preserve"> </w:t>
      </w:r>
      <w:r>
        <w:rPr>
          <w:w w:val="115"/>
        </w:rPr>
        <w:t>AI</w:t>
      </w:r>
      <w:r>
        <w:rPr>
          <w:spacing w:val="-2"/>
          <w:w w:val="115"/>
        </w:rPr>
        <w:t xml:space="preserve"> </w:t>
      </w:r>
      <w:r>
        <w:rPr>
          <w:w w:val="115"/>
        </w:rPr>
        <w:t>technologies</w:t>
      </w:r>
      <w:r>
        <w:rPr>
          <w:spacing w:val="-2"/>
          <w:w w:val="115"/>
        </w:rPr>
        <w:t xml:space="preserve"> </w:t>
      </w:r>
      <w:r>
        <w:rPr>
          <w:w w:val="115"/>
        </w:rPr>
        <w:t>might also contribute to the observed overconfidence in implementing AI strategies, as professionals might not fully grasp the complexities of these technologies.</w:t>
      </w:r>
    </w:p>
    <w:p>
      <w:pPr>
        <w:pStyle w:val="6"/>
        <w:spacing w:before="5"/>
        <w:rPr>
          <w:sz w:val="22"/>
        </w:rPr>
        <w:sectPr>
          <w:type w:val="continuous"/>
          <w:pgSz w:w="12240" w:h="15840"/>
          <w:pgMar w:top="1500" w:right="0" w:bottom="280" w:left="520" w:header="0" w:footer="675" w:gutter="0"/>
          <w:cols w:space="720" w:num="1"/>
        </w:sectPr>
      </w:pPr>
    </w:p>
    <w:p>
      <w:pPr>
        <w:pStyle w:val="6"/>
        <w:spacing w:before="5"/>
        <w:rPr>
          <w:sz w:val="22"/>
          <w:lang w:eastAsia="zh-CN"/>
        </w:rPr>
      </w:pPr>
    </w:p>
    <w:p>
      <w:pPr>
        <w:pStyle w:val="6"/>
        <w:spacing w:before="5"/>
        <w:rPr>
          <w:sz w:val="22"/>
          <w:lang w:eastAsia="zh-CN"/>
        </w:rPr>
      </w:pPr>
    </w:p>
    <w:p>
      <w:pPr>
        <w:pStyle w:val="4"/>
        <w:spacing w:before="277"/>
        <w:rPr>
          <w:lang w:eastAsia="zh-CN"/>
        </w:rPr>
      </w:pPr>
    </w:p>
    <w:p>
      <w:pPr>
        <w:pStyle w:val="6"/>
        <w:spacing w:before="290" w:line="276" w:lineRule="auto"/>
        <w:ind w:left="920" w:right="7928"/>
        <w:rPr>
          <w:rFonts w:ascii="微软雅黑" w:hAnsi="微软雅黑" w:eastAsia="微软雅黑"/>
          <w:lang w:eastAsia="zh-CN"/>
        </w:rPr>
        <w:sectPr>
          <w:pgSz w:w="12240" w:h="15840"/>
          <w:pgMar w:top="1220" w:right="0" w:bottom="860" w:left="520" w:header="0" w:footer="675" w:gutter="0"/>
          <w:cols w:space="720" w:num="1"/>
        </w:sectPr>
      </w:pPr>
      <w:r>
        <w:rPr>
          <w:rFonts w:ascii="微软雅黑" w:hAnsi="微软雅黑" w:eastAsia="微软雅黑"/>
        </w:rPr>
        <mc:AlternateContent>
          <mc:Choice Requires="wps">
            <w:drawing>
              <wp:anchor distT="0" distB="0" distL="114300" distR="114300" simplePos="0" relativeHeight="251737088" behindDoc="0" locked="0" layoutInCell="1" allowOverlap="1">
                <wp:simplePos x="0" y="0"/>
                <wp:positionH relativeFrom="page">
                  <wp:posOffset>2968625</wp:posOffset>
                </wp:positionH>
                <wp:positionV relativeFrom="paragraph">
                  <wp:posOffset>71120</wp:posOffset>
                </wp:positionV>
                <wp:extent cx="3887470" cy="236855"/>
                <wp:effectExtent l="0" t="0" r="11430" b="4445"/>
                <wp:wrapNone/>
                <wp:docPr id="348128609" name="docshape307"/>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7"/>
                              <w:ind w:left="441"/>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请对以下</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技术或系统的熟悉程度进行评分：</w:t>
                            </w:r>
                          </w:p>
                        </w:txbxContent>
                      </wps:txbx>
                      <wps:bodyPr rot="0" vert="horz" wrap="square" lIns="0" tIns="0" rIns="0" bIns="0" anchor="t" anchorCtr="0" upright="1">
                        <a:noAutofit/>
                      </wps:bodyPr>
                    </wps:wsp>
                  </a:graphicData>
                </a:graphic>
              </wp:anchor>
            </w:drawing>
          </mc:Choice>
          <mc:Fallback>
            <w:pict>
              <v:shape id="docshape307" o:spid="_x0000_s1026" o:spt="202" type="#_x0000_t202" style="position:absolute;left:0pt;margin-left:233.75pt;margin-top:5.6pt;height:18.65pt;width:306.1pt;mso-position-horizontal-relative:page;z-index:251737088;mso-width-relative:page;mso-height-relative:page;" fillcolor="#EEF3F8" filled="t" stroked="f" coordsize="21600,21600" o:gfxdata="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qmwWdcAAAAKAQAADwAAAAAAAAABACAAAAAiAAAAZHJzL2Rv&#10;d25yZXYueG1sUEsBAhQAFAAAAAgAh07iQPu+LuACAgAABgQAAA4AAAAAAAAAAQAgAAAAJgEAAGRy&#10;cy9lMm9Eb2MueG1sUEsFBgAAAAAGAAYAWQEAAJoFAAAAAA==&#10;">
                <v:fill on="t" focussize="0,0"/>
                <v:stroke on="f"/>
                <v:imagedata o:title=""/>
                <o:lock v:ext="edit" aspectratio="f"/>
                <v:textbox inset="0mm,0mm,0mm,0mm">
                  <w:txbxContent>
                    <w:p>
                      <w:pPr>
                        <w:spacing w:before="57"/>
                        <w:ind w:left="441"/>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请对以下</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技术或系统的熟悉程度进行评分：</w:t>
                      </w:r>
                    </w:p>
                  </w:txbxContent>
                </v:textbox>
              </v:shape>
            </w:pict>
          </mc:Fallback>
        </mc:AlternateContent>
      </w:r>
    </w:p>
    <w:p>
      <w:pPr>
        <w:pStyle w:val="6"/>
        <w:spacing w:before="3" w:line="276" w:lineRule="auto"/>
        <w:ind w:left="920" w:right="20"/>
        <w:rPr>
          <w:rFonts w:ascii="微软雅黑" w:hAnsi="微软雅黑" w:eastAsia="微软雅黑"/>
          <w:lang w:eastAsia="zh-CN"/>
        </w:rPr>
      </w:pPr>
      <w:r>
        <w:rPr>
          <w:rFonts w:hint="eastAsia" w:ascii="微软雅黑" w:hAnsi="微软雅黑" w:eastAsia="微软雅黑" w:cs="微软雅黑"/>
          <w:lang w:eastAsia="zh-CN"/>
        </w:rPr>
        <w:t>网络安全行业内对各种</w:t>
      </w:r>
      <w:r>
        <w:rPr>
          <w:rFonts w:ascii="微软雅黑" w:hAnsi="微软雅黑" w:eastAsia="微软雅黑"/>
          <w:lang w:eastAsia="zh-CN"/>
        </w:rPr>
        <w:t xml:space="preserve"> AI </w:t>
      </w:r>
      <w:r>
        <w:rPr>
          <w:rFonts w:hint="eastAsia" w:ascii="微软雅黑" w:hAnsi="微软雅黑" w:eastAsia="微软雅黑" w:cs="微软雅黑"/>
          <w:lang w:eastAsia="zh-CN"/>
        </w:rPr>
        <w:t>技术和系统的熟悉程度的调查结果显示，总体趋势是从中等到某种程度的熟悉。涉及自然语言处理（</w:t>
      </w:r>
      <w:r>
        <w:rPr>
          <w:rFonts w:ascii="微软雅黑" w:hAnsi="微软雅黑" w:eastAsia="微软雅黑"/>
          <w:lang w:eastAsia="zh-CN"/>
        </w:rPr>
        <w:t>NLP</w:t>
      </w:r>
      <w:r>
        <w:rPr>
          <w:rFonts w:hint="eastAsia" w:ascii="微软雅黑" w:hAnsi="微软雅黑" w:eastAsia="微软雅黑" w:cs="微软雅黑"/>
          <w:lang w:eastAsia="zh-CN"/>
        </w:rPr>
        <w:t>）、生成式人工智能（</w:t>
      </w:r>
      <w:r>
        <w:rPr>
          <w:rFonts w:ascii="微软雅黑" w:hAnsi="微软雅黑" w:eastAsia="微软雅黑"/>
          <w:lang w:eastAsia="zh-CN"/>
        </w:rPr>
        <w:t>Gen AI</w:t>
      </w:r>
      <w:r>
        <w:rPr>
          <w:rFonts w:hint="eastAsia" w:ascii="微软雅黑" w:hAnsi="微软雅黑" w:eastAsia="微软雅黑" w:cs="微软雅黑"/>
          <w:lang w:eastAsia="zh-CN"/>
        </w:rPr>
        <w:t>）、深度学习、专家系统、机器学习、大语言模型（如</w:t>
      </w:r>
      <w:r>
        <w:rPr>
          <w:rFonts w:ascii="微软雅黑" w:hAnsi="微软雅黑" w:eastAsia="微软雅黑"/>
          <w:lang w:eastAsia="zh-CN"/>
        </w:rPr>
        <w:t xml:space="preserve"> Gemini </w:t>
      </w:r>
      <w:r>
        <w:rPr>
          <w:rFonts w:hint="eastAsia" w:ascii="微软雅黑" w:hAnsi="微软雅黑" w:eastAsia="微软雅黑" w:cs="微软雅黑"/>
          <w:lang w:eastAsia="zh-CN"/>
        </w:rPr>
        <w:t>或</w:t>
      </w:r>
      <w:r>
        <w:rPr>
          <w:rFonts w:ascii="微软雅黑" w:hAnsi="微软雅黑" w:eastAsia="微软雅黑"/>
          <w:lang w:eastAsia="zh-CN"/>
        </w:rPr>
        <w:t xml:space="preserve"> GPT-4</w:t>
      </w:r>
      <w:r>
        <w:rPr>
          <w:rFonts w:hint="eastAsia" w:ascii="微软雅黑" w:hAnsi="微软雅黑" w:eastAsia="微软雅黑" w:cs="微软雅黑"/>
          <w:lang w:eastAsia="zh-CN"/>
        </w:rPr>
        <w:t>）和机器人技术的加权平均值都在一个较窄的范围内。这表明，在这些技术中，如果专业人士熟悉其中的一种，他们很可能对其他技术也有在一定程度上类似的了解。</w:t>
      </w:r>
    </w:p>
    <w:p>
      <w:pPr>
        <w:tabs>
          <w:tab w:val="left" w:pos="1848"/>
        </w:tabs>
        <w:spacing w:before="27"/>
        <w:ind w:left="554"/>
        <w:rPr>
          <w:rFonts w:ascii="Century Gothic"/>
          <w:b/>
          <w:sz w:val="17"/>
          <w:lang w:eastAsia="zh-CN"/>
        </w:rPr>
      </w:pPr>
      <w:r>
        <w:rPr>
          <w:lang w:eastAsia="zh-CN"/>
        </w:rPr>
        <w:br w:type="column"/>
      </w:r>
      <w:r>
        <w:rPr>
          <w:rFonts w:ascii="Century Gothic"/>
          <w:b/>
          <w:color w:val="191929"/>
          <w:spacing w:val="-10"/>
          <w:w w:val="105"/>
          <w:sz w:val="17"/>
          <w:lang w:eastAsia="zh-CN"/>
        </w:rPr>
        <w:t>0</w:t>
      </w:r>
      <w:r>
        <w:rPr>
          <w:rFonts w:ascii="Century Gothic"/>
          <w:b/>
          <w:color w:val="191929"/>
          <w:sz w:val="17"/>
          <w:lang w:eastAsia="zh-CN"/>
        </w:rPr>
        <w:tab/>
      </w:r>
      <w:r>
        <w:rPr>
          <w:rFonts w:ascii="Century Gothic"/>
          <w:b/>
          <w:color w:val="191929"/>
          <w:spacing w:val="-10"/>
          <w:w w:val="105"/>
          <w:sz w:val="17"/>
          <w:lang w:eastAsia="zh-CN"/>
        </w:rPr>
        <w:t>1</w:t>
      </w:r>
    </w:p>
    <w:p>
      <w:pPr>
        <w:spacing w:before="3" w:line="244" w:lineRule="auto"/>
        <w:ind w:left="367" w:right="2033"/>
        <w:rPr>
          <w:sz w:val="14"/>
          <w:lang w:eastAsia="zh-CN"/>
        </w:rPr>
      </w:pPr>
      <w:r>
        <w:rPr>
          <w:rFonts w:hint="eastAsia" w:ascii="微软雅黑" w:hAnsi="微软雅黑" w:eastAsia="微软雅黑" w:cs="微软雅黑"/>
          <w:color w:val="697A88"/>
          <w:spacing w:val="-4"/>
          <w:w w:val="115"/>
          <w:sz w:val="14"/>
          <w:lang w:eastAsia="zh-CN"/>
        </w:rPr>
        <w:t>非常不熟悉</w:t>
      </w:r>
    </w:p>
    <w:p>
      <w:pPr>
        <w:spacing w:before="143"/>
        <w:ind w:left="363"/>
        <w:rPr>
          <w:sz w:val="14"/>
          <w:lang w:eastAsia="zh-CN"/>
        </w:rPr>
      </w:pPr>
      <w:r>
        <mc:AlternateContent>
          <mc:Choice Requires="wpg">
            <w:drawing>
              <wp:anchor distT="0" distB="0" distL="114300" distR="114300" simplePos="0" relativeHeight="251734016" behindDoc="0" locked="0" layoutInCell="1" allowOverlap="1">
                <wp:simplePos x="0" y="0"/>
                <wp:positionH relativeFrom="page">
                  <wp:posOffset>2971800</wp:posOffset>
                </wp:positionH>
                <wp:positionV relativeFrom="paragraph">
                  <wp:posOffset>234315</wp:posOffset>
                </wp:positionV>
                <wp:extent cx="3887470" cy="169545"/>
                <wp:effectExtent l="0" t="0" r="11430" b="8255"/>
                <wp:wrapNone/>
                <wp:docPr id="358133178" name="docshapegroup308"/>
                <wp:cNvGraphicFramePr/>
                <a:graphic xmlns:a="http://schemas.openxmlformats.org/drawingml/2006/main">
                  <a:graphicData uri="http://schemas.microsoft.com/office/word/2010/wordprocessingGroup">
                    <wpg:wgp>
                      <wpg:cNvGrpSpPr/>
                      <wpg:grpSpPr>
                        <a:xfrm>
                          <a:off x="0" y="0"/>
                          <a:ext cx="3887470" cy="169545"/>
                          <a:chOff x="4680" y="369"/>
                          <a:chExt cx="6122" cy="267"/>
                        </a:xfrm>
                      </wpg:grpSpPr>
                      <wps:wsp>
                        <wps:cNvPr id="461620331" name="docshape309"/>
                        <wps:cNvSpPr/>
                        <wps:spPr bwMode="auto">
                          <a:xfrm>
                            <a:off x="9213" y="369"/>
                            <a:ext cx="1589" cy="267"/>
                          </a:xfrm>
                          <a:prstGeom prst="rect">
                            <a:avLst/>
                          </a:prstGeom>
                          <a:solidFill>
                            <a:srgbClr val="DCE5EE"/>
                          </a:solidFill>
                          <a:ln>
                            <a:noFill/>
                          </a:ln>
                        </wps:spPr>
                        <wps:bodyPr rot="0" vert="horz" wrap="square" lIns="91440" tIns="45720" rIns="91440" bIns="45720" anchor="t" anchorCtr="0" upright="1">
                          <a:noAutofit/>
                        </wps:bodyPr>
                      </wps:wsp>
                      <wps:wsp>
                        <wps:cNvPr id="254540149" name="docshape310"/>
                        <wps:cNvSpPr/>
                        <wps:spPr bwMode="auto">
                          <a:xfrm>
                            <a:off x="4680" y="369"/>
                            <a:ext cx="4534" cy="267"/>
                          </a:xfrm>
                          <a:prstGeom prst="rect">
                            <a:avLst/>
                          </a:prstGeom>
                          <a:solidFill>
                            <a:srgbClr val="00539F"/>
                          </a:solidFill>
                          <a:ln>
                            <a:noFill/>
                          </a:ln>
                        </wps:spPr>
                        <wps:bodyPr rot="0" vert="horz" wrap="square" lIns="91440" tIns="45720" rIns="91440" bIns="45720" anchor="t" anchorCtr="0" upright="1">
                          <a:noAutofit/>
                        </wps:bodyPr>
                      </wps:wsp>
                      <wps:wsp>
                        <wps:cNvPr id="785039853" name="Line 416"/>
                        <wps:cNvCnPr/>
                        <wps:spPr bwMode="auto">
                          <a:xfrm>
                            <a:off x="6213" y="636"/>
                            <a:ext cx="0" cy="0"/>
                          </a:xfrm>
                          <a:prstGeom prst="line">
                            <a:avLst/>
                          </a:prstGeom>
                          <a:noFill/>
                          <a:ln w="5512">
                            <a:solidFill>
                              <a:srgbClr val="FFFFFF"/>
                            </a:solidFill>
                            <a:prstDash val="solid"/>
                            <a:round/>
                          </a:ln>
                        </wps:spPr>
                        <wps:bodyPr/>
                      </wps:wsp>
                      <wps:wsp>
                        <wps:cNvPr id="256718411" name="Line 415"/>
                        <wps:cNvCnPr/>
                        <wps:spPr bwMode="auto">
                          <a:xfrm>
                            <a:off x="7741" y="636"/>
                            <a:ext cx="0" cy="0"/>
                          </a:xfrm>
                          <a:prstGeom prst="line">
                            <a:avLst/>
                          </a:prstGeom>
                          <a:noFill/>
                          <a:ln w="5512">
                            <a:solidFill>
                              <a:srgbClr val="FFFFFF"/>
                            </a:solidFill>
                            <a:prstDash val="solid"/>
                            <a:round/>
                          </a:ln>
                        </wps:spPr>
                        <wps:bodyPr/>
                      </wps:wsp>
                      <wps:wsp>
                        <wps:cNvPr id="1053999665" name="Line 414"/>
                        <wps:cNvCnPr/>
                        <wps:spPr bwMode="auto">
                          <a:xfrm>
                            <a:off x="9269" y="636"/>
                            <a:ext cx="0" cy="0"/>
                          </a:xfrm>
                          <a:prstGeom prst="line">
                            <a:avLst/>
                          </a:prstGeom>
                          <a:noFill/>
                          <a:ln w="5512">
                            <a:solidFill>
                              <a:srgbClr val="FFFFFF"/>
                            </a:solidFill>
                            <a:prstDash val="solid"/>
                            <a:round/>
                          </a:ln>
                        </wps:spPr>
                        <wps:bodyPr/>
                      </wps:wsp>
                    </wpg:wgp>
                  </a:graphicData>
                </a:graphic>
              </wp:anchor>
            </w:drawing>
          </mc:Choice>
          <mc:Fallback>
            <w:pict>
              <v:group id="docshapegroup308" o:spid="_x0000_s1026" o:spt="203" style="position:absolute;left:0pt;margin-left:234pt;margin-top:18.45pt;height:13.35pt;width:306.1pt;mso-position-horizontal-relative:page;z-index:251734016;mso-width-relative:page;mso-height-relative:page;" coordorigin="4680,369" coordsize="6122,267" o:gfxdata="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DQhhFm&#10;2gAAAAoBAAAPAAAAAAAAAAEAIAAAACIAAABkcnMvZG93bnJldi54bWxQSwECFAAUAAAACACHTuJA&#10;J01xMDwDAAB0DAAADgAAAAAAAAABACAAAAApAQAAZHJzL2Uyb0RvYy54bWxQSwUGAAAAAAYABgBZ&#10;AQAA1wYAAAAA&#10;">
                <o:lock v:ext="edit" aspectratio="f"/>
                <v:rect id="docshape309" o:spid="_x0000_s1026" o:spt="1" style="position:absolute;left:9213;top:369;height:267;width:1589;" fillcolor="#DCE5EE" filled="t" stroked="f" coordsize="21600,21600" o:gfxdata="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5&#10;keTVwwAAAOIAAAAPAAAAAAAAAAEAIAAAACIAAABkcnMvZG93bnJldi54bWxQSwECFAAUAAAACACH&#10;TuJAMy8FnjsAAAA5AAAAEAAAAAAAAAABACAAAAASAQAAZHJzL3NoYXBleG1sLnhtbFBLBQYAAAAA&#10;BgAGAFsBAAC8AwAAAAA=&#10;">
                  <v:fill on="t" focussize="0,0"/>
                  <v:stroke on="f"/>
                  <v:imagedata o:title=""/>
                  <o:lock v:ext="edit" aspectratio="f"/>
                </v:rect>
                <v:rect id="docshape310" o:spid="_x0000_s1026" o:spt="1" style="position:absolute;left:4680;top:369;height:267;width:4534;" fillcolor="#00539F" filled="t" stroked="f" coordsize="21600,21600" o:gfxdata="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eji&#10;rMEAAADiAAAADwAAAAAAAAABACAAAAAiAAAAZHJzL2Rvd25yZXYueG1sUEsBAhQAFAAAAAgAh07i&#10;QDMvBZ47AAAAOQAAABAAAAAAAAAAAQAgAAAAEAEAAGRycy9zaGFwZXhtbC54bWxQSwUGAAAAAAYA&#10;BgBbAQAAugMAAAAA&#10;">
                  <v:fill on="t" focussize="0,0"/>
                  <v:stroke on="f"/>
                  <v:imagedata o:title=""/>
                  <o:lock v:ext="edit" aspectratio="f"/>
                </v:rect>
                <v:line id="Line 416" o:spid="_x0000_s1026" o:spt="20" style="position:absolute;left:6213;top:636;height:0;width:0;" filled="f" stroked="t" coordsize="21600,21600" o:gfxdata="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a&#10;innfwwAAAOIAAAAPAAAAAAAAAAEAIAAAACIAAABkcnMvZG93bnJldi54bWxQSwECFAAUAAAACACH&#10;TuJAMy8FnjsAAAA5AAAAEAAAAAAAAAABACAAAAASAQAAZHJzL3NoYXBleG1sLnhtbFBLBQYAAAAA&#10;BgAGAFsBAAC8AwAAAAA=&#10;">
                  <v:fill on="f" focussize="0,0"/>
                  <v:stroke weight="0.434015748031496pt" color="#FFFFFF" joinstyle="round"/>
                  <v:imagedata o:title=""/>
                  <o:lock v:ext="edit" aspectratio="f"/>
                </v:line>
                <v:line id="Line 415" o:spid="_x0000_s1026" o:spt="20" style="position:absolute;left:7741;top:636;height:0;width:0;" filled="f" stroked="t" coordsize="21600,21600" o:gfxdata="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zw&#10;4DHCAAAA4gAAAA8AAAAAAAAAAQAgAAAAIgAAAGRycy9kb3ducmV2LnhtbFBLAQIUABQAAAAIAIdO&#10;4kAzLwWeOwAAADkAAAAQAAAAAAAAAAEAIAAAABEBAABkcnMvc2hhcGV4bWwueG1sUEsFBgAAAAAG&#10;AAYAWwEAALsDAAAAAA==&#10;">
                  <v:fill on="f" focussize="0,0"/>
                  <v:stroke weight="0.434015748031496pt" color="#FFFFFF" joinstyle="round"/>
                  <v:imagedata o:title=""/>
                  <o:lock v:ext="edit" aspectratio="f"/>
                </v:line>
                <v:line id="Line 414" o:spid="_x0000_s1026" o:spt="20" style="position:absolute;left:9269;top:636;height:0;width:0;" filled="f" stroked="t" coordsize="21600,21600" o:gfxdata="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PPc&#10;jMEAAADjAAAADwAAAAAAAAABACAAAAAiAAAAZHJzL2Rvd25yZXYueG1sUEsBAhQAFAAAAAgAh07i&#10;QDMvBZ47AAAAOQAAABAAAAAAAAAAAQAgAAAAEAEAAGRycy9zaGFwZXhtbC54bWxQSwUGAAAAAAYA&#10;BgBbAQAAugM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w w:val="115"/>
          <w:sz w:val="14"/>
          <w:lang w:eastAsia="zh-CN"/>
        </w:rPr>
        <w:t>自然语言处理（</w:t>
      </w:r>
      <w:r>
        <w:rPr>
          <w:color w:val="231F37"/>
          <w:w w:val="115"/>
          <w:sz w:val="14"/>
          <w:lang w:eastAsia="zh-CN"/>
        </w:rPr>
        <w:t>NLP</w:t>
      </w:r>
      <w:r>
        <w:rPr>
          <w:rFonts w:hint="eastAsia" w:ascii="微软雅黑" w:hAnsi="微软雅黑" w:eastAsia="微软雅黑" w:cs="微软雅黑"/>
          <w:color w:val="231F37"/>
          <w:w w:val="115"/>
          <w:sz w:val="14"/>
          <w:lang w:eastAsia="zh-CN"/>
        </w:rPr>
        <w:t>）工具</w:t>
      </w:r>
    </w:p>
    <w:p>
      <w:pPr>
        <w:pStyle w:val="6"/>
        <w:rPr>
          <w:sz w:val="18"/>
          <w:lang w:eastAsia="zh-CN"/>
        </w:rPr>
      </w:pPr>
    </w:p>
    <w:p>
      <w:pPr>
        <w:pStyle w:val="6"/>
        <w:spacing w:before="1"/>
        <w:rPr>
          <w:sz w:val="24"/>
          <w:lang w:eastAsia="zh-CN"/>
        </w:rPr>
      </w:pPr>
    </w:p>
    <w:p>
      <w:pPr>
        <w:spacing w:before="1"/>
        <w:ind w:left="363"/>
        <w:rPr>
          <w:rFonts w:ascii="微软雅黑" w:hAnsi="微软雅黑" w:eastAsia="微软雅黑" w:cs="微软雅黑"/>
          <w:sz w:val="14"/>
          <w:lang w:eastAsia="zh-CN"/>
        </w:rPr>
      </w:pPr>
      <w:r>
        <w:rPr>
          <w:rFonts w:hint="eastAsia" w:ascii="微软雅黑" w:hAnsi="微软雅黑" w:eastAsia="微软雅黑" w:cs="微软雅黑"/>
          <w:color w:val="231F37"/>
          <w:w w:val="110"/>
          <w:sz w:val="14"/>
          <w:lang w:eastAsia="zh-CN"/>
        </w:rPr>
        <w:t>生成式人工智能（</w:t>
      </w:r>
      <w:r>
        <w:rPr>
          <w:color w:val="231F37"/>
          <w:w w:val="110"/>
          <w:sz w:val="14"/>
          <w:lang w:eastAsia="zh-CN"/>
        </w:rPr>
        <w:t>GenAI</w:t>
      </w:r>
      <w:r>
        <mc:AlternateContent>
          <mc:Choice Requires="wpg">
            <w:drawing>
              <wp:anchor distT="0" distB="0" distL="114300" distR="114300" simplePos="0" relativeHeight="251729920" behindDoc="0" locked="0" layoutInCell="1" allowOverlap="1">
                <wp:simplePos x="0" y="0"/>
                <wp:positionH relativeFrom="page">
                  <wp:posOffset>2974340</wp:posOffset>
                </wp:positionH>
                <wp:positionV relativeFrom="paragraph">
                  <wp:posOffset>143510</wp:posOffset>
                </wp:positionV>
                <wp:extent cx="3887470" cy="170180"/>
                <wp:effectExtent l="0" t="0" r="11430" b="7620"/>
                <wp:wrapNone/>
                <wp:docPr id="334031207" name="docshapegroup311"/>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1930125574" name="docshape312"/>
                        <wps:cNvSpPr/>
                        <wps:spPr bwMode="auto">
                          <a:xfrm>
                            <a:off x="9167" y="227"/>
                            <a:ext cx="1639" cy="267"/>
                          </a:xfrm>
                          <a:prstGeom prst="rect">
                            <a:avLst/>
                          </a:prstGeom>
                          <a:solidFill>
                            <a:srgbClr val="DCE5EE"/>
                          </a:solidFill>
                          <a:ln>
                            <a:noFill/>
                          </a:ln>
                        </wps:spPr>
                        <wps:bodyPr rot="0" vert="horz" wrap="square" lIns="91440" tIns="45720" rIns="91440" bIns="45720" anchor="t" anchorCtr="0" upright="1">
                          <a:noAutofit/>
                        </wps:bodyPr>
                      </wps:wsp>
                      <wps:wsp>
                        <wps:cNvPr id="954730003" name="docshape313"/>
                        <wps:cNvSpPr/>
                        <wps:spPr bwMode="auto">
                          <a:xfrm>
                            <a:off x="4684" y="226"/>
                            <a:ext cx="4484" cy="267"/>
                          </a:xfrm>
                          <a:prstGeom prst="rect">
                            <a:avLst/>
                          </a:prstGeom>
                          <a:solidFill>
                            <a:srgbClr val="00539F"/>
                          </a:solidFill>
                          <a:ln>
                            <a:noFill/>
                          </a:ln>
                        </wps:spPr>
                        <wps:bodyPr rot="0" vert="horz" wrap="square" lIns="91440" tIns="45720" rIns="91440" bIns="45720" anchor="t" anchorCtr="0" upright="1">
                          <a:noAutofit/>
                        </wps:bodyPr>
                      </wps:wsp>
                      <wps:wsp>
                        <wps:cNvPr id="279673226" name="Line 410"/>
                        <wps:cNvCnPr/>
                        <wps:spPr bwMode="auto">
                          <a:xfrm>
                            <a:off x="6213" y="494"/>
                            <a:ext cx="0" cy="0"/>
                          </a:xfrm>
                          <a:prstGeom prst="line">
                            <a:avLst/>
                          </a:prstGeom>
                          <a:noFill/>
                          <a:ln w="5512">
                            <a:solidFill>
                              <a:srgbClr val="FFFFFF"/>
                            </a:solidFill>
                            <a:prstDash val="solid"/>
                            <a:round/>
                          </a:ln>
                        </wps:spPr>
                        <wps:bodyPr/>
                      </wps:wsp>
                      <wps:wsp>
                        <wps:cNvPr id="48040158" name="Line 409"/>
                        <wps:cNvCnPr/>
                        <wps:spPr bwMode="auto">
                          <a:xfrm>
                            <a:off x="7741" y="494"/>
                            <a:ext cx="0" cy="0"/>
                          </a:xfrm>
                          <a:prstGeom prst="line">
                            <a:avLst/>
                          </a:prstGeom>
                          <a:noFill/>
                          <a:ln w="5512">
                            <a:solidFill>
                              <a:srgbClr val="FFFFFF"/>
                            </a:solidFill>
                            <a:prstDash val="solid"/>
                            <a:round/>
                          </a:ln>
                        </wps:spPr>
                        <wps:bodyPr/>
                      </wps:wsp>
                      <wps:wsp>
                        <wps:cNvPr id="990834438" name="Line 408"/>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11" o:spid="_x0000_s1026" o:spt="203" style="position:absolute;left:0pt;margin-left:234.2pt;margin-top:11.3pt;height:13.4pt;width:306.1pt;mso-position-horizontal-relative:page;z-index:251729920;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">
                <o:lock v:ext="edit" aspectratio="f"/>
                <v:rect id="docshape312" o:spid="_x0000_s1026" o:spt="1" style="position:absolute;left:9167;top:227;height:267;width:1639;" fillcolor="#DCE5EE" filled="t" stroked="f" coordsize="21600,21600" o:gfxdata="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7x+&#10;+8EAAADjAAAADwAAAAAAAAABACAAAAAiAAAAZHJzL2Rvd25yZXYueG1sUEsBAhQAFAAAAAgAh07i&#10;QDMvBZ47AAAAOQAAABAAAAAAAAAAAQAgAAAAEAEAAGRycy9zaGFwZXhtbC54bWxQSwUGAAAAAAYA&#10;BgBbAQAAugMAAAAA&#10;">
                  <v:fill on="t" focussize="0,0"/>
                  <v:stroke on="f"/>
                  <v:imagedata o:title=""/>
                  <o:lock v:ext="edit" aspectratio="f"/>
                </v:rect>
                <v:rect id="docshape313" o:spid="_x0000_s1026" o:spt="1" style="position:absolute;left:4684;top:226;height:267;width:4484;" fillcolor="#00539F" filled="t" stroked="f" coordsize="21600,21600" o:gfxdata="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njU&#10;AMEAAADiAAAADwAAAAAAAAABACAAAAAiAAAAZHJzL2Rvd25yZXYueG1sUEsBAhQAFAAAAAgAh07i&#10;QDMvBZ47AAAAOQAAABAAAAAAAAAAAQAgAAAAEAEAAGRycy9zaGFwZXhtbC54bWxQSwUGAAAAAAYA&#10;BgBbAQAAugMAAAAA&#10;">
                  <v:fill on="t" focussize="0,0"/>
                  <v:stroke on="f"/>
                  <v:imagedata o:title=""/>
                  <o:lock v:ext="edit" aspectratio="f"/>
                </v:rect>
                <v:line id="Line 410" o:spid="_x0000_s1026" o:spt="20" style="position:absolute;left:6213;top:494;height:0;width:0;" filled="f" stroked="t" coordsize="21600,21600" o:gfxdata="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uY&#10;eIjCAAAA4gAAAA8AAAAAAAAAAQAgAAAAIgAAAGRycy9kb3ducmV2LnhtbFBLAQIUABQAAAAIAIdO&#10;4kAzLwWeOwAAADkAAAAQAAAAAAAAAAEAIAAAABEBAABkcnMvc2hhcGV4bWwueG1sUEsFBgAAAAAG&#10;AAYAWwEAALsDAAAAAA==&#10;">
                  <v:fill on="f" focussize="0,0"/>
                  <v:stroke weight="0.434015748031496pt" color="#FFFFFF" joinstyle="round"/>
                  <v:imagedata o:title=""/>
                  <o:lock v:ext="edit" aspectratio="f"/>
                </v:line>
                <v:line id="Line 409" o:spid="_x0000_s1026" o:spt="20" style="position:absolute;left:7741;top:494;height:0;width:0;" filled="f" stroked="t" coordsize="21600,21600" o:gfxdata="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v6Fy74A&#10;AADh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08" o:spid="_x0000_s1026" o:spt="20" style="position:absolute;left:9269;top:494;height:0;width:0;" filled="f" stroked="t" coordsize="21600,21600" o:gfxdata="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9wUU&#10;wAAAAOIAAAAPAAAAAAAAAAEAIAAAACIAAABkcnMvZG93bnJldi54bWxQSwECFAAUAAAACACHTuJA&#10;My8FnjsAAAA5AAAAEAAAAAAAAAABACAAAAAPAQAAZHJzL3NoYXBleG1sLnhtbFBLBQYAAAAABgAG&#10;AFsBAAC5Aw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w w:val="110"/>
          <w:sz w:val="14"/>
          <w:lang w:eastAsia="zh-CN"/>
        </w:rPr>
        <w:t>）</w:t>
      </w:r>
    </w:p>
    <w:p>
      <w:pPr>
        <w:pStyle w:val="6"/>
        <w:rPr>
          <w:sz w:val="18"/>
          <w:lang w:eastAsia="zh-CN"/>
        </w:rPr>
      </w:pPr>
    </w:p>
    <w:p>
      <w:pPr>
        <w:pStyle w:val="6"/>
        <w:spacing w:before="1"/>
        <w:rPr>
          <w:sz w:val="24"/>
          <w:lang w:eastAsia="zh-CN"/>
        </w:rPr>
      </w:pPr>
    </w:p>
    <w:p>
      <w:pPr>
        <w:spacing w:before="1"/>
        <w:ind w:left="363"/>
        <w:rPr>
          <w:sz w:val="14"/>
          <w:lang w:eastAsia="zh-CN"/>
        </w:rPr>
      </w:pPr>
      <w:r>
        <w:rPr>
          <w:rFonts w:hint="eastAsia" w:ascii="微软雅黑" w:hAnsi="微软雅黑" w:eastAsia="微软雅黑" w:cs="微软雅黑"/>
          <w:color w:val="231F37"/>
          <w:w w:val="115"/>
          <w:sz w:val="14"/>
          <w:lang w:eastAsia="zh-CN"/>
        </w:rPr>
        <w:t>深度学习（</w:t>
      </w:r>
      <w:r>
        <w:rPr>
          <w:color w:val="231F37"/>
          <w:w w:val="115"/>
          <w:sz w:val="14"/>
          <w:lang w:eastAsia="zh-CN"/>
        </w:rPr>
        <w:t>DL</w:t>
      </w:r>
      <w:r>
        <mc:AlternateContent>
          <mc:Choice Requires="wpg">
            <w:drawing>
              <wp:anchor distT="0" distB="0" distL="114300" distR="114300" simplePos="0" relativeHeight="251730944" behindDoc="0" locked="0" layoutInCell="1" allowOverlap="1">
                <wp:simplePos x="0" y="0"/>
                <wp:positionH relativeFrom="page">
                  <wp:posOffset>2974340</wp:posOffset>
                </wp:positionH>
                <wp:positionV relativeFrom="paragraph">
                  <wp:posOffset>144145</wp:posOffset>
                </wp:positionV>
                <wp:extent cx="3887470" cy="170180"/>
                <wp:effectExtent l="0" t="0" r="11430" b="7620"/>
                <wp:wrapNone/>
                <wp:docPr id="827713927" name="docshapegroup314"/>
                <wp:cNvGraphicFramePr/>
                <a:graphic xmlns:a="http://schemas.openxmlformats.org/drawingml/2006/main">
                  <a:graphicData uri="http://schemas.microsoft.com/office/word/2010/wordprocessingGroup">
                    <wpg:wgp>
                      <wpg:cNvGrpSpPr/>
                      <wpg:grpSpPr>
                        <a:xfrm>
                          <a:off x="0" y="0"/>
                          <a:ext cx="3887470" cy="170180"/>
                          <a:chOff x="4684" y="227"/>
                          <a:chExt cx="6122" cy="268"/>
                        </a:xfrm>
                      </wpg:grpSpPr>
                      <wps:wsp>
                        <wps:cNvPr id="1217944538" name="docshape315"/>
                        <wps:cNvSpPr/>
                        <wps:spPr bwMode="auto">
                          <a:xfrm>
                            <a:off x="9137" y="227"/>
                            <a:ext cx="1670" cy="267"/>
                          </a:xfrm>
                          <a:prstGeom prst="rect">
                            <a:avLst/>
                          </a:prstGeom>
                          <a:solidFill>
                            <a:srgbClr val="DCE5EE"/>
                          </a:solidFill>
                          <a:ln>
                            <a:noFill/>
                          </a:ln>
                        </wps:spPr>
                        <wps:bodyPr rot="0" vert="horz" wrap="square" lIns="91440" tIns="45720" rIns="91440" bIns="45720" anchor="t" anchorCtr="0" upright="1">
                          <a:noAutofit/>
                        </wps:bodyPr>
                      </wps:wsp>
                      <wps:wsp>
                        <wps:cNvPr id="400733815" name="docshape316"/>
                        <wps:cNvSpPr/>
                        <wps:spPr bwMode="auto">
                          <a:xfrm>
                            <a:off x="4684" y="227"/>
                            <a:ext cx="4453" cy="267"/>
                          </a:xfrm>
                          <a:prstGeom prst="rect">
                            <a:avLst/>
                          </a:prstGeom>
                          <a:solidFill>
                            <a:srgbClr val="00539F"/>
                          </a:solidFill>
                          <a:ln>
                            <a:noFill/>
                          </a:ln>
                        </wps:spPr>
                        <wps:bodyPr rot="0" vert="horz" wrap="square" lIns="91440" tIns="45720" rIns="91440" bIns="45720" anchor="t" anchorCtr="0" upright="1">
                          <a:noAutofit/>
                        </wps:bodyPr>
                      </wps:wsp>
                      <wps:wsp>
                        <wps:cNvPr id="940544945" name="Line 404"/>
                        <wps:cNvCnPr/>
                        <wps:spPr bwMode="auto">
                          <a:xfrm>
                            <a:off x="6213" y="495"/>
                            <a:ext cx="0" cy="0"/>
                          </a:xfrm>
                          <a:prstGeom prst="line">
                            <a:avLst/>
                          </a:prstGeom>
                          <a:noFill/>
                          <a:ln w="5512">
                            <a:solidFill>
                              <a:srgbClr val="FFFFFF"/>
                            </a:solidFill>
                            <a:prstDash val="solid"/>
                            <a:round/>
                          </a:ln>
                        </wps:spPr>
                        <wps:bodyPr/>
                      </wps:wsp>
                      <wps:wsp>
                        <wps:cNvPr id="74439863" name="Line 403"/>
                        <wps:cNvCnPr/>
                        <wps:spPr bwMode="auto">
                          <a:xfrm>
                            <a:off x="7741" y="495"/>
                            <a:ext cx="0" cy="0"/>
                          </a:xfrm>
                          <a:prstGeom prst="line">
                            <a:avLst/>
                          </a:prstGeom>
                          <a:noFill/>
                          <a:ln w="5512">
                            <a:solidFill>
                              <a:srgbClr val="FFFFFF"/>
                            </a:solidFill>
                            <a:prstDash val="solid"/>
                            <a:round/>
                          </a:ln>
                        </wps:spPr>
                        <wps:bodyPr/>
                      </wps:wsp>
                      <wps:wsp>
                        <wps:cNvPr id="2102758949" name="Line 402"/>
                        <wps:cNvCnPr/>
                        <wps:spPr bwMode="auto">
                          <a:xfrm>
                            <a:off x="9269" y="495"/>
                            <a:ext cx="0" cy="0"/>
                          </a:xfrm>
                          <a:prstGeom prst="line">
                            <a:avLst/>
                          </a:prstGeom>
                          <a:noFill/>
                          <a:ln w="5512">
                            <a:solidFill>
                              <a:srgbClr val="FFFFFF"/>
                            </a:solidFill>
                            <a:prstDash val="solid"/>
                            <a:round/>
                          </a:ln>
                        </wps:spPr>
                        <wps:bodyPr/>
                      </wps:wsp>
                    </wpg:wgp>
                  </a:graphicData>
                </a:graphic>
              </wp:anchor>
            </w:drawing>
          </mc:Choice>
          <mc:Fallback>
            <w:pict>
              <v:group id="docshapegroup314" o:spid="_x0000_s1026" o:spt="203" style="position:absolute;left:0pt;margin-left:234.2pt;margin-top:11.35pt;height:13.4pt;width:306.1pt;mso-position-horizontal-relative:page;z-index:251730944;mso-width-relative:page;mso-height-relative:page;" coordorigin="4684,227" coordsize="6122,268" o:gfxdata="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">
                <o:lock v:ext="edit" aspectratio="f"/>
                <v:rect id="docshape315" o:spid="_x0000_s1026" o:spt="1" style="position:absolute;left:9137;top:227;height:267;width:1670;" fillcolor="#DCE5EE" filled="t" stroked="f" coordsize="21600,21600" o:gfxdata="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z8V+VxgAAAOMAAAAPAAAAAAAAAAEAIAAAACIAAABkcnMvZG93bnJldi54bWxQSwECFAAUAAAA&#10;CACHTuJAMy8FnjsAAAA5AAAAEAAAAAAAAAABACAAAAAVAQAAZHJzL3NoYXBleG1sLnhtbFBLBQYA&#10;AAAABgAGAFsBAAC/AwAAAAA=&#10;">
                  <v:fill on="t" focussize="0,0"/>
                  <v:stroke on="f"/>
                  <v:imagedata o:title=""/>
                  <o:lock v:ext="edit" aspectratio="f"/>
                </v:rect>
                <v:rect id="docshape316" o:spid="_x0000_s1026" o:spt="1" style="position:absolute;left:4684;top:227;height:267;width:4453;" fillcolor="#00539F" filled="t" stroked="f" coordsize="21600,21600" o:gfxdata="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Swo&#10;k8EAAADiAAAADwAAAAAAAAABACAAAAAiAAAAZHJzL2Rvd25yZXYueG1sUEsBAhQAFAAAAAgAh07i&#10;QDMvBZ47AAAAOQAAABAAAAAAAAAAAQAgAAAAEAEAAGRycy9zaGFwZXhtbC54bWxQSwUGAAAAAAYA&#10;BgBbAQAAugMAAAAA&#10;">
                  <v:fill on="t" focussize="0,0"/>
                  <v:stroke on="f"/>
                  <v:imagedata o:title=""/>
                  <o:lock v:ext="edit" aspectratio="f"/>
                </v:rect>
                <v:line id="Line 404" o:spid="_x0000_s1026" o:spt="20" style="position:absolute;left:6213;top:495;height:0;width:0;" filled="f" stroked="t" coordsize="21600,21600" o:gfxdata="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b&#10;S0+YwwAAAOIAAAAPAAAAAAAAAAEAIAAAACIAAABkcnMvZG93bnJldi54bWxQSwECFAAUAAAACACH&#10;TuJAMy8FnjsAAAA5AAAAEAAAAAAAAAABACAAAAASAQAAZHJzL3NoYXBleG1sLnhtbFBLBQYAAAAA&#10;BgAGAFsBAAC8AwAAAAA=&#10;">
                  <v:fill on="f" focussize="0,0"/>
                  <v:stroke weight="0.434015748031496pt" color="#FFFFFF" joinstyle="round"/>
                  <v:imagedata o:title=""/>
                  <o:lock v:ext="edit" aspectratio="f"/>
                </v:line>
                <v:line id="Line 403" o:spid="_x0000_s1026" o:spt="20" style="position:absolute;left:7741;top:495;height:0;width:0;" filled="f" stroked="t" coordsize="21600,21600" o:gfxdata="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D+&#10;p+7CAAAA4QAAAA8AAAAAAAAAAQAgAAAAIgAAAGRycy9kb3ducmV2LnhtbFBLAQIUABQAAAAIAIdO&#10;4kAzLwWeOwAAADkAAAAQAAAAAAAAAAEAIAAAABEBAABkcnMvc2hhcGV4bWwueG1sUEsFBgAAAAAG&#10;AAYAWwEAALsDAAAAAA==&#10;">
                  <v:fill on="f" focussize="0,0"/>
                  <v:stroke weight="0.434015748031496pt" color="#FFFFFF" joinstyle="round"/>
                  <v:imagedata o:title=""/>
                  <o:lock v:ext="edit" aspectratio="f"/>
                </v:line>
                <v:line id="Line 402" o:spid="_x0000_s1026" o:spt="20" style="position:absolute;left:9269;top:495;height:0;width:0;" filled="f" stroked="t" coordsize="21600,21600" o:gfxdata="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M1CL8QAAADjAAAADwAAAAAAAAABACAAAAAiAAAAZHJzL2Rvd25yZXYueG1sUEsBAhQAFAAAAAgA&#10;h07iQDMvBZ47AAAAOQAAABAAAAAAAAAAAQAgAAAAEwEAAGRycy9zaGFwZXhtbC54bWxQSwUGAAAA&#10;AAYABgBbAQAAvQM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w w:val="115"/>
          <w:sz w:val="14"/>
          <w:lang w:eastAsia="zh-CN"/>
        </w:rPr>
        <w:t>）神经网络</w:t>
      </w:r>
    </w:p>
    <w:p>
      <w:pPr>
        <w:pStyle w:val="6"/>
        <w:spacing w:before="1"/>
        <w:rPr>
          <w:sz w:val="24"/>
          <w:lang w:eastAsia="zh-CN"/>
        </w:rPr>
      </w:pPr>
    </w:p>
    <w:p>
      <w:pPr>
        <w:pStyle w:val="6"/>
        <w:spacing w:before="1"/>
        <w:rPr>
          <w:sz w:val="24"/>
          <w:lang w:eastAsia="zh-CN"/>
        </w:rPr>
      </w:pPr>
    </w:p>
    <w:p>
      <w:pPr>
        <w:ind w:left="363"/>
        <w:rPr>
          <w:rFonts w:ascii="微软雅黑" w:hAnsi="微软雅黑" w:eastAsia="微软雅黑" w:cs="微软雅黑"/>
          <w:color w:val="231F37"/>
          <w:spacing w:val="-5"/>
          <w:w w:val="115"/>
          <w:sz w:val="14"/>
          <w:lang w:eastAsia="zh-CN"/>
        </w:rPr>
      </w:pPr>
      <w:r>
        <mc:AlternateContent>
          <mc:Choice Requires="wpg">
            <w:drawing>
              <wp:anchor distT="0" distB="0" distL="114300" distR="114300" simplePos="0" relativeHeight="251731968" behindDoc="0" locked="0" layoutInCell="1" allowOverlap="1">
                <wp:simplePos x="0" y="0"/>
                <wp:positionH relativeFrom="page">
                  <wp:posOffset>2974340</wp:posOffset>
                </wp:positionH>
                <wp:positionV relativeFrom="paragraph">
                  <wp:posOffset>143510</wp:posOffset>
                </wp:positionV>
                <wp:extent cx="3887470" cy="170180"/>
                <wp:effectExtent l="635" t="0" r="10795" b="7620"/>
                <wp:wrapNone/>
                <wp:docPr id="555444327" name="docshapegroup317"/>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1792612906" name="docshape318"/>
                        <wps:cNvSpPr/>
                        <wps:spPr bwMode="auto">
                          <a:xfrm>
                            <a:off x="9045" y="226"/>
                            <a:ext cx="1761" cy="267"/>
                          </a:xfrm>
                          <a:prstGeom prst="rect">
                            <a:avLst/>
                          </a:prstGeom>
                          <a:solidFill>
                            <a:srgbClr val="DCE5EE"/>
                          </a:solidFill>
                          <a:ln>
                            <a:noFill/>
                          </a:ln>
                        </wps:spPr>
                        <wps:bodyPr rot="0" vert="horz" wrap="square" lIns="91440" tIns="45720" rIns="91440" bIns="45720" anchor="t" anchorCtr="0" upright="1">
                          <a:noAutofit/>
                        </wps:bodyPr>
                      </wps:wsp>
                      <wps:wsp>
                        <wps:cNvPr id="408792666" name="docshape319"/>
                        <wps:cNvSpPr/>
                        <wps:spPr bwMode="auto">
                          <a:xfrm>
                            <a:off x="4683" y="226"/>
                            <a:ext cx="4362" cy="267"/>
                          </a:xfrm>
                          <a:prstGeom prst="rect">
                            <a:avLst/>
                          </a:prstGeom>
                          <a:solidFill>
                            <a:srgbClr val="00539F"/>
                          </a:solidFill>
                          <a:ln>
                            <a:noFill/>
                          </a:ln>
                        </wps:spPr>
                        <wps:bodyPr rot="0" vert="horz" wrap="square" lIns="91440" tIns="45720" rIns="91440" bIns="45720" anchor="t" anchorCtr="0" upright="1">
                          <a:noAutofit/>
                        </wps:bodyPr>
                      </wps:wsp>
                      <wps:wsp>
                        <wps:cNvPr id="271693533" name="Line 398"/>
                        <wps:cNvCnPr/>
                        <wps:spPr bwMode="auto">
                          <a:xfrm>
                            <a:off x="6213" y="494"/>
                            <a:ext cx="0" cy="0"/>
                          </a:xfrm>
                          <a:prstGeom prst="line">
                            <a:avLst/>
                          </a:prstGeom>
                          <a:noFill/>
                          <a:ln w="5512">
                            <a:solidFill>
                              <a:srgbClr val="FFFFFF"/>
                            </a:solidFill>
                            <a:prstDash val="solid"/>
                            <a:round/>
                          </a:ln>
                        </wps:spPr>
                        <wps:bodyPr/>
                      </wps:wsp>
                      <wps:wsp>
                        <wps:cNvPr id="2143452337" name="Line 397"/>
                        <wps:cNvCnPr/>
                        <wps:spPr bwMode="auto">
                          <a:xfrm>
                            <a:off x="7741" y="494"/>
                            <a:ext cx="0" cy="0"/>
                          </a:xfrm>
                          <a:prstGeom prst="line">
                            <a:avLst/>
                          </a:prstGeom>
                          <a:noFill/>
                          <a:ln w="5512">
                            <a:solidFill>
                              <a:srgbClr val="FFFFFF"/>
                            </a:solidFill>
                            <a:prstDash val="solid"/>
                            <a:round/>
                          </a:ln>
                        </wps:spPr>
                        <wps:bodyPr/>
                      </wps:wsp>
                      <wps:wsp>
                        <wps:cNvPr id="1822380576" name="Line 396"/>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17" o:spid="_x0000_s1026" o:spt="203" style="position:absolute;left:0pt;margin-left:234.2pt;margin-top:11.3pt;height:13.4pt;width:306.1pt;mso-position-horizontal-relative:page;z-index:251731968;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">
                <o:lock v:ext="edit" aspectratio="f"/>
                <v:rect id="docshape318" o:spid="_x0000_s1026" o:spt="1" style="position:absolute;left:9045;top:226;height:267;width:1761;" fillcolor="#DCE5EE" filled="t" stroked="f" coordsize="21600,21600" o:gfxdata="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kmh&#10;s8EAAADjAAAADwAAAAAAAAABACAAAAAiAAAAZHJzL2Rvd25yZXYueG1sUEsBAhQAFAAAAAgAh07i&#10;QDMvBZ47AAAAOQAAABAAAAAAAAAAAQAgAAAAEAEAAGRycy9zaGFwZXhtbC54bWxQSwUGAAAAAAYA&#10;BgBbAQAAugMAAAAA&#10;">
                  <v:fill on="t" focussize="0,0"/>
                  <v:stroke on="f"/>
                  <v:imagedata o:title=""/>
                  <o:lock v:ext="edit" aspectratio="f"/>
                </v:rect>
                <v:rect id="docshape319" o:spid="_x0000_s1026" o:spt="1" style="position:absolute;left:4683;top:226;height:267;width:4362;" fillcolor="#00539F" filled="t" stroked="f" coordsize="21600,21600" o:gfxdata="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YkcI&#10;wAAAAOIAAAAPAAAAAAAAAAEAIAAAACIAAABkcnMvZG93bnJldi54bWxQSwECFAAUAAAACACHTuJA&#10;My8FnjsAAAA5AAAAEAAAAAAAAAABACAAAAAPAQAAZHJzL3NoYXBleG1sLnhtbFBLBQYAAAAABgAG&#10;AFsBAAC5AwAAAAA=&#10;">
                  <v:fill on="t" focussize="0,0"/>
                  <v:stroke on="f"/>
                  <v:imagedata o:title=""/>
                  <o:lock v:ext="edit" aspectratio="f"/>
                </v:rect>
                <v:line id="Line 398" o:spid="_x0000_s1026" o:spt="20" style="position:absolute;left:6213;top:494;height:0;width:0;" filled="f" stroked="t" coordsize="21600,21600" o:gfxdata="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5&#10;xFOfwwAAAOIAAAAPAAAAAAAAAAEAIAAAACIAAABkcnMvZG93bnJldi54bWxQSwECFAAUAAAACACH&#10;TuJAMy8FnjsAAAA5AAAAEAAAAAAAAAABACAAAAASAQAAZHJzL3NoYXBleG1sLnhtbFBLBQYAAAAA&#10;BgAGAFsBAAC8AwAAAAA=&#10;">
                  <v:fill on="f" focussize="0,0"/>
                  <v:stroke weight="0.434015748031496pt" color="#FFFFFF" joinstyle="round"/>
                  <v:imagedata o:title=""/>
                  <o:lock v:ext="edit" aspectratio="f"/>
                </v:line>
                <v:line id="Line 397" o:spid="_x0000_s1026" o:spt="20" style="position:absolute;left:7741;top:494;height:0;width:0;" filled="f" stroked="t" coordsize="21600,21600" o:gfxdata="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F+YW8QAAADjAAAADwAAAAAAAAABACAAAAAiAAAAZHJzL2Rvd25yZXYueG1sUEsBAhQAFAAAAAgA&#10;h07iQDMvBZ47AAAAOQAAABAAAAAAAAAAAQAgAAAAEwEAAGRycy9zaGFwZXhtbC54bWxQSwUGAAAA&#10;AAYABgBbAQAAvQMAAAAA&#10;">
                  <v:fill on="f" focussize="0,0"/>
                  <v:stroke weight="0.434015748031496pt" color="#FFFFFF" joinstyle="round"/>
                  <v:imagedata o:title=""/>
                  <o:lock v:ext="edit" aspectratio="f"/>
                </v:line>
                <v:line id="Line 396" o:spid="_x0000_s1026" o:spt="20" style="position:absolute;left:9269;top:494;height:0;width:0;" filled="f" stroked="t" coordsize="21600,21600" o:gfxdata="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bzSI&#10;wAAAAOMAAAAPAAAAAAAAAAEAIAAAACIAAABkcnMvZG93bnJldi54bWxQSwECFAAUAAAACACHTuJA&#10;My8FnjsAAAA5AAAAEAAAAAAAAAABACAAAAAPAQAAZHJzL3NoYXBleG1sLnhtbFBLBQYAAAAABgAG&#10;AFsBAAC5Aw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spacing w:val="-5"/>
          <w:w w:val="115"/>
          <w:sz w:val="14"/>
          <w:lang w:eastAsia="zh-CN"/>
        </w:rPr>
        <w:t>专家系统（基于规则的人工智能）</w:t>
      </w:r>
    </w:p>
    <w:p>
      <w:pPr>
        <w:pStyle w:val="6"/>
        <w:spacing w:before="1"/>
        <w:rPr>
          <w:sz w:val="24"/>
          <w:lang w:eastAsia="zh-CN"/>
        </w:rPr>
      </w:pPr>
    </w:p>
    <w:p>
      <w:pPr>
        <w:spacing w:before="1"/>
        <w:rPr>
          <w:rFonts w:ascii="微软雅黑" w:hAnsi="微软雅黑" w:eastAsia="微软雅黑" w:cs="微软雅黑"/>
          <w:color w:val="231F37"/>
          <w:w w:val="110"/>
          <w:sz w:val="14"/>
          <w:lang w:eastAsia="zh-CN"/>
        </w:rPr>
      </w:pPr>
    </w:p>
    <w:p>
      <w:pPr>
        <w:spacing w:before="1"/>
        <w:ind w:left="363"/>
        <w:rPr>
          <w:sz w:val="14"/>
          <w:lang w:eastAsia="zh-CN"/>
        </w:rPr>
      </w:pPr>
      <w:r>
        <w:rPr>
          <w:rFonts w:hint="eastAsia" w:ascii="微软雅黑" w:hAnsi="微软雅黑" w:eastAsia="微软雅黑" w:cs="微软雅黑"/>
          <w:color w:val="231F37"/>
          <w:w w:val="110"/>
          <w:sz w:val="14"/>
          <w:lang w:eastAsia="zh-CN"/>
        </w:rPr>
        <w:t>机器学习</w:t>
      </w:r>
      <w:r>
        <mc:AlternateContent>
          <mc:Choice Requires="wpg">
            <w:drawing>
              <wp:anchor distT="0" distB="0" distL="114300" distR="114300" simplePos="0" relativeHeight="251732992" behindDoc="0" locked="0" layoutInCell="1" allowOverlap="1">
                <wp:simplePos x="0" y="0"/>
                <wp:positionH relativeFrom="page">
                  <wp:posOffset>2974340</wp:posOffset>
                </wp:positionH>
                <wp:positionV relativeFrom="paragraph">
                  <wp:posOffset>144145</wp:posOffset>
                </wp:positionV>
                <wp:extent cx="3887470" cy="170815"/>
                <wp:effectExtent l="635" t="0" r="10795" b="6985"/>
                <wp:wrapNone/>
                <wp:docPr id="217766571" name="docshapegroup320"/>
                <wp:cNvGraphicFramePr/>
                <a:graphic xmlns:a="http://schemas.openxmlformats.org/drawingml/2006/main">
                  <a:graphicData uri="http://schemas.microsoft.com/office/word/2010/wordprocessingGroup">
                    <wpg:wgp>
                      <wpg:cNvGrpSpPr/>
                      <wpg:grpSpPr>
                        <a:xfrm>
                          <a:off x="0" y="0"/>
                          <a:ext cx="3887470" cy="170815"/>
                          <a:chOff x="4684" y="227"/>
                          <a:chExt cx="6122" cy="269"/>
                        </a:xfrm>
                      </wpg:grpSpPr>
                      <wps:wsp>
                        <wps:cNvPr id="1346642452" name="docshape321"/>
                        <wps:cNvSpPr/>
                        <wps:spPr bwMode="auto">
                          <a:xfrm>
                            <a:off x="8938" y="227"/>
                            <a:ext cx="1868" cy="267"/>
                          </a:xfrm>
                          <a:prstGeom prst="rect">
                            <a:avLst/>
                          </a:prstGeom>
                          <a:solidFill>
                            <a:srgbClr val="DCE5EE"/>
                          </a:solidFill>
                          <a:ln>
                            <a:noFill/>
                          </a:ln>
                        </wps:spPr>
                        <wps:bodyPr rot="0" vert="horz" wrap="square" lIns="91440" tIns="45720" rIns="91440" bIns="45720" anchor="t" anchorCtr="0" upright="1">
                          <a:noAutofit/>
                        </wps:bodyPr>
                      </wps:wsp>
                      <wps:wsp>
                        <wps:cNvPr id="1151265864" name="docshape322"/>
                        <wps:cNvSpPr/>
                        <wps:spPr bwMode="auto">
                          <a:xfrm>
                            <a:off x="4683" y="227"/>
                            <a:ext cx="4255" cy="267"/>
                          </a:xfrm>
                          <a:prstGeom prst="rect">
                            <a:avLst/>
                          </a:prstGeom>
                          <a:solidFill>
                            <a:srgbClr val="00539F"/>
                          </a:solidFill>
                          <a:ln>
                            <a:noFill/>
                          </a:ln>
                        </wps:spPr>
                        <wps:bodyPr rot="0" vert="horz" wrap="square" lIns="91440" tIns="45720" rIns="91440" bIns="45720" anchor="t" anchorCtr="0" upright="1">
                          <a:noAutofit/>
                        </wps:bodyPr>
                      </wps:wsp>
                      <wps:wsp>
                        <wps:cNvPr id="1491315050" name="Line 392"/>
                        <wps:cNvCnPr/>
                        <wps:spPr bwMode="auto">
                          <a:xfrm>
                            <a:off x="6213" y="496"/>
                            <a:ext cx="0" cy="0"/>
                          </a:xfrm>
                          <a:prstGeom prst="line">
                            <a:avLst/>
                          </a:prstGeom>
                          <a:noFill/>
                          <a:ln w="5512">
                            <a:solidFill>
                              <a:srgbClr val="FFFFFF"/>
                            </a:solidFill>
                            <a:prstDash val="solid"/>
                            <a:round/>
                          </a:ln>
                        </wps:spPr>
                        <wps:bodyPr/>
                      </wps:wsp>
                      <wps:wsp>
                        <wps:cNvPr id="296043063" name="Line 391"/>
                        <wps:cNvCnPr/>
                        <wps:spPr bwMode="auto">
                          <a:xfrm>
                            <a:off x="7741" y="496"/>
                            <a:ext cx="0" cy="0"/>
                          </a:xfrm>
                          <a:prstGeom prst="line">
                            <a:avLst/>
                          </a:prstGeom>
                          <a:noFill/>
                          <a:ln w="5512">
                            <a:solidFill>
                              <a:srgbClr val="FFFFFF"/>
                            </a:solidFill>
                            <a:prstDash val="solid"/>
                            <a:round/>
                          </a:ln>
                        </wps:spPr>
                        <wps:bodyPr/>
                      </wps:wsp>
                      <wps:wsp>
                        <wps:cNvPr id="388482574" name="Line 390"/>
                        <wps:cNvCnPr/>
                        <wps:spPr bwMode="auto">
                          <a:xfrm>
                            <a:off x="9269" y="496"/>
                            <a:ext cx="0" cy="0"/>
                          </a:xfrm>
                          <a:prstGeom prst="line">
                            <a:avLst/>
                          </a:prstGeom>
                          <a:noFill/>
                          <a:ln w="5512">
                            <a:solidFill>
                              <a:srgbClr val="FFFFFF"/>
                            </a:solidFill>
                            <a:prstDash val="solid"/>
                            <a:round/>
                          </a:ln>
                        </wps:spPr>
                        <wps:bodyPr/>
                      </wps:wsp>
                    </wpg:wgp>
                  </a:graphicData>
                </a:graphic>
              </wp:anchor>
            </w:drawing>
          </mc:Choice>
          <mc:Fallback>
            <w:pict>
              <v:group id="docshapegroup320" o:spid="_x0000_s1026" o:spt="203" style="position:absolute;left:0pt;margin-left:234.2pt;margin-top:11.35pt;height:13.45pt;width:306.1pt;mso-position-horizontal-relative:page;z-index:251732992;mso-width-relative:page;mso-height-relative:page;" coordorigin="4684,227" coordsize="6122,269" o:gfxdata="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">
                <o:lock v:ext="edit" aspectratio="f"/>
                <v:rect id="docshape321" o:spid="_x0000_s1026" o:spt="1" style="position:absolute;left:8938;top:227;height:267;width:1868;" fillcolor="#DCE5EE" filled="t" stroked="f" coordsize="21600,21600" o:gfxdata="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8BF&#10;EsEAAADjAAAADwAAAAAAAAABACAAAAAiAAAAZHJzL2Rvd25yZXYueG1sUEsBAhQAFAAAAAgAh07i&#10;QDMvBZ47AAAAOQAAABAAAAAAAAAAAQAgAAAAEAEAAGRycy9zaGFwZXhtbC54bWxQSwUGAAAAAAYA&#10;BgBbAQAAugMAAAAA&#10;">
                  <v:fill on="t" focussize="0,0"/>
                  <v:stroke on="f"/>
                  <v:imagedata o:title=""/>
                  <o:lock v:ext="edit" aspectratio="f"/>
                </v:rect>
                <v:rect id="docshape322" o:spid="_x0000_s1026" o:spt="1" style="position:absolute;left:4683;top:227;height:267;width:4255;" fillcolor="#00539F" filled="t" stroked="f" coordsize="21600,21600" o:gfxdata="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kT&#10;pbrCAAAA4wAAAA8AAAAAAAAAAQAgAAAAIgAAAGRycy9kb3ducmV2LnhtbFBLAQIUABQAAAAIAIdO&#10;4kAzLwWeOwAAADkAAAAQAAAAAAAAAAEAIAAAABEBAABkcnMvc2hhcGV4bWwueG1sUEsFBgAAAAAG&#10;AAYAWwEAALsDAAAAAA==&#10;">
                  <v:fill on="t" focussize="0,0"/>
                  <v:stroke on="f"/>
                  <v:imagedata o:title=""/>
                  <o:lock v:ext="edit" aspectratio="f"/>
                </v:rect>
                <v:line id="Line 392" o:spid="_x0000_s1026" o:spt="20" style="position:absolute;left:6213;top:496;height:0;width:0;" filled="f" stroked="t" coordsize="21600,21600" o:gfxdata="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vaTf7FAAAA4wAAAA8AAAAAAAAAAQAgAAAAIgAAAGRycy9kb3ducmV2LnhtbFBLAQIUABQAAAAI&#10;AIdO4kAzLwWeOwAAADkAAAAQAAAAAAAAAAEAIAAAABQBAABkcnMvc2hhcGV4bWwueG1sUEsFBgAA&#10;AAAGAAYAWwEAAL4DAAAAAA==&#10;">
                  <v:fill on="f" focussize="0,0"/>
                  <v:stroke weight="0.434015748031496pt" color="#FFFFFF" joinstyle="round"/>
                  <v:imagedata o:title=""/>
                  <o:lock v:ext="edit" aspectratio="f"/>
                </v:line>
                <v:line id="Line 391" o:spid="_x0000_s1026" o:spt="20" style="position:absolute;left:7741;top:496;height:0;width:0;" filled="f" stroked="t" coordsize="21600,21600" o:gfxdata="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Tw&#10;8t3CAAAA4gAAAA8AAAAAAAAAAQAgAAAAIgAAAGRycy9kb3ducmV2LnhtbFBLAQIUABQAAAAIAIdO&#10;4kAzLwWeOwAAADkAAAAQAAAAAAAAAAEAIAAAABEBAABkcnMvc2hhcGV4bWwueG1sUEsFBgAAAAAG&#10;AAYAWwEAALsDAAAAAA==&#10;">
                  <v:fill on="f" focussize="0,0"/>
                  <v:stroke weight="0.434015748031496pt" color="#FFFFFF" joinstyle="round"/>
                  <v:imagedata o:title=""/>
                  <o:lock v:ext="edit" aspectratio="f"/>
                </v:line>
                <v:line id="Line 390" o:spid="_x0000_s1026" o:spt="20" style="position:absolute;left:9269;top:496;height:0;width:0;" filled="f" stroked="t" coordsize="21600,21600" o:gfxdata="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so&#10;JjbCAAAA4gAAAA8AAAAAAAAAAQAgAAAAIgAAAGRycy9kb3ducmV2LnhtbFBLAQIUABQAAAAIAIdO&#10;4kAzLwWeOwAAADkAAAAQAAAAAAAAAAEAIAAAABEBAABkcnMvc2hhcGV4bWwueG1sUEsFBgAAAAAG&#10;AAYAWwEAALsDA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w w:val="110"/>
          <w:sz w:val="14"/>
          <w:lang w:eastAsia="zh-CN"/>
        </w:rPr>
        <w:t>（</w:t>
      </w:r>
      <w:r>
        <w:rPr>
          <w:color w:val="231F37"/>
          <w:w w:val="110"/>
          <w:sz w:val="14"/>
          <w:lang w:eastAsia="zh-CN"/>
        </w:rPr>
        <w:t>ML</w:t>
      </w:r>
      <w:r>
        <w:rPr>
          <w:rFonts w:hint="eastAsia" w:ascii="微软雅黑" w:hAnsi="微软雅黑" w:eastAsia="微软雅黑" w:cs="微软雅黑"/>
          <w:color w:val="231F37"/>
          <w:w w:val="110"/>
          <w:sz w:val="14"/>
          <w:lang w:eastAsia="zh-CN"/>
        </w:rPr>
        <w:t>）</w:t>
      </w:r>
    </w:p>
    <w:p>
      <w:pPr>
        <w:pStyle w:val="6"/>
        <w:rPr>
          <w:sz w:val="18"/>
          <w:lang w:eastAsia="zh-CN"/>
        </w:rPr>
      </w:pPr>
    </w:p>
    <w:p>
      <w:pPr>
        <w:pStyle w:val="6"/>
        <w:spacing w:before="1"/>
        <w:rPr>
          <w:sz w:val="24"/>
          <w:lang w:eastAsia="zh-CN"/>
        </w:rPr>
      </w:pPr>
    </w:p>
    <w:p>
      <w:pPr>
        <w:pStyle w:val="6"/>
        <w:spacing w:before="11"/>
        <w:rPr>
          <w:sz w:val="13"/>
          <w:lang w:eastAsia="zh-CN"/>
        </w:rPr>
      </w:pPr>
    </w:p>
    <w:p>
      <w:pPr>
        <w:ind w:left="363"/>
        <w:rPr>
          <w:sz w:val="14"/>
          <w:lang w:eastAsia="zh-CN"/>
        </w:rPr>
      </w:pPr>
      <w:r>
        <w:rPr>
          <w:rFonts w:hint="eastAsia" w:ascii="微软雅黑" w:hAnsi="微软雅黑" w:eastAsia="微软雅黑" w:cs="微软雅黑"/>
          <w:color w:val="231F37"/>
          <w:spacing w:val="-2"/>
          <w:w w:val="115"/>
          <w:sz w:val="14"/>
          <w:lang w:eastAsia="zh-CN"/>
        </w:rPr>
        <w:t>大语言模型</w:t>
      </w:r>
      <w:r>
        <mc:AlternateContent>
          <mc:Choice Requires="wpg">
            <w:drawing>
              <wp:anchor distT="0" distB="0" distL="114300" distR="114300" simplePos="0" relativeHeight="251735040" behindDoc="0" locked="0" layoutInCell="1" allowOverlap="1">
                <wp:simplePos x="0" y="0"/>
                <wp:positionH relativeFrom="page">
                  <wp:posOffset>2974340</wp:posOffset>
                </wp:positionH>
                <wp:positionV relativeFrom="paragraph">
                  <wp:posOffset>143510</wp:posOffset>
                </wp:positionV>
                <wp:extent cx="3887470" cy="170180"/>
                <wp:effectExtent l="635" t="0" r="10795" b="7620"/>
                <wp:wrapNone/>
                <wp:docPr id="928709837" name="docshapegroup323"/>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1577605638" name="docshape324"/>
                        <wps:cNvSpPr/>
                        <wps:spPr bwMode="auto">
                          <a:xfrm>
                            <a:off x="8923" y="226"/>
                            <a:ext cx="1883" cy="267"/>
                          </a:xfrm>
                          <a:prstGeom prst="rect">
                            <a:avLst/>
                          </a:prstGeom>
                          <a:solidFill>
                            <a:srgbClr val="DCE5EE"/>
                          </a:solidFill>
                          <a:ln>
                            <a:noFill/>
                          </a:ln>
                        </wps:spPr>
                        <wps:bodyPr rot="0" vert="horz" wrap="square" lIns="91440" tIns="45720" rIns="91440" bIns="45720" anchor="t" anchorCtr="0" upright="1">
                          <a:noAutofit/>
                        </wps:bodyPr>
                      </wps:wsp>
                      <wps:wsp>
                        <wps:cNvPr id="2059177627" name="docshape325"/>
                        <wps:cNvSpPr/>
                        <wps:spPr bwMode="auto">
                          <a:xfrm>
                            <a:off x="4683" y="226"/>
                            <a:ext cx="4240" cy="267"/>
                          </a:xfrm>
                          <a:prstGeom prst="rect">
                            <a:avLst/>
                          </a:prstGeom>
                          <a:solidFill>
                            <a:srgbClr val="00539F"/>
                          </a:solidFill>
                          <a:ln>
                            <a:noFill/>
                          </a:ln>
                        </wps:spPr>
                        <wps:bodyPr rot="0" vert="horz" wrap="square" lIns="91440" tIns="45720" rIns="91440" bIns="45720" anchor="t" anchorCtr="0" upright="1">
                          <a:noAutofit/>
                        </wps:bodyPr>
                      </wps:wsp>
                      <wps:wsp>
                        <wps:cNvPr id="1164654440" name="Line 386"/>
                        <wps:cNvCnPr/>
                        <wps:spPr bwMode="auto">
                          <a:xfrm>
                            <a:off x="6213" y="494"/>
                            <a:ext cx="0" cy="0"/>
                          </a:xfrm>
                          <a:prstGeom prst="line">
                            <a:avLst/>
                          </a:prstGeom>
                          <a:noFill/>
                          <a:ln w="5512">
                            <a:solidFill>
                              <a:srgbClr val="FFFFFF"/>
                            </a:solidFill>
                            <a:prstDash val="solid"/>
                            <a:round/>
                          </a:ln>
                        </wps:spPr>
                        <wps:bodyPr/>
                      </wps:wsp>
                      <wps:wsp>
                        <wps:cNvPr id="342974082" name="Line 385"/>
                        <wps:cNvCnPr/>
                        <wps:spPr bwMode="auto">
                          <a:xfrm>
                            <a:off x="7741" y="494"/>
                            <a:ext cx="0" cy="0"/>
                          </a:xfrm>
                          <a:prstGeom prst="line">
                            <a:avLst/>
                          </a:prstGeom>
                          <a:noFill/>
                          <a:ln w="5512">
                            <a:solidFill>
                              <a:srgbClr val="FFFFFF"/>
                            </a:solidFill>
                            <a:prstDash val="solid"/>
                            <a:round/>
                          </a:ln>
                        </wps:spPr>
                        <wps:bodyPr/>
                      </wps:wsp>
                      <wps:wsp>
                        <wps:cNvPr id="1776013616" name="Line 384"/>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23" o:spid="_x0000_s1026" o:spt="203" style="position:absolute;left:0pt;margin-left:234.2pt;margin-top:11.3pt;height:13.4pt;width:306.1pt;mso-position-horizontal-relative:page;z-index:251735040;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JfTU97ZAAAACgEAAA8AAAAAAAAAAQAgAAAAIgAAAGRycy9kb3ducmV2LnhtbFBLAQIUABQA&#10;AAAIAIdO4kCN2lwRRQMAAHcMAAAOAAAAAAAAAAEAIAAAACgBAABkcnMvZTJvRG9jLnhtbFBLBQYA&#10;AAAABgAGAFkBAADfBgAAAAA=&#10;">
                <o:lock v:ext="edit" aspectratio="f"/>
                <v:rect id="docshape324" o:spid="_x0000_s1026" o:spt="1" style="position:absolute;left:8923;top:226;height:267;width:1883;" fillcolor="#DCE5EE" filled="t" stroked="f" coordsize="21600,21600" o:gfxdata="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Ld7j7FAAAA4wAAAA8AAAAAAAAAAQAgAAAAIgAAAGRycy9kb3ducmV2LnhtbFBLAQIUABQAAAAI&#10;AIdO4kAzLwWeOwAAADkAAAAQAAAAAAAAAAEAIAAAABQBAABkcnMvc2hhcGV4bWwueG1sUEsFBgAA&#10;AAAGAAYAWwEAAL4DAAAAAA==&#10;">
                  <v:fill on="t" focussize="0,0"/>
                  <v:stroke on="f"/>
                  <v:imagedata o:title=""/>
                  <o:lock v:ext="edit" aspectratio="f"/>
                </v:rect>
                <v:rect id="docshape325" o:spid="_x0000_s1026" o:spt="1" style="position:absolute;left:4683;top:226;height:267;width:4240;" fillcolor="#00539F" filled="t" stroked="f" coordsize="21600,21600" o:gfxdata="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pJF&#10;msEAAADjAAAADwAAAAAAAAABACAAAAAiAAAAZHJzL2Rvd25yZXYueG1sUEsBAhQAFAAAAAgAh07i&#10;QDMvBZ47AAAAOQAAABAAAAAAAAAAAQAgAAAAEAEAAGRycy9zaGFwZXhtbC54bWxQSwUGAAAAAAYA&#10;BgBbAQAAugMAAAAA&#10;">
                  <v:fill on="t" focussize="0,0"/>
                  <v:stroke on="f"/>
                  <v:imagedata o:title=""/>
                  <o:lock v:ext="edit" aspectratio="f"/>
                </v:rect>
                <v:line id="Line 386" o:spid="_x0000_s1026" o:spt="20" style="position:absolute;left:6213;top:494;height:0;width:0;" filled="f" stroked="t" coordsize="21600,21600" o:gfxdata="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0PwvwwAAAOMAAAAPAAAAAAAAAAEAIAAAACIAAABkcnMvZG93bnJldi54bWxQSwECFAAUAAAACACH&#10;TuJAMy8FnjsAAAA5AAAAEAAAAAAAAAABACAAAAASAQAAZHJzL3NoYXBleG1sLnhtbFBLBQYAAAAA&#10;BgAGAFsBAAC8AwAAAAA=&#10;">
                  <v:fill on="f" focussize="0,0"/>
                  <v:stroke weight="0.434015748031496pt" color="#FFFFFF" joinstyle="round"/>
                  <v:imagedata o:title=""/>
                  <o:lock v:ext="edit" aspectratio="f"/>
                </v:line>
                <v:line id="Line 385" o:spid="_x0000_s1026" o:spt="20" style="position:absolute;left:7741;top:494;height:0;width:0;" filled="f" stroked="t" coordsize="21600,21600" o:gfxdata="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x&#10;8yo2wwAAAOIAAAAPAAAAAAAAAAEAIAAAACIAAABkcnMvZG93bnJldi54bWxQSwECFAAUAAAACACH&#10;TuJAMy8FnjsAAAA5AAAAEAAAAAAAAAABACAAAAASAQAAZHJzL3NoYXBleG1sLnhtbFBLBQYAAAAA&#10;BgAGAFsBAAC8AwAAAAA=&#10;">
                  <v:fill on="f" focussize="0,0"/>
                  <v:stroke weight="0.434015748031496pt" color="#FFFFFF" joinstyle="round"/>
                  <v:imagedata o:title=""/>
                  <o:lock v:ext="edit" aspectratio="f"/>
                </v:line>
                <v:line id="Line 384" o:spid="_x0000_s1026" o:spt="20" style="position:absolute;left:9269;top:494;height:0;width:0;" filled="f" stroked="t" coordsize="21600,21600" o:gfxdata="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AkYK/&#10;AAAA4wAAAA8AAAAAAAAAAQAgAAAAIgAAAGRycy9kb3ducmV2LnhtbFBLAQIUABQAAAAIAIdO4kAz&#10;LwWeOwAAADkAAAAQAAAAAAAAAAEAIAAAAA4BAABkcnMvc2hhcGV4bWwueG1sUEsFBgAAAAAGAAYA&#10;WwEAALgDA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spacing w:val="-2"/>
          <w:w w:val="115"/>
          <w:sz w:val="14"/>
          <w:lang w:eastAsia="zh-CN"/>
        </w:rPr>
        <w:t>（</w:t>
      </w:r>
      <w:r>
        <w:rPr>
          <w:color w:val="231F37"/>
          <w:spacing w:val="-2"/>
          <w:w w:val="115"/>
          <w:sz w:val="14"/>
          <w:lang w:eastAsia="zh-CN"/>
        </w:rPr>
        <w:t>LLM</w:t>
      </w:r>
      <w:r>
        <w:rPr>
          <w:rFonts w:hint="eastAsia" w:ascii="微软雅黑" w:hAnsi="微软雅黑" w:eastAsia="微软雅黑" w:cs="微软雅黑"/>
          <w:color w:val="231F37"/>
          <w:spacing w:val="-2"/>
          <w:w w:val="115"/>
          <w:sz w:val="14"/>
          <w:lang w:eastAsia="zh-CN"/>
        </w:rPr>
        <w:t xml:space="preserve">）如 </w:t>
      </w:r>
      <w:r>
        <w:rPr>
          <w:rFonts w:ascii="微软雅黑" w:hAnsi="微软雅黑" w:eastAsia="微软雅黑" w:cs="微软雅黑"/>
          <w:color w:val="231F37"/>
          <w:spacing w:val="-2"/>
          <w:w w:val="115"/>
          <w:sz w:val="14"/>
          <w:lang w:eastAsia="zh-CN"/>
        </w:rPr>
        <w:t xml:space="preserve">GPT-3 </w:t>
      </w:r>
      <w:r>
        <w:rPr>
          <w:rFonts w:hint="eastAsia" w:ascii="微软雅黑" w:hAnsi="微软雅黑" w:eastAsia="微软雅黑" w:cs="微软雅黑"/>
          <w:color w:val="231F37"/>
          <w:spacing w:val="-2"/>
          <w:w w:val="115"/>
          <w:sz w:val="14"/>
          <w:lang w:eastAsia="zh-CN"/>
        </w:rPr>
        <w:t>或</w:t>
      </w:r>
      <w:r>
        <w:rPr>
          <w:rFonts w:ascii="微软雅黑" w:hAnsi="微软雅黑" w:eastAsia="微软雅黑" w:cs="微软雅黑"/>
          <w:color w:val="231F37"/>
          <w:spacing w:val="-2"/>
          <w:w w:val="115"/>
          <w:sz w:val="14"/>
          <w:lang w:eastAsia="zh-CN"/>
        </w:rPr>
        <w:t xml:space="preserve"> GPT-4</w:t>
      </w:r>
    </w:p>
    <w:p>
      <w:pPr>
        <w:ind w:left="363"/>
        <w:rPr>
          <w:sz w:val="14"/>
          <w:lang w:eastAsia="zh-CN"/>
        </w:rPr>
      </w:pPr>
    </w:p>
    <w:p>
      <w:pPr>
        <w:ind w:left="363"/>
        <w:rPr>
          <w:sz w:val="24"/>
          <w:lang w:eastAsia="zh-CN"/>
        </w:rPr>
      </w:pPr>
    </w:p>
    <w:p>
      <w:pPr>
        <w:ind w:left="363"/>
        <w:rPr>
          <w:rFonts w:ascii="微软雅黑" w:hAnsi="微软雅黑" w:eastAsia="微软雅黑" w:cs="微软雅黑"/>
          <w:sz w:val="14"/>
          <w:lang w:eastAsia="zh-CN"/>
        </w:rPr>
      </w:pPr>
      <w:r>
        <mc:AlternateContent>
          <mc:Choice Requires="wpg">
            <w:drawing>
              <wp:anchor distT="0" distB="0" distL="114300" distR="114300" simplePos="0" relativeHeight="251736064" behindDoc="0" locked="0" layoutInCell="1" allowOverlap="1">
                <wp:simplePos x="0" y="0"/>
                <wp:positionH relativeFrom="page">
                  <wp:posOffset>2974340</wp:posOffset>
                </wp:positionH>
                <wp:positionV relativeFrom="paragraph">
                  <wp:posOffset>143510</wp:posOffset>
                </wp:positionV>
                <wp:extent cx="3887470" cy="170815"/>
                <wp:effectExtent l="635" t="0" r="10795" b="6985"/>
                <wp:wrapNone/>
                <wp:docPr id="1483240005" name="docshapegroup326"/>
                <wp:cNvGraphicFramePr/>
                <a:graphic xmlns:a="http://schemas.openxmlformats.org/drawingml/2006/main">
                  <a:graphicData uri="http://schemas.microsoft.com/office/word/2010/wordprocessingGroup">
                    <wpg:wgp>
                      <wpg:cNvGrpSpPr/>
                      <wpg:grpSpPr>
                        <a:xfrm>
                          <a:off x="0" y="0"/>
                          <a:ext cx="3887470" cy="170815"/>
                          <a:chOff x="4684" y="226"/>
                          <a:chExt cx="6122" cy="269"/>
                        </a:xfrm>
                      </wpg:grpSpPr>
                      <wps:wsp>
                        <wps:cNvPr id="1128023720" name="docshape327"/>
                        <wps:cNvSpPr/>
                        <wps:spPr bwMode="auto">
                          <a:xfrm>
                            <a:off x="8907" y="226"/>
                            <a:ext cx="1898" cy="267"/>
                          </a:xfrm>
                          <a:prstGeom prst="rect">
                            <a:avLst/>
                          </a:prstGeom>
                          <a:solidFill>
                            <a:srgbClr val="DCE5EE"/>
                          </a:solidFill>
                          <a:ln>
                            <a:noFill/>
                          </a:ln>
                        </wps:spPr>
                        <wps:bodyPr rot="0" vert="horz" wrap="square" lIns="91440" tIns="45720" rIns="91440" bIns="45720" anchor="t" anchorCtr="0" upright="1">
                          <a:noAutofit/>
                        </wps:bodyPr>
                      </wps:wsp>
                      <wps:wsp>
                        <wps:cNvPr id="1067258199" name="docshape328"/>
                        <wps:cNvSpPr/>
                        <wps:spPr bwMode="auto">
                          <a:xfrm>
                            <a:off x="4683" y="226"/>
                            <a:ext cx="4225" cy="267"/>
                          </a:xfrm>
                          <a:prstGeom prst="rect">
                            <a:avLst/>
                          </a:prstGeom>
                          <a:solidFill>
                            <a:srgbClr val="00539F"/>
                          </a:solidFill>
                          <a:ln>
                            <a:noFill/>
                          </a:ln>
                        </wps:spPr>
                        <wps:bodyPr rot="0" vert="horz" wrap="square" lIns="91440" tIns="45720" rIns="91440" bIns="45720" anchor="t" anchorCtr="0" upright="1">
                          <a:noAutofit/>
                        </wps:bodyPr>
                      </wps:wsp>
                      <wps:wsp>
                        <wps:cNvPr id="283946734" name="Line 380"/>
                        <wps:cNvCnPr/>
                        <wps:spPr bwMode="auto">
                          <a:xfrm>
                            <a:off x="6213" y="495"/>
                            <a:ext cx="0" cy="0"/>
                          </a:xfrm>
                          <a:prstGeom prst="line">
                            <a:avLst/>
                          </a:prstGeom>
                          <a:noFill/>
                          <a:ln w="5512">
                            <a:solidFill>
                              <a:srgbClr val="FFFFFF"/>
                            </a:solidFill>
                            <a:prstDash val="solid"/>
                            <a:round/>
                          </a:ln>
                        </wps:spPr>
                        <wps:bodyPr/>
                      </wps:wsp>
                      <wps:wsp>
                        <wps:cNvPr id="882546036" name="Line 379"/>
                        <wps:cNvCnPr/>
                        <wps:spPr bwMode="auto">
                          <a:xfrm>
                            <a:off x="7741" y="495"/>
                            <a:ext cx="0" cy="0"/>
                          </a:xfrm>
                          <a:prstGeom prst="line">
                            <a:avLst/>
                          </a:prstGeom>
                          <a:noFill/>
                          <a:ln w="5512">
                            <a:solidFill>
                              <a:srgbClr val="FFFFFF"/>
                            </a:solidFill>
                            <a:prstDash val="solid"/>
                            <a:round/>
                          </a:ln>
                        </wps:spPr>
                        <wps:bodyPr/>
                      </wps:wsp>
                      <wps:wsp>
                        <wps:cNvPr id="1931367990" name="Line 378"/>
                        <wps:cNvCnPr/>
                        <wps:spPr bwMode="auto">
                          <a:xfrm>
                            <a:off x="9269" y="495"/>
                            <a:ext cx="0" cy="0"/>
                          </a:xfrm>
                          <a:prstGeom prst="line">
                            <a:avLst/>
                          </a:prstGeom>
                          <a:noFill/>
                          <a:ln w="5512">
                            <a:solidFill>
                              <a:srgbClr val="FFFFFF"/>
                            </a:solidFill>
                            <a:prstDash val="solid"/>
                            <a:round/>
                          </a:ln>
                        </wps:spPr>
                        <wps:bodyPr/>
                      </wps:wsp>
                    </wpg:wgp>
                  </a:graphicData>
                </a:graphic>
              </wp:anchor>
            </w:drawing>
          </mc:Choice>
          <mc:Fallback>
            <w:pict>
              <v:group id="docshapegroup326" o:spid="_x0000_s1026" o:spt="203" style="position:absolute;left:0pt;margin-left:234.2pt;margin-top:11.3pt;height:13.45pt;width:306.1pt;mso-position-horizontal-relative:page;z-index:251736064;mso-width-relative:page;mso-height-relative:page;" coordorigin="4684,226" coordsize="6122,269" o:gfxdata="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">
                <o:lock v:ext="edit" aspectratio="f"/>
                <v:rect id="docshape327" o:spid="_x0000_s1026" o:spt="1" style="position:absolute;left:8907;top:226;height:267;width:1898;" fillcolor="#DCE5EE" filled="t" stroked="f" coordsize="21600,21600" o:gfxdata="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0XDfzFAAAA4wAAAA8AAAAAAAAAAQAgAAAAIgAAAGRycy9kb3ducmV2LnhtbFBLAQIUABQAAAAI&#10;AIdO4kAzLwWeOwAAADkAAAAQAAAAAAAAAAEAIAAAABQBAABkcnMvc2hhcGV4bWwueG1sUEsFBgAA&#10;AAAGAAYAWwEAAL4DAAAAAA==&#10;">
                  <v:fill on="t" focussize="0,0"/>
                  <v:stroke on="f"/>
                  <v:imagedata o:title=""/>
                  <o:lock v:ext="edit" aspectratio="f"/>
                </v:rect>
                <v:rect id="docshape328" o:spid="_x0000_s1026" o:spt="1" style="position:absolute;left:4683;top:226;height:267;width:4225;" fillcolor="#00539F" filled="t" stroked="f" coordsize="21600,21600" o:gfxdata="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b/&#10;p7DCAAAA4wAAAA8AAAAAAAAAAQAgAAAAIgAAAGRycy9kb3ducmV2LnhtbFBLAQIUABQAAAAIAIdO&#10;4kAzLwWeOwAAADkAAAAQAAAAAAAAAAEAIAAAABEBAABkcnMvc2hhcGV4bWwueG1sUEsFBgAAAAAG&#10;AAYAWwEAALsDAAAAAA==&#10;">
                  <v:fill on="t" focussize="0,0"/>
                  <v:stroke on="f"/>
                  <v:imagedata o:title=""/>
                  <o:lock v:ext="edit" aspectratio="f"/>
                </v:rect>
                <v:line id="Line 380" o:spid="_x0000_s1026" o:spt="20" style="position:absolute;left:6213;top:495;height:0;width:0;" filled="f" stroked="t" coordsize="21600,21600" o:gfxdata="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R&#10;26GwwwAAAOIAAAAPAAAAAAAAAAEAIAAAACIAAABkcnMvZG93bnJldi54bWxQSwECFAAUAAAACACH&#10;TuJAMy8FnjsAAAA5AAAAEAAAAAAAAAABACAAAAASAQAAZHJzL3NoYXBleG1sLnhtbFBLBQYAAAAA&#10;BgAGAFsBAAC8AwAAAAA=&#10;">
                  <v:fill on="f" focussize="0,0"/>
                  <v:stroke weight="0.434015748031496pt" color="#FFFFFF" joinstyle="round"/>
                  <v:imagedata o:title=""/>
                  <o:lock v:ext="edit" aspectratio="f"/>
                </v:line>
                <v:line id="Line 379" o:spid="_x0000_s1026" o:spt="20" style="position:absolute;left:7741;top:495;height:0;width:0;" filled="f" stroked="t" coordsize="21600,21600" o:gfxdata="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CR&#10;CBTCAAAA4gAAAA8AAAAAAAAAAQAgAAAAIgAAAGRycy9kb3ducmV2LnhtbFBLAQIUABQAAAAIAIdO&#10;4kAzLwWeOwAAADkAAAAQAAAAAAAAAAEAIAAAABEBAABkcnMvc2hhcGV4bWwueG1sUEsFBgAAAAAG&#10;AAYAWwEAALsDAAAAAA==&#10;">
                  <v:fill on="f" focussize="0,0"/>
                  <v:stroke weight="0.434015748031496pt" color="#FFFFFF" joinstyle="round"/>
                  <v:imagedata o:title=""/>
                  <o:lock v:ext="edit" aspectratio="f"/>
                </v:line>
                <v:line id="Line 378" o:spid="_x0000_s1026" o:spt="20" style="position:absolute;left:9269;top:495;height:0;width:0;" filled="f" stroked="t" coordsize="21600,21600" o:gfxdata="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3ImlTFAAAA4wAAAA8AAAAAAAAAAQAgAAAAIgAAAGRycy9kb3ducmV2LnhtbFBLAQIUABQAAAAI&#10;AIdO4kAzLwWeOwAAADkAAAAQAAAAAAAAAAEAIAAAABQBAABkcnMvc2hhcGV4bWwueG1sUEsFBgAA&#10;AAAGAAYAWwEAAL4DAAAAAA==&#10;">
                  <v:fill on="f" focussize="0,0"/>
                  <v:stroke weight="0.434015748031496pt" color="#FFFFFF" joinstyle="round"/>
                  <v:imagedata o:title=""/>
                  <o:lock v:ext="edit" aspectratio="f"/>
                </v:line>
              </v:group>
            </w:pict>
          </mc:Fallback>
        </mc:AlternateContent>
      </w:r>
      <w:r>
        <w:rPr>
          <w:color w:val="231F37"/>
          <w:spacing w:val="-8"/>
          <w:w w:val="115"/>
          <w:sz w:val="14"/>
          <w:lang w:eastAsia="zh-CN"/>
        </w:rPr>
        <w:t xml:space="preserve"> </w:t>
      </w:r>
      <w:r>
        <w:rPr>
          <w:rFonts w:hint="eastAsia" w:ascii="微软雅黑" w:hAnsi="微软雅黑" w:eastAsia="微软雅黑" w:cs="微软雅黑"/>
          <w:color w:val="231F37"/>
          <w:spacing w:val="-8"/>
          <w:w w:val="115"/>
          <w:sz w:val="14"/>
          <w:lang w:eastAsia="zh-CN"/>
        </w:rPr>
        <w:t>机器人技术（</w:t>
      </w:r>
      <w:r>
        <w:rPr>
          <w:rFonts w:hint="eastAsia"/>
          <w:color w:val="231F37"/>
          <w:spacing w:val="-2"/>
          <w:w w:val="115"/>
          <w:sz w:val="14"/>
          <w:lang w:eastAsia="zh-CN"/>
        </w:rPr>
        <w:t xml:space="preserve">AI </w:t>
      </w:r>
      <w:r>
        <w:rPr>
          <w:rFonts w:hint="eastAsia" w:ascii="微软雅黑" w:hAnsi="微软雅黑" w:eastAsia="微软雅黑" w:cs="微软雅黑"/>
          <w:color w:val="231F37"/>
          <w:spacing w:val="-2"/>
          <w:w w:val="115"/>
          <w:sz w:val="14"/>
          <w:lang w:eastAsia="zh-CN"/>
        </w:rPr>
        <w:t>驱动）</w:t>
      </w:r>
    </w:p>
    <w:p>
      <w:pPr>
        <w:tabs>
          <w:tab w:val="left" w:pos="1672"/>
          <w:tab w:val="left" w:pos="2967"/>
        </w:tabs>
        <w:spacing w:before="27"/>
        <w:ind w:left="142"/>
        <w:rPr>
          <w:rFonts w:ascii="Century Gothic"/>
          <w:b/>
          <w:sz w:val="17"/>
          <w:lang w:eastAsia="zh-CN"/>
        </w:rPr>
      </w:pPr>
      <w:r>
        <w:rPr>
          <w:lang w:eastAsia="zh-CN"/>
        </w:rPr>
        <w:br w:type="column"/>
      </w:r>
      <w:r>
        <w:rPr>
          <w:rFonts w:ascii="Century Gothic"/>
          <w:b/>
          <w:color w:val="191929"/>
          <w:spacing w:val="-10"/>
          <w:w w:val="110"/>
          <w:sz w:val="17"/>
          <w:lang w:eastAsia="zh-CN"/>
        </w:rPr>
        <w:t>2</w:t>
      </w:r>
      <w:r>
        <w:rPr>
          <w:rFonts w:ascii="Century Gothic"/>
          <w:b/>
          <w:color w:val="191929"/>
          <w:sz w:val="17"/>
          <w:lang w:eastAsia="zh-CN"/>
        </w:rPr>
        <w:tab/>
      </w:r>
      <w:r>
        <w:rPr>
          <w:rFonts w:ascii="Century Gothic"/>
          <w:b/>
          <w:color w:val="191929"/>
          <w:spacing w:val="-12"/>
          <w:w w:val="110"/>
          <w:sz w:val="17"/>
          <w:lang w:eastAsia="zh-CN"/>
        </w:rPr>
        <w:t>3</w:t>
      </w:r>
      <w:r>
        <w:rPr>
          <w:rFonts w:ascii="Century Gothic"/>
          <w:b/>
          <w:color w:val="191929"/>
          <w:sz w:val="17"/>
          <w:lang w:eastAsia="zh-CN"/>
        </w:rPr>
        <w:tab/>
      </w:r>
      <w:r>
        <w:rPr>
          <w:rFonts w:ascii="Century Gothic"/>
          <w:b/>
          <w:color w:val="191929"/>
          <w:spacing w:val="-10"/>
          <w:w w:val="110"/>
          <w:sz w:val="17"/>
          <w:lang w:eastAsia="zh-CN"/>
        </w:rPr>
        <w:t>4</w:t>
      </w:r>
    </w:p>
    <w:p>
      <w:pPr>
        <w:spacing w:before="3" w:line="244" w:lineRule="auto"/>
        <w:ind w:left="2782" w:right="1041"/>
        <w:rPr>
          <w:sz w:val="14"/>
          <w:lang w:eastAsia="zh-CN"/>
        </w:rPr>
      </w:pPr>
      <w:r>
        <w:rPr>
          <w:rFonts w:hint="eastAsia" w:ascii="微软雅黑" w:hAnsi="微软雅黑" w:eastAsia="微软雅黑" w:cs="微软雅黑"/>
          <w:color w:val="697A88"/>
          <w:spacing w:val="-2"/>
          <w:w w:val="115"/>
          <w:sz w:val="14"/>
          <w:lang w:eastAsia="zh-CN"/>
        </w:rPr>
        <w:t>非常熟悉</w:t>
      </w:r>
    </w:p>
    <w:p>
      <w:pPr>
        <w:spacing w:line="244" w:lineRule="auto"/>
        <w:rPr>
          <w:sz w:val="14"/>
          <w:lang w:eastAsia="zh-CN"/>
        </w:rPr>
        <w:sectPr>
          <w:type w:val="continuous"/>
          <w:pgSz w:w="12240" w:h="15840"/>
          <w:pgMar w:top="1500" w:right="0" w:bottom="280" w:left="520" w:header="0" w:footer="675" w:gutter="0"/>
          <w:cols w:equalWidth="0" w:num="3">
            <w:col w:w="3761" w:space="40"/>
            <w:col w:w="3189" w:space="39"/>
            <w:col w:w="4691"/>
          </w:cols>
        </w:sectPr>
      </w:pPr>
    </w:p>
    <w:p>
      <w:pPr>
        <w:pStyle w:val="6"/>
        <w:spacing w:before="7"/>
        <w:rPr>
          <w:sz w:val="12"/>
          <w:lang w:eastAsia="zh-CN"/>
        </w:rPr>
      </w:pPr>
    </w:p>
    <w:p>
      <w:pPr>
        <w:pStyle w:val="6"/>
        <w:spacing w:before="112" w:line="276" w:lineRule="auto"/>
        <w:ind w:left="920" w:right="8168"/>
        <w:rPr>
          <w:rFonts w:ascii="微软雅黑" w:hAnsi="微软雅黑" w:eastAsia="微软雅黑"/>
          <w:lang w:val="zh-CN" w:eastAsia="zh-CN"/>
        </w:rPr>
      </w:pPr>
      <w:r>
        <w:rPr>
          <w:rFonts w:hint="eastAsia" w:ascii="微软雅黑" w:hAnsi="微软雅黑" w:eastAsia="微软雅黑" w:cs="微软雅黑"/>
          <w:lang w:eastAsia="zh-CN"/>
        </w:rPr>
        <w:t>有趣的是，调查结果显示，</w:t>
      </w:r>
      <w:r>
        <w:rPr>
          <w:rFonts w:ascii="微软雅黑" w:hAnsi="微软雅黑" w:eastAsia="微软雅黑"/>
          <w:spacing w:val="-13"/>
          <w:lang w:eastAsia="zh-CN"/>
        </w:rPr>
        <w:t xml:space="preserve"> </w:t>
      </w:r>
    </w:p>
    <w:p>
      <w:pPr>
        <w:pStyle w:val="6"/>
        <w:spacing w:line="276" w:lineRule="auto"/>
        <w:ind w:left="920" w:right="1494"/>
        <w:rPr>
          <w:rFonts w:ascii="微软雅黑" w:hAnsi="微软雅黑" w:eastAsia="微软雅黑" w:cs="微软雅黑"/>
          <w:lang w:eastAsia="zh-CN"/>
        </w:rPr>
      </w:pPr>
      <w:r>
        <w:rPr>
          <w:rFonts w:hint="eastAsia" w:ascii="微软雅黑" w:hAnsi="微软雅黑" w:eastAsia="微软雅黑" w:cs="微软雅黑"/>
          <w:lang w:eastAsia="zh-CN"/>
        </w:rPr>
        <w:t>相较于比较新的术语，如大语言模型（</w:t>
      </w:r>
      <w:r>
        <w:rPr>
          <w:rFonts w:ascii="微软雅黑" w:hAnsi="微软雅黑" w:eastAsia="微软雅黑"/>
          <w:lang w:eastAsia="zh-CN"/>
        </w:rPr>
        <w:t>LLM</w:t>
      </w:r>
      <w:r>
        <w:rPr>
          <w:rFonts w:hint="eastAsia" w:ascii="微软雅黑" w:hAnsi="微软雅黑" w:eastAsia="微软雅黑" w:cs="微软雅黑"/>
          <w:lang w:eastAsia="zh-CN"/>
        </w:rPr>
        <w:t>）和生成式人工智能（</w:t>
      </w:r>
      <w:r>
        <w:rPr>
          <w:rFonts w:ascii="微软雅黑" w:hAnsi="微软雅黑" w:eastAsia="微软雅黑"/>
          <w:lang w:eastAsia="zh-CN"/>
        </w:rPr>
        <w:t>Gen AI</w:t>
      </w:r>
      <w:r>
        <w:rPr>
          <w:rFonts w:hint="eastAsia" w:ascii="微软雅黑" w:hAnsi="微软雅黑" w:eastAsia="微软雅黑" w:cs="微软雅黑"/>
          <w:lang w:eastAsia="zh-CN"/>
        </w:rPr>
        <w:t>），人们倾向于更为人熟知的成熟技术，如自然语言处理（</w:t>
      </w:r>
      <w:r>
        <w:rPr>
          <w:rFonts w:ascii="微软雅黑" w:hAnsi="微软雅黑" w:eastAsia="微软雅黑"/>
          <w:lang w:eastAsia="zh-CN"/>
        </w:rPr>
        <w:t>NLP</w:t>
      </w:r>
      <w:r>
        <w:rPr>
          <w:rFonts w:hint="eastAsia" w:ascii="微软雅黑" w:hAnsi="微软雅黑" w:eastAsia="微软雅黑" w:cs="微软雅黑"/>
          <w:lang w:eastAsia="zh-CN"/>
        </w:rPr>
        <w:t>）和深度学习。这可能暗示了人们将生成式 AI</w:t>
      </w:r>
      <w:r>
        <w:rPr>
          <w:rFonts w:ascii="微软雅黑" w:hAnsi="微软雅黑" w:eastAsia="微软雅黑"/>
          <w:lang w:eastAsia="zh-CN"/>
        </w:rPr>
        <w:t xml:space="preserve"> </w:t>
      </w:r>
      <w:r>
        <w:rPr>
          <w:rFonts w:hint="eastAsia" w:ascii="微软雅黑" w:hAnsi="微软雅黑" w:eastAsia="微软雅黑" w:cs="微软雅黑"/>
          <w:lang w:eastAsia="zh-CN"/>
        </w:rPr>
        <w:t>与</w:t>
      </w:r>
      <w:r>
        <w:rPr>
          <w:rFonts w:ascii="微软雅黑" w:hAnsi="微软雅黑" w:eastAsia="微软雅黑"/>
          <w:lang w:eastAsia="zh-CN"/>
        </w:rPr>
        <w:t xml:space="preserve"> ChatGPT </w:t>
      </w:r>
      <w:r>
        <w:rPr>
          <w:rFonts w:hint="eastAsia" w:ascii="微软雅黑" w:hAnsi="微软雅黑" w:eastAsia="微软雅黑" w:cs="微软雅黑"/>
          <w:lang w:eastAsia="zh-CN"/>
        </w:rPr>
        <w:t>等流行工具混淆。虽然这些工具广为人知，但对生成式</w:t>
      </w:r>
      <w:r>
        <w:rPr>
          <w:rFonts w:ascii="微软雅黑" w:hAnsi="微软雅黑" w:eastAsia="微软雅黑"/>
          <w:lang w:eastAsia="zh-CN"/>
        </w:rPr>
        <w:t xml:space="preserve"> AI </w:t>
      </w:r>
      <w:r>
        <w:rPr>
          <w:rFonts w:hint="eastAsia" w:ascii="微软雅黑" w:hAnsi="微软雅黑" w:eastAsia="微软雅黑" w:cs="微软雅黑"/>
          <w:lang w:eastAsia="zh-CN"/>
        </w:rPr>
        <w:t>这一更广泛类别的深入理解可能不足。这种对各种</w:t>
      </w:r>
      <w:r>
        <w:rPr>
          <w:rFonts w:ascii="微软雅黑" w:hAnsi="微软雅黑" w:eastAsia="微软雅黑"/>
          <w:lang w:eastAsia="zh-CN"/>
        </w:rPr>
        <w:t xml:space="preserve"> AI </w:t>
      </w:r>
      <w:r>
        <w:rPr>
          <w:rFonts w:hint="eastAsia" w:ascii="微软雅黑" w:hAnsi="微软雅黑" w:eastAsia="微软雅黑" w:cs="微软雅黑"/>
          <w:lang w:eastAsia="zh-CN"/>
        </w:rPr>
        <w:t>技术的熟悉度表象也可能是导致在执行</w:t>
      </w:r>
      <w:r>
        <w:rPr>
          <w:rFonts w:ascii="微软雅黑" w:hAnsi="微软雅黑" w:eastAsia="微软雅黑"/>
          <w:lang w:eastAsia="zh-CN"/>
        </w:rPr>
        <w:t xml:space="preserve"> AI </w:t>
      </w:r>
      <w:r>
        <w:rPr>
          <w:rFonts w:hint="eastAsia" w:ascii="微软雅黑" w:hAnsi="微软雅黑" w:eastAsia="微软雅黑" w:cs="微软雅黑"/>
          <w:lang w:eastAsia="zh-CN"/>
        </w:rPr>
        <w:t>策略时观察到的过度自信的因素之一，因为专业人员可能没有完全理解这些技术的复杂性。</w:t>
      </w:r>
    </w:p>
    <w:p>
      <w:pPr>
        <w:pStyle w:val="6"/>
        <w:spacing w:line="276" w:lineRule="auto"/>
        <w:ind w:left="920" w:right="1494"/>
        <w:rPr>
          <w:rFonts w:ascii="微软雅黑" w:hAnsi="微软雅黑" w:eastAsia="微软雅黑" w:cs="微软雅黑"/>
          <w:lang w:eastAsia="zh-CN"/>
        </w:rPr>
      </w:pPr>
    </w:p>
    <w:p>
      <w:pPr>
        <w:pStyle w:val="6"/>
        <w:spacing w:before="5"/>
        <w:rPr>
          <w:sz w:val="22"/>
          <w:lang w:eastAsia="zh-CN"/>
        </w:rPr>
      </w:pPr>
    </w:p>
    <w:p>
      <w:pPr>
        <w:pStyle w:val="6"/>
        <w:spacing w:before="5"/>
        <w:rPr>
          <w:sz w:val="22"/>
          <w:lang w:eastAsia="zh-CN"/>
        </w:rPr>
      </w:pPr>
    </w:p>
    <w:p>
      <w:pPr>
        <w:pStyle w:val="6"/>
        <w:spacing w:line="276" w:lineRule="auto"/>
        <w:ind w:left="920" w:right="1734"/>
      </w:pPr>
      <w:r>
        <w:rPr>
          <w:w w:val="115"/>
        </w:rPr>
        <w:t>This lack of deep understanding raises questions about the effectiveness of current strategies and</w:t>
      </w:r>
      <w:r>
        <w:rPr>
          <w:spacing w:val="-10"/>
          <w:w w:val="115"/>
        </w:rPr>
        <w:t xml:space="preserve"> </w:t>
      </w:r>
      <w:r>
        <w:rPr>
          <w:w w:val="115"/>
        </w:rPr>
        <w:t>the</w:t>
      </w:r>
      <w:r>
        <w:rPr>
          <w:spacing w:val="-10"/>
          <w:w w:val="115"/>
        </w:rPr>
        <w:t xml:space="preserve"> </w:t>
      </w:r>
      <w:r>
        <w:rPr>
          <w:w w:val="115"/>
        </w:rPr>
        <w:t>need</w:t>
      </w:r>
      <w:r>
        <w:rPr>
          <w:spacing w:val="-10"/>
          <w:w w:val="115"/>
        </w:rPr>
        <w:t xml:space="preserve"> </w:t>
      </w:r>
      <w:r>
        <w:rPr>
          <w:w w:val="115"/>
        </w:rPr>
        <w:t>for</w:t>
      </w:r>
      <w:r>
        <w:rPr>
          <w:spacing w:val="-10"/>
          <w:w w:val="115"/>
        </w:rPr>
        <w:t xml:space="preserve"> </w:t>
      </w:r>
      <w:r>
        <w:rPr>
          <w:w w:val="115"/>
        </w:rPr>
        <w:t>further</w:t>
      </w:r>
      <w:r>
        <w:rPr>
          <w:spacing w:val="-10"/>
          <w:w w:val="115"/>
        </w:rPr>
        <w:t xml:space="preserve"> </w:t>
      </w:r>
      <w:r>
        <w:rPr>
          <w:w w:val="115"/>
        </w:rPr>
        <w:t>education</w:t>
      </w:r>
      <w:r>
        <w:rPr>
          <w:spacing w:val="-10"/>
          <w:w w:val="115"/>
        </w:rPr>
        <w:t xml:space="preserve"> </w:t>
      </w:r>
      <w:r>
        <w:rPr>
          <w:w w:val="115"/>
        </w:rPr>
        <w:t>in</w:t>
      </w:r>
      <w:r>
        <w:rPr>
          <w:spacing w:val="-10"/>
          <w:w w:val="115"/>
        </w:rPr>
        <w:t xml:space="preserve"> </w:t>
      </w:r>
      <w:r>
        <w:rPr>
          <w:w w:val="115"/>
        </w:rPr>
        <w:t>these</w:t>
      </w:r>
      <w:r>
        <w:rPr>
          <w:spacing w:val="-10"/>
          <w:w w:val="115"/>
        </w:rPr>
        <w:t xml:space="preserve"> </w:t>
      </w:r>
      <w:r>
        <w:rPr>
          <w:w w:val="115"/>
        </w:rPr>
        <w:t>areas.</w:t>
      </w:r>
      <w:r>
        <w:rPr>
          <w:spacing w:val="-10"/>
          <w:w w:val="115"/>
        </w:rPr>
        <w:t xml:space="preserve"> </w:t>
      </w:r>
      <w:r>
        <w:rPr>
          <w:w w:val="115"/>
        </w:rPr>
        <w:t>Comparatively,</w:t>
      </w:r>
      <w:r>
        <w:rPr>
          <w:spacing w:val="-10"/>
          <w:w w:val="115"/>
        </w:rPr>
        <w:t xml:space="preserve"> </w:t>
      </w:r>
      <w:r>
        <w:rPr>
          <w:w w:val="115"/>
        </w:rPr>
        <w:t>C-level</w:t>
      </w:r>
      <w:r>
        <w:rPr>
          <w:spacing w:val="-10"/>
          <w:w w:val="115"/>
        </w:rPr>
        <w:t xml:space="preserve"> </w:t>
      </w:r>
      <w:r>
        <w:rPr>
          <w:w w:val="115"/>
        </w:rPr>
        <w:t>executives</w:t>
      </w:r>
      <w:r>
        <w:rPr>
          <w:spacing w:val="-10"/>
          <w:w w:val="115"/>
        </w:rPr>
        <w:t xml:space="preserve"> </w:t>
      </w:r>
      <w:r>
        <w:rPr>
          <w:w w:val="115"/>
        </w:rPr>
        <w:t>report</w:t>
      </w:r>
      <w:r>
        <w:rPr>
          <w:spacing w:val="-10"/>
          <w:w w:val="115"/>
        </w:rPr>
        <w:t xml:space="preserve"> </w:t>
      </w:r>
      <w:r>
        <w:rPr>
          <w:w w:val="115"/>
        </w:rPr>
        <w:t>higher</w:t>
      </w:r>
    </w:p>
    <w:p>
      <w:pPr>
        <w:pStyle w:val="6"/>
        <w:spacing w:line="276" w:lineRule="auto"/>
        <w:ind w:left="920" w:right="1444"/>
        <w:rPr>
          <w:w w:val="115"/>
          <w:lang w:eastAsia="zh-CN"/>
        </w:rPr>
      </w:pPr>
      <w:r>
        <w:rPr>
          <w:w w:val="115"/>
        </w:rPr>
        <w:t>familiarity with all AI categories compared to staff. This discrepancy in familiarity may be due to the pressure</w:t>
      </w:r>
      <w:r>
        <w:rPr>
          <w:spacing w:val="-1"/>
          <w:w w:val="115"/>
        </w:rPr>
        <w:t xml:space="preserve"> </w:t>
      </w:r>
      <w:r>
        <w:rPr>
          <w:w w:val="115"/>
        </w:rPr>
        <w:t>from</w:t>
      </w:r>
      <w:r>
        <w:rPr>
          <w:spacing w:val="-1"/>
          <w:w w:val="115"/>
        </w:rPr>
        <w:t xml:space="preserve"> </w:t>
      </w:r>
      <w:r>
        <w:rPr>
          <w:w w:val="115"/>
        </w:rPr>
        <w:t>leadership</w:t>
      </w:r>
      <w:r>
        <w:rPr>
          <w:spacing w:val="-1"/>
          <w:w w:val="115"/>
        </w:rPr>
        <w:t xml:space="preserve"> </w:t>
      </w:r>
      <w:r>
        <w:rPr>
          <w:w w:val="115"/>
        </w:rPr>
        <w:t>within</w:t>
      </w:r>
      <w:r>
        <w:rPr>
          <w:spacing w:val="-1"/>
          <w:w w:val="115"/>
        </w:rPr>
        <w:t xml:space="preserve"> </w:t>
      </w:r>
      <w:r>
        <w:rPr>
          <w:w w:val="115"/>
        </w:rPr>
        <w:t>organizations</w:t>
      </w:r>
      <w:r>
        <w:rPr>
          <w:spacing w:val="-1"/>
          <w:w w:val="115"/>
        </w:rPr>
        <w:t xml:space="preserve"> </w:t>
      </w:r>
      <w:r>
        <w:rPr>
          <w:w w:val="115"/>
        </w:rPr>
        <w:t>to</w:t>
      </w:r>
      <w:r>
        <w:rPr>
          <w:spacing w:val="-1"/>
          <w:w w:val="115"/>
        </w:rPr>
        <w:t xml:space="preserve"> </w:t>
      </w:r>
      <w:r>
        <w:rPr>
          <w:w w:val="115"/>
        </w:rPr>
        <w:t>explore</w:t>
      </w:r>
      <w:r>
        <w:rPr>
          <w:spacing w:val="-1"/>
          <w:w w:val="115"/>
        </w:rPr>
        <w:t xml:space="preserve"> </w:t>
      </w:r>
      <w:r>
        <w:rPr>
          <w:w w:val="115"/>
        </w:rPr>
        <w:t>adoption</w:t>
      </w:r>
      <w:r>
        <w:rPr>
          <w:spacing w:val="-1"/>
          <w:w w:val="115"/>
        </w:rPr>
        <w:t xml:space="preserve"> </w:t>
      </w:r>
      <w:r>
        <w:rPr>
          <w:w w:val="115"/>
        </w:rPr>
        <w:t>of</w:t>
      </w:r>
      <w:r>
        <w:rPr>
          <w:spacing w:val="-1"/>
          <w:w w:val="115"/>
        </w:rPr>
        <w:t xml:space="preserve"> </w:t>
      </w:r>
      <w:r>
        <w:rPr>
          <w:w w:val="115"/>
        </w:rPr>
        <w:t>AI.</w:t>
      </w:r>
      <w:r>
        <w:rPr>
          <w:spacing w:val="-1"/>
          <w:w w:val="115"/>
        </w:rPr>
        <w:t xml:space="preserve"> </w:t>
      </w:r>
      <w:r>
        <w:rPr>
          <w:w w:val="115"/>
        </w:rPr>
        <w:t>It</w:t>
      </w:r>
      <w:r>
        <w:rPr>
          <w:spacing w:val="-1"/>
          <w:w w:val="115"/>
        </w:rPr>
        <w:t xml:space="preserve"> </w:t>
      </w:r>
      <w:r>
        <w:rPr>
          <w:w w:val="115"/>
        </w:rPr>
        <w:t>likely</w:t>
      </w:r>
      <w:r>
        <w:rPr>
          <w:spacing w:val="-1"/>
          <w:w w:val="115"/>
        </w:rPr>
        <w:t xml:space="preserve"> </w:t>
      </w:r>
      <w:r>
        <w:rPr>
          <w:w w:val="115"/>
        </w:rPr>
        <w:t>requires</w:t>
      </w:r>
      <w:r>
        <w:rPr>
          <w:spacing w:val="-1"/>
          <w:w w:val="115"/>
        </w:rPr>
        <w:t xml:space="preserve"> </w:t>
      </w:r>
      <w:r>
        <w:rPr>
          <w:w w:val="115"/>
        </w:rPr>
        <w:t>leadership in the C-suite to familiarize themselves with a wide variety of AI technologies to identify which may provide the greatest benefits to their organizations. This gap in understanding underscores the importance</w:t>
      </w:r>
      <w:r>
        <w:rPr>
          <w:spacing w:val="-7"/>
          <w:w w:val="115"/>
        </w:rPr>
        <w:t xml:space="preserve"> </w:t>
      </w:r>
      <w:r>
        <w:rPr>
          <w:w w:val="115"/>
        </w:rPr>
        <w:t>of</w:t>
      </w:r>
      <w:r>
        <w:rPr>
          <w:spacing w:val="-7"/>
          <w:w w:val="115"/>
        </w:rPr>
        <w:t xml:space="preserve"> </w:t>
      </w:r>
      <w:r>
        <w:rPr>
          <w:w w:val="115"/>
        </w:rPr>
        <w:t>comprehensive</w:t>
      </w:r>
      <w:r>
        <w:rPr>
          <w:spacing w:val="-7"/>
          <w:w w:val="115"/>
        </w:rPr>
        <w:t xml:space="preserve"> </w:t>
      </w:r>
      <w:r>
        <w:rPr>
          <w:w w:val="115"/>
        </w:rPr>
        <w:t>education</w:t>
      </w:r>
      <w:r>
        <w:rPr>
          <w:spacing w:val="-7"/>
          <w:w w:val="115"/>
        </w:rPr>
        <w:t xml:space="preserve"> </w:t>
      </w:r>
      <w:r>
        <w:rPr>
          <w:w w:val="115"/>
        </w:rPr>
        <w:t>and</w:t>
      </w:r>
      <w:r>
        <w:rPr>
          <w:spacing w:val="-7"/>
          <w:w w:val="115"/>
        </w:rPr>
        <w:t xml:space="preserve"> </w:t>
      </w:r>
      <w:r>
        <w:rPr>
          <w:w w:val="115"/>
        </w:rPr>
        <w:t>training</w:t>
      </w:r>
      <w:r>
        <w:rPr>
          <w:spacing w:val="-7"/>
          <w:w w:val="115"/>
        </w:rPr>
        <w:t xml:space="preserve"> </w:t>
      </w:r>
      <w:r>
        <w:rPr>
          <w:w w:val="115"/>
        </w:rPr>
        <w:t>in</w:t>
      </w:r>
      <w:r>
        <w:rPr>
          <w:spacing w:val="-7"/>
          <w:w w:val="115"/>
        </w:rPr>
        <w:t xml:space="preserve"> </w:t>
      </w:r>
      <w:r>
        <w:rPr>
          <w:w w:val="115"/>
        </w:rPr>
        <w:t>AI</w:t>
      </w:r>
      <w:r>
        <w:rPr>
          <w:spacing w:val="-7"/>
          <w:w w:val="115"/>
        </w:rPr>
        <w:t xml:space="preserve"> </w:t>
      </w:r>
      <w:r>
        <w:rPr>
          <w:w w:val="115"/>
        </w:rPr>
        <w:t>technologies</w:t>
      </w:r>
      <w:r>
        <w:rPr>
          <w:spacing w:val="-7"/>
          <w:w w:val="115"/>
        </w:rPr>
        <w:t xml:space="preserve"> </w:t>
      </w:r>
      <w:r>
        <w:rPr>
          <w:w w:val="115"/>
        </w:rPr>
        <w:t>to</w:t>
      </w:r>
      <w:r>
        <w:rPr>
          <w:spacing w:val="-7"/>
          <w:w w:val="115"/>
        </w:rPr>
        <w:t xml:space="preserve"> </w:t>
      </w:r>
      <w:r>
        <w:rPr>
          <w:w w:val="115"/>
        </w:rPr>
        <w:t>ensure</w:t>
      </w:r>
      <w:r>
        <w:rPr>
          <w:spacing w:val="-7"/>
          <w:w w:val="115"/>
        </w:rPr>
        <w:t xml:space="preserve"> </w:t>
      </w:r>
      <w:r>
        <w:rPr>
          <w:w w:val="115"/>
        </w:rPr>
        <w:t>their</w:t>
      </w:r>
      <w:r>
        <w:rPr>
          <w:spacing w:val="-7"/>
          <w:w w:val="115"/>
        </w:rPr>
        <w:t xml:space="preserve"> </w:t>
      </w:r>
      <w:r>
        <w:rPr>
          <w:w w:val="115"/>
        </w:rPr>
        <w:t>effective</w:t>
      </w:r>
      <w:r>
        <w:rPr>
          <w:spacing w:val="-7"/>
          <w:w w:val="115"/>
        </w:rPr>
        <w:t xml:space="preserve"> </w:t>
      </w:r>
      <w:r>
        <w:rPr>
          <w:w w:val="115"/>
        </w:rPr>
        <w:t>and secure implementation especially for staff that is responsible for the implementation.</w:t>
      </w:r>
    </w:p>
    <w:p>
      <w:pPr>
        <w:pStyle w:val="6"/>
        <w:spacing w:line="276" w:lineRule="auto"/>
        <w:ind w:left="920" w:right="1444"/>
        <w:rPr>
          <w:w w:val="115"/>
          <w:lang w:eastAsia="zh-CN"/>
        </w:rPr>
      </w:pPr>
    </w:p>
    <w:p>
      <w:pPr>
        <w:pStyle w:val="6"/>
        <w:spacing w:line="276" w:lineRule="auto"/>
        <w:ind w:left="920" w:right="1494"/>
        <w:rPr>
          <w:rFonts w:ascii="微软雅黑" w:hAnsi="微软雅黑" w:eastAsia="微软雅黑"/>
          <w:lang w:val="zh-CN" w:eastAsia="zh-CN"/>
        </w:rPr>
      </w:pPr>
      <w:r>
        <w:rPr>
          <w:rFonts w:hint="eastAsia" w:ascii="微软雅黑" w:hAnsi="微软雅黑" w:eastAsia="微软雅黑"/>
          <w:lang w:val="zh-CN" w:eastAsia="zh-CN"/>
        </w:rPr>
        <w:t>这种对</w:t>
      </w:r>
      <w:r>
        <w:rPr>
          <w:rFonts w:ascii="微软雅黑" w:hAnsi="微软雅黑" w:eastAsia="微软雅黑"/>
          <w:lang w:val="zh-CN" w:eastAsia="zh-CN"/>
        </w:rPr>
        <w:t xml:space="preserve"> A</w:t>
      </w:r>
      <w:r>
        <w:rPr>
          <w:rFonts w:hint="eastAsia" w:ascii="微软雅黑" w:hAnsi="微软雅黑" w:eastAsia="微软雅黑"/>
          <w:lang w:val="zh-CN" w:eastAsia="zh-CN"/>
        </w:rPr>
        <w:t>I 技术深度理解的缺失，提出了关于目前策略有效性的质疑，并突显了对这些领域进一步教育和培训的必要性。相较于普通员工，首席级别（</w:t>
      </w:r>
      <w:r>
        <w:rPr>
          <w:rFonts w:ascii="微软雅黑" w:hAnsi="微软雅黑" w:eastAsia="微软雅黑"/>
          <w:lang w:val="zh-CN" w:eastAsia="zh-CN"/>
        </w:rPr>
        <w:t>C</w:t>
      </w:r>
      <w:r>
        <w:rPr>
          <w:rFonts w:hint="eastAsia" w:ascii="微软雅黑" w:hAnsi="微软雅黑" w:eastAsia="微软雅黑"/>
          <w:lang w:val="zh-CN" w:eastAsia="zh-CN"/>
        </w:rPr>
        <w:t>级）高管认为他们对所有</w:t>
      </w:r>
      <w:r>
        <w:rPr>
          <w:rFonts w:ascii="微软雅黑" w:hAnsi="微软雅黑" w:eastAsia="微软雅黑"/>
          <w:lang w:val="zh-CN" w:eastAsia="zh-CN"/>
        </w:rPr>
        <w:t xml:space="preserve"> AI </w:t>
      </w:r>
      <w:r>
        <w:rPr>
          <w:rFonts w:hint="eastAsia" w:ascii="微软雅黑" w:hAnsi="微软雅黑" w:eastAsia="微软雅黑"/>
          <w:lang w:val="zh-CN" w:eastAsia="zh-CN"/>
        </w:rPr>
        <w:t>类别的熟悉度更高。这种熟悉度的差距可能源于组织内部领导层对探索</w:t>
      </w:r>
      <w:r>
        <w:rPr>
          <w:rFonts w:ascii="微软雅黑" w:hAnsi="微软雅黑" w:eastAsia="微软雅黑"/>
          <w:lang w:val="zh-CN" w:eastAsia="zh-CN"/>
        </w:rPr>
        <w:t xml:space="preserve"> AI </w:t>
      </w:r>
      <w:r>
        <w:rPr>
          <w:rFonts w:hint="eastAsia" w:ascii="微软雅黑" w:hAnsi="微软雅黑" w:eastAsia="微软雅黑"/>
          <w:lang w:val="zh-CN" w:eastAsia="zh-CN"/>
        </w:rPr>
        <w:t>应用的推动。首席级别（</w:t>
      </w:r>
      <w:r>
        <w:rPr>
          <w:rFonts w:ascii="微软雅黑" w:hAnsi="微软雅黑" w:eastAsia="微软雅黑"/>
          <w:lang w:val="zh-CN" w:eastAsia="zh-CN"/>
        </w:rPr>
        <w:t>C</w:t>
      </w:r>
      <w:r>
        <w:rPr>
          <w:rFonts w:hint="eastAsia" w:ascii="微软雅黑" w:hAnsi="微软雅黑" w:eastAsia="微软雅黑"/>
          <w:lang w:val="zh-CN" w:eastAsia="zh-CN"/>
        </w:rPr>
        <w:t>级）高管可能需要对各种</w:t>
      </w:r>
      <w:r>
        <w:rPr>
          <w:rFonts w:ascii="微软雅黑" w:hAnsi="微软雅黑" w:eastAsia="微软雅黑"/>
          <w:lang w:val="zh-CN" w:eastAsia="zh-CN"/>
        </w:rPr>
        <w:t xml:space="preserve"> AI </w:t>
      </w:r>
      <w:r>
        <w:rPr>
          <w:rFonts w:hint="eastAsia" w:ascii="微软雅黑" w:hAnsi="微软雅黑" w:eastAsia="微软雅黑"/>
          <w:lang w:val="zh-CN" w:eastAsia="zh-CN"/>
        </w:rPr>
        <w:t>技术有广泛的了解，以便识别哪些技术可能为他们的组织或单位带来最大的好处。这种理解上的差异突显了对</w:t>
      </w:r>
      <w:r>
        <w:rPr>
          <w:rFonts w:ascii="微软雅黑" w:hAnsi="微软雅黑" w:eastAsia="微软雅黑"/>
          <w:lang w:val="zh-CN" w:eastAsia="zh-CN"/>
        </w:rPr>
        <w:t xml:space="preserve"> AI </w:t>
      </w:r>
      <w:r>
        <w:rPr>
          <w:rFonts w:hint="eastAsia" w:ascii="微软雅黑" w:hAnsi="微软雅黑" w:eastAsia="微软雅黑"/>
          <w:lang w:val="zh-CN" w:eastAsia="zh-CN"/>
        </w:rPr>
        <w:t>技术进行全面教育和培训的重要性，以确保其有效和安全地实施，尤其是对于那些负责实施的员工。</w:t>
      </w:r>
    </w:p>
    <w:p>
      <w:pPr>
        <w:pStyle w:val="6"/>
        <w:spacing w:line="276" w:lineRule="auto"/>
        <w:ind w:left="920" w:right="1444"/>
        <w:rPr>
          <w:lang w:eastAsia="zh-CN"/>
        </w:rPr>
      </w:pPr>
    </w:p>
    <w:p>
      <w:pPr>
        <w:spacing w:line="276" w:lineRule="auto"/>
        <w:rPr>
          <w:lang w:eastAsia="zh-CN"/>
        </w:rPr>
      </w:pPr>
    </w:p>
    <w:p>
      <w:pPr>
        <w:tabs>
          <w:tab w:val="left" w:pos="10060"/>
        </w:tabs>
        <w:rPr>
          <w:lang w:eastAsia="zh-CN"/>
        </w:rPr>
      </w:pPr>
      <w:r>
        <w:rPr>
          <w:lang w:eastAsia="zh-CN"/>
        </w:rPr>
        <w:tab/>
      </w:r>
    </w:p>
    <w:p>
      <w:pPr>
        <w:tabs>
          <w:tab w:val="left" w:pos="10060"/>
        </w:tabs>
        <w:rPr>
          <w:lang w:eastAsia="zh-CN"/>
        </w:rPr>
      </w:pPr>
    </w:p>
    <w:p>
      <w:pPr>
        <w:tabs>
          <w:tab w:val="left" w:pos="10060"/>
        </w:tabs>
        <w:rPr>
          <w:lang w:eastAsia="zh-CN"/>
        </w:rPr>
      </w:pPr>
    </w:p>
    <w:p>
      <w:pPr>
        <w:tabs>
          <w:tab w:val="left" w:pos="10060"/>
        </w:tabs>
        <w:rPr>
          <w:lang w:eastAsia="zh-CN"/>
        </w:rPr>
        <w:sectPr>
          <w:pgSz w:w="12240" w:h="15840"/>
          <w:pgMar w:top="1500" w:right="0" w:bottom="280" w:left="520" w:header="0" w:footer="675" w:gutter="0"/>
          <w:cols w:space="720" w:num="1"/>
        </w:sectPr>
      </w:pPr>
      <w:r>
        <w:rPr>
          <w:lang w:eastAsia="zh-CN"/>
        </w:rPr>
        <w:tab/>
      </w:r>
    </w:p>
    <w:p>
      <w:pPr>
        <w:pStyle w:val="4"/>
        <w:rPr>
          <w:spacing w:val="-2"/>
          <w:w w:val="115"/>
          <w:lang w:eastAsia="zh-CN"/>
        </w:rPr>
      </w:pPr>
      <w:r>
        <w:rPr>
          <w:w w:val="115"/>
        </w:rPr>
        <w:t>Clarity</w:t>
      </w:r>
      <w:r>
        <w:rPr>
          <w:spacing w:val="-8"/>
          <w:w w:val="115"/>
        </w:rPr>
        <w:t xml:space="preserve"> </w:t>
      </w:r>
      <w:r>
        <w:rPr>
          <w:w w:val="115"/>
        </w:rPr>
        <w:t>of</w:t>
      </w:r>
      <w:r>
        <w:rPr>
          <w:spacing w:val="-7"/>
          <w:w w:val="115"/>
        </w:rPr>
        <w:t xml:space="preserve"> </w:t>
      </w:r>
      <w:r>
        <w:rPr>
          <w:w w:val="115"/>
        </w:rPr>
        <w:t>potential</w:t>
      </w:r>
      <w:r>
        <w:rPr>
          <w:spacing w:val="-7"/>
          <w:w w:val="115"/>
        </w:rPr>
        <w:t xml:space="preserve"> </w:t>
      </w:r>
      <w:r>
        <w:rPr>
          <w:w w:val="115"/>
        </w:rPr>
        <w:t>AI</w:t>
      </w:r>
      <w:r>
        <w:rPr>
          <w:spacing w:val="-7"/>
          <w:w w:val="115"/>
        </w:rPr>
        <w:t xml:space="preserve"> </w:t>
      </w:r>
      <w:r>
        <w:rPr>
          <w:w w:val="115"/>
        </w:rPr>
        <w:t>use</w:t>
      </w:r>
      <w:r>
        <w:rPr>
          <w:spacing w:val="-7"/>
          <w:w w:val="115"/>
        </w:rPr>
        <w:t xml:space="preserve"> </w:t>
      </w:r>
      <w:r>
        <w:rPr>
          <w:w w:val="115"/>
        </w:rPr>
        <w:t>cases</w:t>
      </w:r>
      <w:r>
        <w:rPr>
          <w:spacing w:val="-7"/>
          <w:w w:val="115"/>
        </w:rPr>
        <w:t xml:space="preserve"> </w:t>
      </w:r>
      <w:r>
        <w:rPr>
          <w:w w:val="115"/>
        </w:rPr>
        <w:t>in</w:t>
      </w:r>
      <w:r>
        <w:rPr>
          <w:spacing w:val="-7"/>
          <w:w w:val="115"/>
        </w:rPr>
        <w:t xml:space="preserve"> </w:t>
      </w:r>
      <w:r>
        <w:rPr>
          <w:spacing w:val="-2"/>
          <w:w w:val="115"/>
        </w:rPr>
        <w:t>cybersecurity</w:t>
      </w:r>
    </w:p>
    <w:p>
      <w:pPr>
        <w:pStyle w:val="4"/>
        <w:rPr>
          <w:lang w:eastAsia="zh-CN"/>
        </w:rPr>
      </w:pPr>
      <w:r>
        <w:rPr>
          <w:rFonts w:hint="eastAsia" w:ascii="微软雅黑" w:hAnsi="微软雅黑" w:eastAsia="微软雅黑" w:cs="微软雅黑"/>
          <w:lang w:eastAsia="zh-CN"/>
        </w:rPr>
        <w:t xml:space="preserve">网络安全领域中 AI 潜在应用案例的了解程度 </w:t>
      </w:r>
    </w:p>
    <w:p>
      <w:pPr>
        <w:pStyle w:val="4"/>
        <w:rPr>
          <w:lang w:eastAsia="zh-CN"/>
        </w:rPr>
      </w:pPr>
    </w:p>
    <w:p>
      <w:pPr>
        <w:pStyle w:val="6"/>
        <w:spacing w:before="294" w:line="276" w:lineRule="auto"/>
        <w:ind w:left="920" w:right="3324"/>
      </w:pPr>
      <w:r>
        <mc:AlternateContent>
          <mc:Choice Requires="wps">
            <w:drawing>
              <wp:anchor distT="0" distB="0" distL="114300" distR="114300" simplePos="0" relativeHeight="251677696" behindDoc="0" locked="0" layoutInCell="1" allowOverlap="1">
                <wp:simplePos x="0" y="0"/>
                <wp:positionH relativeFrom="page">
                  <wp:posOffset>2978785</wp:posOffset>
                </wp:positionH>
                <wp:positionV relativeFrom="paragraph">
                  <wp:posOffset>233680</wp:posOffset>
                </wp:positionV>
                <wp:extent cx="3887470" cy="236855"/>
                <wp:effectExtent l="0" t="0" r="11430" b="4445"/>
                <wp:wrapNone/>
                <wp:docPr id="1774168102" name="docshape329"/>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4"/>
                              <w:ind w:left="429"/>
                              <w:rPr>
                                <w:rFonts w:ascii="Verdana"/>
                                <w:i/>
                                <w:color w:val="000000"/>
                                <w:sz w:val="17"/>
                              </w:rPr>
                            </w:pPr>
                            <w:r>
                              <w:rPr>
                                <w:rFonts w:ascii="Verdana"/>
                                <w:i/>
                                <w:color w:val="454C5B"/>
                                <w:w w:val="90"/>
                                <w:sz w:val="17"/>
                              </w:rPr>
                              <w:t>How</w:t>
                            </w:r>
                            <w:r>
                              <w:rPr>
                                <w:rFonts w:ascii="Verdana"/>
                                <w:i/>
                                <w:color w:val="454C5B"/>
                                <w:spacing w:val="-4"/>
                                <w:w w:val="90"/>
                                <w:sz w:val="17"/>
                              </w:rPr>
                              <w:t xml:space="preserve"> </w:t>
                            </w:r>
                            <w:r>
                              <w:rPr>
                                <w:rFonts w:ascii="Verdana"/>
                                <w:i/>
                                <w:color w:val="454C5B"/>
                                <w:w w:val="90"/>
                                <w:sz w:val="17"/>
                              </w:rPr>
                              <w:t>clear</w:t>
                            </w:r>
                            <w:r>
                              <w:rPr>
                                <w:rFonts w:ascii="Verdana"/>
                                <w:i/>
                                <w:color w:val="454C5B"/>
                                <w:spacing w:val="-4"/>
                                <w:w w:val="90"/>
                                <w:sz w:val="17"/>
                              </w:rPr>
                              <w:t xml:space="preserve"> </w:t>
                            </w:r>
                            <w:r>
                              <w:rPr>
                                <w:rFonts w:ascii="Verdana"/>
                                <w:i/>
                                <w:color w:val="454C5B"/>
                                <w:w w:val="90"/>
                                <w:sz w:val="17"/>
                              </w:rPr>
                              <w:t>are</w:t>
                            </w:r>
                            <w:r>
                              <w:rPr>
                                <w:rFonts w:ascii="Verdana"/>
                                <w:i/>
                                <w:color w:val="454C5B"/>
                                <w:spacing w:val="-3"/>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on</w:t>
                            </w:r>
                            <w:r>
                              <w:rPr>
                                <w:rFonts w:ascii="Verdana"/>
                                <w:i/>
                                <w:color w:val="454C5B"/>
                                <w:spacing w:val="-4"/>
                                <w:w w:val="90"/>
                                <w:sz w:val="17"/>
                              </w:rPr>
                              <w:t xml:space="preserve"> </w:t>
                            </w:r>
                            <w:r>
                              <w:rPr>
                                <w:rFonts w:ascii="Verdana"/>
                                <w:i/>
                                <w:color w:val="454C5B"/>
                                <w:w w:val="90"/>
                                <w:sz w:val="17"/>
                              </w:rPr>
                              <w:t>the</w:t>
                            </w:r>
                            <w:r>
                              <w:rPr>
                                <w:rFonts w:ascii="Verdana"/>
                                <w:i/>
                                <w:color w:val="454C5B"/>
                                <w:spacing w:val="-3"/>
                                <w:w w:val="90"/>
                                <w:sz w:val="17"/>
                              </w:rPr>
                              <w:t xml:space="preserve"> </w:t>
                            </w:r>
                            <w:r>
                              <w:rPr>
                                <w:rFonts w:ascii="Verdana"/>
                                <w:i/>
                                <w:color w:val="454C5B"/>
                                <w:w w:val="90"/>
                                <w:sz w:val="17"/>
                              </w:rPr>
                              <w:t>potential</w:t>
                            </w:r>
                            <w:r>
                              <w:rPr>
                                <w:rFonts w:ascii="Verdana"/>
                                <w:i/>
                                <w:color w:val="454C5B"/>
                                <w:spacing w:val="-4"/>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cases</w:t>
                            </w:r>
                            <w:r>
                              <w:rPr>
                                <w:rFonts w:ascii="Verdana"/>
                                <w:i/>
                                <w:color w:val="454C5B"/>
                                <w:spacing w:val="-4"/>
                                <w:w w:val="90"/>
                                <w:sz w:val="17"/>
                              </w:rPr>
                              <w:t xml:space="preserve"> </w:t>
                            </w:r>
                            <w:r>
                              <w:rPr>
                                <w:rFonts w:ascii="Verdana"/>
                                <w:i/>
                                <w:color w:val="454C5B"/>
                                <w:w w:val="90"/>
                                <w:sz w:val="17"/>
                              </w:rPr>
                              <w:t>of</w:t>
                            </w:r>
                            <w:r>
                              <w:rPr>
                                <w:rFonts w:ascii="Verdana"/>
                                <w:i/>
                                <w:color w:val="454C5B"/>
                                <w:spacing w:val="-4"/>
                                <w:w w:val="90"/>
                                <w:sz w:val="17"/>
                              </w:rPr>
                              <w:t xml:space="preserve"> </w:t>
                            </w:r>
                            <w:r>
                              <w:rPr>
                                <w:rFonts w:ascii="Verdana"/>
                                <w:i/>
                                <w:color w:val="454C5B"/>
                                <w:w w:val="90"/>
                                <w:sz w:val="17"/>
                              </w:rPr>
                              <w:t>AI</w:t>
                            </w:r>
                            <w:r>
                              <w:rPr>
                                <w:rFonts w:ascii="Verdana"/>
                                <w:i/>
                                <w:color w:val="454C5B"/>
                                <w:spacing w:val="-3"/>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spacing w:val="-2"/>
                                <w:w w:val="90"/>
                                <w:sz w:val="17"/>
                              </w:rPr>
                              <w:t>cybersecurity?</w:t>
                            </w:r>
                          </w:p>
                        </w:txbxContent>
                      </wps:txbx>
                      <wps:bodyPr rot="0" vert="horz" wrap="square" lIns="0" tIns="0" rIns="0" bIns="0" anchor="t" anchorCtr="0" upright="1">
                        <a:noAutofit/>
                      </wps:bodyPr>
                    </wps:wsp>
                  </a:graphicData>
                </a:graphic>
              </wp:anchor>
            </w:drawing>
          </mc:Choice>
          <mc:Fallback>
            <w:pict>
              <v:shape id="docshape329" o:spid="_x0000_s1026" o:spt="202" type="#_x0000_t202" style="position:absolute;left:0pt;margin-left:234.55pt;margin-top:18.4pt;height:18.65pt;width:306.1pt;mso-position-horizontal-relative:page;z-index:251677696;mso-width-relative:page;mso-height-relative:page;" fillcolor="#EEF3F8" filled="t" stroked="f" coordsize="21600,21600" o:gfxdata="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MfeNXYAAAACgEAAA8AAAAAAAAAAQAgAAAAIgAAAGRycy9k&#10;b3ducmV2LnhtbFBLAQIUABQAAAAIAIdO4kDCTJ2uAgIAAAcEAAAOAAAAAAAAAAEAIAAAACcBAABk&#10;cnMvZTJvRG9jLnhtbFBLBQYAAAAABgAGAFkBAACbBQAAAAA=&#10;">
                <v:fill on="t" focussize="0,0"/>
                <v:stroke on="f"/>
                <v:imagedata o:title=""/>
                <o:lock v:ext="edit" aspectratio="f"/>
                <v:textbox inset="0mm,0mm,0mm,0mm">
                  <w:txbxContent>
                    <w:p>
                      <w:pPr>
                        <w:spacing w:before="54"/>
                        <w:ind w:left="429"/>
                        <w:rPr>
                          <w:rFonts w:ascii="Verdana"/>
                          <w:i/>
                          <w:color w:val="000000"/>
                          <w:sz w:val="17"/>
                        </w:rPr>
                      </w:pPr>
                      <w:r>
                        <w:rPr>
                          <w:rFonts w:ascii="Verdana"/>
                          <w:i/>
                          <w:color w:val="454C5B"/>
                          <w:w w:val="90"/>
                          <w:sz w:val="17"/>
                        </w:rPr>
                        <w:t>How</w:t>
                      </w:r>
                      <w:r>
                        <w:rPr>
                          <w:rFonts w:ascii="Verdana"/>
                          <w:i/>
                          <w:color w:val="454C5B"/>
                          <w:spacing w:val="-4"/>
                          <w:w w:val="90"/>
                          <w:sz w:val="17"/>
                        </w:rPr>
                        <w:t xml:space="preserve"> </w:t>
                      </w:r>
                      <w:r>
                        <w:rPr>
                          <w:rFonts w:ascii="Verdana"/>
                          <w:i/>
                          <w:color w:val="454C5B"/>
                          <w:w w:val="90"/>
                          <w:sz w:val="17"/>
                        </w:rPr>
                        <w:t>clear</w:t>
                      </w:r>
                      <w:r>
                        <w:rPr>
                          <w:rFonts w:ascii="Verdana"/>
                          <w:i/>
                          <w:color w:val="454C5B"/>
                          <w:spacing w:val="-4"/>
                          <w:w w:val="90"/>
                          <w:sz w:val="17"/>
                        </w:rPr>
                        <w:t xml:space="preserve"> </w:t>
                      </w:r>
                      <w:r>
                        <w:rPr>
                          <w:rFonts w:ascii="Verdana"/>
                          <w:i/>
                          <w:color w:val="454C5B"/>
                          <w:w w:val="90"/>
                          <w:sz w:val="17"/>
                        </w:rPr>
                        <w:t>are</w:t>
                      </w:r>
                      <w:r>
                        <w:rPr>
                          <w:rFonts w:ascii="Verdana"/>
                          <w:i/>
                          <w:color w:val="454C5B"/>
                          <w:spacing w:val="-3"/>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on</w:t>
                      </w:r>
                      <w:r>
                        <w:rPr>
                          <w:rFonts w:ascii="Verdana"/>
                          <w:i/>
                          <w:color w:val="454C5B"/>
                          <w:spacing w:val="-4"/>
                          <w:w w:val="90"/>
                          <w:sz w:val="17"/>
                        </w:rPr>
                        <w:t xml:space="preserve"> </w:t>
                      </w:r>
                      <w:r>
                        <w:rPr>
                          <w:rFonts w:ascii="Verdana"/>
                          <w:i/>
                          <w:color w:val="454C5B"/>
                          <w:w w:val="90"/>
                          <w:sz w:val="17"/>
                        </w:rPr>
                        <w:t>the</w:t>
                      </w:r>
                      <w:r>
                        <w:rPr>
                          <w:rFonts w:ascii="Verdana"/>
                          <w:i/>
                          <w:color w:val="454C5B"/>
                          <w:spacing w:val="-3"/>
                          <w:w w:val="90"/>
                          <w:sz w:val="17"/>
                        </w:rPr>
                        <w:t xml:space="preserve"> </w:t>
                      </w:r>
                      <w:r>
                        <w:rPr>
                          <w:rFonts w:ascii="Verdana"/>
                          <w:i/>
                          <w:color w:val="454C5B"/>
                          <w:w w:val="90"/>
                          <w:sz w:val="17"/>
                        </w:rPr>
                        <w:t>potential</w:t>
                      </w:r>
                      <w:r>
                        <w:rPr>
                          <w:rFonts w:ascii="Verdana"/>
                          <w:i/>
                          <w:color w:val="454C5B"/>
                          <w:spacing w:val="-4"/>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cases</w:t>
                      </w:r>
                      <w:r>
                        <w:rPr>
                          <w:rFonts w:ascii="Verdana"/>
                          <w:i/>
                          <w:color w:val="454C5B"/>
                          <w:spacing w:val="-4"/>
                          <w:w w:val="90"/>
                          <w:sz w:val="17"/>
                        </w:rPr>
                        <w:t xml:space="preserve"> </w:t>
                      </w:r>
                      <w:r>
                        <w:rPr>
                          <w:rFonts w:ascii="Verdana"/>
                          <w:i/>
                          <w:color w:val="454C5B"/>
                          <w:w w:val="90"/>
                          <w:sz w:val="17"/>
                        </w:rPr>
                        <w:t>of</w:t>
                      </w:r>
                      <w:r>
                        <w:rPr>
                          <w:rFonts w:ascii="Verdana"/>
                          <w:i/>
                          <w:color w:val="454C5B"/>
                          <w:spacing w:val="-4"/>
                          <w:w w:val="90"/>
                          <w:sz w:val="17"/>
                        </w:rPr>
                        <w:t xml:space="preserve"> </w:t>
                      </w:r>
                      <w:r>
                        <w:rPr>
                          <w:rFonts w:ascii="Verdana"/>
                          <w:i/>
                          <w:color w:val="454C5B"/>
                          <w:w w:val="90"/>
                          <w:sz w:val="17"/>
                        </w:rPr>
                        <w:t>AI</w:t>
                      </w:r>
                      <w:r>
                        <w:rPr>
                          <w:rFonts w:ascii="Verdana"/>
                          <w:i/>
                          <w:color w:val="454C5B"/>
                          <w:spacing w:val="-3"/>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spacing w:val="-2"/>
                          <w:w w:val="90"/>
                          <w:sz w:val="17"/>
                        </w:rPr>
                        <w:t>cybersecurity?</w:t>
                      </w:r>
                    </w:p>
                  </w:txbxContent>
                </v:textbox>
              </v:shape>
            </w:pict>
          </mc:Fallback>
        </mc:AlternateContent>
      </w:r>
      <w:r>
        <w:drawing>
          <wp:anchor distT="0" distB="0" distL="0" distR="0" simplePos="0" relativeHeight="251677696" behindDoc="0" locked="0" layoutInCell="1" allowOverlap="1">
            <wp:simplePos x="0" y="0"/>
            <wp:positionH relativeFrom="page">
              <wp:posOffset>2971165</wp:posOffset>
            </wp:positionH>
            <wp:positionV relativeFrom="paragraph">
              <wp:posOffset>595630</wp:posOffset>
            </wp:positionV>
            <wp:extent cx="1844040" cy="1844040"/>
            <wp:effectExtent l="0" t="0" r="10160" b="10160"/>
            <wp:wrapNone/>
            <wp:docPr id="12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4.png"/>
                    <pic:cNvPicPr>
                      <a:picLocks noChangeAspect="1"/>
                    </pic:cNvPicPr>
                  </pic:nvPicPr>
                  <pic:blipFill>
                    <a:blip r:embed="rId66" cstate="print"/>
                    <a:stretch>
                      <a:fillRect/>
                    </a:stretch>
                  </pic:blipFill>
                  <pic:spPr>
                    <a:xfrm>
                      <a:off x="0" y="0"/>
                      <a:ext cx="1844311" cy="1844294"/>
                    </a:xfrm>
                    <a:prstGeom prst="rect">
                      <a:avLst/>
                    </a:prstGeom>
                  </pic:spPr>
                </pic:pic>
              </a:graphicData>
            </a:graphic>
          </wp:anchor>
        </w:drawing>
      </w:r>
      <w:r>
        <w:rPr>
          <w:w w:val="115"/>
        </w:rPr>
        <w:t>The</w:t>
      </w:r>
      <w:r>
        <w:rPr>
          <w:spacing w:val="-13"/>
          <w:w w:val="115"/>
        </w:rPr>
        <w:t xml:space="preserve"> </w:t>
      </w:r>
      <w:r>
        <w:rPr>
          <w:w w:val="115"/>
        </w:rPr>
        <w:t>understanding</w:t>
      </w:r>
      <w:r>
        <w:rPr>
          <w:spacing w:val="-13"/>
          <w:w w:val="115"/>
        </w:rPr>
        <w:t xml:space="preserve"> </w:t>
      </w:r>
      <w:r>
        <w:rPr>
          <w:w w:val="115"/>
        </w:rPr>
        <w:t>of</w:t>
      </w:r>
      <w:r>
        <w:rPr>
          <w:spacing w:val="-13"/>
          <w:w w:val="115"/>
        </w:rPr>
        <w:t xml:space="preserve"> </w:t>
      </w:r>
      <w:r>
        <w:rPr>
          <w:w w:val="115"/>
        </w:rPr>
        <w:t>potential AI use cases in cybersecurity shows a split perspective,</w:t>
      </w:r>
    </w:p>
    <w:p>
      <w:pPr>
        <w:pStyle w:val="6"/>
        <w:spacing w:line="276" w:lineRule="auto"/>
        <w:ind w:left="920" w:right="3774"/>
      </w:pPr>
      <w:r>
        <w:rPr>
          <w:w w:val="115"/>
        </w:rPr>
        <w:t>with professionals divided on</w:t>
      </w:r>
      <w:r>
        <w:rPr>
          <w:spacing w:val="-13"/>
          <w:w w:val="115"/>
        </w:rPr>
        <w:t xml:space="preserve"> </w:t>
      </w:r>
      <w:r>
        <w:rPr>
          <w:w w:val="115"/>
        </w:rPr>
        <w:t>their</w:t>
      </w:r>
      <w:r>
        <w:rPr>
          <w:spacing w:val="-13"/>
          <w:w w:val="115"/>
        </w:rPr>
        <w:t xml:space="preserve"> </w:t>
      </w:r>
      <w:r>
        <w:rPr>
          <w:w w:val="115"/>
        </w:rPr>
        <w:t>clarity</w:t>
      </w:r>
      <w:r>
        <w:rPr>
          <w:spacing w:val="-13"/>
          <w:w w:val="115"/>
        </w:rPr>
        <w:t xml:space="preserve"> </w:t>
      </w:r>
      <w:r>
        <w:rPr>
          <w:w w:val="115"/>
        </w:rPr>
        <w:t>regarding</w:t>
      </w:r>
      <w:r>
        <w:rPr>
          <w:spacing w:val="-13"/>
          <w:w w:val="115"/>
        </w:rPr>
        <w:t xml:space="preserve"> </w:t>
      </w:r>
      <w:r>
        <w:rPr>
          <w:w w:val="115"/>
        </w:rPr>
        <w:t>AI applications. Overall, 50% of respondents feel clear</w:t>
      </w:r>
    </w:p>
    <w:p>
      <w:pPr>
        <w:rPr>
          <w:sz w:val="16"/>
        </w:rPr>
      </w:pPr>
      <w:r>
        <w:br w:type="column"/>
      </w:r>
    </w:p>
    <w:p>
      <w:pPr>
        <w:pStyle w:val="6"/>
        <w:rPr>
          <w:sz w:val="16"/>
          <w:lang w:eastAsia="zh-CN"/>
        </w:rPr>
      </w:pPr>
    </w:p>
    <w:p>
      <w:pPr>
        <w:pStyle w:val="6"/>
        <w:rPr>
          <w:sz w:val="16"/>
          <w:lang w:eastAsia="zh-CN"/>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spacing w:before="3"/>
        <w:rPr>
          <w:sz w:val="18"/>
        </w:rPr>
      </w:pPr>
    </w:p>
    <w:p>
      <w:pPr>
        <w:tabs>
          <w:tab w:val="left" w:pos="764"/>
        </w:tabs>
        <w:spacing w:before="1"/>
        <w:ind w:left="97"/>
        <w:rPr>
          <w:sz w:val="12"/>
        </w:rPr>
      </w:pPr>
      <w:r>
        <w:drawing>
          <wp:inline distT="0" distB="0" distL="0" distR="0">
            <wp:extent cx="82550" cy="82550"/>
            <wp:effectExtent l="0" t="0" r="6350" b="6350"/>
            <wp:docPr id="1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png"/>
                    <pic:cNvPicPr>
                      <a:picLocks noChangeAspect="1"/>
                    </pic:cNvPicPr>
                  </pic:nvPicPr>
                  <pic:blipFill>
                    <a:blip r:embed="rId59" cstate="print"/>
                    <a:stretch>
                      <a:fillRect/>
                    </a:stretch>
                  </pic:blipFill>
                  <pic:spPr>
                    <a:xfrm>
                      <a:off x="0" y="0"/>
                      <a:ext cx="82753" cy="82753"/>
                    </a:xfrm>
                    <a:prstGeom prst="rect">
                      <a:avLst/>
                    </a:prstGeom>
                  </pic:spPr>
                </pic:pic>
              </a:graphicData>
            </a:graphic>
          </wp:inline>
        </w:drawing>
      </w:r>
      <w:r>
        <w:rPr>
          <w:rFonts w:ascii="Times New Roman"/>
          <w:w w:val="115"/>
          <w:position w:val="2"/>
          <w:sz w:val="20"/>
        </w:rPr>
        <w:t xml:space="preserve"> </w:t>
      </w:r>
      <w:r>
        <w:rPr>
          <w:rFonts w:ascii="Century Gothic"/>
          <w:b/>
          <w:color w:val="141221"/>
          <w:w w:val="115"/>
          <w:position w:val="2"/>
          <w:sz w:val="12"/>
        </w:rPr>
        <w:t>6%</w:t>
      </w:r>
      <w:r>
        <w:rPr>
          <w:rFonts w:ascii="Century Gothic"/>
          <w:b/>
          <w:color w:val="141221"/>
          <w:position w:val="2"/>
          <w:sz w:val="12"/>
        </w:rPr>
        <w:tab/>
      </w:r>
      <w:r>
        <w:rPr>
          <w:color w:val="141221"/>
          <w:w w:val="115"/>
          <w:position w:val="2"/>
          <w:sz w:val="12"/>
        </w:rPr>
        <w:t>1</w:t>
      </w:r>
      <w:r>
        <w:rPr>
          <w:color w:val="141221"/>
          <w:spacing w:val="-6"/>
          <w:w w:val="115"/>
          <w:position w:val="2"/>
          <w:sz w:val="12"/>
        </w:rPr>
        <w:t xml:space="preserve"> </w:t>
      </w:r>
      <w:r>
        <w:rPr>
          <w:color w:val="141221"/>
          <w:w w:val="115"/>
          <w:position w:val="2"/>
          <w:sz w:val="12"/>
        </w:rPr>
        <w:t>(Not</w:t>
      </w:r>
      <w:r>
        <w:rPr>
          <w:color w:val="141221"/>
          <w:spacing w:val="-5"/>
          <w:w w:val="115"/>
          <w:position w:val="2"/>
          <w:sz w:val="12"/>
        </w:rPr>
        <w:t xml:space="preserve"> </w:t>
      </w:r>
      <w:r>
        <w:rPr>
          <w:color w:val="141221"/>
          <w:spacing w:val="-2"/>
          <w:w w:val="115"/>
          <w:position w:val="2"/>
          <w:sz w:val="12"/>
        </w:rPr>
        <w:t>Clear)</w:t>
      </w:r>
    </w:p>
    <w:p>
      <w:pPr>
        <w:pStyle w:val="6"/>
        <w:spacing w:before="3"/>
        <w:rPr>
          <w:sz w:val="12"/>
        </w:rPr>
      </w:pPr>
    </w:p>
    <w:p>
      <w:pPr>
        <w:tabs>
          <w:tab w:val="left" w:pos="764"/>
        </w:tabs>
        <w:ind w:left="97"/>
        <w:rPr>
          <w:sz w:val="12"/>
        </w:rPr>
      </w:pPr>
      <w:r>
        <w:drawing>
          <wp:inline distT="0" distB="0" distL="0" distR="0">
            <wp:extent cx="82550" cy="82550"/>
            <wp:effectExtent l="0" t="0" r="6350" b="6350"/>
            <wp:docPr id="12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17%</w:t>
      </w:r>
      <w:r>
        <w:rPr>
          <w:rFonts w:ascii="Century Gothic"/>
          <w:b/>
          <w:color w:val="141221"/>
          <w:position w:val="2"/>
          <w:sz w:val="12"/>
        </w:rPr>
        <w:tab/>
      </w:r>
      <w:r>
        <w:rPr>
          <w:color w:val="141221"/>
          <w:spacing w:val="-10"/>
          <w:w w:val="105"/>
          <w:position w:val="2"/>
          <w:sz w:val="12"/>
        </w:rPr>
        <w:t>2</w:t>
      </w:r>
    </w:p>
    <w:p>
      <w:pPr>
        <w:rPr>
          <w:sz w:val="12"/>
        </w:rPr>
        <w:sectPr>
          <w:pgSz w:w="12240" w:h="15840"/>
          <w:pgMar w:top="1220" w:right="0" w:bottom="860" w:left="520" w:header="0" w:footer="675" w:gutter="0"/>
          <w:cols w:equalWidth="0" w:num="2">
            <w:col w:w="7276" w:space="40"/>
            <w:col w:w="4404"/>
          </w:cols>
        </w:sectPr>
      </w:pPr>
    </w:p>
    <w:tbl>
      <w:tblPr>
        <w:tblStyle w:val="8"/>
        <w:tblW w:w="0" w:type="auto"/>
        <w:tblInd w:w="877" w:type="dxa"/>
        <w:tblLayout w:type="fixed"/>
        <w:tblCellMar>
          <w:top w:w="0" w:type="dxa"/>
          <w:left w:w="0" w:type="dxa"/>
          <w:bottom w:w="0" w:type="dxa"/>
          <w:right w:w="0" w:type="dxa"/>
        </w:tblCellMar>
      </w:tblPr>
      <w:tblGrid>
        <w:gridCol w:w="4771"/>
        <w:gridCol w:w="2339"/>
        <w:gridCol w:w="894"/>
      </w:tblGrid>
      <w:tr>
        <w:tblPrEx>
          <w:tblCellMar>
            <w:top w:w="0" w:type="dxa"/>
            <w:left w:w="0" w:type="dxa"/>
            <w:bottom w:w="0" w:type="dxa"/>
            <w:right w:w="0" w:type="dxa"/>
          </w:tblCellMar>
        </w:tblPrEx>
        <w:trPr>
          <w:trHeight w:val="268" w:hRule="atLeast"/>
        </w:trPr>
        <w:tc>
          <w:tcPr>
            <w:tcW w:w="4771" w:type="dxa"/>
          </w:tcPr>
          <w:p>
            <w:pPr>
              <w:pStyle w:val="13"/>
              <w:spacing w:before="0" w:line="239" w:lineRule="exact"/>
              <w:rPr>
                <w:sz w:val="20"/>
              </w:rPr>
            </w:pPr>
            <w:r>
              <w:rPr>
                <w:w w:val="115"/>
                <w:sz w:val="20"/>
              </w:rPr>
              <w:t>about</w:t>
            </w:r>
            <w:r>
              <w:rPr>
                <w:spacing w:val="-1"/>
                <w:w w:val="115"/>
                <w:sz w:val="20"/>
              </w:rPr>
              <w:t xml:space="preserve"> </w:t>
            </w:r>
            <w:r>
              <w:rPr>
                <w:w w:val="115"/>
                <w:sz w:val="20"/>
              </w:rPr>
              <w:t>AI</w:t>
            </w:r>
            <w:r>
              <w:rPr>
                <w:spacing w:val="-1"/>
                <w:w w:val="115"/>
                <w:sz w:val="20"/>
              </w:rPr>
              <w:t xml:space="preserve"> </w:t>
            </w:r>
            <w:r>
              <w:rPr>
                <w:w w:val="115"/>
                <w:sz w:val="20"/>
              </w:rPr>
              <w:t>use</w:t>
            </w:r>
            <w:r>
              <w:rPr>
                <w:spacing w:val="-1"/>
                <w:w w:val="115"/>
                <w:sz w:val="20"/>
              </w:rPr>
              <w:t xml:space="preserve"> </w:t>
            </w:r>
            <w:r>
              <w:rPr>
                <w:w w:val="115"/>
                <w:sz w:val="20"/>
              </w:rPr>
              <w:t>cases,</w:t>
            </w:r>
            <w:r>
              <w:rPr>
                <w:spacing w:val="-1"/>
                <w:w w:val="115"/>
                <w:sz w:val="20"/>
              </w:rPr>
              <w:t xml:space="preserve"> </w:t>
            </w:r>
            <w:r>
              <w:rPr>
                <w:w w:val="115"/>
                <w:sz w:val="20"/>
              </w:rPr>
              <w:t>with</w:t>
            </w:r>
            <w:r>
              <w:rPr>
                <w:spacing w:val="-1"/>
                <w:w w:val="115"/>
                <w:sz w:val="20"/>
              </w:rPr>
              <w:t xml:space="preserve"> </w:t>
            </w:r>
            <w:r>
              <w:rPr>
                <w:spacing w:val="-5"/>
                <w:w w:val="115"/>
                <w:sz w:val="20"/>
              </w:rPr>
              <w:t>25%</w:t>
            </w:r>
          </w:p>
        </w:tc>
        <w:tc>
          <w:tcPr>
            <w:tcW w:w="2339" w:type="dxa"/>
          </w:tcPr>
          <w:p>
            <w:pPr>
              <w:pStyle w:val="13"/>
              <w:spacing w:before="24"/>
              <w:ind w:left="0" w:right="98"/>
              <w:jc w:val="right"/>
              <w:rPr>
                <w:rFonts w:ascii="Century Gothic"/>
                <w:b/>
                <w:sz w:val="12"/>
              </w:rPr>
            </w:pPr>
            <w:r>
              <w:drawing>
                <wp:inline distT="0" distB="0" distL="0" distR="0">
                  <wp:extent cx="81915" cy="81915"/>
                  <wp:effectExtent l="0" t="0" r="6985" b="6985"/>
                  <wp:docPr id="1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png"/>
                          <pic:cNvPicPr>
                            <a:picLocks noChangeAspect="1"/>
                          </pic:cNvPicPr>
                        </pic:nvPicPr>
                        <pic:blipFill>
                          <a:blip r:embed="rId67" cstate="print"/>
                          <a:stretch>
                            <a:fillRect/>
                          </a:stretch>
                        </pic:blipFill>
                        <pic:spPr>
                          <a:xfrm>
                            <a:off x="0" y="0"/>
                            <a:ext cx="82295" cy="82296"/>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27%</w:t>
            </w:r>
          </w:p>
        </w:tc>
        <w:tc>
          <w:tcPr>
            <w:tcW w:w="894" w:type="dxa"/>
          </w:tcPr>
          <w:p>
            <w:pPr>
              <w:pStyle w:val="13"/>
              <w:spacing w:before="35"/>
              <w:ind w:left="100"/>
              <w:rPr>
                <w:sz w:val="12"/>
              </w:rPr>
            </w:pPr>
            <w:r>
              <w:rPr>
                <w:color w:val="141221"/>
                <w:w w:val="110"/>
                <w:sz w:val="12"/>
              </w:rPr>
              <w:t>3</w:t>
            </w:r>
            <w:r>
              <w:rPr>
                <w:color w:val="141221"/>
                <w:spacing w:val="-3"/>
                <w:w w:val="110"/>
                <w:sz w:val="12"/>
              </w:rPr>
              <w:t xml:space="preserve"> </w:t>
            </w:r>
            <w:r>
              <w:rPr>
                <w:color w:val="141221"/>
                <w:spacing w:val="-2"/>
                <w:w w:val="110"/>
                <w:sz w:val="12"/>
              </w:rPr>
              <w:t>(Neutral)</w:t>
            </w: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w w:val="115"/>
                <w:sz w:val="20"/>
              </w:rPr>
              <w:t>somewhat</w:t>
            </w:r>
            <w:r>
              <w:rPr>
                <w:spacing w:val="-10"/>
                <w:w w:val="115"/>
                <w:sz w:val="20"/>
              </w:rPr>
              <w:t xml:space="preserve"> </w:t>
            </w:r>
            <w:r>
              <w:rPr>
                <w:w w:val="115"/>
                <w:sz w:val="20"/>
              </w:rPr>
              <w:t>clear</w:t>
            </w:r>
            <w:r>
              <w:rPr>
                <w:spacing w:val="-9"/>
                <w:w w:val="115"/>
                <w:sz w:val="20"/>
              </w:rPr>
              <w:t xml:space="preserve"> </w:t>
            </w:r>
            <w:r>
              <w:rPr>
                <w:w w:val="115"/>
                <w:sz w:val="20"/>
              </w:rPr>
              <w:t>and</w:t>
            </w:r>
            <w:r>
              <w:rPr>
                <w:spacing w:val="-10"/>
                <w:w w:val="115"/>
                <w:sz w:val="20"/>
              </w:rPr>
              <w:t xml:space="preserve"> </w:t>
            </w:r>
            <w:r>
              <w:rPr>
                <w:spacing w:val="-2"/>
                <w:w w:val="115"/>
                <w:sz w:val="20"/>
              </w:rPr>
              <w:t>another</w:t>
            </w:r>
          </w:p>
        </w:tc>
        <w:tc>
          <w:tcPr>
            <w:tcW w:w="2339" w:type="dxa"/>
          </w:tcPr>
          <w:p>
            <w:pPr>
              <w:pStyle w:val="13"/>
              <w:spacing w:before="61"/>
              <w:ind w:left="0" w:right="98"/>
              <w:jc w:val="right"/>
              <w:rPr>
                <w:rFonts w:ascii="Century Gothic"/>
                <w:b/>
                <w:sz w:val="12"/>
              </w:rPr>
            </w:pPr>
            <w:r>
              <w:drawing>
                <wp:inline distT="0" distB="0" distL="0" distR="0">
                  <wp:extent cx="81915" cy="81915"/>
                  <wp:effectExtent l="0" t="0" r="6985" b="6985"/>
                  <wp:docPr id="13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8.png"/>
                          <pic:cNvPicPr>
                            <a:picLocks noChangeAspect="1"/>
                          </pic:cNvPicPr>
                        </pic:nvPicPr>
                        <pic:blipFill>
                          <a:blip r:embed="rId57" cstate="print"/>
                          <a:stretch>
                            <a:fillRect/>
                          </a:stretch>
                        </pic:blipFill>
                        <pic:spPr>
                          <a:xfrm>
                            <a:off x="0" y="0"/>
                            <a:ext cx="82295" cy="82296"/>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25%</w:t>
            </w:r>
          </w:p>
        </w:tc>
        <w:tc>
          <w:tcPr>
            <w:tcW w:w="894" w:type="dxa"/>
          </w:tcPr>
          <w:p>
            <w:pPr>
              <w:pStyle w:val="13"/>
              <w:spacing w:before="72"/>
              <w:ind w:left="100"/>
              <w:rPr>
                <w:sz w:val="12"/>
              </w:rPr>
            </w:pPr>
            <w:r>
              <w:rPr>
                <w:color w:val="141221"/>
                <w:w w:val="126"/>
                <w:sz w:val="12"/>
              </w:rPr>
              <w:t>4</w:t>
            </w: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spacing w:val="-2"/>
                <w:w w:val="115"/>
                <w:sz w:val="20"/>
              </w:rPr>
              <w:t>25%</w:t>
            </w:r>
            <w:r>
              <w:rPr>
                <w:spacing w:val="-4"/>
                <w:w w:val="115"/>
                <w:sz w:val="20"/>
              </w:rPr>
              <w:t xml:space="preserve"> </w:t>
            </w:r>
            <w:r>
              <w:rPr>
                <w:spacing w:val="-2"/>
                <w:w w:val="115"/>
                <w:sz w:val="20"/>
              </w:rPr>
              <w:t>very</w:t>
            </w:r>
            <w:r>
              <w:rPr>
                <w:spacing w:val="-3"/>
                <w:w w:val="115"/>
                <w:sz w:val="20"/>
              </w:rPr>
              <w:t xml:space="preserve"> </w:t>
            </w:r>
            <w:r>
              <w:rPr>
                <w:spacing w:val="-2"/>
                <w:w w:val="115"/>
                <w:sz w:val="20"/>
              </w:rPr>
              <w:t>clear.</w:t>
            </w:r>
            <w:r>
              <w:rPr>
                <w:spacing w:val="-3"/>
                <w:w w:val="115"/>
                <w:sz w:val="20"/>
              </w:rPr>
              <w:t xml:space="preserve"> </w:t>
            </w:r>
            <w:r>
              <w:rPr>
                <w:spacing w:val="-2"/>
                <w:w w:val="115"/>
                <w:sz w:val="20"/>
              </w:rPr>
              <w:t>However,</w:t>
            </w:r>
            <w:r>
              <w:rPr>
                <w:spacing w:val="-3"/>
                <w:w w:val="115"/>
                <w:sz w:val="20"/>
              </w:rPr>
              <w:t xml:space="preserve"> </w:t>
            </w:r>
            <w:r>
              <w:rPr>
                <w:spacing w:val="-5"/>
                <w:w w:val="115"/>
                <w:sz w:val="20"/>
              </w:rPr>
              <w:t>the</w:t>
            </w:r>
          </w:p>
        </w:tc>
        <w:tc>
          <w:tcPr>
            <w:tcW w:w="2339" w:type="dxa"/>
          </w:tcPr>
          <w:p>
            <w:pPr>
              <w:pStyle w:val="13"/>
              <w:spacing w:before="86"/>
              <w:ind w:left="0" w:right="98"/>
              <w:jc w:val="right"/>
              <w:rPr>
                <w:rFonts w:ascii="Century Gothic"/>
                <w:b/>
                <w:sz w:val="12"/>
              </w:rPr>
            </w:pPr>
            <w:r>
              <w:drawing>
                <wp:inline distT="0" distB="0" distL="0" distR="0">
                  <wp:extent cx="82550" cy="82550"/>
                  <wp:effectExtent l="0" t="0" r="6350" b="6350"/>
                  <wp:docPr id="13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31.png"/>
                          <pic:cNvPicPr>
                            <a:picLocks noChangeAspect="1"/>
                          </pic:cNvPicPr>
                        </pic:nvPicPr>
                        <pic:blipFill>
                          <a:blip r:embed="rId60" cstate="print"/>
                          <a:stretch>
                            <a:fillRect/>
                          </a:stretch>
                        </pic:blipFill>
                        <pic:spPr>
                          <a:xfrm>
                            <a:off x="0" y="0"/>
                            <a:ext cx="82581" cy="82581"/>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25%</w:t>
            </w:r>
          </w:p>
        </w:tc>
        <w:tc>
          <w:tcPr>
            <w:tcW w:w="894" w:type="dxa"/>
          </w:tcPr>
          <w:p>
            <w:pPr>
              <w:pStyle w:val="13"/>
              <w:spacing w:before="97"/>
              <w:ind w:left="100"/>
              <w:rPr>
                <w:sz w:val="12"/>
              </w:rPr>
            </w:pPr>
            <w:r>
              <w:rPr>
                <w:color w:val="141221"/>
                <w:w w:val="110"/>
                <w:sz w:val="12"/>
              </w:rPr>
              <w:t>5</w:t>
            </w:r>
            <w:r>
              <w:rPr>
                <w:color w:val="141221"/>
                <w:spacing w:val="-2"/>
                <w:w w:val="110"/>
                <w:sz w:val="12"/>
              </w:rPr>
              <w:t xml:space="preserve"> </w:t>
            </w:r>
            <w:r>
              <w:rPr>
                <w:color w:val="141221"/>
                <w:w w:val="110"/>
                <w:sz w:val="12"/>
              </w:rPr>
              <w:t>(Very</w:t>
            </w:r>
            <w:r>
              <w:rPr>
                <w:color w:val="141221"/>
                <w:spacing w:val="-2"/>
                <w:w w:val="110"/>
                <w:sz w:val="12"/>
              </w:rPr>
              <w:t xml:space="preserve"> Clear)</w:t>
            </w: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w w:val="115"/>
                <w:sz w:val="20"/>
              </w:rPr>
              <w:t>other</w:t>
            </w:r>
            <w:r>
              <w:rPr>
                <w:spacing w:val="-12"/>
                <w:w w:val="115"/>
                <w:sz w:val="20"/>
              </w:rPr>
              <w:t xml:space="preserve"> </w:t>
            </w:r>
            <w:r>
              <w:rPr>
                <w:w w:val="115"/>
                <w:sz w:val="20"/>
              </w:rPr>
              <w:t>half</w:t>
            </w:r>
            <w:r>
              <w:rPr>
                <w:spacing w:val="-12"/>
                <w:w w:val="115"/>
                <w:sz w:val="20"/>
              </w:rPr>
              <w:t xml:space="preserve"> </w:t>
            </w:r>
            <w:r>
              <w:rPr>
                <w:w w:val="115"/>
                <w:sz w:val="20"/>
              </w:rPr>
              <w:t>of</w:t>
            </w:r>
            <w:r>
              <w:rPr>
                <w:spacing w:val="-11"/>
                <w:w w:val="115"/>
                <w:sz w:val="20"/>
              </w:rPr>
              <w:t xml:space="preserve"> </w:t>
            </w:r>
            <w:r>
              <w:rPr>
                <w:w w:val="115"/>
                <w:sz w:val="20"/>
              </w:rPr>
              <w:t>the</w:t>
            </w:r>
            <w:r>
              <w:rPr>
                <w:spacing w:val="-12"/>
                <w:w w:val="115"/>
                <w:sz w:val="20"/>
              </w:rPr>
              <w:t xml:space="preserve"> </w:t>
            </w:r>
            <w:r>
              <w:rPr>
                <w:spacing w:val="-2"/>
                <w:w w:val="115"/>
                <w:sz w:val="20"/>
              </w:rPr>
              <w:t>respondents</w:t>
            </w:r>
          </w:p>
        </w:tc>
        <w:tc>
          <w:tcPr>
            <w:tcW w:w="3233" w:type="dxa"/>
            <w:gridSpan w:val="2"/>
            <w:vMerge w:val="restart"/>
          </w:tcPr>
          <w:p>
            <w:pPr>
              <w:pStyle w:val="13"/>
              <w:spacing w:before="0"/>
              <w:ind w:left="0"/>
              <w:rPr>
                <w:rFonts w:ascii="Times New Roman"/>
                <w:sz w:val="18"/>
              </w:rPr>
            </w:pP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w w:val="115"/>
                <w:sz w:val="20"/>
              </w:rPr>
              <w:t>express</w:t>
            </w:r>
            <w:r>
              <w:rPr>
                <w:spacing w:val="1"/>
                <w:w w:val="115"/>
                <w:sz w:val="20"/>
              </w:rPr>
              <w:t xml:space="preserve"> </w:t>
            </w:r>
            <w:r>
              <w:rPr>
                <w:w w:val="115"/>
                <w:sz w:val="20"/>
              </w:rPr>
              <w:t>less</w:t>
            </w:r>
            <w:r>
              <w:rPr>
                <w:spacing w:val="2"/>
                <w:w w:val="115"/>
                <w:sz w:val="20"/>
              </w:rPr>
              <w:t xml:space="preserve"> </w:t>
            </w:r>
            <w:r>
              <w:rPr>
                <w:w w:val="115"/>
                <w:sz w:val="20"/>
              </w:rPr>
              <w:t>certainty,</w:t>
            </w:r>
            <w:r>
              <w:rPr>
                <w:spacing w:val="1"/>
                <w:w w:val="115"/>
                <w:sz w:val="20"/>
              </w:rPr>
              <w:t xml:space="preserve"> </w:t>
            </w:r>
            <w:r>
              <w:rPr>
                <w:spacing w:val="-4"/>
                <w:w w:val="115"/>
                <w:sz w:val="20"/>
              </w:rPr>
              <w:t>with</w:t>
            </w:r>
          </w:p>
        </w:tc>
        <w:tc>
          <w:tcPr>
            <w:tcW w:w="3233" w:type="dxa"/>
            <w:gridSpan w:val="2"/>
            <w:vMerge w:val="continue"/>
            <w:tcBorders>
              <w:top w:val="nil"/>
            </w:tcBorders>
          </w:tcPr>
          <w:p>
            <w:pPr>
              <w:rPr>
                <w:sz w:val="2"/>
                <w:szCs w:val="2"/>
              </w:rPr>
            </w:pP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spacing w:val="-2"/>
                <w:w w:val="115"/>
                <w:sz w:val="20"/>
              </w:rPr>
              <w:t>27%</w:t>
            </w:r>
            <w:r>
              <w:rPr>
                <w:spacing w:val="-7"/>
                <w:w w:val="115"/>
                <w:sz w:val="20"/>
              </w:rPr>
              <w:t xml:space="preserve"> </w:t>
            </w:r>
            <w:r>
              <w:rPr>
                <w:spacing w:val="-2"/>
                <w:w w:val="115"/>
                <w:sz w:val="20"/>
              </w:rPr>
              <w:t>neutral,</w:t>
            </w:r>
            <w:r>
              <w:rPr>
                <w:spacing w:val="-6"/>
                <w:w w:val="115"/>
                <w:sz w:val="20"/>
              </w:rPr>
              <w:t xml:space="preserve"> </w:t>
            </w:r>
            <w:r>
              <w:rPr>
                <w:spacing w:val="-2"/>
                <w:w w:val="115"/>
                <w:sz w:val="20"/>
              </w:rPr>
              <w:t>17%</w:t>
            </w:r>
            <w:r>
              <w:rPr>
                <w:spacing w:val="-7"/>
                <w:w w:val="115"/>
                <w:sz w:val="20"/>
              </w:rPr>
              <w:t xml:space="preserve"> </w:t>
            </w:r>
            <w:r>
              <w:rPr>
                <w:spacing w:val="-2"/>
                <w:w w:val="115"/>
                <w:sz w:val="20"/>
              </w:rPr>
              <w:t>somewhat</w:t>
            </w:r>
          </w:p>
        </w:tc>
        <w:tc>
          <w:tcPr>
            <w:tcW w:w="3233" w:type="dxa"/>
            <w:gridSpan w:val="2"/>
            <w:vMerge w:val="continue"/>
            <w:tcBorders>
              <w:top w:val="nil"/>
            </w:tcBorders>
          </w:tcPr>
          <w:p>
            <w:pPr>
              <w:rPr>
                <w:sz w:val="2"/>
                <w:szCs w:val="2"/>
              </w:rPr>
            </w:pP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w w:val="115"/>
                <w:sz w:val="20"/>
              </w:rPr>
              <w:t>unclear,</w:t>
            </w:r>
            <w:r>
              <w:rPr>
                <w:spacing w:val="-9"/>
                <w:w w:val="115"/>
                <w:sz w:val="20"/>
              </w:rPr>
              <w:t xml:space="preserve"> </w:t>
            </w:r>
            <w:r>
              <w:rPr>
                <w:w w:val="115"/>
                <w:sz w:val="20"/>
              </w:rPr>
              <w:t>and</w:t>
            </w:r>
            <w:r>
              <w:rPr>
                <w:spacing w:val="-8"/>
                <w:w w:val="115"/>
                <w:sz w:val="20"/>
              </w:rPr>
              <w:t xml:space="preserve"> </w:t>
            </w:r>
            <w:r>
              <w:rPr>
                <w:w w:val="115"/>
                <w:sz w:val="20"/>
              </w:rPr>
              <w:t>6%</w:t>
            </w:r>
            <w:r>
              <w:rPr>
                <w:spacing w:val="-9"/>
                <w:w w:val="115"/>
                <w:sz w:val="20"/>
              </w:rPr>
              <w:t xml:space="preserve"> </w:t>
            </w:r>
            <w:r>
              <w:rPr>
                <w:w w:val="115"/>
                <w:sz w:val="20"/>
              </w:rPr>
              <w:t>very</w:t>
            </w:r>
            <w:r>
              <w:rPr>
                <w:spacing w:val="-8"/>
                <w:w w:val="115"/>
                <w:sz w:val="20"/>
              </w:rPr>
              <w:t xml:space="preserve"> </w:t>
            </w:r>
            <w:r>
              <w:rPr>
                <w:spacing w:val="-2"/>
                <w:w w:val="115"/>
                <w:sz w:val="20"/>
              </w:rPr>
              <w:t>unclear</w:t>
            </w:r>
          </w:p>
        </w:tc>
        <w:tc>
          <w:tcPr>
            <w:tcW w:w="3233" w:type="dxa"/>
            <w:gridSpan w:val="2"/>
            <w:vMerge w:val="continue"/>
            <w:tcBorders>
              <w:top w:val="nil"/>
            </w:tcBorders>
          </w:tcPr>
          <w:p>
            <w:pPr>
              <w:rPr>
                <w:sz w:val="2"/>
                <w:szCs w:val="2"/>
              </w:rPr>
            </w:pPr>
          </w:p>
        </w:tc>
      </w:tr>
      <w:tr>
        <w:tblPrEx>
          <w:tblCellMar>
            <w:top w:w="0" w:type="dxa"/>
            <w:left w:w="0" w:type="dxa"/>
            <w:bottom w:w="0" w:type="dxa"/>
            <w:right w:w="0" w:type="dxa"/>
          </w:tblCellMar>
        </w:tblPrEx>
        <w:trPr>
          <w:trHeight w:val="268" w:hRule="atLeast"/>
        </w:trPr>
        <w:tc>
          <w:tcPr>
            <w:tcW w:w="4771" w:type="dxa"/>
          </w:tcPr>
          <w:p>
            <w:pPr>
              <w:pStyle w:val="13"/>
              <w:spacing w:before="7" w:line="241" w:lineRule="exact"/>
              <w:rPr>
                <w:sz w:val="20"/>
              </w:rPr>
            </w:pPr>
            <w:r>
              <w:rPr>
                <w:w w:val="115"/>
                <w:sz w:val="20"/>
              </w:rPr>
              <w:t>about</w:t>
            </w:r>
            <w:r>
              <w:rPr>
                <w:spacing w:val="-13"/>
                <w:w w:val="115"/>
                <w:sz w:val="20"/>
              </w:rPr>
              <w:t xml:space="preserve"> </w:t>
            </w:r>
            <w:r>
              <w:rPr>
                <w:w w:val="115"/>
                <w:sz w:val="20"/>
              </w:rPr>
              <w:t>AI’s</w:t>
            </w:r>
            <w:r>
              <w:rPr>
                <w:spacing w:val="-12"/>
                <w:w w:val="115"/>
                <w:sz w:val="20"/>
              </w:rPr>
              <w:t xml:space="preserve"> </w:t>
            </w:r>
            <w:r>
              <w:rPr>
                <w:w w:val="115"/>
                <w:sz w:val="20"/>
              </w:rPr>
              <w:t>potential</w:t>
            </w:r>
            <w:r>
              <w:rPr>
                <w:spacing w:val="-13"/>
                <w:w w:val="115"/>
                <w:sz w:val="20"/>
              </w:rPr>
              <w:t xml:space="preserve"> </w:t>
            </w:r>
            <w:r>
              <w:rPr>
                <w:spacing w:val="-2"/>
                <w:w w:val="115"/>
                <w:sz w:val="20"/>
              </w:rPr>
              <w:t>roles.</w:t>
            </w:r>
          </w:p>
        </w:tc>
        <w:tc>
          <w:tcPr>
            <w:tcW w:w="3233" w:type="dxa"/>
            <w:gridSpan w:val="2"/>
            <w:vMerge w:val="continue"/>
            <w:tcBorders>
              <w:top w:val="nil"/>
            </w:tcBorders>
          </w:tcPr>
          <w:p>
            <w:pPr>
              <w:rPr>
                <w:sz w:val="2"/>
                <w:szCs w:val="2"/>
              </w:rPr>
            </w:pPr>
          </w:p>
        </w:tc>
      </w:tr>
    </w:tbl>
    <w:p>
      <w:pPr>
        <w:pStyle w:val="6"/>
        <w:spacing w:before="4"/>
        <w:rPr>
          <w:sz w:val="15"/>
        </w:rPr>
      </w:pPr>
    </w:p>
    <w:p>
      <w:pPr>
        <w:rPr>
          <w:sz w:val="15"/>
        </w:rPr>
        <w:sectPr>
          <w:type w:val="continuous"/>
          <w:pgSz w:w="12240" w:h="15840"/>
          <w:pgMar w:top="1500" w:right="0" w:bottom="280" w:left="520" w:header="0" w:footer="675" w:gutter="0"/>
          <w:cols w:space="720" w:num="1"/>
        </w:sectPr>
      </w:pPr>
    </w:p>
    <w:p>
      <w:pPr>
        <w:pStyle w:val="6"/>
        <w:spacing w:before="5"/>
        <w:rPr>
          <w:sz w:val="14"/>
        </w:rPr>
      </w:pPr>
    </w:p>
    <w:p>
      <w:pPr>
        <w:pStyle w:val="6"/>
        <w:ind w:left="920" w:right="-44"/>
      </w:pPr>
      <w:r>
        <mc:AlternateContent>
          <mc:Choice Requires="wps">
            <w:drawing>
              <wp:inline distT="0" distB="0" distL="0" distR="0">
                <wp:extent cx="3887470" cy="236855"/>
                <wp:effectExtent l="0" t="0" r="11430" b="4445"/>
                <wp:docPr id="570495788" name="docshape330"/>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7"/>
                              <w:ind w:left="422"/>
                              <w:rPr>
                                <w:rFonts w:ascii="Verdana"/>
                                <w:i/>
                                <w:color w:val="000000"/>
                                <w:sz w:val="17"/>
                              </w:rPr>
                            </w:pPr>
                            <w:r>
                              <w:rPr>
                                <w:rFonts w:ascii="Verdana"/>
                                <w:i/>
                                <w:color w:val="454C5B"/>
                                <w:w w:val="90"/>
                                <w:sz w:val="17"/>
                              </w:rPr>
                              <w:t>How</w:t>
                            </w:r>
                            <w:r>
                              <w:rPr>
                                <w:rFonts w:ascii="Verdana"/>
                                <w:i/>
                                <w:color w:val="454C5B"/>
                                <w:spacing w:val="-4"/>
                                <w:w w:val="90"/>
                                <w:sz w:val="17"/>
                              </w:rPr>
                              <w:t xml:space="preserve"> </w:t>
                            </w:r>
                            <w:r>
                              <w:rPr>
                                <w:rFonts w:ascii="Verdana"/>
                                <w:i/>
                                <w:color w:val="454C5B"/>
                                <w:w w:val="90"/>
                                <w:sz w:val="17"/>
                              </w:rPr>
                              <w:t>clear</w:t>
                            </w:r>
                            <w:r>
                              <w:rPr>
                                <w:rFonts w:ascii="Verdana"/>
                                <w:i/>
                                <w:color w:val="454C5B"/>
                                <w:spacing w:val="-4"/>
                                <w:w w:val="90"/>
                                <w:sz w:val="17"/>
                              </w:rPr>
                              <w:t xml:space="preserve"> </w:t>
                            </w:r>
                            <w:r>
                              <w:rPr>
                                <w:rFonts w:ascii="Verdana"/>
                                <w:i/>
                                <w:color w:val="454C5B"/>
                                <w:w w:val="90"/>
                                <w:sz w:val="17"/>
                              </w:rPr>
                              <w:t>are</w:t>
                            </w:r>
                            <w:r>
                              <w:rPr>
                                <w:rFonts w:ascii="Verdana"/>
                                <w:i/>
                                <w:color w:val="454C5B"/>
                                <w:spacing w:val="-3"/>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on</w:t>
                            </w:r>
                            <w:r>
                              <w:rPr>
                                <w:rFonts w:ascii="Verdana"/>
                                <w:i/>
                                <w:color w:val="454C5B"/>
                                <w:spacing w:val="-4"/>
                                <w:w w:val="90"/>
                                <w:sz w:val="17"/>
                              </w:rPr>
                              <w:t xml:space="preserve"> </w:t>
                            </w:r>
                            <w:r>
                              <w:rPr>
                                <w:rFonts w:ascii="Verdana"/>
                                <w:i/>
                                <w:color w:val="454C5B"/>
                                <w:w w:val="90"/>
                                <w:sz w:val="17"/>
                              </w:rPr>
                              <w:t>the</w:t>
                            </w:r>
                            <w:r>
                              <w:rPr>
                                <w:rFonts w:ascii="Verdana"/>
                                <w:i/>
                                <w:color w:val="454C5B"/>
                                <w:spacing w:val="-3"/>
                                <w:w w:val="90"/>
                                <w:sz w:val="17"/>
                              </w:rPr>
                              <w:t xml:space="preserve"> </w:t>
                            </w:r>
                            <w:r>
                              <w:rPr>
                                <w:rFonts w:ascii="Verdana"/>
                                <w:i/>
                                <w:color w:val="454C5B"/>
                                <w:w w:val="90"/>
                                <w:sz w:val="17"/>
                              </w:rPr>
                              <w:t>potential</w:t>
                            </w:r>
                            <w:r>
                              <w:rPr>
                                <w:rFonts w:ascii="Verdana"/>
                                <w:i/>
                                <w:color w:val="454C5B"/>
                                <w:spacing w:val="-4"/>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cases</w:t>
                            </w:r>
                            <w:r>
                              <w:rPr>
                                <w:rFonts w:ascii="Verdana"/>
                                <w:i/>
                                <w:color w:val="454C5B"/>
                                <w:spacing w:val="-4"/>
                                <w:w w:val="90"/>
                                <w:sz w:val="17"/>
                              </w:rPr>
                              <w:t xml:space="preserve"> </w:t>
                            </w:r>
                            <w:r>
                              <w:rPr>
                                <w:rFonts w:ascii="Verdana"/>
                                <w:i/>
                                <w:color w:val="454C5B"/>
                                <w:w w:val="90"/>
                                <w:sz w:val="17"/>
                              </w:rPr>
                              <w:t>of</w:t>
                            </w:r>
                            <w:r>
                              <w:rPr>
                                <w:rFonts w:ascii="Verdana"/>
                                <w:i/>
                                <w:color w:val="454C5B"/>
                                <w:spacing w:val="-4"/>
                                <w:w w:val="90"/>
                                <w:sz w:val="17"/>
                              </w:rPr>
                              <w:t xml:space="preserve"> </w:t>
                            </w:r>
                            <w:r>
                              <w:rPr>
                                <w:rFonts w:ascii="Verdana"/>
                                <w:i/>
                                <w:color w:val="454C5B"/>
                                <w:w w:val="90"/>
                                <w:sz w:val="17"/>
                              </w:rPr>
                              <w:t>AI</w:t>
                            </w:r>
                            <w:r>
                              <w:rPr>
                                <w:rFonts w:ascii="Verdana"/>
                                <w:i/>
                                <w:color w:val="454C5B"/>
                                <w:spacing w:val="-3"/>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spacing w:val="-2"/>
                                <w:w w:val="90"/>
                                <w:sz w:val="17"/>
                              </w:rPr>
                              <w:t>cybersecurity?</w:t>
                            </w:r>
                          </w:p>
                        </w:txbxContent>
                      </wps:txbx>
                      <wps:bodyPr rot="0" vert="horz" wrap="square" lIns="0" tIns="0" rIns="0" bIns="0" anchor="t" anchorCtr="0" upright="1">
                        <a:noAutofit/>
                      </wps:bodyPr>
                    </wps:wsp>
                  </a:graphicData>
                </a:graphic>
              </wp:inline>
            </w:drawing>
          </mc:Choice>
          <mc:Fallback>
            <w:pict>
              <v:shape id="docshape330" o:spid="_x0000_s1026" o:spt="202" type="#_x0000_t202" style="height:18.65pt;width:306.1pt;" fillcolor="#EEF3F8" filled="t" stroked="f" coordsize="21600,21600" o:gfxdata="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fpJud1AAAAAQBAAAPAAAAAAAAAAEAIAAAACIAAABkcnMvZG93bnJl&#10;di54bWxQSwECFAAUAAAACACHTuJAqneSCAECAAAGBAAADgAAAAAAAAABACAAAAAjAQAAZHJzL2Uy&#10;b0RvYy54bWxQSwUGAAAAAAYABgBZAQAAlgUAAAAA&#10;">
                <v:fill on="t" focussize="0,0"/>
                <v:stroke on="f"/>
                <v:imagedata o:title=""/>
                <o:lock v:ext="edit" aspectratio="f"/>
                <v:textbox inset="0mm,0mm,0mm,0mm">
                  <w:txbxContent>
                    <w:p>
                      <w:pPr>
                        <w:spacing w:before="57"/>
                        <w:ind w:left="422"/>
                        <w:rPr>
                          <w:rFonts w:ascii="Verdana"/>
                          <w:i/>
                          <w:color w:val="000000"/>
                          <w:sz w:val="17"/>
                        </w:rPr>
                      </w:pPr>
                      <w:r>
                        <w:rPr>
                          <w:rFonts w:ascii="Verdana"/>
                          <w:i/>
                          <w:color w:val="454C5B"/>
                          <w:w w:val="90"/>
                          <w:sz w:val="17"/>
                        </w:rPr>
                        <w:t>How</w:t>
                      </w:r>
                      <w:r>
                        <w:rPr>
                          <w:rFonts w:ascii="Verdana"/>
                          <w:i/>
                          <w:color w:val="454C5B"/>
                          <w:spacing w:val="-4"/>
                          <w:w w:val="90"/>
                          <w:sz w:val="17"/>
                        </w:rPr>
                        <w:t xml:space="preserve"> </w:t>
                      </w:r>
                      <w:r>
                        <w:rPr>
                          <w:rFonts w:ascii="Verdana"/>
                          <w:i/>
                          <w:color w:val="454C5B"/>
                          <w:w w:val="90"/>
                          <w:sz w:val="17"/>
                        </w:rPr>
                        <w:t>clear</w:t>
                      </w:r>
                      <w:r>
                        <w:rPr>
                          <w:rFonts w:ascii="Verdana"/>
                          <w:i/>
                          <w:color w:val="454C5B"/>
                          <w:spacing w:val="-4"/>
                          <w:w w:val="90"/>
                          <w:sz w:val="17"/>
                        </w:rPr>
                        <w:t xml:space="preserve"> </w:t>
                      </w:r>
                      <w:r>
                        <w:rPr>
                          <w:rFonts w:ascii="Verdana"/>
                          <w:i/>
                          <w:color w:val="454C5B"/>
                          <w:w w:val="90"/>
                          <w:sz w:val="17"/>
                        </w:rPr>
                        <w:t>are</w:t>
                      </w:r>
                      <w:r>
                        <w:rPr>
                          <w:rFonts w:ascii="Verdana"/>
                          <w:i/>
                          <w:color w:val="454C5B"/>
                          <w:spacing w:val="-3"/>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on</w:t>
                      </w:r>
                      <w:r>
                        <w:rPr>
                          <w:rFonts w:ascii="Verdana"/>
                          <w:i/>
                          <w:color w:val="454C5B"/>
                          <w:spacing w:val="-4"/>
                          <w:w w:val="90"/>
                          <w:sz w:val="17"/>
                        </w:rPr>
                        <w:t xml:space="preserve"> </w:t>
                      </w:r>
                      <w:r>
                        <w:rPr>
                          <w:rFonts w:ascii="Verdana"/>
                          <w:i/>
                          <w:color w:val="454C5B"/>
                          <w:w w:val="90"/>
                          <w:sz w:val="17"/>
                        </w:rPr>
                        <w:t>the</w:t>
                      </w:r>
                      <w:r>
                        <w:rPr>
                          <w:rFonts w:ascii="Verdana"/>
                          <w:i/>
                          <w:color w:val="454C5B"/>
                          <w:spacing w:val="-3"/>
                          <w:w w:val="90"/>
                          <w:sz w:val="17"/>
                        </w:rPr>
                        <w:t xml:space="preserve"> </w:t>
                      </w:r>
                      <w:r>
                        <w:rPr>
                          <w:rFonts w:ascii="Verdana"/>
                          <w:i/>
                          <w:color w:val="454C5B"/>
                          <w:w w:val="90"/>
                          <w:sz w:val="17"/>
                        </w:rPr>
                        <w:t>potential</w:t>
                      </w:r>
                      <w:r>
                        <w:rPr>
                          <w:rFonts w:ascii="Verdana"/>
                          <w:i/>
                          <w:color w:val="454C5B"/>
                          <w:spacing w:val="-4"/>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cases</w:t>
                      </w:r>
                      <w:r>
                        <w:rPr>
                          <w:rFonts w:ascii="Verdana"/>
                          <w:i/>
                          <w:color w:val="454C5B"/>
                          <w:spacing w:val="-4"/>
                          <w:w w:val="90"/>
                          <w:sz w:val="17"/>
                        </w:rPr>
                        <w:t xml:space="preserve"> </w:t>
                      </w:r>
                      <w:r>
                        <w:rPr>
                          <w:rFonts w:ascii="Verdana"/>
                          <w:i/>
                          <w:color w:val="454C5B"/>
                          <w:w w:val="90"/>
                          <w:sz w:val="17"/>
                        </w:rPr>
                        <w:t>of</w:t>
                      </w:r>
                      <w:r>
                        <w:rPr>
                          <w:rFonts w:ascii="Verdana"/>
                          <w:i/>
                          <w:color w:val="454C5B"/>
                          <w:spacing w:val="-4"/>
                          <w:w w:val="90"/>
                          <w:sz w:val="17"/>
                        </w:rPr>
                        <w:t xml:space="preserve"> </w:t>
                      </w:r>
                      <w:r>
                        <w:rPr>
                          <w:rFonts w:ascii="Verdana"/>
                          <w:i/>
                          <w:color w:val="454C5B"/>
                          <w:w w:val="90"/>
                          <w:sz w:val="17"/>
                        </w:rPr>
                        <w:t>AI</w:t>
                      </w:r>
                      <w:r>
                        <w:rPr>
                          <w:rFonts w:ascii="Verdana"/>
                          <w:i/>
                          <w:color w:val="454C5B"/>
                          <w:spacing w:val="-3"/>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spacing w:val="-2"/>
                          <w:w w:val="90"/>
                          <w:sz w:val="17"/>
                        </w:rPr>
                        <w:t>cybersecurity?</w:t>
                      </w:r>
                    </w:p>
                  </w:txbxContent>
                </v:textbox>
                <w10:wrap type="none"/>
                <w10:anchorlock/>
              </v:shape>
            </w:pict>
          </mc:Fallback>
        </mc:AlternateContent>
      </w:r>
    </w:p>
    <w:p>
      <w:pPr>
        <w:pStyle w:val="6"/>
        <w:spacing w:before="7"/>
        <w:rPr>
          <w:sz w:val="19"/>
        </w:rPr>
      </w:pPr>
    </w:p>
    <w:p>
      <w:pPr>
        <w:ind w:left="920"/>
        <w:rPr>
          <w:sz w:val="14"/>
        </w:rPr>
      </w:pPr>
      <w:r>
        <w:rPr>
          <w:w w:val="115"/>
          <w:sz w:val="14"/>
        </w:rPr>
        <w:t>C-level</w:t>
      </w:r>
      <w:r>
        <w:rPr>
          <w:spacing w:val="-7"/>
          <w:w w:val="115"/>
          <w:sz w:val="14"/>
        </w:rPr>
        <w:t xml:space="preserve"> </w:t>
      </w:r>
      <w:r>
        <w:rPr>
          <w:w w:val="115"/>
          <w:sz w:val="14"/>
        </w:rPr>
        <w:t>or</w:t>
      </w:r>
      <w:r>
        <w:rPr>
          <w:spacing w:val="-7"/>
          <w:w w:val="115"/>
          <w:sz w:val="14"/>
        </w:rPr>
        <w:t xml:space="preserve"> </w:t>
      </w:r>
      <w:r>
        <w:rPr>
          <w:spacing w:val="-2"/>
          <w:w w:val="115"/>
          <w:sz w:val="14"/>
        </w:rPr>
        <w:t>executive</w:t>
      </w:r>
    </w:p>
    <w:p>
      <w:pPr>
        <w:pStyle w:val="6"/>
        <w:spacing w:before="6"/>
        <w:rPr>
          <w:sz w:val="4"/>
        </w:rPr>
      </w:pPr>
    </w:p>
    <w:p>
      <w:pPr>
        <w:pStyle w:val="6"/>
        <w:ind w:left="920" w:right="-29"/>
      </w:pPr>
      <w:r>
        <mc:AlternateContent>
          <mc:Choice Requires="wpg">
            <w:drawing>
              <wp:inline distT="0" distB="0" distL="0" distR="0">
                <wp:extent cx="3887470" cy="169545"/>
                <wp:effectExtent l="0" t="0" r="11430" b="8255"/>
                <wp:docPr id="1062480689" name="docshapegroup331"/>
                <wp:cNvGraphicFramePr/>
                <a:graphic xmlns:a="http://schemas.openxmlformats.org/drawingml/2006/main">
                  <a:graphicData uri="http://schemas.microsoft.com/office/word/2010/wordprocessingGroup">
                    <wpg:wgp>
                      <wpg:cNvGrpSpPr/>
                      <wpg:grpSpPr>
                        <a:xfrm>
                          <a:off x="0" y="0"/>
                          <a:ext cx="3887470" cy="169545"/>
                          <a:chOff x="0" y="0"/>
                          <a:chExt cx="6122" cy="267"/>
                        </a:xfrm>
                      </wpg:grpSpPr>
                      <wps:wsp>
                        <wps:cNvPr id="515094512" name="docshape332"/>
                        <wps:cNvSpPr txBox="1"/>
                        <wps:spPr bwMode="auto">
                          <a:xfrm>
                            <a:off x="2938" y="0"/>
                            <a:ext cx="3184" cy="267"/>
                          </a:xfrm>
                          <a:prstGeom prst="rect">
                            <a:avLst/>
                          </a:prstGeom>
                          <a:solidFill>
                            <a:srgbClr val="102A55"/>
                          </a:solidFill>
                          <a:ln>
                            <a:noFill/>
                          </a:ln>
                        </wps:spPr>
                        <wps:txbx>
                          <w:txbxContent>
                            <w:p>
                              <w:pPr>
                                <w:spacing w:before="45"/>
                                <w:ind w:left="1433" w:right="1433"/>
                                <w:jc w:val="center"/>
                                <w:rPr>
                                  <w:rFonts w:ascii="Century Gothic"/>
                                  <w:b/>
                                  <w:color w:val="000000"/>
                                  <w:sz w:val="14"/>
                                </w:rPr>
                              </w:pPr>
                              <w:r>
                                <w:rPr>
                                  <w:rFonts w:ascii="Century Gothic"/>
                                  <w:b/>
                                  <w:color w:val="FFFFFF"/>
                                  <w:spacing w:val="-5"/>
                                  <w:w w:val="105"/>
                                  <w:sz w:val="14"/>
                                </w:rPr>
                                <w:t>52%</w:t>
                              </w:r>
                            </w:p>
                          </w:txbxContent>
                        </wps:txbx>
                        <wps:bodyPr rot="0" vert="horz" wrap="square" lIns="0" tIns="0" rIns="0" bIns="0" anchor="t" anchorCtr="0" upright="1">
                          <a:noAutofit/>
                        </wps:bodyPr>
                      </wps:wsp>
                      <wps:wsp>
                        <wps:cNvPr id="1452537656" name="docshape333"/>
                        <wps:cNvSpPr txBox="1"/>
                        <wps:spPr bwMode="auto">
                          <a:xfrm>
                            <a:off x="1897" y="0"/>
                            <a:ext cx="1041" cy="267"/>
                          </a:xfrm>
                          <a:prstGeom prst="rect">
                            <a:avLst/>
                          </a:prstGeom>
                          <a:solidFill>
                            <a:srgbClr val="00549E"/>
                          </a:solidFill>
                          <a:ln>
                            <a:noFill/>
                          </a:ln>
                        </wps:spPr>
                        <wps:txbx>
                          <w:txbxContent>
                            <w:p>
                              <w:pPr>
                                <w:spacing w:before="42"/>
                                <w:ind w:left="369" w:right="369"/>
                                <w:jc w:val="center"/>
                                <w:rPr>
                                  <w:rFonts w:ascii="Century Gothic"/>
                                  <w:b/>
                                  <w:color w:val="000000"/>
                                  <w:sz w:val="14"/>
                                </w:rPr>
                              </w:pPr>
                              <w:r>
                                <w:rPr>
                                  <w:rFonts w:ascii="Century Gothic"/>
                                  <w:b/>
                                  <w:color w:val="FFFFFF"/>
                                  <w:spacing w:val="-5"/>
                                  <w:sz w:val="14"/>
                                </w:rPr>
                                <w:t>17%</w:t>
                              </w:r>
                            </w:p>
                          </w:txbxContent>
                        </wps:txbx>
                        <wps:bodyPr rot="0" vert="horz" wrap="square" lIns="0" tIns="0" rIns="0" bIns="0" anchor="t" anchorCtr="0" upright="1">
                          <a:noAutofit/>
                        </wps:bodyPr>
                      </wps:wsp>
                      <wps:wsp>
                        <wps:cNvPr id="1853927017" name="docshape334"/>
                        <wps:cNvSpPr txBox="1"/>
                        <wps:spPr bwMode="auto">
                          <a:xfrm>
                            <a:off x="918" y="0"/>
                            <a:ext cx="980" cy="267"/>
                          </a:xfrm>
                          <a:prstGeom prst="rect">
                            <a:avLst/>
                          </a:prstGeom>
                          <a:solidFill>
                            <a:srgbClr val="0092FF"/>
                          </a:solidFill>
                          <a:ln>
                            <a:noFill/>
                          </a:ln>
                        </wps:spPr>
                        <wps:txbx>
                          <w:txbxContent>
                            <w:p>
                              <w:pPr>
                                <w:spacing w:before="40"/>
                                <w:ind w:left="331" w:right="331"/>
                                <w:jc w:val="center"/>
                                <w:rPr>
                                  <w:rFonts w:ascii="Century Gothic"/>
                                  <w:b/>
                                  <w:color w:val="000000"/>
                                  <w:sz w:val="14"/>
                                </w:rPr>
                              </w:pPr>
                              <w:r>
                                <w:rPr>
                                  <w:rFonts w:ascii="Century Gothic"/>
                                  <w:b/>
                                  <w:color w:val="FFFFFF"/>
                                  <w:spacing w:val="-5"/>
                                  <w:w w:val="105"/>
                                  <w:sz w:val="14"/>
                                </w:rPr>
                                <w:t>16%</w:t>
                              </w:r>
                            </w:p>
                          </w:txbxContent>
                        </wps:txbx>
                        <wps:bodyPr rot="0" vert="horz" wrap="square" lIns="0" tIns="0" rIns="0" bIns="0" anchor="t" anchorCtr="0" upright="1">
                          <a:noAutofit/>
                        </wps:bodyPr>
                      </wps:wsp>
                      <wps:wsp>
                        <wps:cNvPr id="584630958" name="docshape335"/>
                        <wps:cNvSpPr txBox="1"/>
                        <wps:spPr bwMode="auto">
                          <a:xfrm>
                            <a:off x="367" y="0"/>
                            <a:ext cx="551" cy="267"/>
                          </a:xfrm>
                          <a:prstGeom prst="rect">
                            <a:avLst/>
                          </a:prstGeom>
                          <a:solidFill>
                            <a:srgbClr val="66BDFF"/>
                          </a:solidFill>
                          <a:ln>
                            <a:noFill/>
                          </a:ln>
                        </wps:spPr>
                        <wps:txbx>
                          <w:txbxContent>
                            <w:p>
                              <w:pPr>
                                <w:spacing w:before="43"/>
                                <w:ind w:left="167"/>
                                <w:rPr>
                                  <w:rFonts w:ascii="Century Gothic"/>
                                  <w:b/>
                                  <w:color w:val="000000"/>
                                  <w:sz w:val="14"/>
                                </w:rPr>
                              </w:pPr>
                              <w:r>
                                <w:rPr>
                                  <w:rFonts w:ascii="Century Gothic"/>
                                  <w:b/>
                                  <w:color w:val="FFFFFF"/>
                                  <w:spacing w:val="-5"/>
                                  <w:w w:val="110"/>
                                  <w:sz w:val="14"/>
                                </w:rPr>
                                <w:t>9%</w:t>
                              </w:r>
                            </w:p>
                          </w:txbxContent>
                        </wps:txbx>
                        <wps:bodyPr rot="0" vert="horz" wrap="square" lIns="0" tIns="0" rIns="0" bIns="0" anchor="t" anchorCtr="0" upright="1">
                          <a:noAutofit/>
                        </wps:bodyPr>
                      </wps:wsp>
                      <wps:wsp>
                        <wps:cNvPr id="1835840196" name="docshape336"/>
                        <wps:cNvSpPr txBox="1"/>
                        <wps:spPr bwMode="auto">
                          <a:xfrm>
                            <a:off x="0" y="0"/>
                            <a:ext cx="368" cy="267"/>
                          </a:xfrm>
                          <a:prstGeom prst="rect">
                            <a:avLst/>
                          </a:prstGeom>
                          <a:solidFill>
                            <a:srgbClr val="C3E5FF"/>
                          </a:solidFill>
                          <a:ln>
                            <a:noFill/>
                          </a:ln>
                        </wps:spPr>
                        <wps:txbx>
                          <w:txbxContent>
                            <w:p>
                              <w:pPr>
                                <w:spacing w:before="39"/>
                                <w:ind w:left="74"/>
                                <w:rPr>
                                  <w:rFonts w:ascii="Century Gothic"/>
                                  <w:b/>
                                  <w:color w:val="000000"/>
                                  <w:sz w:val="14"/>
                                </w:rPr>
                              </w:pPr>
                              <w:r>
                                <w:rPr>
                                  <w:rFonts w:ascii="Century Gothic"/>
                                  <w:b/>
                                  <w:color w:val="000000"/>
                                  <w:spacing w:val="-5"/>
                                  <w:w w:val="110"/>
                                  <w:sz w:val="14"/>
                                </w:rPr>
                                <w:t>6%</w:t>
                              </w:r>
                            </w:p>
                          </w:txbxContent>
                        </wps:txbx>
                        <wps:bodyPr rot="0" vert="horz" wrap="square" lIns="0" tIns="0" rIns="0" bIns="0" anchor="t" anchorCtr="0" upright="1">
                          <a:noAutofit/>
                        </wps:bodyPr>
                      </wps:wsp>
                    </wpg:wgp>
                  </a:graphicData>
                </a:graphic>
              </wp:inline>
            </w:drawing>
          </mc:Choice>
          <mc:Fallback>
            <w:pict>
              <v:group id="docshapegroup331" o:spid="_x0000_s1026" o:spt="203" style="height:13.35pt;width:306.1pt;" coordsize="6122,267" o:gfxdata="UEsDBAoAAAAAAIdO4kAAAAAAAAAAAAAAAAAEAAAAZHJzL1BLAwQUAAAACACHTuJAxGiGud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">
                <o:lock v:ext="edit" aspectratio="f"/>
                <v:shape id="docshape332" o:spid="_x0000_s1026" o:spt="202" type="#_x0000_t202" style="position:absolute;left:2938;top:0;height:267;width:3184;" fillcolor="#102A55" filled="t" stroked="f" coordsize="21600,21600" o:gfxdata="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X&#10;TAVqwwAAAOIAAAAPAAAAAAAAAAEAIAAAACIAAABkcnMvZG93bnJldi54bWxQSwECFAAUAAAACACH&#10;TuJAMy8FnjsAAAA5AAAAEAAAAAAAAAABACAAAAASAQAAZHJzL3NoYXBleG1sLnhtbFBLBQYAAAAA&#10;BgAGAFsBAAC8AwAAAAA=&#10;">
                  <v:fill on="t" focussize="0,0"/>
                  <v:stroke on="f"/>
                  <v:imagedata o:title=""/>
                  <o:lock v:ext="edit" aspectratio="f"/>
                  <v:textbox inset="0mm,0mm,0mm,0mm">
                    <w:txbxContent>
                      <w:p>
                        <w:pPr>
                          <w:spacing w:before="45"/>
                          <w:ind w:left="1433" w:right="1433"/>
                          <w:jc w:val="center"/>
                          <w:rPr>
                            <w:rFonts w:ascii="Century Gothic"/>
                            <w:b/>
                            <w:color w:val="000000"/>
                            <w:sz w:val="14"/>
                          </w:rPr>
                        </w:pPr>
                        <w:r>
                          <w:rPr>
                            <w:rFonts w:ascii="Century Gothic"/>
                            <w:b/>
                            <w:color w:val="FFFFFF"/>
                            <w:spacing w:val="-5"/>
                            <w:w w:val="105"/>
                            <w:sz w:val="14"/>
                          </w:rPr>
                          <w:t>52%</w:t>
                        </w:r>
                      </w:p>
                    </w:txbxContent>
                  </v:textbox>
                </v:shape>
                <v:shape id="docshape333" o:spid="_x0000_s1026" o:spt="202" type="#_x0000_t202" style="position:absolute;left:1897;top:0;height:267;width:1041;" fillcolor="#00549E" filled="t" stroked="f" coordsize="21600,21600" o:gfxdata="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huD8cQAAADjAAAADwAAAAAAAAABACAAAAAiAAAAZHJzL2Rvd25yZXYueG1sUEsBAhQAFAAAAAgA&#10;h07iQDMvBZ47AAAAOQAAABAAAAAAAAAAAQAgAAAAEwEAAGRycy9zaGFwZXhtbC54bWxQSwUGAAAA&#10;AAYABgBbAQAAvQMAAAAA&#10;">
                  <v:fill on="t" focussize="0,0"/>
                  <v:stroke on="f"/>
                  <v:imagedata o:title=""/>
                  <o:lock v:ext="edit" aspectratio="f"/>
                  <v:textbox inset="0mm,0mm,0mm,0mm">
                    <w:txbxContent>
                      <w:p>
                        <w:pPr>
                          <w:spacing w:before="42"/>
                          <w:ind w:left="369" w:right="369"/>
                          <w:jc w:val="center"/>
                          <w:rPr>
                            <w:rFonts w:ascii="Century Gothic"/>
                            <w:b/>
                            <w:color w:val="000000"/>
                            <w:sz w:val="14"/>
                          </w:rPr>
                        </w:pPr>
                        <w:r>
                          <w:rPr>
                            <w:rFonts w:ascii="Century Gothic"/>
                            <w:b/>
                            <w:color w:val="FFFFFF"/>
                            <w:spacing w:val="-5"/>
                            <w:sz w:val="14"/>
                          </w:rPr>
                          <w:t>17%</w:t>
                        </w:r>
                      </w:p>
                    </w:txbxContent>
                  </v:textbox>
                </v:shape>
                <v:shape id="docshape334" o:spid="_x0000_s1026" o:spt="202" type="#_x0000_t202" style="position:absolute;left:918;top:0;height:267;width:980;" fillcolor="#0092FF" filled="t" stroked="f" coordsize="21600,21600" o:gfxdata="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AqHP&#10;wAAAAOM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pPr>
                          <w:spacing w:before="40"/>
                          <w:ind w:left="331" w:right="331"/>
                          <w:jc w:val="center"/>
                          <w:rPr>
                            <w:rFonts w:ascii="Century Gothic"/>
                            <w:b/>
                            <w:color w:val="000000"/>
                            <w:sz w:val="14"/>
                          </w:rPr>
                        </w:pPr>
                        <w:r>
                          <w:rPr>
                            <w:rFonts w:ascii="Century Gothic"/>
                            <w:b/>
                            <w:color w:val="FFFFFF"/>
                            <w:spacing w:val="-5"/>
                            <w:w w:val="105"/>
                            <w:sz w:val="14"/>
                          </w:rPr>
                          <w:t>16%</w:t>
                        </w:r>
                      </w:p>
                    </w:txbxContent>
                  </v:textbox>
                </v:shape>
                <v:shape id="docshape335" o:spid="_x0000_s1026" o:spt="202" type="#_x0000_t202" style="position:absolute;left:367;top:0;height:267;width:551;" fillcolor="#66BDFF" filled="t" stroked="f" coordsize="21600,21600" o:gfxdata="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91Ab4A&#10;AADi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43"/>
                          <w:ind w:left="167"/>
                          <w:rPr>
                            <w:rFonts w:ascii="Century Gothic"/>
                            <w:b/>
                            <w:color w:val="000000"/>
                            <w:sz w:val="14"/>
                          </w:rPr>
                        </w:pPr>
                        <w:r>
                          <w:rPr>
                            <w:rFonts w:ascii="Century Gothic"/>
                            <w:b/>
                            <w:color w:val="FFFFFF"/>
                            <w:spacing w:val="-5"/>
                            <w:w w:val="110"/>
                            <w:sz w:val="14"/>
                          </w:rPr>
                          <w:t>9%</w:t>
                        </w:r>
                      </w:p>
                    </w:txbxContent>
                  </v:textbox>
                </v:shape>
                <v:shape id="docshape336" o:spid="_x0000_s1026" o:spt="202" type="#_x0000_t202" style="position:absolute;left:0;top:0;height:267;width:368;" fillcolor="#C3E5FF" filled="t" stroked="f" coordsize="21600,21600" o:gfxdata="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q/zL&#10;wAAAAOM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pPr>
                          <w:spacing w:before="39"/>
                          <w:ind w:left="74"/>
                          <w:rPr>
                            <w:rFonts w:ascii="Century Gothic"/>
                            <w:b/>
                            <w:color w:val="000000"/>
                            <w:sz w:val="14"/>
                          </w:rPr>
                        </w:pPr>
                        <w:r>
                          <w:rPr>
                            <w:rFonts w:ascii="Century Gothic"/>
                            <w:b/>
                            <w:color w:val="000000"/>
                            <w:spacing w:val="-5"/>
                            <w:w w:val="110"/>
                            <w:sz w:val="14"/>
                          </w:rPr>
                          <w:t>6%</w:t>
                        </w:r>
                      </w:p>
                    </w:txbxContent>
                  </v:textbox>
                </v:shape>
                <w10:wrap type="none"/>
                <w10:anchorlock/>
              </v:group>
            </w:pict>
          </mc:Fallback>
        </mc:AlternateContent>
      </w:r>
    </w:p>
    <w:p>
      <w:pPr>
        <w:pStyle w:val="6"/>
        <w:rPr>
          <w:sz w:val="15"/>
        </w:rPr>
      </w:pPr>
    </w:p>
    <w:p>
      <w:pPr>
        <w:ind w:left="920"/>
        <w:rPr>
          <w:sz w:val="14"/>
        </w:rPr>
      </w:pPr>
      <w:r>
        <w:rPr>
          <w:spacing w:val="-2"/>
          <w:w w:val="115"/>
          <w:sz w:val="14"/>
        </w:rPr>
        <w:t>Staff</w:t>
      </w:r>
    </w:p>
    <w:p>
      <w:pPr>
        <w:pStyle w:val="6"/>
        <w:spacing w:before="6"/>
        <w:rPr>
          <w:sz w:val="4"/>
        </w:rPr>
      </w:pPr>
    </w:p>
    <w:p>
      <w:pPr>
        <w:pStyle w:val="6"/>
        <w:ind w:left="920" w:right="-29"/>
      </w:pPr>
      <w:r>
        <mc:AlternateContent>
          <mc:Choice Requires="wpg">
            <w:drawing>
              <wp:inline distT="0" distB="0" distL="0" distR="0">
                <wp:extent cx="3887470" cy="169545"/>
                <wp:effectExtent l="0" t="0" r="11430" b="8255"/>
                <wp:docPr id="2093880417" name="docshapegroup337"/>
                <wp:cNvGraphicFramePr/>
                <a:graphic xmlns:a="http://schemas.openxmlformats.org/drawingml/2006/main">
                  <a:graphicData uri="http://schemas.microsoft.com/office/word/2010/wordprocessingGroup">
                    <wpg:wgp>
                      <wpg:cNvGrpSpPr/>
                      <wpg:grpSpPr>
                        <a:xfrm>
                          <a:off x="0" y="0"/>
                          <a:ext cx="3887470" cy="169545"/>
                          <a:chOff x="0" y="0"/>
                          <a:chExt cx="6122" cy="267"/>
                        </a:xfrm>
                      </wpg:grpSpPr>
                      <wps:wsp>
                        <wps:cNvPr id="1792372184" name="docshape338"/>
                        <wps:cNvSpPr txBox="1"/>
                        <wps:spPr bwMode="auto">
                          <a:xfrm>
                            <a:off x="5264" y="0"/>
                            <a:ext cx="858" cy="267"/>
                          </a:xfrm>
                          <a:prstGeom prst="rect">
                            <a:avLst/>
                          </a:prstGeom>
                          <a:solidFill>
                            <a:srgbClr val="102A55"/>
                          </a:solidFill>
                          <a:ln>
                            <a:noFill/>
                          </a:ln>
                        </wps:spPr>
                        <wps:txbx>
                          <w:txbxContent>
                            <w:p>
                              <w:pPr>
                                <w:spacing w:before="40"/>
                                <w:ind w:left="281"/>
                                <w:rPr>
                                  <w:rFonts w:ascii="Century Gothic"/>
                                  <w:b/>
                                  <w:color w:val="000000"/>
                                  <w:sz w:val="14"/>
                                </w:rPr>
                              </w:pPr>
                              <w:r>
                                <w:rPr>
                                  <w:rFonts w:ascii="Century Gothic"/>
                                  <w:b/>
                                  <w:color w:val="FFFFFF"/>
                                  <w:spacing w:val="-5"/>
                                  <w:w w:val="105"/>
                                  <w:sz w:val="14"/>
                                </w:rPr>
                                <w:t>14%</w:t>
                              </w:r>
                            </w:p>
                          </w:txbxContent>
                        </wps:txbx>
                        <wps:bodyPr rot="0" vert="horz" wrap="square" lIns="0" tIns="0" rIns="0" bIns="0" anchor="t" anchorCtr="0" upright="1">
                          <a:noAutofit/>
                        </wps:bodyPr>
                      </wps:wsp>
                      <wps:wsp>
                        <wps:cNvPr id="1393440821" name="docshape339"/>
                        <wps:cNvSpPr txBox="1"/>
                        <wps:spPr bwMode="auto">
                          <a:xfrm>
                            <a:off x="3672" y="0"/>
                            <a:ext cx="1592" cy="267"/>
                          </a:xfrm>
                          <a:prstGeom prst="rect">
                            <a:avLst/>
                          </a:prstGeom>
                          <a:solidFill>
                            <a:srgbClr val="00549E"/>
                          </a:solidFill>
                          <a:ln>
                            <a:noFill/>
                          </a:ln>
                        </wps:spPr>
                        <wps:txbx>
                          <w:txbxContent>
                            <w:p>
                              <w:pPr>
                                <w:spacing w:before="38"/>
                                <w:ind w:left="631" w:right="631"/>
                                <w:jc w:val="center"/>
                                <w:rPr>
                                  <w:rFonts w:ascii="Century Gothic"/>
                                  <w:b/>
                                  <w:color w:val="000000"/>
                                  <w:sz w:val="14"/>
                                </w:rPr>
                              </w:pPr>
                              <w:r>
                                <w:rPr>
                                  <w:rFonts w:ascii="Century Gothic"/>
                                  <w:b/>
                                  <w:color w:val="FFFFFF"/>
                                  <w:spacing w:val="-5"/>
                                  <w:w w:val="110"/>
                                  <w:sz w:val="14"/>
                                </w:rPr>
                                <w:t>26%</w:t>
                              </w:r>
                            </w:p>
                          </w:txbxContent>
                        </wps:txbx>
                        <wps:bodyPr rot="0" vert="horz" wrap="square" lIns="0" tIns="0" rIns="0" bIns="0" anchor="t" anchorCtr="0" upright="1">
                          <a:noAutofit/>
                        </wps:bodyPr>
                      </wps:wsp>
                      <wps:wsp>
                        <wps:cNvPr id="1627108938" name="docshape340"/>
                        <wps:cNvSpPr txBox="1"/>
                        <wps:spPr bwMode="auto">
                          <a:xfrm>
                            <a:off x="1897" y="0"/>
                            <a:ext cx="1776" cy="267"/>
                          </a:xfrm>
                          <a:prstGeom prst="rect">
                            <a:avLst/>
                          </a:prstGeom>
                          <a:solidFill>
                            <a:srgbClr val="0092FF"/>
                          </a:solidFill>
                          <a:ln>
                            <a:noFill/>
                          </a:ln>
                        </wps:spPr>
                        <wps:txbx>
                          <w:txbxContent>
                            <w:p>
                              <w:pPr>
                                <w:spacing w:before="37"/>
                                <w:ind w:left="669" w:right="669"/>
                                <w:jc w:val="center"/>
                                <w:rPr>
                                  <w:rFonts w:ascii="Century Gothic"/>
                                  <w:b/>
                                  <w:color w:val="000000"/>
                                  <w:sz w:val="14"/>
                                </w:rPr>
                              </w:pPr>
                              <w:r>
                                <w:rPr>
                                  <w:rFonts w:ascii="Century Gothic"/>
                                  <w:b/>
                                  <w:color w:val="FFFFFF"/>
                                  <w:spacing w:val="-5"/>
                                  <w:w w:val="105"/>
                                  <w:sz w:val="14"/>
                                </w:rPr>
                                <w:t>29%</w:t>
                              </w:r>
                            </w:p>
                          </w:txbxContent>
                        </wps:txbx>
                        <wps:bodyPr rot="0" vert="horz" wrap="square" lIns="0" tIns="0" rIns="0" bIns="0" anchor="t" anchorCtr="0" upright="1">
                          <a:noAutofit/>
                        </wps:bodyPr>
                      </wps:wsp>
                      <wps:wsp>
                        <wps:cNvPr id="2097529993" name="docshape341"/>
                        <wps:cNvSpPr txBox="1"/>
                        <wps:spPr bwMode="auto">
                          <a:xfrm>
                            <a:off x="612" y="0"/>
                            <a:ext cx="1286" cy="267"/>
                          </a:xfrm>
                          <a:prstGeom prst="rect">
                            <a:avLst/>
                          </a:prstGeom>
                          <a:solidFill>
                            <a:srgbClr val="66BDFF"/>
                          </a:solidFill>
                          <a:ln>
                            <a:noFill/>
                          </a:ln>
                        </wps:spPr>
                        <wps:txbx>
                          <w:txbxContent>
                            <w:p>
                              <w:pPr>
                                <w:spacing w:before="35"/>
                                <w:ind w:left="491" w:right="491"/>
                                <w:jc w:val="center"/>
                                <w:rPr>
                                  <w:rFonts w:ascii="Century Gothic"/>
                                  <w:b/>
                                  <w:color w:val="000000"/>
                                  <w:sz w:val="14"/>
                                </w:rPr>
                              </w:pPr>
                              <w:r>
                                <w:rPr>
                                  <w:rFonts w:ascii="Century Gothic"/>
                                  <w:b/>
                                  <w:color w:val="FFFFFF"/>
                                  <w:spacing w:val="-5"/>
                                  <w:sz w:val="14"/>
                                </w:rPr>
                                <w:t>21%</w:t>
                              </w:r>
                            </w:p>
                          </w:txbxContent>
                        </wps:txbx>
                        <wps:bodyPr rot="0" vert="horz" wrap="square" lIns="0" tIns="0" rIns="0" bIns="0" anchor="t" anchorCtr="0" upright="1">
                          <a:noAutofit/>
                        </wps:bodyPr>
                      </wps:wsp>
                      <wps:wsp>
                        <wps:cNvPr id="1974711253" name="docshape342"/>
                        <wps:cNvSpPr txBox="1"/>
                        <wps:spPr bwMode="auto">
                          <a:xfrm>
                            <a:off x="0" y="0"/>
                            <a:ext cx="613" cy="267"/>
                          </a:xfrm>
                          <a:prstGeom prst="rect">
                            <a:avLst/>
                          </a:prstGeom>
                          <a:solidFill>
                            <a:srgbClr val="C3E5FF"/>
                          </a:solidFill>
                          <a:ln>
                            <a:noFill/>
                          </a:ln>
                        </wps:spPr>
                        <wps:txbx>
                          <w:txbxContent>
                            <w:p>
                              <w:pPr>
                                <w:spacing w:before="34"/>
                                <w:ind w:left="160"/>
                                <w:rPr>
                                  <w:rFonts w:ascii="Century Gothic"/>
                                  <w:b/>
                                  <w:color w:val="000000"/>
                                  <w:sz w:val="14"/>
                                </w:rPr>
                              </w:pPr>
                              <w:r>
                                <w:rPr>
                                  <w:rFonts w:ascii="Century Gothic"/>
                                  <w:b/>
                                  <w:color w:val="000000"/>
                                  <w:spacing w:val="-5"/>
                                  <w:w w:val="105"/>
                                  <w:sz w:val="14"/>
                                </w:rPr>
                                <w:t>10%</w:t>
                              </w:r>
                            </w:p>
                          </w:txbxContent>
                        </wps:txbx>
                        <wps:bodyPr rot="0" vert="horz" wrap="square" lIns="0" tIns="0" rIns="0" bIns="0" anchor="t" anchorCtr="0" upright="1">
                          <a:noAutofit/>
                        </wps:bodyPr>
                      </wps:wsp>
                    </wpg:wgp>
                  </a:graphicData>
                </a:graphic>
              </wp:inline>
            </w:drawing>
          </mc:Choice>
          <mc:Fallback>
            <w:pict>
              <v:group id="docshapegroup337" o:spid="_x0000_s1026" o:spt="203" style="height:13.35pt;width:306.1pt;" coordsize="6122,267" o:gfxdata="UEsDBAoAAAAAAIdO4kAAAAAAAAAAAAAAAAAEAAAAZHJzL1BLAwQUAAAACACHTuJAxGiGud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MRohrnVAAAABAEAAA8AAAAAAAAAAQAgAAAAIgAAAGRycy9kb3du&#10;cmV2LnhtbFBLAQIUABQAAAAIAIdO4kBMiYF2HwMAANANAAAOAAAAAAAAAAEAIAAAACQBAABkcnMv&#10;ZTJvRG9jLnhtbFBLBQYAAAAABgAGAFkBAAC1BgAAAAA=&#10;">
                <o:lock v:ext="edit" aspectratio="f"/>
                <v:shape id="docshape338" o:spid="_x0000_s1026" o:spt="202" type="#_x0000_t202" style="position:absolute;left:5264;top:0;height:267;width:858;" fillcolor="#102A55" filled="t" stroked="f" coordsize="21600,21600" o:gfxdata="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qC&#10;Jb3CAAAA4wAAAA8AAAAAAAAAAQAgAAAAIgAAAGRycy9kb3ducmV2LnhtbFBLAQIUABQAAAAIAIdO&#10;4kAzLwWeOwAAADkAAAAQAAAAAAAAAAEAIAAAABEBAABkcnMvc2hhcGV4bWwueG1sUEsFBgAAAAAG&#10;AAYAWwEAALsDAAAAAA==&#10;">
                  <v:fill on="t" focussize="0,0"/>
                  <v:stroke on="f"/>
                  <v:imagedata o:title=""/>
                  <o:lock v:ext="edit" aspectratio="f"/>
                  <v:textbox inset="0mm,0mm,0mm,0mm">
                    <w:txbxContent>
                      <w:p>
                        <w:pPr>
                          <w:spacing w:before="40"/>
                          <w:ind w:left="281"/>
                          <w:rPr>
                            <w:rFonts w:ascii="Century Gothic"/>
                            <w:b/>
                            <w:color w:val="000000"/>
                            <w:sz w:val="14"/>
                          </w:rPr>
                        </w:pPr>
                        <w:r>
                          <w:rPr>
                            <w:rFonts w:ascii="Century Gothic"/>
                            <w:b/>
                            <w:color w:val="FFFFFF"/>
                            <w:spacing w:val="-5"/>
                            <w:w w:val="105"/>
                            <w:sz w:val="14"/>
                          </w:rPr>
                          <w:t>14%</w:t>
                        </w:r>
                      </w:p>
                    </w:txbxContent>
                  </v:textbox>
                </v:shape>
                <v:shape id="docshape339" o:spid="_x0000_s1026" o:spt="202" type="#_x0000_t202" style="position:absolute;left:3672;top:0;height:267;width:1592;" fillcolor="#00549E" filled="t" stroked="f" coordsize="21600,21600" o:gfxdata="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Q&#10;nXI8wwAAAOMAAAAPAAAAAAAAAAEAIAAAACIAAABkcnMvZG93bnJldi54bWxQSwECFAAUAAAACACH&#10;TuJAMy8FnjsAAAA5AAAAEAAAAAAAAAABACAAAAASAQAAZHJzL3NoYXBleG1sLnhtbFBLBQYAAAAA&#10;BgAGAFsBAAC8AwAAAAA=&#10;">
                  <v:fill on="t" focussize="0,0"/>
                  <v:stroke on="f"/>
                  <v:imagedata o:title=""/>
                  <o:lock v:ext="edit" aspectratio="f"/>
                  <v:textbox inset="0mm,0mm,0mm,0mm">
                    <w:txbxContent>
                      <w:p>
                        <w:pPr>
                          <w:spacing w:before="38"/>
                          <w:ind w:left="631" w:right="631"/>
                          <w:jc w:val="center"/>
                          <w:rPr>
                            <w:rFonts w:ascii="Century Gothic"/>
                            <w:b/>
                            <w:color w:val="000000"/>
                            <w:sz w:val="14"/>
                          </w:rPr>
                        </w:pPr>
                        <w:r>
                          <w:rPr>
                            <w:rFonts w:ascii="Century Gothic"/>
                            <w:b/>
                            <w:color w:val="FFFFFF"/>
                            <w:spacing w:val="-5"/>
                            <w:w w:val="110"/>
                            <w:sz w:val="14"/>
                          </w:rPr>
                          <w:t>26%</w:t>
                        </w:r>
                      </w:p>
                    </w:txbxContent>
                  </v:textbox>
                </v:shape>
                <v:shape id="docshape340" o:spid="_x0000_s1026" o:spt="202" type="#_x0000_t202" style="position:absolute;left:1897;top:0;height:267;width:1776;" fillcolor="#0092FF" filled="t" stroked="f" coordsize="21600,21600" o:gfxdata="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mlpHsQAAADjAAAADwAAAAAAAAABACAAAAAiAAAAZHJzL2Rvd25yZXYueG1sUEsBAhQAFAAAAAgA&#10;h07iQDMvBZ47AAAAOQAAABAAAAAAAAAAAQAgAAAAEwEAAGRycy9zaGFwZXhtbC54bWxQSwUGAAAA&#10;AAYABgBbAQAAvQMAAAAA&#10;">
                  <v:fill on="t" focussize="0,0"/>
                  <v:stroke on="f"/>
                  <v:imagedata o:title=""/>
                  <o:lock v:ext="edit" aspectratio="f"/>
                  <v:textbox inset="0mm,0mm,0mm,0mm">
                    <w:txbxContent>
                      <w:p>
                        <w:pPr>
                          <w:spacing w:before="37"/>
                          <w:ind w:left="669" w:right="669"/>
                          <w:jc w:val="center"/>
                          <w:rPr>
                            <w:rFonts w:ascii="Century Gothic"/>
                            <w:b/>
                            <w:color w:val="000000"/>
                            <w:sz w:val="14"/>
                          </w:rPr>
                        </w:pPr>
                        <w:r>
                          <w:rPr>
                            <w:rFonts w:ascii="Century Gothic"/>
                            <w:b/>
                            <w:color w:val="FFFFFF"/>
                            <w:spacing w:val="-5"/>
                            <w:w w:val="105"/>
                            <w:sz w:val="14"/>
                          </w:rPr>
                          <w:t>29%</w:t>
                        </w:r>
                      </w:p>
                    </w:txbxContent>
                  </v:textbox>
                </v:shape>
                <v:shape id="docshape341" o:spid="_x0000_s1026" o:spt="202" type="#_x0000_t202" style="position:absolute;left:612;top:0;height:267;width:1286;" fillcolor="#66BDFF" filled="t" stroked="f" coordsize="21600,21600" o:gfxdata="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c&#10;FsWNwwAAAOMAAAAPAAAAAAAAAAEAIAAAACIAAABkcnMvZG93bnJldi54bWxQSwECFAAUAAAACACH&#10;TuJAMy8FnjsAAAA5AAAAEAAAAAAAAAABACAAAAASAQAAZHJzL3NoYXBleG1sLnhtbFBLBQYAAAAA&#10;BgAGAFsBAAC8AwAAAAA=&#10;">
                  <v:fill on="t" focussize="0,0"/>
                  <v:stroke on="f"/>
                  <v:imagedata o:title=""/>
                  <o:lock v:ext="edit" aspectratio="f"/>
                  <v:textbox inset="0mm,0mm,0mm,0mm">
                    <w:txbxContent>
                      <w:p>
                        <w:pPr>
                          <w:spacing w:before="35"/>
                          <w:ind w:left="491" w:right="491"/>
                          <w:jc w:val="center"/>
                          <w:rPr>
                            <w:rFonts w:ascii="Century Gothic"/>
                            <w:b/>
                            <w:color w:val="000000"/>
                            <w:sz w:val="14"/>
                          </w:rPr>
                        </w:pPr>
                        <w:r>
                          <w:rPr>
                            <w:rFonts w:ascii="Century Gothic"/>
                            <w:b/>
                            <w:color w:val="FFFFFF"/>
                            <w:spacing w:val="-5"/>
                            <w:sz w:val="14"/>
                          </w:rPr>
                          <w:t>21%</w:t>
                        </w:r>
                      </w:p>
                    </w:txbxContent>
                  </v:textbox>
                </v:shape>
                <v:shape id="docshape342" o:spid="_x0000_s1026" o:spt="202" type="#_x0000_t202" style="position:absolute;left:0;top:0;height:267;width:613;" fillcolor="#C3E5FF" filled="t" stroked="f" coordsize="21600,21600" o:gfxdata="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vX5&#10;08EAAADjAAAADwAAAAAAAAABACAAAAAiAAAAZHJzL2Rvd25yZXYueG1sUEsBAhQAFAAAAAgAh07i&#10;QDMvBZ47AAAAOQAAABAAAAAAAAAAAQAgAAAAEAEAAGRycy9zaGFwZXhtbC54bWxQSwUGAAAAAAYA&#10;BgBbAQAAugMAAAAA&#10;">
                  <v:fill on="t" focussize="0,0"/>
                  <v:stroke on="f"/>
                  <v:imagedata o:title=""/>
                  <o:lock v:ext="edit" aspectratio="f"/>
                  <v:textbox inset="0mm,0mm,0mm,0mm">
                    <w:txbxContent>
                      <w:p>
                        <w:pPr>
                          <w:spacing w:before="34"/>
                          <w:ind w:left="160"/>
                          <w:rPr>
                            <w:rFonts w:ascii="Century Gothic"/>
                            <w:b/>
                            <w:color w:val="000000"/>
                            <w:sz w:val="14"/>
                          </w:rPr>
                        </w:pPr>
                        <w:r>
                          <w:rPr>
                            <w:rFonts w:ascii="Century Gothic"/>
                            <w:b/>
                            <w:color w:val="000000"/>
                            <w:spacing w:val="-5"/>
                            <w:w w:val="105"/>
                            <w:sz w:val="14"/>
                          </w:rPr>
                          <w:t>10%</w:t>
                        </w:r>
                      </w:p>
                    </w:txbxContent>
                  </v:textbox>
                </v:shape>
                <w10:wrap type="none"/>
                <w10:anchorlock/>
              </v:group>
            </w:pict>
          </mc:Fallback>
        </mc:AlternateContent>
      </w:r>
    </w:p>
    <w:p>
      <w:pPr>
        <w:pStyle w:val="6"/>
        <w:spacing w:before="9"/>
        <w:rPr>
          <w:sz w:val="23"/>
        </w:rPr>
      </w:pPr>
    </w:p>
    <w:p>
      <w:pPr>
        <w:tabs>
          <w:tab w:val="left" w:pos="1669"/>
          <w:tab w:val="left" w:pos="2371"/>
          <w:tab w:val="left" w:pos="3723"/>
          <w:tab w:val="left" w:pos="4439"/>
        </w:tabs>
        <w:spacing w:before="1"/>
        <w:ind w:left="236"/>
        <w:jc w:val="center"/>
        <w:rPr>
          <w:sz w:val="14"/>
        </w:rPr>
      </w:pPr>
      <w:r>
        <mc:AlternateContent>
          <mc:Choice Requires="wps">
            <w:drawing>
              <wp:anchor distT="0" distB="0" distL="114300" distR="114300" simplePos="0" relativeHeight="251676672" behindDoc="0" locked="0" layoutInCell="1" allowOverlap="1">
                <wp:simplePos x="0" y="0"/>
                <wp:positionH relativeFrom="page">
                  <wp:posOffset>914400</wp:posOffset>
                </wp:positionH>
                <wp:positionV relativeFrom="paragraph">
                  <wp:posOffset>13970</wp:posOffset>
                </wp:positionV>
                <wp:extent cx="73660" cy="73660"/>
                <wp:effectExtent l="0" t="0" r="2540" b="2540"/>
                <wp:wrapNone/>
                <wp:docPr id="147298843" name="docshape343"/>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C3E5FF"/>
                        </a:solidFill>
                        <a:ln>
                          <a:noFill/>
                        </a:ln>
                      </wps:spPr>
                      <wps:bodyPr rot="0" vert="horz" wrap="square" lIns="91440" tIns="45720" rIns="91440" bIns="45720" anchor="t" anchorCtr="0" upright="1">
                        <a:noAutofit/>
                      </wps:bodyPr>
                    </wps:wsp>
                  </a:graphicData>
                </a:graphic>
              </wp:anchor>
            </w:drawing>
          </mc:Choice>
          <mc:Fallback>
            <w:pict>
              <v:rect id="docshape343" o:spid="_x0000_s1026" o:spt="1" style="position:absolute;left:0pt;margin-left:72pt;margin-top:1.1pt;height:5.8pt;width:5.8pt;mso-position-horizontal-relative:page;z-index:251676672;mso-width-relative:page;mso-height-relative:page;" fillcolor="#C3E5FF" filled="t" stroked="f" coordsize="21600,21600" o:gfxdata="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rH7q9gAAAAIAQAADwAAAAAAAAABACAAAAAiAAAAZHJzL2Rvd25yZXYu&#10;eG1sUEsBAhQAFAAAAAgAh07iQGDfwNb7AQAA/gMAAA4AAAAAAAAAAQAgAAAAJwEAAGRycy9lMm9E&#10;b2MueG1sUEsFBgAAAAAGAAYAWQEAAJQFAAAAAA==&#10;">
                <v:fill on="t" focussize="0,0"/>
                <v:stroke on="f"/>
                <v:imagedata o:title=""/>
                <o:lock v:ext="edit" aspectratio="f"/>
              </v:rect>
            </w:pict>
          </mc:Fallback>
        </mc:AlternateContent>
      </w:r>
      <w:r>
        <mc:AlternateContent>
          <mc:Choice Requires="wps">
            <w:drawing>
              <wp:anchor distT="0" distB="0" distL="114300" distR="114300" simplePos="0" relativeHeight="251687936" behindDoc="1" locked="0" layoutInCell="1" allowOverlap="1">
                <wp:simplePos x="0" y="0"/>
                <wp:positionH relativeFrom="page">
                  <wp:posOffset>1824355</wp:posOffset>
                </wp:positionH>
                <wp:positionV relativeFrom="paragraph">
                  <wp:posOffset>13970</wp:posOffset>
                </wp:positionV>
                <wp:extent cx="73660" cy="73660"/>
                <wp:effectExtent l="0" t="0" r="2540" b="2540"/>
                <wp:wrapNone/>
                <wp:docPr id="1166980996" name="docshape344"/>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66BDFF"/>
                        </a:solidFill>
                        <a:ln>
                          <a:noFill/>
                        </a:ln>
                      </wps:spPr>
                      <wps:bodyPr rot="0" vert="horz" wrap="square" lIns="91440" tIns="45720" rIns="91440" bIns="45720" anchor="t" anchorCtr="0" upright="1">
                        <a:noAutofit/>
                      </wps:bodyPr>
                    </wps:wsp>
                  </a:graphicData>
                </a:graphic>
              </wp:anchor>
            </w:drawing>
          </mc:Choice>
          <mc:Fallback>
            <w:pict>
              <v:rect id="docshape344" o:spid="_x0000_s1026" o:spt="1" style="position:absolute;left:0pt;margin-left:143.65pt;margin-top:1.1pt;height:5.8pt;width:5.8pt;mso-position-horizontal-relative:page;z-index:-251628544;mso-width-relative:page;mso-height-relative:page;" fillcolor="#66BDFF" filled="t" stroked="f" coordsize="21600,21600" o:gfxdata="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VCxYNcAAAAIAQAADwAAAAAAAAABACAAAAAiAAAAZHJzL2Rvd25yZXYu&#10;eG1sUEsBAhQAFAAAAAgAh07iQBgJac/8AQAA/wMAAA4AAAAAAAAAAQAgAAAAJgEAAGRycy9lMm9E&#10;b2MueG1sUEsFBgAAAAAGAAYAWQEAAJQFAAAAAA==&#10;">
                <v:fill on="t" focussize="0,0"/>
                <v:stroke on="f"/>
                <v:imagedata o:title=""/>
                <o:lock v:ext="edit" aspectratio="f"/>
              </v:rect>
            </w:pict>
          </mc:Fallback>
        </mc:AlternateContent>
      </w:r>
      <w:r>
        <mc:AlternateContent>
          <mc:Choice Requires="wps">
            <w:drawing>
              <wp:anchor distT="0" distB="0" distL="114300" distR="114300" simplePos="0" relativeHeight="251688960" behindDoc="1" locked="0" layoutInCell="1" allowOverlap="1">
                <wp:simplePos x="0" y="0"/>
                <wp:positionH relativeFrom="page">
                  <wp:posOffset>2270125</wp:posOffset>
                </wp:positionH>
                <wp:positionV relativeFrom="paragraph">
                  <wp:posOffset>13970</wp:posOffset>
                </wp:positionV>
                <wp:extent cx="73660" cy="73660"/>
                <wp:effectExtent l="0" t="0" r="2540" b="2540"/>
                <wp:wrapNone/>
                <wp:docPr id="969826214" name="docshape345"/>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0092FF"/>
                        </a:solidFill>
                        <a:ln>
                          <a:noFill/>
                        </a:ln>
                      </wps:spPr>
                      <wps:bodyPr rot="0" vert="horz" wrap="square" lIns="91440" tIns="45720" rIns="91440" bIns="45720" anchor="t" anchorCtr="0" upright="1">
                        <a:noAutofit/>
                      </wps:bodyPr>
                    </wps:wsp>
                  </a:graphicData>
                </a:graphic>
              </wp:anchor>
            </w:drawing>
          </mc:Choice>
          <mc:Fallback>
            <w:pict>
              <v:rect id="docshape345" o:spid="_x0000_s1026" o:spt="1" style="position:absolute;left:0pt;margin-left:178.75pt;margin-top:1.1pt;height:5.8pt;width:5.8pt;mso-position-horizontal-relative:page;z-index:-251627520;mso-width-relative:page;mso-height-relative:page;" fillcolor="#0092FF" filled="t" stroked="f" coordsize="21600,21600" o:gfxdata="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Jjchq/ZAAAACAEAAA8AAAAAAAAAAQAgAAAAIgAAAGRycy9kb3ducmV2&#10;LnhtbFBLAQIUABQAAAAIAIdO4kAYnloi+wEAAP4DAAAOAAAAAAAAAAEAIAAAACgBAABkcnMvZTJv&#10;RG9jLnhtbFBLBQYAAAAABgAGAFkBAACVBQAAAAA=&#10;">
                <v:fill on="t" focussize="0,0"/>
                <v:stroke on="f"/>
                <v:imagedata o:title=""/>
                <o:lock v:ext="edit" aspectratio="f"/>
              </v:rect>
            </w:pict>
          </mc:Fallback>
        </mc:AlternateContent>
      </w:r>
      <w:r>
        <mc:AlternateContent>
          <mc:Choice Requires="wps">
            <w:drawing>
              <wp:anchor distT="0" distB="0" distL="114300" distR="114300" simplePos="0" relativeHeight="251688960" behindDoc="1" locked="0" layoutInCell="1" allowOverlap="1">
                <wp:simplePos x="0" y="0"/>
                <wp:positionH relativeFrom="page">
                  <wp:posOffset>3128645</wp:posOffset>
                </wp:positionH>
                <wp:positionV relativeFrom="paragraph">
                  <wp:posOffset>13970</wp:posOffset>
                </wp:positionV>
                <wp:extent cx="73660" cy="73660"/>
                <wp:effectExtent l="0" t="0" r="2540" b="2540"/>
                <wp:wrapNone/>
                <wp:docPr id="824146420" name="docshape346"/>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00549E"/>
                        </a:solidFill>
                        <a:ln>
                          <a:noFill/>
                        </a:ln>
                      </wps:spPr>
                      <wps:bodyPr rot="0" vert="horz" wrap="square" lIns="91440" tIns="45720" rIns="91440" bIns="45720" anchor="t" anchorCtr="0" upright="1">
                        <a:noAutofit/>
                      </wps:bodyPr>
                    </wps:wsp>
                  </a:graphicData>
                </a:graphic>
              </wp:anchor>
            </w:drawing>
          </mc:Choice>
          <mc:Fallback>
            <w:pict>
              <v:rect id="docshape346" o:spid="_x0000_s1026" o:spt="1" style="position:absolute;left:0pt;margin-left:246.35pt;margin-top:1.1pt;height:5.8pt;width:5.8pt;mso-position-horizontal-relative:page;z-index:-251627520;mso-width-relative:page;mso-height-relative:page;" fillcolor="#00549E" filled="t" stroked="f" coordsize="21600,21600" o:gfxdata="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zGJzn2AAAAAgBAAAPAAAAAAAAAAEAIAAAACIAAABkcnMvZG93bnJldi54&#10;bWxQSwECFAAUAAAACACHTuJAVksOy/oBAAD+AwAADgAAAAAAAAABACAAAAAnAQAAZHJzL2Uyb0Rv&#10;Yy54bWxQSwUGAAAAAAYABgBZAQAAkwUAAAAA&#10;">
                <v:fill on="t" focussize="0,0"/>
                <v:stroke on="f"/>
                <v:imagedata o:title=""/>
                <o:lock v:ext="edit" aspectratio="f"/>
              </v:rect>
            </w:pict>
          </mc:Fallback>
        </mc:AlternateContent>
      </w:r>
      <w:r>
        <mc:AlternateContent>
          <mc:Choice Requires="wps">
            <w:drawing>
              <wp:anchor distT="0" distB="0" distL="114300" distR="114300" simplePos="0" relativeHeight="251689984" behindDoc="1" locked="0" layoutInCell="1" allowOverlap="1">
                <wp:simplePos x="0" y="0"/>
                <wp:positionH relativeFrom="page">
                  <wp:posOffset>3583305</wp:posOffset>
                </wp:positionH>
                <wp:positionV relativeFrom="paragraph">
                  <wp:posOffset>13970</wp:posOffset>
                </wp:positionV>
                <wp:extent cx="73660" cy="73660"/>
                <wp:effectExtent l="0" t="0" r="2540" b="2540"/>
                <wp:wrapNone/>
                <wp:docPr id="836045311" name="docshape347"/>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102A55"/>
                        </a:solidFill>
                        <a:ln>
                          <a:noFill/>
                        </a:ln>
                      </wps:spPr>
                      <wps:bodyPr rot="0" vert="horz" wrap="square" lIns="91440" tIns="45720" rIns="91440" bIns="45720" anchor="t" anchorCtr="0" upright="1">
                        <a:noAutofit/>
                      </wps:bodyPr>
                    </wps:wsp>
                  </a:graphicData>
                </a:graphic>
              </wp:anchor>
            </w:drawing>
          </mc:Choice>
          <mc:Fallback>
            <w:pict>
              <v:rect id="docshape347" o:spid="_x0000_s1026" o:spt="1" style="position:absolute;left:0pt;margin-left:282.15pt;margin-top:1.1pt;height:5.8pt;width:5.8pt;mso-position-horizontal-relative:page;z-index:-251626496;mso-width-relative:page;mso-height-relative:page;" fillcolor="#102A55" filled="t" stroked="f" coordsize="21600,21600" o:gfxdata="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fDkK9sAAAAIAQAADwAAAAAAAAABACAAAAAiAAAAZHJzL2Rvd25y&#10;ZXYueG1sUEsBAhQAFAAAAAgAh07iQOoPE3b7AQAA/gMAAA4AAAAAAAAAAQAgAAAAKgEAAGRycy9l&#10;Mm9Eb2MueG1sUEsFBgAAAAAGAAYAWQEAAJcFAAAAAA==&#10;">
                <v:fill on="t" focussize="0,0"/>
                <v:stroke on="f"/>
                <v:imagedata o:title=""/>
                <o:lock v:ext="edit" aspectratio="f"/>
              </v:rect>
            </w:pict>
          </mc:Fallback>
        </mc:AlternateContent>
      </w:r>
      <w:r>
        <w:rPr>
          <w:color w:val="454C5B"/>
          <w:w w:val="115"/>
          <w:sz w:val="14"/>
        </w:rPr>
        <w:t>1</w:t>
      </w:r>
      <w:r>
        <w:rPr>
          <w:color w:val="454C5B"/>
          <w:spacing w:val="-6"/>
          <w:w w:val="115"/>
          <w:sz w:val="14"/>
        </w:rPr>
        <w:t xml:space="preserve"> </w:t>
      </w:r>
      <w:r>
        <w:rPr>
          <w:color w:val="454C5B"/>
          <w:w w:val="115"/>
          <w:sz w:val="14"/>
        </w:rPr>
        <w:t>(Not</w:t>
      </w:r>
      <w:r>
        <w:rPr>
          <w:color w:val="454C5B"/>
          <w:spacing w:val="-6"/>
          <w:w w:val="115"/>
          <w:sz w:val="14"/>
        </w:rPr>
        <w:t xml:space="preserve"> </w:t>
      </w:r>
      <w:r>
        <w:rPr>
          <w:color w:val="454C5B"/>
          <w:spacing w:val="-2"/>
          <w:w w:val="115"/>
          <w:sz w:val="14"/>
        </w:rPr>
        <w:t>Clear)</w:t>
      </w:r>
      <w:r>
        <w:rPr>
          <w:color w:val="454C5B"/>
          <w:sz w:val="14"/>
        </w:rPr>
        <w:tab/>
      </w:r>
      <w:r>
        <w:rPr>
          <w:color w:val="454C5B"/>
          <w:spacing w:val="-10"/>
          <w:w w:val="115"/>
          <w:sz w:val="14"/>
        </w:rPr>
        <w:t>2</w:t>
      </w:r>
      <w:r>
        <w:rPr>
          <w:color w:val="454C5B"/>
          <w:sz w:val="14"/>
        </w:rPr>
        <w:tab/>
      </w:r>
      <w:r>
        <w:rPr>
          <w:color w:val="454C5B"/>
          <w:w w:val="115"/>
          <w:sz w:val="14"/>
        </w:rPr>
        <w:t>3</w:t>
      </w:r>
      <w:r>
        <w:rPr>
          <w:color w:val="454C5B"/>
          <w:spacing w:val="-9"/>
          <w:w w:val="115"/>
          <w:sz w:val="14"/>
        </w:rPr>
        <w:t xml:space="preserve"> </w:t>
      </w:r>
      <w:r>
        <w:rPr>
          <w:color w:val="454C5B"/>
          <w:spacing w:val="-2"/>
          <w:w w:val="115"/>
          <w:sz w:val="14"/>
        </w:rPr>
        <w:t>(Neutral)</w:t>
      </w:r>
      <w:r>
        <w:rPr>
          <w:color w:val="454C5B"/>
          <w:sz w:val="14"/>
        </w:rPr>
        <w:tab/>
      </w:r>
      <w:r>
        <w:rPr>
          <w:color w:val="454C5B"/>
          <w:spacing w:val="-10"/>
          <w:w w:val="115"/>
          <w:sz w:val="14"/>
        </w:rPr>
        <w:t>4</w:t>
      </w:r>
      <w:r>
        <w:rPr>
          <w:color w:val="454C5B"/>
          <w:sz w:val="14"/>
        </w:rPr>
        <w:tab/>
      </w:r>
      <w:r>
        <w:rPr>
          <w:color w:val="454C5B"/>
          <w:spacing w:val="-2"/>
          <w:w w:val="115"/>
          <w:sz w:val="14"/>
        </w:rPr>
        <w:t>5</w:t>
      </w:r>
      <w:r>
        <w:rPr>
          <w:color w:val="454C5B"/>
          <w:spacing w:val="-7"/>
          <w:w w:val="115"/>
          <w:sz w:val="14"/>
        </w:rPr>
        <w:t xml:space="preserve"> </w:t>
      </w:r>
      <w:r>
        <w:rPr>
          <w:color w:val="454C5B"/>
          <w:spacing w:val="-2"/>
          <w:w w:val="115"/>
          <w:sz w:val="14"/>
        </w:rPr>
        <w:t>(Very</w:t>
      </w:r>
      <w:r>
        <w:rPr>
          <w:color w:val="454C5B"/>
          <w:spacing w:val="-6"/>
          <w:w w:val="115"/>
          <w:sz w:val="14"/>
        </w:rPr>
        <w:t xml:space="preserve"> </w:t>
      </w:r>
      <w:r>
        <w:rPr>
          <w:color w:val="454C5B"/>
          <w:spacing w:val="-2"/>
          <w:w w:val="115"/>
          <w:sz w:val="14"/>
        </w:rPr>
        <w:t>Clear)</w:t>
      </w:r>
    </w:p>
    <w:p>
      <w:pPr>
        <w:pStyle w:val="6"/>
        <w:spacing w:before="112" w:line="276" w:lineRule="auto"/>
        <w:ind w:left="297" w:right="1320"/>
      </w:pPr>
      <w:r>
        <w:br w:type="column"/>
      </w:r>
      <w:r>
        <w:rPr>
          <w:w w:val="115"/>
        </w:rPr>
        <w:t>A</w:t>
      </w:r>
      <w:r>
        <w:rPr>
          <w:spacing w:val="-13"/>
          <w:w w:val="115"/>
        </w:rPr>
        <w:t xml:space="preserve"> </w:t>
      </w:r>
      <w:r>
        <w:rPr>
          <w:w w:val="115"/>
        </w:rPr>
        <w:t>notable</w:t>
      </w:r>
      <w:r>
        <w:rPr>
          <w:spacing w:val="-13"/>
          <w:w w:val="115"/>
        </w:rPr>
        <w:t xml:space="preserve"> </w:t>
      </w:r>
      <w:r>
        <w:rPr>
          <w:w w:val="115"/>
        </w:rPr>
        <w:t>difference</w:t>
      </w:r>
      <w:r>
        <w:rPr>
          <w:spacing w:val="-13"/>
          <w:w w:val="115"/>
        </w:rPr>
        <w:t xml:space="preserve"> </w:t>
      </w:r>
      <w:r>
        <w:rPr>
          <w:w w:val="115"/>
        </w:rPr>
        <w:t>emerges when comparing responses from C-level executives</w:t>
      </w:r>
    </w:p>
    <w:p>
      <w:pPr>
        <w:pStyle w:val="6"/>
        <w:spacing w:line="276" w:lineRule="auto"/>
        <w:ind w:left="297" w:right="1754"/>
      </w:pPr>
      <w:r>
        <w:rPr>
          <w:w w:val="115"/>
        </w:rPr>
        <w:t>and staff. Among C-level executives, a significant 52% report being very</w:t>
      </w:r>
      <w:r>
        <w:rPr>
          <w:spacing w:val="40"/>
          <w:w w:val="115"/>
        </w:rPr>
        <w:t xml:space="preserve"> </w:t>
      </w:r>
      <w:r>
        <w:rPr>
          <w:w w:val="115"/>
        </w:rPr>
        <w:t>clear on AI use cases in cybersecurity,</w:t>
      </w:r>
      <w:r>
        <w:rPr>
          <w:spacing w:val="-13"/>
          <w:w w:val="115"/>
        </w:rPr>
        <w:t xml:space="preserve"> </w:t>
      </w:r>
      <w:r>
        <w:rPr>
          <w:w w:val="115"/>
        </w:rPr>
        <w:t>compared</w:t>
      </w:r>
      <w:r>
        <w:rPr>
          <w:spacing w:val="-13"/>
          <w:w w:val="115"/>
        </w:rPr>
        <w:t xml:space="preserve"> </w:t>
      </w:r>
      <w:r>
        <w:rPr>
          <w:w w:val="115"/>
        </w:rPr>
        <w:t>to</w:t>
      </w:r>
    </w:p>
    <w:p>
      <w:pPr>
        <w:pStyle w:val="6"/>
        <w:spacing w:line="276" w:lineRule="auto"/>
        <w:ind w:left="297" w:right="1215"/>
      </w:pPr>
      <w:r>
        <w:rPr>
          <w:w w:val="115"/>
        </w:rPr>
        <w:t>only</w:t>
      </w:r>
      <w:r>
        <w:rPr>
          <w:spacing w:val="-9"/>
          <w:w w:val="115"/>
        </w:rPr>
        <w:t xml:space="preserve"> </w:t>
      </w:r>
      <w:r>
        <w:rPr>
          <w:w w:val="115"/>
        </w:rPr>
        <w:t>14%</w:t>
      </w:r>
      <w:r>
        <w:rPr>
          <w:spacing w:val="-9"/>
          <w:w w:val="115"/>
        </w:rPr>
        <w:t xml:space="preserve"> </w:t>
      </w:r>
      <w:r>
        <w:rPr>
          <w:w w:val="115"/>
        </w:rPr>
        <w:t>of</w:t>
      </w:r>
      <w:r>
        <w:rPr>
          <w:spacing w:val="-9"/>
          <w:w w:val="115"/>
        </w:rPr>
        <w:t xml:space="preserve"> </w:t>
      </w:r>
      <w:r>
        <w:rPr>
          <w:w w:val="115"/>
        </w:rPr>
        <w:t>staff</w:t>
      </w:r>
      <w:r>
        <w:rPr>
          <w:spacing w:val="-9"/>
          <w:w w:val="115"/>
        </w:rPr>
        <w:t xml:space="preserve"> </w:t>
      </w:r>
      <w:r>
        <w:rPr>
          <w:w w:val="115"/>
        </w:rPr>
        <w:t>feeling</w:t>
      </w:r>
      <w:r>
        <w:rPr>
          <w:spacing w:val="-9"/>
          <w:w w:val="115"/>
        </w:rPr>
        <w:t xml:space="preserve"> </w:t>
      </w:r>
      <w:r>
        <w:rPr>
          <w:w w:val="115"/>
        </w:rPr>
        <w:t>the same. This stark contrast</w:t>
      </w:r>
    </w:p>
    <w:p>
      <w:pPr>
        <w:spacing w:line="276" w:lineRule="auto"/>
        <w:sectPr>
          <w:type w:val="continuous"/>
          <w:pgSz w:w="12240" w:h="15840"/>
          <w:pgMar w:top="1500" w:right="0" w:bottom="280" w:left="520" w:header="0" w:footer="675" w:gutter="0"/>
          <w:cols w:equalWidth="0" w:num="2">
            <w:col w:w="7065" w:space="40"/>
            <w:col w:w="4615"/>
          </w:cols>
        </w:sectPr>
      </w:pPr>
    </w:p>
    <w:p>
      <w:pPr>
        <w:pStyle w:val="6"/>
        <w:spacing w:line="276" w:lineRule="auto"/>
        <w:ind w:left="920" w:right="1792"/>
      </w:pPr>
      <w:r>
        <w:rPr>
          <w:w w:val="115"/>
        </w:rPr>
        <w:t>might suggest that C-level executives have a more aspirational or vision-oriented understanding of AI, focusing on broader goals and potentials, whereas staff, who are typically closer to the practical implementation, might be more aware of the complexities and uncertainties involved. It’s</w:t>
      </w:r>
      <w:r>
        <w:rPr>
          <w:spacing w:val="-6"/>
          <w:w w:val="115"/>
        </w:rPr>
        <w:t xml:space="preserve"> </w:t>
      </w:r>
      <w:r>
        <w:rPr>
          <w:w w:val="115"/>
        </w:rPr>
        <w:t>interesting</w:t>
      </w:r>
      <w:r>
        <w:rPr>
          <w:spacing w:val="-6"/>
          <w:w w:val="115"/>
        </w:rPr>
        <w:t xml:space="preserve"> </w:t>
      </w:r>
      <w:r>
        <w:rPr>
          <w:w w:val="115"/>
        </w:rPr>
        <w:t>to</w:t>
      </w:r>
      <w:r>
        <w:rPr>
          <w:spacing w:val="-6"/>
          <w:w w:val="115"/>
        </w:rPr>
        <w:t xml:space="preserve"> </w:t>
      </w:r>
      <w:r>
        <w:rPr>
          <w:w w:val="115"/>
        </w:rPr>
        <w:t>note</w:t>
      </w:r>
      <w:r>
        <w:rPr>
          <w:spacing w:val="-6"/>
          <w:w w:val="115"/>
        </w:rPr>
        <w:t xml:space="preserve"> </w:t>
      </w:r>
      <w:r>
        <w:rPr>
          <w:w w:val="115"/>
        </w:rPr>
        <w:t>that</w:t>
      </w:r>
      <w:r>
        <w:rPr>
          <w:spacing w:val="-6"/>
          <w:w w:val="115"/>
        </w:rPr>
        <w:t xml:space="preserve"> </w:t>
      </w:r>
      <w:r>
        <w:rPr>
          <w:w w:val="115"/>
        </w:rPr>
        <w:t>staff</w:t>
      </w:r>
      <w:r>
        <w:rPr>
          <w:spacing w:val="-6"/>
          <w:w w:val="115"/>
        </w:rPr>
        <w:t xml:space="preserve"> </w:t>
      </w:r>
      <w:r>
        <w:rPr>
          <w:w w:val="115"/>
        </w:rPr>
        <w:t>usually</w:t>
      </w:r>
      <w:r>
        <w:rPr>
          <w:spacing w:val="-6"/>
          <w:w w:val="115"/>
        </w:rPr>
        <w:t xml:space="preserve"> </w:t>
      </w:r>
      <w:r>
        <w:rPr>
          <w:w w:val="115"/>
        </w:rPr>
        <w:t>tend</w:t>
      </w:r>
      <w:r>
        <w:rPr>
          <w:spacing w:val="-6"/>
          <w:w w:val="115"/>
        </w:rPr>
        <w:t xml:space="preserve"> </w:t>
      </w:r>
      <w:r>
        <w:rPr>
          <w:w w:val="115"/>
        </w:rPr>
        <w:t>to</w:t>
      </w:r>
      <w:r>
        <w:rPr>
          <w:spacing w:val="-6"/>
          <w:w w:val="115"/>
        </w:rPr>
        <w:t xml:space="preserve"> </w:t>
      </w:r>
      <w:r>
        <w:rPr>
          <w:w w:val="115"/>
        </w:rPr>
        <w:t>buy</w:t>
      </w:r>
      <w:r>
        <w:rPr>
          <w:spacing w:val="-6"/>
          <w:w w:val="115"/>
        </w:rPr>
        <w:t xml:space="preserve"> </w:t>
      </w:r>
      <w:r>
        <w:rPr>
          <w:w w:val="115"/>
        </w:rPr>
        <w:t>into</w:t>
      </w:r>
      <w:r>
        <w:rPr>
          <w:spacing w:val="-6"/>
          <w:w w:val="115"/>
        </w:rPr>
        <w:t xml:space="preserve"> </w:t>
      </w:r>
      <w:r>
        <w:rPr>
          <w:w w:val="115"/>
        </w:rPr>
        <w:t>new</w:t>
      </w:r>
      <w:r>
        <w:rPr>
          <w:spacing w:val="-6"/>
          <w:w w:val="115"/>
        </w:rPr>
        <w:t xml:space="preserve"> </w:t>
      </w:r>
      <w:r>
        <w:rPr>
          <w:w w:val="115"/>
        </w:rPr>
        <w:t>technologies</w:t>
      </w:r>
      <w:r>
        <w:rPr>
          <w:spacing w:val="-6"/>
          <w:w w:val="115"/>
        </w:rPr>
        <w:t xml:space="preserve"> </w:t>
      </w:r>
      <w:r>
        <w:rPr>
          <w:w w:val="115"/>
        </w:rPr>
        <w:t>like</w:t>
      </w:r>
      <w:r>
        <w:rPr>
          <w:spacing w:val="-6"/>
          <w:w w:val="115"/>
        </w:rPr>
        <w:t xml:space="preserve"> </w:t>
      </w:r>
      <w:r>
        <w:rPr>
          <w:w w:val="115"/>
        </w:rPr>
        <w:t>AI</w:t>
      </w:r>
      <w:r>
        <w:rPr>
          <w:spacing w:val="-6"/>
          <w:w w:val="115"/>
        </w:rPr>
        <w:t xml:space="preserve"> </w:t>
      </w:r>
      <w:r>
        <w:rPr>
          <w:w w:val="115"/>
        </w:rPr>
        <w:t>earlier</w:t>
      </w:r>
      <w:r>
        <w:rPr>
          <w:spacing w:val="-6"/>
          <w:w w:val="115"/>
        </w:rPr>
        <w:t xml:space="preserve"> </w:t>
      </w:r>
      <w:r>
        <w:rPr>
          <w:w w:val="115"/>
        </w:rPr>
        <w:t>than</w:t>
      </w:r>
      <w:r>
        <w:rPr>
          <w:spacing w:val="-6"/>
          <w:w w:val="115"/>
        </w:rPr>
        <w:t xml:space="preserve"> </w:t>
      </w:r>
      <w:r>
        <w:rPr>
          <w:w w:val="115"/>
        </w:rPr>
        <w:t>the C-suite,</w:t>
      </w:r>
      <w:r>
        <w:rPr>
          <w:spacing w:val="-9"/>
          <w:w w:val="115"/>
        </w:rPr>
        <w:t xml:space="preserve"> </w:t>
      </w:r>
      <w:r>
        <w:rPr>
          <w:w w:val="115"/>
        </w:rPr>
        <w:t>yet</w:t>
      </w:r>
      <w:r>
        <w:rPr>
          <w:spacing w:val="-8"/>
          <w:w w:val="115"/>
        </w:rPr>
        <w:t xml:space="preserve"> </w:t>
      </w:r>
      <w:r>
        <w:rPr>
          <w:w w:val="115"/>
        </w:rPr>
        <w:t>in</w:t>
      </w:r>
      <w:r>
        <w:rPr>
          <w:spacing w:val="-8"/>
          <w:w w:val="115"/>
        </w:rPr>
        <w:t xml:space="preserve"> </w:t>
      </w:r>
      <w:r>
        <w:rPr>
          <w:w w:val="115"/>
        </w:rPr>
        <w:t>this</w:t>
      </w:r>
      <w:r>
        <w:rPr>
          <w:spacing w:val="-8"/>
          <w:w w:val="115"/>
        </w:rPr>
        <w:t xml:space="preserve"> </w:t>
      </w:r>
      <w:r>
        <w:rPr>
          <w:w w:val="115"/>
        </w:rPr>
        <w:t>case,</w:t>
      </w:r>
      <w:r>
        <w:rPr>
          <w:spacing w:val="-8"/>
          <w:w w:val="115"/>
        </w:rPr>
        <w:t xml:space="preserve"> </w:t>
      </w:r>
      <w:r>
        <w:rPr>
          <w:w w:val="115"/>
        </w:rPr>
        <w:t>their</w:t>
      </w:r>
      <w:r>
        <w:rPr>
          <w:spacing w:val="-9"/>
          <w:w w:val="115"/>
        </w:rPr>
        <w:t xml:space="preserve"> </w:t>
      </w:r>
      <w:r>
        <w:rPr>
          <w:w w:val="115"/>
        </w:rPr>
        <w:t>lower</w:t>
      </w:r>
      <w:r>
        <w:rPr>
          <w:spacing w:val="-8"/>
          <w:w w:val="115"/>
        </w:rPr>
        <w:t xml:space="preserve"> </w:t>
      </w:r>
      <w:r>
        <w:rPr>
          <w:w w:val="115"/>
        </w:rPr>
        <w:t>clarity</w:t>
      </w:r>
      <w:r>
        <w:rPr>
          <w:spacing w:val="-8"/>
          <w:w w:val="115"/>
        </w:rPr>
        <w:t xml:space="preserve"> </w:t>
      </w:r>
      <w:r>
        <w:rPr>
          <w:w w:val="115"/>
        </w:rPr>
        <w:t>could</w:t>
      </w:r>
      <w:r>
        <w:rPr>
          <w:spacing w:val="-8"/>
          <w:w w:val="115"/>
        </w:rPr>
        <w:t xml:space="preserve"> </w:t>
      </w:r>
      <w:r>
        <w:rPr>
          <w:w w:val="115"/>
        </w:rPr>
        <w:t>be</w:t>
      </w:r>
      <w:r>
        <w:rPr>
          <w:spacing w:val="-8"/>
          <w:w w:val="115"/>
        </w:rPr>
        <w:t xml:space="preserve"> </w:t>
      </w:r>
      <w:r>
        <w:rPr>
          <w:w w:val="115"/>
        </w:rPr>
        <w:t>influenced</w:t>
      </w:r>
      <w:r>
        <w:rPr>
          <w:spacing w:val="-8"/>
          <w:w w:val="115"/>
        </w:rPr>
        <w:t xml:space="preserve"> </w:t>
      </w:r>
      <w:r>
        <w:rPr>
          <w:w w:val="115"/>
        </w:rPr>
        <w:t>by</w:t>
      </w:r>
      <w:r>
        <w:rPr>
          <w:spacing w:val="-9"/>
          <w:w w:val="115"/>
        </w:rPr>
        <w:t xml:space="preserve"> </w:t>
      </w:r>
      <w:r>
        <w:rPr>
          <w:w w:val="115"/>
        </w:rPr>
        <w:t>the</w:t>
      </w:r>
      <w:r>
        <w:rPr>
          <w:spacing w:val="-8"/>
          <w:w w:val="115"/>
        </w:rPr>
        <w:t xml:space="preserve"> </w:t>
      </w:r>
      <w:r>
        <w:rPr>
          <w:w w:val="115"/>
        </w:rPr>
        <w:t>operational</w:t>
      </w:r>
      <w:r>
        <w:rPr>
          <w:spacing w:val="-8"/>
          <w:w w:val="115"/>
        </w:rPr>
        <w:t xml:space="preserve"> </w:t>
      </w:r>
      <w:r>
        <w:rPr>
          <w:w w:val="115"/>
        </w:rPr>
        <w:t>challenges</w:t>
      </w:r>
      <w:r>
        <w:rPr>
          <w:spacing w:val="-8"/>
          <w:w w:val="115"/>
        </w:rPr>
        <w:t xml:space="preserve"> </w:t>
      </w:r>
      <w:r>
        <w:rPr>
          <w:spacing w:val="-4"/>
          <w:w w:val="115"/>
        </w:rPr>
        <w:t>they</w:t>
      </w:r>
    </w:p>
    <w:p>
      <w:pPr>
        <w:pStyle w:val="6"/>
        <w:spacing w:line="276" w:lineRule="auto"/>
        <w:ind w:left="920" w:right="1444"/>
      </w:pPr>
      <w:r>
        <w:rPr>
          <w:w w:val="115"/>
        </w:rPr>
        <w:t>foresee.</w:t>
      </w:r>
      <w:r>
        <w:rPr>
          <w:spacing w:val="-3"/>
          <w:w w:val="115"/>
        </w:rPr>
        <w:t xml:space="preserve"> </w:t>
      </w:r>
      <w:r>
        <w:rPr>
          <w:w w:val="115"/>
        </w:rPr>
        <w:t>The</w:t>
      </w:r>
      <w:r>
        <w:rPr>
          <w:spacing w:val="-3"/>
          <w:w w:val="115"/>
        </w:rPr>
        <w:t xml:space="preserve"> </w:t>
      </w:r>
      <w:r>
        <w:rPr>
          <w:w w:val="115"/>
        </w:rPr>
        <w:t>high</w:t>
      </w:r>
      <w:r>
        <w:rPr>
          <w:spacing w:val="-3"/>
          <w:w w:val="115"/>
        </w:rPr>
        <w:t xml:space="preserve"> </w:t>
      </w:r>
      <w:r>
        <w:rPr>
          <w:w w:val="115"/>
        </w:rPr>
        <w:t>level</w:t>
      </w:r>
      <w:r>
        <w:rPr>
          <w:spacing w:val="-3"/>
          <w:w w:val="115"/>
        </w:rPr>
        <w:t xml:space="preserve"> </w:t>
      </w:r>
      <w:r>
        <w:rPr>
          <w:w w:val="115"/>
        </w:rPr>
        <w:t>of</w:t>
      </w:r>
      <w:r>
        <w:rPr>
          <w:spacing w:val="-3"/>
          <w:w w:val="115"/>
        </w:rPr>
        <w:t xml:space="preserve"> </w:t>
      </w:r>
      <w:r>
        <w:rPr>
          <w:w w:val="115"/>
        </w:rPr>
        <w:t>awareness</w:t>
      </w:r>
      <w:r>
        <w:rPr>
          <w:spacing w:val="-3"/>
          <w:w w:val="115"/>
        </w:rPr>
        <w:t xml:space="preserve"> </w:t>
      </w:r>
      <w:r>
        <w:rPr>
          <w:w w:val="115"/>
        </w:rPr>
        <w:t>and</w:t>
      </w:r>
      <w:r>
        <w:rPr>
          <w:spacing w:val="-3"/>
          <w:w w:val="115"/>
        </w:rPr>
        <w:t xml:space="preserve"> </w:t>
      </w:r>
      <w:r>
        <w:rPr>
          <w:w w:val="115"/>
        </w:rPr>
        <w:t>clarity</w:t>
      </w:r>
      <w:r>
        <w:rPr>
          <w:spacing w:val="-3"/>
          <w:w w:val="115"/>
        </w:rPr>
        <w:t xml:space="preserve"> </w:t>
      </w:r>
      <w:r>
        <w:rPr>
          <w:w w:val="115"/>
        </w:rPr>
        <w:t>among</w:t>
      </w:r>
      <w:r>
        <w:rPr>
          <w:spacing w:val="-3"/>
          <w:w w:val="115"/>
        </w:rPr>
        <w:t xml:space="preserve"> </w:t>
      </w:r>
      <w:r>
        <w:rPr>
          <w:w w:val="115"/>
        </w:rPr>
        <w:t>C-level</w:t>
      </w:r>
      <w:r>
        <w:rPr>
          <w:spacing w:val="-3"/>
          <w:w w:val="115"/>
        </w:rPr>
        <w:t xml:space="preserve"> </w:t>
      </w:r>
      <w:r>
        <w:rPr>
          <w:w w:val="115"/>
        </w:rPr>
        <w:t>executives</w:t>
      </w:r>
      <w:r>
        <w:rPr>
          <w:spacing w:val="-3"/>
          <w:w w:val="115"/>
        </w:rPr>
        <w:t xml:space="preserve"> </w:t>
      </w:r>
      <w:r>
        <w:rPr>
          <w:w w:val="115"/>
        </w:rPr>
        <w:t>aligns</w:t>
      </w:r>
      <w:r>
        <w:rPr>
          <w:spacing w:val="-3"/>
          <w:w w:val="115"/>
        </w:rPr>
        <w:t xml:space="preserve"> </w:t>
      </w:r>
      <w:r>
        <w:rPr>
          <w:w w:val="115"/>
        </w:rPr>
        <w:t>with</w:t>
      </w:r>
      <w:r>
        <w:rPr>
          <w:spacing w:val="-3"/>
          <w:w w:val="115"/>
        </w:rPr>
        <w:t xml:space="preserve"> </w:t>
      </w:r>
      <w:r>
        <w:rPr>
          <w:w w:val="115"/>
        </w:rPr>
        <w:t>the</w:t>
      </w:r>
      <w:r>
        <w:rPr>
          <w:spacing w:val="-3"/>
          <w:w w:val="115"/>
        </w:rPr>
        <w:t xml:space="preserve"> </w:t>
      </w:r>
      <w:r>
        <w:rPr>
          <w:w w:val="115"/>
        </w:rPr>
        <w:t>increasing presence of AI in the news and its growing significance in the corporate zeitgeist.</w:t>
      </w:r>
    </w:p>
    <w:p>
      <w:pPr>
        <w:tabs>
          <w:tab w:val="left" w:pos="9482"/>
        </w:tabs>
        <w:spacing w:line="276" w:lineRule="auto"/>
        <w:rPr>
          <w:lang w:eastAsia="zh-CN"/>
        </w:rPr>
      </w:pPr>
      <w:r>
        <w:tab/>
      </w:r>
    </w:p>
    <w:p>
      <w:pPr>
        <w:tabs>
          <w:tab w:val="left" w:pos="9482"/>
        </w:tabs>
        <w:spacing w:line="276" w:lineRule="auto"/>
        <w:rPr>
          <w:lang w:eastAsia="zh-CN"/>
        </w:rPr>
      </w:pPr>
    </w:p>
    <w:p>
      <w:pPr>
        <w:tabs>
          <w:tab w:val="left" w:pos="9482"/>
        </w:tabs>
        <w:spacing w:line="276" w:lineRule="auto"/>
        <w:rPr>
          <w:lang w:eastAsia="zh-CN"/>
        </w:rPr>
        <w:sectPr>
          <w:type w:val="continuous"/>
          <w:pgSz w:w="12240" w:h="15840"/>
          <w:pgMar w:top="1500" w:right="0" w:bottom="280" w:left="520" w:header="0" w:footer="675" w:gutter="0"/>
          <w:cols w:space="720" w:num="1"/>
        </w:sectPr>
      </w:pPr>
    </w:p>
    <w:p>
      <w:pPr>
        <w:pStyle w:val="4"/>
        <w:rPr>
          <w:lang w:eastAsia="zh-CN"/>
        </w:rPr>
      </w:pPr>
    </w:p>
    <w:p>
      <w:pPr>
        <w:pStyle w:val="6"/>
        <w:spacing w:before="294" w:line="276" w:lineRule="auto"/>
        <w:ind w:right="3324"/>
        <w:rPr>
          <w:w w:val="115"/>
          <w:lang w:eastAsia="zh-CN"/>
        </w:rPr>
      </w:pPr>
      <w:r>
        <mc:AlternateContent>
          <mc:Choice Requires="wps">
            <w:drawing>
              <wp:anchor distT="0" distB="0" distL="114300" distR="114300" simplePos="0" relativeHeight="251739136" behindDoc="0" locked="0" layoutInCell="1" allowOverlap="1">
                <wp:simplePos x="0" y="0"/>
                <wp:positionH relativeFrom="page">
                  <wp:posOffset>2978785</wp:posOffset>
                </wp:positionH>
                <wp:positionV relativeFrom="paragraph">
                  <wp:posOffset>233680</wp:posOffset>
                </wp:positionV>
                <wp:extent cx="3887470" cy="236855"/>
                <wp:effectExtent l="0" t="0" r="11430" b="4445"/>
                <wp:wrapNone/>
                <wp:docPr id="162772162" name="docshape329"/>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4"/>
                              <w:ind w:left="429"/>
                              <w:jc w:val="center"/>
                              <w:rPr>
                                <w:rFonts w:ascii="Verdana"/>
                                <w:i/>
                                <w:color w:val="000000"/>
                                <w:sz w:val="17"/>
                                <w:lang w:eastAsia="zh-CN"/>
                              </w:rPr>
                            </w:pPr>
                            <w:r>
                              <w:rPr>
                                <w:rFonts w:hint="eastAsia" w:ascii="微软雅黑" w:hAnsi="微软雅黑" w:eastAsia="微软雅黑" w:cs="微软雅黑"/>
                                <w:i/>
                                <w:color w:val="000000"/>
                                <w:sz w:val="17"/>
                                <w:lang w:eastAsia="zh-CN"/>
                              </w:rPr>
                              <w:t>您对对</w:t>
                            </w:r>
                            <w:r>
                              <w:rPr>
                                <w:rFonts w:ascii="微软雅黑" w:hAnsi="微软雅黑" w:eastAsia="微软雅黑" w:cs="微软雅黑"/>
                                <w:i/>
                                <w:color w:val="000000"/>
                                <w:sz w:val="17"/>
                                <w:lang w:eastAsia="zh-CN"/>
                              </w:rPr>
                              <w:t xml:space="preserve"> AI </w:t>
                            </w:r>
                            <w:r>
                              <w:rPr>
                                <w:rFonts w:hint="eastAsia" w:ascii="微软雅黑" w:hAnsi="微软雅黑" w:eastAsia="微软雅黑" w:cs="微软雅黑"/>
                                <w:i/>
                                <w:color w:val="000000"/>
                                <w:sz w:val="17"/>
                                <w:lang w:eastAsia="zh-CN"/>
                              </w:rPr>
                              <w:t>在网络安全中潜在使用案例的了解程度如何？</w:t>
                            </w:r>
                          </w:p>
                        </w:txbxContent>
                      </wps:txbx>
                      <wps:bodyPr rot="0" vert="horz" wrap="square" lIns="0" tIns="0" rIns="0" bIns="0" anchor="t" anchorCtr="0" upright="1">
                        <a:noAutofit/>
                      </wps:bodyPr>
                    </wps:wsp>
                  </a:graphicData>
                </a:graphic>
              </wp:anchor>
            </w:drawing>
          </mc:Choice>
          <mc:Fallback>
            <w:pict>
              <v:shape id="docshape329" o:spid="_x0000_s1026" o:spt="202" type="#_x0000_t202" style="position:absolute;left:0pt;margin-left:234.55pt;margin-top:18.4pt;height:18.65pt;width:306.1pt;mso-position-horizontal-relative:page;z-index:251739136;mso-width-relative:page;mso-height-relative:page;" fillcolor="#EEF3F8" filled="t" stroked="f" coordsize="21600,21600" o:gfxdata="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DH3jV2AAAAAoBAAAPAAAAAAAAAAEAIAAAACIAAABkcnMvZG93&#10;bnJldi54bWxQSwECFAAUAAAACACHTuJAjmzgGwACAAAGBAAADgAAAAAAAAABACAAAAAnAQAAZHJz&#10;L2Uyb0RvYy54bWxQSwUGAAAAAAYABgBZAQAAmQUAAAAA&#10;">
                <v:fill on="t" focussize="0,0"/>
                <v:stroke on="f"/>
                <v:imagedata o:title=""/>
                <o:lock v:ext="edit" aspectratio="f"/>
                <v:textbox inset="0mm,0mm,0mm,0mm">
                  <w:txbxContent>
                    <w:p>
                      <w:pPr>
                        <w:spacing w:before="54"/>
                        <w:ind w:left="429"/>
                        <w:jc w:val="center"/>
                        <w:rPr>
                          <w:rFonts w:ascii="Verdana"/>
                          <w:i/>
                          <w:color w:val="000000"/>
                          <w:sz w:val="17"/>
                          <w:lang w:eastAsia="zh-CN"/>
                        </w:rPr>
                      </w:pPr>
                      <w:r>
                        <w:rPr>
                          <w:rFonts w:hint="eastAsia" w:ascii="微软雅黑" w:hAnsi="微软雅黑" w:eastAsia="微软雅黑" w:cs="微软雅黑"/>
                          <w:i/>
                          <w:color w:val="000000"/>
                          <w:sz w:val="17"/>
                          <w:lang w:eastAsia="zh-CN"/>
                        </w:rPr>
                        <w:t>您对对</w:t>
                      </w:r>
                      <w:r>
                        <w:rPr>
                          <w:rFonts w:ascii="微软雅黑" w:hAnsi="微软雅黑" w:eastAsia="微软雅黑" w:cs="微软雅黑"/>
                          <w:i/>
                          <w:color w:val="000000"/>
                          <w:sz w:val="17"/>
                          <w:lang w:eastAsia="zh-CN"/>
                        </w:rPr>
                        <w:t xml:space="preserve"> AI </w:t>
                      </w:r>
                      <w:r>
                        <w:rPr>
                          <w:rFonts w:hint="eastAsia" w:ascii="微软雅黑" w:hAnsi="微软雅黑" w:eastAsia="微软雅黑" w:cs="微软雅黑"/>
                          <w:i/>
                          <w:color w:val="000000"/>
                          <w:sz w:val="17"/>
                          <w:lang w:eastAsia="zh-CN"/>
                        </w:rPr>
                        <w:t>在网络安全中潜在使用案例的了解程度如何？</w:t>
                      </w:r>
                    </w:p>
                  </w:txbxContent>
                </v:textbox>
              </v:shape>
            </w:pict>
          </mc:Fallback>
        </mc:AlternateContent>
      </w:r>
      <w:r>
        <w:drawing>
          <wp:anchor distT="0" distB="0" distL="0" distR="0" simplePos="0" relativeHeight="251740160" behindDoc="0" locked="0" layoutInCell="1" allowOverlap="1">
            <wp:simplePos x="0" y="0"/>
            <wp:positionH relativeFrom="page">
              <wp:posOffset>2971165</wp:posOffset>
            </wp:positionH>
            <wp:positionV relativeFrom="paragraph">
              <wp:posOffset>595630</wp:posOffset>
            </wp:positionV>
            <wp:extent cx="1844040" cy="1844040"/>
            <wp:effectExtent l="0" t="0" r="10160" b="10160"/>
            <wp:wrapNone/>
            <wp:docPr id="1683205582"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05582" name="image34.png"/>
                    <pic:cNvPicPr>
                      <a:picLocks noChangeAspect="1"/>
                    </pic:cNvPicPr>
                  </pic:nvPicPr>
                  <pic:blipFill>
                    <a:blip r:embed="rId66" cstate="print"/>
                    <a:stretch>
                      <a:fillRect/>
                    </a:stretch>
                  </pic:blipFill>
                  <pic:spPr>
                    <a:xfrm>
                      <a:off x="0" y="0"/>
                      <a:ext cx="1844311" cy="1844294"/>
                    </a:xfrm>
                    <a:prstGeom prst="rect">
                      <a:avLst/>
                    </a:prstGeom>
                  </pic:spPr>
                </pic:pic>
              </a:graphicData>
            </a:graphic>
          </wp:anchor>
        </w:drawing>
      </w:r>
    </w:p>
    <w:tbl>
      <w:tblPr>
        <w:tblStyle w:val="8"/>
        <w:tblpPr w:leftFromText="180" w:rightFromText="180" w:vertAnchor="text" w:horzAnchor="page" w:tblpX="1506" w:tblpY="1991"/>
        <w:tblW w:w="7902" w:type="dxa"/>
        <w:tblInd w:w="0" w:type="dxa"/>
        <w:tblLayout w:type="fixed"/>
        <w:tblCellMar>
          <w:top w:w="0" w:type="dxa"/>
          <w:left w:w="0" w:type="dxa"/>
          <w:bottom w:w="0" w:type="dxa"/>
          <w:right w:w="0" w:type="dxa"/>
        </w:tblCellMar>
      </w:tblPr>
      <w:tblGrid>
        <w:gridCol w:w="4669"/>
        <w:gridCol w:w="2339"/>
        <w:gridCol w:w="894"/>
      </w:tblGrid>
      <w:tr>
        <w:tblPrEx>
          <w:tblCellMar>
            <w:top w:w="0" w:type="dxa"/>
            <w:left w:w="0" w:type="dxa"/>
            <w:bottom w:w="0" w:type="dxa"/>
            <w:right w:w="0" w:type="dxa"/>
          </w:tblCellMar>
        </w:tblPrEx>
        <w:trPr>
          <w:trHeight w:val="268" w:hRule="atLeast"/>
        </w:trPr>
        <w:tc>
          <w:tcPr>
            <w:tcW w:w="4669" w:type="dxa"/>
            <w:vMerge w:val="restart"/>
          </w:tcPr>
          <w:p>
            <w:pPr>
              <w:pStyle w:val="13"/>
              <w:spacing w:before="7" w:line="241" w:lineRule="exact"/>
              <w:rPr>
                <w:sz w:val="20"/>
                <w:lang w:eastAsia="zh-CN"/>
              </w:rPr>
            </w:pPr>
          </w:p>
        </w:tc>
        <w:tc>
          <w:tcPr>
            <w:tcW w:w="2339" w:type="dxa"/>
          </w:tcPr>
          <w:p>
            <w:pPr>
              <w:pStyle w:val="13"/>
              <w:spacing w:before="24"/>
              <w:ind w:left="0" w:right="98"/>
              <w:jc w:val="right"/>
              <w:rPr>
                <w:rFonts w:ascii="Century Gothic"/>
                <w:b/>
                <w:sz w:val="12"/>
              </w:rPr>
            </w:pPr>
            <w:r>
              <w:drawing>
                <wp:inline distT="0" distB="0" distL="0" distR="0">
                  <wp:extent cx="81915" cy="81915"/>
                  <wp:effectExtent l="0" t="0" r="6985" b="6985"/>
                  <wp:docPr id="1769676420"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76420" name="image12.png"/>
                          <pic:cNvPicPr>
                            <a:picLocks noChangeAspect="1"/>
                          </pic:cNvPicPr>
                        </pic:nvPicPr>
                        <pic:blipFill>
                          <a:blip r:embed="rId67" cstate="print"/>
                          <a:stretch>
                            <a:fillRect/>
                          </a:stretch>
                        </pic:blipFill>
                        <pic:spPr>
                          <a:xfrm>
                            <a:off x="0" y="0"/>
                            <a:ext cx="82295" cy="82296"/>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27%</w:t>
            </w:r>
          </w:p>
        </w:tc>
        <w:tc>
          <w:tcPr>
            <w:tcW w:w="894" w:type="dxa"/>
          </w:tcPr>
          <w:p>
            <w:pPr>
              <w:pStyle w:val="13"/>
              <w:spacing w:before="35"/>
              <w:ind w:left="100"/>
              <w:rPr>
                <w:rFonts w:ascii="微软雅黑" w:hAnsi="微软雅黑" w:eastAsia="微软雅黑" w:cs="微软雅黑"/>
                <w:sz w:val="12"/>
                <w:lang w:eastAsia="zh-CN"/>
              </w:rPr>
            </w:pPr>
            <w:r>
              <w:rPr>
                <w:color w:val="141221"/>
                <w:w w:val="110"/>
                <w:sz w:val="12"/>
              </w:rPr>
              <w:t>3</w:t>
            </w:r>
            <w:r>
              <w:rPr>
                <w:color w:val="141221"/>
                <w:spacing w:val="-3"/>
                <w:w w:val="110"/>
                <w:sz w:val="12"/>
              </w:rPr>
              <w:t xml:space="preserve"> </w:t>
            </w:r>
            <w:r>
              <w:rPr>
                <w:rFonts w:hint="eastAsia" w:ascii="微软雅黑" w:hAnsi="微软雅黑" w:eastAsia="微软雅黑" w:cs="微软雅黑"/>
                <w:color w:val="141221"/>
                <w:spacing w:val="-2"/>
                <w:w w:val="110"/>
                <w:sz w:val="10"/>
                <w:szCs w:val="20"/>
                <w:lang w:eastAsia="zh-CN"/>
              </w:rPr>
              <w:t>（中立）</w:t>
            </w:r>
          </w:p>
        </w:tc>
      </w:tr>
      <w:tr>
        <w:tblPrEx>
          <w:tblCellMar>
            <w:top w:w="0" w:type="dxa"/>
            <w:left w:w="0" w:type="dxa"/>
            <w:bottom w:w="0" w:type="dxa"/>
            <w:right w:w="0" w:type="dxa"/>
          </w:tblCellMar>
        </w:tblPrEx>
        <w:trPr>
          <w:trHeight w:val="280" w:hRule="atLeast"/>
        </w:trPr>
        <w:tc>
          <w:tcPr>
            <w:tcW w:w="4669" w:type="dxa"/>
            <w:vMerge w:val="continue"/>
          </w:tcPr>
          <w:p>
            <w:pPr>
              <w:pStyle w:val="13"/>
              <w:spacing w:before="7" w:line="241" w:lineRule="exact"/>
              <w:rPr>
                <w:sz w:val="20"/>
              </w:rPr>
            </w:pPr>
          </w:p>
        </w:tc>
        <w:tc>
          <w:tcPr>
            <w:tcW w:w="2339" w:type="dxa"/>
          </w:tcPr>
          <w:p>
            <w:pPr>
              <w:pStyle w:val="13"/>
              <w:spacing w:before="61"/>
              <w:ind w:left="0" w:right="98"/>
              <w:jc w:val="right"/>
              <w:rPr>
                <w:rFonts w:ascii="Century Gothic"/>
                <w:b/>
                <w:sz w:val="12"/>
              </w:rPr>
            </w:pPr>
            <w:r>
              <w:drawing>
                <wp:inline distT="0" distB="0" distL="0" distR="0">
                  <wp:extent cx="81915" cy="81915"/>
                  <wp:effectExtent l="0" t="0" r="6985" b="6985"/>
                  <wp:docPr id="214195933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59337" name="image8.png"/>
                          <pic:cNvPicPr>
                            <a:picLocks noChangeAspect="1"/>
                          </pic:cNvPicPr>
                        </pic:nvPicPr>
                        <pic:blipFill>
                          <a:blip r:embed="rId57" cstate="print"/>
                          <a:stretch>
                            <a:fillRect/>
                          </a:stretch>
                        </pic:blipFill>
                        <pic:spPr>
                          <a:xfrm>
                            <a:off x="0" y="0"/>
                            <a:ext cx="82295" cy="82296"/>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25%</w:t>
            </w:r>
          </w:p>
        </w:tc>
        <w:tc>
          <w:tcPr>
            <w:tcW w:w="894" w:type="dxa"/>
          </w:tcPr>
          <w:p>
            <w:pPr>
              <w:pStyle w:val="13"/>
              <w:spacing w:before="72"/>
              <w:ind w:left="100"/>
              <w:rPr>
                <w:sz w:val="12"/>
              </w:rPr>
            </w:pPr>
            <w:r>
              <w:rPr>
                <w:color w:val="141221"/>
                <w:w w:val="126"/>
                <w:sz w:val="12"/>
              </w:rPr>
              <w:t>4</w:t>
            </w:r>
          </w:p>
        </w:tc>
      </w:tr>
      <w:tr>
        <w:tblPrEx>
          <w:tblCellMar>
            <w:top w:w="0" w:type="dxa"/>
            <w:left w:w="0" w:type="dxa"/>
            <w:bottom w:w="0" w:type="dxa"/>
            <w:right w:w="0" w:type="dxa"/>
          </w:tblCellMar>
        </w:tblPrEx>
        <w:trPr>
          <w:trHeight w:val="280" w:hRule="atLeast"/>
        </w:trPr>
        <w:tc>
          <w:tcPr>
            <w:tcW w:w="4669" w:type="dxa"/>
            <w:vMerge w:val="continue"/>
          </w:tcPr>
          <w:p>
            <w:pPr>
              <w:pStyle w:val="13"/>
              <w:spacing w:before="7" w:line="241" w:lineRule="exact"/>
              <w:rPr>
                <w:sz w:val="20"/>
              </w:rPr>
            </w:pPr>
          </w:p>
        </w:tc>
        <w:tc>
          <w:tcPr>
            <w:tcW w:w="2339" w:type="dxa"/>
          </w:tcPr>
          <w:p>
            <w:pPr>
              <w:pStyle w:val="13"/>
              <w:spacing w:before="86"/>
              <w:ind w:left="0" w:right="98"/>
              <w:jc w:val="right"/>
              <w:rPr>
                <w:rFonts w:ascii="Century Gothic"/>
                <w:b/>
                <w:sz w:val="12"/>
              </w:rPr>
            </w:pPr>
            <w:r>
              <w:drawing>
                <wp:inline distT="0" distB="0" distL="0" distR="0">
                  <wp:extent cx="82550" cy="82550"/>
                  <wp:effectExtent l="0" t="0" r="6350" b="6350"/>
                  <wp:docPr id="32738905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9051" name="image31.png"/>
                          <pic:cNvPicPr>
                            <a:picLocks noChangeAspect="1"/>
                          </pic:cNvPicPr>
                        </pic:nvPicPr>
                        <pic:blipFill>
                          <a:blip r:embed="rId60" cstate="print"/>
                          <a:stretch>
                            <a:fillRect/>
                          </a:stretch>
                        </pic:blipFill>
                        <pic:spPr>
                          <a:xfrm>
                            <a:off x="0" y="0"/>
                            <a:ext cx="82581" cy="82581"/>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25%</w:t>
            </w:r>
          </w:p>
        </w:tc>
        <w:tc>
          <w:tcPr>
            <w:tcW w:w="894" w:type="dxa"/>
          </w:tcPr>
          <w:p>
            <w:pPr>
              <w:pStyle w:val="13"/>
              <w:spacing w:before="97"/>
              <w:ind w:left="100"/>
              <w:rPr>
                <w:rFonts w:ascii="微软雅黑" w:hAnsi="微软雅黑" w:eastAsia="微软雅黑" w:cs="微软雅黑"/>
                <w:sz w:val="12"/>
                <w:lang w:eastAsia="zh-CN"/>
              </w:rPr>
            </w:pPr>
            <w:r>
              <w:rPr>
                <w:color w:val="141221"/>
                <w:w w:val="110"/>
                <w:sz w:val="12"/>
              </w:rPr>
              <w:t>5</w:t>
            </w:r>
            <w:r>
              <w:rPr>
                <w:color w:val="141221"/>
                <w:spacing w:val="-2"/>
                <w:w w:val="110"/>
                <w:sz w:val="12"/>
              </w:rPr>
              <w:t xml:space="preserve"> </w:t>
            </w:r>
            <w:r>
              <w:rPr>
                <w:rFonts w:hint="eastAsia" w:ascii="微软雅黑" w:hAnsi="微软雅黑" w:eastAsia="微软雅黑" w:cs="微软雅黑"/>
                <w:color w:val="141221"/>
                <w:w w:val="110"/>
                <w:sz w:val="10"/>
                <w:szCs w:val="20"/>
                <w:lang w:eastAsia="zh-CN"/>
              </w:rPr>
              <w:t>（非常清楚）</w:t>
            </w:r>
          </w:p>
        </w:tc>
      </w:tr>
      <w:tr>
        <w:tblPrEx>
          <w:tblCellMar>
            <w:top w:w="0" w:type="dxa"/>
            <w:left w:w="0" w:type="dxa"/>
            <w:bottom w:w="0" w:type="dxa"/>
            <w:right w:w="0" w:type="dxa"/>
          </w:tblCellMar>
        </w:tblPrEx>
        <w:trPr>
          <w:trHeight w:val="994" w:hRule="atLeast"/>
        </w:trPr>
        <w:tc>
          <w:tcPr>
            <w:tcW w:w="4669" w:type="dxa"/>
            <w:vMerge w:val="continue"/>
            <w:tcBorders>
              <w:bottom w:val="nil"/>
            </w:tcBorders>
          </w:tcPr>
          <w:p>
            <w:pPr>
              <w:pStyle w:val="13"/>
              <w:spacing w:before="7" w:line="241" w:lineRule="exact"/>
              <w:rPr>
                <w:sz w:val="20"/>
              </w:rPr>
            </w:pPr>
          </w:p>
        </w:tc>
        <w:tc>
          <w:tcPr>
            <w:tcW w:w="3233" w:type="dxa"/>
            <w:gridSpan w:val="2"/>
            <w:tcBorders>
              <w:bottom w:val="nil"/>
            </w:tcBorders>
          </w:tcPr>
          <w:p>
            <w:pPr>
              <w:pStyle w:val="13"/>
              <w:spacing w:before="0"/>
              <w:ind w:left="0"/>
              <w:rPr>
                <w:rFonts w:ascii="Times New Roman"/>
                <w:sz w:val="18"/>
              </w:rPr>
            </w:pPr>
          </w:p>
        </w:tc>
      </w:tr>
    </w:tbl>
    <w:p>
      <w:pPr>
        <w:pStyle w:val="6"/>
        <w:spacing w:line="276" w:lineRule="auto"/>
        <w:ind w:left="920" w:right="3774"/>
        <w:rPr>
          <w:rFonts w:ascii="微软雅黑" w:hAnsi="微软雅黑" w:eastAsia="微软雅黑" w:cs="微软雅黑"/>
          <w:lang w:eastAsia="zh-CN"/>
        </w:rPr>
      </w:pPr>
      <w:r>
        <w:rPr>
          <w:rFonts w:hint="eastAsia" w:ascii="微软雅黑" w:hAnsi="微软雅黑" w:eastAsia="微软雅黑" w:cs="微软雅黑"/>
          <w:lang w:eastAsia="zh-CN"/>
        </w:rPr>
        <w:t>网络安全领域中对潜在</w:t>
      </w:r>
      <w:r>
        <w:rPr>
          <w:lang w:eastAsia="zh-CN"/>
        </w:rPr>
        <w:t xml:space="preserve"> AI </w:t>
      </w:r>
      <w:r>
        <w:rPr>
          <w:rFonts w:hint="eastAsia" w:ascii="微软雅黑" w:hAnsi="微软雅黑" w:eastAsia="微软雅黑" w:cs="微软雅黑"/>
          <w:lang w:eastAsia="zh-CN"/>
        </w:rPr>
        <w:t>应用案例的理解显示出存在一定的分歧，专业人士在对</w:t>
      </w:r>
      <w:r>
        <w:rPr>
          <w:lang w:eastAsia="zh-CN"/>
        </w:rPr>
        <w:t xml:space="preserve"> AI </w:t>
      </w:r>
      <w:r>
        <w:rPr>
          <w:rFonts w:hint="eastAsia" w:ascii="微软雅黑" w:hAnsi="微软雅黑" w:eastAsia="微软雅黑" w:cs="微软雅黑"/>
          <w:lang w:eastAsia="zh-CN"/>
        </w:rPr>
        <w:t>应用的了解程度上意见不统一。总体来看，有</w:t>
      </w:r>
      <w:r>
        <w:rPr>
          <w:lang w:eastAsia="zh-CN"/>
        </w:rPr>
        <w:t xml:space="preserve"> 50% </w:t>
      </w:r>
      <w:r>
        <w:rPr>
          <w:rFonts w:hint="eastAsia" w:ascii="微软雅黑" w:hAnsi="微软雅黑" w:eastAsia="微软雅黑" w:cs="微软雅黑"/>
          <w:lang w:eastAsia="zh-CN"/>
        </w:rPr>
        <w:t>的受访者认为对</w:t>
      </w:r>
      <w:r>
        <w:rPr>
          <w:rFonts w:hint="eastAsia"/>
          <w:lang w:eastAsia="zh-CN"/>
        </w:rPr>
        <w:t xml:space="preserve"> </w:t>
      </w:r>
      <w:r>
        <w:rPr>
          <w:lang w:eastAsia="zh-CN"/>
        </w:rPr>
        <w:t xml:space="preserve">AI </w:t>
      </w:r>
      <w:r>
        <w:rPr>
          <w:rFonts w:hint="eastAsia" w:ascii="微软雅黑" w:hAnsi="微软雅黑" w:eastAsia="微软雅黑" w:cs="微软雅黑"/>
          <w:lang w:eastAsia="zh-CN"/>
        </w:rPr>
        <w:t>应用案例有清楚了解，其中</w:t>
      </w:r>
      <w:r>
        <w:rPr>
          <w:lang w:eastAsia="zh-CN"/>
        </w:rPr>
        <w:t xml:space="preserve"> 25% </w:t>
      </w:r>
      <w:r>
        <w:rPr>
          <w:rFonts w:hint="eastAsia" w:ascii="微软雅黑" w:hAnsi="微软雅黑" w:eastAsia="微软雅黑" w:cs="微软雅黑"/>
          <w:lang w:eastAsia="zh-CN"/>
        </w:rPr>
        <w:t>觉得比较清楚，另外</w:t>
      </w:r>
      <w:r>
        <w:rPr>
          <w:lang w:eastAsia="zh-CN"/>
        </w:rPr>
        <w:t xml:space="preserve"> 25% </w:t>
      </w:r>
      <w:r>
        <w:rPr>
          <w:rFonts w:hint="eastAsia" w:ascii="微软雅黑" w:hAnsi="微软雅黑" w:eastAsia="微软雅黑" w:cs="微软雅黑"/>
          <w:lang w:eastAsia="zh-CN"/>
        </w:rPr>
        <w:t>非常清楚。然而，另一半受访者则表现出较低的了解程度，</w:t>
      </w:r>
      <w:r>
        <w:rPr>
          <w:lang w:eastAsia="zh-CN"/>
        </w:rPr>
        <w:t xml:space="preserve">27% </w:t>
      </w:r>
      <w:r>
        <w:rPr>
          <w:rFonts w:hint="eastAsia" w:ascii="微软雅黑" w:hAnsi="微软雅黑" w:eastAsia="微软雅黑" w:cs="微软雅黑"/>
          <w:lang w:eastAsia="zh-CN"/>
        </w:rPr>
        <w:t>表示中立，</w:t>
      </w:r>
      <w:r>
        <w:rPr>
          <w:lang w:eastAsia="zh-CN"/>
        </w:rPr>
        <w:t xml:space="preserve">17% </w:t>
      </w:r>
      <w:r>
        <w:rPr>
          <w:rFonts w:hint="eastAsia" w:ascii="微软雅黑" w:hAnsi="微软雅黑" w:eastAsia="微软雅黑" w:cs="微软雅黑"/>
          <w:lang w:eastAsia="zh-CN"/>
        </w:rPr>
        <w:t>觉得不太清楚，</w:t>
      </w:r>
      <w:r>
        <w:rPr>
          <w:lang w:eastAsia="zh-CN"/>
        </w:rPr>
        <w:t xml:space="preserve">6% </w:t>
      </w:r>
      <w:r>
        <w:rPr>
          <w:rFonts w:hint="eastAsia" w:ascii="微软雅黑" w:hAnsi="微软雅黑" w:eastAsia="微软雅黑" w:cs="微软雅黑"/>
          <w:lang w:eastAsia="zh-CN"/>
        </w:rPr>
        <w:t>认为非常不清楚。</w:t>
      </w:r>
      <w:r>
        <w:rPr>
          <w:lang w:eastAsia="zh-CN"/>
        </w:rPr>
        <w:br w:type="column"/>
      </w: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spacing w:before="3"/>
        <w:rPr>
          <w:sz w:val="18"/>
          <w:lang w:eastAsia="zh-CN"/>
        </w:rPr>
      </w:pPr>
    </w:p>
    <w:p>
      <w:pPr>
        <w:tabs>
          <w:tab w:val="left" w:pos="764"/>
        </w:tabs>
        <w:spacing w:before="1"/>
        <w:ind w:left="97"/>
        <w:rPr>
          <w:rFonts w:ascii="微软雅黑" w:hAnsi="微软雅黑" w:eastAsia="微软雅黑" w:cs="微软雅黑"/>
          <w:sz w:val="12"/>
          <w:lang w:eastAsia="zh-CN"/>
        </w:rPr>
      </w:pPr>
      <w:r>
        <w:drawing>
          <wp:inline distT="0" distB="0" distL="0" distR="0">
            <wp:extent cx="82550" cy="82550"/>
            <wp:effectExtent l="0" t="0" r="6350" b="6350"/>
            <wp:docPr id="128259988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99885" name="image11.png"/>
                    <pic:cNvPicPr>
                      <a:picLocks noChangeAspect="1"/>
                    </pic:cNvPicPr>
                  </pic:nvPicPr>
                  <pic:blipFill>
                    <a:blip r:embed="rId59" cstate="print"/>
                    <a:stretch>
                      <a:fillRect/>
                    </a:stretch>
                  </pic:blipFill>
                  <pic:spPr>
                    <a:xfrm>
                      <a:off x="0" y="0"/>
                      <a:ext cx="82753" cy="82753"/>
                    </a:xfrm>
                    <a:prstGeom prst="rect">
                      <a:avLst/>
                    </a:prstGeom>
                  </pic:spPr>
                </pic:pic>
              </a:graphicData>
            </a:graphic>
          </wp:inline>
        </w:drawing>
      </w:r>
      <w:r>
        <w:rPr>
          <w:rFonts w:ascii="Times New Roman"/>
          <w:w w:val="115"/>
          <w:position w:val="2"/>
          <w:sz w:val="20"/>
        </w:rPr>
        <w:t xml:space="preserve"> </w:t>
      </w:r>
      <w:r>
        <w:rPr>
          <w:rFonts w:ascii="Century Gothic"/>
          <w:b/>
          <w:color w:val="141221"/>
          <w:w w:val="115"/>
          <w:position w:val="2"/>
          <w:sz w:val="12"/>
        </w:rPr>
        <w:t>6%</w:t>
      </w:r>
      <w:r>
        <w:rPr>
          <w:rFonts w:ascii="Century Gothic"/>
          <w:b/>
          <w:color w:val="141221"/>
          <w:position w:val="2"/>
          <w:sz w:val="12"/>
        </w:rPr>
        <w:tab/>
      </w:r>
      <w:r>
        <w:rPr>
          <w:color w:val="141221"/>
          <w:w w:val="115"/>
          <w:position w:val="2"/>
          <w:sz w:val="12"/>
        </w:rPr>
        <w:t>1</w:t>
      </w:r>
      <w:r>
        <w:rPr>
          <w:color w:val="141221"/>
          <w:spacing w:val="-6"/>
          <w:w w:val="115"/>
          <w:position w:val="2"/>
          <w:sz w:val="12"/>
        </w:rPr>
        <w:t xml:space="preserve"> </w:t>
      </w:r>
      <w:r>
        <w:rPr>
          <w:rFonts w:hint="eastAsia" w:ascii="微软雅黑" w:hAnsi="微软雅黑" w:eastAsia="微软雅黑" w:cs="微软雅黑"/>
          <w:color w:val="141221"/>
          <w:w w:val="115"/>
          <w:position w:val="2"/>
          <w:sz w:val="10"/>
          <w:szCs w:val="20"/>
          <w:lang w:eastAsia="zh-CN"/>
        </w:rPr>
        <w:t>（完全不清楚）</w:t>
      </w:r>
    </w:p>
    <w:p>
      <w:pPr>
        <w:pStyle w:val="6"/>
        <w:spacing w:before="3"/>
        <w:rPr>
          <w:sz w:val="12"/>
        </w:rPr>
      </w:pPr>
    </w:p>
    <w:p>
      <w:pPr>
        <w:tabs>
          <w:tab w:val="left" w:pos="764"/>
        </w:tabs>
        <w:ind w:left="97"/>
        <w:rPr>
          <w:sz w:val="12"/>
        </w:rPr>
      </w:pPr>
      <w:r>
        <w:drawing>
          <wp:inline distT="0" distB="0" distL="0" distR="0">
            <wp:extent cx="82550" cy="82550"/>
            <wp:effectExtent l="0" t="0" r="6350" b="6350"/>
            <wp:docPr id="262668572"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68572"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17%</w:t>
      </w:r>
      <w:r>
        <w:rPr>
          <w:rFonts w:ascii="Century Gothic"/>
          <w:b/>
          <w:color w:val="141221"/>
          <w:position w:val="2"/>
          <w:sz w:val="12"/>
        </w:rPr>
        <w:tab/>
      </w:r>
      <w:r>
        <w:rPr>
          <w:color w:val="141221"/>
          <w:spacing w:val="-10"/>
          <w:w w:val="105"/>
          <w:position w:val="2"/>
          <w:sz w:val="12"/>
        </w:rPr>
        <w:t>2</w:t>
      </w:r>
    </w:p>
    <w:p>
      <w:pPr>
        <w:rPr>
          <w:sz w:val="12"/>
        </w:rPr>
        <w:sectPr>
          <w:pgSz w:w="12240" w:h="15840"/>
          <w:pgMar w:top="1220" w:right="0" w:bottom="860" w:left="520" w:header="0" w:footer="675" w:gutter="0"/>
          <w:cols w:equalWidth="0" w:num="2">
            <w:col w:w="7276" w:space="40"/>
            <w:col w:w="4404"/>
          </w:cols>
        </w:sectPr>
      </w:pPr>
    </w:p>
    <w:p>
      <w:pPr>
        <w:pStyle w:val="6"/>
        <w:spacing w:before="4"/>
        <w:rPr>
          <w:sz w:val="15"/>
        </w:rPr>
      </w:pPr>
    </w:p>
    <w:p>
      <w:pPr>
        <w:rPr>
          <w:sz w:val="15"/>
        </w:rPr>
        <w:sectPr>
          <w:type w:val="continuous"/>
          <w:pgSz w:w="12240" w:h="15840"/>
          <w:pgMar w:top="1500" w:right="0" w:bottom="280" w:left="520" w:header="0" w:footer="675" w:gutter="0"/>
          <w:cols w:space="720" w:num="1"/>
        </w:sectPr>
      </w:pPr>
    </w:p>
    <w:p>
      <w:pPr>
        <w:pStyle w:val="6"/>
        <w:spacing w:before="5"/>
        <w:rPr>
          <w:sz w:val="14"/>
        </w:rPr>
      </w:pPr>
    </w:p>
    <w:p>
      <w:pPr>
        <w:pStyle w:val="6"/>
        <w:ind w:left="920" w:right="-44"/>
      </w:pPr>
      <w:r>
        <mc:AlternateContent>
          <mc:Choice Requires="wps">
            <w:drawing>
              <wp:inline distT="0" distB="0" distL="0" distR="0">
                <wp:extent cx="3887470" cy="236855"/>
                <wp:effectExtent l="0" t="0" r="11430" b="4445"/>
                <wp:docPr id="759024833" name="docshape330"/>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7"/>
                              <w:ind w:left="422"/>
                              <w:jc w:val="center"/>
                              <w:rPr>
                                <w:rFonts w:ascii="Verdana"/>
                                <w:i/>
                                <w:color w:val="000000"/>
                                <w:sz w:val="17"/>
                                <w:lang w:eastAsia="zh-CN"/>
                              </w:rPr>
                            </w:pPr>
                            <w:r>
                              <w:rPr>
                                <w:rFonts w:hint="eastAsia" w:ascii="微软雅黑" w:hAnsi="微软雅黑" w:eastAsia="微软雅黑" w:cs="微软雅黑"/>
                                <w:i/>
                                <w:color w:val="000000"/>
                                <w:sz w:val="17"/>
                                <w:lang w:eastAsia="zh-CN"/>
                              </w:rPr>
                              <w:t>您对网络安全中</w:t>
                            </w:r>
                            <w:r>
                              <w:rPr>
                                <w:rFonts w:ascii="微软雅黑" w:hAnsi="微软雅黑" w:eastAsia="微软雅黑" w:cs="微软雅黑"/>
                                <w:i/>
                                <w:color w:val="000000"/>
                                <w:sz w:val="17"/>
                                <w:lang w:eastAsia="zh-CN"/>
                              </w:rPr>
                              <w:t>AI</w:t>
                            </w:r>
                            <w:r>
                              <w:rPr>
                                <w:rFonts w:hint="eastAsia" w:ascii="微软雅黑" w:hAnsi="微软雅黑" w:eastAsia="微软雅黑" w:cs="微软雅黑"/>
                                <w:i/>
                                <w:color w:val="000000"/>
                                <w:sz w:val="17"/>
                                <w:lang w:eastAsia="zh-CN"/>
                              </w:rPr>
                              <w:t>潜在应用案例的清晰程度如何？</w:t>
                            </w:r>
                          </w:p>
                        </w:txbxContent>
                      </wps:txbx>
                      <wps:bodyPr rot="0" vert="horz" wrap="square" lIns="0" tIns="0" rIns="0" bIns="0" anchor="t" anchorCtr="0" upright="1">
                        <a:noAutofit/>
                      </wps:bodyPr>
                    </wps:wsp>
                  </a:graphicData>
                </a:graphic>
              </wp:inline>
            </w:drawing>
          </mc:Choice>
          <mc:Fallback>
            <w:pict>
              <v:shape id="docshape330" o:spid="_x0000_s1026" o:spt="202" type="#_x0000_t202" style="height:18.65pt;width:306.1pt;" fillcolor="#EEF3F8" filled="t" stroked="f" coordsize="21600,21600" o:gfxdata="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fpJud1AAAAAQBAAAPAAAAAAAAAAEAIAAAACIAAABkcnMvZG93bnJl&#10;di54bWxQSwECFAAUAAAACACHTuJA2OtkCAECAAAGBAAADgAAAAAAAAABACAAAAAjAQAAZHJzL2Uy&#10;b0RvYy54bWxQSwUGAAAAAAYABgBZAQAAlgUAAAAA&#10;">
                <v:fill on="t" focussize="0,0"/>
                <v:stroke on="f"/>
                <v:imagedata o:title=""/>
                <o:lock v:ext="edit" aspectratio="f"/>
                <v:textbox inset="0mm,0mm,0mm,0mm">
                  <w:txbxContent>
                    <w:p>
                      <w:pPr>
                        <w:spacing w:before="57"/>
                        <w:ind w:left="422"/>
                        <w:jc w:val="center"/>
                        <w:rPr>
                          <w:rFonts w:ascii="Verdana"/>
                          <w:i/>
                          <w:color w:val="000000"/>
                          <w:sz w:val="17"/>
                          <w:lang w:eastAsia="zh-CN"/>
                        </w:rPr>
                      </w:pPr>
                      <w:r>
                        <w:rPr>
                          <w:rFonts w:hint="eastAsia" w:ascii="微软雅黑" w:hAnsi="微软雅黑" w:eastAsia="微软雅黑" w:cs="微软雅黑"/>
                          <w:i/>
                          <w:color w:val="000000"/>
                          <w:sz w:val="17"/>
                          <w:lang w:eastAsia="zh-CN"/>
                        </w:rPr>
                        <w:t>您对网络安全中</w:t>
                      </w:r>
                      <w:r>
                        <w:rPr>
                          <w:rFonts w:ascii="微软雅黑" w:hAnsi="微软雅黑" w:eastAsia="微软雅黑" w:cs="微软雅黑"/>
                          <w:i/>
                          <w:color w:val="000000"/>
                          <w:sz w:val="17"/>
                          <w:lang w:eastAsia="zh-CN"/>
                        </w:rPr>
                        <w:t>AI</w:t>
                      </w:r>
                      <w:r>
                        <w:rPr>
                          <w:rFonts w:hint="eastAsia" w:ascii="微软雅黑" w:hAnsi="微软雅黑" w:eastAsia="微软雅黑" w:cs="微软雅黑"/>
                          <w:i/>
                          <w:color w:val="000000"/>
                          <w:sz w:val="17"/>
                          <w:lang w:eastAsia="zh-CN"/>
                        </w:rPr>
                        <w:t>潜在应用案例的清晰程度如何？</w:t>
                      </w:r>
                    </w:p>
                  </w:txbxContent>
                </v:textbox>
                <w10:wrap type="none"/>
                <w10:anchorlock/>
              </v:shape>
            </w:pict>
          </mc:Fallback>
        </mc:AlternateContent>
      </w:r>
    </w:p>
    <w:p>
      <w:pPr>
        <w:pStyle w:val="6"/>
        <w:spacing w:before="7"/>
        <w:rPr>
          <w:sz w:val="19"/>
        </w:rPr>
      </w:pPr>
    </w:p>
    <w:p>
      <w:pPr>
        <w:ind w:left="920"/>
        <w:rPr>
          <w:sz w:val="14"/>
          <w:lang w:eastAsia="zh-CN"/>
        </w:rPr>
      </w:pPr>
      <w:r>
        <w:rPr>
          <w:rFonts w:hint="eastAsia" w:ascii="微软雅黑" w:hAnsi="微软雅黑" w:eastAsia="微软雅黑" w:cs="微软雅黑"/>
          <w:sz w:val="14"/>
          <w:lang w:eastAsia="zh-CN"/>
        </w:rPr>
        <w:t>首席级别（C级）或高级管理人员</w:t>
      </w:r>
    </w:p>
    <w:p>
      <w:pPr>
        <w:pStyle w:val="6"/>
        <w:spacing w:before="6"/>
        <w:rPr>
          <w:sz w:val="4"/>
          <w:lang w:eastAsia="zh-CN"/>
        </w:rPr>
      </w:pPr>
    </w:p>
    <w:p>
      <w:pPr>
        <w:pStyle w:val="6"/>
        <w:ind w:left="920" w:right="-29"/>
      </w:pPr>
      <w:r>
        <mc:AlternateContent>
          <mc:Choice Requires="wpg">
            <w:drawing>
              <wp:inline distT="0" distB="0" distL="0" distR="0">
                <wp:extent cx="3887470" cy="169545"/>
                <wp:effectExtent l="0" t="0" r="11430" b="8255"/>
                <wp:docPr id="1265621528" name="docshapegroup331"/>
                <wp:cNvGraphicFramePr/>
                <a:graphic xmlns:a="http://schemas.openxmlformats.org/drawingml/2006/main">
                  <a:graphicData uri="http://schemas.microsoft.com/office/word/2010/wordprocessingGroup">
                    <wpg:wgp>
                      <wpg:cNvGrpSpPr/>
                      <wpg:grpSpPr>
                        <a:xfrm>
                          <a:off x="0" y="0"/>
                          <a:ext cx="3887470" cy="169545"/>
                          <a:chOff x="0" y="0"/>
                          <a:chExt cx="6122" cy="267"/>
                        </a:xfrm>
                      </wpg:grpSpPr>
                      <wps:wsp>
                        <wps:cNvPr id="1056388801" name="docshape332"/>
                        <wps:cNvSpPr txBox="1"/>
                        <wps:spPr bwMode="auto">
                          <a:xfrm>
                            <a:off x="2938" y="0"/>
                            <a:ext cx="3184" cy="267"/>
                          </a:xfrm>
                          <a:prstGeom prst="rect">
                            <a:avLst/>
                          </a:prstGeom>
                          <a:solidFill>
                            <a:srgbClr val="102A55"/>
                          </a:solidFill>
                          <a:ln>
                            <a:noFill/>
                          </a:ln>
                        </wps:spPr>
                        <wps:txbx>
                          <w:txbxContent>
                            <w:p>
                              <w:pPr>
                                <w:spacing w:before="45"/>
                                <w:ind w:left="1433" w:right="1433"/>
                                <w:jc w:val="center"/>
                                <w:rPr>
                                  <w:rFonts w:ascii="Century Gothic"/>
                                  <w:b/>
                                  <w:color w:val="000000"/>
                                  <w:sz w:val="14"/>
                                </w:rPr>
                              </w:pPr>
                              <w:r>
                                <w:rPr>
                                  <w:rFonts w:ascii="Century Gothic"/>
                                  <w:b/>
                                  <w:color w:val="FFFFFF"/>
                                  <w:spacing w:val="-5"/>
                                  <w:w w:val="105"/>
                                  <w:sz w:val="14"/>
                                </w:rPr>
                                <w:t>52%</w:t>
                              </w:r>
                            </w:p>
                          </w:txbxContent>
                        </wps:txbx>
                        <wps:bodyPr rot="0" vert="horz" wrap="square" lIns="0" tIns="0" rIns="0" bIns="0" anchor="t" anchorCtr="0" upright="1">
                          <a:noAutofit/>
                        </wps:bodyPr>
                      </wps:wsp>
                      <wps:wsp>
                        <wps:cNvPr id="852572804" name="docshape333"/>
                        <wps:cNvSpPr txBox="1"/>
                        <wps:spPr bwMode="auto">
                          <a:xfrm>
                            <a:off x="1897" y="0"/>
                            <a:ext cx="1041" cy="267"/>
                          </a:xfrm>
                          <a:prstGeom prst="rect">
                            <a:avLst/>
                          </a:prstGeom>
                          <a:solidFill>
                            <a:srgbClr val="00549E"/>
                          </a:solidFill>
                          <a:ln>
                            <a:noFill/>
                          </a:ln>
                        </wps:spPr>
                        <wps:txbx>
                          <w:txbxContent>
                            <w:p>
                              <w:pPr>
                                <w:spacing w:before="42"/>
                                <w:ind w:left="369" w:right="369"/>
                                <w:jc w:val="center"/>
                                <w:rPr>
                                  <w:rFonts w:ascii="Century Gothic"/>
                                  <w:b/>
                                  <w:color w:val="000000"/>
                                  <w:sz w:val="14"/>
                                </w:rPr>
                              </w:pPr>
                              <w:r>
                                <w:rPr>
                                  <w:rFonts w:ascii="Century Gothic"/>
                                  <w:b/>
                                  <w:color w:val="FFFFFF"/>
                                  <w:spacing w:val="-5"/>
                                  <w:sz w:val="14"/>
                                </w:rPr>
                                <w:t>17%</w:t>
                              </w:r>
                            </w:p>
                          </w:txbxContent>
                        </wps:txbx>
                        <wps:bodyPr rot="0" vert="horz" wrap="square" lIns="0" tIns="0" rIns="0" bIns="0" anchor="t" anchorCtr="0" upright="1">
                          <a:noAutofit/>
                        </wps:bodyPr>
                      </wps:wsp>
                      <wps:wsp>
                        <wps:cNvPr id="610038112" name="docshape334"/>
                        <wps:cNvSpPr txBox="1"/>
                        <wps:spPr bwMode="auto">
                          <a:xfrm>
                            <a:off x="918" y="0"/>
                            <a:ext cx="980" cy="267"/>
                          </a:xfrm>
                          <a:prstGeom prst="rect">
                            <a:avLst/>
                          </a:prstGeom>
                          <a:solidFill>
                            <a:srgbClr val="0092FF"/>
                          </a:solidFill>
                          <a:ln>
                            <a:noFill/>
                          </a:ln>
                        </wps:spPr>
                        <wps:txbx>
                          <w:txbxContent>
                            <w:p>
                              <w:pPr>
                                <w:spacing w:before="40"/>
                                <w:ind w:left="331" w:right="331"/>
                                <w:jc w:val="center"/>
                                <w:rPr>
                                  <w:rFonts w:ascii="Century Gothic"/>
                                  <w:b/>
                                  <w:color w:val="000000"/>
                                  <w:sz w:val="14"/>
                                </w:rPr>
                              </w:pPr>
                              <w:r>
                                <w:rPr>
                                  <w:rFonts w:ascii="Century Gothic"/>
                                  <w:b/>
                                  <w:color w:val="FFFFFF"/>
                                  <w:spacing w:val="-5"/>
                                  <w:w w:val="105"/>
                                  <w:sz w:val="14"/>
                                </w:rPr>
                                <w:t>16%</w:t>
                              </w:r>
                            </w:p>
                          </w:txbxContent>
                        </wps:txbx>
                        <wps:bodyPr rot="0" vert="horz" wrap="square" lIns="0" tIns="0" rIns="0" bIns="0" anchor="t" anchorCtr="0" upright="1">
                          <a:noAutofit/>
                        </wps:bodyPr>
                      </wps:wsp>
                      <wps:wsp>
                        <wps:cNvPr id="2056176477" name="docshape335"/>
                        <wps:cNvSpPr txBox="1"/>
                        <wps:spPr bwMode="auto">
                          <a:xfrm>
                            <a:off x="367" y="0"/>
                            <a:ext cx="551" cy="267"/>
                          </a:xfrm>
                          <a:prstGeom prst="rect">
                            <a:avLst/>
                          </a:prstGeom>
                          <a:solidFill>
                            <a:srgbClr val="66BDFF"/>
                          </a:solidFill>
                          <a:ln>
                            <a:noFill/>
                          </a:ln>
                        </wps:spPr>
                        <wps:txbx>
                          <w:txbxContent>
                            <w:p>
                              <w:pPr>
                                <w:spacing w:before="43"/>
                                <w:ind w:left="167"/>
                                <w:rPr>
                                  <w:rFonts w:ascii="Century Gothic"/>
                                  <w:b/>
                                  <w:color w:val="000000"/>
                                  <w:sz w:val="14"/>
                                </w:rPr>
                              </w:pPr>
                              <w:r>
                                <w:rPr>
                                  <w:rFonts w:ascii="Century Gothic"/>
                                  <w:b/>
                                  <w:color w:val="FFFFFF"/>
                                  <w:spacing w:val="-5"/>
                                  <w:w w:val="110"/>
                                  <w:sz w:val="14"/>
                                </w:rPr>
                                <w:t>9%</w:t>
                              </w:r>
                            </w:p>
                          </w:txbxContent>
                        </wps:txbx>
                        <wps:bodyPr rot="0" vert="horz" wrap="square" lIns="0" tIns="0" rIns="0" bIns="0" anchor="t" anchorCtr="0" upright="1">
                          <a:noAutofit/>
                        </wps:bodyPr>
                      </wps:wsp>
                      <wps:wsp>
                        <wps:cNvPr id="585677829" name="docshape336"/>
                        <wps:cNvSpPr txBox="1"/>
                        <wps:spPr bwMode="auto">
                          <a:xfrm>
                            <a:off x="0" y="0"/>
                            <a:ext cx="368" cy="267"/>
                          </a:xfrm>
                          <a:prstGeom prst="rect">
                            <a:avLst/>
                          </a:prstGeom>
                          <a:solidFill>
                            <a:srgbClr val="C3E5FF"/>
                          </a:solidFill>
                          <a:ln>
                            <a:noFill/>
                          </a:ln>
                        </wps:spPr>
                        <wps:txbx>
                          <w:txbxContent>
                            <w:p>
                              <w:pPr>
                                <w:spacing w:before="39"/>
                                <w:ind w:left="74"/>
                                <w:rPr>
                                  <w:rFonts w:ascii="Century Gothic"/>
                                  <w:b/>
                                  <w:color w:val="000000"/>
                                  <w:sz w:val="14"/>
                                </w:rPr>
                              </w:pPr>
                              <w:r>
                                <w:rPr>
                                  <w:rFonts w:ascii="Century Gothic"/>
                                  <w:b/>
                                  <w:color w:val="000000"/>
                                  <w:spacing w:val="-5"/>
                                  <w:w w:val="110"/>
                                  <w:sz w:val="14"/>
                                </w:rPr>
                                <w:t>6%</w:t>
                              </w:r>
                            </w:p>
                          </w:txbxContent>
                        </wps:txbx>
                        <wps:bodyPr rot="0" vert="horz" wrap="square" lIns="0" tIns="0" rIns="0" bIns="0" anchor="t" anchorCtr="0" upright="1">
                          <a:noAutofit/>
                        </wps:bodyPr>
                      </wps:wsp>
                    </wpg:wgp>
                  </a:graphicData>
                </a:graphic>
              </wp:inline>
            </w:drawing>
          </mc:Choice>
          <mc:Fallback>
            <w:pict>
              <v:group id="docshapegroup331" o:spid="_x0000_s1026" o:spt="203" style="height:13.35pt;width:306.1pt;" coordsize="6122,267" o:gfxdata="UEsDBAoAAAAAAIdO4kAAAAAAAAAAAAAAAAAEAAAAZHJzL1BLAwQUAAAACACHTuJAxGiGud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">
                <o:lock v:ext="edit" aspectratio="f"/>
                <v:shape id="docshape332" o:spid="_x0000_s1026" o:spt="202" type="#_x0000_t202" style="position:absolute;left:2938;top:0;height:267;width:3184;" fillcolor="#102A55" filled="t" stroked="f" coordsize="21600,21600" o:gfxdata="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aIT&#10;MsEAAADjAAAADwAAAAAAAAABACAAAAAiAAAAZHJzL2Rvd25yZXYueG1sUEsBAhQAFAAAAAgAh07i&#10;QDMvBZ47AAAAOQAAABAAAAAAAAAAAQAgAAAAEAEAAGRycy9zaGFwZXhtbC54bWxQSwUGAAAAAAYA&#10;BgBbAQAAugMAAAAA&#10;">
                  <v:fill on="t" focussize="0,0"/>
                  <v:stroke on="f"/>
                  <v:imagedata o:title=""/>
                  <o:lock v:ext="edit" aspectratio="f"/>
                  <v:textbox inset="0mm,0mm,0mm,0mm">
                    <w:txbxContent>
                      <w:p>
                        <w:pPr>
                          <w:spacing w:before="45"/>
                          <w:ind w:left="1433" w:right="1433"/>
                          <w:jc w:val="center"/>
                          <w:rPr>
                            <w:rFonts w:ascii="Century Gothic"/>
                            <w:b/>
                            <w:color w:val="000000"/>
                            <w:sz w:val="14"/>
                          </w:rPr>
                        </w:pPr>
                        <w:r>
                          <w:rPr>
                            <w:rFonts w:ascii="Century Gothic"/>
                            <w:b/>
                            <w:color w:val="FFFFFF"/>
                            <w:spacing w:val="-5"/>
                            <w:w w:val="105"/>
                            <w:sz w:val="14"/>
                          </w:rPr>
                          <w:t>52%</w:t>
                        </w:r>
                      </w:p>
                    </w:txbxContent>
                  </v:textbox>
                </v:shape>
                <v:shape id="docshape333" o:spid="_x0000_s1026" o:spt="202" type="#_x0000_t202" style="position:absolute;left:1897;top:0;height:267;width:1041;" fillcolor="#00549E" filled="t" stroked="f" coordsize="21600,21600" o:gfxdata="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hGTTHFAAAA4gAAAA8AAAAAAAAAAQAgAAAAIgAAAGRycy9kb3ducmV2LnhtbFBLAQIUABQAAAAI&#10;AIdO4kAzLwWeOwAAADkAAAAQAAAAAAAAAAEAIAAAABQBAABkcnMvc2hhcGV4bWwueG1sUEsFBgAA&#10;AAAGAAYAWwEAAL4DAAAAAA==&#10;">
                  <v:fill on="t" focussize="0,0"/>
                  <v:stroke on="f"/>
                  <v:imagedata o:title=""/>
                  <o:lock v:ext="edit" aspectratio="f"/>
                  <v:textbox inset="0mm,0mm,0mm,0mm">
                    <w:txbxContent>
                      <w:p>
                        <w:pPr>
                          <w:spacing w:before="42"/>
                          <w:ind w:left="369" w:right="369"/>
                          <w:jc w:val="center"/>
                          <w:rPr>
                            <w:rFonts w:ascii="Century Gothic"/>
                            <w:b/>
                            <w:color w:val="000000"/>
                            <w:sz w:val="14"/>
                          </w:rPr>
                        </w:pPr>
                        <w:r>
                          <w:rPr>
                            <w:rFonts w:ascii="Century Gothic"/>
                            <w:b/>
                            <w:color w:val="FFFFFF"/>
                            <w:spacing w:val="-5"/>
                            <w:sz w:val="14"/>
                          </w:rPr>
                          <w:t>17%</w:t>
                        </w:r>
                      </w:p>
                    </w:txbxContent>
                  </v:textbox>
                </v:shape>
                <v:shape id="docshape334" o:spid="_x0000_s1026" o:spt="202" type="#_x0000_t202" style="position:absolute;left:918;top:0;height:267;width:980;" fillcolor="#0092FF" filled="t" stroked="f" coordsize="21600,21600" o:gfxdata="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z7R&#10;SMEAAADiAAAADwAAAAAAAAABACAAAAAiAAAAZHJzL2Rvd25yZXYueG1sUEsBAhQAFAAAAAgAh07i&#10;QDMvBZ47AAAAOQAAABAAAAAAAAAAAQAgAAAAEAEAAGRycy9zaGFwZXhtbC54bWxQSwUGAAAAAAYA&#10;BgBbAQAAugMAAAAA&#10;">
                  <v:fill on="t" focussize="0,0"/>
                  <v:stroke on="f"/>
                  <v:imagedata o:title=""/>
                  <o:lock v:ext="edit" aspectratio="f"/>
                  <v:textbox inset="0mm,0mm,0mm,0mm">
                    <w:txbxContent>
                      <w:p>
                        <w:pPr>
                          <w:spacing w:before="40"/>
                          <w:ind w:left="331" w:right="331"/>
                          <w:jc w:val="center"/>
                          <w:rPr>
                            <w:rFonts w:ascii="Century Gothic"/>
                            <w:b/>
                            <w:color w:val="000000"/>
                            <w:sz w:val="14"/>
                          </w:rPr>
                        </w:pPr>
                        <w:r>
                          <w:rPr>
                            <w:rFonts w:ascii="Century Gothic"/>
                            <w:b/>
                            <w:color w:val="FFFFFF"/>
                            <w:spacing w:val="-5"/>
                            <w:w w:val="105"/>
                            <w:sz w:val="14"/>
                          </w:rPr>
                          <w:t>16%</w:t>
                        </w:r>
                      </w:p>
                    </w:txbxContent>
                  </v:textbox>
                </v:shape>
                <v:shape id="docshape335" o:spid="_x0000_s1026" o:spt="202" type="#_x0000_t202" style="position:absolute;left:367;top:0;height:267;width:551;" fillcolor="#66BDFF" filled="t" stroked="f" coordsize="21600,21600" o:gfxdata="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rO&#10;nZHCAAAA4wAAAA8AAAAAAAAAAQAgAAAAIgAAAGRycy9kb3ducmV2LnhtbFBLAQIUABQAAAAIAIdO&#10;4kAzLwWeOwAAADkAAAAQAAAAAAAAAAEAIAAAABEBAABkcnMvc2hhcGV4bWwueG1sUEsFBgAAAAAG&#10;AAYAWwEAALsDAAAAAA==&#10;">
                  <v:fill on="t" focussize="0,0"/>
                  <v:stroke on="f"/>
                  <v:imagedata o:title=""/>
                  <o:lock v:ext="edit" aspectratio="f"/>
                  <v:textbox inset="0mm,0mm,0mm,0mm">
                    <w:txbxContent>
                      <w:p>
                        <w:pPr>
                          <w:spacing w:before="43"/>
                          <w:ind w:left="167"/>
                          <w:rPr>
                            <w:rFonts w:ascii="Century Gothic"/>
                            <w:b/>
                            <w:color w:val="000000"/>
                            <w:sz w:val="14"/>
                          </w:rPr>
                        </w:pPr>
                        <w:r>
                          <w:rPr>
                            <w:rFonts w:ascii="Century Gothic"/>
                            <w:b/>
                            <w:color w:val="FFFFFF"/>
                            <w:spacing w:val="-5"/>
                            <w:w w:val="110"/>
                            <w:sz w:val="14"/>
                          </w:rPr>
                          <w:t>9%</w:t>
                        </w:r>
                      </w:p>
                    </w:txbxContent>
                  </v:textbox>
                </v:shape>
                <v:shape id="docshape336" o:spid="_x0000_s1026" o:spt="202" type="#_x0000_t202" style="position:absolute;left:0;top:0;height:267;width:368;" fillcolor="#C3E5FF" filled="t" stroked="f" coordsize="21600,21600" o:gfxdata="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G&#10;U85EwwAAAOIAAAAPAAAAAAAAAAEAIAAAACIAAABkcnMvZG93bnJldi54bWxQSwECFAAUAAAACACH&#10;TuJAMy8FnjsAAAA5AAAAEAAAAAAAAAABACAAAAASAQAAZHJzL3NoYXBleG1sLnhtbFBLBQYAAAAA&#10;BgAGAFsBAAC8AwAAAAA=&#10;">
                  <v:fill on="t" focussize="0,0"/>
                  <v:stroke on="f"/>
                  <v:imagedata o:title=""/>
                  <o:lock v:ext="edit" aspectratio="f"/>
                  <v:textbox inset="0mm,0mm,0mm,0mm">
                    <w:txbxContent>
                      <w:p>
                        <w:pPr>
                          <w:spacing w:before="39"/>
                          <w:ind w:left="74"/>
                          <w:rPr>
                            <w:rFonts w:ascii="Century Gothic"/>
                            <w:b/>
                            <w:color w:val="000000"/>
                            <w:sz w:val="14"/>
                          </w:rPr>
                        </w:pPr>
                        <w:r>
                          <w:rPr>
                            <w:rFonts w:ascii="Century Gothic"/>
                            <w:b/>
                            <w:color w:val="000000"/>
                            <w:spacing w:val="-5"/>
                            <w:w w:val="110"/>
                            <w:sz w:val="14"/>
                          </w:rPr>
                          <w:t>6%</w:t>
                        </w:r>
                      </w:p>
                    </w:txbxContent>
                  </v:textbox>
                </v:shape>
                <w10:wrap type="none"/>
                <w10:anchorlock/>
              </v:group>
            </w:pict>
          </mc:Fallback>
        </mc:AlternateContent>
      </w:r>
    </w:p>
    <w:p>
      <w:pPr>
        <w:pStyle w:val="6"/>
        <w:rPr>
          <w:sz w:val="15"/>
        </w:rPr>
      </w:pPr>
    </w:p>
    <w:p>
      <w:pPr>
        <w:ind w:left="920"/>
        <w:rPr>
          <w:sz w:val="14"/>
          <w:lang w:eastAsia="zh-CN"/>
        </w:rPr>
      </w:pPr>
      <w:r>
        <w:rPr>
          <w:rFonts w:hint="eastAsia" w:ascii="微软雅黑" w:hAnsi="微软雅黑" w:eastAsia="微软雅黑" w:cs="微软雅黑"/>
          <w:spacing w:val="-2"/>
          <w:w w:val="115"/>
          <w:sz w:val="14"/>
          <w:lang w:eastAsia="zh-CN"/>
        </w:rPr>
        <w:t>其他工作人员</w:t>
      </w:r>
    </w:p>
    <w:p>
      <w:pPr>
        <w:pStyle w:val="6"/>
        <w:spacing w:before="6"/>
        <w:rPr>
          <w:sz w:val="4"/>
        </w:rPr>
      </w:pPr>
    </w:p>
    <w:p>
      <w:pPr>
        <w:pStyle w:val="6"/>
        <w:ind w:left="920" w:right="-29"/>
      </w:pPr>
      <w:r>
        <mc:AlternateContent>
          <mc:Choice Requires="wpg">
            <w:drawing>
              <wp:inline distT="0" distB="0" distL="0" distR="0">
                <wp:extent cx="3887470" cy="169545"/>
                <wp:effectExtent l="0" t="0" r="11430" b="8255"/>
                <wp:docPr id="1345138773" name="docshapegroup337"/>
                <wp:cNvGraphicFramePr/>
                <a:graphic xmlns:a="http://schemas.openxmlformats.org/drawingml/2006/main">
                  <a:graphicData uri="http://schemas.microsoft.com/office/word/2010/wordprocessingGroup">
                    <wpg:wgp>
                      <wpg:cNvGrpSpPr/>
                      <wpg:grpSpPr>
                        <a:xfrm>
                          <a:off x="0" y="0"/>
                          <a:ext cx="3887470" cy="169545"/>
                          <a:chOff x="0" y="0"/>
                          <a:chExt cx="6122" cy="267"/>
                        </a:xfrm>
                      </wpg:grpSpPr>
                      <wps:wsp>
                        <wps:cNvPr id="776336220" name="docshape338"/>
                        <wps:cNvSpPr txBox="1"/>
                        <wps:spPr bwMode="auto">
                          <a:xfrm>
                            <a:off x="5264" y="0"/>
                            <a:ext cx="858" cy="267"/>
                          </a:xfrm>
                          <a:prstGeom prst="rect">
                            <a:avLst/>
                          </a:prstGeom>
                          <a:solidFill>
                            <a:srgbClr val="102A55"/>
                          </a:solidFill>
                          <a:ln>
                            <a:noFill/>
                          </a:ln>
                        </wps:spPr>
                        <wps:txbx>
                          <w:txbxContent>
                            <w:p>
                              <w:pPr>
                                <w:spacing w:before="40"/>
                                <w:ind w:left="281"/>
                                <w:rPr>
                                  <w:rFonts w:ascii="Century Gothic"/>
                                  <w:b/>
                                  <w:color w:val="000000"/>
                                  <w:sz w:val="14"/>
                                </w:rPr>
                              </w:pPr>
                              <w:r>
                                <w:rPr>
                                  <w:rFonts w:ascii="Century Gothic"/>
                                  <w:b/>
                                  <w:color w:val="FFFFFF"/>
                                  <w:spacing w:val="-5"/>
                                  <w:w w:val="105"/>
                                  <w:sz w:val="14"/>
                                </w:rPr>
                                <w:t>14%</w:t>
                              </w:r>
                            </w:p>
                          </w:txbxContent>
                        </wps:txbx>
                        <wps:bodyPr rot="0" vert="horz" wrap="square" lIns="0" tIns="0" rIns="0" bIns="0" anchor="t" anchorCtr="0" upright="1">
                          <a:noAutofit/>
                        </wps:bodyPr>
                      </wps:wsp>
                      <wps:wsp>
                        <wps:cNvPr id="1634508348" name="docshape339"/>
                        <wps:cNvSpPr txBox="1"/>
                        <wps:spPr bwMode="auto">
                          <a:xfrm>
                            <a:off x="3672" y="0"/>
                            <a:ext cx="1592" cy="267"/>
                          </a:xfrm>
                          <a:prstGeom prst="rect">
                            <a:avLst/>
                          </a:prstGeom>
                          <a:solidFill>
                            <a:srgbClr val="00549E"/>
                          </a:solidFill>
                          <a:ln>
                            <a:noFill/>
                          </a:ln>
                        </wps:spPr>
                        <wps:txbx>
                          <w:txbxContent>
                            <w:p>
                              <w:pPr>
                                <w:spacing w:before="38"/>
                                <w:ind w:left="631" w:right="631"/>
                                <w:jc w:val="center"/>
                                <w:rPr>
                                  <w:rFonts w:ascii="Century Gothic"/>
                                  <w:b/>
                                  <w:color w:val="000000"/>
                                  <w:sz w:val="14"/>
                                </w:rPr>
                              </w:pPr>
                              <w:r>
                                <w:rPr>
                                  <w:rFonts w:ascii="Century Gothic"/>
                                  <w:b/>
                                  <w:color w:val="FFFFFF"/>
                                  <w:spacing w:val="-5"/>
                                  <w:w w:val="110"/>
                                  <w:sz w:val="14"/>
                                </w:rPr>
                                <w:t>26%</w:t>
                              </w:r>
                            </w:p>
                          </w:txbxContent>
                        </wps:txbx>
                        <wps:bodyPr rot="0" vert="horz" wrap="square" lIns="0" tIns="0" rIns="0" bIns="0" anchor="t" anchorCtr="0" upright="1">
                          <a:noAutofit/>
                        </wps:bodyPr>
                      </wps:wsp>
                      <wps:wsp>
                        <wps:cNvPr id="86901840" name="docshape340"/>
                        <wps:cNvSpPr txBox="1"/>
                        <wps:spPr bwMode="auto">
                          <a:xfrm>
                            <a:off x="1897" y="0"/>
                            <a:ext cx="1776" cy="267"/>
                          </a:xfrm>
                          <a:prstGeom prst="rect">
                            <a:avLst/>
                          </a:prstGeom>
                          <a:solidFill>
                            <a:srgbClr val="0092FF"/>
                          </a:solidFill>
                          <a:ln>
                            <a:noFill/>
                          </a:ln>
                        </wps:spPr>
                        <wps:txbx>
                          <w:txbxContent>
                            <w:p>
                              <w:pPr>
                                <w:spacing w:before="37"/>
                                <w:ind w:left="669" w:right="669"/>
                                <w:jc w:val="center"/>
                                <w:rPr>
                                  <w:rFonts w:ascii="Century Gothic"/>
                                  <w:b/>
                                  <w:color w:val="000000"/>
                                  <w:sz w:val="14"/>
                                </w:rPr>
                              </w:pPr>
                              <w:r>
                                <w:rPr>
                                  <w:rFonts w:ascii="Century Gothic"/>
                                  <w:b/>
                                  <w:color w:val="FFFFFF"/>
                                  <w:spacing w:val="-5"/>
                                  <w:w w:val="105"/>
                                  <w:sz w:val="14"/>
                                </w:rPr>
                                <w:t>29%</w:t>
                              </w:r>
                            </w:p>
                          </w:txbxContent>
                        </wps:txbx>
                        <wps:bodyPr rot="0" vert="horz" wrap="square" lIns="0" tIns="0" rIns="0" bIns="0" anchor="t" anchorCtr="0" upright="1">
                          <a:noAutofit/>
                        </wps:bodyPr>
                      </wps:wsp>
                      <wps:wsp>
                        <wps:cNvPr id="571606999" name="docshape341"/>
                        <wps:cNvSpPr txBox="1"/>
                        <wps:spPr bwMode="auto">
                          <a:xfrm>
                            <a:off x="612" y="0"/>
                            <a:ext cx="1286" cy="267"/>
                          </a:xfrm>
                          <a:prstGeom prst="rect">
                            <a:avLst/>
                          </a:prstGeom>
                          <a:solidFill>
                            <a:srgbClr val="66BDFF"/>
                          </a:solidFill>
                          <a:ln>
                            <a:noFill/>
                          </a:ln>
                        </wps:spPr>
                        <wps:txbx>
                          <w:txbxContent>
                            <w:p>
                              <w:pPr>
                                <w:spacing w:before="35"/>
                                <w:ind w:left="491" w:right="491"/>
                                <w:jc w:val="center"/>
                                <w:rPr>
                                  <w:rFonts w:ascii="Century Gothic"/>
                                  <w:b/>
                                  <w:color w:val="000000"/>
                                  <w:sz w:val="14"/>
                                </w:rPr>
                              </w:pPr>
                              <w:r>
                                <w:rPr>
                                  <w:rFonts w:ascii="Century Gothic"/>
                                  <w:b/>
                                  <w:color w:val="FFFFFF"/>
                                  <w:spacing w:val="-5"/>
                                  <w:sz w:val="14"/>
                                </w:rPr>
                                <w:t>21%</w:t>
                              </w:r>
                            </w:p>
                          </w:txbxContent>
                        </wps:txbx>
                        <wps:bodyPr rot="0" vert="horz" wrap="square" lIns="0" tIns="0" rIns="0" bIns="0" anchor="t" anchorCtr="0" upright="1">
                          <a:noAutofit/>
                        </wps:bodyPr>
                      </wps:wsp>
                      <wps:wsp>
                        <wps:cNvPr id="1066757741" name="docshape342"/>
                        <wps:cNvSpPr txBox="1"/>
                        <wps:spPr bwMode="auto">
                          <a:xfrm>
                            <a:off x="0" y="0"/>
                            <a:ext cx="613" cy="267"/>
                          </a:xfrm>
                          <a:prstGeom prst="rect">
                            <a:avLst/>
                          </a:prstGeom>
                          <a:solidFill>
                            <a:srgbClr val="C3E5FF"/>
                          </a:solidFill>
                          <a:ln>
                            <a:noFill/>
                          </a:ln>
                        </wps:spPr>
                        <wps:txbx>
                          <w:txbxContent>
                            <w:p>
                              <w:pPr>
                                <w:spacing w:before="34"/>
                                <w:ind w:left="160"/>
                                <w:rPr>
                                  <w:rFonts w:ascii="Century Gothic"/>
                                  <w:b/>
                                  <w:color w:val="000000"/>
                                  <w:sz w:val="14"/>
                                </w:rPr>
                              </w:pPr>
                              <w:r>
                                <w:rPr>
                                  <w:rFonts w:ascii="Century Gothic"/>
                                  <w:b/>
                                  <w:color w:val="000000"/>
                                  <w:spacing w:val="-5"/>
                                  <w:w w:val="105"/>
                                  <w:sz w:val="14"/>
                                </w:rPr>
                                <w:t>10%</w:t>
                              </w:r>
                            </w:p>
                          </w:txbxContent>
                        </wps:txbx>
                        <wps:bodyPr rot="0" vert="horz" wrap="square" lIns="0" tIns="0" rIns="0" bIns="0" anchor="t" anchorCtr="0" upright="1">
                          <a:noAutofit/>
                        </wps:bodyPr>
                      </wps:wsp>
                    </wpg:wgp>
                  </a:graphicData>
                </a:graphic>
              </wp:inline>
            </w:drawing>
          </mc:Choice>
          <mc:Fallback>
            <w:pict>
              <v:group id="docshapegroup337" o:spid="_x0000_s1026" o:spt="203" style="height:13.35pt;width:306.1pt;" coordsize="6122,267" o:gfxdata="UEsDBAoAAAAAAIdO4kAAAAAAAAAAAAAAAAAEAAAAZHJzL1BLAwQUAAAACACHTuJAxGiGud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MRohrnVAAAABAEAAA8AAAAAAAAAAQAgAAAAIgAAAGRycy9kb3du&#10;cmV2LnhtbFBLAQIUABQAAAAIAIdO4kANK0hoHwMAAMwNAAAOAAAAAAAAAAEAIAAAACQBAABkcnMv&#10;ZTJvRG9jLnhtbFBLBQYAAAAABgAGAFkBAAC1BgAAAAA=&#10;">
                <o:lock v:ext="edit" aspectratio="f"/>
                <v:shape id="docshape338" o:spid="_x0000_s1026" o:spt="202" type="#_x0000_t202" style="position:absolute;left:5264;top:0;height:267;width:858;" fillcolor="#102A55" filled="t" stroked="f" coordsize="21600,21600" o:gfxdata="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C&#10;5ALswwAAAOIAAAAPAAAAAAAAAAEAIAAAACIAAABkcnMvZG93bnJldi54bWxQSwECFAAUAAAACACH&#10;TuJAMy8FnjsAAAA5AAAAEAAAAAAAAAABACAAAAASAQAAZHJzL3NoYXBleG1sLnhtbFBLBQYAAAAA&#10;BgAGAFsBAAC8AwAAAAA=&#10;">
                  <v:fill on="t" focussize="0,0"/>
                  <v:stroke on="f"/>
                  <v:imagedata o:title=""/>
                  <o:lock v:ext="edit" aspectratio="f"/>
                  <v:textbox inset="0mm,0mm,0mm,0mm">
                    <w:txbxContent>
                      <w:p>
                        <w:pPr>
                          <w:spacing w:before="40"/>
                          <w:ind w:left="281"/>
                          <w:rPr>
                            <w:rFonts w:ascii="Century Gothic"/>
                            <w:b/>
                            <w:color w:val="000000"/>
                            <w:sz w:val="14"/>
                          </w:rPr>
                        </w:pPr>
                        <w:r>
                          <w:rPr>
                            <w:rFonts w:ascii="Century Gothic"/>
                            <w:b/>
                            <w:color w:val="FFFFFF"/>
                            <w:spacing w:val="-5"/>
                            <w:w w:val="105"/>
                            <w:sz w:val="14"/>
                          </w:rPr>
                          <w:t>14%</w:t>
                        </w:r>
                      </w:p>
                    </w:txbxContent>
                  </v:textbox>
                </v:shape>
                <v:shape id="docshape339" o:spid="_x0000_s1026" o:spt="202" type="#_x0000_t202" style="position:absolute;left:3672;top:0;height:267;width:1592;" fillcolor="#00549E" filled="t" stroked="f" coordsize="21600,21600" o:gfxdata="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cmpZccAAADjAAAADwAAAAAAAAABACAAAAAiAAAAZHJzL2Rvd25yZXYueG1sUEsBAhQAFAAA&#10;AAgAh07iQDMvBZ47AAAAOQAAABAAAAAAAAAAAQAgAAAAFgEAAGRycy9zaGFwZXhtbC54bWxQSwUG&#10;AAAAAAYABgBbAQAAwAMAAAAA&#10;">
                  <v:fill on="t" focussize="0,0"/>
                  <v:stroke on="f"/>
                  <v:imagedata o:title=""/>
                  <o:lock v:ext="edit" aspectratio="f"/>
                  <v:textbox inset="0mm,0mm,0mm,0mm">
                    <w:txbxContent>
                      <w:p>
                        <w:pPr>
                          <w:spacing w:before="38"/>
                          <w:ind w:left="631" w:right="631"/>
                          <w:jc w:val="center"/>
                          <w:rPr>
                            <w:rFonts w:ascii="Century Gothic"/>
                            <w:b/>
                            <w:color w:val="000000"/>
                            <w:sz w:val="14"/>
                          </w:rPr>
                        </w:pPr>
                        <w:r>
                          <w:rPr>
                            <w:rFonts w:ascii="Century Gothic"/>
                            <w:b/>
                            <w:color w:val="FFFFFF"/>
                            <w:spacing w:val="-5"/>
                            <w:w w:val="110"/>
                            <w:sz w:val="14"/>
                          </w:rPr>
                          <w:t>26%</w:t>
                        </w:r>
                      </w:p>
                    </w:txbxContent>
                  </v:textbox>
                </v:shape>
                <v:shape id="docshape340" o:spid="_x0000_s1026" o:spt="202" type="#_x0000_t202" style="position:absolute;left:1897;top:0;height:267;width:1776;" fillcolor="#0092FF" filled="t" stroked="f" coordsize="21600,21600" o:gfxdata="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YeEy&#10;wAAAAOE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pPr>
                          <w:spacing w:before="37"/>
                          <w:ind w:left="669" w:right="669"/>
                          <w:jc w:val="center"/>
                          <w:rPr>
                            <w:rFonts w:ascii="Century Gothic"/>
                            <w:b/>
                            <w:color w:val="000000"/>
                            <w:sz w:val="14"/>
                          </w:rPr>
                        </w:pPr>
                        <w:r>
                          <w:rPr>
                            <w:rFonts w:ascii="Century Gothic"/>
                            <w:b/>
                            <w:color w:val="FFFFFF"/>
                            <w:spacing w:val="-5"/>
                            <w:w w:val="105"/>
                            <w:sz w:val="14"/>
                          </w:rPr>
                          <w:t>29%</w:t>
                        </w:r>
                      </w:p>
                    </w:txbxContent>
                  </v:textbox>
                </v:shape>
                <v:shape id="docshape341" o:spid="_x0000_s1026" o:spt="202" type="#_x0000_t202" style="position:absolute;left:612;top:0;height:267;width:1286;" fillcolor="#66BDFF" filled="t" stroked="f" coordsize="21600,21600" o:gfxdata="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qN&#10;PazCAAAA4gAAAA8AAAAAAAAAAQAgAAAAIgAAAGRycy9kb3ducmV2LnhtbFBLAQIUABQAAAAIAIdO&#10;4kAzLwWeOwAAADkAAAAQAAAAAAAAAAEAIAAAABEBAABkcnMvc2hhcGV4bWwueG1sUEsFBgAAAAAG&#10;AAYAWwEAALsDAAAAAA==&#10;">
                  <v:fill on="t" focussize="0,0"/>
                  <v:stroke on="f"/>
                  <v:imagedata o:title=""/>
                  <o:lock v:ext="edit" aspectratio="f"/>
                  <v:textbox inset="0mm,0mm,0mm,0mm">
                    <w:txbxContent>
                      <w:p>
                        <w:pPr>
                          <w:spacing w:before="35"/>
                          <w:ind w:left="491" w:right="491"/>
                          <w:jc w:val="center"/>
                          <w:rPr>
                            <w:rFonts w:ascii="Century Gothic"/>
                            <w:b/>
                            <w:color w:val="000000"/>
                            <w:sz w:val="14"/>
                          </w:rPr>
                        </w:pPr>
                        <w:r>
                          <w:rPr>
                            <w:rFonts w:ascii="Century Gothic"/>
                            <w:b/>
                            <w:color w:val="FFFFFF"/>
                            <w:spacing w:val="-5"/>
                            <w:sz w:val="14"/>
                          </w:rPr>
                          <w:t>21%</w:t>
                        </w:r>
                      </w:p>
                    </w:txbxContent>
                  </v:textbox>
                </v:shape>
                <v:shape id="docshape342" o:spid="_x0000_s1026" o:spt="202" type="#_x0000_t202" style="position:absolute;left:0;top:0;height:267;width:613;" fillcolor="#C3E5FF" filled="t" stroked="f" coordsize="21600,21600" o:gfxdata="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Qra6&#10;wAAAAOM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pPr>
                          <w:spacing w:before="34"/>
                          <w:ind w:left="160"/>
                          <w:rPr>
                            <w:rFonts w:ascii="Century Gothic"/>
                            <w:b/>
                            <w:color w:val="000000"/>
                            <w:sz w:val="14"/>
                          </w:rPr>
                        </w:pPr>
                        <w:r>
                          <w:rPr>
                            <w:rFonts w:ascii="Century Gothic"/>
                            <w:b/>
                            <w:color w:val="000000"/>
                            <w:spacing w:val="-5"/>
                            <w:w w:val="105"/>
                            <w:sz w:val="14"/>
                          </w:rPr>
                          <w:t>10%</w:t>
                        </w:r>
                      </w:p>
                    </w:txbxContent>
                  </v:textbox>
                </v:shape>
                <w10:wrap type="none"/>
                <w10:anchorlock/>
              </v:group>
            </w:pict>
          </mc:Fallback>
        </mc:AlternateContent>
      </w:r>
    </w:p>
    <w:p>
      <w:pPr>
        <w:pStyle w:val="6"/>
        <w:spacing w:before="9"/>
        <w:rPr>
          <w:sz w:val="23"/>
        </w:rPr>
      </w:pPr>
    </w:p>
    <w:p>
      <w:pPr>
        <w:tabs>
          <w:tab w:val="left" w:pos="1669"/>
          <w:tab w:val="left" w:pos="2371"/>
          <w:tab w:val="left" w:pos="3723"/>
          <w:tab w:val="left" w:pos="4439"/>
        </w:tabs>
        <w:spacing w:before="1"/>
        <w:ind w:left="236"/>
        <w:jc w:val="center"/>
        <w:rPr>
          <w:rFonts w:ascii="微软雅黑" w:hAnsi="微软雅黑" w:eastAsia="微软雅黑" w:cs="微软雅黑"/>
          <w:sz w:val="14"/>
          <w:lang w:eastAsia="zh-CN"/>
        </w:rPr>
      </w:pPr>
      <w:r>
        <mc:AlternateContent>
          <mc:Choice Requires="wps">
            <w:drawing>
              <wp:anchor distT="0" distB="0" distL="114300" distR="114300" simplePos="0" relativeHeight="251738112" behindDoc="0" locked="0" layoutInCell="1" allowOverlap="1">
                <wp:simplePos x="0" y="0"/>
                <wp:positionH relativeFrom="page">
                  <wp:posOffset>914400</wp:posOffset>
                </wp:positionH>
                <wp:positionV relativeFrom="paragraph">
                  <wp:posOffset>13970</wp:posOffset>
                </wp:positionV>
                <wp:extent cx="73660" cy="73660"/>
                <wp:effectExtent l="0" t="0" r="2540" b="2540"/>
                <wp:wrapNone/>
                <wp:docPr id="1510169256" name="docshape343"/>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C3E5FF"/>
                        </a:solidFill>
                        <a:ln>
                          <a:noFill/>
                        </a:ln>
                      </wps:spPr>
                      <wps:bodyPr rot="0" vert="horz" wrap="square" lIns="91440" tIns="45720" rIns="91440" bIns="45720" anchor="t" anchorCtr="0" upright="1">
                        <a:noAutofit/>
                      </wps:bodyPr>
                    </wps:wsp>
                  </a:graphicData>
                </a:graphic>
              </wp:anchor>
            </w:drawing>
          </mc:Choice>
          <mc:Fallback>
            <w:pict>
              <v:rect id="docshape343" o:spid="_x0000_s1026" o:spt="1" style="position:absolute;left:0pt;margin-left:72pt;margin-top:1.1pt;height:5.8pt;width:5.8pt;mso-position-horizontal-relative:page;z-index:251738112;mso-width-relative:page;mso-height-relative:page;" fillcolor="#C3E5FF" filled="t" stroked="f" coordsize="21600,21600" o:gfxdata="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ax+6vYAAAACAEAAA8AAAAAAAAAAQAgAAAAIgAAAGRycy9kb3ducmV2&#10;LnhtbFBLAQIUABQAAAAIAIdO4kCI0JB4/AEAAP8DAAAOAAAAAAAAAAEAIAAAACcBAABkcnMvZTJv&#10;RG9jLnhtbFBLBQYAAAAABgAGAFkBAACVBQAAAAA=&#10;">
                <v:fill on="t" focussize="0,0"/>
                <v:stroke on="f"/>
                <v:imagedata o:title=""/>
                <o:lock v:ext="edit" aspectratio="f"/>
              </v:rect>
            </w:pict>
          </mc:Fallback>
        </mc:AlternateContent>
      </w:r>
      <w:r>
        <mc:AlternateContent>
          <mc:Choice Requires="wps">
            <w:drawing>
              <wp:anchor distT="0" distB="0" distL="114300" distR="114300" simplePos="0" relativeHeight="251741184" behindDoc="1" locked="0" layoutInCell="1" allowOverlap="1">
                <wp:simplePos x="0" y="0"/>
                <wp:positionH relativeFrom="page">
                  <wp:posOffset>1824355</wp:posOffset>
                </wp:positionH>
                <wp:positionV relativeFrom="paragraph">
                  <wp:posOffset>13970</wp:posOffset>
                </wp:positionV>
                <wp:extent cx="73660" cy="73660"/>
                <wp:effectExtent l="0" t="0" r="2540" b="2540"/>
                <wp:wrapNone/>
                <wp:docPr id="811728" name="docshape344"/>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66BDFF"/>
                        </a:solidFill>
                        <a:ln>
                          <a:noFill/>
                        </a:ln>
                      </wps:spPr>
                      <wps:bodyPr rot="0" vert="horz" wrap="square" lIns="91440" tIns="45720" rIns="91440" bIns="45720" anchor="t" anchorCtr="0" upright="1">
                        <a:noAutofit/>
                      </wps:bodyPr>
                    </wps:wsp>
                  </a:graphicData>
                </a:graphic>
              </wp:anchor>
            </w:drawing>
          </mc:Choice>
          <mc:Fallback>
            <w:pict>
              <v:rect id="docshape344" o:spid="_x0000_s1026" o:spt="1" style="position:absolute;left:0pt;margin-left:143.65pt;margin-top:1.1pt;height:5.8pt;width:5.8pt;mso-position-horizontal-relative:page;z-index:-251575296;mso-width-relative:page;mso-height-relative:page;" fillcolor="#66BDFF" filled="t" stroked="f" coordsize="21600,21600" o:gfxdata="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5ULFg1wAAAAgBAAAPAAAAAAAAAAEAIAAAACIAAABkcnMvZG93bnJldi54bWxQ&#10;SwECFAAUAAAACACHTuJADdxND/gBAAD7AwAADgAAAAAAAAABACAAAAAmAQAAZHJzL2Uyb0RvYy54&#10;bWxQSwUGAAAAAAYABgBZAQAAkAUAAAAA&#10;">
                <v:fill on="t" focussize="0,0"/>
                <v:stroke on="f"/>
                <v:imagedata o:title=""/>
                <o:lock v:ext="edit" aspectratio="f"/>
              </v:rect>
            </w:pict>
          </mc:Fallback>
        </mc:AlternateContent>
      </w:r>
      <w:r>
        <mc:AlternateContent>
          <mc:Choice Requires="wps">
            <w:drawing>
              <wp:anchor distT="0" distB="0" distL="114300" distR="114300" simplePos="0" relativeHeight="251742208" behindDoc="1" locked="0" layoutInCell="1" allowOverlap="1">
                <wp:simplePos x="0" y="0"/>
                <wp:positionH relativeFrom="page">
                  <wp:posOffset>2270125</wp:posOffset>
                </wp:positionH>
                <wp:positionV relativeFrom="paragraph">
                  <wp:posOffset>13970</wp:posOffset>
                </wp:positionV>
                <wp:extent cx="73660" cy="73660"/>
                <wp:effectExtent l="0" t="0" r="2540" b="2540"/>
                <wp:wrapNone/>
                <wp:docPr id="1768122490" name="docshape345"/>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0092FF"/>
                        </a:solidFill>
                        <a:ln>
                          <a:noFill/>
                        </a:ln>
                      </wps:spPr>
                      <wps:bodyPr rot="0" vert="horz" wrap="square" lIns="91440" tIns="45720" rIns="91440" bIns="45720" anchor="t" anchorCtr="0" upright="1">
                        <a:noAutofit/>
                      </wps:bodyPr>
                    </wps:wsp>
                  </a:graphicData>
                </a:graphic>
              </wp:anchor>
            </w:drawing>
          </mc:Choice>
          <mc:Fallback>
            <w:pict>
              <v:rect id="docshape345" o:spid="_x0000_s1026" o:spt="1" style="position:absolute;left:0pt;margin-left:178.75pt;margin-top:1.1pt;height:5.8pt;width:5.8pt;mso-position-horizontal-relative:page;z-index:-251574272;mso-width-relative:page;mso-height-relative:page;" fillcolor="#0092FF" filled="t" stroked="f" coordsize="21600,21600" o:gfxdata="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Jjchq/ZAAAACAEAAA8AAAAAAAAAAQAgAAAAIgAAAGRycy9kb3ducmV2&#10;LnhtbFBLAQIUABQAAAAIAIdO4kAIl9Xj+wEAAP8DAAAOAAAAAAAAAAEAIAAAACgBAABkcnMvZTJv&#10;RG9jLnhtbFBLBQYAAAAABgAGAFkBAACVBQAAAAA=&#10;">
                <v:fill on="t" focussize="0,0"/>
                <v:stroke on="f"/>
                <v:imagedata o:title=""/>
                <o:lock v:ext="edit" aspectratio="f"/>
              </v:rect>
            </w:pict>
          </mc:Fallback>
        </mc:AlternateContent>
      </w:r>
      <w:r>
        <mc:AlternateContent>
          <mc:Choice Requires="wps">
            <w:drawing>
              <wp:anchor distT="0" distB="0" distL="114300" distR="114300" simplePos="0" relativeHeight="251743232" behindDoc="1" locked="0" layoutInCell="1" allowOverlap="1">
                <wp:simplePos x="0" y="0"/>
                <wp:positionH relativeFrom="page">
                  <wp:posOffset>3128645</wp:posOffset>
                </wp:positionH>
                <wp:positionV relativeFrom="paragraph">
                  <wp:posOffset>13970</wp:posOffset>
                </wp:positionV>
                <wp:extent cx="73660" cy="73660"/>
                <wp:effectExtent l="0" t="0" r="2540" b="2540"/>
                <wp:wrapNone/>
                <wp:docPr id="390646320" name="docshape346"/>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00549E"/>
                        </a:solidFill>
                        <a:ln>
                          <a:noFill/>
                        </a:ln>
                      </wps:spPr>
                      <wps:bodyPr rot="0" vert="horz" wrap="square" lIns="91440" tIns="45720" rIns="91440" bIns="45720" anchor="t" anchorCtr="0" upright="1">
                        <a:noAutofit/>
                      </wps:bodyPr>
                    </wps:wsp>
                  </a:graphicData>
                </a:graphic>
              </wp:anchor>
            </w:drawing>
          </mc:Choice>
          <mc:Fallback>
            <w:pict>
              <v:rect id="docshape346" o:spid="_x0000_s1026" o:spt="1" style="position:absolute;left:0pt;margin-left:246.35pt;margin-top:1.1pt;height:5.8pt;width:5.8pt;mso-position-horizontal-relative:page;z-index:-251573248;mso-width-relative:page;mso-height-relative:page;" fillcolor="#00549E" filled="t" stroked="f" coordsize="21600,21600" o:gfxdata="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zGJzn2AAAAAgBAAAPAAAAAAAAAAEAIAAAACIAAABkcnMvZG93bnJldi54&#10;bWxQSwECFAAUAAAACACHTuJAKf+5OPoBAAD+AwAADgAAAAAAAAABACAAAAAnAQAAZHJzL2Uyb0Rv&#10;Yy54bWxQSwUGAAAAAAYABgBZAQAAkwUAAAAA&#10;">
                <v:fill on="t" focussize="0,0"/>
                <v:stroke on="f"/>
                <v:imagedata o:title=""/>
                <o:lock v:ext="edit" aspectratio="f"/>
              </v:rect>
            </w:pict>
          </mc:Fallback>
        </mc:AlternateContent>
      </w:r>
      <w:r>
        <mc:AlternateContent>
          <mc:Choice Requires="wps">
            <w:drawing>
              <wp:anchor distT="0" distB="0" distL="114300" distR="114300" simplePos="0" relativeHeight="251744256" behindDoc="1" locked="0" layoutInCell="1" allowOverlap="1">
                <wp:simplePos x="0" y="0"/>
                <wp:positionH relativeFrom="page">
                  <wp:posOffset>3583305</wp:posOffset>
                </wp:positionH>
                <wp:positionV relativeFrom="paragraph">
                  <wp:posOffset>13970</wp:posOffset>
                </wp:positionV>
                <wp:extent cx="73660" cy="73660"/>
                <wp:effectExtent l="0" t="0" r="2540" b="2540"/>
                <wp:wrapNone/>
                <wp:docPr id="530026534" name="docshape347"/>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102A55"/>
                        </a:solidFill>
                        <a:ln>
                          <a:noFill/>
                        </a:ln>
                      </wps:spPr>
                      <wps:bodyPr rot="0" vert="horz" wrap="square" lIns="91440" tIns="45720" rIns="91440" bIns="45720" anchor="t" anchorCtr="0" upright="1">
                        <a:noAutofit/>
                      </wps:bodyPr>
                    </wps:wsp>
                  </a:graphicData>
                </a:graphic>
              </wp:anchor>
            </w:drawing>
          </mc:Choice>
          <mc:Fallback>
            <w:pict>
              <v:rect id="docshape347" o:spid="_x0000_s1026" o:spt="1" style="position:absolute;left:0pt;margin-left:282.15pt;margin-top:1.1pt;height:5.8pt;width:5.8pt;mso-position-horizontal-relative:page;z-index:-251572224;mso-width-relative:page;mso-height-relative:page;" fillcolor="#102A55" filled="t" stroked="f" coordsize="21600,21600" o:gfxdata="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l8OQr2wAAAAgBAAAPAAAAAAAAAAEAIAAAACIAAABkcnMvZG93bnJl&#10;di54bWxQSwECFAAUAAAACACHTuJAeTpMqfoBAAD+AwAADgAAAAAAAAABACAAAAAqAQAAZHJzL2Uy&#10;b0RvYy54bWxQSwUGAAAAAAYABgBZAQAAlgUAAAAA&#10;">
                <v:fill on="t" focussize="0,0"/>
                <v:stroke on="f"/>
                <v:imagedata o:title=""/>
                <o:lock v:ext="edit" aspectratio="f"/>
              </v:rect>
            </w:pict>
          </mc:Fallback>
        </mc:AlternateContent>
      </w:r>
      <w:r>
        <w:rPr>
          <w:color w:val="454C5B"/>
          <w:w w:val="115"/>
          <w:sz w:val="14"/>
        </w:rPr>
        <w:t>1</w:t>
      </w:r>
      <w:r>
        <w:rPr>
          <w:rFonts w:hint="eastAsia" w:ascii="微软雅黑" w:hAnsi="微软雅黑" w:eastAsia="微软雅黑" w:cs="微软雅黑"/>
          <w:color w:val="454C5B"/>
          <w:spacing w:val="-2"/>
          <w:w w:val="115"/>
          <w:sz w:val="10"/>
          <w:szCs w:val="18"/>
          <w:lang w:eastAsia="zh-CN"/>
        </w:rPr>
        <w:t>（完全不清楚）</w:t>
      </w:r>
      <w:r>
        <w:rPr>
          <w:color w:val="454C5B"/>
          <w:sz w:val="14"/>
        </w:rPr>
        <w:tab/>
      </w:r>
      <w:r>
        <w:rPr>
          <w:color w:val="454C5B"/>
          <w:spacing w:val="-10"/>
          <w:w w:val="115"/>
          <w:sz w:val="14"/>
        </w:rPr>
        <w:t>2</w:t>
      </w:r>
      <w:r>
        <w:rPr>
          <w:color w:val="454C5B"/>
          <w:sz w:val="14"/>
        </w:rPr>
        <w:tab/>
      </w:r>
      <w:r>
        <w:rPr>
          <w:color w:val="454C5B"/>
          <w:w w:val="115"/>
          <w:sz w:val="14"/>
        </w:rPr>
        <w:t>3</w:t>
      </w:r>
      <w:r>
        <w:rPr>
          <w:rFonts w:hint="eastAsia" w:ascii="微软雅黑" w:hAnsi="微软雅黑" w:eastAsia="微软雅黑" w:cs="微软雅黑"/>
          <w:color w:val="454C5B"/>
          <w:spacing w:val="-2"/>
          <w:w w:val="115"/>
          <w:sz w:val="11"/>
          <w:szCs w:val="20"/>
          <w:lang w:eastAsia="zh-CN"/>
        </w:rPr>
        <w:t>（中立）</w:t>
      </w:r>
      <w:r>
        <w:rPr>
          <w:color w:val="454C5B"/>
          <w:sz w:val="14"/>
        </w:rPr>
        <w:tab/>
      </w:r>
      <w:r>
        <w:rPr>
          <w:color w:val="454C5B"/>
          <w:spacing w:val="-10"/>
          <w:w w:val="115"/>
          <w:sz w:val="14"/>
        </w:rPr>
        <w:t>4</w:t>
      </w:r>
      <w:r>
        <w:rPr>
          <w:color w:val="454C5B"/>
          <w:sz w:val="14"/>
        </w:rPr>
        <w:tab/>
      </w:r>
      <w:r>
        <w:rPr>
          <w:color w:val="454C5B"/>
          <w:spacing w:val="-2"/>
          <w:w w:val="115"/>
          <w:sz w:val="14"/>
        </w:rPr>
        <w:t>5</w:t>
      </w:r>
      <w:r>
        <w:rPr>
          <w:color w:val="454C5B"/>
          <w:spacing w:val="-7"/>
          <w:w w:val="115"/>
          <w:sz w:val="14"/>
        </w:rPr>
        <w:t xml:space="preserve"> </w:t>
      </w:r>
      <w:r>
        <w:rPr>
          <w:rFonts w:hint="eastAsia" w:ascii="微软雅黑" w:hAnsi="微软雅黑" w:eastAsia="微软雅黑" w:cs="微软雅黑"/>
          <w:color w:val="454C5B"/>
          <w:spacing w:val="-2"/>
          <w:w w:val="115"/>
          <w:sz w:val="10"/>
          <w:szCs w:val="18"/>
          <w:lang w:eastAsia="zh-CN"/>
        </w:rPr>
        <w:t>（非常清楚）</w:t>
      </w:r>
    </w:p>
    <w:p>
      <w:pPr>
        <w:pStyle w:val="6"/>
        <w:spacing w:before="112" w:line="276" w:lineRule="auto"/>
        <w:ind w:left="297" w:right="1320"/>
        <w:rPr>
          <w:rFonts w:ascii="微软雅黑" w:hAnsi="微软雅黑" w:eastAsia="微软雅黑"/>
          <w:lang w:eastAsia="zh-CN"/>
        </w:rPr>
      </w:pPr>
      <w:r>
        <w:rPr>
          <w:lang w:eastAsia="zh-CN"/>
        </w:rPr>
        <w:br w:type="column"/>
      </w:r>
      <w:r>
        <w:rPr>
          <w:rFonts w:hint="eastAsia" w:ascii="微软雅黑" w:hAnsi="微软雅黑" w:eastAsia="微软雅黑" w:cs="微软雅黑"/>
          <w:lang w:eastAsia="zh-CN"/>
        </w:rPr>
        <w:t>在比较首席级别</w:t>
      </w:r>
      <w:r>
        <w:rPr>
          <w:rFonts w:hint="eastAsia" w:ascii="微软雅黑" w:hAnsi="微软雅黑" w:eastAsia="微软雅黑"/>
          <w:lang w:eastAsia="zh-CN"/>
        </w:rPr>
        <w:t>（</w:t>
      </w:r>
      <w:r>
        <w:rPr>
          <w:rFonts w:ascii="微软雅黑" w:hAnsi="微软雅黑" w:eastAsia="微软雅黑"/>
          <w:lang w:eastAsia="zh-CN"/>
        </w:rPr>
        <w:t xml:space="preserve">C </w:t>
      </w:r>
      <w:r>
        <w:rPr>
          <w:rFonts w:hint="eastAsia" w:ascii="微软雅黑" w:hAnsi="微软雅黑" w:eastAsia="微软雅黑" w:cs="微软雅黑"/>
          <w:lang w:eastAsia="zh-CN"/>
        </w:rPr>
        <w:t>级）高管和普通员工受访者的反馈时，呈现出一个明显的差异。在</w:t>
      </w:r>
      <w:r>
        <w:rPr>
          <w:rFonts w:hint="eastAsia" w:ascii="微软雅黑" w:hAnsi="微软雅黑" w:eastAsia="微软雅黑"/>
          <w:lang w:eastAsia="zh-CN"/>
        </w:rPr>
        <w:t>首席级别（</w:t>
      </w:r>
      <w:r>
        <w:rPr>
          <w:rFonts w:ascii="微软雅黑" w:hAnsi="微软雅黑" w:eastAsia="微软雅黑"/>
          <w:lang w:eastAsia="zh-CN"/>
        </w:rPr>
        <w:t xml:space="preserve">C </w:t>
      </w:r>
      <w:r>
        <w:rPr>
          <w:rFonts w:hint="eastAsia" w:ascii="微软雅黑" w:hAnsi="微软雅黑" w:eastAsia="微软雅黑" w:cs="微软雅黑"/>
          <w:lang w:eastAsia="zh-CN"/>
        </w:rPr>
        <w:t>级）高管中，有高达</w:t>
      </w:r>
      <w:r>
        <w:rPr>
          <w:rFonts w:ascii="微软雅黑" w:hAnsi="微软雅黑" w:eastAsia="微软雅黑"/>
          <w:lang w:eastAsia="zh-CN"/>
        </w:rPr>
        <w:t xml:space="preserve"> 52% </w:t>
      </w:r>
      <w:r>
        <w:rPr>
          <w:rFonts w:hint="eastAsia" w:ascii="微软雅黑" w:hAnsi="微软雅黑" w:eastAsia="微软雅黑" w:cs="微软雅黑"/>
          <w:lang w:eastAsia="zh-CN"/>
        </w:rPr>
        <w:t>的人表示对</w:t>
      </w:r>
      <w:r>
        <w:rPr>
          <w:rFonts w:ascii="微软雅黑" w:hAnsi="微软雅黑" w:eastAsia="微软雅黑"/>
          <w:lang w:eastAsia="zh-CN"/>
        </w:rPr>
        <w:t xml:space="preserve"> AI </w:t>
      </w:r>
      <w:r>
        <w:rPr>
          <w:rFonts w:hint="eastAsia" w:ascii="微软雅黑" w:hAnsi="微软雅黑" w:eastAsia="微软雅黑" w:cs="微软雅黑"/>
          <w:lang w:eastAsia="zh-CN"/>
        </w:rPr>
        <w:t>在网络安全中的应用场景有非常清晰的认识，而只有</w:t>
      </w:r>
      <w:r>
        <w:rPr>
          <w:rFonts w:ascii="微软雅黑" w:hAnsi="微软雅黑" w:eastAsia="微软雅黑"/>
          <w:lang w:eastAsia="zh-CN"/>
        </w:rPr>
        <w:t xml:space="preserve"> 14% </w:t>
      </w:r>
      <w:r>
        <w:rPr>
          <w:rFonts w:hint="eastAsia" w:ascii="微软雅黑" w:hAnsi="微软雅黑" w:eastAsia="微软雅黑" w:cs="微软雅黑"/>
          <w:lang w:eastAsia="zh-CN"/>
        </w:rPr>
        <w:t>的普通员工有同样的感受。</w:t>
      </w:r>
    </w:p>
    <w:p>
      <w:pPr>
        <w:spacing w:line="276" w:lineRule="auto"/>
        <w:rPr>
          <w:lang w:eastAsia="zh-CN"/>
        </w:rPr>
        <w:sectPr>
          <w:type w:val="continuous"/>
          <w:pgSz w:w="12240" w:h="15840"/>
          <w:pgMar w:top="1500" w:right="0" w:bottom="280" w:left="520" w:header="0" w:footer="675" w:gutter="0"/>
          <w:cols w:equalWidth="0" w:num="2">
            <w:col w:w="7065" w:space="40"/>
            <w:col w:w="4615"/>
          </w:cols>
        </w:sectPr>
      </w:pPr>
    </w:p>
    <w:p>
      <w:pPr>
        <w:pStyle w:val="6"/>
        <w:spacing w:line="276" w:lineRule="auto"/>
        <w:ind w:left="920" w:right="1444"/>
        <w:rPr>
          <w:rFonts w:ascii="微软雅黑" w:hAnsi="微软雅黑" w:eastAsia="微软雅黑"/>
          <w:lang w:val="zh-CN" w:eastAsia="zh-CN"/>
        </w:rPr>
      </w:pPr>
      <w:r>
        <w:rPr>
          <w:rFonts w:hint="eastAsia" w:ascii="微软雅黑" w:hAnsi="微软雅黑" w:eastAsia="微软雅黑" w:cs="微软雅黑"/>
          <w:lang w:eastAsia="zh-CN"/>
        </w:rPr>
        <w:t>这种鲜明的对比可能说明，首席级别（</w:t>
      </w:r>
      <w:r>
        <w:rPr>
          <w:rFonts w:ascii="微软雅黑" w:hAnsi="微软雅黑" w:eastAsia="微软雅黑"/>
          <w:lang w:eastAsia="zh-CN"/>
        </w:rPr>
        <w:t xml:space="preserve">C </w:t>
      </w:r>
      <w:r>
        <w:rPr>
          <w:rFonts w:hint="eastAsia" w:ascii="微软雅黑" w:hAnsi="微软雅黑" w:eastAsia="微软雅黑" w:cs="微软雅黑"/>
          <w:lang w:eastAsia="zh-CN"/>
        </w:rPr>
        <w:t>级）高管对</w:t>
      </w:r>
      <w:r>
        <w:rPr>
          <w:rFonts w:ascii="微软雅黑" w:hAnsi="微软雅黑" w:eastAsia="微软雅黑"/>
          <w:lang w:eastAsia="zh-CN"/>
        </w:rPr>
        <w:t xml:space="preserve"> AI </w:t>
      </w:r>
      <w:r>
        <w:rPr>
          <w:rFonts w:hint="eastAsia" w:ascii="微软雅黑" w:hAnsi="微软雅黑" w:eastAsia="微软雅黑" w:cs="微软雅黑"/>
          <w:lang w:eastAsia="zh-CN"/>
        </w:rPr>
        <w:t>的理解更加具有远见和目标导向，他们关注的是更广泛的目标和潜力；而在普遍情况下，员工因为负责具体的实施工作，可能更清楚其涉及的复杂性和不确定性。有趣的是，虽然员工通常比高层更早接受像</w:t>
      </w:r>
      <w:r>
        <w:rPr>
          <w:rFonts w:ascii="微软雅黑" w:hAnsi="微软雅黑" w:eastAsia="微软雅黑"/>
          <w:lang w:eastAsia="zh-CN"/>
        </w:rPr>
        <w:t xml:space="preserve"> AI </w:t>
      </w:r>
      <w:r>
        <w:rPr>
          <w:rFonts w:hint="eastAsia" w:ascii="微软雅黑" w:hAnsi="微软雅黑" w:eastAsia="微软雅黑" w:cs="微软雅黑"/>
          <w:lang w:eastAsia="zh-CN"/>
        </w:rPr>
        <w:t>这样的新兴技术，但在这种情况下，他们对 AI 较低的了解程度可能受到预见到的运营挑战影响。首席级别（</w:t>
      </w:r>
      <w:r>
        <w:rPr>
          <w:rFonts w:ascii="微软雅黑" w:hAnsi="微软雅黑" w:eastAsia="微软雅黑"/>
          <w:lang w:eastAsia="zh-CN"/>
        </w:rPr>
        <w:t xml:space="preserve">C </w:t>
      </w:r>
      <w:r>
        <w:rPr>
          <w:rFonts w:hint="eastAsia" w:ascii="微软雅黑" w:hAnsi="微软雅黑" w:eastAsia="微软雅黑" w:cs="微软雅黑"/>
          <w:lang w:eastAsia="zh-CN"/>
        </w:rPr>
        <w:t>级）高管中的高度意识和清晰理解，与</w:t>
      </w:r>
      <w:r>
        <w:rPr>
          <w:rFonts w:ascii="微软雅黑" w:hAnsi="微软雅黑" w:eastAsia="微软雅黑"/>
          <w:lang w:eastAsia="zh-CN"/>
        </w:rPr>
        <w:t xml:space="preserve"> AI </w:t>
      </w:r>
      <w:r>
        <w:rPr>
          <w:rFonts w:hint="eastAsia" w:ascii="微软雅黑" w:hAnsi="微软雅黑" w:eastAsia="微软雅黑" w:cs="微软雅黑"/>
          <w:lang w:eastAsia="zh-CN"/>
        </w:rPr>
        <w:t>在新闻中的频繁出现以及在企业文化中逐渐占据的重要地位是相符合的。</w:t>
      </w:r>
    </w:p>
    <w:p>
      <w:pPr>
        <w:spacing w:line="276" w:lineRule="auto"/>
        <w:rPr>
          <w:lang w:eastAsia="zh-CN"/>
        </w:rPr>
      </w:pPr>
    </w:p>
    <w:p>
      <w:pPr>
        <w:tabs>
          <w:tab w:val="left" w:pos="9482"/>
        </w:tabs>
        <w:spacing w:line="276" w:lineRule="auto"/>
        <w:rPr>
          <w:lang w:eastAsia="zh-CN"/>
        </w:rPr>
      </w:pPr>
    </w:p>
    <w:p>
      <w:pPr>
        <w:tabs>
          <w:tab w:val="left" w:pos="9482"/>
        </w:tabs>
        <w:rPr>
          <w:lang w:eastAsia="zh-CN"/>
        </w:rPr>
        <w:sectPr>
          <w:pgSz w:w="12240" w:h="15840"/>
          <w:pgMar w:top="1500" w:right="0" w:bottom="280" w:left="520" w:header="0" w:footer="675" w:gutter="0"/>
          <w:cols w:space="720" w:num="1"/>
        </w:sectPr>
      </w:pPr>
      <w:r>
        <w:rPr>
          <w:lang w:eastAsia="zh-CN"/>
        </w:rPr>
        <w:tab/>
      </w:r>
    </w:p>
    <w:p>
      <w:pPr>
        <w:pStyle w:val="4"/>
        <w:rPr>
          <w:rFonts w:hint="eastAsia"/>
          <w:spacing w:val="-2"/>
          <w:w w:val="115"/>
          <w:lang w:eastAsia="zh-CN"/>
        </w:rPr>
      </w:pPr>
      <w:bookmarkStart w:id="2" w:name="_bookmark10"/>
      <w:bookmarkEnd w:id="2"/>
      <w:bookmarkStart w:id="3" w:name="General_Plans_to_Use_AI"/>
      <w:bookmarkEnd w:id="3"/>
      <w:r>
        <w:rPr>
          <w:w w:val="115"/>
        </w:rPr>
        <w:t>Awareness</w:t>
      </w:r>
      <w:r>
        <w:rPr>
          <w:spacing w:val="-9"/>
          <w:w w:val="115"/>
        </w:rPr>
        <w:t xml:space="preserve"> </w:t>
      </w:r>
      <w:r>
        <w:rPr>
          <w:w w:val="115"/>
        </w:rPr>
        <w:t>of</w:t>
      </w:r>
      <w:r>
        <w:rPr>
          <w:spacing w:val="-9"/>
          <w:w w:val="115"/>
        </w:rPr>
        <w:t xml:space="preserve"> </w:t>
      </w:r>
      <w:r>
        <w:rPr>
          <w:w w:val="115"/>
        </w:rPr>
        <w:t>AI</w:t>
      </w:r>
      <w:r>
        <w:rPr>
          <w:spacing w:val="-9"/>
          <w:w w:val="115"/>
        </w:rPr>
        <w:t xml:space="preserve"> </w:t>
      </w:r>
      <w:r>
        <w:rPr>
          <w:w w:val="115"/>
        </w:rPr>
        <w:t>security</w:t>
      </w:r>
      <w:r>
        <w:rPr>
          <w:spacing w:val="-8"/>
          <w:w w:val="115"/>
        </w:rPr>
        <w:t xml:space="preserve"> </w:t>
      </w:r>
      <w:r>
        <w:rPr>
          <w:spacing w:val="-2"/>
          <w:w w:val="115"/>
        </w:rPr>
        <w:t>frameworks</w:t>
      </w:r>
    </w:p>
    <w:p>
      <w:pPr>
        <w:pStyle w:val="6"/>
        <w:spacing w:before="294" w:line="276" w:lineRule="auto"/>
        <w:ind w:left="920" w:right="4835"/>
      </w:pPr>
      <w:r>
        <mc:AlternateContent>
          <mc:Choice Requires="wpg">
            <w:drawing>
              <wp:anchor distT="0" distB="0" distL="114300" distR="114300" simplePos="0" relativeHeight="251678720" behindDoc="0" locked="0" layoutInCell="1" allowOverlap="1">
                <wp:simplePos x="0" y="0"/>
                <wp:positionH relativeFrom="page">
                  <wp:posOffset>5321935</wp:posOffset>
                </wp:positionH>
                <wp:positionV relativeFrom="paragraph">
                  <wp:posOffset>739140</wp:posOffset>
                </wp:positionV>
                <wp:extent cx="1244600" cy="1250950"/>
                <wp:effectExtent l="635" t="0" r="0" b="6350"/>
                <wp:wrapNone/>
                <wp:docPr id="164729480" name="docshapegroup348"/>
                <wp:cNvGraphicFramePr/>
                <a:graphic xmlns:a="http://schemas.openxmlformats.org/drawingml/2006/main">
                  <a:graphicData uri="http://schemas.microsoft.com/office/word/2010/wordprocessingGroup">
                    <wpg:wgp>
                      <wpg:cNvGrpSpPr/>
                      <wpg:grpSpPr>
                        <a:xfrm>
                          <a:off x="0" y="0"/>
                          <a:ext cx="1244600" cy="1250950"/>
                          <a:chOff x="8381" y="1164"/>
                          <a:chExt cx="1960" cy="1970"/>
                        </a:xfrm>
                      </wpg:grpSpPr>
                      <wps:wsp>
                        <wps:cNvPr id="930750933" name="docshape349"/>
                        <wps:cNvSpPr/>
                        <wps:spPr bwMode="auto">
                          <a:xfrm>
                            <a:off x="8380" y="1174"/>
                            <a:ext cx="1960" cy="1960"/>
                          </a:xfrm>
                          <a:custGeom>
                            <a:avLst/>
                            <a:gdLst>
                              <a:gd name="T0" fmla="+- 0 9361 8381"/>
                              <a:gd name="T1" fmla="*/ T0 w 1960"/>
                              <a:gd name="T2" fmla="+- 0 2154 1174"/>
                              <a:gd name="T3" fmla="*/ 2154 h 1960"/>
                              <a:gd name="T4" fmla="+- 0 8764 8381"/>
                              <a:gd name="T5" fmla="*/ T4 w 1960"/>
                              <a:gd name="T6" fmla="+- 0 1377 1174"/>
                              <a:gd name="T7" fmla="*/ 1377 h 1960"/>
                              <a:gd name="T8" fmla="+- 0 8652 8381"/>
                              <a:gd name="T9" fmla="*/ T8 w 1960"/>
                              <a:gd name="T10" fmla="+- 0 1478 1174"/>
                              <a:gd name="T11" fmla="*/ 1478 h 1960"/>
                              <a:gd name="T12" fmla="+- 0 8558 8381"/>
                              <a:gd name="T13" fmla="*/ T12 w 1960"/>
                              <a:gd name="T14" fmla="+- 0 1593 1174"/>
                              <a:gd name="T15" fmla="*/ 1593 h 1960"/>
                              <a:gd name="T16" fmla="+- 0 8482 8381"/>
                              <a:gd name="T17" fmla="*/ T16 w 1960"/>
                              <a:gd name="T18" fmla="+- 0 1720 1174"/>
                              <a:gd name="T19" fmla="*/ 1720 h 1960"/>
                              <a:gd name="T20" fmla="+- 0 8427 8381"/>
                              <a:gd name="T21" fmla="*/ T20 w 1960"/>
                              <a:gd name="T22" fmla="+- 0 1858 1174"/>
                              <a:gd name="T23" fmla="*/ 1858 h 1960"/>
                              <a:gd name="T24" fmla="+- 0 8393 8381"/>
                              <a:gd name="T25" fmla="*/ T24 w 1960"/>
                              <a:gd name="T26" fmla="+- 0 2003 1174"/>
                              <a:gd name="T27" fmla="*/ 2003 h 1960"/>
                              <a:gd name="T28" fmla="+- 0 8381 8381"/>
                              <a:gd name="T29" fmla="*/ T28 w 1960"/>
                              <a:gd name="T30" fmla="+- 0 2154 1174"/>
                              <a:gd name="T31" fmla="*/ 2154 h 1960"/>
                              <a:gd name="T32" fmla="+- 0 8393 8381"/>
                              <a:gd name="T33" fmla="*/ T32 w 1960"/>
                              <a:gd name="T34" fmla="+- 0 2305 1174"/>
                              <a:gd name="T35" fmla="*/ 2305 h 1960"/>
                              <a:gd name="T36" fmla="+- 0 8427 8381"/>
                              <a:gd name="T37" fmla="*/ T36 w 1960"/>
                              <a:gd name="T38" fmla="+- 0 2449 1174"/>
                              <a:gd name="T39" fmla="*/ 2449 h 1960"/>
                              <a:gd name="T40" fmla="+- 0 8481 8381"/>
                              <a:gd name="T41" fmla="*/ T40 w 1960"/>
                              <a:gd name="T42" fmla="+- 0 2584 1174"/>
                              <a:gd name="T43" fmla="*/ 2584 h 1960"/>
                              <a:gd name="T44" fmla="+- 0 8554 8381"/>
                              <a:gd name="T45" fmla="*/ T44 w 1960"/>
                              <a:gd name="T46" fmla="+- 0 2708 1174"/>
                              <a:gd name="T47" fmla="*/ 2708 h 1960"/>
                              <a:gd name="T48" fmla="+- 0 8644 8381"/>
                              <a:gd name="T49" fmla="*/ T48 w 1960"/>
                              <a:gd name="T50" fmla="+- 0 2820 1174"/>
                              <a:gd name="T51" fmla="*/ 2820 h 1960"/>
                              <a:gd name="T52" fmla="+- 0 8749 8381"/>
                              <a:gd name="T53" fmla="*/ T52 w 1960"/>
                              <a:gd name="T54" fmla="+- 0 2918 1174"/>
                              <a:gd name="T55" fmla="*/ 2918 h 1960"/>
                              <a:gd name="T56" fmla="+- 0 8868 8381"/>
                              <a:gd name="T57" fmla="*/ T56 w 1960"/>
                              <a:gd name="T58" fmla="+- 0 2999 1174"/>
                              <a:gd name="T59" fmla="*/ 2999 h 1960"/>
                              <a:gd name="T60" fmla="+- 0 8998 8381"/>
                              <a:gd name="T61" fmla="*/ T60 w 1960"/>
                              <a:gd name="T62" fmla="+- 0 3063 1174"/>
                              <a:gd name="T63" fmla="*/ 3063 h 1960"/>
                              <a:gd name="T64" fmla="+- 0 9137 8381"/>
                              <a:gd name="T65" fmla="*/ T64 w 1960"/>
                              <a:gd name="T66" fmla="+- 0 3108 1174"/>
                              <a:gd name="T67" fmla="*/ 3108 h 1960"/>
                              <a:gd name="T68" fmla="+- 0 9285 8381"/>
                              <a:gd name="T69" fmla="*/ T68 w 1960"/>
                              <a:gd name="T70" fmla="+- 0 3131 1174"/>
                              <a:gd name="T71" fmla="*/ 3131 h 1960"/>
                              <a:gd name="T72" fmla="+- 0 9437 8381"/>
                              <a:gd name="T73" fmla="*/ T72 w 1960"/>
                              <a:gd name="T74" fmla="+- 0 3131 1174"/>
                              <a:gd name="T75" fmla="*/ 3131 h 1960"/>
                              <a:gd name="T76" fmla="+- 0 9584 8381"/>
                              <a:gd name="T77" fmla="*/ T76 w 1960"/>
                              <a:gd name="T78" fmla="+- 0 3108 1174"/>
                              <a:gd name="T79" fmla="*/ 3108 h 1960"/>
                              <a:gd name="T80" fmla="+- 0 9724 8381"/>
                              <a:gd name="T81" fmla="*/ T80 w 1960"/>
                              <a:gd name="T82" fmla="+- 0 3063 1174"/>
                              <a:gd name="T83" fmla="*/ 3063 h 1960"/>
                              <a:gd name="T84" fmla="+- 0 9854 8381"/>
                              <a:gd name="T85" fmla="*/ T84 w 1960"/>
                              <a:gd name="T86" fmla="+- 0 2999 1174"/>
                              <a:gd name="T87" fmla="*/ 2999 h 1960"/>
                              <a:gd name="T88" fmla="+- 0 9972 8381"/>
                              <a:gd name="T89" fmla="*/ T88 w 1960"/>
                              <a:gd name="T90" fmla="+- 0 2918 1174"/>
                              <a:gd name="T91" fmla="*/ 2918 h 1960"/>
                              <a:gd name="T92" fmla="+- 0 10077 8381"/>
                              <a:gd name="T93" fmla="*/ T92 w 1960"/>
                              <a:gd name="T94" fmla="+- 0 2820 1174"/>
                              <a:gd name="T95" fmla="*/ 2820 h 1960"/>
                              <a:gd name="T96" fmla="+- 0 10167 8381"/>
                              <a:gd name="T97" fmla="*/ T96 w 1960"/>
                              <a:gd name="T98" fmla="+- 0 2708 1174"/>
                              <a:gd name="T99" fmla="*/ 2708 h 1960"/>
                              <a:gd name="T100" fmla="+- 0 10240 8381"/>
                              <a:gd name="T101" fmla="*/ T100 w 1960"/>
                              <a:gd name="T102" fmla="+- 0 2584 1174"/>
                              <a:gd name="T103" fmla="*/ 2584 h 1960"/>
                              <a:gd name="T104" fmla="+- 0 10295 8381"/>
                              <a:gd name="T105" fmla="*/ T104 w 1960"/>
                              <a:gd name="T106" fmla="+- 0 2449 1174"/>
                              <a:gd name="T107" fmla="*/ 2449 h 1960"/>
                              <a:gd name="T108" fmla="+- 0 10329 8381"/>
                              <a:gd name="T109" fmla="*/ T108 w 1960"/>
                              <a:gd name="T110" fmla="+- 0 2305 1174"/>
                              <a:gd name="T111" fmla="*/ 2305 h 1960"/>
                              <a:gd name="T112" fmla="+- 0 10341 8381"/>
                              <a:gd name="T113" fmla="*/ T112 w 1960"/>
                              <a:gd name="T114" fmla="+- 0 2154 1174"/>
                              <a:gd name="T115" fmla="*/ 2154 h 1960"/>
                              <a:gd name="T116" fmla="+- 0 10329 8381"/>
                              <a:gd name="T117" fmla="*/ T116 w 1960"/>
                              <a:gd name="T118" fmla="+- 0 2003 1174"/>
                              <a:gd name="T119" fmla="*/ 2003 h 1960"/>
                              <a:gd name="T120" fmla="+- 0 10295 8381"/>
                              <a:gd name="T121" fmla="*/ T120 w 1960"/>
                              <a:gd name="T122" fmla="+- 0 1860 1174"/>
                              <a:gd name="T123" fmla="*/ 1860 h 1960"/>
                              <a:gd name="T124" fmla="+- 0 10240 8381"/>
                              <a:gd name="T125" fmla="*/ T124 w 1960"/>
                              <a:gd name="T126" fmla="+- 0 1725 1174"/>
                              <a:gd name="T127" fmla="*/ 1725 h 1960"/>
                              <a:gd name="T128" fmla="+- 0 10167 8381"/>
                              <a:gd name="T129" fmla="*/ T128 w 1960"/>
                              <a:gd name="T130" fmla="+- 0 1601 1174"/>
                              <a:gd name="T131" fmla="*/ 1601 h 1960"/>
                              <a:gd name="T132" fmla="+- 0 10077 8381"/>
                              <a:gd name="T133" fmla="*/ T132 w 1960"/>
                              <a:gd name="T134" fmla="+- 0 1489 1174"/>
                              <a:gd name="T135" fmla="*/ 1489 h 1960"/>
                              <a:gd name="T136" fmla="+- 0 9972 8381"/>
                              <a:gd name="T137" fmla="*/ T136 w 1960"/>
                              <a:gd name="T138" fmla="+- 0 1391 1174"/>
                              <a:gd name="T139" fmla="*/ 1391 h 1960"/>
                              <a:gd name="T140" fmla="+- 0 9854 8381"/>
                              <a:gd name="T141" fmla="*/ T140 w 1960"/>
                              <a:gd name="T142" fmla="+- 0 1309 1174"/>
                              <a:gd name="T143" fmla="*/ 1309 h 1960"/>
                              <a:gd name="T144" fmla="+- 0 9724 8381"/>
                              <a:gd name="T145" fmla="*/ T144 w 1960"/>
                              <a:gd name="T146" fmla="+- 0 1245 1174"/>
                              <a:gd name="T147" fmla="*/ 1245 h 1960"/>
                              <a:gd name="T148" fmla="+- 0 9584 8381"/>
                              <a:gd name="T149" fmla="*/ T148 w 1960"/>
                              <a:gd name="T150" fmla="+- 0 1200 1174"/>
                              <a:gd name="T151" fmla="*/ 1200 h 1960"/>
                              <a:gd name="T152" fmla="+- 0 9437 8381"/>
                              <a:gd name="T153" fmla="*/ T152 w 1960"/>
                              <a:gd name="T154" fmla="+- 0 1177 1174"/>
                              <a:gd name="T155" fmla="*/ 1177 h 1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960" h="1960">
                                <a:moveTo>
                                  <a:pt x="977" y="0"/>
                                </a:moveTo>
                                <a:lnTo>
                                  <a:pt x="980" y="980"/>
                                </a:lnTo>
                                <a:lnTo>
                                  <a:pt x="445" y="159"/>
                                </a:lnTo>
                                <a:lnTo>
                                  <a:pt x="383" y="203"/>
                                </a:lnTo>
                                <a:lnTo>
                                  <a:pt x="325" y="251"/>
                                </a:lnTo>
                                <a:lnTo>
                                  <a:pt x="271" y="304"/>
                                </a:lnTo>
                                <a:lnTo>
                                  <a:pt x="222" y="360"/>
                                </a:lnTo>
                                <a:lnTo>
                                  <a:pt x="177" y="419"/>
                                </a:lnTo>
                                <a:lnTo>
                                  <a:pt x="137" y="481"/>
                                </a:lnTo>
                                <a:lnTo>
                                  <a:pt x="101" y="546"/>
                                </a:lnTo>
                                <a:lnTo>
                                  <a:pt x="71" y="614"/>
                                </a:lnTo>
                                <a:lnTo>
                                  <a:pt x="46" y="684"/>
                                </a:lnTo>
                                <a:lnTo>
                                  <a:pt x="26" y="756"/>
                                </a:lnTo>
                                <a:lnTo>
                                  <a:pt x="12" y="829"/>
                                </a:lnTo>
                                <a:lnTo>
                                  <a:pt x="3" y="904"/>
                                </a:lnTo>
                                <a:lnTo>
                                  <a:pt x="0" y="980"/>
                                </a:lnTo>
                                <a:lnTo>
                                  <a:pt x="3" y="1056"/>
                                </a:lnTo>
                                <a:lnTo>
                                  <a:pt x="12" y="1131"/>
                                </a:lnTo>
                                <a:lnTo>
                                  <a:pt x="26" y="1204"/>
                                </a:lnTo>
                                <a:lnTo>
                                  <a:pt x="46" y="1275"/>
                                </a:lnTo>
                                <a:lnTo>
                                  <a:pt x="70" y="1343"/>
                                </a:lnTo>
                                <a:lnTo>
                                  <a:pt x="100" y="1410"/>
                                </a:lnTo>
                                <a:lnTo>
                                  <a:pt x="135" y="1473"/>
                                </a:lnTo>
                                <a:lnTo>
                                  <a:pt x="173" y="1534"/>
                                </a:lnTo>
                                <a:lnTo>
                                  <a:pt x="216" y="1592"/>
                                </a:lnTo>
                                <a:lnTo>
                                  <a:pt x="263" y="1646"/>
                                </a:lnTo>
                                <a:lnTo>
                                  <a:pt x="314" y="1697"/>
                                </a:lnTo>
                                <a:lnTo>
                                  <a:pt x="368" y="1744"/>
                                </a:lnTo>
                                <a:lnTo>
                                  <a:pt x="426" y="1787"/>
                                </a:lnTo>
                                <a:lnTo>
                                  <a:pt x="487" y="1825"/>
                                </a:lnTo>
                                <a:lnTo>
                                  <a:pt x="550" y="1860"/>
                                </a:lnTo>
                                <a:lnTo>
                                  <a:pt x="617" y="1889"/>
                                </a:lnTo>
                                <a:lnTo>
                                  <a:pt x="685" y="1914"/>
                                </a:lnTo>
                                <a:lnTo>
                                  <a:pt x="756" y="1934"/>
                                </a:lnTo>
                                <a:lnTo>
                                  <a:pt x="829" y="1948"/>
                                </a:lnTo>
                                <a:lnTo>
                                  <a:pt x="904" y="1957"/>
                                </a:lnTo>
                                <a:lnTo>
                                  <a:pt x="980" y="1960"/>
                                </a:lnTo>
                                <a:lnTo>
                                  <a:pt x="1056" y="1957"/>
                                </a:lnTo>
                                <a:lnTo>
                                  <a:pt x="1130" y="1948"/>
                                </a:lnTo>
                                <a:lnTo>
                                  <a:pt x="1203" y="1934"/>
                                </a:lnTo>
                                <a:lnTo>
                                  <a:pt x="1274" y="1914"/>
                                </a:lnTo>
                                <a:lnTo>
                                  <a:pt x="1343" y="1889"/>
                                </a:lnTo>
                                <a:lnTo>
                                  <a:pt x="1409" y="1860"/>
                                </a:lnTo>
                                <a:lnTo>
                                  <a:pt x="1473" y="1825"/>
                                </a:lnTo>
                                <a:lnTo>
                                  <a:pt x="1533" y="1787"/>
                                </a:lnTo>
                                <a:lnTo>
                                  <a:pt x="1591" y="1744"/>
                                </a:lnTo>
                                <a:lnTo>
                                  <a:pt x="1645" y="1697"/>
                                </a:lnTo>
                                <a:lnTo>
                                  <a:pt x="1696" y="1646"/>
                                </a:lnTo>
                                <a:lnTo>
                                  <a:pt x="1743" y="1592"/>
                                </a:lnTo>
                                <a:lnTo>
                                  <a:pt x="1786" y="1534"/>
                                </a:lnTo>
                                <a:lnTo>
                                  <a:pt x="1825" y="1473"/>
                                </a:lnTo>
                                <a:lnTo>
                                  <a:pt x="1859" y="1410"/>
                                </a:lnTo>
                                <a:lnTo>
                                  <a:pt x="1889" y="1343"/>
                                </a:lnTo>
                                <a:lnTo>
                                  <a:pt x="1914" y="1275"/>
                                </a:lnTo>
                                <a:lnTo>
                                  <a:pt x="1934" y="1204"/>
                                </a:lnTo>
                                <a:lnTo>
                                  <a:pt x="1948" y="1131"/>
                                </a:lnTo>
                                <a:lnTo>
                                  <a:pt x="1957" y="1056"/>
                                </a:lnTo>
                                <a:lnTo>
                                  <a:pt x="1960" y="980"/>
                                </a:lnTo>
                                <a:lnTo>
                                  <a:pt x="1957" y="904"/>
                                </a:lnTo>
                                <a:lnTo>
                                  <a:pt x="1948" y="829"/>
                                </a:lnTo>
                                <a:lnTo>
                                  <a:pt x="1934" y="757"/>
                                </a:lnTo>
                                <a:lnTo>
                                  <a:pt x="1914" y="686"/>
                                </a:lnTo>
                                <a:lnTo>
                                  <a:pt x="1889" y="617"/>
                                </a:lnTo>
                                <a:lnTo>
                                  <a:pt x="1859" y="551"/>
                                </a:lnTo>
                                <a:lnTo>
                                  <a:pt x="1825" y="487"/>
                                </a:lnTo>
                                <a:lnTo>
                                  <a:pt x="1786" y="427"/>
                                </a:lnTo>
                                <a:lnTo>
                                  <a:pt x="1743" y="369"/>
                                </a:lnTo>
                                <a:lnTo>
                                  <a:pt x="1696" y="315"/>
                                </a:lnTo>
                                <a:lnTo>
                                  <a:pt x="1645" y="264"/>
                                </a:lnTo>
                                <a:lnTo>
                                  <a:pt x="1591" y="217"/>
                                </a:lnTo>
                                <a:lnTo>
                                  <a:pt x="1533" y="174"/>
                                </a:lnTo>
                                <a:lnTo>
                                  <a:pt x="1473" y="135"/>
                                </a:lnTo>
                                <a:lnTo>
                                  <a:pt x="1409" y="101"/>
                                </a:lnTo>
                                <a:lnTo>
                                  <a:pt x="1343" y="71"/>
                                </a:lnTo>
                                <a:lnTo>
                                  <a:pt x="1274" y="46"/>
                                </a:lnTo>
                                <a:lnTo>
                                  <a:pt x="1203" y="26"/>
                                </a:lnTo>
                                <a:lnTo>
                                  <a:pt x="1130" y="12"/>
                                </a:lnTo>
                                <a:lnTo>
                                  <a:pt x="1056" y="3"/>
                                </a:lnTo>
                                <a:lnTo>
                                  <a:pt x="977" y="0"/>
                                </a:lnTo>
                                <a:close/>
                              </a:path>
                            </a:pathLst>
                          </a:custGeom>
                          <a:solidFill>
                            <a:srgbClr val="0092FF"/>
                          </a:solidFill>
                          <a:ln>
                            <a:noFill/>
                          </a:ln>
                        </wps:spPr>
                        <wps:bodyPr rot="0" vert="horz" wrap="square" lIns="91440" tIns="45720" rIns="91440" bIns="45720" anchor="t" anchorCtr="0" upright="1">
                          <a:noAutofit/>
                        </wps:bodyPr>
                      </wps:wsp>
                      <wps:wsp>
                        <wps:cNvPr id="368689510" name="docshape350"/>
                        <wps:cNvSpPr/>
                        <wps:spPr bwMode="auto">
                          <a:xfrm>
                            <a:off x="8689" y="1174"/>
                            <a:ext cx="672" cy="980"/>
                          </a:xfrm>
                          <a:custGeom>
                            <a:avLst/>
                            <a:gdLst>
                              <a:gd name="T0" fmla="+- 0 9360 8689"/>
                              <a:gd name="T1" fmla="*/ T0 w 672"/>
                              <a:gd name="T2" fmla="+- 0 1174 1174"/>
                              <a:gd name="T3" fmla="*/ 1174 h 980"/>
                              <a:gd name="T4" fmla="+- 0 9286 8689"/>
                              <a:gd name="T5" fmla="*/ T4 w 672"/>
                              <a:gd name="T6" fmla="+- 0 1177 1174"/>
                              <a:gd name="T7" fmla="*/ 1177 h 980"/>
                              <a:gd name="T8" fmla="+- 0 9213 8689"/>
                              <a:gd name="T9" fmla="*/ T8 w 672"/>
                              <a:gd name="T10" fmla="+- 0 1186 1174"/>
                              <a:gd name="T11" fmla="*/ 1186 h 980"/>
                              <a:gd name="T12" fmla="+- 0 9141 8689"/>
                              <a:gd name="T13" fmla="*/ T12 w 672"/>
                              <a:gd name="T14" fmla="+- 0 1199 1174"/>
                              <a:gd name="T15" fmla="*/ 1199 h 980"/>
                              <a:gd name="T16" fmla="+- 0 9069 8689"/>
                              <a:gd name="T17" fmla="*/ T16 w 672"/>
                              <a:gd name="T18" fmla="+- 0 1219 1174"/>
                              <a:gd name="T19" fmla="*/ 1219 h 980"/>
                              <a:gd name="T20" fmla="+- 0 8999 8689"/>
                              <a:gd name="T21" fmla="*/ T20 w 672"/>
                              <a:gd name="T22" fmla="+- 0 1243 1174"/>
                              <a:gd name="T23" fmla="*/ 1243 h 980"/>
                              <a:gd name="T24" fmla="+- 0 8932 8689"/>
                              <a:gd name="T25" fmla="*/ T24 w 672"/>
                              <a:gd name="T26" fmla="+- 0 1273 1174"/>
                              <a:gd name="T27" fmla="*/ 1273 h 980"/>
                              <a:gd name="T28" fmla="+- 0 8867 8689"/>
                              <a:gd name="T29" fmla="*/ T28 w 672"/>
                              <a:gd name="T30" fmla="+- 0 1308 1174"/>
                              <a:gd name="T31" fmla="*/ 1308 h 980"/>
                              <a:gd name="T32" fmla="+- 0 8804 8689"/>
                              <a:gd name="T33" fmla="*/ T32 w 672"/>
                              <a:gd name="T34" fmla="+- 0 1348 1174"/>
                              <a:gd name="T35" fmla="*/ 1348 h 980"/>
                              <a:gd name="T36" fmla="+- 0 8745 8689"/>
                              <a:gd name="T37" fmla="*/ T36 w 672"/>
                              <a:gd name="T38" fmla="+- 0 1392 1174"/>
                              <a:gd name="T39" fmla="*/ 1392 h 980"/>
                              <a:gd name="T40" fmla="+- 0 8689 8689"/>
                              <a:gd name="T41" fmla="*/ T40 w 672"/>
                              <a:gd name="T42" fmla="+- 0 1441 1174"/>
                              <a:gd name="T43" fmla="*/ 1441 h 980"/>
                              <a:gd name="T44" fmla="+- 0 9361 8689"/>
                              <a:gd name="T45" fmla="*/ T44 w 672"/>
                              <a:gd name="T46" fmla="+- 0 2154 1174"/>
                              <a:gd name="T47" fmla="*/ 2154 h 980"/>
                              <a:gd name="T48" fmla="+- 0 9360 8689"/>
                              <a:gd name="T49" fmla="*/ T48 w 672"/>
                              <a:gd name="T50" fmla="+- 0 1174 1174"/>
                              <a:gd name="T51" fmla="*/ 1174 h 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72" h="980">
                                <a:moveTo>
                                  <a:pt x="671" y="0"/>
                                </a:moveTo>
                                <a:lnTo>
                                  <a:pt x="597" y="3"/>
                                </a:lnTo>
                                <a:lnTo>
                                  <a:pt x="524" y="12"/>
                                </a:lnTo>
                                <a:lnTo>
                                  <a:pt x="452" y="25"/>
                                </a:lnTo>
                                <a:lnTo>
                                  <a:pt x="380" y="45"/>
                                </a:lnTo>
                                <a:lnTo>
                                  <a:pt x="310" y="69"/>
                                </a:lnTo>
                                <a:lnTo>
                                  <a:pt x="243" y="99"/>
                                </a:lnTo>
                                <a:lnTo>
                                  <a:pt x="178" y="134"/>
                                </a:lnTo>
                                <a:lnTo>
                                  <a:pt x="115" y="174"/>
                                </a:lnTo>
                                <a:lnTo>
                                  <a:pt x="56" y="218"/>
                                </a:lnTo>
                                <a:lnTo>
                                  <a:pt x="0" y="267"/>
                                </a:lnTo>
                                <a:lnTo>
                                  <a:pt x="672" y="980"/>
                                </a:lnTo>
                                <a:lnTo>
                                  <a:pt x="671" y="0"/>
                                </a:lnTo>
                                <a:close/>
                              </a:path>
                            </a:pathLst>
                          </a:custGeom>
                          <a:solidFill>
                            <a:srgbClr val="DCE5EE"/>
                          </a:solidFill>
                          <a:ln>
                            <a:noFill/>
                          </a:ln>
                        </wps:spPr>
                        <wps:bodyPr rot="0" vert="horz" wrap="square" lIns="91440" tIns="45720" rIns="91440" bIns="45720" anchor="t" anchorCtr="0" upright="1">
                          <a:noAutofit/>
                        </wps:bodyPr>
                      </wps:wsp>
                      <wps:wsp>
                        <wps:cNvPr id="607329196" name="docshape351"/>
                        <wps:cNvSpPr/>
                        <wps:spPr bwMode="auto">
                          <a:xfrm>
                            <a:off x="8689" y="1174"/>
                            <a:ext cx="672" cy="980"/>
                          </a:xfrm>
                          <a:custGeom>
                            <a:avLst/>
                            <a:gdLst>
                              <a:gd name="T0" fmla="+- 0 9361 8689"/>
                              <a:gd name="T1" fmla="*/ T0 w 672"/>
                              <a:gd name="T2" fmla="+- 0 2154 1174"/>
                              <a:gd name="T3" fmla="*/ 2154 h 980"/>
                              <a:gd name="T4" fmla="+- 0 8689 8689"/>
                              <a:gd name="T5" fmla="*/ T4 w 672"/>
                              <a:gd name="T6" fmla="+- 0 1441 1174"/>
                              <a:gd name="T7" fmla="*/ 1441 h 980"/>
                              <a:gd name="T8" fmla="+- 0 8745 8689"/>
                              <a:gd name="T9" fmla="*/ T8 w 672"/>
                              <a:gd name="T10" fmla="+- 0 1392 1174"/>
                              <a:gd name="T11" fmla="*/ 1392 h 980"/>
                              <a:gd name="T12" fmla="+- 0 8804 8689"/>
                              <a:gd name="T13" fmla="*/ T12 w 672"/>
                              <a:gd name="T14" fmla="+- 0 1348 1174"/>
                              <a:gd name="T15" fmla="*/ 1348 h 980"/>
                              <a:gd name="T16" fmla="+- 0 8867 8689"/>
                              <a:gd name="T17" fmla="*/ T16 w 672"/>
                              <a:gd name="T18" fmla="+- 0 1308 1174"/>
                              <a:gd name="T19" fmla="*/ 1308 h 980"/>
                              <a:gd name="T20" fmla="+- 0 8932 8689"/>
                              <a:gd name="T21" fmla="*/ T20 w 672"/>
                              <a:gd name="T22" fmla="+- 0 1273 1174"/>
                              <a:gd name="T23" fmla="*/ 1273 h 980"/>
                              <a:gd name="T24" fmla="+- 0 8999 8689"/>
                              <a:gd name="T25" fmla="*/ T24 w 672"/>
                              <a:gd name="T26" fmla="+- 0 1243 1174"/>
                              <a:gd name="T27" fmla="*/ 1243 h 980"/>
                              <a:gd name="T28" fmla="+- 0 9069 8689"/>
                              <a:gd name="T29" fmla="*/ T28 w 672"/>
                              <a:gd name="T30" fmla="+- 0 1219 1174"/>
                              <a:gd name="T31" fmla="*/ 1219 h 980"/>
                              <a:gd name="T32" fmla="+- 0 9141 8689"/>
                              <a:gd name="T33" fmla="*/ T32 w 672"/>
                              <a:gd name="T34" fmla="+- 0 1199 1174"/>
                              <a:gd name="T35" fmla="*/ 1199 h 980"/>
                              <a:gd name="T36" fmla="+- 0 9213 8689"/>
                              <a:gd name="T37" fmla="*/ T36 w 672"/>
                              <a:gd name="T38" fmla="+- 0 1186 1174"/>
                              <a:gd name="T39" fmla="*/ 1186 h 980"/>
                              <a:gd name="T40" fmla="+- 0 9286 8689"/>
                              <a:gd name="T41" fmla="*/ T40 w 672"/>
                              <a:gd name="T42" fmla="+- 0 1177 1174"/>
                              <a:gd name="T43" fmla="*/ 1177 h 980"/>
                              <a:gd name="T44" fmla="+- 0 9360 8689"/>
                              <a:gd name="T45" fmla="*/ T44 w 672"/>
                              <a:gd name="T46" fmla="+- 0 1174 1174"/>
                              <a:gd name="T47" fmla="*/ 1174 h 980"/>
                              <a:gd name="T48" fmla="+- 0 9361 8689"/>
                              <a:gd name="T49" fmla="*/ T48 w 672"/>
                              <a:gd name="T50" fmla="+- 0 2154 1174"/>
                              <a:gd name="T51" fmla="*/ 2154 h 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72" h="980">
                                <a:moveTo>
                                  <a:pt x="672" y="980"/>
                                </a:moveTo>
                                <a:lnTo>
                                  <a:pt x="0" y="267"/>
                                </a:lnTo>
                                <a:lnTo>
                                  <a:pt x="56" y="218"/>
                                </a:lnTo>
                                <a:lnTo>
                                  <a:pt x="115" y="174"/>
                                </a:lnTo>
                                <a:lnTo>
                                  <a:pt x="178" y="134"/>
                                </a:lnTo>
                                <a:lnTo>
                                  <a:pt x="243" y="99"/>
                                </a:lnTo>
                                <a:lnTo>
                                  <a:pt x="310" y="69"/>
                                </a:lnTo>
                                <a:lnTo>
                                  <a:pt x="380" y="45"/>
                                </a:lnTo>
                                <a:lnTo>
                                  <a:pt x="452" y="25"/>
                                </a:lnTo>
                                <a:lnTo>
                                  <a:pt x="524" y="12"/>
                                </a:lnTo>
                                <a:lnTo>
                                  <a:pt x="597" y="3"/>
                                </a:lnTo>
                                <a:lnTo>
                                  <a:pt x="671" y="0"/>
                                </a:lnTo>
                                <a:lnTo>
                                  <a:pt x="672" y="980"/>
                                </a:lnTo>
                                <a:close/>
                              </a:path>
                            </a:pathLst>
                          </a:custGeom>
                          <a:noFill/>
                          <a:ln w="12700">
                            <a:solidFill>
                              <a:srgbClr val="FFFFFF"/>
                            </a:solidFill>
                            <a:prstDash val="solid"/>
                            <a:round/>
                          </a:ln>
                        </wps:spPr>
                        <wps:bodyPr rot="0" vert="horz" wrap="square" lIns="91440" tIns="45720" rIns="91440" bIns="45720" anchor="t" anchorCtr="0" upright="1">
                          <a:noAutofit/>
                        </wps:bodyPr>
                      </wps:wsp>
                      <wps:wsp>
                        <wps:cNvPr id="2140139200" name="docshape352"/>
                        <wps:cNvSpPr/>
                        <wps:spPr bwMode="auto">
                          <a:xfrm>
                            <a:off x="8688" y="1482"/>
                            <a:ext cx="1344" cy="1344"/>
                          </a:xfrm>
                          <a:custGeom>
                            <a:avLst/>
                            <a:gdLst>
                              <a:gd name="T0" fmla="+- 0 9361 8689"/>
                              <a:gd name="T1" fmla="*/ T0 w 1344"/>
                              <a:gd name="T2" fmla="+- 0 1482 1482"/>
                              <a:gd name="T3" fmla="*/ 1482 h 1344"/>
                              <a:gd name="T4" fmla="+- 0 9288 8689"/>
                              <a:gd name="T5" fmla="*/ T4 w 1344"/>
                              <a:gd name="T6" fmla="+- 0 1486 1482"/>
                              <a:gd name="T7" fmla="*/ 1486 h 1344"/>
                              <a:gd name="T8" fmla="+- 0 9217 8689"/>
                              <a:gd name="T9" fmla="*/ T8 w 1344"/>
                              <a:gd name="T10" fmla="+- 0 1498 1482"/>
                              <a:gd name="T11" fmla="*/ 1498 h 1344"/>
                              <a:gd name="T12" fmla="+- 0 9148 8689"/>
                              <a:gd name="T13" fmla="*/ T12 w 1344"/>
                              <a:gd name="T14" fmla="+- 0 1517 1482"/>
                              <a:gd name="T15" fmla="*/ 1517 h 1344"/>
                              <a:gd name="T16" fmla="+- 0 9083 8689"/>
                              <a:gd name="T17" fmla="*/ T16 w 1344"/>
                              <a:gd name="T18" fmla="+- 0 1542 1482"/>
                              <a:gd name="T19" fmla="*/ 1542 h 1344"/>
                              <a:gd name="T20" fmla="+- 0 9022 8689"/>
                              <a:gd name="T21" fmla="*/ T20 w 1344"/>
                              <a:gd name="T22" fmla="+- 0 1574 1482"/>
                              <a:gd name="T23" fmla="*/ 1574 h 1344"/>
                              <a:gd name="T24" fmla="+- 0 8964 8689"/>
                              <a:gd name="T25" fmla="*/ T24 w 1344"/>
                              <a:gd name="T26" fmla="+- 0 1612 1482"/>
                              <a:gd name="T27" fmla="*/ 1612 h 1344"/>
                              <a:gd name="T28" fmla="+- 0 8911 8689"/>
                              <a:gd name="T29" fmla="*/ T28 w 1344"/>
                              <a:gd name="T30" fmla="+- 0 1655 1482"/>
                              <a:gd name="T31" fmla="*/ 1655 h 1344"/>
                              <a:gd name="T32" fmla="+- 0 8862 8689"/>
                              <a:gd name="T33" fmla="*/ T32 w 1344"/>
                              <a:gd name="T34" fmla="+- 0 1704 1482"/>
                              <a:gd name="T35" fmla="*/ 1704 h 1344"/>
                              <a:gd name="T36" fmla="+- 0 8819 8689"/>
                              <a:gd name="T37" fmla="*/ T36 w 1344"/>
                              <a:gd name="T38" fmla="+- 0 1757 1482"/>
                              <a:gd name="T39" fmla="*/ 1757 h 1344"/>
                              <a:gd name="T40" fmla="+- 0 8781 8689"/>
                              <a:gd name="T41" fmla="*/ T40 w 1344"/>
                              <a:gd name="T42" fmla="+- 0 1815 1482"/>
                              <a:gd name="T43" fmla="*/ 1815 h 1344"/>
                              <a:gd name="T44" fmla="+- 0 8749 8689"/>
                              <a:gd name="T45" fmla="*/ T44 w 1344"/>
                              <a:gd name="T46" fmla="+- 0 1877 1482"/>
                              <a:gd name="T47" fmla="*/ 1877 h 1344"/>
                              <a:gd name="T48" fmla="+- 0 8723 8689"/>
                              <a:gd name="T49" fmla="*/ T48 w 1344"/>
                              <a:gd name="T50" fmla="+- 0 1942 1482"/>
                              <a:gd name="T51" fmla="*/ 1942 h 1344"/>
                              <a:gd name="T52" fmla="+- 0 8704 8689"/>
                              <a:gd name="T53" fmla="*/ T52 w 1344"/>
                              <a:gd name="T54" fmla="+- 0 2010 1482"/>
                              <a:gd name="T55" fmla="*/ 2010 h 1344"/>
                              <a:gd name="T56" fmla="+- 0 8693 8689"/>
                              <a:gd name="T57" fmla="*/ T56 w 1344"/>
                              <a:gd name="T58" fmla="+- 0 2081 1482"/>
                              <a:gd name="T59" fmla="*/ 2081 h 1344"/>
                              <a:gd name="T60" fmla="+- 0 8689 8689"/>
                              <a:gd name="T61" fmla="*/ T60 w 1344"/>
                              <a:gd name="T62" fmla="+- 0 2154 1482"/>
                              <a:gd name="T63" fmla="*/ 2154 h 1344"/>
                              <a:gd name="T64" fmla="+- 0 8693 8689"/>
                              <a:gd name="T65" fmla="*/ T64 w 1344"/>
                              <a:gd name="T66" fmla="+- 0 2227 1482"/>
                              <a:gd name="T67" fmla="*/ 2227 h 1344"/>
                              <a:gd name="T68" fmla="+- 0 8704 8689"/>
                              <a:gd name="T69" fmla="*/ T68 w 1344"/>
                              <a:gd name="T70" fmla="+- 0 2298 1482"/>
                              <a:gd name="T71" fmla="*/ 2298 h 1344"/>
                              <a:gd name="T72" fmla="+- 0 8723 8689"/>
                              <a:gd name="T73" fmla="*/ T72 w 1344"/>
                              <a:gd name="T74" fmla="+- 0 2367 1482"/>
                              <a:gd name="T75" fmla="*/ 2367 h 1344"/>
                              <a:gd name="T76" fmla="+- 0 8749 8689"/>
                              <a:gd name="T77" fmla="*/ T76 w 1344"/>
                              <a:gd name="T78" fmla="+- 0 2432 1482"/>
                              <a:gd name="T79" fmla="*/ 2432 h 1344"/>
                              <a:gd name="T80" fmla="+- 0 8781 8689"/>
                              <a:gd name="T81" fmla="*/ T80 w 1344"/>
                              <a:gd name="T82" fmla="+- 0 2493 1482"/>
                              <a:gd name="T83" fmla="*/ 2493 h 1344"/>
                              <a:gd name="T84" fmla="+- 0 8819 8689"/>
                              <a:gd name="T85" fmla="*/ T84 w 1344"/>
                              <a:gd name="T86" fmla="+- 0 2551 1482"/>
                              <a:gd name="T87" fmla="*/ 2551 h 1344"/>
                              <a:gd name="T88" fmla="+- 0 8862 8689"/>
                              <a:gd name="T89" fmla="*/ T88 w 1344"/>
                              <a:gd name="T90" fmla="+- 0 2604 1482"/>
                              <a:gd name="T91" fmla="*/ 2604 h 1344"/>
                              <a:gd name="T92" fmla="+- 0 8911 8689"/>
                              <a:gd name="T93" fmla="*/ T92 w 1344"/>
                              <a:gd name="T94" fmla="+- 0 2653 1482"/>
                              <a:gd name="T95" fmla="*/ 2653 h 1344"/>
                              <a:gd name="T96" fmla="+- 0 8964 8689"/>
                              <a:gd name="T97" fmla="*/ T96 w 1344"/>
                              <a:gd name="T98" fmla="+- 0 2696 1482"/>
                              <a:gd name="T99" fmla="*/ 2696 h 1344"/>
                              <a:gd name="T100" fmla="+- 0 9022 8689"/>
                              <a:gd name="T101" fmla="*/ T100 w 1344"/>
                              <a:gd name="T102" fmla="+- 0 2734 1482"/>
                              <a:gd name="T103" fmla="*/ 2734 h 1344"/>
                              <a:gd name="T104" fmla="+- 0 9083 8689"/>
                              <a:gd name="T105" fmla="*/ T104 w 1344"/>
                              <a:gd name="T106" fmla="+- 0 2766 1482"/>
                              <a:gd name="T107" fmla="*/ 2766 h 1344"/>
                              <a:gd name="T108" fmla="+- 0 9148 8689"/>
                              <a:gd name="T109" fmla="*/ T108 w 1344"/>
                              <a:gd name="T110" fmla="+- 0 2792 1482"/>
                              <a:gd name="T111" fmla="*/ 2792 h 1344"/>
                              <a:gd name="T112" fmla="+- 0 9217 8689"/>
                              <a:gd name="T113" fmla="*/ T112 w 1344"/>
                              <a:gd name="T114" fmla="+- 0 2811 1482"/>
                              <a:gd name="T115" fmla="*/ 2811 h 1344"/>
                              <a:gd name="T116" fmla="+- 0 9288 8689"/>
                              <a:gd name="T117" fmla="*/ T116 w 1344"/>
                              <a:gd name="T118" fmla="+- 0 2822 1482"/>
                              <a:gd name="T119" fmla="*/ 2822 h 1344"/>
                              <a:gd name="T120" fmla="+- 0 9361 8689"/>
                              <a:gd name="T121" fmla="*/ T120 w 1344"/>
                              <a:gd name="T122" fmla="+- 0 2826 1482"/>
                              <a:gd name="T123" fmla="*/ 2826 h 1344"/>
                              <a:gd name="T124" fmla="+- 0 9434 8689"/>
                              <a:gd name="T125" fmla="*/ T124 w 1344"/>
                              <a:gd name="T126" fmla="+- 0 2822 1482"/>
                              <a:gd name="T127" fmla="*/ 2822 h 1344"/>
                              <a:gd name="T128" fmla="+- 0 9505 8689"/>
                              <a:gd name="T129" fmla="*/ T128 w 1344"/>
                              <a:gd name="T130" fmla="+- 0 2811 1482"/>
                              <a:gd name="T131" fmla="*/ 2811 h 1344"/>
                              <a:gd name="T132" fmla="+- 0 9573 8689"/>
                              <a:gd name="T133" fmla="*/ T132 w 1344"/>
                              <a:gd name="T134" fmla="+- 0 2792 1482"/>
                              <a:gd name="T135" fmla="*/ 2792 h 1344"/>
                              <a:gd name="T136" fmla="+- 0 9638 8689"/>
                              <a:gd name="T137" fmla="*/ T136 w 1344"/>
                              <a:gd name="T138" fmla="+- 0 2766 1482"/>
                              <a:gd name="T139" fmla="*/ 2766 h 1344"/>
                              <a:gd name="T140" fmla="+- 0 9700 8689"/>
                              <a:gd name="T141" fmla="*/ T140 w 1344"/>
                              <a:gd name="T142" fmla="+- 0 2734 1482"/>
                              <a:gd name="T143" fmla="*/ 2734 h 1344"/>
                              <a:gd name="T144" fmla="+- 0 9758 8689"/>
                              <a:gd name="T145" fmla="*/ T144 w 1344"/>
                              <a:gd name="T146" fmla="+- 0 2696 1482"/>
                              <a:gd name="T147" fmla="*/ 2696 h 1344"/>
                              <a:gd name="T148" fmla="+- 0 9811 8689"/>
                              <a:gd name="T149" fmla="*/ T148 w 1344"/>
                              <a:gd name="T150" fmla="+- 0 2653 1482"/>
                              <a:gd name="T151" fmla="*/ 2653 h 1344"/>
                              <a:gd name="T152" fmla="+- 0 9860 8689"/>
                              <a:gd name="T153" fmla="*/ T152 w 1344"/>
                              <a:gd name="T154" fmla="+- 0 2604 1482"/>
                              <a:gd name="T155" fmla="*/ 2604 h 1344"/>
                              <a:gd name="T156" fmla="+- 0 9903 8689"/>
                              <a:gd name="T157" fmla="*/ T156 w 1344"/>
                              <a:gd name="T158" fmla="+- 0 2551 1482"/>
                              <a:gd name="T159" fmla="*/ 2551 h 1344"/>
                              <a:gd name="T160" fmla="+- 0 9941 8689"/>
                              <a:gd name="T161" fmla="*/ T160 w 1344"/>
                              <a:gd name="T162" fmla="+- 0 2493 1482"/>
                              <a:gd name="T163" fmla="*/ 2493 h 1344"/>
                              <a:gd name="T164" fmla="+- 0 9973 8689"/>
                              <a:gd name="T165" fmla="*/ T164 w 1344"/>
                              <a:gd name="T166" fmla="+- 0 2432 1482"/>
                              <a:gd name="T167" fmla="*/ 2432 h 1344"/>
                              <a:gd name="T168" fmla="+- 0 9998 8689"/>
                              <a:gd name="T169" fmla="*/ T168 w 1344"/>
                              <a:gd name="T170" fmla="+- 0 2367 1482"/>
                              <a:gd name="T171" fmla="*/ 2367 h 1344"/>
                              <a:gd name="T172" fmla="+- 0 10017 8689"/>
                              <a:gd name="T173" fmla="*/ T172 w 1344"/>
                              <a:gd name="T174" fmla="+- 0 2298 1482"/>
                              <a:gd name="T175" fmla="*/ 2298 h 1344"/>
                              <a:gd name="T176" fmla="+- 0 10029 8689"/>
                              <a:gd name="T177" fmla="*/ T176 w 1344"/>
                              <a:gd name="T178" fmla="+- 0 2227 1482"/>
                              <a:gd name="T179" fmla="*/ 2227 h 1344"/>
                              <a:gd name="T180" fmla="+- 0 10033 8689"/>
                              <a:gd name="T181" fmla="*/ T180 w 1344"/>
                              <a:gd name="T182" fmla="+- 0 2154 1482"/>
                              <a:gd name="T183" fmla="*/ 2154 h 1344"/>
                              <a:gd name="T184" fmla="+- 0 10029 8689"/>
                              <a:gd name="T185" fmla="*/ T184 w 1344"/>
                              <a:gd name="T186" fmla="+- 0 2081 1482"/>
                              <a:gd name="T187" fmla="*/ 2081 h 1344"/>
                              <a:gd name="T188" fmla="+- 0 10017 8689"/>
                              <a:gd name="T189" fmla="*/ T188 w 1344"/>
                              <a:gd name="T190" fmla="+- 0 2010 1482"/>
                              <a:gd name="T191" fmla="*/ 2010 h 1344"/>
                              <a:gd name="T192" fmla="+- 0 9998 8689"/>
                              <a:gd name="T193" fmla="*/ T192 w 1344"/>
                              <a:gd name="T194" fmla="+- 0 1942 1482"/>
                              <a:gd name="T195" fmla="*/ 1942 h 1344"/>
                              <a:gd name="T196" fmla="+- 0 9973 8689"/>
                              <a:gd name="T197" fmla="*/ T196 w 1344"/>
                              <a:gd name="T198" fmla="+- 0 1877 1482"/>
                              <a:gd name="T199" fmla="*/ 1877 h 1344"/>
                              <a:gd name="T200" fmla="+- 0 9941 8689"/>
                              <a:gd name="T201" fmla="*/ T200 w 1344"/>
                              <a:gd name="T202" fmla="+- 0 1815 1482"/>
                              <a:gd name="T203" fmla="*/ 1815 h 1344"/>
                              <a:gd name="T204" fmla="+- 0 9903 8689"/>
                              <a:gd name="T205" fmla="*/ T204 w 1344"/>
                              <a:gd name="T206" fmla="+- 0 1757 1482"/>
                              <a:gd name="T207" fmla="*/ 1757 h 1344"/>
                              <a:gd name="T208" fmla="+- 0 9860 8689"/>
                              <a:gd name="T209" fmla="*/ T208 w 1344"/>
                              <a:gd name="T210" fmla="+- 0 1704 1482"/>
                              <a:gd name="T211" fmla="*/ 1704 h 1344"/>
                              <a:gd name="T212" fmla="+- 0 9811 8689"/>
                              <a:gd name="T213" fmla="*/ T212 w 1344"/>
                              <a:gd name="T214" fmla="+- 0 1655 1482"/>
                              <a:gd name="T215" fmla="*/ 1655 h 1344"/>
                              <a:gd name="T216" fmla="+- 0 9758 8689"/>
                              <a:gd name="T217" fmla="*/ T216 w 1344"/>
                              <a:gd name="T218" fmla="+- 0 1612 1482"/>
                              <a:gd name="T219" fmla="*/ 1612 h 1344"/>
                              <a:gd name="T220" fmla="+- 0 9700 8689"/>
                              <a:gd name="T221" fmla="*/ T220 w 1344"/>
                              <a:gd name="T222" fmla="+- 0 1574 1482"/>
                              <a:gd name="T223" fmla="*/ 1574 h 1344"/>
                              <a:gd name="T224" fmla="+- 0 9638 8689"/>
                              <a:gd name="T225" fmla="*/ T224 w 1344"/>
                              <a:gd name="T226" fmla="+- 0 1542 1482"/>
                              <a:gd name="T227" fmla="*/ 1542 h 1344"/>
                              <a:gd name="T228" fmla="+- 0 9573 8689"/>
                              <a:gd name="T229" fmla="*/ T228 w 1344"/>
                              <a:gd name="T230" fmla="+- 0 1517 1482"/>
                              <a:gd name="T231" fmla="*/ 1517 h 1344"/>
                              <a:gd name="T232" fmla="+- 0 9505 8689"/>
                              <a:gd name="T233" fmla="*/ T232 w 1344"/>
                              <a:gd name="T234" fmla="+- 0 1498 1482"/>
                              <a:gd name="T235" fmla="*/ 1498 h 1344"/>
                              <a:gd name="T236" fmla="+- 0 9434 8689"/>
                              <a:gd name="T237" fmla="*/ T236 w 1344"/>
                              <a:gd name="T238" fmla="+- 0 1486 1482"/>
                              <a:gd name="T239" fmla="*/ 1486 h 1344"/>
                              <a:gd name="T240" fmla="+- 0 9361 8689"/>
                              <a:gd name="T241" fmla="*/ T240 w 1344"/>
                              <a:gd name="T242" fmla="+- 0 1482 1482"/>
                              <a:gd name="T243" fmla="*/ 1482 h 1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44" h="1344">
                                <a:moveTo>
                                  <a:pt x="672" y="0"/>
                                </a:moveTo>
                                <a:lnTo>
                                  <a:pt x="599" y="4"/>
                                </a:lnTo>
                                <a:lnTo>
                                  <a:pt x="528" y="16"/>
                                </a:lnTo>
                                <a:lnTo>
                                  <a:pt x="459" y="35"/>
                                </a:lnTo>
                                <a:lnTo>
                                  <a:pt x="394" y="60"/>
                                </a:lnTo>
                                <a:lnTo>
                                  <a:pt x="333" y="92"/>
                                </a:lnTo>
                                <a:lnTo>
                                  <a:pt x="275" y="130"/>
                                </a:lnTo>
                                <a:lnTo>
                                  <a:pt x="222" y="173"/>
                                </a:lnTo>
                                <a:lnTo>
                                  <a:pt x="173" y="222"/>
                                </a:lnTo>
                                <a:lnTo>
                                  <a:pt x="130" y="275"/>
                                </a:lnTo>
                                <a:lnTo>
                                  <a:pt x="92" y="333"/>
                                </a:lnTo>
                                <a:lnTo>
                                  <a:pt x="60" y="395"/>
                                </a:lnTo>
                                <a:lnTo>
                                  <a:pt x="34" y="460"/>
                                </a:lnTo>
                                <a:lnTo>
                                  <a:pt x="15" y="528"/>
                                </a:lnTo>
                                <a:lnTo>
                                  <a:pt x="4" y="599"/>
                                </a:lnTo>
                                <a:lnTo>
                                  <a:pt x="0" y="672"/>
                                </a:lnTo>
                                <a:lnTo>
                                  <a:pt x="4" y="745"/>
                                </a:lnTo>
                                <a:lnTo>
                                  <a:pt x="15" y="816"/>
                                </a:lnTo>
                                <a:lnTo>
                                  <a:pt x="34" y="885"/>
                                </a:lnTo>
                                <a:lnTo>
                                  <a:pt x="60" y="950"/>
                                </a:lnTo>
                                <a:lnTo>
                                  <a:pt x="92" y="1011"/>
                                </a:lnTo>
                                <a:lnTo>
                                  <a:pt x="130" y="1069"/>
                                </a:lnTo>
                                <a:lnTo>
                                  <a:pt x="173" y="1122"/>
                                </a:lnTo>
                                <a:lnTo>
                                  <a:pt x="222" y="1171"/>
                                </a:lnTo>
                                <a:lnTo>
                                  <a:pt x="275" y="1214"/>
                                </a:lnTo>
                                <a:lnTo>
                                  <a:pt x="333" y="1252"/>
                                </a:lnTo>
                                <a:lnTo>
                                  <a:pt x="394" y="1284"/>
                                </a:lnTo>
                                <a:lnTo>
                                  <a:pt x="459" y="1310"/>
                                </a:lnTo>
                                <a:lnTo>
                                  <a:pt x="528" y="1329"/>
                                </a:lnTo>
                                <a:lnTo>
                                  <a:pt x="599" y="1340"/>
                                </a:lnTo>
                                <a:lnTo>
                                  <a:pt x="672" y="1344"/>
                                </a:lnTo>
                                <a:lnTo>
                                  <a:pt x="745" y="1340"/>
                                </a:lnTo>
                                <a:lnTo>
                                  <a:pt x="816" y="1329"/>
                                </a:lnTo>
                                <a:lnTo>
                                  <a:pt x="884" y="1310"/>
                                </a:lnTo>
                                <a:lnTo>
                                  <a:pt x="949" y="1284"/>
                                </a:lnTo>
                                <a:lnTo>
                                  <a:pt x="1011" y="1252"/>
                                </a:lnTo>
                                <a:lnTo>
                                  <a:pt x="1069" y="1214"/>
                                </a:lnTo>
                                <a:lnTo>
                                  <a:pt x="1122" y="1171"/>
                                </a:lnTo>
                                <a:lnTo>
                                  <a:pt x="1171" y="1122"/>
                                </a:lnTo>
                                <a:lnTo>
                                  <a:pt x="1214" y="1069"/>
                                </a:lnTo>
                                <a:lnTo>
                                  <a:pt x="1252" y="1011"/>
                                </a:lnTo>
                                <a:lnTo>
                                  <a:pt x="1284" y="950"/>
                                </a:lnTo>
                                <a:lnTo>
                                  <a:pt x="1309" y="885"/>
                                </a:lnTo>
                                <a:lnTo>
                                  <a:pt x="1328" y="816"/>
                                </a:lnTo>
                                <a:lnTo>
                                  <a:pt x="1340" y="745"/>
                                </a:lnTo>
                                <a:lnTo>
                                  <a:pt x="1344" y="672"/>
                                </a:lnTo>
                                <a:lnTo>
                                  <a:pt x="1340" y="599"/>
                                </a:lnTo>
                                <a:lnTo>
                                  <a:pt x="1328" y="528"/>
                                </a:lnTo>
                                <a:lnTo>
                                  <a:pt x="1309" y="460"/>
                                </a:lnTo>
                                <a:lnTo>
                                  <a:pt x="1284" y="395"/>
                                </a:lnTo>
                                <a:lnTo>
                                  <a:pt x="1252" y="333"/>
                                </a:lnTo>
                                <a:lnTo>
                                  <a:pt x="1214" y="275"/>
                                </a:lnTo>
                                <a:lnTo>
                                  <a:pt x="1171" y="222"/>
                                </a:lnTo>
                                <a:lnTo>
                                  <a:pt x="1122" y="173"/>
                                </a:lnTo>
                                <a:lnTo>
                                  <a:pt x="1069" y="130"/>
                                </a:lnTo>
                                <a:lnTo>
                                  <a:pt x="1011" y="92"/>
                                </a:lnTo>
                                <a:lnTo>
                                  <a:pt x="949" y="60"/>
                                </a:lnTo>
                                <a:lnTo>
                                  <a:pt x="884" y="35"/>
                                </a:lnTo>
                                <a:lnTo>
                                  <a:pt x="816" y="16"/>
                                </a:lnTo>
                                <a:lnTo>
                                  <a:pt x="745" y="4"/>
                                </a:lnTo>
                                <a:lnTo>
                                  <a:pt x="672" y="0"/>
                                </a:lnTo>
                                <a:close/>
                              </a:path>
                            </a:pathLst>
                          </a:custGeom>
                          <a:solidFill>
                            <a:srgbClr val="FFFFFF"/>
                          </a:solidFill>
                          <a:ln>
                            <a:noFill/>
                          </a:ln>
                        </wps:spPr>
                        <wps:bodyPr rot="0" vert="horz" wrap="square" lIns="91440" tIns="45720" rIns="91440" bIns="45720" anchor="t" anchorCtr="0" upright="1">
                          <a:noAutofit/>
                        </wps:bodyPr>
                      </wps:wsp>
                      <wps:wsp>
                        <wps:cNvPr id="1112318786" name="docshape353"/>
                        <wps:cNvSpPr txBox="1"/>
                        <wps:spPr bwMode="auto">
                          <a:xfrm>
                            <a:off x="8380" y="1164"/>
                            <a:ext cx="1960" cy="1970"/>
                          </a:xfrm>
                          <a:prstGeom prst="rect">
                            <a:avLst/>
                          </a:prstGeom>
                          <a:noFill/>
                          <a:ln>
                            <a:noFill/>
                          </a:ln>
                        </wps:spPr>
                        <wps:txbx>
                          <w:txbxContent>
                            <w:p>
                              <w:pPr>
                                <w:spacing w:before="3"/>
                                <w:rPr>
                                  <w:sz w:val="62"/>
                                </w:rPr>
                              </w:pPr>
                            </w:p>
                            <w:p>
                              <w:pPr>
                                <w:ind w:left="580"/>
                                <w:rPr>
                                  <w:rFonts w:ascii="Century Gothic"/>
                                  <w:b/>
                                  <w:sz w:val="36"/>
                                </w:rPr>
                              </w:pPr>
                              <w:r>
                                <w:rPr>
                                  <w:rFonts w:ascii="Century Gothic"/>
                                  <w:b/>
                                  <w:color w:val="0092FF"/>
                                  <w:spacing w:val="-5"/>
                                  <w:w w:val="110"/>
                                  <w:sz w:val="36"/>
                                </w:rPr>
                                <w:t>88%</w:t>
                              </w:r>
                            </w:p>
                          </w:txbxContent>
                        </wps:txbx>
                        <wps:bodyPr rot="0" vert="horz" wrap="square" lIns="0" tIns="0" rIns="0" bIns="0" anchor="t" anchorCtr="0" upright="1">
                          <a:noAutofit/>
                        </wps:bodyPr>
                      </wps:wsp>
                    </wpg:wgp>
                  </a:graphicData>
                </a:graphic>
              </wp:anchor>
            </w:drawing>
          </mc:Choice>
          <mc:Fallback>
            <w:pict>
              <v:group id="docshapegroup348" o:spid="_x0000_s1026" o:spt="203" style="position:absolute;left:0pt;margin-left:419.05pt;margin-top:58.2pt;height:98.5pt;width:98pt;mso-position-horizontal-relative:page;z-index:251678720;mso-width-relative:page;mso-height-relative:page;" coordorigin="8381,1164" coordsize="1960,1970" o:gfxdata="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">
                <o:lock v:ext="edit" aspectratio="f"/>
                <v:shape id="docshape349" o:spid="_x0000_s1026" o:spt="100" style="position:absolute;left:8380;top:1174;height:1960;width:1960;" fillcolor="#0092FF" filled="t" stroked="f" coordsize="1960,1960" o:gfxdata="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0nRdMQAAADiAAAADwAAAAAAAAABACAAAAAiAAAAZHJzL2Rvd25yZXYueG1sUEsBAhQAFAAAAAgA&#10;h07iQDMvBZ47AAAAOQAAABAAAAAAAAAAAQAgAAAAEwEAAGRycy9zaGFwZXhtbC54bWxQSwUGAAAA&#10;AAYABgBbAQAAvQMAAAAA&#10;" path="m977,0l980,980,445,159,383,203,325,251,271,304,222,360,177,419,137,481,101,546,71,614,46,684,26,756,12,829,3,904,0,980,3,1056,12,1131,26,1204,46,1275,70,1343,100,1410,135,1473,173,1534,216,1592,263,1646,314,1697,368,1744,426,1787,487,1825,550,1860,617,1889,685,1914,756,1934,829,1948,904,1957,980,1960,1056,1957,1130,1948,1203,1934,1274,1914,1343,1889,1409,1860,1473,1825,1533,1787,1591,1744,1645,1697,1696,1646,1743,1592,1786,1534,1825,1473,1859,1410,1889,1343,1914,1275,1934,1204,1948,1131,1957,1056,1960,980,1957,904,1948,829,1934,757,1914,686,1889,617,1859,551,1825,487,1786,427,1743,369,1696,315,1645,264,1591,217,1533,174,1473,135,1409,101,1343,71,1274,46,1203,26,1130,12,1056,3,977,0xe">
                  <v:path o:connectlocs="980,2154;383,1377;271,1478;177,1593;101,1720;46,1858;12,2003;0,2154;12,2305;46,2449;100,2584;173,2708;263,2820;368,2918;487,2999;617,3063;756,3108;904,3131;1056,3131;1203,3108;1343,3063;1473,2999;1591,2918;1696,2820;1786,2708;1859,2584;1914,2449;1948,2305;1960,2154;1948,2003;1914,1860;1859,1725;1786,1601;1696,1489;1591,1391;1473,1309;1343,1245;1203,1200;1056,1177" o:connectangles="0,0,0,0,0,0,0,0,0,0,0,0,0,0,0,0,0,0,0,0,0,0,0,0,0,0,0,0,0,0,0,0,0,0,0,0,0,0,0"/>
                  <v:fill on="t" focussize="0,0"/>
                  <v:stroke on="f"/>
                  <v:imagedata o:title=""/>
                  <o:lock v:ext="edit" aspectratio="f"/>
                </v:shape>
                <v:shape id="docshape350" o:spid="_x0000_s1026" o:spt="100" style="position:absolute;left:8689;top:1174;height:980;width:672;" fillcolor="#DCE5EE" filled="t" stroked="f" coordsize="672,980" o:gfxdata="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2mV&#10;2cEAAADiAAAADwAAAAAAAAABACAAAAAiAAAAZHJzL2Rvd25yZXYueG1sUEsBAhQAFAAAAAgAh07i&#10;QDMvBZ47AAAAOQAAABAAAAAAAAAAAQAgAAAAEAEAAGRycy9zaGFwZXhtbC54bWxQSwUGAAAAAAYA&#10;BgBbAQAAugMAAAAA&#10;" path="m671,0l597,3,524,12,452,25,380,45,310,69,243,99,178,134,115,174,56,218,0,267,672,980,671,0xe">
                  <v:path o:connectlocs="671,1174;597,1177;524,1186;452,1199;380,1219;310,1243;243,1273;178,1308;115,1348;56,1392;0,1441;672,2154;671,1174" o:connectangles="0,0,0,0,0,0,0,0,0,0,0,0,0"/>
                  <v:fill on="t" focussize="0,0"/>
                  <v:stroke on="f"/>
                  <v:imagedata o:title=""/>
                  <o:lock v:ext="edit" aspectratio="f"/>
                </v:shape>
                <v:shape id="docshape351" o:spid="_x0000_s1026" o:spt="100" style="position:absolute;left:8689;top:1174;height:980;width:672;" filled="f" stroked="t" coordsize="672,980" o:gfxdata="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X/&#10;XcEAAADiAAAADwAAAAAAAAABACAAAAAiAAAAZHJzL2Rvd25yZXYueG1sUEsBAhQAFAAAAAgAh07i&#10;QDMvBZ47AAAAOQAAABAAAAAAAAAAAQAgAAAAEAEAAGRycy9zaGFwZXhtbC54bWxQSwUGAAAAAAYA&#10;BgBbAQAAugMAAAAA&#10;" path="m672,980l0,267,56,218,115,174,178,134,243,99,310,69,380,45,452,25,524,12,597,3,671,0,672,980xe">
                  <v:path o:connectlocs="672,2154;0,1441;56,1392;115,1348;178,1308;243,1273;310,1243;380,1219;452,1199;524,1186;597,1177;671,1174;672,2154" o:connectangles="0,0,0,0,0,0,0,0,0,0,0,0,0"/>
                  <v:fill on="f" focussize="0,0"/>
                  <v:stroke weight="1pt" color="#FFFFFF" joinstyle="round"/>
                  <v:imagedata o:title=""/>
                  <o:lock v:ext="edit" aspectratio="f"/>
                </v:shape>
                <v:shape id="docshape352" o:spid="_x0000_s1026" o:spt="100" style="position:absolute;left:8688;top:1482;height:1344;width:1344;" fillcolor="#FFFFFF" filled="t" stroked="f" coordsize="1344,1344" o:gfxdata="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l&#10;6BSFwwAAAOMAAAAPAAAAAAAAAAEAIAAAACIAAABkcnMvZG93bnJldi54bWxQSwECFAAUAAAACACH&#10;TuJAMy8FnjsAAAA5AAAAEAAAAAAAAAABACAAAAASAQAAZHJzL3NoYXBleG1sLnhtbFBLBQYAAAAA&#10;BgAGAFsBAAC8AwAAAAA=&#10;" path="m672,0l599,4,528,16,459,35,394,60,333,92,275,130,222,173,173,222,130,275,92,333,60,395,34,460,15,528,4,599,0,672,4,745,15,816,34,885,60,950,92,1011,130,1069,173,1122,222,1171,275,1214,333,1252,394,1284,459,1310,528,1329,599,1340,672,1344,745,1340,816,1329,884,1310,949,1284,1011,1252,1069,1214,1122,1171,1171,1122,1214,1069,1252,1011,1284,950,1309,885,1328,816,1340,745,1344,672,1340,599,1328,528,1309,460,1284,395,1252,333,1214,275,1171,222,1122,173,1069,130,1011,92,949,60,884,35,816,16,745,4,672,0xe">
                  <v:path o:connectlocs="672,1482;599,1486;528,1498;459,1517;394,1542;333,1574;275,1612;222,1655;173,1704;130,1757;92,1815;60,1877;34,1942;15,2010;4,2081;0,2154;4,2227;15,2298;34,2367;60,2432;92,2493;130,2551;173,2604;222,2653;275,2696;333,2734;394,2766;459,2792;528,2811;599,2822;672,2826;745,2822;816,2811;884,2792;949,2766;1011,2734;1069,2696;1122,2653;1171,2604;1214,2551;1252,2493;1284,2432;1309,2367;1328,2298;1340,2227;1344,2154;1340,2081;1328,2010;1309,1942;1284,1877;1252,1815;1214,1757;1171,1704;1122,1655;1069,1612;1011,1574;949,1542;884,1517;816,1498;745,1486;672,1482" o:connectangles="0,0,0,0,0,0,0,0,0,0,0,0,0,0,0,0,0,0,0,0,0,0,0,0,0,0,0,0,0,0,0,0,0,0,0,0,0,0,0,0,0,0,0,0,0,0,0,0,0,0,0,0,0,0,0,0,0,0,0,0,0"/>
                  <v:fill on="t" focussize="0,0"/>
                  <v:stroke on="f"/>
                  <v:imagedata o:title=""/>
                  <o:lock v:ext="edit" aspectratio="f"/>
                </v:shape>
                <v:shape id="docshape353" o:spid="_x0000_s1026" o:spt="202" type="#_x0000_t202" style="position:absolute;left:8380;top:1164;height:1970;width:1960;" filled="f" stroked="f" coordsize="21600,21600" o:gfxdata="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IkX&#10;tMEAAADj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before="3"/>
                          <w:rPr>
                            <w:sz w:val="62"/>
                          </w:rPr>
                        </w:pPr>
                      </w:p>
                      <w:p>
                        <w:pPr>
                          <w:ind w:left="580"/>
                          <w:rPr>
                            <w:rFonts w:ascii="Century Gothic"/>
                            <w:b/>
                            <w:sz w:val="36"/>
                          </w:rPr>
                        </w:pPr>
                        <w:r>
                          <w:rPr>
                            <w:rFonts w:ascii="Century Gothic"/>
                            <w:b/>
                            <w:color w:val="0092FF"/>
                            <w:spacing w:val="-5"/>
                            <w:w w:val="110"/>
                            <w:sz w:val="36"/>
                          </w:rPr>
                          <w:t>88%</w:t>
                        </w:r>
                      </w:p>
                    </w:txbxContent>
                  </v:textbox>
                </v:shape>
              </v:group>
            </w:pict>
          </mc:Fallback>
        </mc:AlternateContent>
      </w:r>
      <w:r>
        <mc:AlternateContent>
          <mc:Choice Requires="wps">
            <w:drawing>
              <wp:anchor distT="0" distB="0" distL="114300" distR="114300" simplePos="0" relativeHeight="251679744" behindDoc="0" locked="0" layoutInCell="1" allowOverlap="1">
                <wp:simplePos x="0" y="0"/>
                <wp:positionH relativeFrom="page">
                  <wp:posOffset>5030470</wp:posOffset>
                </wp:positionH>
                <wp:positionV relativeFrom="paragraph">
                  <wp:posOffset>195580</wp:posOffset>
                </wp:positionV>
                <wp:extent cx="1828165" cy="376555"/>
                <wp:effectExtent l="0" t="0" r="635" b="4445"/>
                <wp:wrapNone/>
                <wp:docPr id="1901823008" name="docshape354"/>
                <wp:cNvGraphicFramePr/>
                <a:graphic xmlns:a="http://schemas.openxmlformats.org/drawingml/2006/main">
                  <a:graphicData uri="http://schemas.microsoft.com/office/word/2010/wordprocessingShape">
                    <wps:wsp>
                      <wps:cNvSpPr txBox="1"/>
                      <wps:spPr bwMode="auto">
                        <a:xfrm>
                          <a:off x="0" y="0"/>
                          <a:ext cx="1828165" cy="376555"/>
                        </a:xfrm>
                        <a:prstGeom prst="rect">
                          <a:avLst/>
                        </a:prstGeom>
                        <a:solidFill>
                          <a:srgbClr val="EEF3F8"/>
                        </a:solidFill>
                        <a:ln>
                          <a:noFill/>
                        </a:ln>
                      </wps:spPr>
                      <wps:txbx>
                        <w:txbxContent>
                          <w:p>
                            <w:pPr>
                              <w:spacing w:before="70" w:line="278" w:lineRule="auto"/>
                              <w:ind w:left="452" w:right="196" w:hanging="206"/>
                              <w:rPr>
                                <w:rFonts w:ascii="Verdana"/>
                                <w:i/>
                                <w:color w:val="000000"/>
                                <w:sz w:val="17"/>
                              </w:rPr>
                            </w:pPr>
                            <w:r>
                              <w:rPr>
                                <w:rFonts w:ascii="Verdana"/>
                                <w:i/>
                                <w:color w:val="454C5B"/>
                                <w:w w:val="90"/>
                                <w:sz w:val="17"/>
                              </w:rPr>
                              <w:t>Are</w:t>
                            </w:r>
                            <w:r>
                              <w:rPr>
                                <w:rFonts w:ascii="Verdana"/>
                                <w:i/>
                                <w:color w:val="454C5B"/>
                                <w:spacing w:val="-6"/>
                                <w:w w:val="90"/>
                                <w:sz w:val="17"/>
                              </w:rPr>
                              <w:t xml:space="preserve"> </w:t>
                            </w:r>
                            <w:r>
                              <w:rPr>
                                <w:rFonts w:ascii="Verdana"/>
                                <w:i/>
                                <w:color w:val="454C5B"/>
                                <w:w w:val="90"/>
                                <w:sz w:val="17"/>
                              </w:rPr>
                              <w:t>you</w:t>
                            </w:r>
                            <w:r>
                              <w:rPr>
                                <w:rFonts w:ascii="Verdana"/>
                                <w:i/>
                                <w:color w:val="454C5B"/>
                                <w:spacing w:val="-6"/>
                                <w:w w:val="90"/>
                                <w:sz w:val="17"/>
                              </w:rPr>
                              <w:t xml:space="preserve"> </w:t>
                            </w:r>
                            <w:r>
                              <w:rPr>
                                <w:rFonts w:ascii="Verdana"/>
                                <w:i/>
                                <w:color w:val="454C5B"/>
                                <w:w w:val="90"/>
                                <w:sz w:val="17"/>
                              </w:rPr>
                              <w:t>aware</w:t>
                            </w:r>
                            <w:r>
                              <w:rPr>
                                <w:rFonts w:ascii="Verdana"/>
                                <w:i/>
                                <w:color w:val="454C5B"/>
                                <w:spacing w:val="-6"/>
                                <w:w w:val="90"/>
                                <w:sz w:val="17"/>
                              </w:rPr>
                              <w:t xml:space="preserve"> </w:t>
                            </w:r>
                            <w:r>
                              <w:rPr>
                                <w:rFonts w:ascii="Verdana"/>
                                <w:i/>
                                <w:color w:val="454C5B"/>
                                <w:w w:val="90"/>
                                <w:sz w:val="17"/>
                              </w:rPr>
                              <w:t>of</w:t>
                            </w:r>
                            <w:r>
                              <w:rPr>
                                <w:rFonts w:ascii="Verdana"/>
                                <w:i/>
                                <w:color w:val="454C5B"/>
                                <w:spacing w:val="-6"/>
                                <w:w w:val="90"/>
                                <w:sz w:val="17"/>
                              </w:rPr>
                              <w:t xml:space="preserve"> </w:t>
                            </w:r>
                            <w:r>
                              <w:rPr>
                                <w:rFonts w:ascii="Verdana"/>
                                <w:i/>
                                <w:color w:val="454C5B"/>
                                <w:w w:val="90"/>
                                <w:sz w:val="17"/>
                              </w:rPr>
                              <w:t>any</w:t>
                            </w:r>
                            <w:r>
                              <w:rPr>
                                <w:rFonts w:ascii="Verdana"/>
                                <w:i/>
                                <w:color w:val="454C5B"/>
                                <w:spacing w:val="-6"/>
                                <w:w w:val="90"/>
                                <w:sz w:val="17"/>
                              </w:rPr>
                              <w:t xml:space="preserve"> </w:t>
                            </w:r>
                            <w:r>
                              <w:rPr>
                                <w:rFonts w:ascii="Verdana"/>
                                <w:i/>
                                <w:color w:val="454C5B"/>
                                <w:w w:val="90"/>
                                <w:sz w:val="17"/>
                              </w:rPr>
                              <w:t xml:space="preserve">existing </w:t>
                            </w:r>
                            <w:r>
                              <w:rPr>
                                <w:rFonts w:ascii="Verdana"/>
                                <w:i/>
                                <w:color w:val="454C5B"/>
                                <w:sz w:val="17"/>
                              </w:rPr>
                              <w:t>AI</w:t>
                            </w:r>
                            <w:r>
                              <w:rPr>
                                <w:rFonts w:ascii="Verdana"/>
                                <w:i/>
                                <w:color w:val="454C5B"/>
                                <w:spacing w:val="-14"/>
                                <w:sz w:val="17"/>
                              </w:rPr>
                              <w:t xml:space="preserve"> </w:t>
                            </w:r>
                            <w:r>
                              <w:rPr>
                                <w:rFonts w:ascii="Verdana"/>
                                <w:i/>
                                <w:color w:val="454C5B"/>
                                <w:sz w:val="17"/>
                              </w:rPr>
                              <w:t>security</w:t>
                            </w:r>
                            <w:r>
                              <w:rPr>
                                <w:rFonts w:ascii="Verdana"/>
                                <w:i/>
                                <w:color w:val="454C5B"/>
                                <w:spacing w:val="-14"/>
                                <w:sz w:val="17"/>
                              </w:rPr>
                              <w:t xml:space="preserve"> </w:t>
                            </w:r>
                            <w:r>
                              <w:rPr>
                                <w:rFonts w:ascii="Verdana"/>
                                <w:i/>
                                <w:color w:val="454C5B"/>
                                <w:sz w:val="17"/>
                              </w:rPr>
                              <w:t>frameworks?</w:t>
                            </w:r>
                          </w:p>
                        </w:txbxContent>
                      </wps:txbx>
                      <wps:bodyPr rot="0" vert="horz" wrap="square" lIns="0" tIns="0" rIns="0" bIns="0" anchor="t" anchorCtr="0" upright="1">
                        <a:noAutofit/>
                      </wps:bodyPr>
                    </wps:wsp>
                  </a:graphicData>
                </a:graphic>
              </wp:anchor>
            </w:drawing>
          </mc:Choice>
          <mc:Fallback>
            <w:pict>
              <v:shape id="docshape354" o:spid="_x0000_s1026" o:spt="202" type="#_x0000_t202" style="position:absolute;left:0pt;margin-left:396.1pt;margin-top:15.4pt;height:29.65pt;width:143.95pt;mso-position-horizontal-relative:page;z-index:251679744;mso-width-relative:page;mso-height-relative:page;" fillcolor="#EEF3F8" filled="t" stroked="f" coordsize="21600,21600" o:gfxdata="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Vl/obYAAAACgEAAA8AAAAAAAAAAQAgAAAAIgAAAGRycy9k&#10;b3ducmV2LnhtbFBLAQIUABQAAAAIAIdO4kClchzYAgIAAAcEAAAOAAAAAAAAAAEAIAAAACcBAABk&#10;cnMvZTJvRG9jLnhtbFBLBQYAAAAABgAGAFkBAACbBQAAAAA=&#10;">
                <v:fill on="t" focussize="0,0"/>
                <v:stroke on="f"/>
                <v:imagedata o:title=""/>
                <o:lock v:ext="edit" aspectratio="f"/>
                <v:textbox inset="0mm,0mm,0mm,0mm">
                  <w:txbxContent>
                    <w:p>
                      <w:pPr>
                        <w:spacing w:before="70" w:line="278" w:lineRule="auto"/>
                        <w:ind w:left="452" w:right="196" w:hanging="206"/>
                        <w:rPr>
                          <w:rFonts w:ascii="Verdana"/>
                          <w:i/>
                          <w:color w:val="000000"/>
                          <w:sz w:val="17"/>
                        </w:rPr>
                      </w:pPr>
                      <w:r>
                        <w:rPr>
                          <w:rFonts w:ascii="Verdana"/>
                          <w:i/>
                          <w:color w:val="454C5B"/>
                          <w:w w:val="90"/>
                          <w:sz w:val="17"/>
                        </w:rPr>
                        <w:t>Are</w:t>
                      </w:r>
                      <w:r>
                        <w:rPr>
                          <w:rFonts w:ascii="Verdana"/>
                          <w:i/>
                          <w:color w:val="454C5B"/>
                          <w:spacing w:val="-6"/>
                          <w:w w:val="90"/>
                          <w:sz w:val="17"/>
                        </w:rPr>
                        <w:t xml:space="preserve"> </w:t>
                      </w:r>
                      <w:r>
                        <w:rPr>
                          <w:rFonts w:ascii="Verdana"/>
                          <w:i/>
                          <w:color w:val="454C5B"/>
                          <w:w w:val="90"/>
                          <w:sz w:val="17"/>
                        </w:rPr>
                        <w:t>you</w:t>
                      </w:r>
                      <w:r>
                        <w:rPr>
                          <w:rFonts w:ascii="Verdana"/>
                          <w:i/>
                          <w:color w:val="454C5B"/>
                          <w:spacing w:val="-6"/>
                          <w:w w:val="90"/>
                          <w:sz w:val="17"/>
                        </w:rPr>
                        <w:t xml:space="preserve"> </w:t>
                      </w:r>
                      <w:r>
                        <w:rPr>
                          <w:rFonts w:ascii="Verdana"/>
                          <w:i/>
                          <w:color w:val="454C5B"/>
                          <w:w w:val="90"/>
                          <w:sz w:val="17"/>
                        </w:rPr>
                        <w:t>aware</w:t>
                      </w:r>
                      <w:r>
                        <w:rPr>
                          <w:rFonts w:ascii="Verdana"/>
                          <w:i/>
                          <w:color w:val="454C5B"/>
                          <w:spacing w:val="-6"/>
                          <w:w w:val="90"/>
                          <w:sz w:val="17"/>
                        </w:rPr>
                        <w:t xml:space="preserve"> </w:t>
                      </w:r>
                      <w:r>
                        <w:rPr>
                          <w:rFonts w:ascii="Verdana"/>
                          <w:i/>
                          <w:color w:val="454C5B"/>
                          <w:w w:val="90"/>
                          <w:sz w:val="17"/>
                        </w:rPr>
                        <w:t>of</w:t>
                      </w:r>
                      <w:r>
                        <w:rPr>
                          <w:rFonts w:ascii="Verdana"/>
                          <w:i/>
                          <w:color w:val="454C5B"/>
                          <w:spacing w:val="-6"/>
                          <w:w w:val="90"/>
                          <w:sz w:val="17"/>
                        </w:rPr>
                        <w:t xml:space="preserve"> </w:t>
                      </w:r>
                      <w:r>
                        <w:rPr>
                          <w:rFonts w:ascii="Verdana"/>
                          <w:i/>
                          <w:color w:val="454C5B"/>
                          <w:w w:val="90"/>
                          <w:sz w:val="17"/>
                        </w:rPr>
                        <w:t>any</w:t>
                      </w:r>
                      <w:r>
                        <w:rPr>
                          <w:rFonts w:ascii="Verdana"/>
                          <w:i/>
                          <w:color w:val="454C5B"/>
                          <w:spacing w:val="-6"/>
                          <w:w w:val="90"/>
                          <w:sz w:val="17"/>
                        </w:rPr>
                        <w:t xml:space="preserve"> </w:t>
                      </w:r>
                      <w:r>
                        <w:rPr>
                          <w:rFonts w:ascii="Verdana"/>
                          <w:i/>
                          <w:color w:val="454C5B"/>
                          <w:w w:val="90"/>
                          <w:sz w:val="17"/>
                        </w:rPr>
                        <w:t xml:space="preserve">existing </w:t>
                      </w:r>
                      <w:r>
                        <w:rPr>
                          <w:rFonts w:ascii="Verdana"/>
                          <w:i/>
                          <w:color w:val="454C5B"/>
                          <w:sz w:val="17"/>
                        </w:rPr>
                        <w:t>AI</w:t>
                      </w:r>
                      <w:r>
                        <w:rPr>
                          <w:rFonts w:ascii="Verdana"/>
                          <w:i/>
                          <w:color w:val="454C5B"/>
                          <w:spacing w:val="-14"/>
                          <w:sz w:val="17"/>
                        </w:rPr>
                        <w:t xml:space="preserve"> </w:t>
                      </w:r>
                      <w:r>
                        <w:rPr>
                          <w:rFonts w:ascii="Verdana"/>
                          <w:i/>
                          <w:color w:val="454C5B"/>
                          <w:sz w:val="17"/>
                        </w:rPr>
                        <w:t>security</w:t>
                      </w:r>
                      <w:r>
                        <w:rPr>
                          <w:rFonts w:ascii="Verdana"/>
                          <w:i/>
                          <w:color w:val="454C5B"/>
                          <w:spacing w:val="-14"/>
                          <w:sz w:val="17"/>
                        </w:rPr>
                        <w:t xml:space="preserve"> </w:t>
                      </w:r>
                      <w:r>
                        <w:rPr>
                          <w:rFonts w:ascii="Verdana"/>
                          <w:i/>
                          <w:color w:val="454C5B"/>
                          <w:sz w:val="17"/>
                        </w:rPr>
                        <w:t>frameworks?</w:t>
                      </w:r>
                    </w:p>
                  </w:txbxContent>
                </v:textbox>
              </v:shape>
            </w:pict>
          </mc:Fallback>
        </mc:AlternateContent>
      </w:r>
      <w:r>
        <w:rPr>
          <w:w w:val="115"/>
        </w:rPr>
        <w:t>A significant 88% of security professionals are aware of existing AI security frameworks, such as those based on NIST guidelines in</w:t>
      </w:r>
      <w:r>
        <w:rPr>
          <w:spacing w:val="-3"/>
          <w:w w:val="115"/>
        </w:rPr>
        <w:t xml:space="preserve"> </w:t>
      </w:r>
      <w:r>
        <w:rPr>
          <w:w w:val="115"/>
        </w:rPr>
        <w:t>the</w:t>
      </w:r>
      <w:r>
        <w:rPr>
          <w:spacing w:val="-3"/>
          <w:w w:val="115"/>
        </w:rPr>
        <w:t xml:space="preserve"> </w:t>
      </w:r>
      <w:r>
        <w:rPr>
          <w:w w:val="115"/>
        </w:rPr>
        <w:t>US.</w:t>
      </w:r>
      <w:r>
        <w:rPr>
          <w:spacing w:val="-3"/>
          <w:w w:val="115"/>
        </w:rPr>
        <w:t xml:space="preserve"> </w:t>
      </w:r>
      <w:r>
        <w:rPr>
          <w:w w:val="115"/>
        </w:rPr>
        <w:t>However,</w:t>
      </w:r>
      <w:r>
        <w:rPr>
          <w:spacing w:val="-3"/>
          <w:w w:val="115"/>
        </w:rPr>
        <w:t xml:space="preserve"> </w:t>
      </w:r>
      <w:r>
        <w:rPr>
          <w:w w:val="115"/>
        </w:rPr>
        <w:t>it’s</w:t>
      </w:r>
      <w:r>
        <w:rPr>
          <w:spacing w:val="-3"/>
          <w:w w:val="115"/>
        </w:rPr>
        <w:t xml:space="preserve"> </w:t>
      </w:r>
      <w:r>
        <w:rPr>
          <w:w w:val="115"/>
        </w:rPr>
        <w:t>crucial</w:t>
      </w:r>
      <w:r>
        <w:rPr>
          <w:spacing w:val="-3"/>
          <w:w w:val="115"/>
        </w:rPr>
        <w:t xml:space="preserve"> </w:t>
      </w:r>
      <w:r>
        <w:rPr>
          <w:w w:val="115"/>
        </w:rPr>
        <w:t>to</w:t>
      </w:r>
      <w:r>
        <w:rPr>
          <w:spacing w:val="-3"/>
          <w:w w:val="115"/>
        </w:rPr>
        <w:t xml:space="preserve"> </w:t>
      </w:r>
      <w:r>
        <w:rPr>
          <w:w w:val="115"/>
        </w:rPr>
        <w:t>note</w:t>
      </w:r>
      <w:r>
        <w:rPr>
          <w:spacing w:val="-3"/>
          <w:w w:val="115"/>
        </w:rPr>
        <w:t xml:space="preserve"> </w:t>
      </w:r>
      <w:r>
        <w:rPr>
          <w:w w:val="115"/>
        </w:rPr>
        <w:t>that</w:t>
      </w:r>
      <w:r>
        <w:rPr>
          <w:spacing w:val="-3"/>
          <w:w w:val="115"/>
        </w:rPr>
        <w:t xml:space="preserve"> </w:t>
      </w:r>
      <w:r>
        <w:rPr>
          <w:w w:val="115"/>
        </w:rPr>
        <w:t>awareness</w:t>
      </w:r>
      <w:r>
        <w:rPr>
          <w:spacing w:val="-3"/>
          <w:w w:val="115"/>
        </w:rPr>
        <w:t xml:space="preserve"> </w:t>
      </w:r>
      <w:r>
        <w:rPr>
          <w:w w:val="115"/>
        </w:rPr>
        <w:t>does</w:t>
      </w:r>
      <w:r>
        <w:rPr>
          <w:spacing w:val="-3"/>
          <w:w w:val="115"/>
        </w:rPr>
        <w:t xml:space="preserve"> </w:t>
      </w:r>
      <w:r>
        <w:rPr>
          <w:w w:val="115"/>
        </w:rPr>
        <w:t>not necessarily equate to usage or deep understanding of these frameworks. Only 12% of respondents report not being aware of any AI security frameworks, highlighting the widespread recognition of these standards in the cybersecurity community yet leaving room for further exploration of their practical application and comprehension.</w:t>
      </w:r>
    </w:p>
    <w:p>
      <w:pPr>
        <w:pStyle w:val="6"/>
      </w:pPr>
    </w:p>
    <w:p>
      <w:pPr>
        <w:pStyle w:val="6"/>
        <w:spacing w:before="7"/>
        <w:rPr>
          <w:sz w:val="17"/>
        </w:rPr>
      </w:pPr>
    </w:p>
    <w:p>
      <w:pPr>
        <w:rPr>
          <w:sz w:val="17"/>
        </w:rPr>
        <w:sectPr>
          <w:pgSz w:w="12240" w:h="15840"/>
          <w:pgMar w:top="1220" w:right="0" w:bottom="860" w:left="520" w:header="0" w:footer="675" w:gutter="0"/>
          <w:cols w:space="720" w:num="1"/>
        </w:sectPr>
      </w:pPr>
    </w:p>
    <w:p>
      <w:pPr>
        <w:pStyle w:val="3"/>
        <w:spacing w:before="382"/>
      </w:pPr>
      <w:r>
        <w:rPr>
          <w:w w:val="115"/>
        </w:rPr>
        <w:t>General</w:t>
      </w:r>
      <w:r>
        <w:rPr>
          <w:spacing w:val="-21"/>
          <w:w w:val="115"/>
        </w:rPr>
        <w:t xml:space="preserve"> </w:t>
      </w:r>
      <w:r>
        <w:rPr>
          <w:w w:val="115"/>
        </w:rPr>
        <w:t>Plans</w:t>
      </w:r>
      <w:r>
        <w:rPr>
          <w:spacing w:val="-21"/>
          <w:w w:val="115"/>
        </w:rPr>
        <w:t xml:space="preserve"> </w:t>
      </w:r>
      <w:r>
        <w:rPr>
          <w:w w:val="115"/>
        </w:rPr>
        <w:t>to</w:t>
      </w:r>
      <w:r>
        <w:rPr>
          <w:spacing w:val="-21"/>
          <w:w w:val="115"/>
        </w:rPr>
        <w:t xml:space="preserve"> </w:t>
      </w:r>
      <w:r>
        <w:rPr>
          <w:w w:val="115"/>
        </w:rPr>
        <w:t>Use</w:t>
      </w:r>
      <w:r>
        <w:rPr>
          <w:spacing w:val="-21"/>
          <w:w w:val="115"/>
        </w:rPr>
        <w:t xml:space="preserve"> </w:t>
      </w:r>
      <w:r>
        <w:rPr>
          <w:spacing w:val="-5"/>
          <w:w w:val="115"/>
        </w:rPr>
        <w:t>AI</w:t>
      </w:r>
    </w:p>
    <w:p>
      <w:pPr>
        <w:pStyle w:val="4"/>
        <w:spacing w:before="277"/>
      </w:pPr>
      <w:r>
        <mc:AlternateContent>
          <mc:Choice Requires="wpg">
            <w:drawing>
              <wp:anchor distT="0" distB="0" distL="114300" distR="114300" simplePos="0" relativeHeight="251678720" behindDoc="0" locked="0" layoutInCell="1" allowOverlap="1">
                <wp:simplePos x="0" y="0"/>
                <wp:positionH relativeFrom="page">
                  <wp:posOffset>914400</wp:posOffset>
                </wp:positionH>
                <wp:positionV relativeFrom="paragraph">
                  <wp:posOffset>971550</wp:posOffset>
                </wp:positionV>
                <wp:extent cx="1837690" cy="1837690"/>
                <wp:effectExtent l="0" t="635" r="3810" b="3175"/>
                <wp:wrapNone/>
                <wp:docPr id="1463839424" name="docshapegroup355"/>
                <wp:cNvGraphicFramePr/>
                <a:graphic xmlns:a="http://schemas.openxmlformats.org/drawingml/2006/main">
                  <a:graphicData uri="http://schemas.microsoft.com/office/word/2010/wordprocessingGroup">
                    <wpg:wgp>
                      <wpg:cNvGrpSpPr/>
                      <wpg:grpSpPr>
                        <a:xfrm>
                          <a:off x="0" y="0"/>
                          <a:ext cx="1837690" cy="1837690"/>
                          <a:chOff x="1440" y="1530"/>
                          <a:chExt cx="2894" cy="2894"/>
                        </a:xfrm>
                      </wpg:grpSpPr>
                      <wps:wsp>
                        <wps:cNvPr id="896574822" name="docshape356"/>
                        <wps:cNvSpPr/>
                        <wps:spPr bwMode="auto">
                          <a:xfrm>
                            <a:off x="1481" y="1540"/>
                            <a:ext cx="2853" cy="2883"/>
                          </a:xfrm>
                          <a:custGeom>
                            <a:avLst/>
                            <a:gdLst>
                              <a:gd name="T0" fmla="+- 0 2845 1481"/>
                              <a:gd name="T1" fmla="*/ T0 w 2853"/>
                              <a:gd name="T2" fmla="+- 0 1542 1541"/>
                              <a:gd name="T3" fmla="*/ 1542 h 2883"/>
                              <a:gd name="T4" fmla="+- 0 1481 1481"/>
                              <a:gd name="T5" fmla="*/ T4 w 2853"/>
                              <a:gd name="T6" fmla="+- 0 3275 1541"/>
                              <a:gd name="T7" fmla="*/ 3275 h 2883"/>
                              <a:gd name="T8" fmla="+- 0 1519 1481"/>
                              <a:gd name="T9" fmla="*/ T8 w 2853"/>
                              <a:gd name="T10" fmla="+- 0 3420 1541"/>
                              <a:gd name="T11" fmla="*/ 3420 h 2883"/>
                              <a:gd name="T12" fmla="+- 0 1571 1481"/>
                              <a:gd name="T13" fmla="*/ T12 w 2853"/>
                              <a:gd name="T14" fmla="+- 0 3558 1541"/>
                              <a:gd name="T15" fmla="*/ 3558 h 2883"/>
                              <a:gd name="T16" fmla="+- 0 1637 1481"/>
                              <a:gd name="T17" fmla="*/ T16 w 2853"/>
                              <a:gd name="T18" fmla="+- 0 3688 1541"/>
                              <a:gd name="T19" fmla="*/ 3688 h 2883"/>
                              <a:gd name="T20" fmla="+- 0 1714 1481"/>
                              <a:gd name="T21" fmla="*/ T20 w 2853"/>
                              <a:gd name="T22" fmla="+- 0 3811 1541"/>
                              <a:gd name="T23" fmla="*/ 3811 h 2883"/>
                              <a:gd name="T24" fmla="+- 0 1803 1481"/>
                              <a:gd name="T25" fmla="*/ T24 w 2853"/>
                              <a:gd name="T26" fmla="+- 0 3924 1541"/>
                              <a:gd name="T27" fmla="*/ 3924 h 2883"/>
                              <a:gd name="T28" fmla="+- 0 1902 1481"/>
                              <a:gd name="T29" fmla="*/ T28 w 2853"/>
                              <a:gd name="T30" fmla="+- 0 4028 1541"/>
                              <a:gd name="T31" fmla="*/ 4028 h 2883"/>
                              <a:gd name="T32" fmla="+- 0 2011 1481"/>
                              <a:gd name="T33" fmla="*/ T32 w 2853"/>
                              <a:gd name="T34" fmla="+- 0 4121 1541"/>
                              <a:gd name="T35" fmla="*/ 4121 h 2883"/>
                              <a:gd name="T36" fmla="+- 0 2129 1481"/>
                              <a:gd name="T37" fmla="*/ T36 w 2853"/>
                              <a:gd name="T38" fmla="+- 0 4203 1541"/>
                              <a:gd name="T39" fmla="*/ 4203 h 2883"/>
                              <a:gd name="T40" fmla="+- 0 2255 1481"/>
                              <a:gd name="T41" fmla="*/ T40 w 2853"/>
                              <a:gd name="T42" fmla="+- 0 4273 1541"/>
                              <a:gd name="T43" fmla="*/ 4273 h 2883"/>
                              <a:gd name="T44" fmla="+- 0 2387 1481"/>
                              <a:gd name="T45" fmla="*/ T44 w 2853"/>
                              <a:gd name="T46" fmla="+- 0 4331 1541"/>
                              <a:gd name="T47" fmla="*/ 4331 h 2883"/>
                              <a:gd name="T48" fmla="+- 0 2526 1481"/>
                              <a:gd name="T49" fmla="*/ T48 w 2853"/>
                              <a:gd name="T50" fmla="+- 0 4375 1541"/>
                              <a:gd name="T51" fmla="*/ 4375 h 2883"/>
                              <a:gd name="T52" fmla="+- 0 2669 1481"/>
                              <a:gd name="T53" fmla="*/ T52 w 2853"/>
                              <a:gd name="T54" fmla="+- 0 4406 1541"/>
                              <a:gd name="T55" fmla="*/ 4406 h 2883"/>
                              <a:gd name="T56" fmla="+- 0 2817 1481"/>
                              <a:gd name="T57" fmla="*/ T56 w 2853"/>
                              <a:gd name="T58" fmla="+- 0 4421 1541"/>
                              <a:gd name="T59" fmla="*/ 4421 h 2883"/>
                              <a:gd name="T60" fmla="+- 0 2968 1481"/>
                              <a:gd name="T61" fmla="*/ T60 w 2853"/>
                              <a:gd name="T62" fmla="+- 0 4421 1541"/>
                              <a:gd name="T63" fmla="*/ 4421 h 2883"/>
                              <a:gd name="T64" fmla="+- 0 3117 1481"/>
                              <a:gd name="T65" fmla="*/ T64 w 2853"/>
                              <a:gd name="T66" fmla="+- 0 4405 1541"/>
                              <a:gd name="T67" fmla="*/ 4405 h 2883"/>
                              <a:gd name="T68" fmla="+- 0 3262 1481"/>
                              <a:gd name="T69" fmla="*/ T68 w 2853"/>
                              <a:gd name="T70" fmla="+- 0 4374 1541"/>
                              <a:gd name="T71" fmla="*/ 4374 h 2883"/>
                              <a:gd name="T72" fmla="+- 0 3400 1481"/>
                              <a:gd name="T73" fmla="*/ T72 w 2853"/>
                              <a:gd name="T74" fmla="+- 0 4329 1541"/>
                              <a:gd name="T75" fmla="*/ 4329 h 2883"/>
                              <a:gd name="T76" fmla="+- 0 3533 1481"/>
                              <a:gd name="T77" fmla="*/ T76 w 2853"/>
                              <a:gd name="T78" fmla="+- 0 4271 1541"/>
                              <a:gd name="T79" fmla="*/ 4271 h 2883"/>
                              <a:gd name="T80" fmla="+- 0 3658 1481"/>
                              <a:gd name="T81" fmla="*/ T80 w 2853"/>
                              <a:gd name="T82" fmla="+- 0 4200 1541"/>
                              <a:gd name="T83" fmla="*/ 4200 h 2883"/>
                              <a:gd name="T84" fmla="+- 0 3775 1481"/>
                              <a:gd name="T85" fmla="*/ T84 w 2853"/>
                              <a:gd name="T86" fmla="+- 0 4118 1541"/>
                              <a:gd name="T87" fmla="*/ 4118 h 2883"/>
                              <a:gd name="T88" fmla="+- 0 3884 1481"/>
                              <a:gd name="T89" fmla="*/ T88 w 2853"/>
                              <a:gd name="T90" fmla="+- 0 4024 1541"/>
                              <a:gd name="T91" fmla="*/ 4024 h 2883"/>
                              <a:gd name="T92" fmla="+- 0 3982 1481"/>
                              <a:gd name="T93" fmla="*/ T92 w 2853"/>
                              <a:gd name="T94" fmla="+- 0 3920 1541"/>
                              <a:gd name="T95" fmla="*/ 3920 h 2883"/>
                              <a:gd name="T96" fmla="+- 0 4070 1481"/>
                              <a:gd name="T97" fmla="*/ T96 w 2853"/>
                              <a:gd name="T98" fmla="+- 0 3808 1541"/>
                              <a:gd name="T99" fmla="*/ 3808 h 2883"/>
                              <a:gd name="T100" fmla="+- 0 4147 1481"/>
                              <a:gd name="T101" fmla="*/ T100 w 2853"/>
                              <a:gd name="T102" fmla="+- 0 3686 1541"/>
                              <a:gd name="T103" fmla="*/ 3686 h 2883"/>
                              <a:gd name="T104" fmla="+- 0 4212 1481"/>
                              <a:gd name="T105" fmla="*/ T104 w 2853"/>
                              <a:gd name="T106" fmla="+- 0 3557 1541"/>
                              <a:gd name="T107" fmla="*/ 3557 h 2883"/>
                              <a:gd name="T108" fmla="+- 0 4264 1481"/>
                              <a:gd name="T109" fmla="*/ T108 w 2853"/>
                              <a:gd name="T110" fmla="+- 0 3422 1541"/>
                              <a:gd name="T111" fmla="*/ 3422 h 2883"/>
                              <a:gd name="T112" fmla="+- 0 4302 1481"/>
                              <a:gd name="T113" fmla="*/ T112 w 2853"/>
                              <a:gd name="T114" fmla="+- 0 3280 1541"/>
                              <a:gd name="T115" fmla="*/ 3280 h 2883"/>
                              <a:gd name="T116" fmla="+- 0 4325 1481"/>
                              <a:gd name="T117" fmla="*/ T116 w 2853"/>
                              <a:gd name="T118" fmla="+- 0 3133 1541"/>
                              <a:gd name="T119" fmla="*/ 3133 h 2883"/>
                              <a:gd name="T120" fmla="+- 0 4333 1481"/>
                              <a:gd name="T121" fmla="*/ T120 w 2853"/>
                              <a:gd name="T122" fmla="+- 0 2982 1541"/>
                              <a:gd name="T123" fmla="*/ 2982 h 2883"/>
                              <a:gd name="T124" fmla="+- 0 4325 1481"/>
                              <a:gd name="T125" fmla="*/ T124 w 2853"/>
                              <a:gd name="T126" fmla="+- 0 2831 1541"/>
                              <a:gd name="T127" fmla="*/ 2831 h 2883"/>
                              <a:gd name="T128" fmla="+- 0 4302 1481"/>
                              <a:gd name="T129" fmla="*/ T128 w 2853"/>
                              <a:gd name="T130" fmla="+- 0 2684 1541"/>
                              <a:gd name="T131" fmla="*/ 2684 h 2883"/>
                              <a:gd name="T132" fmla="+- 0 4264 1481"/>
                              <a:gd name="T133" fmla="*/ T132 w 2853"/>
                              <a:gd name="T134" fmla="+- 0 2542 1541"/>
                              <a:gd name="T135" fmla="*/ 2542 h 2883"/>
                              <a:gd name="T136" fmla="+- 0 4212 1481"/>
                              <a:gd name="T137" fmla="*/ T136 w 2853"/>
                              <a:gd name="T138" fmla="+- 0 2407 1541"/>
                              <a:gd name="T139" fmla="*/ 2407 h 2883"/>
                              <a:gd name="T140" fmla="+- 0 4147 1481"/>
                              <a:gd name="T141" fmla="*/ T140 w 2853"/>
                              <a:gd name="T142" fmla="+- 0 2278 1541"/>
                              <a:gd name="T143" fmla="*/ 2278 h 2883"/>
                              <a:gd name="T144" fmla="+- 0 4070 1481"/>
                              <a:gd name="T145" fmla="*/ T144 w 2853"/>
                              <a:gd name="T146" fmla="+- 0 2157 1541"/>
                              <a:gd name="T147" fmla="*/ 2157 h 2883"/>
                              <a:gd name="T148" fmla="+- 0 3982 1481"/>
                              <a:gd name="T149" fmla="*/ T148 w 2853"/>
                              <a:gd name="T150" fmla="+- 0 2044 1541"/>
                              <a:gd name="T151" fmla="*/ 2044 h 2883"/>
                              <a:gd name="T152" fmla="+- 0 3884 1481"/>
                              <a:gd name="T153" fmla="*/ T152 w 2853"/>
                              <a:gd name="T154" fmla="+- 0 1940 1541"/>
                              <a:gd name="T155" fmla="*/ 1940 h 2883"/>
                              <a:gd name="T156" fmla="+- 0 3775 1481"/>
                              <a:gd name="T157" fmla="*/ T156 w 2853"/>
                              <a:gd name="T158" fmla="+- 0 1847 1541"/>
                              <a:gd name="T159" fmla="*/ 1847 h 2883"/>
                              <a:gd name="T160" fmla="+- 0 3658 1481"/>
                              <a:gd name="T161" fmla="*/ T160 w 2853"/>
                              <a:gd name="T162" fmla="+- 0 1764 1541"/>
                              <a:gd name="T163" fmla="*/ 1764 h 2883"/>
                              <a:gd name="T164" fmla="+- 0 3533 1481"/>
                              <a:gd name="T165" fmla="*/ T164 w 2853"/>
                              <a:gd name="T166" fmla="+- 0 1693 1541"/>
                              <a:gd name="T167" fmla="*/ 1693 h 2883"/>
                              <a:gd name="T168" fmla="+- 0 3400 1481"/>
                              <a:gd name="T169" fmla="*/ T168 w 2853"/>
                              <a:gd name="T170" fmla="+- 0 1635 1541"/>
                              <a:gd name="T171" fmla="*/ 1635 h 2883"/>
                              <a:gd name="T172" fmla="+- 0 3262 1481"/>
                              <a:gd name="T173" fmla="*/ T172 w 2853"/>
                              <a:gd name="T174" fmla="+- 0 1590 1541"/>
                              <a:gd name="T175" fmla="*/ 1590 h 2883"/>
                              <a:gd name="T176" fmla="+- 0 3117 1481"/>
                              <a:gd name="T177" fmla="*/ T176 w 2853"/>
                              <a:gd name="T178" fmla="+- 0 1559 1541"/>
                              <a:gd name="T179" fmla="*/ 1559 h 2883"/>
                              <a:gd name="T180" fmla="+- 0 2968 1481"/>
                              <a:gd name="T181" fmla="*/ T180 w 2853"/>
                              <a:gd name="T182" fmla="+- 0 1543 1541"/>
                              <a:gd name="T183" fmla="*/ 1543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853" h="2883">
                                <a:moveTo>
                                  <a:pt x="1411" y="0"/>
                                </a:moveTo>
                                <a:lnTo>
                                  <a:pt x="1364" y="1"/>
                                </a:lnTo>
                                <a:lnTo>
                                  <a:pt x="1411" y="1441"/>
                                </a:lnTo>
                                <a:lnTo>
                                  <a:pt x="0" y="1734"/>
                                </a:lnTo>
                                <a:lnTo>
                                  <a:pt x="17" y="1807"/>
                                </a:lnTo>
                                <a:lnTo>
                                  <a:pt x="38" y="1879"/>
                                </a:lnTo>
                                <a:lnTo>
                                  <a:pt x="63" y="1949"/>
                                </a:lnTo>
                                <a:lnTo>
                                  <a:pt x="90" y="2017"/>
                                </a:lnTo>
                                <a:lnTo>
                                  <a:pt x="121" y="2083"/>
                                </a:lnTo>
                                <a:lnTo>
                                  <a:pt x="156" y="2147"/>
                                </a:lnTo>
                                <a:lnTo>
                                  <a:pt x="193" y="2210"/>
                                </a:lnTo>
                                <a:lnTo>
                                  <a:pt x="233" y="2270"/>
                                </a:lnTo>
                                <a:lnTo>
                                  <a:pt x="276" y="2328"/>
                                </a:lnTo>
                                <a:lnTo>
                                  <a:pt x="322" y="2383"/>
                                </a:lnTo>
                                <a:lnTo>
                                  <a:pt x="370" y="2436"/>
                                </a:lnTo>
                                <a:lnTo>
                                  <a:pt x="421" y="2487"/>
                                </a:lnTo>
                                <a:lnTo>
                                  <a:pt x="475" y="2535"/>
                                </a:lnTo>
                                <a:lnTo>
                                  <a:pt x="530" y="2580"/>
                                </a:lnTo>
                                <a:lnTo>
                                  <a:pt x="588" y="2623"/>
                                </a:lnTo>
                                <a:lnTo>
                                  <a:pt x="648" y="2662"/>
                                </a:lnTo>
                                <a:lnTo>
                                  <a:pt x="710" y="2699"/>
                                </a:lnTo>
                                <a:lnTo>
                                  <a:pt x="774" y="2732"/>
                                </a:lnTo>
                                <a:lnTo>
                                  <a:pt x="839" y="2763"/>
                                </a:lnTo>
                                <a:lnTo>
                                  <a:pt x="906" y="2790"/>
                                </a:lnTo>
                                <a:lnTo>
                                  <a:pt x="975" y="2814"/>
                                </a:lnTo>
                                <a:lnTo>
                                  <a:pt x="1045" y="2834"/>
                                </a:lnTo>
                                <a:lnTo>
                                  <a:pt x="1116" y="2851"/>
                                </a:lnTo>
                                <a:lnTo>
                                  <a:pt x="1188" y="2865"/>
                                </a:lnTo>
                                <a:lnTo>
                                  <a:pt x="1262" y="2874"/>
                                </a:lnTo>
                                <a:lnTo>
                                  <a:pt x="1336" y="2880"/>
                                </a:lnTo>
                                <a:lnTo>
                                  <a:pt x="1411" y="2882"/>
                                </a:lnTo>
                                <a:lnTo>
                                  <a:pt x="1487" y="2880"/>
                                </a:lnTo>
                                <a:lnTo>
                                  <a:pt x="1562" y="2874"/>
                                </a:lnTo>
                                <a:lnTo>
                                  <a:pt x="1636" y="2864"/>
                                </a:lnTo>
                                <a:lnTo>
                                  <a:pt x="1709" y="2851"/>
                                </a:lnTo>
                                <a:lnTo>
                                  <a:pt x="1781" y="2833"/>
                                </a:lnTo>
                                <a:lnTo>
                                  <a:pt x="1851" y="2813"/>
                                </a:lnTo>
                                <a:lnTo>
                                  <a:pt x="1919" y="2788"/>
                                </a:lnTo>
                                <a:lnTo>
                                  <a:pt x="1986" y="2761"/>
                                </a:lnTo>
                                <a:lnTo>
                                  <a:pt x="2052" y="2730"/>
                                </a:lnTo>
                                <a:lnTo>
                                  <a:pt x="2115" y="2696"/>
                                </a:lnTo>
                                <a:lnTo>
                                  <a:pt x="2177" y="2659"/>
                                </a:lnTo>
                                <a:lnTo>
                                  <a:pt x="2237" y="2619"/>
                                </a:lnTo>
                                <a:lnTo>
                                  <a:pt x="2294" y="2577"/>
                                </a:lnTo>
                                <a:lnTo>
                                  <a:pt x="2350" y="2531"/>
                                </a:lnTo>
                                <a:lnTo>
                                  <a:pt x="2403" y="2483"/>
                                </a:lnTo>
                                <a:lnTo>
                                  <a:pt x="2453" y="2432"/>
                                </a:lnTo>
                                <a:lnTo>
                                  <a:pt x="2501" y="2379"/>
                                </a:lnTo>
                                <a:lnTo>
                                  <a:pt x="2547" y="2324"/>
                                </a:lnTo>
                                <a:lnTo>
                                  <a:pt x="2589" y="2267"/>
                                </a:lnTo>
                                <a:lnTo>
                                  <a:pt x="2629" y="2207"/>
                                </a:lnTo>
                                <a:lnTo>
                                  <a:pt x="2666" y="2145"/>
                                </a:lnTo>
                                <a:lnTo>
                                  <a:pt x="2700" y="2082"/>
                                </a:lnTo>
                                <a:lnTo>
                                  <a:pt x="2731" y="2016"/>
                                </a:lnTo>
                                <a:lnTo>
                                  <a:pt x="2759" y="1949"/>
                                </a:lnTo>
                                <a:lnTo>
                                  <a:pt x="2783" y="1881"/>
                                </a:lnTo>
                                <a:lnTo>
                                  <a:pt x="2804" y="1811"/>
                                </a:lnTo>
                                <a:lnTo>
                                  <a:pt x="2821" y="1739"/>
                                </a:lnTo>
                                <a:lnTo>
                                  <a:pt x="2834" y="1666"/>
                                </a:lnTo>
                                <a:lnTo>
                                  <a:pt x="2844" y="1592"/>
                                </a:lnTo>
                                <a:lnTo>
                                  <a:pt x="2850" y="1517"/>
                                </a:lnTo>
                                <a:lnTo>
                                  <a:pt x="2852" y="1441"/>
                                </a:lnTo>
                                <a:lnTo>
                                  <a:pt x="2850" y="1365"/>
                                </a:lnTo>
                                <a:lnTo>
                                  <a:pt x="2844" y="1290"/>
                                </a:lnTo>
                                <a:lnTo>
                                  <a:pt x="2834" y="1216"/>
                                </a:lnTo>
                                <a:lnTo>
                                  <a:pt x="2821" y="1143"/>
                                </a:lnTo>
                                <a:lnTo>
                                  <a:pt x="2804" y="1072"/>
                                </a:lnTo>
                                <a:lnTo>
                                  <a:pt x="2783" y="1001"/>
                                </a:lnTo>
                                <a:lnTo>
                                  <a:pt x="2759" y="933"/>
                                </a:lnTo>
                                <a:lnTo>
                                  <a:pt x="2731" y="866"/>
                                </a:lnTo>
                                <a:lnTo>
                                  <a:pt x="2700" y="800"/>
                                </a:lnTo>
                                <a:lnTo>
                                  <a:pt x="2666" y="737"/>
                                </a:lnTo>
                                <a:lnTo>
                                  <a:pt x="2629" y="675"/>
                                </a:lnTo>
                                <a:lnTo>
                                  <a:pt x="2589" y="616"/>
                                </a:lnTo>
                                <a:lnTo>
                                  <a:pt x="2547" y="558"/>
                                </a:lnTo>
                                <a:lnTo>
                                  <a:pt x="2501" y="503"/>
                                </a:lnTo>
                                <a:lnTo>
                                  <a:pt x="2453" y="450"/>
                                </a:lnTo>
                                <a:lnTo>
                                  <a:pt x="2403" y="399"/>
                                </a:lnTo>
                                <a:lnTo>
                                  <a:pt x="2350" y="351"/>
                                </a:lnTo>
                                <a:lnTo>
                                  <a:pt x="2294" y="306"/>
                                </a:lnTo>
                                <a:lnTo>
                                  <a:pt x="2237" y="263"/>
                                </a:lnTo>
                                <a:lnTo>
                                  <a:pt x="2177" y="223"/>
                                </a:lnTo>
                                <a:lnTo>
                                  <a:pt x="2115" y="186"/>
                                </a:lnTo>
                                <a:lnTo>
                                  <a:pt x="2052" y="152"/>
                                </a:lnTo>
                                <a:lnTo>
                                  <a:pt x="1986" y="121"/>
                                </a:lnTo>
                                <a:lnTo>
                                  <a:pt x="1919" y="94"/>
                                </a:lnTo>
                                <a:lnTo>
                                  <a:pt x="1851" y="69"/>
                                </a:lnTo>
                                <a:lnTo>
                                  <a:pt x="1781" y="49"/>
                                </a:lnTo>
                                <a:lnTo>
                                  <a:pt x="1709" y="31"/>
                                </a:lnTo>
                                <a:lnTo>
                                  <a:pt x="1636" y="18"/>
                                </a:lnTo>
                                <a:lnTo>
                                  <a:pt x="1562" y="8"/>
                                </a:lnTo>
                                <a:lnTo>
                                  <a:pt x="1487" y="2"/>
                                </a:lnTo>
                                <a:lnTo>
                                  <a:pt x="1411" y="0"/>
                                </a:lnTo>
                                <a:close/>
                              </a:path>
                            </a:pathLst>
                          </a:custGeom>
                          <a:solidFill>
                            <a:srgbClr val="FF7A00"/>
                          </a:solidFill>
                          <a:ln>
                            <a:noFill/>
                          </a:ln>
                        </wps:spPr>
                        <wps:bodyPr rot="0" vert="horz" wrap="square" lIns="91440" tIns="45720" rIns="91440" bIns="45720" anchor="t" anchorCtr="0" upright="1">
                          <a:noAutofit/>
                        </wps:bodyPr>
                      </wps:wsp>
                      <wps:wsp>
                        <wps:cNvPr id="179475993" name="docshape357"/>
                        <wps:cNvSpPr/>
                        <wps:spPr bwMode="auto">
                          <a:xfrm>
                            <a:off x="1451" y="1547"/>
                            <a:ext cx="1442" cy="1975"/>
                          </a:xfrm>
                          <a:custGeom>
                            <a:avLst/>
                            <a:gdLst>
                              <a:gd name="T0" fmla="+- 0 2757 1451"/>
                              <a:gd name="T1" fmla="*/ T0 w 1442"/>
                              <a:gd name="T2" fmla="+- 0 1547 1547"/>
                              <a:gd name="T3" fmla="*/ 1547 h 1975"/>
                              <a:gd name="T4" fmla="+- 0 2681 1451"/>
                              <a:gd name="T5" fmla="*/ T4 w 1442"/>
                              <a:gd name="T6" fmla="+- 0 1556 1547"/>
                              <a:gd name="T7" fmla="*/ 1556 h 1975"/>
                              <a:gd name="T8" fmla="+- 0 2607 1451"/>
                              <a:gd name="T9" fmla="*/ T8 w 1442"/>
                              <a:gd name="T10" fmla="+- 0 1569 1547"/>
                              <a:gd name="T11" fmla="*/ 1569 h 1975"/>
                              <a:gd name="T12" fmla="+- 0 2534 1451"/>
                              <a:gd name="T13" fmla="*/ T12 w 1442"/>
                              <a:gd name="T14" fmla="+- 0 1586 1547"/>
                              <a:gd name="T15" fmla="*/ 1586 h 1975"/>
                              <a:gd name="T16" fmla="+- 0 2463 1451"/>
                              <a:gd name="T17" fmla="*/ T16 w 1442"/>
                              <a:gd name="T18" fmla="+- 0 1607 1547"/>
                              <a:gd name="T19" fmla="*/ 1607 h 1975"/>
                              <a:gd name="T20" fmla="+- 0 2393 1451"/>
                              <a:gd name="T21" fmla="*/ T20 w 1442"/>
                              <a:gd name="T22" fmla="+- 0 1631 1547"/>
                              <a:gd name="T23" fmla="*/ 1631 h 1975"/>
                              <a:gd name="T24" fmla="+- 0 2325 1451"/>
                              <a:gd name="T25" fmla="*/ T24 w 1442"/>
                              <a:gd name="T26" fmla="+- 0 1658 1547"/>
                              <a:gd name="T27" fmla="*/ 1658 h 1975"/>
                              <a:gd name="T28" fmla="+- 0 2258 1451"/>
                              <a:gd name="T29" fmla="*/ T28 w 1442"/>
                              <a:gd name="T30" fmla="+- 0 1689 1547"/>
                              <a:gd name="T31" fmla="*/ 1689 h 1975"/>
                              <a:gd name="T32" fmla="+- 0 2194 1451"/>
                              <a:gd name="T33" fmla="*/ T32 w 1442"/>
                              <a:gd name="T34" fmla="+- 0 1723 1547"/>
                              <a:gd name="T35" fmla="*/ 1723 h 1975"/>
                              <a:gd name="T36" fmla="+- 0 2132 1451"/>
                              <a:gd name="T37" fmla="*/ T36 w 1442"/>
                              <a:gd name="T38" fmla="+- 0 1759 1547"/>
                              <a:gd name="T39" fmla="*/ 1759 h 1975"/>
                              <a:gd name="T40" fmla="+- 0 2071 1451"/>
                              <a:gd name="T41" fmla="*/ T40 w 1442"/>
                              <a:gd name="T42" fmla="+- 0 1799 1547"/>
                              <a:gd name="T43" fmla="*/ 1799 h 1975"/>
                              <a:gd name="T44" fmla="+- 0 2013 1451"/>
                              <a:gd name="T45" fmla="*/ T44 w 1442"/>
                              <a:gd name="T46" fmla="+- 0 1842 1547"/>
                              <a:gd name="T47" fmla="*/ 1842 h 1975"/>
                              <a:gd name="T48" fmla="+- 0 1957 1451"/>
                              <a:gd name="T49" fmla="*/ T48 w 1442"/>
                              <a:gd name="T50" fmla="+- 0 1888 1547"/>
                              <a:gd name="T51" fmla="*/ 1888 h 1975"/>
                              <a:gd name="T52" fmla="+- 0 1904 1451"/>
                              <a:gd name="T53" fmla="*/ T52 w 1442"/>
                              <a:gd name="T54" fmla="+- 0 1936 1547"/>
                              <a:gd name="T55" fmla="*/ 1936 h 1975"/>
                              <a:gd name="T56" fmla="+- 0 1852 1451"/>
                              <a:gd name="T57" fmla="*/ T56 w 1442"/>
                              <a:gd name="T58" fmla="+- 0 1987 1547"/>
                              <a:gd name="T59" fmla="*/ 1987 h 1975"/>
                              <a:gd name="T60" fmla="+- 0 1804 1451"/>
                              <a:gd name="T61" fmla="*/ T60 w 1442"/>
                              <a:gd name="T62" fmla="+- 0 2040 1547"/>
                              <a:gd name="T63" fmla="*/ 2040 h 1975"/>
                              <a:gd name="T64" fmla="+- 0 1758 1451"/>
                              <a:gd name="T65" fmla="*/ T64 w 1442"/>
                              <a:gd name="T66" fmla="+- 0 2096 1547"/>
                              <a:gd name="T67" fmla="*/ 2096 h 1975"/>
                              <a:gd name="T68" fmla="+- 0 1715 1451"/>
                              <a:gd name="T69" fmla="*/ T68 w 1442"/>
                              <a:gd name="T70" fmla="+- 0 2154 1547"/>
                              <a:gd name="T71" fmla="*/ 2154 h 1975"/>
                              <a:gd name="T72" fmla="+- 0 1675 1451"/>
                              <a:gd name="T73" fmla="*/ T72 w 1442"/>
                              <a:gd name="T74" fmla="+- 0 2214 1547"/>
                              <a:gd name="T75" fmla="*/ 2214 h 1975"/>
                              <a:gd name="T76" fmla="+- 0 1638 1451"/>
                              <a:gd name="T77" fmla="*/ T76 w 1442"/>
                              <a:gd name="T78" fmla="+- 0 2276 1547"/>
                              <a:gd name="T79" fmla="*/ 2276 h 1975"/>
                              <a:gd name="T80" fmla="+- 0 1604 1451"/>
                              <a:gd name="T81" fmla="*/ T80 w 1442"/>
                              <a:gd name="T82" fmla="+- 0 2340 1547"/>
                              <a:gd name="T83" fmla="*/ 2340 h 1975"/>
                              <a:gd name="T84" fmla="+- 0 1573 1451"/>
                              <a:gd name="T85" fmla="*/ T84 w 1442"/>
                              <a:gd name="T86" fmla="+- 0 2405 1547"/>
                              <a:gd name="T87" fmla="*/ 2405 h 1975"/>
                              <a:gd name="T88" fmla="+- 0 1545 1451"/>
                              <a:gd name="T89" fmla="*/ T88 w 1442"/>
                              <a:gd name="T90" fmla="+- 0 2473 1547"/>
                              <a:gd name="T91" fmla="*/ 2473 h 1975"/>
                              <a:gd name="T92" fmla="+- 0 1521 1451"/>
                              <a:gd name="T93" fmla="*/ T92 w 1442"/>
                              <a:gd name="T94" fmla="+- 0 2542 1547"/>
                              <a:gd name="T95" fmla="*/ 2542 h 1975"/>
                              <a:gd name="T96" fmla="+- 0 1500 1451"/>
                              <a:gd name="T97" fmla="*/ T96 w 1442"/>
                              <a:gd name="T98" fmla="+- 0 2612 1547"/>
                              <a:gd name="T99" fmla="*/ 2612 h 1975"/>
                              <a:gd name="T100" fmla="+- 0 1483 1451"/>
                              <a:gd name="T101" fmla="*/ T100 w 1442"/>
                              <a:gd name="T102" fmla="+- 0 2684 1547"/>
                              <a:gd name="T103" fmla="*/ 2684 h 1975"/>
                              <a:gd name="T104" fmla="+- 0 1469 1451"/>
                              <a:gd name="T105" fmla="*/ T104 w 1442"/>
                              <a:gd name="T106" fmla="+- 0 2757 1547"/>
                              <a:gd name="T107" fmla="*/ 2757 h 1975"/>
                              <a:gd name="T108" fmla="+- 0 1459 1451"/>
                              <a:gd name="T109" fmla="*/ T108 w 1442"/>
                              <a:gd name="T110" fmla="+- 0 2831 1547"/>
                              <a:gd name="T111" fmla="*/ 2831 h 1975"/>
                              <a:gd name="T112" fmla="+- 0 1453 1451"/>
                              <a:gd name="T113" fmla="*/ T112 w 1442"/>
                              <a:gd name="T114" fmla="+- 0 2906 1547"/>
                              <a:gd name="T115" fmla="*/ 2906 h 1975"/>
                              <a:gd name="T116" fmla="+- 0 1451 1451"/>
                              <a:gd name="T117" fmla="*/ T116 w 1442"/>
                              <a:gd name="T118" fmla="+- 0 2982 1547"/>
                              <a:gd name="T119" fmla="*/ 2982 h 1975"/>
                              <a:gd name="T120" fmla="+- 0 1453 1451"/>
                              <a:gd name="T121" fmla="*/ T120 w 1442"/>
                              <a:gd name="T122" fmla="+- 0 3061 1547"/>
                              <a:gd name="T123" fmla="*/ 3061 h 1975"/>
                              <a:gd name="T124" fmla="+- 0 1460 1451"/>
                              <a:gd name="T125" fmla="*/ T124 w 1442"/>
                              <a:gd name="T126" fmla="+- 0 3140 1547"/>
                              <a:gd name="T127" fmla="*/ 3140 h 1975"/>
                              <a:gd name="T128" fmla="+- 0 1471 1451"/>
                              <a:gd name="T129" fmla="*/ T128 w 1442"/>
                              <a:gd name="T130" fmla="+- 0 3218 1547"/>
                              <a:gd name="T131" fmla="*/ 3218 h 1975"/>
                              <a:gd name="T132" fmla="+- 0 1486 1451"/>
                              <a:gd name="T133" fmla="*/ T132 w 1442"/>
                              <a:gd name="T134" fmla="+- 0 3296 1547"/>
                              <a:gd name="T135" fmla="*/ 3296 h 1975"/>
                              <a:gd name="T136" fmla="+- 0 1505 1451"/>
                              <a:gd name="T137" fmla="*/ T136 w 1442"/>
                              <a:gd name="T138" fmla="+- 0 3372 1547"/>
                              <a:gd name="T139" fmla="*/ 3372 h 1975"/>
                              <a:gd name="T140" fmla="+- 0 1528 1451"/>
                              <a:gd name="T141" fmla="*/ T140 w 1442"/>
                              <a:gd name="T142" fmla="+- 0 3448 1547"/>
                              <a:gd name="T143" fmla="*/ 3448 h 1975"/>
                              <a:gd name="T144" fmla="+- 0 1556 1451"/>
                              <a:gd name="T145" fmla="*/ T144 w 1442"/>
                              <a:gd name="T146" fmla="+- 0 3522 1547"/>
                              <a:gd name="T147" fmla="*/ 3522 h 1975"/>
                              <a:gd name="T148" fmla="+- 0 2892 1451"/>
                              <a:gd name="T149" fmla="*/ T148 w 1442"/>
                              <a:gd name="T150" fmla="+- 0 2982 1547"/>
                              <a:gd name="T151" fmla="*/ 2982 h 1975"/>
                              <a:gd name="T152" fmla="+- 0 2757 1451"/>
                              <a:gd name="T153" fmla="*/ T152 w 1442"/>
                              <a:gd name="T154" fmla="+- 0 1547 1547"/>
                              <a:gd name="T155" fmla="*/ 1547 h 1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42" h="1975">
                                <a:moveTo>
                                  <a:pt x="1306" y="0"/>
                                </a:moveTo>
                                <a:lnTo>
                                  <a:pt x="1230" y="9"/>
                                </a:lnTo>
                                <a:lnTo>
                                  <a:pt x="1156" y="22"/>
                                </a:lnTo>
                                <a:lnTo>
                                  <a:pt x="1083" y="39"/>
                                </a:lnTo>
                                <a:lnTo>
                                  <a:pt x="1012" y="60"/>
                                </a:lnTo>
                                <a:lnTo>
                                  <a:pt x="942" y="84"/>
                                </a:lnTo>
                                <a:lnTo>
                                  <a:pt x="874" y="111"/>
                                </a:lnTo>
                                <a:lnTo>
                                  <a:pt x="807" y="142"/>
                                </a:lnTo>
                                <a:lnTo>
                                  <a:pt x="743" y="176"/>
                                </a:lnTo>
                                <a:lnTo>
                                  <a:pt x="681" y="212"/>
                                </a:lnTo>
                                <a:lnTo>
                                  <a:pt x="620" y="252"/>
                                </a:lnTo>
                                <a:lnTo>
                                  <a:pt x="562" y="295"/>
                                </a:lnTo>
                                <a:lnTo>
                                  <a:pt x="506" y="341"/>
                                </a:lnTo>
                                <a:lnTo>
                                  <a:pt x="453" y="389"/>
                                </a:lnTo>
                                <a:lnTo>
                                  <a:pt x="401" y="440"/>
                                </a:lnTo>
                                <a:lnTo>
                                  <a:pt x="353" y="493"/>
                                </a:lnTo>
                                <a:lnTo>
                                  <a:pt x="307" y="549"/>
                                </a:lnTo>
                                <a:lnTo>
                                  <a:pt x="264" y="607"/>
                                </a:lnTo>
                                <a:lnTo>
                                  <a:pt x="224" y="667"/>
                                </a:lnTo>
                                <a:lnTo>
                                  <a:pt x="187" y="729"/>
                                </a:lnTo>
                                <a:lnTo>
                                  <a:pt x="153" y="793"/>
                                </a:lnTo>
                                <a:lnTo>
                                  <a:pt x="122" y="858"/>
                                </a:lnTo>
                                <a:lnTo>
                                  <a:pt x="94" y="926"/>
                                </a:lnTo>
                                <a:lnTo>
                                  <a:pt x="70" y="995"/>
                                </a:lnTo>
                                <a:lnTo>
                                  <a:pt x="49" y="1065"/>
                                </a:lnTo>
                                <a:lnTo>
                                  <a:pt x="32" y="1137"/>
                                </a:lnTo>
                                <a:lnTo>
                                  <a:pt x="18" y="1210"/>
                                </a:lnTo>
                                <a:lnTo>
                                  <a:pt x="8" y="1284"/>
                                </a:lnTo>
                                <a:lnTo>
                                  <a:pt x="2" y="1359"/>
                                </a:lnTo>
                                <a:lnTo>
                                  <a:pt x="0" y="1435"/>
                                </a:lnTo>
                                <a:lnTo>
                                  <a:pt x="2" y="1514"/>
                                </a:lnTo>
                                <a:lnTo>
                                  <a:pt x="9" y="1593"/>
                                </a:lnTo>
                                <a:lnTo>
                                  <a:pt x="20" y="1671"/>
                                </a:lnTo>
                                <a:lnTo>
                                  <a:pt x="35" y="1749"/>
                                </a:lnTo>
                                <a:lnTo>
                                  <a:pt x="54" y="1825"/>
                                </a:lnTo>
                                <a:lnTo>
                                  <a:pt x="77" y="1901"/>
                                </a:lnTo>
                                <a:lnTo>
                                  <a:pt x="105" y="1975"/>
                                </a:lnTo>
                                <a:lnTo>
                                  <a:pt x="1441" y="1435"/>
                                </a:lnTo>
                                <a:lnTo>
                                  <a:pt x="1306" y="0"/>
                                </a:lnTo>
                                <a:close/>
                              </a:path>
                            </a:pathLst>
                          </a:custGeom>
                          <a:solidFill>
                            <a:srgbClr val="FFA600"/>
                          </a:solidFill>
                          <a:ln>
                            <a:noFill/>
                          </a:ln>
                        </wps:spPr>
                        <wps:bodyPr rot="0" vert="horz" wrap="square" lIns="91440" tIns="45720" rIns="91440" bIns="45720" anchor="t" anchorCtr="0" upright="1">
                          <a:noAutofit/>
                        </wps:bodyPr>
                      </wps:wsp>
                      <wps:wsp>
                        <wps:cNvPr id="1243942201" name="docshape358"/>
                        <wps:cNvSpPr/>
                        <wps:spPr bwMode="auto">
                          <a:xfrm>
                            <a:off x="1451" y="1547"/>
                            <a:ext cx="1442" cy="1975"/>
                          </a:xfrm>
                          <a:custGeom>
                            <a:avLst/>
                            <a:gdLst>
                              <a:gd name="T0" fmla="+- 0 2892 1451"/>
                              <a:gd name="T1" fmla="*/ T0 w 1442"/>
                              <a:gd name="T2" fmla="+- 0 2982 1547"/>
                              <a:gd name="T3" fmla="*/ 2982 h 1975"/>
                              <a:gd name="T4" fmla="+- 0 1556 1451"/>
                              <a:gd name="T5" fmla="*/ T4 w 1442"/>
                              <a:gd name="T6" fmla="+- 0 3522 1547"/>
                              <a:gd name="T7" fmla="*/ 3522 h 1975"/>
                              <a:gd name="T8" fmla="+- 0 1528 1451"/>
                              <a:gd name="T9" fmla="*/ T8 w 1442"/>
                              <a:gd name="T10" fmla="+- 0 3448 1547"/>
                              <a:gd name="T11" fmla="*/ 3448 h 1975"/>
                              <a:gd name="T12" fmla="+- 0 1505 1451"/>
                              <a:gd name="T13" fmla="*/ T12 w 1442"/>
                              <a:gd name="T14" fmla="+- 0 3372 1547"/>
                              <a:gd name="T15" fmla="*/ 3372 h 1975"/>
                              <a:gd name="T16" fmla="+- 0 1486 1451"/>
                              <a:gd name="T17" fmla="*/ T16 w 1442"/>
                              <a:gd name="T18" fmla="+- 0 3296 1547"/>
                              <a:gd name="T19" fmla="*/ 3296 h 1975"/>
                              <a:gd name="T20" fmla="+- 0 1471 1451"/>
                              <a:gd name="T21" fmla="*/ T20 w 1442"/>
                              <a:gd name="T22" fmla="+- 0 3218 1547"/>
                              <a:gd name="T23" fmla="*/ 3218 h 1975"/>
                              <a:gd name="T24" fmla="+- 0 1460 1451"/>
                              <a:gd name="T25" fmla="*/ T24 w 1442"/>
                              <a:gd name="T26" fmla="+- 0 3140 1547"/>
                              <a:gd name="T27" fmla="*/ 3140 h 1975"/>
                              <a:gd name="T28" fmla="+- 0 1453 1451"/>
                              <a:gd name="T29" fmla="*/ T28 w 1442"/>
                              <a:gd name="T30" fmla="+- 0 3061 1547"/>
                              <a:gd name="T31" fmla="*/ 3061 h 1975"/>
                              <a:gd name="T32" fmla="+- 0 1451 1451"/>
                              <a:gd name="T33" fmla="*/ T32 w 1442"/>
                              <a:gd name="T34" fmla="+- 0 2982 1547"/>
                              <a:gd name="T35" fmla="*/ 2982 h 1975"/>
                              <a:gd name="T36" fmla="+- 0 1453 1451"/>
                              <a:gd name="T37" fmla="*/ T36 w 1442"/>
                              <a:gd name="T38" fmla="+- 0 2906 1547"/>
                              <a:gd name="T39" fmla="*/ 2906 h 1975"/>
                              <a:gd name="T40" fmla="+- 0 1459 1451"/>
                              <a:gd name="T41" fmla="*/ T40 w 1442"/>
                              <a:gd name="T42" fmla="+- 0 2831 1547"/>
                              <a:gd name="T43" fmla="*/ 2831 h 1975"/>
                              <a:gd name="T44" fmla="+- 0 1469 1451"/>
                              <a:gd name="T45" fmla="*/ T44 w 1442"/>
                              <a:gd name="T46" fmla="+- 0 2757 1547"/>
                              <a:gd name="T47" fmla="*/ 2757 h 1975"/>
                              <a:gd name="T48" fmla="+- 0 1483 1451"/>
                              <a:gd name="T49" fmla="*/ T48 w 1442"/>
                              <a:gd name="T50" fmla="+- 0 2684 1547"/>
                              <a:gd name="T51" fmla="*/ 2684 h 1975"/>
                              <a:gd name="T52" fmla="+- 0 1500 1451"/>
                              <a:gd name="T53" fmla="*/ T52 w 1442"/>
                              <a:gd name="T54" fmla="+- 0 2612 1547"/>
                              <a:gd name="T55" fmla="*/ 2612 h 1975"/>
                              <a:gd name="T56" fmla="+- 0 1521 1451"/>
                              <a:gd name="T57" fmla="*/ T56 w 1442"/>
                              <a:gd name="T58" fmla="+- 0 2542 1547"/>
                              <a:gd name="T59" fmla="*/ 2542 h 1975"/>
                              <a:gd name="T60" fmla="+- 0 1545 1451"/>
                              <a:gd name="T61" fmla="*/ T60 w 1442"/>
                              <a:gd name="T62" fmla="+- 0 2473 1547"/>
                              <a:gd name="T63" fmla="*/ 2473 h 1975"/>
                              <a:gd name="T64" fmla="+- 0 1573 1451"/>
                              <a:gd name="T65" fmla="*/ T64 w 1442"/>
                              <a:gd name="T66" fmla="+- 0 2405 1547"/>
                              <a:gd name="T67" fmla="*/ 2405 h 1975"/>
                              <a:gd name="T68" fmla="+- 0 1604 1451"/>
                              <a:gd name="T69" fmla="*/ T68 w 1442"/>
                              <a:gd name="T70" fmla="+- 0 2340 1547"/>
                              <a:gd name="T71" fmla="*/ 2340 h 1975"/>
                              <a:gd name="T72" fmla="+- 0 1638 1451"/>
                              <a:gd name="T73" fmla="*/ T72 w 1442"/>
                              <a:gd name="T74" fmla="+- 0 2276 1547"/>
                              <a:gd name="T75" fmla="*/ 2276 h 1975"/>
                              <a:gd name="T76" fmla="+- 0 1675 1451"/>
                              <a:gd name="T77" fmla="*/ T76 w 1442"/>
                              <a:gd name="T78" fmla="+- 0 2214 1547"/>
                              <a:gd name="T79" fmla="*/ 2214 h 1975"/>
                              <a:gd name="T80" fmla="+- 0 1715 1451"/>
                              <a:gd name="T81" fmla="*/ T80 w 1442"/>
                              <a:gd name="T82" fmla="+- 0 2154 1547"/>
                              <a:gd name="T83" fmla="*/ 2154 h 1975"/>
                              <a:gd name="T84" fmla="+- 0 1758 1451"/>
                              <a:gd name="T85" fmla="*/ T84 w 1442"/>
                              <a:gd name="T86" fmla="+- 0 2096 1547"/>
                              <a:gd name="T87" fmla="*/ 2096 h 1975"/>
                              <a:gd name="T88" fmla="+- 0 1804 1451"/>
                              <a:gd name="T89" fmla="*/ T88 w 1442"/>
                              <a:gd name="T90" fmla="+- 0 2040 1547"/>
                              <a:gd name="T91" fmla="*/ 2040 h 1975"/>
                              <a:gd name="T92" fmla="+- 0 1852 1451"/>
                              <a:gd name="T93" fmla="*/ T92 w 1442"/>
                              <a:gd name="T94" fmla="+- 0 1987 1547"/>
                              <a:gd name="T95" fmla="*/ 1987 h 1975"/>
                              <a:gd name="T96" fmla="+- 0 1904 1451"/>
                              <a:gd name="T97" fmla="*/ T96 w 1442"/>
                              <a:gd name="T98" fmla="+- 0 1936 1547"/>
                              <a:gd name="T99" fmla="*/ 1936 h 1975"/>
                              <a:gd name="T100" fmla="+- 0 1957 1451"/>
                              <a:gd name="T101" fmla="*/ T100 w 1442"/>
                              <a:gd name="T102" fmla="+- 0 1888 1547"/>
                              <a:gd name="T103" fmla="*/ 1888 h 1975"/>
                              <a:gd name="T104" fmla="+- 0 2013 1451"/>
                              <a:gd name="T105" fmla="*/ T104 w 1442"/>
                              <a:gd name="T106" fmla="+- 0 1842 1547"/>
                              <a:gd name="T107" fmla="*/ 1842 h 1975"/>
                              <a:gd name="T108" fmla="+- 0 2071 1451"/>
                              <a:gd name="T109" fmla="*/ T108 w 1442"/>
                              <a:gd name="T110" fmla="+- 0 1799 1547"/>
                              <a:gd name="T111" fmla="*/ 1799 h 1975"/>
                              <a:gd name="T112" fmla="+- 0 2132 1451"/>
                              <a:gd name="T113" fmla="*/ T112 w 1442"/>
                              <a:gd name="T114" fmla="+- 0 1759 1547"/>
                              <a:gd name="T115" fmla="*/ 1759 h 1975"/>
                              <a:gd name="T116" fmla="+- 0 2194 1451"/>
                              <a:gd name="T117" fmla="*/ T116 w 1442"/>
                              <a:gd name="T118" fmla="+- 0 1723 1547"/>
                              <a:gd name="T119" fmla="*/ 1723 h 1975"/>
                              <a:gd name="T120" fmla="+- 0 2258 1451"/>
                              <a:gd name="T121" fmla="*/ T120 w 1442"/>
                              <a:gd name="T122" fmla="+- 0 1689 1547"/>
                              <a:gd name="T123" fmla="*/ 1689 h 1975"/>
                              <a:gd name="T124" fmla="+- 0 2325 1451"/>
                              <a:gd name="T125" fmla="*/ T124 w 1442"/>
                              <a:gd name="T126" fmla="+- 0 1658 1547"/>
                              <a:gd name="T127" fmla="*/ 1658 h 1975"/>
                              <a:gd name="T128" fmla="+- 0 2393 1451"/>
                              <a:gd name="T129" fmla="*/ T128 w 1442"/>
                              <a:gd name="T130" fmla="+- 0 1631 1547"/>
                              <a:gd name="T131" fmla="*/ 1631 h 1975"/>
                              <a:gd name="T132" fmla="+- 0 2463 1451"/>
                              <a:gd name="T133" fmla="*/ T132 w 1442"/>
                              <a:gd name="T134" fmla="+- 0 1607 1547"/>
                              <a:gd name="T135" fmla="*/ 1607 h 1975"/>
                              <a:gd name="T136" fmla="+- 0 2534 1451"/>
                              <a:gd name="T137" fmla="*/ T136 w 1442"/>
                              <a:gd name="T138" fmla="+- 0 1586 1547"/>
                              <a:gd name="T139" fmla="*/ 1586 h 1975"/>
                              <a:gd name="T140" fmla="+- 0 2607 1451"/>
                              <a:gd name="T141" fmla="*/ T140 w 1442"/>
                              <a:gd name="T142" fmla="+- 0 1569 1547"/>
                              <a:gd name="T143" fmla="*/ 1569 h 1975"/>
                              <a:gd name="T144" fmla="+- 0 2681 1451"/>
                              <a:gd name="T145" fmla="*/ T144 w 1442"/>
                              <a:gd name="T146" fmla="+- 0 1556 1547"/>
                              <a:gd name="T147" fmla="*/ 1556 h 1975"/>
                              <a:gd name="T148" fmla="+- 0 2757 1451"/>
                              <a:gd name="T149" fmla="*/ T148 w 1442"/>
                              <a:gd name="T150" fmla="+- 0 1547 1547"/>
                              <a:gd name="T151" fmla="*/ 1547 h 1975"/>
                              <a:gd name="T152" fmla="+- 0 2892 1451"/>
                              <a:gd name="T153" fmla="*/ T152 w 1442"/>
                              <a:gd name="T154" fmla="+- 0 2982 1547"/>
                              <a:gd name="T155" fmla="*/ 2982 h 1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42" h="1975">
                                <a:moveTo>
                                  <a:pt x="1441" y="1435"/>
                                </a:moveTo>
                                <a:lnTo>
                                  <a:pt x="105" y="1975"/>
                                </a:lnTo>
                                <a:lnTo>
                                  <a:pt x="77" y="1901"/>
                                </a:lnTo>
                                <a:lnTo>
                                  <a:pt x="54" y="1825"/>
                                </a:lnTo>
                                <a:lnTo>
                                  <a:pt x="35" y="1749"/>
                                </a:lnTo>
                                <a:lnTo>
                                  <a:pt x="20" y="1671"/>
                                </a:lnTo>
                                <a:lnTo>
                                  <a:pt x="9" y="1593"/>
                                </a:lnTo>
                                <a:lnTo>
                                  <a:pt x="2" y="1514"/>
                                </a:lnTo>
                                <a:lnTo>
                                  <a:pt x="0" y="1435"/>
                                </a:lnTo>
                                <a:lnTo>
                                  <a:pt x="2" y="1359"/>
                                </a:lnTo>
                                <a:lnTo>
                                  <a:pt x="8" y="1284"/>
                                </a:lnTo>
                                <a:lnTo>
                                  <a:pt x="18" y="1210"/>
                                </a:lnTo>
                                <a:lnTo>
                                  <a:pt x="32" y="1137"/>
                                </a:lnTo>
                                <a:lnTo>
                                  <a:pt x="49" y="1065"/>
                                </a:lnTo>
                                <a:lnTo>
                                  <a:pt x="70" y="995"/>
                                </a:lnTo>
                                <a:lnTo>
                                  <a:pt x="94" y="926"/>
                                </a:lnTo>
                                <a:lnTo>
                                  <a:pt x="122" y="858"/>
                                </a:lnTo>
                                <a:lnTo>
                                  <a:pt x="153" y="793"/>
                                </a:lnTo>
                                <a:lnTo>
                                  <a:pt x="187" y="729"/>
                                </a:lnTo>
                                <a:lnTo>
                                  <a:pt x="224" y="667"/>
                                </a:lnTo>
                                <a:lnTo>
                                  <a:pt x="264" y="607"/>
                                </a:lnTo>
                                <a:lnTo>
                                  <a:pt x="307" y="549"/>
                                </a:lnTo>
                                <a:lnTo>
                                  <a:pt x="353" y="493"/>
                                </a:lnTo>
                                <a:lnTo>
                                  <a:pt x="401" y="440"/>
                                </a:lnTo>
                                <a:lnTo>
                                  <a:pt x="453" y="389"/>
                                </a:lnTo>
                                <a:lnTo>
                                  <a:pt x="506" y="341"/>
                                </a:lnTo>
                                <a:lnTo>
                                  <a:pt x="562" y="295"/>
                                </a:lnTo>
                                <a:lnTo>
                                  <a:pt x="620" y="252"/>
                                </a:lnTo>
                                <a:lnTo>
                                  <a:pt x="681" y="212"/>
                                </a:lnTo>
                                <a:lnTo>
                                  <a:pt x="743" y="176"/>
                                </a:lnTo>
                                <a:lnTo>
                                  <a:pt x="807" y="142"/>
                                </a:lnTo>
                                <a:lnTo>
                                  <a:pt x="874" y="111"/>
                                </a:lnTo>
                                <a:lnTo>
                                  <a:pt x="942" y="84"/>
                                </a:lnTo>
                                <a:lnTo>
                                  <a:pt x="1012" y="60"/>
                                </a:lnTo>
                                <a:lnTo>
                                  <a:pt x="1083" y="39"/>
                                </a:lnTo>
                                <a:lnTo>
                                  <a:pt x="1156" y="22"/>
                                </a:lnTo>
                                <a:lnTo>
                                  <a:pt x="1230" y="9"/>
                                </a:lnTo>
                                <a:lnTo>
                                  <a:pt x="1306" y="0"/>
                                </a:lnTo>
                                <a:lnTo>
                                  <a:pt x="1441" y="1435"/>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610551302" name="docshape359"/>
                        <wps:cNvSpPr/>
                        <wps:spPr bwMode="auto">
                          <a:xfrm>
                            <a:off x="2691" y="1540"/>
                            <a:ext cx="201" cy="1442"/>
                          </a:xfrm>
                          <a:custGeom>
                            <a:avLst/>
                            <a:gdLst>
                              <a:gd name="T0" fmla="+- 0 2892 2692"/>
                              <a:gd name="T1" fmla="*/ T0 w 201"/>
                              <a:gd name="T2" fmla="+- 0 1541 1541"/>
                              <a:gd name="T3" fmla="*/ 1541 h 1442"/>
                              <a:gd name="T4" fmla="+- 0 2817 2692"/>
                              <a:gd name="T5" fmla="*/ T4 w 201"/>
                              <a:gd name="T6" fmla="+- 0 1543 1541"/>
                              <a:gd name="T7" fmla="*/ 1543 h 1442"/>
                              <a:gd name="T8" fmla="+- 0 2742 2692"/>
                              <a:gd name="T9" fmla="*/ T8 w 201"/>
                              <a:gd name="T10" fmla="+- 0 1549 1541"/>
                              <a:gd name="T11" fmla="*/ 1549 h 1442"/>
                              <a:gd name="T12" fmla="+- 0 2692 2692"/>
                              <a:gd name="T13" fmla="*/ T12 w 201"/>
                              <a:gd name="T14" fmla="+- 0 1555 1541"/>
                              <a:gd name="T15" fmla="*/ 1555 h 1442"/>
                              <a:gd name="T16" fmla="+- 0 2892 2692"/>
                              <a:gd name="T17" fmla="*/ T16 w 201"/>
                              <a:gd name="T18" fmla="+- 0 2982 1541"/>
                              <a:gd name="T19" fmla="*/ 2982 h 1442"/>
                              <a:gd name="T20" fmla="+- 0 2892 2692"/>
                              <a:gd name="T21" fmla="*/ T20 w 201"/>
                              <a:gd name="T22" fmla="+- 0 1541 1541"/>
                              <a:gd name="T23" fmla="*/ 1541 h 1442"/>
                            </a:gdLst>
                            <a:ahLst/>
                            <a:cxnLst>
                              <a:cxn ang="0">
                                <a:pos x="T1" y="T3"/>
                              </a:cxn>
                              <a:cxn ang="0">
                                <a:pos x="T5" y="T7"/>
                              </a:cxn>
                              <a:cxn ang="0">
                                <a:pos x="T9" y="T11"/>
                              </a:cxn>
                              <a:cxn ang="0">
                                <a:pos x="T13" y="T15"/>
                              </a:cxn>
                              <a:cxn ang="0">
                                <a:pos x="T17" y="T19"/>
                              </a:cxn>
                              <a:cxn ang="0">
                                <a:pos x="T21" y="T23"/>
                              </a:cxn>
                            </a:cxnLst>
                            <a:rect l="0" t="0" r="r" b="b"/>
                            <a:pathLst>
                              <a:path w="201" h="1442">
                                <a:moveTo>
                                  <a:pt x="200" y="0"/>
                                </a:moveTo>
                                <a:lnTo>
                                  <a:pt x="125" y="2"/>
                                </a:lnTo>
                                <a:lnTo>
                                  <a:pt x="50" y="8"/>
                                </a:lnTo>
                                <a:lnTo>
                                  <a:pt x="0" y="14"/>
                                </a:lnTo>
                                <a:lnTo>
                                  <a:pt x="200" y="1441"/>
                                </a:lnTo>
                                <a:lnTo>
                                  <a:pt x="200" y="0"/>
                                </a:lnTo>
                                <a:close/>
                              </a:path>
                            </a:pathLst>
                          </a:custGeom>
                          <a:solidFill>
                            <a:srgbClr val="FFCA66"/>
                          </a:solidFill>
                          <a:ln>
                            <a:noFill/>
                          </a:ln>
                        </wps:spPr>
                        <wps:bodyPr rot="0" vert="horz" wrap="square" lIns="91440" tIns="45720" rIns="91440" bIns="45720" anchor="t" anchorCtr="0" upright="1">
                          <a:noAutofit/>
                        </wps:bodyPr>
                      </wps:wsp>
                      <wps:wsp>
                        <wps:cNvPr id="932981495" name="docshape360"/>
                        <wps:cNvSpPr/>
                        <wps:spPr bwMode="auto">
                          <a:xfrm>
                            <a:off x="2691" y="1540"/>
                            <a:ext cx="201" cy="1442"/>
                          </a:xfrm>
                          <a:custGeom>
                            <a:avLst/>
                            <a:gdLst>
                              <a:gd name="T0" fmla="+- 0 2892 2692"/>
                              <a:gd name="T1" fmla="*/ T0 w 201"/>
                              <a:gd name="T2" fmla="+- 0 2982 1541"/>
                              <a:gd name="T3" fmla="*/ 2982 h 1442"/>
                              <a:gd name="T4" fmla="+- 0 2692 2692"/>
                              <a:gd name="T5" fmla="*/ T4 w 201"/>
                              <a:gd name="T6" fmla="+- 0 1555 1541"/>
                              <a:gd name="T7" fmla="*/ 1555 h 1442"/>
                              <a:gd name="T8" fmla="+- 0 2717 2692"/>
                              <a:gd name="T9" fmla="*/ T8 w 201"/>
                              <a:gd name="T10" fmla="+- 0 1552 1541"/>
                              <a:gd name="T11" fmla="*/ 1552 h 1442"/>
                              <a:gd name="T12" fmla="+- 0 2742 2692"/>
                              <a:gd name="T13" fmla="*/ T12 w 201"/>
                              <a:gd name="T14" fmla="+- 0 1549 1541"/>
                              <a:gd name="T15" fmla="*/ 1549 h 1442"/>
                              <a:gd name="T16" fmla="+- 0 2817 2692"/>
                              <a:gd name="T17" fmla="*/ T16 w 201"/>
                              <a:gd name="T18" fmla="+- 0 1543 1541"/>
                              <a:gd name="T19" fmla="*/ 1543 h 1442"/>
                              <a:gd name="T20" fmla="+- 0 2892 2692"/>
                              <a:gd name="T21" fmla="*/ T20 w 201"/>
                              <a:gd name="T22" fmla="+- 0 1541 1541"/>
                              <a:gd name="T23" fmla="*/ 1541 h 1442"/>
                              <a:gd name="T24" fmla="+- 0 2892 2692"/>
                              <a:gd name="T25" fmla="*/ T24 w 201"/>
                              <a:gd name="T26" fmla="+- 0 2982 1541"/>
                              <a:gd name="T27" fmla="*/ 2982 h 1442"/>
                            </a:gdLst>
                            <a:ahLst/>
                            <a:cxnLst>
                              <a:cxn ang="0">
                                <a:pos x="T1" y="T3"/>
                              </a:cxn>
                              <a:cxn ang="0">
                                <a:pos x="T5" y="T7"/>
                              </a:cxn>
                              <a:cxn ang="0">
                                <a:pos x="T9" y="T11"/>
                              </a:cxn>
                              <a:cxn ang="0">
                                <a:pos x="T13" y="T15"/>
                              </a:cxn>
                              <a:cxn ang="0">
                                <a:pos x="T17" y="T19"/>
                              </a:cxn>
                              <a:cxn ang="0">
                                <a:pos x="T21" y="T23"/>
                              </a:cxn>
                              <a:cxn ang="0">
                                <a:pos x="T25" y="T27"/>
                              </a:cxn>
                            </a:cxnLst>
                            <a:rect l="0" t="0" r="r" b="b"/>
                            <a:pathLst>
                              <a:path w="201" h="1442">
                                <a:moveTo>
                                  <a:pt x="200" y="1441"/>
                                </a:moveTo>
                                <a:lnTo>
                                  <a:pt x="0" y="14"/>
                                </a:lnTo>
                                <a:lnTo>
                                  <a:pt x="25" y="11"/>
                                </a:lnTo>
                                <a:lnTo>
                                  <a:pt x="50" y="8"/>
                                </a:lnTo>
                                <a:lnTo>
                                  <a:pt x="125" y="2"/>
                                </a:lnTo>
                                <a:lnTo>
                                  <a:pt x="200" y="0"/>
                                </a:lnTo>
                                <a:lnTo>
                                  <a:pt x="200"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210100178" name="docshape361"/>
                        <wps:cNvSpPr/>
                        <wps:spPr bwMode="auto">
                          <a:xfrm>
                            <a:off x="1919" y="2002"/>
                            <a:ext cx="1946" cy="1946"/>
                          </a:xfrm>
                          <a:custGeom>
                            <a:avLst/>
                            <a:gdLst>
                              <a:gd name="T0" fmla="+- 0 2816 1919"/>
                              <a:gd name="T1" fmla="*/ T0 w 1946"/>
                              <a:gd name="T2" fmla="+- 0 2005 2002"/>
                              <a:gd name="T3" fmla="*/ 2005 h 1946"/>
                              <a:gd name="T4" fmla="+- 0 2669 1919"/>
                              <a:gd name="T5" fmla="*/ T4 w 1946"/>
                              <a:gd name="T6" fmla="+- 0 2028 2002"/>
                              <a:gd name="T7" fmla="*/ 2028 h 1946"/>
                              <a:gd name="T8" fmla="+- 0 2530 1919"/>
                              <a:gd name="T9" fmla="*/ T8 w 1946"/>
                              <a:gd name="T10" fmla="+- 0 2072 2002"/>
                              <a:gd name="T11" fmla="*/ 2072 h 1946"/>
                              <a:gd name="T12" fmla="+- 0 2401 1919"/>
                              <a:gd name="T13" fmla="*/ T12 w 1946"/>
                              <a:gd name="T14" fmla="+- 0 2135 2002"/>
                              <a:gd name="T15" fmla="*/ 2135 h 1946"/>
                              <a:gd name="T16" fmla="+- 0 2284 1919"/>
                              <a:gd name="T17" fmla="*/ T16 w 1946"/>
                              <a:gd name="T18" fmla="+- 0 2216 2002"/>
                              <a:gd name="T19" fmla="*/ 2216 h 1946"/>
                              <a:gd name="T20" fmla="+- 0 2180 1919"/>
                              <a:gd name="T21" fmla="*/ T20 w 1946"/>
                              <a:gd name="T22" fmla="+- 0 2313 2002"/>
                              <a:gd name="T23" fmla="*/ 2313 h 1946"/>
                              <a:gd name="T24" fmla="+- 0 2091 1919"/>
                              <a:gd name="T25" fmla="*/ T24 w 1946"/>
                              <a:gd name="T26" fmla="+- 0 2424 2002"/>
                              <a:gd name="T27" fmla="*/ 2424 h 1946"/>
                              <a:gd name="T28" fmla="+- 0 2018 1919"/>
                              <a:gd name="T29" fmla="*/ T28 w 1946"/>
                              <a:gd name="T30" fmla="+- 0 2547 2002"/>
                              <a:gd name="T31" fmla="*/ 2547 h 1946"/>
                              <a:gd name="T32" fmla="+- 0 1965 1919"/>
                              <a:gd name="T33" fmla="*/ T32 w 1946"/>
                              <a:gd name="T34" fmla="+- 0 2681 2002"/>
                              <a:gd name="T35" fmla="*/ 2681 h 1946"/>
                              <a:gd name="T36" fmla="+- 0 1931 1919"/>
                              <a:gd name="T37" fmla="*/ T36 w 1946"/>
                              <a:gd name="T38" fmla="+- 0 2825 2002"/>
                              <a:gd name="T39" fmla="*/ 2825 h 1946"/>
                              <a:gd name="T40" fmla="+- 0 1919 1919"/>
                              <a:gd name="T41" fmla="*/ T40 w 1946"/>
                              <a:gd name="T42" fmla="+- 0 2975 2002"/>
                              <a:gd name="T43" fmla="*/ 2975 h 1946"/>
                              <a:gd name="T44" fmla="+- 0 1931 1919"/>
                              <a:gd name="T45" fmla="*/ T44 w 1946"/>
                              <a:gd name="T46" fmla="+- 0 3125 2002"/>
                              <a:gd name="T47" fmla="*/ 3125 h 1946"/>
                              <a:gd name="T48" fmla="+- 0 1965 1919"/>
                              <a:gd name="T49" fmla="*/ T48 w 1946"/>
                              <a:gd name="T50" fmla="+- 0 3269 2002"/>
                              <a:gd name="T51" fmla="*/ 3269 h 1946"/>
                              <a:gd name="T52" fmla="+- 0 2018 1919"/>
                              <a:gd name="T53" fmla="*/ T52 w 1946"/>
                              <a:gd name="T54" fmla="+- 0 3403 2002"/>
                              <a:gd name="T55" fmla="*/ 3403 h 1946"/>
                              <a:gd name="T56" fmla="+- 0 2091 1919"/>
                              <a:gd name="T57" fmla="*/ T56 w 1946"/>
                              <a:gd name="T58" fmla="+- 0 3526 2002"/>
                              <a:gd name="T59" fmla="*/ 3526 h 1946"/>
                              <a:gd name="T60" fmla="+- 0 2180 1919"/>
                              <a:gd name="T61" fmla="*/ T60 w 1946"/>
                              <a:gd name="T62" fmla="+- 0 3637 2002"/>
                              <a:gd name="T63" fmla="*/ 3637 h 1946"/>
                              <a:gd name="T64" fmla="+- 0 2284 1919"/>
                              <a:gd name="T65" fmla="*/ T64 w 1946"/>
                              <a:gd name="T66" fmla="+- 0 3734 2002"/>
                              <a:gd name="T67" fmla="*/ 3734 h 1946"/>
                              <a:gd name="T68" fmla="+- 0 2401 1919"/>
                              <a:gd name="T69" fmla="*/ T68 w 1946"/>
                              <a:gd name="T70" fmla="+- 0 3815 2002"/>
                              <a:gd name="T71" fmla="*/ 3815 h 1946"/>
                              <a:gd name="T72" fmla="+- 0 2530 1919"/>
                              <a:gd name="T73" fmla="*/ T72 w 1946"/>
                              <a:gd name="T74" fmla="+- 0 3878 2002"/>
                              <a:gd name="T75" fmla="*/ 3878 h 1946"/>
                              <a:gd name="T76" fmla="+- 0 2669 1919"/>
                              <a:gd name="T77" fmla="*/ T76 w 1946"/>
                              <a:gd name="T78" fmla="+- 0 3922 2002"/>
                              <a:gd name="T79" fmla="*/ 3922 h 1946"/>
                              <a:gd name="T80" fmla="+- 0 2816 1919"/>
                              <a:gd name="T81" fmla="*/ T80 w 1946"/>
                              <a:gd name="T82" fmla="+- 0 3945 2002"/>
                              <a:gd name="T83" fmla="*/ 3945 h 1946"/>
                              <a:gd name="T84" fmla="+- 0 2968 1919"/>
                              <a:gd name="T85" fmla="*/ T84 w 1946"/>
                              <a:gd name="T86" fmla="+- 0 3945 2002"/>
                              <a:gd name="T87" fmla="*/ 3945 h 1946"/>
                              <a:gd name="T88" fmla="+- 0 3115 1919"/>
                              <a:gd name="T89" fmla="*/ T88 w 1946"/>
                              <a:gd name="T90" fmla="+- 0 3922 2002"/>
                              <a:gd name="T91" fmla="*/ 3922 h 1946"/>
                              <a:gd name="T92" fmla="+- 0 3254 1919"/>
                              <a:gd name="T93" fmla="*/ T92 w 1946"/>
                              <a:gd name="T94" fmla="+- 0 3878 2002"/>
                              <a:gd name="T95" fmla="*/ 3878 h 1946"/>
                              <a:gd name="T96" fmla="+- 0 3383 1919"/>
                              <a:gd name="T97" fmla="*/ T96 w 1946"/>
                              <a:gd name="T98" fmla="+- 0 3815 2002"/>
                              <a:gd name="T99" fmla="*/ 3815 h 1946"/>
                              <a:gd name="T100" fmla="+- 0 3501 1919"/>
                              <a:gd name="T101" fmla="*/ T100 w 1946"/>
                              <a:gd name="T102" fmla="+- 0 3734 2002"/>
                              <a:gd name="T103" fmla="*/ 3734 h 1946"/>
                              <a:gd name="T104" fmla="+- 0 3605 1919"/>
                              <a:gd name="T105" fmla="*/ T104 w 1946"/>
                              <a:gd name="T106" fmla="+- 0 3637 2002"/>
                              <a:gd name="T107" fmla="*/ 3637 h 1946"/>
                              <a:gd name="T108" fmla="+- 0 3694 1919"/>
                              <a:gd name="T109" fmla="*/ T108 w 1946"/>
                              <a:gd name="T110" fmla="+- 0 3526 2002"/>
                              <a:gd name="T111" fmla="*/ 3526 h 1946"/>
                              <a:gd name="T112" fmla="+- 0 3766 1919"/>
                              <a:gd name="T113" fmla="*/ T112 w 1946"/>
                              <a:gd name="T114" fmla="+- 0 3403 2002"/>
                              <a:gd name="T115" fmla="*/ 3403 h 1946"/>
                              <a:gd name="T116" fmla="+- 0 3820 1919"/>
                              <a:gd name="T117" fmla="*/ T116 w 1946"/>
                              <a:gd name="T118" fmla="+- 0 3269 2002"/>
                              <a:gd name="T119" fmla="*/ 3269 h 1946"/>
                              <a:gd name="T120" fmla="+- 0 3853 1919"/>
                              <a:gd name="T121" fmla="*/ T120 w 1946"/>
                              <a:gd name="T122" fmla="+- 0 3125 2002"/>
                              <a:gd name="T123" fmla="*/ 3125 h 1946"/>
                              <a:gd name="T124" fmla="+- 0 3865 1919"/>
                              <a:gd name="T125" fmla="*/ T124 w 1946"/>
                              <a:gd name="T126" fmla="+- 0 2975 2002"/>
                              <a:gd name="T127" fmla="*/ 2975 h 1946"/>
                              <a:gd name="T128" fmla="+- 0 3853 1919"/>
                              <a:gd name="T129" fmla="*/ T128 w 1946"/>
                              <a:gd name="T130" fmla="+- 0 2825 2002"/>
                              <a:gd name="T131" fmla="*/ 2825 h 1946"/>
                              <a:gd name="T132" fmla="+- 0 3820 1919"/>
                              <a:gd name="T133" fmla="*/ T132 w 1946"/>
                              <a:gd name="T134" fmla="+- 0 2681 2002"/>
                              <a:gd name="T135" fmla="*/ 2681 h 1946"/>
                              <a:gd name="T136" fmla="+- 0 3766 1919"/>
                              <a:gd name="T137" fmla="*/ T136 w 1946"/>
                              <a:gd name="T138" fmla="+- 0 2547 2002"/>
                              <a:gd name="T139" fmla="*/ 2547 h 1946"/>
                              <a:gd name="T140" fmla="+- 0 3694 1919"/>
                              <a:gd name="T141" fmla="*/ T140 w 1946"/>
                              <a:gd name="T142" fmla="+- 0 2424 2002"/>
                              <a:gd name="T143" fmla="*/ 2424 h 1946"/>
                              <a:gd name="T144" fmla="+- 0 3605 1919"/>
                              <a:gd name="T145" fmla="*/ T144 w 1946"/>
                              <a:gd name="T146" fmla="+- 0 2313 2002"/>
                              <a:gd name="T147" fmla="*/ 2313 h 1946"/>
                              <a:gd name="T148" fmla="+- 0 3501 1919"/>
                              <a:gd name="T149" fmla="*/ T148 w 1946"/>
                              <a:gd name="T150" fmla="+- 0 2216 2002"/>
                              <a:gd name="T151" fmla="*/ 2216 h 1946"/>
                              <a:gd name="T152" fmla="+- 0 3383 1919"/>
                              <a:gd name="T153" fmla="*/ T152 w 1946"/>
                              <a:gd name="T154" fmla="+- 0 2135 2002"/>
                              <a:gd name="T155" fmla="*/ 2135 h 1946"/>
                              <a:gd name="T156" fmla="+- 0 3254 1919"/>
                              <a:gd name="T157" fmla="*/ T156 w 1946"/>
                              <a:gd name="T158" fmla="+- 0 2072 2002"/>
                              <a:gd name="T159" fmla="*/ 2072 h 1946"/>
                              <a:gd name="T160" fmla="+- 0 3115 1919"/>
                              <a:gd name="T161" fmla="*/ T160 w 1946"/>
                              <a:gd name="T162" fmla="+- 0 2028 2002"/>
                              <a:gd name="T163" fmla="*/ 2028 h 1946"/>
                              <a:gd name="T164" fmla="+- 0 2968 1919"/>
                              <a:gd name="T165" fmla="*/ T164 w 1946"/>
                              <a:gd name="T166" fmla="+- 0 2005 2002"/>
                              <a:gd name="T167" fmla="*/ 2005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3" y="0"/>
                                </a:moveTo>
                                <a:lnTo>
                                  <a:pt x="897" y="3"/>
                                </a:lnTo>
                                <a:lnTo>
                                  <a:pt x="823" y="12"/>
                                </a:lnTo>
                                <a:lnTo>
                                  <a:pt x="750" y="26"/>
                                </a:lnTo>
                                <a:lnTo>
                                  <a:pt x="680" y="45"/>
                                </a:lnTo>
                                <a:lnTo>
                                  <a:pt x="611" y="70"/>
                                </a:lnTo>
                                <a:lnTo>
                                  <a:pt x="545" y="99"/>
                                </a:lnTo>
                                <a:lnTo>
                                  <a:pt x="482" y="133"/>
                                </a:lnTo>
                                <a:lnTo>
                                  <a:pt x="422" y="171"/>
                                </a:lnTo>
                                <a:lnTo>
                                  <a:pt x="365" y="214"/>
                                </a:lnTo>
                                <a:lnTo>
                                  <a:pt x="311" y="260"/>
                                </a:lnTo>
                                <a:lnTo>
                                  <a:pt x="261" y="311"/>
                                </a:lnTo>
                                <a:lnTo>
                                  <a:pt x="214" y="365"/>
                                </a:lnTo>
                                <a:lnTo>
                                  <a:pt x="172" y="422"/>
                                </a:lnTo>
                                <a:lnTo>
                                  <a:pt x="133" y="482"/>
                                </a:lnTo>
                                <a:lnTo>
                                  <a:pt x="99" y="545"/>
                                </a:lnTo>
                                <a:lnTo>
                                  <a:pt x="70" y="611"/>
                                </a:lnTo>
                                <a:lnTo>
                                  <a:pt x="46" y="679"/>
                                </a:lnTo>
                                <a:lnTo>
                                  <a:pt x="26" y="750"/>
                                </a:lnTo>
                                <a:lnTo>
                                  <a:pt x="12" y="823"/>
                                </a:lnTo>
                                <a:lnTo>
                                  <a:pt x="3" y="897"/>
                                </a:lnTo>
                                <a:lnTo>
                                  <a:pt x="0" y="973"/>
                                </a:lnTo>
                                <a:lnTo>
                                  <a:pt x="3" y="1049"/>
                                </a:lnTo>
                                <a:lnTo>
                                  <a:pt x="12" y="1123"/>
                                </a:lnTo>
                                <a:lnTo>
                                  <a:pt x="26" y="1196"/>
                                </a:lnTo>
                                <a:lnTo>
                                  <a:pt x="46" y="1267"/>
                                </a:lnTo>
                                <a:lnTo>
                                  <a:pt x="70" y="1335"/>
                                </a:lnTo>
                                <a:lnTo>
                                  <a:pt x="99" y="1401"/>
                                </a:lnTo>
                                <a:lnTo>
                                  <a:pt x="133" y="1464"/>
                                </a:lnTo>
                                <a:lnTo>
                                  <a:pt x="172" y="1524"/>
                                </a:lnTo>
                                <a:lnTo>
                                  <a:pt x="214" y="1581"/>
                                </a:lnTo>
                                <a:lnTo>
                                  <a:pt x="261" y="1635"/>
                                </a:lnTo>
                                <a:lnTo>
                                  <a:pt x="311" y="1686"/>
                                </a:lnTo>
                                <a:lnTo>
                                  <a:pt x="365" y="1732"/>
                                </a:lnTo>
                                <a:lnTo>
                                  <a:pt x="422" y="1775"/>
                                </a:lnTo>
                                <a:lnTo>
                                  <a:pt x="482" y="1813"/>
                                </a:lnTo>
                                <a:lnTo>
                                  <a:pt x="545" y="1847"/>
                                </a:lnTo>
                                <a:lnTo>
                                  <a:pt x="611" y="1876"/>
                                </a:lnTo>
                                <a:lnTo>
                                  <a:pt x="680" y="1901"/>
                                </a:lnTo>
                                <a:lnTo>
                                  <a:pt x="750" y="1920"/>
                                </a:lnTo>
                                <a:lnTo>
                                  <a:pt x="823" y="1934"/>
                                </a:lnTo>
                                <a:lnTo>
                                  <a:pt x="897" y="1943"/>
                                </a:lnTo>
                                <a:lnTo>
                                  <a:pt x="973" y="1946"/>
                                </a:lnTo>
                                <a:lnTo>
                                  <a:pt x="1049" y="1943"/>
                                </a:lnTo>
                                <a:lnTo>
                                  <a:pt x="1124" y="1934"/>
                                </a:lnTo>
                                <a:lnTo>
                                  <a:pt x="1196" y="1920"/>
                                </a:lnTo>
                                <a:lnTo>
                                  <a:pt x="1267" y="1901"/>
                                </a:lnTo>
                                <a:lnTo>
                                  <a:pt x="1335" y="1876"/>
                                </a:lnTo>
                                <a:lnTo>
                                  <a:pt x="1401" y="1847"/>
                                </a:lnTo>
                                <a:lnTo>
                                  <a:pt x="1464" y="1813"/>
                                </a:lnTo>
                                <a:lnTo>
                                  <a:pt x="1524" y="1775"/>
                                </a:lnTo>
                                <a:lnTo>
                                  <a:pt x="1582" y="1732"/>
                                </a:lnTo>
                                <a:lnTo>
                                  <a:pt x="1635" y="1686"/>
                                </a:lnTo>
                                <a:lnTo>
                                  <a:pt x="1686" y="1635"/>
                                </a:lnTo>
                                <a:lnTo>
                                  <a:pt x="1732" y="1581"/>
                                </a:lnTo>
                                <a:lnTo>
                                  <a:pt x="1775" y="1524"/>
                                </a:lnTo>
                                <a:lnTo>
                                  <a:pt x="1813" y="1464"/>
                                </a:lnTo>
                                <a:lnTo>
                                  <a:pt x="1847" y="1401"/>
                                </a:lnTo>
                                <a:lnTo>
                                  <a:pt x="1876" y="1335"/>
                                </a:lnTo>
                                <a:lnTo>
                                  <a:pt x="1901" y="1267"/>
                                </a:lnTo>
                                <a:lnTo>
                                  <a:pt x="1920" y="1196"/>
                                </a:lnTo>
                                <a:lnTo>
                                  <a:pt x="1934" y="1123"/>
                                </a:lnTo>
                                <a:lnTo>
                                  <a:pt x="1943" y="1049"/>
                                </a:lnTo>
                                <a:lnTo>
                                  <a:pt x="1946" y="973"/>
                                </a:lnTo>
                                <a:lnTo>
                                  <a:pt x="1943" y="897"/>
                                </a:lnTo>
                                <a:lnTo>
                                  <a:pt x="1934" y="823"/>
                                </a:lnTo>
                                <a:lnTo>
                                  <a:pt x="1920" y="750"/>
                                </a:lnTo>
                                <a:lnTo>
                                  <a:pt x="1901" y="679"/>
                                </a:lnTo>
                                <a:lnTo>
                                  <a:pt x="1876" y="611"/>
                                </a:lnTo>
                                <a:lnTo>
                                  <a:pt x="1847" y="545"/>
                                </a:lnTo>
                                <a:lnTo>
                                  <a:pt x="1813" y="482"/>
                                </a:lnTo>
                                <a:lnTo>
                                  <a:pt x="1775" y="422"/>
                                </a:lnTo>
                                <a:lnTo>
                                  <a:pt x="1732" y="365"/>
                                </a:lnTo>
                                <a:lnTo>
                                  <a:pt x="1686" y="311"/>
                                </a:lnTo>
                                <a:lnTo>
                                  <a:pt x="1635" y="260"/>
                                </a:lnTo>
                                <a:lnTo>
                                  <a:pt x="1582" y="214"/>
                                </a:lnTo>
                                <a:lnTo>
                                  <a:pt x="1524" y="171"/>
                                </a:lnTo>
                                <a:lnTo>
                                  <a:pt x="1464" y="133"/>
                                </a:lnTo>
                                <a:lnTo>
                                  <a:pt x="1401" y="99"/>
                                </a:lnTo>
                                <a:lnTo>
                                  <a:pt x="1335" y="70"/>
                                </a:lnTo>
                                <a:lnTo>
                                  <a:pt x="1267" y="45"/>
                                </a:lnTo>
                                <a:lnTo>
                                  <a:pt x="1196" y="26"/>
                                </a:lnTo>
                                <a:lnTo>
                                  <a:pt x="1124" y="12"/>
                                </a:lnTo>
                                <a:lnTo>
                                  <a:pt x="1049" y="3"/>
                                </a:lnTo>
                                <a:lnTo>
                                  <a:pt x="973"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355" o:spid="_x0000_s1026" o:spt="203" style="position:absolute;left:0pt;margin-left:72pt;margin-top:76.5pt;height:144.7pt;width:144.7pt;mso-position-horizontal-relative:page;z-index:251678720;mso-width-relative:page;mso-height-relative:page;" coordorigin="1440,1530" coordsize="2894,2894" o:gfxdata="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">
                <o:lock v:ext="edit" aspectratio="f"/>
                <v:shape id="docshape356" o:spid="_x0000_s1026" o:spt="100" style="position:absolute;left:1481;top:1540;height:2883;width:2853;" fillcolor="#FF7A00" filled="t" stroked="f" coordsize="2853,2883" o:gfxdata="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2vxPsQAAADiAAAADwAAAAAAAAABACAAAAAiAAAAZHJzL2Rvd25yZXYueG1sUEsBAhQAFAAAAAgA&#10;h07iQDMvBZ47AAAAOQAAABAAAAAAAAAAAQAgAAAAEwEAAGRycy9zaGFwZXhtbC54bWxQSwUGAAAA&#10;AAYABgBbAQAAvQMAAAAA&#10;" path="m1411,0l1364,1,1411,1441,0,1734,17,1807,38,1879,63,1949,90,2017,121,2083,156,2147,193,2210,233,2270,276,2328,322,2383,370,2436,421,2487,475,2535,530,2580,588,2623,648,2662,710,2699,774,2732,839,2763,906,2790,975,2814,1045,2834,1116,2851,1188,2865,1262,2874,1336,2880,1411,2882,1487,2880,1562,2874,1636,2864,1709,2851,1781,2833,1851,2813,1919,2788,1986,2761,2052,2730,2115,2696,2177,2659,2237,2619,2294,2577,2350,2531,2403,2483,2453,2432,2501,2379,2547,2324,2589,2267,2629,2207,2666,2145,2700,2082,2731,2016,2759,1949,2783,1881,2804,1811,2821,1739,2834,1666,2844,1592,2850,1517,2852,1441,2850,1365,2844,1290,2834,1216,2821,1143,2804,1072,2783,1001,2759,933,2731,866,2700,800,2666,737,2629,675,2589,616,2547,558,2501,503,2453,450,2403,399,2350,351,2294,306,2237,263,2177,223,2115,186,2052,152,1986,121,1919,94,1851,69,1781,49,1709,31,1636,18,1562,8,1487,2,1411,0xe">
                  <v:path o:connectlocs="1364,1542;0,3275;38,3420;90,3558;156,3688;233,3811;322,3924;421,4028;530,4121;648,4203;774,4273;906,4331;1045,4375;1188,4406;1336,4421;1487,4421;1636,4405;1781,4374;1919,4329;2052,4271;2177,4200;2294,4118;2403,4024;2501,3920;2589,3808;2666,3686;2731,3557;2783,3422;2821,3280;2844,3133;2852,2982;2844,2831;2821,2684;2783,2542;2731,2407;2666,2278;2589,2157;2501,2044;2403,1940;2294,1847;2177,1764;2052,1693;1919,1635;1781,1590;1636,1559;1487,1543" o:connectangles="0,0,0,0,0,0,0,0,0,0,0,0,0,0,0,0,0,0,0,0,0,0,0,0,0,0,0,0,0,0,0,0,0,0,0,0,0,0,0,0,0,0,0,0,0,0"/>
                  <v:fill on="t" focussize="0,0"/>
                  <v:stroke on="f"/>
                  <v:imagedata o:title=""/>
                  <o:lock v:ext="edit" aspectratio="f"/>
                </v:shape>
                <v:shape id="docshape357" o:spid="_x0000_s1026" o:spt="100" style="position:absolute;left:1451;top:1547;height:1975;width:1442;" fillcolor="#FFA600" filled="t" stroked="f" coordsize="1442,1975" o:gfxdata="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K8nf&#10;wAAAAOIAAAAPAAAAAAAAAAEAIAAAACIAAABkcnMvZG93bnJldi54bWxQSwECFAAUAAAACACHTuJA&#10;My8FnjsAAAA5AAAAEAAAAAAAAAABACAAAAAPAQAAZHJzL3NoYXBleG1sLnhtbFBLBQYAAAAABgAG&#10;AFsBAAC5AwAAAAA=&#10;" path="m1306,0l1230,9,1156,22,1083,39,1012,60,942,84,874,111,807,142,743,176,681,212,620,252,562,295,506,341,453,389,401,440,353,493,307,549,264,607,224,667,187,729,153,793,122,858,94,926,70,995,49,1065,32,1137,18,1210,8,1284,2,1359,0,1435,2,1514,9,1593,20,1671,35,1749,54,1825,77,1901,105,1975,1441,1435,1306,0xe">
                  <v:path o:connectlocs="1306,1547;1230,1556;1156,1569;1083,1586;1012,1607;942,1631;874,1658;807,1689;743,1723;681,1759;620,1799;562,1842;506,1888;453,1936;401,1987;353,2040;307,2096;264,2154;224,2214;187,2276;153,2340;122,2405;94,2473;70,2542;49,2612;32,2684;18,2757;8,2831;2,2906;0,2982;2,3061;9,3140;20,3218;35,3296;54,3372;77,3448;105,3522;1441,2982;1306,1547" o:connectangles="0,0,0,0,0,0,0,0,0,0,0,0,0,0,0,0,0,0,0,0,0,0,0,0,0,0,0,0,0,0,0,0,0,0,0,0,0,0,0"/>
                  <v:fill on="t" focussize="0,0"/>
                  <v:stroke on="f"/>
                  <v:imagedata o:title=""/>
                  <o:lock v:ext="edit" aspectratio="f"/>
                </v:shape>
                <v:shape id="docshape358" o:spid="_x0000_s1026" o:spt="100" style="position:absolute;left:1451;top:1547;height:1975;width:1442;" filled="f" stroked="t" coordsize="1442,1975" o:gfxdata="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7+&#10;GrLCAAAA4wAAAA8AAAAAAAAAAQAgAAAAIgAAAGRycy9kb3ducmV2LnhtbFBLAQIUABQAAAAIAIdO&#10;4kAzLwWeOwAAADkAAAAQAAAAAAAAAAEAIAAAABEBAABkcnMvc2hhcGV4bWwueG1sUEsFBgAAAAAG&#10;AAYAWwEAALsDAAAAAA==&#10;" path="m1441,1435l105,1975,77,1901,54,1825,35,1749,20,1671,9,1593,2,1514,0,1435,2,1359,8,1284,18,1210,32,1137,49,1065,70,995,94,926,122,858,153,793,187,729,224,667,264,607,307,549,353,493,401,440,453,389,506,341,562,295,620,252,681,212,743,176,807,142,874,111,942,84,1012,60,1083,39,1156,22,1230,9,1306,0,1441,1435xe">
                  <v:path o:connectlocs="1441,2982;105,3522;77,3448;54,3372;35,3296;20,3218;9,3140;2,3061;0,2982;2,2906;8,2831;18,2757;32,2684;49,2612;70,2542;94,2473;122,2405;153,2340;187,2276;224,2214;264,2154;307,2096;353,2040;401,1987;453,1936;506,1888;562,1842;620,1799;681,1759;743,1723;807,1689;874,1658;942,1631;1012,1607;1083,1586;1156,1569;1230,1556;1306,1547;1441,2982" o:connectangles="0,0,0,0,0,0,0,0,0,0,0,0,0,0,0,0,0,0,0,0,0,0,0,0,0,0,0,0,0,0,0,0,0,0,0,0,0,0,0"/>
                  <v:fill on="f" focussize="0,0"/>
                  <v:stroke weight="1.11196850393701pt" color="#FFFFFF" joinstyle="round"/>
                  <v:imagedata o:title=""/>
                  <o:lock v:ext="edit" aspectratio="f"/>
                </v:shape>
                <v:shape id="docshape359" o:spid="_x0000_s1026" o:spt="100" style="position:absolute;left:2691;top:1540;height:1442;width:201;" fillcolor="#FFCA66" filled="t" stroked="f" coordsize="201,1442" o:gfxdata="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o3t&#10;CsEAAADjAAAADwAAAAAAAAABACAAAAAiAAAAZHJzL2Rvd25yZXYueG1sUEsBAhQAFAAAAAgAh07i&#10;QDMvBZ47AAAAOQAAABAAAAAAAAAAAQAgAAAAEAEAAGRycy9zaGFwZXhtbC54bWxQSwUGAAAAAAYA&#10;BgBbAQAAugMAAAAA&#10;" path="m200,0l125,2,50,8,0,14,200,1441,200,0xe">
                  <v:path o:connectlocs="200,1541;125,1543;50,1549;0,1555;200,2982;200,1541" o:connectangles="0,0,0,0,0,0"/>
                  <v:fill on="t" focussize="0,0"/>
                  <v:stroke on="f"/>
                  <v:imagedata o:title=""/>
                  <o:lock v:ext="edit" aspectratio="f"/>
                </v:shape>
                <v:shape id="docshape360" o:spid="_x0000_s1026" o:spt="100" style="position:absolute;left:2691;top:1540;height:1442;width:201;" filled="f" stroked="t" coordsize="201,1442" o:gfxdata="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q&#10;A8lUwwAAAOIAAAAPAAAAAAAAAAEAIAAAACIAAABkcnMvZG93bnJldi54bWxQSwECFAAUAAAACACH&#10;TuJAMy8FnjsAAAA5AAAAEAAAAAAAAAABACAAAAASAQAAZHJzL3NoYXBleG1sLnhtbFBLBQYAAAAA&#10;BgAGAFsBAAC8AwAAAAA=&#10;" path="m200,1441l0,14,25,11,50,8,125,2,200,0,200,1441xe">
                  <v:path o:connectlocs="200,2982;0,1555;25,1552;50,1549;125,1543;200,1541;200,2982" o:connectangles="0,0,0,0,0,0,0"/>
                  <v:fill on="f" focussize="0,0"/>
                  <v:stroke weight="1.11196850393701pt" color="#FFFFFF" joinstyle="round"/>
                  <v:imagedata o:title=""/>
                  <o:lock v:ext="edit" aspectratio="f"/>
                </v:shape>
                <v:shape id="docshape361" o:spid="_x0000_s1026" o:spt="100" style="position:absolute;left:1919;top:2002;height:1946;width:1946;" fillcolor="#FFFFFF" filled="t" stroked="f" coordsize="1946,1946" o:gfxdata="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1Q&#10;U0LCAAAA4wAAAA8AAAAAAAAAAQAgAAAAIgAAAGRycy9kb3ducmV2LnhtbFBLAQIUABQAAAAIAIdO&#10;4kAzLwWeOwAAADkAAAAQAAAAAAAAAAEAIAAAABEBAABkcnMvc2hhcGV4bWwueG1sUEsFBgAAAAAG&#10;AAYAWwEAALsDAAAAAA==&#10;" path="m973,0l897,3,823,12,750,26,680,45,611,70,545,99,482,133,422,171,365,214,311,260,261,311,214,365,172,422,133,482,99,545,70,611,46,679,26,750,12,823,3,897,0,973,3,1049,12,1123,26,1196,46,1267,70,1335,99,1401,133,1464,172,1524,214,1581,261,1635,311,1686,365,1732,422,1775,482,1813,545,1847,611,1876,680,1901,750,1920,823,1934,897,1943,973,1946,1049,1943,1124,1934,1196,1920,1267,1901,1335,1876,1401,1847,1464,1813,1524,1775,1582,1732,1635,1686,1686,1635,1732,1581,1775,1524,1813,1464,1847,1401,1876,1335,1901,1267,1920,1196,1934,1123,1943,1049,1946,973,1943,897,1934,823,1920,750,1901,679,1876,611,1847,545,1813,482,1775,422,1732,365,1686,311,1635,260,1582,214,1524,171,1464,133,1401,99,1335,70,1267,45,1196,26,1124,12,1049,3,973,0xe">
                  <v:path o:connectlocs="897,2005;750,2028;611,2072;482,2135;365,2216;261,2313;172,2424;99,2547;46,2681;12,2825;0,2975;12,3125;46,3269;99,3403;172,3526;261,3637;365,3734;482,3815;611,3878;750,3922;897,3945;1049,3945;1196,3922;1335,3878;1464,3815;1582,3734;1686,3637;1775,3526;1847,3403;1901,3269;1934,3125;1946,2975;1934,2825;1901,2681;1847,2547;1775,2424;1686,2313;1582,2216;1464,2135;1335,2072;1196,2028;1049,2005" o:connectangles="0,0,0,0,0,0,0,0,0,0,0,0,0,0,0,0,0,0,0,0,0,0,0,0,0,0,0,0,0,0,0,0,0,0,0,0,0,0,0,0,0,0"/>
                  <v:fill on="t" focussize="0,0"/>
                  <v:stroke on="f"/>
                  <v:imagedata o:title=""/>
                  <o:lock v:ext="edit" aspectratio="f"/>
                </v:shape>
              </v:group>
            </w:pict>
          </mc:Fallback>
        </mc:AlternateContent>
      </w:r>
      <w:r>
        <w:rPr>
          <w:w w:val="115"/>
        </w:rPr>
        <w:t>Current</w:t>
      </w:r>
      <w:r>
        <w:rPr>
          <w:spacing w:val="-7"/>
          <w:w w:val="115"/>
        </w:rPr>
        <w:t xml:space="preserve"> </w:t>
      </w:r>
      <w:r>
        <w:rPr>
          <w:w w:val="115"/>
        </w:rPr>
        <w:t>use</w:t>
      </w:r>
      <w:r>
        <w:rPr>
          <w:spacing w:val="-6"/>
          <w:w w:val="115"/>
        </w:rPr>
        <w:t xml:space="preserve"> </w:t>
      </w:r>
      <w:r>
        <w:rPr>
          <w:w w:val="115"/>
        </w:rPr>
        <w:t>of</w:t>
      </w:r>
      <w:r>
        <w:rPr>
          <w:spacing w:val="-6"/>
          <w:w w:val="115"/>
        </w:rPr>
        <w:t xml:space="preserve"> </w:t>
      </w:r>
      <w:r>
        <w:rPr>
          <w:w w:val="115"/>
        </w:rPr>
        <w:t>AI</w:t>
      </w:r>
      <w:r>
        <w:rPr>
          <w:spacing w:val="-6"/>
          <w:w w:val="115"/>
        </w:rPr>
        <w:t xml:space="preserve"> </w:t>
      </w:r>
      <w:r>
        <w:rPr>
          <w:w w:val="115"/>
        </w:rPr>
        <w:t>products</w:t>
      </w:r>
      <w:r>
        <w:rPr>
          <w:spacing w:val="-7"/>
          <w:w w:val="115"/>
        </w:rPr>
        <w:t xml:space="preserve"> </w:t>
      </w:r>
      <w:r>
        <w:rPr>
          <w:w w:val="115"/>
        </w:rPr>
        <w:t>in</w:t>
      </w:r>
      <w:r>
        <w:rPr>
          <w:spacing w:val="-6"/>
          <w:w w:val="115"/>
        </w:rPr>
        <w:t xml:space="preserve"> </w:t>
      </w:r>
      <w:r>
        <w:rPr>
          <w:spacing w:val="-2"/>
          <w:w w:val="115"/>
        </w:rPr>
        <w:t>general</w:t>
      </w:r>
    </w:p>
    <w:p>
      <w:pPr>
        <w:pStyle w:val="6"/>
        <w:rPr>
          <w:b/>
          <w:sz w:val="36"/>
        </w:rPr>
      </w:pPr>
    </w:p>
    <w:p>
      <w:pPr>
        <w:pStyle w:val="6"/>
        <w:rPr>
          <w:b/>
          <w:sz w:val="36"/>
        </w:rPr>
      </w:pPr>
    </w:p>
    <w:p>
      <w:pPr>
        <w:pStyle w:val="6"/>
        <w:rPr>
          <w:b/>
          <w:sz w:val="36"/>
        </w:rPr>
      </w:pPr>
    </w:p>
    <w:p>
      <w:pPr>
        <w:pStyle w:val="6"/>
        <w:spacing w:before="8"/>
        <w:rPr>
          <w:b/>
          <w:sz w:val="51"/>
        </w:rPr>
      </w:pPr>
    </w:p>
    <w:p>
      <w:pPr>
        <w:ind w:left="4172"/>
        <w:rPr>
          <w:sz w:val="14"/>
        </w:rPr>
      </w:pPr>
      <w:r>
        <w:drawing>
          <wp:inline distT="0" distB="0" distL="0" distR="0">
            <wp:extent cx="82550" cy="82550"/>
            <wp:effectExtent l="0" t="0" r="6350" b="6350"/>
            <wp:docPr id="13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3.png"/>
                    <pic:cNvPicPr>
                      <a:picLocks noChangeAspect="1"/>
                    </pic:cNvPicPr>
                  </pic:nvPicPr>
                  <pic:blipFill>
                    <a:blip r:embed="rId68" cstate="print"/>
                    <a:stretch>
                      <a:fillRect/>
                    </a:stretch>
                  </pic:blipFill>
                  <pic:spPr>
                    <a:xfrm>
                      <a:off x="0" y="0"/>
                      <a:ext cx="82753" cy="82753"/>
                    </a:xfrm>
                    <a:prstGeom prst="rect">
                      <a:avLst/>
                    </a:prstGeom>
                  </pic:spPr>
                </pic:pic>
              </a:graphicData>
            </a:graphic>
          </wp:inline>
        </w:drawing>
      </w:r>
      <w:r>
        <w:rPr>
          <w:rFonts w:ascii="Times New Roman"/>
          <w:spacing w:val="40"/>
          <w:w w:val="115"/>
          <w:position w:val="2"/>
          <w:sz w:val="20"/>
        </w:rPr>
        <w:t xml:space="preserve"> </w:t>
      </w:r>
      <w:r>
        <w:rPr>
          <w:rFonts w:ascii="Palatino Linotype"/>
          <w:b/>
          <w:color w:val="141221"/>
          <w:w w:val="115"/>
          <w:position w:val="2"/>
          <w:sz w:val="14"/>
        </w:rPr>
        <w:t>69%</w:t>
      </w:r>
      <w:r>
        <w:rPr>
          <w:rFonts w:ascii="Palatino Linotype"/>
          <w:b/>
          <w:color w:val="141221"/>
          <w:spacing w:val="80"/>
          <w:w w:val="150"/>
          <w:position w:val="2"/>
          <w:sz w:val="14"/>
        </w:rPr>
        <w:t xml:space="preserve"> </w:t>
      </w:r>
      <w:r>
        <w:rPr>
          <w:color w:val="141221"/>
          <w:w w:val="115"/>
          <w:position w:val="2"/>
          <w:sz w:val="14"/>
        </w:rPr>
        <w:t>Currently using</w:t>
      </w:r>
    </w:p>
    <w:p>
      <w:pPr>
        <w:spacing w:before="117"/>
        <w:ind w:left="4172"/>
        <w:rPr>
          <w:sz w:val="14"/>
        </w:rPr>
      </w:pPr>
      <w:r>
        <w:drawing>
          <wp:inline distT="0" distB="0" distL="0" distR="0">
            <wp:extent cx="82550" cy="82550"/>
            <wp:effectExtent l="0" t="0" r="6350" b="6350"/>
            <wp:docPr id="13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2.png"/>
                    <pic:cNvPicPr>
                      <a:picLocks noChangeAspect="1"/>
                    </pic:cNvPicPr>
                  </pic:nvPicPr>
                  <pic:blipFill>
                    <a:blip r:embed="rId67" cstate="print"/>
                    <a:stretch>
                      <a:fillRect/>
                    </a:stretch>
                  </pic:blipFill>
                  <pic:spPr>
                    <a:xfrm>
                      <a:off x="0" y="0"/>
                      <a:ext cx="82753" cy="82753"/>
                    </a:xfrm>
                    <a:prstGeom prst="rect">
                      <a:avLst/>
                    </a:prstGeom>
                  </pic:spPr>
                </pic:pic>
              </a:graphicData>
            </a:graphic>
          </wp:inline>
        </w:drawing>
      </w:r>
      <w:r>
        <w:rPr>
          <w:rFonts w:ascii="Times New Roman"/>
          <w:spacing w:val="37"/>
          <w:w w:val="115"/>
          <w:position w:val="2"/>
          <w:sz w:val="20"/>
        </w:rPr>
        <w:t xml:space="preserve"> </w:t>
      </w:r>
      <w:r>
        <w:rPr>
          <w:rFonts w:ascii="Palatino Linotype"/>
          <w:b/>
          <w:color w:val="141221"/>
          <w:w w:val="115"/>
          <w:position w:val="2"/>
          <w:sz w:val="14"/>
        </w:rPr>
        <w:t>29%</w:t>
      </w:r>
      <w:r>
        <w:rPr>
          <w:rFonts w:ascii="Palatino Linotype"/>
          <w:b/>
          <w:color w:val="141221"/>
          <w:spacing w:val="80"/>
          <w:w w:val="150"/>
          <w:position w:val="2"/>
          <w:sz w:val="14"/>
        </w:rPr>
        <w:t xml:space="preserve"> </w:t>
      </w:r>
      <w:r>
        <w:rPr>
          <w:color w:val="141221"/>
          <w:w w:val="115"/>
          <w:position w:val="2"/>
          <w:sz w:val="14"/>
        </w:rPr>
        <w:t>Planning to use</w:t>
      </w:r>
    </w:p>
    <w:p>
      <w:pPr>
        <w:tabs>
          <w:tab w:val="left" w:pos="4840"/>
        </w:tabs>
        <w:spacing w:before="116"/>
        <w:ind w:left="4172"/>
        <w:rPr>
          <w:sz w:val="14"/>
        </w:rPr>
      </w:pPr>
      <w:r>
        <w:drawing>
          <wp:inline distT="0" distB="0" distL="0" distR="0">
            <wp:extent cx="82550" cy="82550"/>
            <wp:effectExtent l="0" t="0" r="6350" b="6350"/>
            <wp:docPr id="13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inline>
        </w:drawing>
      </w:r>
      <w:r>
        <w:rPr>
          <w:rFonts w:ascii="Times New Roman"/>
          <w:w w:val="115"/>
          <w:position w:val="2"/>
          <w:sz w:val="20"/>
        </w:rPr>
        <w:t xml:space="preserve"> </w:t>
      </w:r>
      <w:r>
        <w:rPr>
          <w:rFonts w:ascii="Palatino Linotype"/>
          <w:b/>
          <w:color w:val="141221"/>
          <w:w w:val="115"/>
          <w:position w:val="2"/>
          <w:sz w:val="14"/>
        </w:rPr>
        <w:t>2%</w:t>
      </w:r>
      <w:r>
        <w:rPr>
          <w:rFonts w:ascii="Palatino Linotype"/>
          <w:b/>
          <w:color w:val="141221"/>
          <w:position w:val="2"/>
          <w:sz w:val="14"/>
        </w:rPr>
        <w:tab/>
      </w:r>
      <w:r>
        <w:rPr>
          <w:color w:val="141221"/>
          <w:w w:val="115"/>
          <w:position w:val="2"/>
          <w:sz w:val="14"/>
        </w:rPr>
        <w:t>Not</w:t>
      </w:r>
      <w:r>
        <w:rPr>
          <w:color w:val="141221"/>
          <w:spacing w:val="-3"/>
          <w:w w:val="115"/>
          <w:position w:val="2"/>
          <w:sz w:val="14"/>
        </w:rPr>
        <w:t xml:space="preserve"> </w:t>
      </w:r>
      <w:r>
        <w:rPr>
          <w:color w:val="141221"/>
          <w:w w:val="115"/>
          <w:position w:val="2"/>
          <w:sz w:val="14"/>
        </w:rPr>
        <w:t>using</w:t>
      </w:r>
      <w:r>
        <w:rPr>
          <w:color w:val="141221"/>
          <w:spacing w:val="-2"/>
          <w:w w:val="115"/>
          <w:position w:val="2"/>
          <w:sz w:val="14"/>
        </w:rPr>
        <w:t xml:space="preserve"> </w:t>
      </w:r>
      <w:r>
        <w:rPr>
          <w:color w:val="141221"/>
          <w:w w:val="115"/>
          <w:position w:val="2"/>
          <w:sz w:val="14"/>
        </w:rPr>
        <w:t>and</w:t>
      </w:r>
      <w:r>
        <w:rPr>
          <w:color w:val="141221"/>
          <w:spacing w:val="-2"/>
          <w:w w:val="115"/>
          <w:position w:val="2"/>
          <w:sz w:val="14"/>
        </w:rPr>
        <w:t xml:space="preserve"> </w:t>
      </w:r>
      <w:r>
        <w:rPr>
          <w:color w:val="141221"/>
          <w:w w:val="115"/>
          <w:position w:val="2"/>
          <w:sz w:val="14"/>
        </w:rPr>
        <w:t>no</w:t>
      </w:r>
      <w:r>
        <w:rPr>
          <w:color w:val="141221"/>
          <w:spacing w:val="-2"/>
          <w:w w:val="115"/>
          <w:position w:val="2"/>
          <w:sz w:val="14"/>
        </w:rPr>
        <w:t xml:space="preserve"> plans</w:t>
      </w:r>
    </w:p>
    <w:p>
      <w:pPr>
        <w:spacing w:before="98"/>
        <w:ind w:left="1883" w:right="2386"/>
        <w:jc w:val="center"/>
        <w:rPr>
          <w:sz w:val="14"/>
        </w:rPr>
      </w:pPr>
      <w:r>
        <w:br w:type="column"/>
      </w:r>
      <w:r>
        <w:drawing>
          <wp:inline distT="0" distB="0" distL="0" distR="0">
            <wp:extent cx="82550" cy="82550"/>
            <wp:effectExtent l="0" t="0" r="6350" b="6350"/>
            <wp:docPr id="14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35.png"/>
                    <pic:cNvPicPr>
                      <a:picLocks noChangeAspect="1"/>
                    </pic:cNvPicPr>
                  </pic:nvPicPr>
                  <pic:blipFill>
                    <a:blip r:embed="rId69" cstate="print"/>
                    <a:stretch>
                      <a:fillRect/>
                    </a:stretch>
                  </pic:blipFill>
                  <pic:spPr>
                    <a:xfrm>
                      <a:off x="0" y="0"/>
                      <a:ext cx="82753" cy="82753"/>
                    </a:xfrm>
                    <a:prstGeom prst="rect">
                      <a:avLst/>
                    </a:prstGeom>
                  </pic:spPr>
                </pic:pic>
              </a:graphicData>
            </a:graphic>
          </wp:inline>
        </w:drawing>
      </w:r>
      <w:r>
        <w:rPr>
          <w:rFonts w:ascii="Times New Roman"/>
          <w:spacing w:val="35"/>
          <w:w w:val="120"/>
          <w:position w:val="2"/>
          <w:sz w:val="20"/>
        </w:rPr>
        <w:t xml:space="preserve"> </w:t>
      </w:r>
      <w:r>
        <w:rPr>
          <w:rFonts w:ascii="Century Gothic"/>
          <w:b/>
          <w:color w:val="141221"/>
          <w:w w:val="120"/>
          <w:position w:val="2"/>
          <w:sz w:val="14"/>
        </w:rPr>
        <w:t>88%</w:t>
      </w:r>
      <w:r>
        <w:rPr>
          <w:rFonts w:ascii="Century Gothic"/>
          <w:b/>
          <w:color w:val="141221"/>
          <w:spacing w:val="80"/>
          <w:w w:val="120"/>
          <w:position w:val="2"/>
          <w:sz w:val="14"/>
        </w:rPr>
        <w:t xml:space="preserve"> </w:t>
      </w:r>
      <w:r>
        <w:rPr>
          <w:color w:val="141221"/>
          <w:w w:val="120"/>
          <w:position w:val="2"/>
          <w:sz w:val="14"/>
        </w:rPr>
        <w:t>Yes</w:t>
      </w:r>
    </w:p>
    <w:p>
      <w:pPr>
        <w:spacing w:before="127"/>
        <w:ind w:left="1902" w:right="2436"/>
        <w:jc w:val="center"/>
        <w:rPr>
          <w:sz w:val="14"/>
        </w:rPr>
      </w:pPr>
      <w:r>
        <w:drawing>
          <wp:inline distT="0" distB="0" distL="0" distR="0">
            <wp:extent cx="82550" cy="82550"/>
            <wp:effectExtent l="0" t="0" r="6350" b="6350"/>
            <wp:docPr id="14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36.png"/>
                    <pic:cNvPicPr>
                      <a:picLocks noChangeAspect="1"/>
                    </pic:cNvPicPr>
                  </pic:nvPicPr>
                  <pic:blipFill>
                    <a:blip r:embed="rId70" cstate="print"/>
                    <a:stretch>
                      <a:fillRect/>
                    </a:stretch>
                  </pic:blipFill>
                  <pic:spPr>
                    <a:xfrm>
                      <a:off x="0" y="0"/>
                      <a:ext cx="82753" cy="82753"/>
                    </a:xfrm>
                    <a:prstGeom prst="rect">
                      <a:avLst/>
                    </a:prstGeom>
                  </pic:spPr>
                </pic:pic>
              </a:graphicData>
            </a:graphic>
          </wp:inline>
        </w:drawing>
      </w:r>
      <w:r>
        <w:rPr>
          <w:rFonts w:ascii="Times New Roman"/>
          <w:spacing w:val="39"/>
          <w:w w:val="110"/>
          <w:position w:val="2"/>
          <w:sz w:val="20"/>
        </w:rPr>
        <w:t xml:space="preserve"> </w:t>
      </w:r>
      <w:r>
        <w:rPr>
          <w:rFonts w:ascii="Century Gothic"/>
          <w:b/>
          <w:color w:val="141221"/>
          <w:w w:val="110"/>
          <w:position w:val="2"/>
          <w:sz w:val="14"/>
        </w:rPr>
        <w:t>12%</w:t>
      </w:r>
      <w:r>
        <w:rPr>
          <w:rFonts w:ascii="Century Gothic"/>
          <w:b/>
          <w:color w:val="141221"/>
          <w:spacing w:val="80"/>
          <w:w w:val="150"/>
          <w:position w:val="2"/>
          <w:sz w:val="14"/>
        </w:rPr>
        <w:t xml:space="preserve"> </w:t>
      </w:r>
      <w:r>
        <w:rPr>
          <w:color w:val="141221"/>
          <w:w w:val="110"/>
          <w:position w:val="2"/>
          <w:sz w:val="14"/>
        </w:rPr>
        <w:t>No</w:t>
      </w:r>
    </w:p>
    <w:p>
      <w:pPr>
        <w:pStyle w:val="6"/>
        <w:rPr>
          <w:sz w:val="18"/>
        </w:rPr>
      </w:pPr>
    </w:p>
    <w:p>
      <w:pPr>
        <w:pStyle w:val="6"/>
        <w:rPr>
          <w:sz w:val="18"/>
        </w:rPr>
      </w:pPr>
    </w:p>
    <w:p>
      <w:pPr>
        <w:pStyle w:val="6"/>
        <w:rPr>
          <w:sz w:val="18"/>
        </w:rPr>
      </w:pPr>
    </w:p>
    <w:p>
      <w:pPr>
        <w:pStyle w:val="6"/>
        <w:rPr>
          <w:sz w:val="18"/>
        </w:rPr>
      </w:pPr>
    </w:p>
    <w:p>
      <w:pPr>
        <w:pStyle w:val="6"/>
        <w:spacing w:before="5"/>
        <w:rPr>
          <w:sz w:val="22"/>
        </w:rPr>
      </w:pPr>
    </w:p>
    <w:p>
      <w:pPr>
        <w:pStyle w:val="6"/>
        <w:spacing w:before="1" w:line="276" w:lineRule="auto"/>
        <w:ind w:left="920" w:right="1694"/>
      </w:pPr>
      <w:r>
        <mc:AlternateContent>
          <mc:Choice Requires="wps">
            <w:drawing>
              <wp:anchor distT="0" distB="0" distL="114300" distR="114300" simplePos="0" relativeHeight="251679744" behindDoc="0" locked="0" layoutInCell="1" allowOverlap="1">
                <wp:simplePos x="0" y="0"/>
                <wp:positionH relativeFrom="page">
                  <wp:posOffset>921385</wp:posOffset>
                </wp:positionH>
                <wp:positionV relativeFrom="paragraph">
                  <wp:posOffset>29845</wp:posOffset>
                </wp:positionV>
                <wp:extent cx="3887470" cy="236855"/>
                <wp:effectExtent l="0" t="0" r="11430" b="4445"/>
                <wp:wrapNone/>
                <wp:docPr id="850495406" name="docshape362"/>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4"/>
                              <w:ind w:left="513"/>
                              <w:rPr>
                                <w:rFonts w:ascii="Verdana"/>
                                <w:i/>
                                <w:color w:val="000000"/>
                                <w:sz w:val="17"/>
                              </w:rPr>
                            </w:pPr>
                            <w:r>
                              <w:rPr>
                                <w:rFonts w:ascii="Verdana"/>
                                <w:i/>
                                <w:color w:val="454C5B"/>
                                <w:w w:val="90"/>
                                <w:sz w:val="17"/>
                              </w:rPr>
                              <w:t>Does</w:t>
                            </w:r>
                            <w:r>
                              <w:rPr>
                                <w:rFonts w:ascii="Verdana"/>
                                <w:i/>
                                <w:color w:val="454C5B"/>
                                <w:spacing w:val="-3"/>
                                <w:w w:val="90"/>
                                <w:sz w:val="17"/>
                              </w:rPr>
                              <w:t xml:space="preserve"> </w:t>
                            </w:r>
                            <w:r>
                              <w:rPr>
                                <w:rFonts w:ascii="Verdana"/>
                                <w:i/>
                                <w:color w:val="454C5B"/>
                                <w:w w:val="90"/>
                                <w:sz w:val="17"/>
                              </w:rPr>
                              <w:t>your</w:t>
                            </w:r>
                            <w:r>
                              <w:rPr>
                                <w:rFonts w:ascii="Verdana"/>
                                <w:i/>
                                <w:color w:val="454C5B"/>
                                <w:spacing w:val="-2"/>
                                <w:w w:val="90"/>
                                <w:sz w:val="17"/>
                              </w:rPr>
                              <w:t xml:space="preserve"> </w:t>
                            </w:r>
                            <w:r>
                              <w:rPr>
                                <w:rFonts w:ascii="Verdana"/>
                                <w:i/>
                                <w:color w:val="454C5B"/>
                                <w:w w:val="90"/>
                                <w:sz w:val="17"/>
                              </w:rPr>
                              <w:t>organization</w:t>
                            </w:r>
                            <w:r>
                              <w:rPr>
                                <w:rFonts w:ascii="Verdana"/>
                                <w:i/>
                                <w:color w:val="454C5B"/>
                                <w:spacing w:val="-2"/>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or</w:t>
                            </w:r>
                            <w:r>
                              <w:rPr>
                                <w:rFonts w:ascii="Verdana"/>
                                <w:i/>
                                <w:color w:val="454C5B"/>
                                <w:spacing w:val="-2"/>
                                <w:w w:val="90"/>
                                <w:sz w:val="17"/>
                              </w:rPr>
                              <w:t xml:space="preserve"> </w:t>
                            </w:r>
                            <w:r>
                              <w:rPr>
                                <w:rFonts w:ascii="Verdana"/>
                                <w:i/>
                                <w:color w:val="454C5B"/>
                                <w:w w:val="90"/>
                                <w:sz w:val="17"/>
                              </w:rPr>
                              <w:t>plan</w:t>
                            </w:r>
                            <w:r>
                              <w:rPr>
                                <w:rFonts w:ascii="Verdana"/>
                                <w:i/>
                                <w:color w:val="454C5B"/>
                                <w:spacing w:val="-2"/>
                                <w:w w:val="90"/>
                                <w:sz w:val="17"/>
                              </w:rPr>
                              <w:t xml:space="preserve"> </w:t>
                            </w:r>
                            <w:r>
                              <w:rPr>
                                <w:rFonts w:ascii="Verdana"/>
                                <w:i/>
                                <w:color w:val="454C5B"/>
                                <w:w w:val="90"/>
                                <w:sz w:val="17"/>
                              </w:rPr>
                              <w:t>to</w:t>
                            </w:r>
                            <w:r>
                              <w:rPr>
                                <w:rFonts w:ascii="Verdana"/>
                                <w:i/>
                                <w:color w:val="454C5B"/>
                                <w:spacing w:val="-2"/>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AI</w:t>
                            </w:r>
                            <w:r>
                              <w:rPr>
                                <w:rFonts w:ascii="Verdana"/>
                                <w:i/>
                                <w:color w:val="454C5B"/>
                                <w:spacing w:val="-2"/>
                                <w:w w:val="90"/>
                                <w:sz w:val="17"/>
                              </w:rPr>
                              <w:t xml:space="preserve"> </w:t>
                            </w:r>
                            <w:r>
                              <w:rPr>
                                <w:rFonts w:ascii="Verdana"/>
                                <w:i/>
                                <w:color w:val="454C5B"/>
                                <w:w w:val="90"/>
                                <w:sz w:val="17"/>
                              </w:rPr>
                              <w:t>products</w:t>
                            </w:r>
                            <w:r>
                              <w:rPr>
                                <w:rFonts w:ascii="Verdana"/>
                                <w:i/>
                                <w:color w:val="454C5B"/>
                                <w:spacing w:val="-2"/>
                                <w:w w:val="90"/>
                                <w:sz w:val="17"/>
                              </w:rPr>
                              <w:t xml:space="preserve"> </w:t>
                            </w:r>
                            <w:r>
                              <w:rPr>
                                <w:rFonts w:ascii="Verdana"/>
                                <w:i/>
                                <w:color w:val="454C5B"/>
                                <w:w w:val="90"/>
                                <w:sz w:val="17"/>
                              </w:rPr>
                              <w:t>in</w:t>
                            </w:r>
                            <w:r>
                              <w:rPr>
                                <w:rFonts w:ascii="Verdana"/>
                                <w:i/>
                                <w:color w:val="454C5B"/>
                                <w:spacing w:val="-3"/>
                                <w:w w:val="90"/>
                                <w:sz w:val="17"/>
                              </w:rPr>
                              <w:t xml:space="preserve"> </w:t>
                            </w:r>
                            <w:r>
                              <w:rPr>
                                <w:rFonts w:ascii="Verdana"/>
                                <w:i/>
                                <w:color w:val="454C5B"/>
                                <w:spacing w:val="-2"/>
                                <w:w w:val="90"/>
                                <w:sz w:val="17"/>
                              </w:rPr>
                              <w:t>general?</w:t>
                            </w:r>
                          </w:p>
                        </w:txbxContent>
                      </wps:txbx>
                      <wps:bodyPr rot="0" vert="horz" wrap="square" lIns="0" tIns="0" rIns="0" bIns="0" anchor="t" anchorCtr="0" upright="1">
                        <a:noAutofit/>
                      </wps:bodyPr>
                    </wps:wsp>
                  </a:graphicData>
                </a:graphic>
              </wp:anchor>
            </w:drawing>
          </mc:Choice>
          <mc:Fallback>
            <w:pict>
              <v:shape id="docshape362" o:spid="_x0000_s1026" o:spt="202" type="#_x0000_t202" style="position:absolute;left:0pt;margin-left:72.55pt;margin-top:2.35pt;height:18.65pt;width:306.1pt;mso-position-horizontal-relative:page;z-index:251679744;mso-width-relative:page;mso-height-relative:page;" fillcolor="#EEF3F8" filled="t" stroked="f" coordsize="21600,21600" o:gfxdata="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QFCHrWAAAACAEAAA8AAAAAAAAAAQAgAAAAIgAAAGRycy9kb3du&#10;cmV2LnhtbFBLAQIUABQAAAAIAIdO4kCiOrzJAQIAAAYEAAAOAAAAAAAAAAEAIAAAACUBAABkcnMv&#10;ZTJvRG9jLnhtbFBLBQYAAAAABgAGAFkBAACYBQAAAAA=&#10;">
                <v:fill on="t" focussize="0,0"/>
                <v:stroke on="f"/>
                <v:imagedata o:title=""/>
                <o:lock v:ext="edit" aspectratio="f"/>
                <v:textbox inset="0mm,0mm,0mm,0mm">
                  <w:txbxContent>
                    <w:p>
                      <w:pPr>
                        <w:spacing w:before="54"/>
                        <w:ind w:left="513"/>
                        <w:rPr>
                          <w:rFonts w:ascii="Verdana"/>
                          <w:i/>
                          <w:color w:val="000000"/>
                          <w:sz w:val="17"/>
                        </w:rPr>
                      </w:pPr>
                      <w:r>
                        <w:rPr>
                          <w:rFonts w:ascii="Verdana"/>
                          <w:i/>
                          <w:color w:val="454C5B"/>
                          <w:w w:val="90"/>
                          <w:sz w:val="17"/>
                        </w:rPr>
                        <w:t>Does</w:t>
                      </w:r>
                      <w:r>
                        <w:rPr>
                          <w:rFonts w:ascii="Verdana"/>
                          <w:i/>
                          <w:color w:val="454C5B"/>
                          <w:spacing w:val="-3"/>
                          <w:w w:val="90"/>
                          <w:sz w:val="17"/>
                        </w:rPr>
                        <w:t xml:space="preserve"> </w:t>
                      </w:r>
                      <w:r>
                        <w:rPr>
                          <w:rFonts w:ascii="Verdana"/>
                          <w:i/>
                          <w:color w:val="454C5B"/>
                          <w:w w:val="90"/>
                          <w:sz w:val="17"/>
                        </w:rPr>
                        <w:t>your</w:t>
                      </w:r>
                      <w:r>
                        <w:rPr>
                          <w:rFonts w:ascii="Verdana"/>
                          <w:i/>
                          <w:color w:val="454C5B"/>
                          <w:spacing w:val="-2"/>
                          <w:w w:val="90"/>
                          <w:sz w:val="17"/>
                        </w:rPr>
                        <w:t xml:space="preserve"> </w:t>
                      </w:r>
                      <w:r>
                        <w:rPr>
                          <w:rFonts w:ascii="Verdana"/>
                          <w:i/>
                          <w:color w:val="454C5B"/>
                          <w:w w:val="90"/>
                          <w:sz w:val="17"/>
                        </w:rPr>
                        <w:t>organization</w:t>
                      </w:r>
                      <w:r>
                        <w:rPr>
                          <w:rFonts w:ascii="Verdana"/>
                          <w:i/>
                          <w:color w:val="454C5B"/>
                          <w:spacing w:val="-2"/>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or</w:t>
                      </w:r>
                      <w:r>
                        <w:rPr>
                          <w:rFonts w:ascii="Verdana"/>
                          <w:i/>
                          <w:color w:val="454C5B"/>
                          <w:spacing w:val="-2"/>
                          <w:w w:val="90"/>
                          <w:sz w:val="17"/>
                        </w:rPr>
                        <w:t xml:space="preserve"> </w:t>
                      </w:r>
                      <w:r>
                        <w:rPr>
                          <w:rFonts w:ascii="Verdana"/>
                          <w:i/>
                          <w:color w:val="454C5B"/>
                          <w:w w:val="90"/>
                          <w:sz w:val="17"/>
                        </w:rPr>
                        <w:t>plan</w:t>
                      </w:r>
                      <w:r>
                        <w:rPr>
                          <w:rFonts w:ascii="Verdana"/>
                          <w:i/>
                          <w:color w:val="454C5B"/>
                          <w:spacing w:val="-2"/>
                          <w:w w:val="90"/>
                          <w:sz w:val="17"/>
                        </w:rPr>
                        <w:t xml:space="preserve"> </w:t>
                      </w:r>
                      <w:r>
                        <w:rPr>
                          <w:rFonts w:ascii="Verdana"/>
                          <w:i/>
                          <w:color w:val="454C5B"/>
                          <w:w w:val="90"/>
                          <w:sz w:val="17"/>
                        </w:rPr>
                        <w:t>to</w:t>
                      </w:r>
                      <w:r>
                        <w:rPr>
                          <w:rFonts w:ascii="Verdana"/>
                          <w:i/>
                          <w:color w:val="454C5B"/>
                          <w:spacing w:val="-2"/>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AI</w:t>
                      </w:r>
                      <w:r>
                        <w:rPr>
                          <w:rFonts w:ascii="Verdana"/>
                          <w:i/>
                          <w:color w:val="454C5B"/>
                          <w:spacing w:val="-2"/>
                          <w:w w:val="90"/>
                          <w:sz w:val="17"/>
                        </w:rPr>
                        <w:t xml:space="preserve"> </w:t>
                      </w:r>
                      <w:r>
                        <w:rPr>
                          <w:rFonts w:ascii="Verdana"/>
                          <w:i/>
                          <w:color w:val="454C5B"/>
                          <w:w w:val="90"/>
                          <w:sz w:val="17"/>
                        </w:rPr>
                        <w:t>products</w:t>
                      </w:r>
                      <w:r>
                        <w:rPr>
                          <w:rFonts w:ascii="Verdana"/>
                          <w:i/>
                          <w:color w:val="454C5B"/>
                          <w:spacing w:val="-2"/>
                          <w:w w:val="90"/>
                          <w:sz w:val="17"/>
                        </w:rPr>
                        <w:t xml:space="preserve"> </w:t>
                      </w:r>
                      <w:r>
                        <w:rPr>
                          <w:rFonts w:ascii="Verdana"/>
                          <w:i/>
                          <w:color w:val="454C5B"/>
                          <w:w w:val="90"/>
                          <w:sz w:val="17"/>
                        </w:rPr>
                        <w:t>in</w:t>
                      </w:r>
                      <w:r>
                        <w:rPr>
                          <w:rFonts w:ascii="Verdana"/>
                          <w:i/>
                          <w:color w:val="454C5B"/>
                          <w:spacing w:val="-3"/>
                          <w:w w:val="90"/>
                          <w:sz w:val="17"/>
                        </w:rPr>
                        <w:t xml:space="preserve"> </w:t>
                      </w:r>
                      <w:r>
                        <w:rPr>
                          <w:rFonts w:ascii="Verdana"/>
                          <w:i/>
                          <w:color w:val="454C5B"/>
                          <w:spacing w:val="-2"/>
                          <w:w w:val="90"/>
                          <w:sz w:val="17"/>
                        </w:rPr>
                        <w:t>general?</w:t>
                      </w:r>
                    </w:p>
                  </w:txbxContent>
                </v:textbox>
              </v:shape>
            </w:pict>
          </mc:Fallback>
        </mc:AlternateContent>
      </w:r>
      <w:r>
        <w:rPr>
          <w:w w:val="115"/>
        </w:rPr>
        <w:t>The use or planned use of</w:t>
      </w:r>
      <w:r>
        <w:rPr>
          <w:spacing w:val="40"/>
          <w:w w:val="115"/>
        </w:rPr>
        <w:t xml:space="preserve"> </w:t>
      </w:r>
      <w:r>
        <w:rPr>
          <w:w w:val="115"/>
        </w:rPr>
        <w:t>AI</w:t>
      </w:r>
      <w:r>
        <w:rPr>
          <w:spacing w:val="-11"/>
          <w:w w:val="115"/>
        </w:rPr>
        <w:t xml:space="preserve"> </w:t>
      </w:r>
      <w:r>
        <w:rPr>
          <w:w w:val="115"/>
        </w:rPr>
        <w:t>products</w:t>
      </w:r>
      <w:r>
        <w:rPr>
          <w:spacing w:val="-11"/>
          <w:w w:val="115"/>
        </w:rPr>
        <w:t xml:space="preserve"> </w:t>
      </w:r>
      <w:r>
        <w:rPr>
          <w:w w:val="115"/>
        </w:rPr>
        <w:t>in</w:t>
      </w:r>
      <w:r>
        <w:rPr>
          <w:spacing w:val="-11"/>
          <w:w w:val="115"/>
        </w:rPr>
        <w:t xml:space="preserve"> </w:t>
      </w:r>
      <w:r>
        <w:rPr>
          <w:w w:val="115"/>
        </w:rPr>
        <w:t>organizations suggests</w:t>
      </w:r>
      <w:r>
        <w:rPr>
          <w:spacing w:val="9"/>
          <w:w w:val="115"/>
        </w:rPr>
        <w:t xml:space="preserve"> </w:t>
      </w:r>
      <w:r>
        <w:rPr>
          <w:w w:val="115"/>
        </w:rPr>
        <w:t>a</w:t>
      </w:r>
      <w:r>
        <w:rPr>
          <w:spacing w:val="9"/>
          <w:w w:val="115"/>
        </w:rPr>
        <w:t xml:space="preserve"> </w:t>
      </w:r>
      <w:r>
        <w:rPr>
          <w:w w:val="115"/>
        </w:rPr>
        <w:t>few</w:t>
      </w:r>
      <w:r>
        <w:rPr>
          <w:spacing w:val="9"/>
          <w:w w:val="115"/>
        </w:rPr>
        <w:t xml:space="preserve"> </w:t>
      </w:r>
      <w:r>
        <w:rPr>
          <w:spacing w:val="-2"/>
          <w:w w:val="115"/>
        </w:rPr>
        <w:t>possibilities:</w:t>
      </w:r>
    </w:p>
    <w:p>
      <w:pPr>
        <w:pStyle w:val="6"/>
        <w:spacing w:line="276" w:lineRule="auto"/>
        <w:ind w:left="920" w:right="1998"/>
      </w:pPr>
      <w:r>
        <w:rPr>
          <w:w w:val="115"/>
        </w:rPr>
        <w:t>AI may be integrated into</w:t>
      </w:r>
      <w:r>
        <w:rPr>
          <w:spacing w:val="-13"/>
          <w:w w:val="115"/>
        </w:rPr>
        <w:t xml:space="preserve"> </w:t>
      </w:r>
      <w:r>
        <w:rPr>
          <w:w w:val="115"/>
        </w:rPr>
        <w:t>many</w:t>
      </w:r>
      <w:r>
        <w:rPr>
          <w:spacing w:val="-13"/>
          <w:w w:val="115"/>
        </w:rPr>
        <w:t xml:space="preserve"> </w:t>
      </w:r>
      <w:r>
        <w:rPr>
          <w:w w:val="115"/>
        </w:rPr>
        <w:t>products</w:t>
      </w:r>
      <w:r>
        <w:rPr>
          <w:spacing w:val="-13"/>
          <w:w w:val="115"/>
        </w:rPr>
        <w:t xml:space="preserve"> </w:t>
      </w:r>
      <w:r>
        <w:rPr>
          <w:w w:val="115"/>
        </w:rPr>
        <w:t>that organizations</w:t>
      </w:r>
      <w:r>
        <w:rPr>
          <w:spacing w:val="-11"/>
          <w:w w:val="115"/>
        </w:rPr>
        <w:t xml:space="preserve"> </w:t>
      </w:r>
      <w:r>
        <w:rPr>
          <w:w w:val="115"/>
        </w:rPr>
        <w:t>are</w:t>
      </w:r>
      <w:r>
        <w:rPr>
          <w:spacing w:val="-10"/>
          <w:w w:val="115"/>
        </w:rPr>
        <w:t xml:space="preserve"> </w:t>
      </w:r>
      <w:r>
        <w:rPr>
          <w:spacing w:val="-2"/>
          <w:w w:val="115"/>
        </w:rPr>
        <w:t>using,</w:t>
      </w:r>
    </w:p>
    <w:p>
      <w:pPr>
        <w:pStyle w:val="6"/>
        <w:spacing w:line="276" w:lineRule="auto"/>
        <w:ind w:left="920" w:right="1789"/>
      </w:pPr>
      <w:r>
        <w:rPr>
          <w:w w:val="115"/>
        </w:rPr>
        <w:t>but</w:t>
      </w:r>
      <w:r>
        <w:rPr>
          <w:spacing w:val="-4"/>
          <w:w w:val="115"/>
        </w:rPr>
        <w:t xml:space="preserve"> </w:t>
      </w:r>
      <w:r>
        <w:rPr>
          <w:w w:val="115"/>
        </w:rPr>
        <w:t>staff</w:t>
      </w:r>
      <w:r>
        <w:rPr>
          <w:spacing w:val="-4"/>
          <w:w w:val="115"/>
        </w:rPr>
        <w:t xml:space="preserve"> </w:t>
      </w:r>
      <w:r>
        <w:rPr>
          <w:w w:val="115"/>
        </w:rPr>
        <w:t>might</w:t>
      </w:r>
      <w:r>
        <w:rPr>
          <w:spacing w:val="-4"/>
          <w:w w:val="115"/>
        </w:rPr>
        <w:t xml:space="preserve"> </w:t>
      </w:r>
      <w:r>
        <w:rPr>
          <w:w w:val="115"/>
        </w:rPr>
        <w:t>not</w:t>
      </w:r>
      <w:r>
        <w:rPr>
          <w:spacing w:val="-4"/>
          <w:w w:val="115"/>
        </w:rPr>
        <w:t xml:space="preserve"> </w:t>
      </w:r>
      <w:r>
        <w:rPr>
          <w:w w:val="115"/>
        </w:rPr>
        <w:t>be</w:t>
      </w:r>
      <w:r>
        <w:rPr>
          <w:spacing w:val="-4"/>
          <w:w w:val="115"/>
        </w:rPr>
        <w:t xml:space="preserve"> </w:t>
      </w:r>
      <w:r>
        <w:rPr>
          <w:w w:val="115"/>
        </w:rPr>
        <w:t>fully aware</w:t>
      </w:r>
      <w:r>
        <w:rPr>
          <w:spacing w:val="-13"/>
          <w:w w:val="115"/>
        </w:rPr>
        <w:t xml:space="preserve"> </w:t>
      </w:r>
      <w:r>
        <w:rPr>
          <w:w w:val="115"/>
        </w:rPr>
        <w:t>of</w:t>
      </w:r>
      <w:r>
        <w:rPr>
          <w:spacing w:val="-13"/>
          <w:w w:val="115"/>
        </w:rPr>
        <w:t xml:space="preserve"> </w:t>
      </w:r>
      <w:r>
        <w:rPr>
          <w:w w:val="115"/>
        </w:rPr>
        <w:t>this</w:t>
      </w:r>
      <w:r>
        <w:rPr>
          <w:spacing w:val="-13"/>
          <w:w w:val="115"/>
        </w:rPr>
        <w:t xml:space="preserve"> </w:t>
      </w:r>
      <w:r>
        <w:rPr>
          <w:w w:val="115"/>
        </w:rPr>
        <w:t>integration</w:t>
      </w:r>
      <w:r>
        <w:rPr>
          <w:spacing w:val="-13"/>
          <w:w w:val="115"/>
        </w:rPr>
        <w:t xml:space="preserve"> </w:t>
      </w:r>
      <w:r>
        <w:rPr>
          <w:w w:val="115"/>
        </w:rPr>
        <w:t>or may not recognize these</w:t>
      </w:r>
      <w:r>
        <w:rPr>
          <w:spacing w:val="40"/>
          <w:w w:val="115"/>
        </w:rPr>
        <w:t xml:space="preserve"> </w:t>
      </w:r>
      <w:r>
        <w:rPr>
          <w:w w:val="115"/>
        </w:rPr>
        <w:t>as AI-driven products.</w:t>
      </w:r>
    </w:p>
    <w:p>
      <w:pPr>
        <w:pStyle w:val="6"/>
        <w:spacing w:line="276" w:lineRule="auto"/>
        <w:ind w:left="920" w:right="1502"/>
      </w:pPr>
      <w:r>
        <w:rPr>
          <w:spacing w:val="-2"/>
          <w:w w:val="115"/>
        </w:rPr>
        <w:t>Alternatively,</w:t>
      </w:r>
      <w:r>
        <w:rPr>
          <w:spacing w:val="-8"/>
          <w:w w:val="115"/>
        </w:rPr>
        <w:t xml:space="preserve"> </w:t>
      </w:r>
      <w:r>
        <w:rPr>
          <w:spacing w:val="-2"/>
          <w:w w:val="115"/>
        </w:rPr>
        <w:t>it</w:t>
      </w:r>
      <w:r>
        <w:rPr>
          <w:spacing w:val="-8"/>
          <w:w w:val="115"/>
        </w:rPr>
        <w:t xml:space="preserve"> </w:t>
      </w:r>
      <w:r>
        <w:rPr>
          <w:spacing w:val="-2"/>
          <w:w w:val="115"/>
        </w:rPr>
        <w:t>could</w:t>
      </w:r>
      <w:r>
        <w:rPr>
          <w:spacing w:val="-8"/>
          <w:w w:val="115"/>
        </w:rPr>
        <w:t xml:space="preserve"> </w:t>
      </w:r>
      <w:r>
        <w:rPr>
          <w:spacing w:val="-2"/>
          <w:w w:val="115"/>
        </w:rPr>
        <w:t xml:space="preserve">indicate </w:t>
      </w:r>
      <w:r>
        <w:rPr>
          <w:w w:val="115"/>
        </w:rPr>
        <w:t>a gap in understanding or communication within the organization, where C-level</w:t>
      </w:r>
    </w:p>
    <w:p>
      <w:pPr>
        <w:spacing w:line="276" w:lineRule="auto"/>
        <w:sectPr>
          <w:type w:val="continuous"/>
          <w:pgSz w:w="12240" w:h="15840"/>
          <w:pgMar w:top="1500" w:right="0" w:bottom="280" w:left="520" w:header="0" w:footer="675" w:gutter="0"/>
          <w:cols w:equalWidth="0" w:num="2">
            <w:col w:w="6373" w:space="120"/>
            <w:col w:w="5227"/>
          </w:cols>
        </w:sectPr>
      </w:pPr>
    </w:p>
    <w:p>
      <w:pPr>
        <w:pStyle w:val="6"/>
        <w:spacing w:line="276" w:lineRule="auto"/>
        <w:ind w:left="920" w:right="1444"/>
        <w:rPr>
          <w:rFonts w:hint="eastAsia" w:ascii="Century Gothic"/>
          <w:b/>
          <w:sz w:val="14"/>
          <w:lang w:eastAsia="zh-CN"/>
        </w:rPr>
      </w:pPr>
      <w:r>
        <w:rPr>
          <w:w w:val="115"/>
        </w:rPr>
        <w:t>executives believe they are utilizing AI more extensively than their staff are aware, or they might overestimate</w:t>
      </w:r>
      <w:r>
        <w:rPr>
          <w:spacing w:val="-5"/>
          <w:w w:val="115"/>
        </w:rPr>
        <w:t xml:space="preserve"> </w:t>
      </w:r>
      <w:r>
        <w:rPr>
          <w:w w:val="115"/>
        </w:rPr>
        <w:t>their</w:t>
      </w:r>
      <w:r>
        <w:rPr>
          <w:spacing w:val="-5"/>
          <w:w w:val="115"/>
        </w:rPr>
        <w:t xml:space="preserve"> </w:t>
      </w:r>
      <w:r>
        <w:rPr>
          <w:w w:val="115"/>
        </w:rPr>
        <w:t>actual</w:t>
      </w:r>
      <w:r>
        <w:rPr>
          <w:spacing w:val="-5"/>
          <w:w w:val="115"/>
        </w:rPr>
        <w:t xml:space="preserve"> </w:t>
      </w:r>
      <w:r>
        <w:rPr>
          <w:w w:val="115"/>
        </w:rPr>
        <w:t>use</w:t>
      </w:r>
      <w:r>
        <w:rPr>
          <w:spacing w:val="-5"/>
          <w:w w:val="115"/>
        </w:rPr>
        <w:t xml:space="preserve"> </w:t>
      </w:r>
      <w:r>
        <w:rPr>
          <w:w w:val="115"/>
        </w:rPr>
        <w:t>of</w:t>
      </w:r>
      <w:r>
        <w:rPr>
          <w:spacing w:val="-5"/>
          <w:w w:val="115"/>
        </w:rPr>
        <w:t xml:space="preserve"> </w:t>
      </w:r>
      <w:r>
        <w:rPr>
          <w:w w:val="115"/>
        </w:rPr>
        <w:t>AI</w:t>
      </w:r>
      <w:r>
        <w:rPr>
          <w:spacing w:val="-5"/>
          <w:w w:val="115"/>
        </w:rPr>
        <w:t xml:space="preserve"> </w:t>
      </w:r>
      <w:r>
        <w:rPr>
          <w:w w:val="115"/>
        </w:rPr>
        <w:t>technologies.</w:t>
      </w:r>
      <w:r>
        <w:rPr>
          <w:spacing w:val="-5"/>
          <w:w w:val="115"/>
        </w:rPr>
        <w:t xml:space="preserve"> </w:t>
      </w:r>
      <w:r>
        <w:rPr>
          <w:w w:val="115"/>
        </w:rPr>
        <w:t>This</w:t>
      </w:r>
      <w:r>
        <w:rPr>
          <w:spacing w:val="-5"/>
          <w:w w:val="115"/>
        </w:rPr>
        <w:t xml:space="preserve"> </w:t>
      </w:r>
      <w:r>
        <w:rPr>
          <w:w w:val="115"/>
        </w:rPr>
        <w:t>discrepancy</w:t>
      </w:r>
      <w:r>
        <w:rPr>
          <w:spacing w:val="-5"/>
          <w:w w:val="115"/>
        </w:rPr>
        <w:t xml:space="preserve"> </w:t>
      </w:r>
      <w:r>
        <w:rPr>
          <w:w w:val="115"/>
        </w:rPr>
        <w:t>underscores</w:t>
      </w:r>
      <w:r>
        <w:rPr>
          <w:spacing w:val="-5"/>
          <w:w w:val="115"/>
        </w:rPr>
        <w:t xml:space="preserve"> </w:t>
      </w:r>
      <w:r>
        <w:rPr>
          <w:w w:val="115"/>
        </w:rPr>
        <w:t>the</w:t>
      </w:r>
      <w:r>
        <w:rPr>
          <w:spacing w:val="-5"/>
          <w:w w:val="115"/>
        </w:rPr>
        <w:t xml:space="preserve"> </w:t>
      </w:r>
      <w:r>
        <w:rPr>
          <w:w w:val="115"/>
        </w:rPr>
        <w:t>need</w:t>
      </w:r>
      <w:r>
        <w:rPr>
          <w:spacing w:val="-5"/>
          <w:w w:val="115"/>
        </w:rPr>
        <w:t xml:space="preserve"> </w:t>
      </w:r>
      <w:r>
        <w:rPr>
          <w:w w:val="115"/>
        </w:rPr>
        <w:t>for</w:t>
      </w:r>
      <w:r>
        <w:rPr>
          <w:spacing w:val="-5"/>
          <w:w w:val="115"/>
        </w:rPr>
        <w:t xml:space="preserve"> </w:t>
      </w:r>
      <w:r>
        <w:rPr>
          <w:w w:val="115"/>
        </w:rPr>
        <w:t>clearer communication</w:t>
      </w:r>
      <w:r>
        <w:rPr>
          <w:spacing w:val="-1"/>
          <w:w w:val="115"/>
        </w:rPr>
        <w:t xml:space="preserve"> </w:t>
      </w:r>
      <w:r>
        <w:rPr>
          <w:w w:val="115"/>
        </w:rPr>
        <w:t>and</w:t>
      </w:r>
      <w:r>
        <w:rPr>
          <w:spacing w:val="-1"/>
          <w:w w:val="115"/>
        </w:rPr>
        <w:t xml:space="preserve"> </w:t>
      </w:r>
      <w:r>
        <w:rPr>
          <w:w w:val="115"/>
        </w:rPr>
        <w:t>education</w:t>
      </w:r>
      <w:r>
        <w:rPr>
          <w:spacing w:val="-1"/>
          <w:w w:val="115"/>
        </w:rPr>
        <w:t xml:space="preserve"> </w:t>
      </w:r>
      <w:r>
        <w:rPr>
          <w:w w:val="115"/>
        </w:rPr>
        <w:t>about</w:t>
      </w:r>
      <w:r>
        <w:rPr>
          <w:spacing w:val="-1"/>
          <w:w w:val="115"/>
        </w:rPr>
        <w:t xml:space="preserve"> </w:t>
      </w:r>
      <w:r>
        <w:rPr>
          <w:w w:val="115"/>
        </w:rPr>
        <w:t>AI</w:t>
      </w:r>
      <w:r>
        <w:rPr>
          <w:spacing w:val="-1"/>
          <w:w w:val="115"/>
        </w:rPr>
        <w:t xml:space="preserve"> </w:t>
      </w:r>
      <w:r>
        <w:rPr>
          <w:w w:val="115"/>
        </w:rPr>
        <w:t>applications</w:t>
      </w:r>
      <w:r>
        <w:rPr>
          <w:spacing w:val="-1"/>
          <w:w w:val="115"/>
        </w:rPr>
        <w:t xml:space="preserve"> </w:t>
      </w:r>
      <w:r>
        <w:rPr>
          <w:w w:val="115"/>
        </w:rPr>
        <w:t>and</w:t>
      </w:r>
      <w:r>
        <w:rPr>
          <w:spacing w:val="-1"/>
          <w:w w:val="115"/>
        </w:rPr>
        <w:t xml:space="preserve"> </w:t>
      </w:r>
      <w:r>
        <w:rPr>
          <w:w w:val="115"/>
        </w:rPr>
        <w:t>usage</w:t>
      </w:r>
      <w:r>
        <w:rPr>
          <w:spacing w:val="-1"/>
          <w:w w:val="115"/>
        </w:rPr>
        <w:t xml:space="preserve"> </w:t>
      </w:r>
      <w:r>
        <w:rPr>
          <w:w w:val="115"/>
        </w:rPr>
        <w:t>within</w:t>
      </w:r>
      <w:r>
        <w:rPr>
          <w:spacing w:val="-1"/>
          <w:w w:val="115"/>
        </w:rPr>
        <w:t xml:space="preserve"> </w:t>
      </w:r>
      <w:r>
        <w:rPr>
          <w:w w:val="115"/>
        </w:rPr>
        <w:t>organizations,</w:t>
      </w:r>
      <w:r>
        <w:rPr>
          <w:spacing w:val="-1"/>
          <w:w w:val="115"/>
        </w:rPr>
        <w:t xml:space="preserve"> </w:t>
      </w:r>
      <w:r>
        <w:rPr>
          <w:w w:val="115"/>
        </w:rPr>
        <w:t>ensuring</w:t>
      </w:r>
      <w:r>
        <w:rPr>
          <w:spacing w:val="-1"/>
          <w:w w:val="115"/>
        </w:rPr>
        <w:t xml:space="preserve"> </w:t>
      </w:r>
      <w:r>
        <w:rPr>
          <w:w w:val="115"/>
        </w:rPr>
        <w:t>that executives and staff consistently understand how AI is being leveraged in their work environment.</w:t>
      </w:r>
      <w:r>
        <w:rPr>
          <w:rFonts w:hint="eastAsia" w:ascii="Century Gothic"/>
          <w:b/>
          <w:sz w:val="14"/>
          <w:lang w:eastAsia="zh-CN"/>
        </w:rPr>
        <w:t xml:space="preserve"> </w:t>
      </w:r>
    </w:p>
    <w:p>
      <w:pPr>
        <w:tabs>
          <w:tab w:val="left" w:pos="10613"/>
        </w:tabs>
        <w:rPr>
          <w:lang w:eastAsia="zh-CN"/>
        </w:rPr>
      </w:pPr>
      <w:r>
        <w:rPr>
          <w:lang w:eastAsia="zh-CN"/>
        </w:rPr>
        <w:tab/>
      </w:r>
    </w:p>
    <w:p>
      <w:pPr>
        <w:tabs>
          <w:tab w:val="left" w:pos="10613"/>
        </w:tabs>
        <w:rPr>
          <w:lang w:eastAsia="zh-CN"/>
        </w:rPr>
        <w:sectPr>
          <w:pgSz w:w="12240" w:h="15840"/>
          <w:pgMar w:top="1220" w:right="0" w:bottom="860" w:left="520" w:header="0" w:footer="675" w:gutter="0"/>
          <w:cols w:space="720" w:num="1"/>
        </w:sectPr>
      </w:pPr>
    </w:p>
    <w:p>
      <w:pPr>
        <w:pStyle w:val="4"/>
        <w:rPr>
          <w:lang w:eastAsia="zh-CN"/>
        </w:rPr>
      </w:pPr>
      <w:r>
        <w:rPr>
          <w:rFonts w:hint="eastAsia" w:ascii="微软雅黑" w:hAnsi="微软雅黑" w:eastAsia="微软雅黑" w:cs="微软雅黑"/>
          <w:lang w:eastAsia="zh-CN"/>
        </w:rPr>
        <w:t>对</w:t>
      </w:r>
      <w:r>
        <w:rPr>
          <w:lang w:eastAsia="zh-CN"/>
        </w:rPr>
        <w:t xml:space="preserve"> AI </w:t>
      </w:r>
      <w:r>
        <w:rPr>
          <w:rFonts w:hint="eastAsia" w:ascii="微软雅黑" w:hAnsi="微软雅黑" w:eastAsia="微软雅黑" w:cs="微软雅黑"/>
          <w:lang w:eastAsia="zh-CN"/>
        </w:rPr>
        <w:t>安全框架的认识</w:t>
      </w:r>
      <w:r>
        <mc:AlternateContent>
          <mc:Choice Requires="wpg">
            <w:drawing>
              <wp:anchor distT="0" distB="0" distL="114300" distR="114300" simplePos="0" relativeHeight="251745280" behindDoc="0" locked="0" layoutInCell="1" allowOverlap="1">
                <wp:simplePos x="0" y="0"/>
                <wp:positionH relativeFrom="page">
                  <wp:posOffset>5321935</wp:posOffset>
                </wp:positionH>
                <wp:positionV relativeFrom="paragraph">
                  <wp:posOffset>739140</wp:posOffset>
                </wp:positionV>
                <wp:extent cx="1244600" cy="1250950"/>
                <wp:effectExtent l="635" t="0" r="0" b="6350"/>
                <wp:wrapNone/>
                <wp:docPr id="15494269" name="docshapegroup348"/>
                <wp:cNvGraphicFramePr/>
                <a:graphic xmlns:a="http://schemas.openxmlformats.org/drawingml/2006/main">
                  <a:graphicData uri="http://schemas.microsoft.com/office/word/2010/wordprocessingGroup">
                    <wpg:wgp>
                      <wpg:cNvGrpSpPr/>
                      <wpg:grpSpPr>
                        <a:xfrm>
                          <a:off x="0" y="0"/>
                          <a:ext cx="1244600" cy="1250950"/>
                          <a:chOff x="8381" y="1164"/>
                          <a:chExt cx="1960" cy="1970"/>
                        </a:xfrm>
                      </wpg:grpSpPr>
                      <wps:wsp>
                        <wps:cNvPr id="616517100" name="docshape349"/>
                        <wps:cNvSpPr/>
                        <wps:spPr bwMode="auto">
                          <a:xfrm>
                            <a:off x="8380" y="1174"/>
                            <a:ext cx="1960" cy="1960"/>
                          </a:xfrm>
                          <a:custGeom>
                            <a:avLst/>
                            <a:gdLst>
                              <a:gd name="T0" fmla="+- 0 9361 8381"/>
                              <a:gd name="T1" fmla="*/ T0 w 1960"/>
                              <a:gd name="T2" fmla="+- 0 2154 1174"/>
                              <a:gd name="T3" fmla="*/ 2154 h 1960"/>
                              <a:gd name="T4" fmla="+- 0 8764 8381"/>
                              <a:gd name="T5" fmla="*/ T4 w 1960"/>
                              <a:gd name="T6" fmla="+- 0 1377 1174"/>
                              <a:gd name="T7" fmla="*/ 1377 h 1960"/>
                              <a:gd name="T8" fmla="+- 0 8652 8381"/>
                              <a:gd name="T9" fmla="*/ T8 w 1960"/>
                              <a:gd name="T10" fmla="+- 0 1478 1174"/>
                              <a:gd name="T11" fmla="*/ 1478 h 1960"/>
                              <a:gd name="T12" fmla="+- 0 8558 8381"/>
                              <a:gd name="T13" fmla="*/ T12 w 1960"/>
                              <a:gd name="T14" fmla="+- 0 1593 1174"/>
                              <a:gd name="T15" fmla="*/ 1593 h 1960"/>
                              <a:gd name="T16" fmla="+- 0 8482 8381"/>
                              <a:gd name="T17" fmla="*/ T16 w 1960"/>
                              <a:gd name="T18" fmla="+- 0 1720 1174"/>
                              <a:gd name="T19" fmla="*/ 1720 h 1960"/>
                              <a:gd name="T20" fmla="+- 0 8427 8381"/>
                              <a:gd name="T21" fmla="*/ T20 w 1960"/>
                              <a:gd name="T22" fmla="+- 0 1858 1174"/>
                              <a:gd name="T23" fmla="*/ 1858 h 1960"/>
                              <a:gd name="T24" fmla="+- 0 8393 8381"/>
                              <a:gd name="T25" fmla="*/ T24 w 1960"/>
                              <a:gd name="T26" fmla="+- 0 2003 1174"/>
                              <a:gd name="T27" fmla="*/ 2003 h 1960"/>
                              <a:gd name="T28" fmla="+- 0 8381 8381"/>
                              <a:gd name="T29" fmla="*/ T28 w 1960"/>
                              <a:gd name="T30" fmla="+- 0 2154 1174"/>
                              <a:gd name="T31" fmla="*/ 2154 h 1960"/>
                              <a:gd name="T32" fmla="+- 0 8393 8381"/>
                              <a:gd name="T33" fmla="*/ T32 w 1960"/>
                              <a:gd name="T34" fmla="+- 0 2305 1174"/>
                              <a:gd name="T35" fmla="*/ 2305 h 1960"/>
                              <a:gd name="T36" fmla="+- 0 8427 8381"/>
                              <a:gd name="T37" fmla="*/ T36 w 1960"/>
                              <a:gd name="T38" fmla="+- 0 2449 1174"/>
                              <a:gd name="T39" fmla="*/ 2449 h 1960"/>
                              <a:gd name="T40" fmla="+- 0 8481 8381"/>
                              <a:gd name="T41" fmla="*/ T40 w 1960"/>
                              <a:gd name="T42" fmla="+- 0 2584 1174"/>
                              <a:gd name="T43" fmla="*/ 2584 h 1960"/>
                              <a:gd name="T44" fmla="+- 0 8554 8381"/>
                              <a:gd name="T45" fmla="*/ T44 w 1960"/>
                              <a:gd name="T46" fmla="+- 0 2708 1174"/>
                              <a:gd name="T47" fmla="*/ 2708 h 1960"/>
                              <a:gd name="T48" fmla="+- 0 8644 8381"/>
                              <a:gd name="T49" fmla="*/ T48 w 1960"/>
                              <a:gd name="T50" fmla="+- 0 2820 1174"/>
                              <a:gd name="T51" fmla="*/ 2820 h 1960"/>
                              <a:gd name="T52" fmla="+- 0 8749 8381"/>
                              <a:gd name="T53" fmla="*/ T52 w 1960"/>
                              <a:gd name="T54" fmla="+- 0 2918 1174"/>
                              <a:gd name="T55" fmla="*/ 2918 h 1960"/>
                              <a:gd name="T56" fmla="+- 0 8868 8381"/>
                              <a:gd name="T57" fmla="*/ T56 w 1960"/>
                              <a:gd name="T58" fmla="+- 0 2999 1174"/>
                              <a:gd name="T59" fmla="*/ 2999 h 1960"/>
                              <a:gd name="T60" fmla="+- 0 8998 8381"/>
                              <a:gd name="T61" fmla="*/ T60 w 1960"/>
                              <a:gd name="T62" fmla="+- 0 3063 1174"/>
                              <a:gd name="T63" fmla="*/ 3063 h 1960"/>
                              <a:gd name="T64" fmla="+- 0 9137 8381"/>
                              <a:gd name="T65" fmla="*/ T64 w 1960"/>
                              <a:gd name="T66" fmla="+- 0 3108 1174"/>
                              <a:gd name="T67" fmla="*/ 3108 h 1960"/>
                              <a:gd name="T68" fmla="+- 0 9285 8381"/>
                              <a:gd name="T69" fmla="*/ T68 w 1960"/>
                              <a:gd name="T70" fmla="+- 0 3131 1174"/>
                              <a:gd name="T71" fmla="*/ 3131 h 1960"/>
                              <a:gd name="T72" fmla="+- 0 9437 8381"/>
                              <a:gd name="T73" fmla="*/ T72 w 1960"/>
                              <a:gd name="T74" fmla="+- 0 3131 1174"/>
                              <a:gd name="T75" fmla="*/ 3131 h 1960"/>
                              <a:gd name="T76" fmla="+- 0 9584 8381"/>
                              <a:gd name="T77" fmla="*/ T76 w 1960"/>
                              <a:gd name="T78" fmla="+- 0 3108 1174"/>
                              <a:gd name="T79" fmla="*/ 3108 h 1960"/>
                              <a:gd name="T80" fmla="+- 0 9724 8381"/>
                              <a:gd name="T81" fmla="*/ T80 w 1960"/>
                              <a:gd name="T82" fmla="+- 0 3063 1174"/>
                              <a:gd name="T83" fmla="*/ 3063 h 1960"/>
                              <a:gd name="T84" fmla="+- 0 9854 8381"/>
                              <a:gd name="T85" fmla="*/ T84 w 1960"/>
                              <a:gd name="T86" fmla="+- 0 2999 1174"/>
                              <a:gd name="T87" fmla="*/ 2999 h 1960"/>
                              <a:gd name="T88" fmla="+- 0 9972 8381"/>
                              <a:gd name="T89" fmla="*/ T88 w 1960"/>
                              <a:gd name="T90" fmla="+- 0 2918 1174"/>
                              <a:gd name="T91" fmla="*/ 2918 h 1960"/>
                              <a:gd name="T92" fmla="+- 0 10077 8381"/>
                              <a:gd name="T93" fmla="*/ T92 w 1960"/>
                              <a:gd name="T94" fmla="+- 0 2820 1174"/>
                              <a:gd name="T95" fmla="*/ 2820 h 1960"/>
                              <a:gd name="T96" fmla="+- 0 10167 8381"/>
                              <a:gd name="T97" fmla="*/ T96 w 1960"/>
                              <a:gd name="T98" fmla="+- 0 2708 1174"/>
                              <a:gd name="T99" fmla="*/ 2708 h 1960"/>
                              <a:gd name="T100" fmla="+- 0 10240 8381"/>
                              <a:gd name="T101" fmla="*/ T100 w 1960"/>
                              <a:gd name="T102" fmla="+- 0 2584 1174"/>
                              <a:gd name="T103" fmla="*/ 2584 h 1960"/>
                              <a:gd name="T104" fmla="+- 0 10295 8381"/>
                              <a:gd name="T105" fmla="*/ T104 w 1960"/>
                              <a:gd name="T106" fmla="+- 0 2449 1174"/>
                              <a:gd name="T107" fmla="*/ 2449 h 1960"/>
                              <a:gd name="T108" fmla="+- 0 10329 8381"/>
                              <a:gd name="T109" fmla="*/ T108 w 1960"/>
                              <a:gd name="T110" fmla="+- 0 2305 1174"/>
                              <a:gd name="T111" fmla="*/ 2305 h 1960"/>
                              <a:gd name="T112" fmla="+- 0 10341 8381"/>
                              <a:gd name="T113" fmla="*/ T112 w 1960"/>
                              <a:gd name="T114" fmla="+- 0 2154 1174"/>
                              <a:gd name="T115" fmla="*/ 2154 h 1960"/>
                              <a:gd name="T116" fmla="+- 0 10329 8381"/>
                              <a:gd name="T117" fmla="*/ T116 w 1960"/>
                              <a:gd name="T118" fmla="+- 0 2003 1174"/>
                              <a:gd name="T119" fmla="*/ 2003 h 1960"/>
                              <a:gd name="T120" fmla="+- 0 10295 8381"/>
                              <a:gd name="T121" fmla="*/ T120 w 1960"/>
                              <a:gd name="T122" fmla="+- 0 1860 1174"/>
                              <a:gd name="T123" fmla="*/ 1860 h 1960"/>
                              <a:gd name="T124" fmla="+- 0 10240 8381"/>
                              <a:gd name="T125" fmla="*/ T124 w 1960"/>
                              <a:gd name="T126" fmla="+- 0 1725 1174"/>
                              <a:gd name="T127" fmla="*/ 1725 h 1960"/>
                              <a:gd name="T128" fmla="+- 0 10167 8381"/>
                              <a:gd name="T129" fmla="*/ T128 w 1960"/>
                              <a:gd name="T130" fmla="+- 0 1601 1174"/>
                              <a:gd name="T131" fmla="*/ 1601 h 1960"/>
                              <a:gd name="T132" fmla="+- 0 10077 8381"/>
                              <a:gd name="T133" fmla="*/ T132 w 1960"/>
                              <a:gd name="T134" fmla="+- 0 1489 1174"/>
                              <a:gd name="T135" fmla="*/ 1489 h 1960"/>
                              <a:gd name="T136" fmla="+- 0 9972 8381"/>
                              <a:gd name="T137" fmla="*/ T136 w 1960"/>
                              <a:gd name="T138" fmla="+- 0 1391 1174"/>
                              <a:gd name="T139" fmla="*/ 1391 h 1960"/>
                              <a:gd name="T140" fmla="+- 0 9854 8381"/>
                              <a:gd name="T141" fmla="*/ T140 w 1960"/>
                              <a:gd name="T142" fmla="+- 0 1309 1174"/>
                              <a:gd name="T143" fmla="*/ 1309 h 1960"/>
                              <a:gd name="T144" fmla="+- 0 9724 8381"/>
                              <a:gd name="T145" fmla="*/ T144 w 1960"/>
                              <a:gd name="T146" fmla="+- 0 1245 1174"/>
                              <a:gd name="T147" fmla="*/ 1245 h 1960"/>
                              <a:gd name="T148" fmla="+- 0 9584 8381"/>
                              <a:gd name="T149" fmla="*/ T148 w 1960"/>
                              <a:gd name="T150" fmla="+- 0 1200 1174"/>
                              <a:gd name="T151" fmla="*/ 1200 h 1960"/>
                              <a:gd name="T152" fmla="+- 0 9437 8381"/>
                              <a:gd name="T153" fmla="*/ T152 w 1960"/>
                              <a:gd name="T154" fmla="+- 0 1177 1174"/>
                              <a:gd name="T155" fmla="*/ 1177 h 1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960" h="1960">
                                <a:moveTo>
                                  <a:pt x="977" y="0"/>
                                </a:moveTo>
                                <a:lnTo>
                                  <a:pt x="980" y="980"/>
                                </a:lnTo>
                                <a:lnTo>
                                  <a:pt x="445" y="159"/>
                                </a:lnTo>
                                <a:lnTo>
                                  <a:pt x="383" y="203"/>
                                </a:lnTo>
                                <a:lnTo>
                                  <a:pt x="325" y="251"/>
                                </a:lnTo>
                                <a:lnTo>
                                  <a:pt x="271" y="304"/>
                                </a:lnTo>
                                <a:lnTo>
                                  <a:pt x="222" y="360"/>
                                </a:lnTo>
                                <a:lnTo>
                                  <a:pt x="177" y="419"/>
                                </a:lnTo>
                                <a:lnTo>
                                  <a:pt x="137" y="481"/>
                                </a:lnTo>
                                <a:lnTo>
                                  <a:pt x="101" y="546"/>
                                </a:lnTo>
                                <a:lnTo>
                                  <a:pt x="71" y="614"/>
                                </a:lnTo>
                                <a:lnTo>
                                  <a:pt x="46" y="684"/>
                                </a:lnTo>
                                <a:lnTo>
                                  <a:pt x="26" y="756"/>
                                </a:lnTo>
                                <a:lnTo>
                                  <a:pt x="12" y="829"/>
                                </a:lnTo>
                                <a:lnTo>
                                  <a:pt x="3" y="904"/>
                                </a:lnTo>
                                <a:lnTo>
                                  <a:pt x="0" y="980"/>
                                </a:lnTo>
                                <a:lnTo>
                                  <a:pt x="3" y="1056"/>
                                </a:lnTo>
                                <a:lnTo>
                                  <a:pt x="12" y="1131"/>
                                </a:lnTo>
                                <a:lnTo>
                                  <a:pt x="26" y="1204"/>
                                </a:lnTo>
                                <a:lnTo>
                                  <a:pt x="46" y="1275"/>
                                </a:lnTo>
                                <a:lnTo>
                                  <a:pt x="70" y="1343"/>
                                </a:lnTo>
                                <a:lnTo>
                                  <a:pt x="100" y="1410"/>
                                </a:lnTo>
                                <a:lnTo>
                                  <a:pt x="135" y="1473"/>
                                </a:lnTo>
                                <a:lnTo>
                                  <a:pt x="173" y="1534"/>
                                </a:lnTo>
                                <a:lnTo>
                                  <a:pt x="216" y="1592"/>
                                </a:lnTo>
                                <a:lnTo>
                                  <a:pt x="263" y="1646"/>
                                </a:lnTo>
                                <a:lnTo>
                                  <a:pt x="314" y="1697"/>
                                </a:lnTo>
                                <a:lnTo>
                                  <a:pt x="368" y="1744"/>
                                </a:lnTo>
                                <a:lnTo>
                                  <a:pt x="426" y="1787"/>
                                </a:lnTo>
                                <a:lnTo>
                                  <a:pt x="487" y="1825"/>
                                </a:lnTo>
                                <a:lnTo>
                                  <a:pt x="550" y="1860"/>
                                </a:lnTo>
                                <a:lnTo>
                                  <a:pt x="617" y="1889"/>
                                </a:lnTo>
                                <a:lnTo>
                                  <a:pt x="685" y="1914"/>
                                </a:lnTo>
                                <a:lnTo>
                                  <a:pt x="756" y="1934"/>
                                </a:lnTo>
                                <a:lnTo>
                                  <a:pt x="829" y="1948"/>
                                </a:lnTo>
                                <a:lnTo>
                                  <a:pt x="904" y="1957"/>
                                </a:lnTo>
                                <a:lnTo>
                                  <a:pt x="980" y="1960"/>
                                </a:lnTo>
                                <a:lnTo>
                                  <a:pt x="1056" y="1957"/>
                                </a:lnTo>
                                <a:lnTo>
                                  <a:pt x="1130" y="1948"/>
                                </a:lnTo>
                                <a:lnTo>
                                  <a:pt x="1203" y="1934"/>
                                </a:lnTo>
                                <a:lnTo>
                                  <a:pt x="1274" y="1914"/>
                                </a:lnTo>
                                <a:lnTo>
                                  <a:pt x="1343" y="1889"/>
                                </a:lnTo>
                                <a:lnTo>
                                  <a:pt x="1409" y="1860"/>
                                </a:lnTo>
                                <a:lnTo>
                                  <a:pt x="1473" y="1825"/>
                                </a:lnTo>
                                <a:lnTo>
                                  <a:pt x="1533" y="1787"/>
                                </a:lnTo>
                                <a:lnTo>
                                  <a:pt x="1591" y="1744"/>
                                </a:lnTo>
                                <a:lnTo>
                                  <a:pt x="1645" y="1697"/>
                                </a:lnTo>
                                <a:lnTo>
                                  <a:pt x="1696" y="1646"/>
                                </a:lnTo>
                                <a:lnTo>
                                  <a:pt x="1743" y="1592"/>
                                </a:lnTo>
                                <a:lnTo>
                                  <a:pt x="1786" y="1534"/>
                                </a:lnTo>
                                <a:lnTo>
                                  <a:pt x="1825" y="1473"/>
                                </a:lnTo>
                                <a:lnTo>
                                  <a:pt x="1859" y="1410"/>
                                </a:lnTo>
                                <a:lnTo>
                                  <a:pt x="1889" y="1343"/>
                                </a:lnTo>
                                <a:lnTo>
                                  <a:pt x="1914" y="1275"/>
                                </a:lnTo>
                                <a:lnTo>
                                  <a:pt x="1934" y="1204"/>
                                </a:lnTo>
                                <a:lnTo>
                                  <a:pt x="1948" y="1131"/>
                                </a:lnTo>
                                <a:lnTo>
                                  <a:pt x="1957" y="1056"/>
                                </a:lnTo>
                                <a:lnTo>
                                  <a:pt x="1960" y="980"/>
                                </a:lnTo>
                                <a:lnTo>
                                  <a:pt x="1957" y="904"/>
                                </a:lnTo>
                                <a:lnTo>
                                  <a:pt x="1948" y="829"/>
                                </a:lnTo>
                                <a:lnTo>
                                  <a:pt x="1934" y="757"/>
                                </a:lnTo>
                                <a:lnTo>
                                  <a:pt x="1914" y="686"/>
                                </a:lnTo>
                                <a:lnTo>
                                  <a:pt x="1889" y="617"/>
                                </a:lnTo>
                                <a:lnTo>
                                  <a:pt x="1859" y="551"/>
                                </a:lnTo>
                                <a:lnTo>
                                  <a:pt x="1825" y="487"/>
                                </a:lnTo>
                                <a:lnTo>
                                  <a:pt x="1786" y="427"/>
                                </a:lnTo>
                                <a:lnTo>
                                  <a:pt x="1743" y="369"/>
                                </a:lnTo>
                                <a:lnTo>
                                  <a:pt x="1696" y="315"/>
                                </a:lnTo>
                                <a:lnTo>
                                  <a:pt x="1645" y="264"/>
                                </a:lnTo>
                                <a:lnTo>
                                  <a:pt x="1591" y="217"/>
                                </a:lnTo>
                                <a:lnTo>
                                  <a:pt x="1533" y="174"/>
                                </a:lnTo>
                                <a:lnTo>
                                  <a:pt x="1473" y="135"/>
                                </a:lnTo>
                                <a:lnTo>
                                  <a:pt x="1409" y="101"/>
                                </a:lnTo>
                                <a:lnTo>
                                  <a:pt x="1343" y="71"/>
                                </a:lnTo>
                                <a:lnTo>
                                  <a:pt x="1274" y="46"/>
                                </a:lnTo>
                                <a:lnTo>
                                  <a:pt x="1203" y="26"/>
                                </a:lnTo>
                                <a:lnTo>
                                  <a:pt x="1130" y="12"/>
                                </a:lnTo>
                                <a:lnTo>
                                  <a:pt x="1056" y="3"/>
                                </a:lnTo>
                                <a:lnTo>
                                  <a:pt x="977" y="0"/>
                                </a:lnTo>
                                <a:close/>
                              </a:path>
                            </a:pathLst>
                          </a:custGeom>
                          <a:solidFill>
                            <a:srgbClr val="0092FF"/>
                          </a:solidFill>
                          <a:ln>
                            <a:noFill/>
                          </a:ln>
                        </wps:spPr>
                        <wps:bodyPr rot="0" vert="horz" wrap="square" lIns="91440" tIns="45720" rIns="91440" bIns="45720" anchor="t" anchorCtr="0" upright="1">
                          <a:noAutofit/>
                        </wps:bodyPr>
                      </wps:wsp>
                      <wps:wsp>
                        <wps:cNvPr id="1302794353" name="docshape350"/>
                        <wps:cNvSpPr/>
                        <wps:spPr bwMode="auto">
                          <a:xfrm>
                            <a:off x="8689" y="1174"/>
                            <a:ext cx="672" cy="980"/>
                          </a:xfrm>
                          <a:custGeom>
                            <a:avLst/>
                            <a:gdLst>
                              <a:gd name="T0" fmla="+- 0 9360 8689"/>
                              <a:gd name="T1" fmla="*/ T0 w 672"/>
                              <a:gd name="T2" fmla="+- 0 1174 1174"/>
                              <a:gd name="T3" fmla="*/ 1174 h 980"/>
                              <a:gd name="T4" fmla="+- 0 9286 8689"/>
                              <a:gd name="T5" fmla="*/ T4 w 672"/>
                              <a:gd name="T6" fmla="+- 0 1177 1174"/>
                              <a:gd name="T7" fmla="*/ 1177 h 980"/>
                              <a:gd name="T8" fmla="+- 0 9213 8689"/>
                              <a:gd name="T9" fmla="*/ T8 w 672"/>
                              <a:gd name="T10" fmla="+- 0 1186 1174"/>
                              <a:gd name="T11" fmla="*/ 1186 h 980"/>
                              <a:gd name="T12" fmla="+- 0 9141 8689"/>
                              <a:gd name="T13" fmla="*/ T12 w 672"/>
                              <a:gd name="T14" fmla="+- 0 1199 1174"/>
                              <a:gd name="T15" fmla="*/ 1199 h 980"/>
                              <a:gd name="T16" fmla="+- 0 9069 8689"/>
                              <a:gd name="T17" fmla="*/ T16 w 672"/>
                              <a:gd name="T18" fmla="+- 0 1219 1174"/>
                              <a:gd name="T19" fmla="*/ 1219 h 980"/>
                              <a:gd name="T20" fmla="+- 0 8999 8689"/>
                              <a:gd name="T21" fmla="*/ T20 w 672"/>
                              <a:gd name="T22" fmla="+- 0 1243 1174"/>
                              <a:gd name="T23" fmla="*/ 1243 h 980"/>
                              <a:gd name="T24" fmla="+- 0 8932 8689"/>
                              <a:gd name="T25" fmla="*/ T24 w 672"/>
                              <a:gd name="T26" fmla="+- 0 1273 1174"/>
                              <a:gd name="T27" fmla="*/ 1273 h 980"/>
                              <a:gd name="T28" fmla="+- 0 8867 8689"/>
                              <a:gd name="T29" fmla="*/ T28 w 672"/>
                              <a:gd name="T30" fmla="+- 0 1308 1174"/>
                              <a:gd name="T31" fmla="*/ 1308 h 980"/>
                              <a:gd name="T32" fmla="+- 0 8804 8689"/>
                              <a:gd name="T33" fmla="*/ T32 w 672"/>
                              <a:gd name="T34" fmla="+- 0 1348 1174"/>
                              <a:gd name="T35" fmla="*/ 1348 h 980"/>
                              <a:gd name="T36" fmla="+- 0 8745 8689"/>
                              <a:gd name="T37" fmla="*/ T36 w 672"/>
                              <a:gd name="T38" fmla="+- 0 1392 1174"/>
                              <a:gd name="T39" fmla="*/ 1392 h 980"/>
                              <a:gd name="T40" fmla="+- 0 8689 8689"/>
                              <a:gd name="T41" fmla="*/ T40 w 672"/>
                              <a:gd name="T42" fmla="+- 0 1441 1174"/>
                              <a:gd name="T43" fmla="*/ 1441 h 980"/>
                              <a:gd name="T44" fmla="+- 0 9361 8689"/>
                              <a:gd name="T45" fmla="*/ T44 w 672"/>
                              <a:gd name="T46" fmla="+- 0 2154 1174"/>
                              <a:gd name="T47" fmla="*/ 2154 h 980"/>
                              <a:gd name="T48" fmla="+- 0 9360 8689"/>
                              <a:gd name="T49" fmla="*/ T48 w 672"/>
                              <a:gd name="T50" fmla="+- 0 1174 1174"/>
                              <a:gd name="T51" fmla="*/ 1174 h 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72" h="980">
                                <a:moveTo>
                                  <a:pt x="671" y="0"/>
                                </a:moveTo>
                                <a:lnTo>
                                  <a:pt x="597" y="3"/>
                                </a:lnTo>
                                <a:lnTo>
                                  <a:pt x="524" y="12"/>
                                </a:lnTo>
                                <a:lnTo>
                                  <a:pt x="452" y="25"/>
                                </a:lnTo>
                                <a:lnTo>
                                  <a:pt x="380" y="45"/>
                                </a:lnTo>
                                <a:lnTo>
                                  <a:pt x="310" y="69"/>
                                </a:lnTo>
                                <a:lnTo>
                                  <a:pt x="243" y="99"/>
                                </a:lnTo>
                                <a:lnTo>
                                  <a:pt x="178" y="134"/>
                                </a:lnTo>
                                <a:lnTo>
                                  <a:pt x="115" y="174"/>
                                </a:lnTo>
                                <a:lnTo>
                                  <a:pt x="56" y="218"/>
                                </a:lnTo>
                                <a:lnTo>
                                  <a:pt x="0" y="267"/>
                                </a:lnTo>
                                <a:lnTo>
                                  <a:pt x="672" y="980"/>
                                </a:lnTo>
                                <a:lnTo>
                                  <a:pt x="671" y="0"/>
                                </a:lnTo>
                                <a:close/>
                              </a:path>
                            </a:pathLst>
                          </a:custGeom>
                          <a:solidFill>
                            <a:srgbClr val="DCE5EE"/>
                          </a:solidFill>
                          <a:ln>
                            <a:noFill/>
                          </a:ln>
                        </wps:spPr>
                        <wps:bodyPr rot="0" vert="horz" wrap="square" lIns="91440" tIns="45720" rIns="91440" bIns="45720" anchor="t" anchorCtr="0" upright="1">
                          <a:noAutofit/>
                        </wps:bodyPr>
                      </wps:wsp>
                      <wps:wsp>
                        <wps:cNvPr id="1792009126" name="docshape351"/>
                        <wps:cNvSpPr/>
                        <wps:spPr bwMode="auto">
                          <a:xfrm>
                            <a:off x="8689" y="1174"/>
                            <a:ext cx="672" cy="980"/>
                          </a:xfrm>
                          <a:custGeom>
                            <a:avLst/>
                            <a:gdLst>
                              <a:gd name="T0" fmla="+- 0 9361 8689"/>
                              <a:gd name="T1" fmla="*/ T0 w 672"/>
                              <a:gd name="T2" fmla="+- 0 2154 1174"/>
                              <a:gd name="T3" fmla="*/ 2154 h 980"/>
                              <a:gd name="T4" fmla="+- 0 8689 8689"/>
                              <a:gd name="T5" fmla="*/ T4 w 672"/>
                              <a:gd name="T6" fmla="+- 0 1441 1174"/>
                              <a:gd name="T7" fmla="*/ 1441 h 980"/>
                              <a:gd name="T8" fmla="+- 0 8745 8689"/>
                              <a:gd name="T9" fmla="*/ T8 w 672"/>
                              <a:gd name="T10" fmla="+- 0 1392 1174"/>
                              <a:gd name="T11" fmla="*/ 1392 h 980"/>
                              <a:gd name="T12" fmla="+- 0 8804 8689"/>
                              <a:gd name="T13" fmla="*/ T12 w 672"/>
                              <a:gd name="T14" fmla="+- 0 1348 1174"/>
                              <a:gd name="T15" fmla="*/ 1348 h 980"/>
                              <a:gd name="T16" fmla="+- 0 8867 8689"/>
                              <a:gd name="T17" fmla="*/ T16 w 672"/>
                              <a:gd name="T18" fmla="+- 0 1308 1174"/>
                              <a:gd name="T19" fmla="*/ 1308 h 980"/>
                              <a:gd name="T20" fmla="+- 0 8932 8689"/>
                              <a:gd name="T21" fmla="*/ T20 w 672"/>
                              <a:gd name="T22" fmla="+- 0 1273 1174"/>
                              <a:gd name="T23" fmla="*/ 1273 h 980"/>
                              <a:gd name="T24" fmla="+- 0 8999 8689"/>
                              <a:gd name="T25" fmla="*/ T24 w 672"/>
                              <a:gd name="T26" fmla="+- 0 1243 1174"/>
                              <a:gd name="T27" fmla="*/ 1243 h 980"/>
                              <a:gd name="T28" fmla="+- 0 9069 8689"/>
                              <a:gd name="T29" fmla="*/ T28 w 672"/>
                              <a:gd name="T30" fmla="+- 0 1219 1174"/>
                              <a:gd name="T31" fmla="*/ 1219 h 980"/>
                              <a:gd name="T32" fmla="+- 0 9141 8689"/>
                              <a:gd name="T33" fmla="*/ T32 w 672"/>
                              <a:gd name="T34" fmla="+- 0 1199 1174"/>
                              <a:gd name="T35" fmla="*/ 1199 h 980"/>
                              <a:gd name="T36" fmla="+- 0 9213 8689"/>
                              <a:gd name="T37" fmla="*/ T36 w 672"/>
                              <a:gd name="T38" fmla="+- 0 1186 1174"/>
                              <a:gd name="T39" fmla="*/ 1186 h 980"/>
                              <a:gd name="T40" fmla="+- 0 9286 8689"/>
                              <a:gd name="T41" fmla="*/ T40 w 672"/>
                              <a:gd name="T42" fmla="+- 0 1177 1174"/>
                              <a:gd name="T43" fmla="*/ 1177 h 980"/>
                              <a:gd name="T44" fmla="+- 0 9360 8689"/>
                              <a:gd name="T45" fmla="*/ T44 w 672"/>
                              <a:gd name="T46" fmla="+- 0 1174 1174"/>
                              <a:gd name="T47" fmla="*/ 1174 h 980"/>
                              <a:gd name="T48" fmla="+- 0 9361 8689"/>
                              <a:gd name="T49" fmla="*/ T48 w 672"/>
                              <a:gd name="T50" fmla="+- 0 2154 1174"/>
                              <a:gd name="T51" fmla="*/ 2154 h 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72" h="980">
                                <a:moveTo>
                                  <a:pt x="672" y="980"/>
                                </a:moveTo>
                                <a:lnTo>
                                  <a:pt x="0" y="267"/>
                                </a:lnTo>
                                <a:lnTo>
                                  <a:pt x="56" y="218"/>
                                </a:lnTo>
                                <a:lnTo>
                                  <a:pt x="115" y="174"/>
                                </a:lnTo>
                                <a:lnTo>
                                  <a:pt x="178" y="134"/>
                                </a:lnTo>
                                <a:lnTo>
                                  <a:pt x="243" y="99"/>
                                </a:lnTo>
                                <a:lnTo>
                                  <a:pt x="310" y="69"/>
                                </a:lnTo>
                                <a:lnTo>
                                  <a:pt x="380" y="45"/>
                                </a:lnTo>
                                <a:lnTo>
                                  <a:pt x="452" y="25"/>
                                </a:lnTo>
                                <a:lnTo>
                                  <a:pt x="524" y="12"/>
                                </a:lnTo>
                                <a:lnTo>
                                  <a:pt x="597" y="3"/>
                                </a:lnTo>
                                <a:lnTo>
                                  <a:pt x="671" y="0"/>
                                </a:lnTo>
                                <a:lnTo>
                                  <a:pt x="672" y="980"/>
                                </a:lnTo>
                                <a:close/>
                              </a:path>
                            </a:pathLst>
                          </a:custGeom>
                          <a:noFill/>
                          <a:ln w="12700">
                            <a:solidFill>
                              <a:srgbClr val="FFFFFF"/>
                            </a:solidFill>
                            <a:prstDash val="solid"/>
                            <a:round/>
                          </a:ln>
                        </wps:spPr>
                        <wps:bodyPr rot="0" vert="horz" wrap="square" lIns="91440" tIns="45720" rIns="91440" bIns="45720" anchor="t" anchorCtr="0" upright="1">
                          <a:noAutofit/>
                        </wps:bodyPr>
                      </wps:wsp>
                      <wps:wsp>
                        <wps:cNvPr id="1728180898" name="docshape352"/>
                        <wps:cNvSpPr/>
                        <wps:spPr bwMode="auto">
                          <a:xfrm>
                            <a:off x="8688" y="1482"/>
                            <a:ext cx="1344" cy="1344"/>
                          </a:xfrm>
                          <a:custGeom>
                            <a:avLst/>
                            <a:gdLst>
                              <a:gd name="T0" fmla="+- 0 9361 8689"/>
                              <a:gd name="T1" fmla="*/ T0 w 1344"/>
                              <a:gd name="T2" fmla="+- 0 1482 1482"/>
                              <a:gd name="T3" fmla="*/ 1482 h 1344"/>
                              <a:gd name="T4" fmla="+- 0 9288 8689"/>
                              <a:gd name="T5" fmla="*/ T4 w 1344"/>
                              <a:gd name="T6" fmla="+- 0 1486 1482"/>
                              <a:gd name="T7" fmla="*/ 1486 h 1344"/>
                              <a:gd name="T8" fmla="+- 0 9217 8689"/>
                              <a:gd name="T9" fmla="*/ T8 w 1344"/>
                              <a:gd name="T10" fmla="+- 0 1498 1482"/>
                              <a:gd name="T11" fmla="*/ 1498 h 1344"/>
                              <a:gd name="T12" fmla="+- 0 9148 8689"/>
                              <a:gd name="T13" fmla="*/ T12 w 1344"/>
                              <a:gd name="T14" fmla="+- 0 1517 1482"/>
                              <a:gd name="T15" fmla="*/ 1517 h 1344"/>
                              <a:gd name="T16" fmla="+- 0 9083 8689"/>
                              <a:gd name="T17" fmla="*/ T16 w 1344"/>
                              <a:gd name="T18" fmla="+- 0 1542 1482"/>
                              <a:gd name="T19" fmla="*/ 1542 h 1344"/>
                              <a:gd name="T20" fmla="+- 0 9022 8689"/>
                              <a:gd name="T21" fmla="*/ T20 w 1344"/>
                              <a:gd name="T22" fmla="+- 0 1574 1482"/>
                              <a:gd name="T23" fmla="*/ 1574 h 1344"/>
                              <a:gd name="T24" fmla="+- 0 8964 8689"/>
                              <a:gd name="T25" fmla="*/ T24 w 1344"/>
                              <a:gd name="T26" fmla="+- 0 1612 1482"/>
                              <a:gd name="T27" fmla="*/ 1612 h 1344"/>
                              <a:gd name="T28" fmla="+- 0 8911 8689"/>
                              <a:gd name="T29" fmla="*/ T28 w 1344"/>
                              <a:gd name="T30" fmla="+- 0 1655 1482"/>
                              <a:gd name="T31" fmla="*/ 1655 h 1344"/>
                              <a:gd name="T32" fmla="+- 0 8862 8689"/>
                              <a:gd name="T33" fmla="*/ T32 w 1344"/>
                              <a:gd name="T34" fmla="+- 0 1704 1482"/>
                              <a:gd name="T35" fmla="*/ 1704 h 1344"/>
                              <a:gd name="T36" fmla="+- 0 8819 8689"/>
                              <a:gd name="T37" fmla="*/ T36 w 1344"/>
                              <a:gd name="T38" fmla="+- 0 1757 1482"/>
                              <a:gd name="T39" fmla="*/ 1757 h 1344"/>
                              <a:gd name="T40" fmla="+- 0 8781 8689"/>
                              <a:gd name="T41" fmla="*/ T40 w 1344"/>
                              <a:gd name="T42" fmla="+- 0 1815 1482"/>
                              <a:gd name="T43" fmla="*/ 1815 h 1344"/>
                              <a:gd name="T44" fmla="+- 0 8749 8689"/>
                              <a:gd name="T45" fmla="*/ T44 w 1344"/>
                              <a:gd name="T46" fmla="+- 0 1877 1482"/>
                              <a:gd name="T47" fmla="*/ 1877 h 1344"/>
                              <a:gd name="T48" fmla="+- 0 8723 8689"/>
                              <a:gd name="T49" fmla="*/ T48 w 1344"/>
                              <a:gd name="T50" fmla="+- 0 1942 1482"/>
                              <a:gd name="T51" fmla="*/ 1942 h 1344"/>
                              <a:gd name="T52" fmla="+- 0 8704 8689"/>
                              <a:gd name="T53" fmla="*/ T52 w 1344"/>
                              <a:gd name="T54" fmla="+- 0 2010 1482"/>
                              <a:gd name="T55" fmla="*/ 2010 h 1344"/>
                              <a:gd name="T56" fmla="+- 0 8693 8689"/>
                              <a:gd name="T57" fmla="*/ T56 w 1344"/>
                              <a:gd name="T58" fmla="+- 0 2081 1482"/>
                              <a:gd name="T59" fmla="*/ 2081 h 1344"/>
                              <a:gd name="T60" fmla="+- 0 8689 8689"/>
                              <a:gd name="T61" fmla="*/ T60 w 1344"/>
                              <a:gd name="T62" fmla="+- 0 2154 1482"/>
                              <a:gd name="T63" fmla="*/ 2154 h 1344"/>
                              <a:gd name="T64" fmla="+- 0 8693 8689"/>
                              <a:gd name="T65" fmla="*/ T64 w 1344"/>
                              <a:gd name="T66" fmla="+- 0 2227 1482"/>
                              <a:gd name="T67" fmla="*/ 2227 h 1344"/>
                              <a:gd name="T68" fmla="+- 0 8704 8689"/>
                              <a:gd name="T69" fmla="*/ T68 w 1344"/>
                              <a:gd name="T70" fmla="+- 0 2298 1482"/>
                              <a:gd name="T71" fmla="*/ 2298 h 1344"/>
                              <a:gd name="T72" fmla="+- 0 8723 8689"/>
                              <a:gd name="T73" fmla="*/ T72 w 1344"/>
                              <a:gd name="T74" fmla="+- 0 2367 1482"/>
                              <a:gd name="T75" fmla="*/ 2367 h 1344"/>
                              <a:gd name="T76" fmla="+- 0 8749 8689"/>
                              <a:gd name="T77" fmla="*/ T76 w 1344"/>
                              <a:gd name="T78" fmla="+- 0 2432 1482"/>
                              <a:gd name="T79" fmla="*/ 2432 h 1344"/>
                              <a:gd name="T80" fmla="+- 0 8781 8689"/>
                              <a:gd name="T81" fmla="*/ T80 w 1344"/>
                              <a:gd name="T82" fmla="+- 0 2493 1482"/>
                              <a:gd name="T83" fmla="*/ 2493 h 1344"/>
                              <a:gd name="T84" fmla="+- 0 8819 8689"/>
                              <a:gd name="T85" fmla="*/ T84 w 1344"/>
                              <a:gd name="T86" fmla="+- 0 2551 1482"/>
                              <a:gd name="T87" fmla="*/ 2551 h 1344"/>
                              <a:gd name="T88" fmla="+- 0 8862 8689"/>
                              <a:gd name="T89" fmla="*/ T88 w 1344"/>
                              <a:gd name="T90" fmla="+- 0 2604 1482"/>
                              <a:gd name="T91" fmla="*/ 2604 h 1344"/>
                              <a:gd name="T92" fmla="+- 0 8911 8689"/>
                              <a:gd name="T93" fmla="*/ T92 w 1344"/>
                              <a:gd name="T94" fmla="+- 0 2653 1482"/>
                              <a:gd name="T95" fmla="*/ 2653 h 1344"/>
                              <a:gd name="T96" fmla="+- 0 8964 8689"/>
                              <a:gd name="T97" fmla="*/ T96 w 1344"/>
                              <a:gd name="T98" fmla="+- 0 2696 1482"/>
                              <a:gd name="T99" fmla="*/ 2696 h 1344"/>
                              <a:gd name="T100" fmla="+- 0 9022 8689"/>
                              <a:gd name="T101" fmla="*/ T100 w 1344"/>
                              <a:gd name="T102" fmla="+- 0 2734 1482"/>
                              <a:gd name="T103" fmla="*/ 2734 h 1344"/>
                              <a:gd name="T104" fmla="+- 0 9083 8689"/>
                              <a:gd name="T105" fmla="*/ T104 w 1344"/>
                              <a:gd name="T106" fmla="+- 0 2766 1482"/>
                              <a:gd name="T107" fmla="*/ 2766 h 1344"/>
                              <a:gd name="T108" fmla="+- 0 9148 8689"/>
                              <a:gd name="T109" fmla="*/ T108 w 1344"/>
                              <a:gd name="T110" fmla="+- 0 2792 1482"/>
                              <a:gd name="T111" fmla="*/ 2792 h 1344"/>
                              <a:gd name="T112" fmla="+- 0 9217 8689"/>
                              <a:gd name="T113" fmla="*/ T112 w 1344"/>
                              <a:gd name="T114" fmla="+- 0 2811 1482"/>
                              <a:gd name="T115" fmla="*/ 2811 h 1344"/>
                              <a:gd name="T116" fmla="+- 0 9288 8689"/>
                              <a:gd name="T117" fmla="*/ T116 w 1344"/>
                              <a:gd name="T118" fmla="+- 0 2822 1482"/>
                              <a:gd name="T119" fmla="*/ 2822 h 1344"/>
                              <a:gd name="T120" fmla="+- 0 9361 8689"/>
                              <a:gd name="T121" fmla="*/ T120 w 1344"/>
                              <a:gd name="T122" fmla="+- 0 2826 1482"/>
                              <a:gd name="T123" fmla="*/ 2826 h 1344"/>
                              <a:gd name="T124" fmla="+- 0 9434 8689"/>
                              <a:gd name="T125" fmla="*/ T124 w 1344"/>
                              <a:gd name="T126" fmla="+- 0 2822 1482"/>
                              <a:gd name="T127" fmla="*/ 2822 h 1344"/>
                              <a:gd name="T128" fmla="+- 0 9505 8689"/>
                              <a:gd name="T129" fmla="*/ T128 w 1344"/>
                              <a:gd name="T130" fmla="+- 0 2811 1482"/>
                              <a:gd name="T131" fmla="*/ 2811 h 1344"/>
                              <a:gd name="T132" fmla="+- 0 9573 8689"/>
                              <a:gd name="T133" fmla="*/ T132 w 1344"/>
                              <a:gd name="T134" fmla="+- 0 2792 1482"/>
                              <a:gd name="T135" fmla="*/ 2792 h 1344"/>
                              <a:gd name="T136" fmla="+- 0 9638 8689"/>
                              <a:gd name="T137" fmla="*/ T136 w 1344"/>
                              <a:gd name="T138" fmla="+- 0 2766 1482"/>
                              <a:gd name="T139" fmla="*/ 2766 h 1344"/>
                              <a:gd name="T140" fmla="+- 0 9700 8689"/>
                              <a:gd name="T141" fmla="*/ T140 w 1344"/>
                              <a:gd name="T142" fmla="+- 0 2734 1482"/>
                              <a:gd name="T143" fmla="*/ 2734 h 1344"/>
                              <a:gd name="T144" fmla="+- 0 9758 8689"/>
                              <a:gd name="T145" fmla="*/ T144 w 1344"/>
                              <a:gd name="T146" fmla="+- 0 2696 1482"/>
                              <a:gd name="T147" fmla="*/ 2696 h 1344"/>
                              <a:gd name="T148" fmla="+- 0 9811 8689"/>
                              <a:gd name="T149" fmla="*/ T148 w 1344"/>
                              <a:gd name="T150" fmla="+- 0 2653 1482"/>
                              <a:gd name="T151" fmla="*/ 2653 h 1344"/>
                              <a:gd name="T152" fmla="+- 0 9860 8689"/>
                              <a:gd name="T153" fmla="*/ T152 w 1344"/>
                              <a:gd name="T154" fmla="+- 0 2604 1482"/>
                              <a:gd name="T155" fmla="*/ 2604 h 1344"/>
                              <a:gd name="T156" fmla="+- 0 9903 8689"/>
                              <a:gd name="T157" fmla="*/ T156 w 1344"/>
                              <a:gd name="T158" fmla="+- 0 2551 1482"/>
                              <a:gd name="T159" fmla="*/ 2551 h 1344"/>
                              <a:gd name="T160" fmla="+- 0 9941 8689"/>
                              <a:gd name="T161" fmla="*/ T160 w 1344"/>
                              <a:gd name="T162" fmla="+- 0 2493 1482"/>
                              <a:gd name="T163" fmla="*/ 2493 h 1344"/>
                              <a:gd name="T164" fmla="+- 0 9973 8689"/>
                              <a:gd name="T165" fmla="*/ T164 w 1344"/>
                              <a:gd name="T166" fmla="+- 0 2432 1482"/>
                              <a:gd name="T167" fmla="*/ 2432 h 1344"/>
                              <a:gd name="T168" fmla="+- 0 9998 8689"/>
                              <a:gd name="T169" fmla="*/ T168 w 1344"/>
                              <a:gd name="T170" fmla="+- 0 2367 1482"/>
                              <a:gd name="T171" fmla="*/ 2367 h 1344"/>
                              <a:gd name="T172" fmla="+- 0 10017 8689"/>
                              <a:gd name="T173" fmla="*/ T172 w 1344"/>
                              <a:gd name="T174" fmla="+- 0 2298 1482"/>
                              <a:gd name="T175" fmla="*/ 2298 h 1344"/>
                              <a:gd name="T176" fmla="+- 0 10029 8689"/>
                              <a:gd name="T177" fmla="*/ T176 w 1344"/>
                              <a:gd name="T178" fmla="+- 0 2227 1482"/>
                              <a:gd name="T179" fmla="*/ 2227 h 1344"/>
                              <a:gd name="T180" fmla="+- 0 10033 8689"/>
                              <a:gd name="T181" fmla="*/ T180 w 1344"/>
                              <a:gd name="T182" fmla="+- 0 2154 1482"/>
                              <a:gd name="T183" fmla="*/ 2154 h 1344"/>
                              <a:gd name="T184" fmla="+- 0 10029 8689"/>
                              <a:gd name="T185" fmla="*/ T184 w 1344"/>
                              <a:gd name="T186" fmla="+- 0 2081 1482"/>
                              <a:gd name="T187" fmla="*/ 2081 h 1344"/>
                              <a:gd name="T188" fmla="+- 0 10017 8689"/>
                              <a:gd name="T189" fmla="*/ T188 w 1344"/>
                              <a:gd name="T190" fmla="+- 0 2010 1482"/>
                              <a:gd name="T191" fmla="*/ 2010 h 1344"/>
                              <a:gd name="T192" fmla="+- 0 9998 8689"/>
                              <a:gd name="T193" fmla="*/ T192 w 1344"/>
                              <a:gd name="T194" fmla="+- 0 1942 1482"/>
                              <a:gd name="T195" fmla="*/ 1942 h 1344"/>
                              <a:gd name="T196" fmla="+- 0 9973 8689"/>
                              <a:gd name="T197" fmla="*/ T196 w 1344"/>
                              <a:gd name="T198" fmla="+- 0 1877 1482"/>
                              <a:gd name="T199" fmla="*/ 1877 h 1344"/>
                              <a:gd name="T200" fmla="+- 0 9941 8689"/>
                              <a:gd name="T201" fmla="*/ T200 w 1344"/>
                              <a:gd name="T202" fmla="+- 0 1815 1482"/>
                              <a:gd name="T203" fmla="*/ 1815 h 1344"/>
                              <a:gd name="T204" fmla="+- 0 9903 8689"/>
                              <a:gd name="T205" fmla="*/ T204 w 1344"/>
                              <a:gd name="T206" fmla="+- 0 1757 1482"/>
                              <a:gd name="T207" fmla="*/ 1757 h 1344"/>
                              <a:gd name="T208" fmla="+- 0 9860 8689"/>
                              <a:gd name="T209" fmla="*/ T208 w 1344"/>
                              <a:gd name="T210" fmla="+- 0 1704 1482"/>
                              <a:gd name="T211" fmla="*/ 1704 h 1344"/>
                              <a:gd name="T212" fmla="+- 0 9811 8689"/>
                              <a:gd name="T213" fmla="*/ T212 w 1344"/>
                              <a:gd name="T214" fmla="+- 0 1655 1482"/>
                              <a:gd name="T215" fmla="*/ 1655 h 1344"/>
                              <a:gd name="T216" fmla="+- 0 9758 8689"/>
                              <a:gd name="T217" fmla="*/ T216 w 1344"/>
                              <a:gd name="T218" fmla="+- 0 1612 1482"/>
                              <a:gd name="T219" fmla="*/ 1612 h 1344"/>
                              <a:gd name="T220" fmla="+- 0 9700 8689"/>
                              <a:gd name="T221" fmla="*/ T220 w 1344"/>
                              <a:gd name="T222" fmla="+- 0 1574 1482"/>
                              <a:gd name="T223" fmla="*/ 1574 h 1344"/>
                              <a:gd name="T224" fmla="+- 0 9638 8689"/>
                              <a:gd name="T225" fmla="*/ T224 w 1344"/>
                              <a:gd name="T226" fmla="+- 0 1542 1482"/>
                              <a:gd name="T227" fmla="*/ 1542 h 1344"/>
                              <a:gd name="T228" fmla="+- 0 9573 8689"/>
                              <a:gd name="T229" fmla="*/ T228 w 1344"/>
                              <a:gd name="T230" fmla="+- 0 1517 1482"/>
                              <a:gd name="T231" fmla="*/ 1517 h 1344"/>
                              <a:gd name="T232" fmla="+- 0 9505 8689"/>
                              <a:gd name="T233" fmla="*/ T232 w 1344"/>
                              <a:gd name="T234" fmla="+- 0 1498 1482"/>
                              <a:gd name="T235" fmla="*/ 1498 h 1344"/>
                              <a:gd name="T236" fmla="+- 0 9434 8689"/>
                              <a:gd name="T237" fmla="*/ T236 w 1344"/>
                              <a:gd name="T238" fmla="+- 0 1486 1482"/>
                              <a:gd name="T239" fmla="*/ 1486 h 1344"/>
                              <a:gd name="T240" fmla="+- 0 9361 8689"/>
                              <a:gd name="T241" fmla="*/ T240 w 1344"/>
                              <a:gd name="T242" fmla="+- 0 1482 1482"/>
                              <a:gd name="T243" fmla="*/ 1482 h 1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44" h="1344">
                                <a:moveTo>
                                  <a:pt x="672" y="0"/>
                                </a:moveTo>
                                <a:lnTo>
                                  <a:pt x="599" y="4"/>
                                </a:lnTo>
                                <a:lnTo>
                                  <a:pt x="528" y="16"/>
                                </a:lnTo>
                                <a:lnTo>
                                  <a:pt x="459" y="35"/>
                                </a:lnTo>
                                <a:lnTo>
                                  <a:pt x="394" y="60"/>
                                </a:lnTo>
                                <a:lnTo>
                                  <a:pt x="333" y="92"/>
                                </a:lnTo>
                                <a:lnTo>
                                  <a:pt x="275" y="130"/>
                                </a:lnTo>
                                <a:lnTo>
                                  <a:pt x="222" y="173"/>
                                </a:lnTo>
                                <a:lnTo>
                                  <a:pt x="173" y="222"/>
                                </a:lnTo>
                                <a:lnTo>
                                  <a:pt x="130" y="275"/>
                                </a:lnTo>
                                <a:lnTo>
                                  <a:pt x="92" y="333"/>
                                </a:lnTo>
                                <a:lnTo>
                                  <a:pt x="60" y="395"/>
                                </a:lnTo>
                                <a:lnTo>
                                  <a:pt x="34" y="460"/>
                                </a:lnTo>
                                <a:lnTo>
                                  <a:pt x="15" y="528"/>
                                </a:lnTo>
                                <a:lnTo>
                                  <a:pt x="4" y="599"/>
                                </a:lnTo>
                                <a:lnTo>
                                  <a:pt x="0" y="672"/>
                                </a:lnTo>
                                <a:lnTo>
                                  <a:pt x="4" y="745"/>
                                </a:lnTo>
                                <a:lnTo>
                                  <a:pt x="15" y="816"/>
                                </a:lnTo>
                                <a:lnTo>
                                  <a:pt x="34" y="885"/>
                                </a:lnTo>
                                <a:lnTo>
                                  <a:pt x="60" y="950"/>
                                </a:lnTo>
                                <a:lnTo>
                                  <a:pt x="92" y="1011"/>
                                </a:lnTo>
                                <a:lnTo>
                                  <a:pt x="130" y="1069"/>
                                </a:lnTo>
                                <a:lnTo>
                                  <a:pt x="173" y="1122"/>
                                </a:lnTo>
                                <a:lnTo>
                                  <a:pt x="222" y="1171"/>
                                </a:lnTo>
                                <a:lnTo>
                                  <a:pt x="275" y="1214"/>
                                </a:lnTo>
                                <a:lnTo>
                                  <a:pt x="333" y="1252"/>
                                </a:lnTo>
                                <a:lnTo>
                                  <a:pt x="394" y="1284"/>
                                </a:lnTo>
                                <a:lnTo>
                                  <a:pt x="459" y="1310"/>
                                </a:lnTo>
                                <a:lnTo>
                                  <a:pt x="528" y="1329"/>
                                </a:lnTo>
                                <a:lnTo>
                                  <a:pt x="599" y="1340"/>
                                </a:lnTo>
                                <a:lnTo>
                                  <a:pt x="672" y="1344"/>
                                </a:lnTo>
                                <a:lnTo>
                                  <a:pt x="745" y="1340"/>
                                </a:lnTo>
                                <a:lnTo>
                                  <a:pt x="816" y="1329"/>
                                </a:lnTo>
                                <a:lnTo>
                                  <a:pt x="884" y="1310"/>
                                </a:lnTo>
                                <a:lnTo>
                                  <a:pt x="949" y="1284"/>
                                </a:lnTo>
                                <a:lnTo>
                                  <a:pt x="1011" y="1252"/>
                                </a:lnTo>
                                <a:lnTo>
                                  <a:pt x="1069" y="1214"/>
                                </a:lnTo>
                                <a:lnTo>
                                  <a:pt x="1122" y="1171"/>
                                </a:lnTo>
                                <a:lnTo>
                                  <a:pt x="1171" y="1122"/>
                                </a:lnTo>
                                <a:lnTo>
                                  <a:pt x="1214" y="1069"/>
                                </a:lnTo>
                                <a:lnTo>
                                  <a:pt x="1252" y="1011"/>
                                </a:lnTo>
                                <a:lnTo>
                                  <a:pt x="1284" y="950"/>
                                </a:lnTo>
                                <a:lnTo>
                                  <a:pt x="1309" y="885"/>
                                </a:lnTo>
                                <a:lnTo>
                                  <a:pt x="1328" y="816"/>
                                </a:lnTo>
                                <a:lnTo>
                                  <a:pt x="1340" y="745"/>
                                </a:lnTo>
                                <a:lnTo>
                                  <a:pt x="1344" y="672"/>
                                </a:lnTo>
                                <a:lnTo>
                                  <a:pt x="1340" y="599"/>
                                </a:lnTo>
                                <a:lnTo>
                                  <a:pt x="1328" y="528"/>
                                </a:lnTo>
                                <a:lnTo>
                                  <a:pt x="1309" y="460"/>
                                </a:lnTo>
                                <a:lnTo>
                                  <a:pt x="1284" y="395"/>
                                </a:lnTo>
                                <a:lnTo>
                                  <a:pt x="1252" y="333"/>
                                </a:lnTo>
                                <a:lnTo>
                                  <a:pt x="1214" y="275"/>
                                </a:lnTo>
                                <a:lnTo>
                                  <a:pt x="1171" y="222"/>
                                </a:lnTo>
                                <a:lnTo>
                                  <a:pt x="1122" y="173"/>
                                </a:lnTo>
                                <a:lnTo>
                                  <a:pt x="1069" y="130"/>
                                </a:lnTo>
                                <a:lnTo>
                                  <a:pt x="1011" y="92"/>
                                </a:lnTo>
                                <a:lnTo>
                                  <a:pt x="949" y="60"/>
                                </a:lnTo>
                                <a:lnTo>
                                  <a:pt x="884" y="35"/>
                                </a:lnTo>
                                <a:lnTo>
                                  <a:pt x="816" y="16"/>
                                </a:lnTo>
                                <a:lnTo>
                                  <a:pt x="745" y="4"/>
                                </a:lnTo>
                                <a:lnTo>
                                  <a:pt x="672" y="0"/>
                                </a:lnTo>
                                <a:close/>
                              </a:path>
                            </a:pathLst>
                          </a:custGeom>
                          <a:solidFill>
                            <a:srgbClr val="FFFFFF"/>
                          </a:solidFill>
                          <a:ln>
                            <a:noFill/>
                          </a:ln>
                        </wps:spPr>
                        <wps:bodyPr rot="0" vert="horz" wrap="square" lIns="91440" tIns="45720" rIns="91440" bIns="45720" anchor="t" anchorCtr="0" upright="1">
                          <a:noAutofit/>
                        </wps:bodyPr>
                      </wps:wsp>
                      <wps:wsp>
                        <wps:cNvPr id="1373828220" name="docshape353"/>
                        <wps:cNvSpPr txBox="1"/>
                        <wps:spPr bwMode="auto">
                          <a:xfrm>
                            <a:off x="8380" y="1164"/>
                            <a:ext cx="1960" cy="1970"/>
                          </a:xfrm>
                          <a:prstGeom prst="rect">
                            <a:avLst/>
                          </a:prstGeom>
                          <a:noFill/>
                          <a:ln>
                            <a:noFill/>
                          </a:ln>
                        </wps:spPr>
                        <wps:txbx>
                          <w:txbxContent>
                            <w:p>
                              <w:pPr>
                                <w:spacing w:before="3"/>
                                <w:rPr>
                                  <w:sz w:val="62"/>
                                </w:rPr>
                              </w:pPr>
                            </w:p>
                            <w:p>
                              <w:pPr>
                                <w:ind w:left="580"/>
                                <w:rPr>
                                  <w:rFonts w:ascii="Century Gothic"/>
                                  <w:b/>
                                  <w:sz w:val="36"/>
                                </w:rPr>
                              </w:pPr>
                              <w:r>
                                <w:rPr>
                                  <w:rFonts w:ascii="Century Gothic"/>
                                  <w:b/>
                                  <w:color w:val="0092FF"/>
                                  <w:spacing w:val="-5"/>
                                  <w:w w:val="110"/>
                                  <w:sz w:val="36"/>
                                </w:rPr>
                                <w:t>88%</w:t>
                              </w:r>
                            </w:p>
                          </w:txbxContent>
                        </wps:txbx>
                        <wps:bodyPr rot="0" vert="horz" wrap="square" lIns="0" tIns="0" rIns="0" bIns="0" anchor="t" anchorCtr="0" upright="1">
                          <a:noAutofit/>
                        </wps:bodyPr>
                      </wps:wsp>
                    </wpg:wgp>
                  </a:graphicData>
                </a:graphic>
              </wp:anchor>
            </w:drawing>
          </mc:Choice>
          <mc:Fallback>
            <w:pict>
              <v:group id="docshapegroup348" o:spid="_x0000_s1026" o:spt="203" style="position:absolute;left:0pt;margin-left:419.05pt;margin-top:58.2pt;height:98.5pt;width:98pt;mso-position-horizontal-relative:page;z-index:251745280;mso-width-relative:page;mso-height-relative:page;" coordorigin="8381,1164" coordsize="1960,1970" o:gfxdata="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">
                <o:lock v:ext="edit" aspectratio="f"/>
                <v:shape id="docshape349" o:spid="_x0000_s1026" o:spt="100" style="position:absolute;left:8380;top:1174;height:1960;width:1960;" fillcolor="#0092FF" filled="t" stroked="f" coordsize="1960,1960" o:gfxdata="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jw&#10;hxDCAAAA4gAAAA8AAAAAAAAAAQAgAAAAIgAAAGRycy9kb3ducmV2LnhtbFBLAQIUABQAAAAIAIdO&#10;4kAzLwWeOwAAADkAAAAQAAAAAAAAAAEAIAAAABEBAABkcnMvc2hhcGV4bWwueG1sUEsFBgAAAAAG&#10;AAYAWwEAALsDAAAAAA==&#10;" path="m977,0l980,980,445,159,383,203,325,251,271,304,222,360,177,419,137,481,101,546,71,614,46,684,26,756,12,829,3,904,0,980,3,1056,12,1131,26,1204,46,1275,70,1343,100,1410,135,1473,173,1534,216,1592,263,1646,314,1697,368,1744,426,1787,487,1825,550,1860,617,1889,685,1914,756,1934,829,1948,904,1957,980,1960,1056,1957,1130,1948,1203,1934,1274,1914,1343,1889,1409,1860,1473,1825,1533,1787,1591,1744,1645,1697,1696,1646,1743,1592,1786,1534,1825,1473,1859,1410,1889,1343,1914,1275,1934,1204,1948,1131,1957,1056,1960,980,1957,904,1948,829,1934,757,1914,686,1889,617,1859,551,1825,487,1786,427,1743,369,1696,315,1645,264,1591,217,1533,174,1473,135,1409,101,1343,71,1274,46,1203,26,1130,12,1056,3,977,0xe">
                  <v:path o:connectlocs="980,2154;383,1377;271,1478;177,1593;101,1720;46,1858;12,2003;0,2154;12,2305;46,2449;100,2584;173,2708;263,2820;368,2918;487,2999;617,3063;756,3108;904,3131;1056,3131;1203,3108;1343,3063;1473,2999;1591,2918;1696,2820;1786,2708;1859,2584;1914,2449;1948,2305;1960,2154;1948,2003;1914,1860;1859,1725;1786,1601;1696,1489;1591,1391;1473,1309;1343,1245;1203,1200;1056,1177" o:connectangles="0,0,0,0,0,0,0,0,0,0,0,0,0,0,0,0,0,0,0,0,0,0,0,0,0,0,0,0,0,0,0,0,0,0,0,0,0,0,0"/>
                  <v:fill on="t" focussize="0,0"/>
                  <v:stroke on="f"/>
                  <v:imagedata o:title=""/>
                  <o:lock v:ext="edit" aspectratio="f"/>
                </v:shape>
                <v:shape id="docshape350" o:spid="_x0000_s1026" o:spt="100" style="position:absolute;left:8689;top:1174;height:980;width:672;" fillcolor="#DCE5EE" filled="t" stroked="f" coordsize="672,980" o:gfxdata="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LI&#10;brnCAAAA4wAAAA8AAAAAAAAAAQAgAAAAIgAAAGRycy9kb3ducmV2LnhtbFBLAQIUABQAAAAIAIdO&#10;4kAzLwWeOwAAADkAAAAQAAAAAAAAAAEAIAAAABEBAABkcnMvc2hhcGV4bWwueG1sUEsFBgAAAAAG&#10;AAYAWwEAALsDAAAAAA==&#10;" path="m671,0l597,3,524,12,452,25,380,45,310,69,243,99,178,134,115,174,56,218,0,267,672,980,671,0xe">
                  <v:path o:connectlocs="671,1174;597,1177;524,1186;452,1199;380,1219;310,1243;243,1273;178,1308;115,1348;56,1392;0,1441;672,2154;671,1174" o:connectangles="0,0,0,0,0,0,0,0,0,0,0,0,0"/>
                  <v:fill on="t" focussize="0,0"/>
                  <v:stroke on="f"/>
                  <v:imagedata o:title=""/>
                  <o:lock v:ext="edit" aspectratio="f"/>
                </v:shape>
                <v:shape id="docshape351" o:spid="_x0000_s1026" o:spt="100" style="position:absolute;left:8689;top:1174;height:980;width:672;" filled="f" stroked="t" coordsize="672,980" o:gfxdata="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Gd&#10;NcEAAADjAAAADwAAAAAAAAABACAAAAAiAAAAZHJzL2Rvd25yZXYueG1sUEsBAhQAFAAAAAgAh07i&#10;QDMvBZ47AAAAOQAAABAAAAAAAAAAAQAgAAAAEAEAAGRycy9zaGFwZXhtbC54bWxQSwUGAAAAAAYA&#10;BgBbAQAAugMAAAAA&#10;" path="m672,980l0,267,56,218,115,174,178,134,243,99,310,69,380,45,452,25,524,12,597,3,671,0,672,980xe">
                  <v:path o:connectlocs="672,2154;0,1441;56,1392;115,1348;178,1308;243,1273;310,1243;380,1219;452,1199;524,1186;597,1177;671,1174;672,2154" o:connectangles="0,0,0,0,0,0,0,0,0,0,0,0,0"/>
                  <v:fill on="f" focussize="0,0"/>
                  <v:stroke weight="1pt" color="#FFFFFF" joinstyle="round"/>
                  <v:imagedata o:title=""/>
                  <o:lock v:ext="edit" aspectratio="f"/>
                </v:shape>
                <v:shape id="docshape352" o:spid="_x0000_s1026" o:spt="100" style="position:absolute;left:8688;top:1482;height:1344;width:1344;" fillcolor="#FFFFFF" filled="t" stroked="f" coordsize="1344,1344" o:gfxdata="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8ijj8QAAADjAAAADwAAAAAAAAABACAAAAAiAAAAZHJzL2Rvd25yZXYueG1sUEsBAhQAFAAAAAgA&#10;h07iQDMvBZ47AAAAOQAAABAAAAAAAAAAAQAgAAAAEwEAAGRycy9zaGFwZXhtbC54bWxQSwUGAAAA&#10;AAYABgBbAQAAvQMAAAAA&#10;" path="m672,0l599,4,528,16,459,35,394,60,333,92,275,130,222,173,173,222,130,275,92,333,60,395,34,460,15,528,4,599,0,672,4,745,15,816,34,885,60,950,92,1011,130,1069,173,1122,222,1171,275,1214,333,1252,394,1284,459,1310,528,1329,599,1340,672,1344,745,1340,816,1329,884,1310,949,1284,1011,1252,1069,1214,1122,1171,1171,1122,1214,1069,1252,1011,1284,950,1309,885,1328,816,1340,745,1344,672,1340,599,1328,528,1309,460,1284,395,1252,333,1214,275,1171,222,1122,173,1069,130,1011,92,949,60,884,35,816,16,745,4,672,0xe">
                  <v:path o:connectlocs="672,1482;599,1486;528,1498;459,1517;394,1542;333,1574;275,1612;222,1655;173,1704;130,1757;92,1815;60,1877;34,1942;15,2010;4,2081;0,2154;4,2227;15,2298;34,2367;60,2432;92,2493;130,2551;173,2604;222,2653;275,2696;333,2734;394,2766;459,2792;528,2811;599,2822;672,2826;745,2822;816,2811;884,2792;949,2766;1011,2734;1069,2696;1122,2653;1171,2604;1214,2551;1252,2493;1284,2432;1309,2367;1328,2298;1340,2227;1344,2154;1340,2081;1328,2010;1309,1942;1284,1877;1252,1815;1214,1757;1171,1704;1122,1655;1069,1612;1011,1574;949,1542;884,1517;816,1498;745,1486;672,1482" o:connectangles="0,0,0,0,0,0,0,0,0,0,0,0,0,0,0,0,0,0,0,0,0,0,0,0,0,0,0,0,0,0,0,0,0,0,0,0,0,0,0,0,0,0,0,0,0,0,0,0,0,0,0,0,0,0,0,0,0,0,0,0,0"/>
                  <v:fill on="t" focussize="0,0"/>
                  <v:stroke on="f"/>
                  <v:imagedata o:title=""/>
                  <o:lock v:ext="edit" aspectratio="f"/>
                </v:shape>
                <v:shape id="docshape353" o:spid="_x0000_s1026" o:spt="202" type="#_x0000_t202" style="position:absolute;left:8380;top:1164;height:1970;width:1960;" filled="f" stroked="f" coordsize="21600,21600" o:gfxdata="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lP1MHFAAAA4wAAAA8AAAAAAAAAAQAgAAAAIgAAAGRycy9kb3ducmV2LnhtbFBLAQIUABQAAAAI&#10;AIdO4kAzLwWeOwAAADkAAAAQAAAAAAAAAAEAIAAAABQBAABkcnMvc2hhcGV4bWwueG1sUEsFBgAA&#10;AAAGAAYAWwEAAL4DAAAAAA==&#10;">
                  <v:fill on="f" focussize="0,0"/>
                  <v:stroke on="f"/>
                  <v:imagedata o:title=""/>
                  <o:lock v:ext="edit" aspectratio="f"/>
                  <v:textbox inset="0mm,0mm,0mm,0mm">
                    <w:txbxContent>
                      <w:p>
                        <w:pPr>
                          <w:spacing w:before="3"/>
                          <w:rPr>
                            <w:sz w:val="62"/>
                          </w:rPr>
                        </w:pPr>
                      </w:p>
                      <w:p>
                        <w:pPr>
                          <w:ind w:left="580"/>
                          <w:rPr>
                            <w:rFonts w:ascii="Century Gothic"/>
                            <w:b/>
                            <w:sz w:val="36"/>
                          </w:rPr>
                        </w:pPr>
                        <w:r>
                          <w:rPr>
                            <w:rFonts w:ascii="Century Gothic"/>
                            <w:b/>
                            <w:color w:val="0092FF"/>
                            <w:spacing w:val="-5"/>
                            <w:w w:val="110"/>
                            <w:sz w:val="36"/>
                          </w:rPr>
                          <w:t>88%</w:t>
                        </w:r>
                      </w:p>
                    </w:txbxContent>
                  </v:textbox>
                </v:shape>
              </v:group>
            </w:pict>
          </mc:Fallback>
        </mc:AlternateContent>
      </w:r>
      <w:r>
        <mc:AlternateContent>
          <mc:Choice Requires="wps">
            <w:drawing>
              <wp:anchor distT="0" distB="0" distL="114300" distR="114300" simplePos="0" relativeHeight="251748352" behindDoc="0" locked="0" layoutInCell="1" allowOverlap="1">
                <wp:simplePos x="0" y="0"/>
                <wp:positionH relativeFrom="page">
                  <wp:posOffset>5030470</wp:posOffset>
                </wp:positionH>
                <wp:positionV relativeFrom="paragraph">
                  <wp:posOffset>195580</wp:posOffset>
                </wp:positionV>
                <wp:extent cx="1828165" cy="376555"/>
                <wp:effectExtent l="0" t="0" r="635" b="4445"/>
                <wp:wrapNone/>
                <wp:docPr id="780232908" name="docshape354"/>
                <wp:cNvGraphicFramePr/>
                <a:graphic xmlns:a="http://schemas.openxmlformats.org/drawingml/2006/main">
                  <a:graphicData uri="http://schemas.microsoft.com/office/word/2010/wordprocessingShape">
                    <wps:wsp>
                      <wps:cNvSpPr txBox="1"/>
                      <wps:spPr bwMode="auto">
                        <a:xfrm>
                          <a:off x="0" y="0"/>
                          <a:ext cx="1828165" cy="376555"/>
                        </a:xfrm>
                        <a:prstGeom prst="rect">
                          <a:avLst/>
                        </a:prstGeom>
                        <a:solidFill>
                          <a:srgbClr val="EEF3F8"/>
                        </a:solidFill>
                        <a:ln>
                          <a:noFill/>
                        </a:ln>
                      </wps:spPr>
                      <wps:txbx>
                        <w:txbxContent>
                          <w:p>
                            <w:pPr>
                              <w:spacing w:before="70" w:line="278" w:lineRule="auto"/>
                              <w:ind w:left="452" w:right="196" w:hanging="206"/>
                              <w:rPr>
                                <w:rFonts w:ascii="Verdana"/>
                                <w:i/>
                                <w:color w:val="000000"/>
                                <w:sz w:val="17"/>
                                <w:lang w:eastAsia="zh-CN"/>
                              </w:rPr>
                            </w:pPr>
                            <w:r>
                              <w:rPr>
                                <w:rFonts w:hint="eastAsia" w:ascii="微软雅黑" w:hAnsi="微软雅黑" w:eastAsia="微软雅黑" w:cs="微软雅黑"/>
                                <w:i/>
                                <w:color w:val="454C5B"/>
                                <w:w w:val="90"/>
                                <w:sz w:val="17"/>
                                <w:lang w:eastAsia="zh-CN"/>
                              </w:rPr>
                              <w:t>您了解目前有哪些</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安全框架吗？</w:t>
                            </w:r>
                          </w:p>
                        </w:txbxContent>
                      </wps:txbx>
                      <wps:bodyPr rot="0" vert="horz" wrap="square" lIns="0" tIns="0" rIns="0" bIns="0" anchor="t" anchorCtr="0" upright="1">
                        <a:noAutofit/>
                      </wps:bodyPr>
                    </wps:wsp>
                  </a:graphicData>
                </a:graphic>
              </wp:anchor>
            </w:drawing>
          </mc:Choice>
          <mc:Fallback>
            <w:pict>
              <v:shape id="docshape354" o:spid="_x0000_s1026" o:spt="202" type="#_x0000_t202" style="position:absolute;left:0pt;margin-left:396.1pt;margin-top:15.4pt;height:29.65pt;width:143.95pt;mso-position-horizontal-relative:page;z-index:251748352;mso-width-relative:page;mso-height-relative:page;" fillcolor="#EEF3F8" filled="t" stroked="f" coordsize="21600,21600" o:gfxdata="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Vl/obYAAAACgEAAA8AAAAAAAAAAQAgAAAAIgAAAGRycy9k&#10;b3ducmV2LnhtbFBLAQIUABQAAAAIAIdO4kBmucWQAgIAAAYEAAAOAAAAAAAAAAEAIAAAACcBAABk&#10;cnMvZTJvRG9jLnhtbFBLBQYAAAAABgAGAFkBAACbBQAAAAA=&#10;">
                <v:fill on="t" focussize="0,0"/>
                <v:stroke on="f"/>
                <v:imagedata o:title=""/>
                <o:lock v:ext="edit" aspectratio="f"/>
                <v:textbox inset="0mm,0mm,0mm,0mm">
                  <w:txbxContent>
                    <w:p>
                      <w:pPr>
                        <w:spacing w:before="70" w:line="278" w:lineRule="auto"/>
                        <w:ind w:left="452" w:right="196" w:hanging="206"/>
                        <w:rPr>
                          <w:rFonts w:ascii="Verdana"/>
                          <w:i/>
                          <w:color w:val="000000"/>
                          <w:sz w:val="17"/>
                          <w:lang w:eastAsia="zh-CN"/>
                        </w:rPr>
                      </w:pPr>
                      <w:r>
                        <w:rPr>
                          <w:rFonts w:hint="eastAsia" w:ascii="微软雅黑" w:hAnsi="微软雅黑" w:eastAsia="微软雅黑" w:cs="微软雅黑"/>
                          <w:i/>
                          <w:color w:val="454C5B"/>
                          <w:w w:val="90"/>
                          <w:sz w:val="17"/>
                          <w:lang w:eastAsia="zh-CN"/>
                        </w:rPr>
                        <w:t>您了解目前有哪些</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安全框架吗？</w:t>
                      </w:r>
                    </w:p>
                  </w:txbxContent>
                </v:textbox>
              </v:shape>
            </w:pict>
          </mc:Fallback>
        </mc:AlternateContent>
      </w:r>
    </w:p>
    <w:p>
      <w:pPr>
        <w:pStyle w:val="6"/>
        <w:spacing w:before="294" w:line="276" w:lineRule="auto"/>
        <w:ind w:left="920" w:right="4835"/>
        <w:jc w:val="both"/>
        <w:rPr>
          <w:rFonts w:ascii="微软雅黑" w:hAnsi="微软雅黑" w:eastAsia="微软雅黑"/>
          <w:lang w:eastAsia="zh-CN"/>
        </w:rPr>
      </w:pPr>
      <w:r>
        <w:rPr>
          <w:rFonts w:hint="eastAsia" w:ascii="微软雅黑" w:hAnsi="微软雅黑" w:eastAsia="微软雅黑"/>
          <w:lang w:eastAsia="zh-CN"/>
        </w:rPr>
        <w:t>大部分（</w:t>
      </w:r>
      <w:r>
        <w:rPr>
          <w:rFonts w:ascii="微软雅黑" w:hAnsi="微软雅黑" w:eastAsia="微软雅黑"/>
          <w:lang w:eastAsia="zh-CN"/>
        </w:rPr>
        <w:t>88%</w:t>
      </w:r>
      <w:r>
        <w:rPr>
          <w:rFonts w:hint="eastAsia" w:ascii="微软雅黑" w:hAnsi="微软雅黑" w:eastAsia="微软雅黑"/>
          <w:lang w:eastAsia="zh-CN"/>
        </w:rPr>
        <w:t>）</w:t>
      </w:r>
      <w:r>
        <w:rPr>
          <w:rFonts w:hint="eastAsia" w:ascii="微软雅黑" w:hAnsi="微软雅黑" w:eastAsia="微软雅黑" w:cs="微软雅黑"/>
          <w:lang w:eastAsia="zh-CN"/>
        </w:rPr>
        <w:t>的安全专业人士了解现有的</w:t>
      </w:r>
      <w:r>
        <w:rPr>
          <w:rFonts w:ascii="微软雅黑" w:hAnsi="微软雅黑" w:eastAsia="微软雅黑"/>
          <w:lang w:eastAsia="zh-CN"/>
        </w:rPr>
        <w:t xml:space="preserve"> AI </w:t>
      </w:r>
      <w:r>
        <w:rPr>
          <w:rFonts w:hint="eastAsia" w:ascii="微软雅黑" w:hAnsi="微软雅黑" w:eastAsia="微软雅黑" w:cs="微软雅黑"/>
          <w:lang w:eastAsia="zh-CN"/>
        </w:rPr>
        <w:t>安全框架，如基于美国</w:t>
      </w:r>
      <w:r>
        <w:rPr>
          <w:rFonts w:ascii="微软雅黑" w:hAnsi="微软雅黑" w:eastAsia="微软雅黑"/>
          <w:lang w:eastAsia="zh-CN"/>
        </w:rPr>
        <w:t xml:space="preserve"> NIST </w:t>
      </w:r>
      <w:r>
        <w:rPr>
          <w:rFonts w:hint="eastAsia" w:ascii="微软雅黑" w:hAnsi="微软雅黑" w:eastAsia="微软雅黑" w:cs="微软雅黑"/>
          <w:lang w:eastAsia="zh-CN"/>
        </w:rPr>
        <w:t>指南的框架。然而值得注意的是，对这些框架的了解并不意味着它们的深入理解和使用。仅有</w:t>
      </w:r>
      <w:r>
        <w:rPr>
          <w:rFonts w:ascii="微软雅黑" w:hAnsi="微软雅黑" w:eastAsia="微软雅黑"/>
          <w:lang w:eastAsia="zh-CN"/>
        </w:rPr>
        <w:t xml:space="preserve"> 12% </w:t>
      </w:r>
      <w:r>
        <w:rPr>
          <w:rFonts w:hint="eastAsia" w:ascii="微软雅黑" w:hAnsi="微软雅黑" w:eastAsia="微软雅黑" w:cs="微软雅黑"/>
          <w:lang w:eastAsia="zh-CN"/>
        </w:rPr>
        <w:t>的调查参与者表示他们不了解任何</w:t>
      </w:r>
      <w:r>
        <w:rPr>
          <w:rFonts w:ascii="微软雅黑" w:hAnsi="微软雅黑" w:eastAsia="微软雅黑"/>
          <w:lang w:eastAsia="zh-CN"/>
        </w:rPr>
        <w:t xml:space="preserve"> AI </w:t>
      </w:r>
      <w:r>
        <w:rPr>
          <w:rFonts w:hint="eastAsia" w:ascii="微软雅黑" w:hAnsi="微软雅黑" w:eastAsia="微软雅黑" w:cs="微软雅黑"/>
          <w:lang w:eastAsia="zh-CN"/>
        </w:rPr>
        <w:t>安全框架，这表明这些标准在网络安全界得到了广泛的认可，同时也显示出在这些框架的实际应用和深入理解方面还有进一步的探索空间。</w:t>
      </w:r>
    </w:p>
    <w:p>
      <w:pPr>
        <w:pStyle w:val="6"/>
        <w:rPr>
          <w:lang w:eastAsia="zh-CN"/>
        </w:rPr>
      </w:pPr>
    </w:p>
    <w:p>
      <w:pPr>
        <w:pStyle w:val="6"/>
        <w:spacing w:before="7"/>
        <w:rPr>
          <w:sz w:val="17"/>
          <w:lang w:eastAsia="zh-CN"/>
        </w:rPr>
      </w:pPr>
    </w:p>
    <w:p>
      <w:pPr>
        <w:rPr>
          <w:sz w:val="17"/>
          <w:lang w:eastAsia="zh-CN"/>
        </w:rPr>
        <w:sectPr>
          <w:pgSz w:w="12240" w:h="15840"/>
          <w:pgMar w:top="1220" w:right="0" w:bottom="860" w:left="520" w:header="0" w:footer="675" w:gutter="0"/>
          <w:cols w:space="720" w:num="1"/>
        </w:sectPr>
      </w:pPr>
    </w:p>
    <w:p>
      <w:pPr>
        <w:pStyle w:val="4"/>
        <w:spacing w:before="277"/>
        <w:rPr>
          <w:rFonts w:ascii="微软雅黑" w:hAnsi="微软雅黑" w:eastAsia="微软雅黑" w:cs="微软雅黑"/>
          <w:sz w:val="36"/>
          <w:szCs w:val="36"/>
          <w:lang w:eastAsia="zh-CN"/>
        </w:rPr>
      </w:pPr>
      <w:r>
        <w:rPr>
          <w:rFonts w:hint="eastAsia" w:ascii="微软雅黑" w:hAnsi="微软雅黑" w:eastAsia="微软雅黑" w:cs="微软雅黑"/>
          <w:sz w:val="36"/>
          <w:szCs w:val="36"/>
          <w:lang w:eastAsia="zh-CN"/>
        </w:rPr>
        <w:t>关于</w:t>
      </w:r>
      <w:r>
        <w:rPr>
          <w:sz w:val="36"/>
          <w:szCs w:val="36"/>
          <w:lang w:eastAsia="zh-CN"/>
        </w:rPr>
        <w:t xml:space="preserve"> AI </w:t>
      </w:r>
      <w:r>
        <w:rPr>
          <w:rFonts w:hint="eastAsia" w:ascii="微软雅黑" w:hAnsi="微软雅黑" w:eastAsia="微软雅黑" w:cs="微软雅黑"/>
          <w:sz w:val="36"/>
          <w:szCs w:val="36"/>
          <w:lang w:eastAsia="zh-CN"/>
        </w:rPr>
        <w:t>的总体使用计划</w:t>
      </w:r>
    </w:p>
    <w:p>
      <w:pPr>
        <w:pStyle w:val="4"/>
        <w:spacing w:before="277"/>
        <w:rPr>
          <w:rFonts w:hint="eastAsia"/>
          <w:spacing w:val="-7"/>
          <w:lang w:eastAsia="zh-CN"/>
        </w:rPr>
      </w:pPr>
      <w:r>
        <mc:AlternateContent>
          <mc:Choice Requires="wpg">
            <w:drawing>
              <wp:anchor distT="0" distB="0" distL="114300" distR="114300" simplePos="0" relativeHeight="251746304" behindDoc="0" locked="0" layoutInCell="1" allowOverlap="1">
                <wp:simplePos x="0" y="0"/>
                <wp:positionH relativeFrom="page">
                  <wp:posOffset>914400</wp:posOffset>
                </wp:positionH>
                <wp:positionV relativeFrom="paragraph">
                  <wp:posOffset>971550</wp:posOffset>
                </wp:positionV>
                <wp:extent cx="1837690" cy="1837690"/>
                <wp:effectExtent l="0" t="635" r="3810" b="3175"/>
                <wp:wrapNone/>
                <wp:docPr id="189073267" name="docshapegroup355"/>
                <wp:cNvGraphicFramePr/>
                <a:graphic xmlns:a="http://schemas.openxmlformats.org/drawingml/2006/main">
                  <a:graphicData uri="http://schemas.microsoft.com/office/word/2010/wordprocessingGroup">
                    <wpg:wgp>
                      <wpg:cNvGrpSpPr/>
                      <wpg:grpSpPr>
                        <a:xfrm>
                          <a:off x="0" y="0"/>
                          <a:ext cx="1837690" cy="1837690"/>
                          <a:chOff x="1440" y="1530"/>
                          <a:chExt cx="2894" cy="2894"/>
                        </a:xfrm>
                      </wpg:grpSpPr>
                      <wps:wsp>
                        <wps:cNvPr id="924725217" name="docshape356"/>
                        <wps:cNvSpPr/>
                        <wps:spPr bwMode="auto">
                          <a:xfrm>
                            <a:off x="1481" y="1540"/>
                            <a:ext cx="2853" cy="2883"/>
                          </a:xfrm>
                          <a:custGeom>
                            <a:avLst/>
                            <a:gdLst>
                              <a:gd name="T0" fmla="+- 0 2845 1481"/>
                              <a:gd name="T1" fmla="*/ T0 w 2853"/>
                              <a:gd name="T2" fmla="+- 0 1542 1541"/>
                              <a:gd name="T3" fmla="*/ 1542 h 2883"/>
                              <a:gd name="T4" fmla="+- 0 1481 1481"/>
                              <a:gd name="T5" fmla="*/ T4 w 2853"/>
                              <a:gd name="T6" fmla="+- 0 3275 1541"/>
                              <a:gd name="T7" fmla="*/ 3275 h 2883"/>
                              <a:gd name="T8" fmla="+- 0 1519 1481"/>
                              <a:gd name="T9" fmla="*/ T8 w 2853"/>
                              <a:gd name="T10" fmla="+- 0 3420 1541"/>
                              <a:gd name="T11" fmla="*/ 3420 h 2883"/>
                              <a:gd name="T12" fmla="+- 0 1571 1481"/>
                              <a:gd name="T13" fmla="*/ T12 w 2853"/>
                              <a:gd name="T14" fmla="+- 0 3558 1541"/>
                              <a:gd name="T15" fmla="*/ 3558 h 2883"/>
                              <a:gd name="T16" fmla="+- 0 1637 1481"/>
                              <a:gd name="T17" fmla="*/ T16 w 2853"/>
                              <a:gd name="T18" fmla="+- 0 3688 1541"/>
                              <a:gd name="T19" fmla="*/ 3688 h 2883"/>
                              <a:gd name="T20" fmla="+- 0 1714 1481"/>
                              <a:gd name="T21" fmla="*/ T20 w 2853"/>
                              <a:gd name="T22" fmla="+- 0 3811 1541"/>
                              <a:gd name="T23" fmla="*/ 3811 h 2883"/>
                              <a:gd name="T24" fmla="+- 0 1803 1481"/>
                              <a:gd name="T25" fmla="*/ T24 w 2853"/>
                              <a:gd name="T26" fmla="+- 0 3924 1541"/>
                              <a:gd name="T27" fmla="*/ 3924 h 2883"/>
                              <a:gd name="T28" fmla="+- 0 1902 1481"/>
                              <a:gd name="T29" fmla="*/ T28 w 2853"/>
                              <a:gd name="T30" fmla="+- 0 4028 1541"/>
                              <a:gd name="T31" fmla="*/ 4028 h 2883"/>
                              <a:gd name="T32" fmla="+- 0 2011 1481"/>
                              <a:gd name="T33" fmla="*/ T32 w 2853"/>
                              <a:gd name="T34" fmla="+- 0 4121 1541"/>
                              <a:gd name="T35" fmla="*/ 4121 h 2883"/>
                              <a:gd name="T36" fmla="+- 0 2129 1481"/>
                              <a:gd name="T37" fmla="*/ T36 w 2853"/>
                              <a:gd name="T38" fmla="+- 0 4203 1541"/>
                              <a:gd name="T39" fmla="*/ 4203 h 2883"/>
                              <a:gd name="T40" fmla="+- 0 2255 1481"/>
                              <a:gd name="T41" fmla="*/ T40 w 2853"/>
                              <a:gd name="T42" fmla="+- 0 4273 1541"/>
                              <a:gd name="T43" fmla="*/ 4273 h 2883"/>
                              <a:gd name="T44" fmla="+- 0 2387 1481"/>
                              <a:gd name="T45" fmla="*/ T44 w 2853"/>
                              <a:gd name="T46" fmla="+- 0 4331 1541"/>
                              <a:gd name="T47" fmla="*/ 4331 h 2883"/>
                              <a:gd name="T48" fmla="+- 0 2526 1481"/>
                              <a:gd name="T49" fmla="*/ T48 w 2853"/>
                              <a:gd name="T50" fmla="+- 0 4375 1541"/>
                              <a:gd name="T51" fmla="*/ 4375 h 2883"/>
                              <a:gd name="T52" fmla="+- 0 2669 1481"/>
                              <a:gd name="T53" fmla="*/ T52 w 2853"/>
                              <a:gd name="T54" fmla="+- 0 4406 1541"/>
                              <a:gd name="T55" fmla="*/ 4406 h 2883"/>
                              <a:gd name="T56" fmla="+- 0 2817 1481"/>
                              <a:gd name="T57" fmla="*/ T56 w 2853"/>
                              <a:gd name="T58" fmla="+- 0 4421 1541"/>
                              <a:gd name="T59" fmla="*/ 4421 h 2883"/>
                              <a:gd name="T60" fmla="+- 0 2968 1481"/>
                              <a:gd name="T61" fmla="*/ T60 w 2853"/>
                              <a:gd name="T62" fmla="+- 0 4421 1541"/>
                              <a:gd name="T63" fmla="*/ 4421 h 2883"/>
                              <a:gd name="T64" fmla="+- 0 3117 1481"/>
                              <a:gd name="T65" fmla="*/ T64 w 2853"/>
                              <a:gd name="T66" fmla="+- 0 4405 1541"/>
                              <a:gd name="T67" fmla="*/ 4405 h 2883"/>
                              <a:gd name="T68" fmla="+- 0 3262 1481"/>
                              <a:gd name="T69" fmla="*/ T68 w 2853"/>
                              <a:gd name="T70" fmla="+- 0 4374 1541"/>
                              <a:gd name="T71" fmla="*/ 4374 h 2883"/>
                              <a:gd name="T72" fmla="+- 0 3400 1481"/>
                              <a:gd name="T73" fmla="*/ T72 w 2853"/>
                              <a:gd name="T74" fmla="+- 0 4329 1541"/>
                              <a:gd name="T75" fmla="*/ 4329 h 2883"/>
                              <a:gd name="T76" fmla="+- 0 3533 1481"/>
                              <a:gd name="T77" fmla="*/ T76 w 2853"/>
                              <a:gd name="T78" fmla="+- 0 4271 1541"/>
                              <a:gd name="T79" fmla="*/ 4271 h 2883"/>
                              <a:gd name="T80" fmla="+- 0 3658 1481"/>
                              <a:gd name="T81" fmla="*/ T80 w 2853"/>
                              <a:gd name="T82" fmla="+- 0 4200 1541"/>
                              <a:gd name="T83" fmla="*/ 4200 h 2883"/>
                              <a:gd name="T84" fmla="+- 0 3775 1481"/>
                              <a:gd name="T85" fmla="*/ T84 w 2853"/>
                              <a:gd name="T86" fmla="+- 0 4118 1541"/>
                              <a:gd name="T87" fmla="*/ 4118 h 2883"/>
                              <a:gd name="T88" fmla="+- 0 3884 1481"/>
                              <a:gd name="T89" fmla="*/ T88 w 2853"/>
                              <a:gd name="T90" fmla="+- 0 4024 1541"/>
                              <a:gd name="T91" fmla="*/ 4024 h 2883"/>
                              <a:gd name="T92" fmla="+- 0 3982 1481"/>
                              <a:gd name="T93" fmla="*/ T92 w 2853"/>
                              <a:gd name="T94" fmla="+- 0 3920 1541"/>
                              <a:gd name="T95" fmla="*/ 3920 h 2883"/>
                              <a:gd name="T96" fmla="+- 0 4070 1481"/>
                              <a:gd name="T97" fmla="*/ T96 w 2853"/>
                              <a:gd name="T98" fmla="+- 0 3808 1541"/>
                              <a:gd name="T99" fmla="*/ 3808 h 2883"/>
                              <a:gd name="T100" fmla="+- 0 4147 1481"/>
                              <a:gd name="T101" fmla="*/ T100 w 2853"/>
                              <a:gd name="T102" fmla="+- 0 3686 1541"/>
                              <a:gd name="T103" fmla="*/ 3686 h 2883"/>
                              <a:gd name="T104" fmla="+- 0 4212 1481"/>
                              <a:gd name="T105" fmla="*/ T104 w 2853"/>
                              <a:gd name="T106" fmla="+- 0 3557 1541"/>
                              <a:gd name="T107" fmla="*/ 3557 h 2883"/>
                              <a:gd name="T108" fmla="+- 0 4264 1481"/>
                              <a:gd name="T109" fmla="*/ T108 w 2853"/>
                              <a:gd name="T110" fmla="+- 0 3422 1541"/>
                              <a:gd name="T111" fmla="*/ 3422 h 2883"/>
                              <a:gd name="T112" fmla="+- 0 4302 1481"/>
                              <a:gd name="T113" fmla="*/ T112 w 2853"/>
                              <a:gd name="T114" fmla="+- 0 3280 1541"/>
                              <a:gd name="T115" fmla="*/ 3280 h 2883"/>
                              <a:gd name="T116" fmla="+- 0 4325 1481"/>
                              <a:gd name="T117" fmla="*/ T116 w 2853"/>
                              <a:gd name="T118" fmla="+- 0 3133 1541"/>
                              <a:gd name="T119" fmla="*/ 3133 h 2883"/>
                              <a:gd name="T120" fmla="+- 0 4333 1481"/>
                              <a:gd name="T121" fmla="*/ T120 w 2853"/>
                              <a:gd name="T122" fmla="+- 0 2982 1541"/>
                              <a:gd name="T123" fmla="*/ 2982 h 2883"/>
                              <a:gd name="T124" fmla="+- 0 4325 1481"/>
                              <a:gd name="T125" fmla="*/ T124 w 2853"/>
                              <a:gd name="T126" fmla="+- 0 2831 1541"/>
                              <a:gd name="T127" fmla="*/ 2831 h 2883"/>
                              <a:gd name="T128" fmla="+- 0 4302 1481"/>
                              <a:gd name="T129" fmla="*/ T128 w 2853"/>
                              <a:gd name="T130" fmla="+- 0 2684 1541"/>
                              <a:gd name="T131" fmla="*/ 2684 h 2883"/>
                              <a:gd name="T132" fmla="+- 0 4264 1481"/>
                              <a:gd name="T133" fmla="*/ T132 w 2853"/>
                              <a:gd name="T134" fmla="+- 0 2542 1541"/>
                              <a:gd name="T135" fmla="*/ 2542 h 2883"/>
                              <a:gd name="T136" fmla="+- 0 4212 1481"/>
                              <a:gd name="T137" fmla="*/ T136 w 2853"/>
                              <a:gd name="T138" fmla="+- 0 2407 1541"/>
                              <a:gd name="T139" fmla="*/ 2407 h 2883"/>
                              <a:gd name="T140" fmla="+- 0 4147 1481"/>
                              <a:gd name="T141" fmla="*/ T140 w 2853"/>
                              <a:gd name="T142" fmla="+- 0 2278 1541"/>
                              <a:gd name="T143" fmla="*/ 2278 h 2883"/>
                              <a:gd name="T144" fmla="+- 0 4070 1481"/>
                              <a:gd name="T145" fmla="*/ T144 w 2853"/>
                              <a:gd name="T146" fmla="+- 0 2157 1541"/>
                              <a:gd name="T147" fmla="*/ 2157 h 2883"/>
                              <a:gd name="T148" fmla="+- 0 3982 1481"/>
                              <a:gd name="T149" fmla="*/ T148 w 2853"/>
                              <a:gd name="T150" fmla="+- 0 2044 1541"/>
                              <a:gd name="T151" fmla="*/ 2044 h 2883"/>
                              <a:gd name="T152" fmla="+- 0 3884 1481"/>
                              <a:gd name="T153" fmla="*/ T152 w 2853"/>
                              <a:gd name="T154" fmla="+- 0 1940 1541"/>
                              <a:gd name="T155" fmla="*/ 1940 h 2883"/>
                              <a:gd name="T156" fmla="+- 0 3775 1481"/>
                              <a:gd name="T157" fmla="*/ T156 w 2853"/>
                              <a:gd name="T158" fmla="+- 0 1847 1541"/>
                              <a:gd name="T159" fmla="*/ 1847 h 2883"/>
                              <a:gd name="T160" fmla="+- 0 3658 1481"/>
                              <a:gd name="T161" fmla="*/ T160 w 2853"/>
                              <a:gd name="T162" fmla="+- 0 1764 1541"/>
                              <a:gd name="T163" fmla="*/ 1764 h 2883"/>
                              <a:gd name="T164" fmla="+- 0 3533 1481"/>
                              <a:gd name="T165" fmla="*/ T164 w 2853"/>
                              <a:gd name="T166" fmla="+- 0 1693 1541"/>
                              <a:gd name="T167" fmla="*/ 1693 h 2883"/>
                              <a:gd name="T168" fmla="+- 0 3400 1481"/>
                              <a:gd name="T169" fmla="*/ T168 w 2853"/>
                              <a:gd name="T170" fmla="+- 0 1635 1541"/>
                              <a:gd name="T171" fmla="*/ 1635 h 2883"/>
                              <a:gd name="T172" fmla="+- 0 3262 1481"/>
                              <a:gd name="T173" fmla="*/ T172 w 2853"/>
                              <a:gd name="T174" fmla="+- 0 1590 1541"/>
                              <a:gd name="T175" fmla="*/ 1590 h 2883"/>
                              <a:gd name="T176" fmla="+- 0 3117 1481"/>
                              <a:gd name="T177" fmla="*/ T176 w 2853"/>
                              <a:gd name="T178" fmla="+- 0 1559 1541"/>
                              <a:gd name="T179" fmla="*/ 1559 h 2883"/>
                              <a:gd name="T180" fmla="+- 0 2968 1481"/>
                              <a:gd name="T181" fmla="*/ T180 w 2853"/>
                              <a:gd name="T182" fmla="+- 0 1543 1541"/>
                              <a:gd name="T183" fmla="*/ 1543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853" h="2883">
                                <a:moveTo>
                                  <a:pt x="1411" y="0"/>
                                </a:moveTo>
                                <a:lnTo>
                                  <a:pt x="1364" y="1"/>
                                </a:lnTo>
                                <a:lnTo>
                                  <a:pt x="1411" y="1441"/>
                                </a:lnTo>
                                <a:lnTo>
                                  <a:pt x="0" y="1734"/>
                                </a:lnTo>
                                <a:lnTo>
                                  <a:pt x="17" y="1807"/>
                                </a:lnTo>
                                <a:lnTo>
                                  <a:pt x="38" y="1879"/>
                                </a:lnTo>
                                <a:lnTo>
                                  <a:pt x="63" y="1949"/>
                                </a:lnTo>
                                <a:lnTo>
                                  <a:pt x="90" y="2017"/>
                                </a:lnTo>
                                <a:lnTo>
                                  <a:pt x="121" y="2083"/>
                                </a:lnTo>
                                <a:lnTo>
                                  <a:pt x="156" y="2147"/>
                                </a:lnTo>
                                <a:lnTo>
                                  <a:pt x="193" y="2210"/>
                                </a:lnTo>
                                <a:lnTo>
                                  <a:pt x="233" y="2270"/>
                                </a:lnTo>
                                <a:lnTo>
                                  <a:pt x="276" y="2328"/>
                                </a:lnTo>
                                <a:lnTo>
                                  <a:pt x="322" y="2383"/>
                                </a:lnTo>
                                <a:lnTo>
                                  <a:pt x="370" y="2436"/>
                                </a:lnTo>
                                <a:lnTo>
                                  <a:pt x="421" y="2487"/>
                                </a:lnTo>
                                <a:lnTo>
                                  <a:pt x="475" y="2535"/>
                                </a:lnTo>
                                <a:lnTo>
                                  <a:pt x="530" y="2580"/>
                                </a:lnTo>
                                <a:lnTo>
                                  <a:pt x="588" y="2623"/>
                                </a:lnTo>
                                <a:lnTo>
                                  <a:pt x="648" y="2662"/>
                                </a:lnTo>
                                <a:lnTo>
                                  <a:pt x="710" y="2699"/>
                                </a:lnTo>
                                <a:lnTo>
                                  <a:pt x="774" y="2732"/>
                                </a:lnTo>
                                <a:lnTo>
                                  <a:pt x="839" y="2763"/>
                                </a:lnTo>
                                <a:lnTo>
                                  <a:pt x="906" y="2790"/>
                                </a:lnTo>
                                <a:lnTo>
                                  <a:pt x="975" y="2814"/>
                                </a:lnTo>
                                <a:lnTo>
                                  <a:pt x="1045" y="2834"/>
                                </a:lnTo>
                                <a:lnTo>
                                  <a:pt x="1116" y="2851"/>
                                </a:lnTo>
                                <a:lnTo>
                                  <a:pt x="1188" y="2865"/>
                                </a:lnTo>
                                <a:lnTo>
                                  <a:pt x="1262" y="2874"/>
                                </a:lnTo>
                                <a:lnTo>
                                  <a:pt x="1336" y="2880"/>
                                </a:lnTo>
                                <a:lnTo>
                                  <a:pt x="1411" y="2882"/>
                                </a:lnTo>
                                <a:lnTo>
                                  <a:pt x="1487" y="2880"/>
                                </a:lnTo>
                                <a:lnTo>
                                  <a:pt x="1562" y="2874"/>
                                </a:lnTo>
                                <a:lnTo>
                                  <a:pt x="1636" y="2864"/>
                                </a:lnTo>
                                <a:lnTo>
                                  <a:pt x="1709" y="2851"/>
                                </a:lnTo>
                                <a:lnTo>
                                  <a:pt x="1781" y="2833"/>
                                </a:lnTo>
                                <a:lnTo>
                                  <a:pt x="1851" y="2813"/>
                                </a:lnTo>
                                <a:lnTo>
                                  <a:pt x="1919" y="2788"/>
                                </a:lnTo>
                                <a:lnTo>
                                  <a:pt x="1986" y="2761"/>
                                </a:lnTo>
                                <a:lnTo>
                                  <a:pt x="2052" y="2730"/>
                                </a:lnTo>
                                <a:lnTo>
                                  <a:pt x="2115" y="2696"/>
                                </a:lnTo>
                                <a:lnTo>
                                  <a:pt x="2177" y="2659"/>
                                </a:lnTo>
                                <a:lnTo>
                                  <a:pt x="2237" y="2619"/>
                                </a:lnTo>
                                <a:lnTo>
                                  <a:pt x="2294" y="2577"/>
                                </a:lnTo>
                                <a:lnTo>
                                  <a:pt x="2350" y="2531"/>
                                </a:lnTo>
                                <a:lnTo>
                                  <a:pt x="2403" y="2483"/>
                                </a:lnTo>
                                <a:lnTo>
                                  <a:pt x="2453" y="2432"/>
                                </a:lnTo>
                                <a:lnTo>
                                  <a:pt x="2501" y="2379"/>
                                </a:lnTo>
                                <a:lnTo>
                                  <a:pt x="2547" y="2324"/>
                                </a:lnTo>
                                <a:lnTo>
                                  <a:pt x="2589" y="2267"/>
                                </a:lnTo>
                                <a:lnTo>
                                  <a:pt x="2629" y="2207"/>
                                </a:lnTo>
                                <a:lnTo>
                                  <a:pt x="2666" y="2145"/>
                                </a:lnTo>
                                <a:lnTo>
                                  <a:pt x="2700" y="2082"/>
                                </a:lnTo>
                                <a:lnTo>
                                  <a:pt x="2731" y="2016"/>
                                </a:lnTo>
                                <a:lnTo>
                                  <a:pt x="2759" y="1949"/>
                                </a:lnTo>
                                <a:lnTo>
                                  <a:pt x="2783" y="1881"/>
                                </a:lnTo>
                                <a:lnTo>
                                  <a:pt x="2804" y="1811"/>
                                </a:lnTo>
                                <a:lnTo>
                                  <a:pt x="2821" y="1739"/>
                                </a:lnTo>
                                <a:lnTo>
                                  <a:pt x="2834" y="1666"/>
                                </a:lnTo>
                                <a:lnTo>
                                  <a:pt x="2844" y="1592"/>
                                </a:lnTo>
                                <a:lnTo>
                                  <a:pt x="2850" y="1517"/>
                                </a:lnTo>
                                <a:lnTo>
                                  <a:pt x="2852" y="1441"/>
                                </a:lnTo>
                                <a:lnTo>
                                  <a:pt x="2850" y="1365"/>
                                </a:lnTo>
                                <a:lnTo>
                                  <a:pt x="2844" y="1290"/>
                                </a:lnTo>
                                <a:lnTo>
                                  <a:pt x="2834" y="1216"/>
                                </a:lnTo>
                                <a:lnTo>
                                  <a:pt x="2821" y="1143"/>
                                </a:lnTo>
                                <a:lnTo>
                                  <a:pt x="2804" y="1072"/>
                                </a:lnTo>
                                <a:lnTo>
                                  <a:pt x="2783" y="1001"/>
                                </a:lnTo>
                                <a:lnTo>
                                  <a:pt x="2759" y="933"/>
                                </a:lnTo>
                                <a:lnTo>
                                  <a:pt x="2731" y="866"/>
                                </a:lnTo>
                                <a:lnTo>
                                  <a:pt x="2700" y="800"/>
                                </a:lnTo>
                                <a:lnTo>
                                  <a:pt x="2666" y="737"/>
                                </a:lnTo>
                                <a:lnTo>
                                  <a:pt x="2629" y="675"/>
                                </a:lnTo>
                                <a:lnTo>
                                  <a:pt x="2589" y="616"/>
                                </a:lnTo>
                                <a:lnTo>
                                  <a:pt x="2547" y="558"/>
                                </a:lnTo>
                                <a:lnTo>
                                  <a:pt x="2501" y="503"/>
                                </a:lnTo>
                                <a:lnTo>
                                  <a:pt x="2453" y="450"/>
                                </a:lnTo>
                                <a:lnTo>
                                  <a:pt x="2403" y="399"/>
                                </a:lnTo>
                                <a:lnTo>
                                  <a:pt x="2350" y="351"/>
                                </a:lnTo>
                                <a:lnTo>
                                  <a:pt x="2294" y="306"/>
                                </a:lnTo>
                                <a:lnTo>
                                  <a:pt x="2237" y="263"/>
                                </a:lnTo>
                                <a:lnTo>
                                  <a:pt x="2177" y="223"/>
                                </a:lnTo>
                                <a:lnTo>
                                  <a:pt x="2115" y="186"/>
                                </a:lnTo>
                                <a:lnTo>
                                  <a:pt x="2052" y="152"/>
                                </a:lnTo>
                                <a:lnTo>
                                  <a:pt x="1986" y="121"/>
                                </a:lnTo>
                                <a:lnTo>
                                  <a:pt x="1919" y="94"/>
                                </a:lnTo>
                                <a:lnTo>
                                  <a:pt x="1851" y="69"/>
                                </a:lnTo>
                                <a:lnTo>
                                  <a:pt x="1781" y="49"/>
                                </a:lnTo>
                                <a:lnTo>
                                  <a:pt x="1709" y="31"/>
                                </a:lnTo>
                                <a:lnTo>
                                  <a:pt x="1636" y="18"/>
                                </a:lnTo>
                                <a:lnTo>
                                  <a:pt x="1562" y="8"/>
                                </a:lnTo>
                                <a:lnTo>
                                  <a:pt x="1487" y="2"/>
                                </a:lnTo>
                                <a:lnTo>
                                  <a:pt x="1411" y="0"/>
                                </a:lnTo>
                                <a:close/>
                              </a:path>
                            </a:pathLst>
                          </a:custGeom>
                          <a:solidFill>
                            <a:srgbClr val="FF7A00"/>
                          </a:solidFill>
                          <a:ln>
                            <a:noFill/>
                          </a:ln>
                        </wps:spPr>
                        <wps:bodyPr rot="0" vert="horz" wrap="square" lIns="91440" tIns="45720" rIns="91440" bIns="45720" anchor="t" anchorCtr="0" upright="1">
                          <a:noAutofit/>
                        </wps:bodyPr>
                      </wps:wsp>
                      <wps:wsp>
                        <wps:cNvPr id="1848484792" name="docshape357"/>
                        <wps:cNvSpPr/>
                        <wps:spPr bwMode="auto">
                          <a:xfrm>
                            <a:off x="1451" y="1547"/>
                            <a:ext cx="1442" cy="1975"/>
                          </a:xfrm>
                          <a:custGeom>
                            <a:avLst/>
                            <a:gdLst>
                              <a:gd name="T0" fmla="+- 0 2757 1451"/>
                              <a:gd name="T1" fmla="*/ T0 w 1442"/>
                              <a:gd name="T2" fmla="+- 0 1547 1547"/>
                              <a:gd name="T3" fmla="*/ 1547 h 1975"/>
                              <a:gd name="T4" fmla="+- 0 2681 1451"/>
                              <a:gd name="T5" fmla="*/ T4 w 1442"/>
                              <a:gd name="T6" fmla="+- 0 1556 1547"/>
                              <a:gd name="T7" fmla="*/ 1556 h 1975"/>
                              <a:gd name="T8" fmla="+- 0 2607 1451"/>
                              <a:gd name="T9" fmla="*/ T8 w 1442"/>
                              <a:gd name="T10" fmla="+- 0 1569 1547"/>
                              <a:gd name="T11" fmla="*/ 1569 h 1975"/>
                              <a:gd name="T12" fmla="+- 0 2534 1451"/>
                              <a:gd name="T13" fmla="*/ T12 w 1442"/>
                              <a:gd name="T14" fmla="+- 0 1586 1547"/>
                              <a:gd name="T15" fmla="*/ 1586 h 1975"/>
                              <a:gd name="T16" fmla="+- 0 2463 1451"/>
                              <a:gd name="T17" fmla="*/ T16 w 1442"/>
                              <a:gd name="T18" fmla="+- 0 1607 1547"/>
                              <a:gd name="T19" fmla="*/ 1607 h 1975"/>
                              <a:gd name="T20" fmla="+- 0 2393 1451"/>
                              <a:gd name="T21" fmla="*/ T20 w 1442"/>
                              <a:gd name="T22" fmla="+- 0 1631 1547"/>
                              <a:gd name="T23" fmla="*/ 1631 h 1975"/>
                              <a:gd name="T24" fmla="+- 0 2325 1451"/>
                              <a:gd name="T25" fmla="*/ T24 w 1442"/>
                              <a:gd name="T26" fmla="+- 0 1658 1547"/>
                              <a:gd name="T27" fmla="*/ 1658 h 1975"/>
                              <a:gd name="T28" fmla="+- 0 2258 1451"/>
                              <a:gd name="T29" fmla="*/ T28 w 1442"/>
                              <a:gd name="T30" fmla="+- 0 1689 1547"/>
                              <a:gd name="T31" fmla="*/ 1689 h 1975"/>
                              <a:gd name="T32" fmla="+- 0 2194 1451"/>
                              <a:gd name="T33" fmla="*/ T32 w 1442"/>
                              <a:gd name="T34" fmla="+- 0 1723 1547"/>
                              <a:gd name="T35" fmla="*/ 1723 h 1975"/>
                              <a:gd name="T36" fmla="+- 0 2132 1451"/>
                              <a:gd name="T37" fmla="*/ T36 w 1442"/>
                              <a:gd name="T38" fmla="+- 0 1759 1547"/>
                              <a:gd name="T39" fmla="*/ 1759 h 1975"/>
                              <a:gd name="T40" fmla="+- 0 2071 1451"/>
                              <a:gd name="T41" fmla="*/ T40 w 1442"/>
                              <a:gd name="T42" fmla="+- 0 1799 1547"/>
                              <a:gd name="T43" fmla="*/ 1799 h 1975"/>
                              <a:gd name="T44" fmla="+- 0 2013 1451"/>
                              <a:gd name="T45" fmla="*/ T44 w 1442"/>
                              <a:gd name="T46" fmla="+- 0 1842 1547"/>
                              <a:gd name="T47" fmla="*/ 1842 h 1975"/>
                              <a:gd name="T48" fmla="+- 0 1957 1451"/>
                              <a:gd name="T49" fmla="*/ T48 w 1442"/>
                              <a:gd name="T50" fmla="+- 0 1888 1547"/>
                              <a:gd name="T51" fmla="*/ 1888 h 1975"/>
                              <a:gd name="T52" fmla="+- 0 1904 1451"/>
                              <a:gd name="T53" fmla="*/ T52 w 1442"/>
                              <a:gd name="T54" fmla="+- 0 1936 1547"/>
                              <a:gd name="T55" fmla="*/ 1936 h 1975"/>
                              <a:gd name="T56" fmla="+- 0 1852 1451"/>
                              <a:gd name="T57" fmla="*/ T56 w 1442"/>
                              <a:gd name="T58" fmla="+- 0 1987 1547"/>
                              <a:gd name="T59" fmla="*/ 1987 h 1975"/>
                              <a:gd name="T60" fmla="+- 0 1804 1451"/>
                              <a:gd name="T61" fmla="*/ T60 w 1442"/>
                              <a:gd name="T62" fmla="+- 0 2040 1547"/>
                              <a:gd name="T63" fmla="*/ 2040 h 1975"/>
                              <a:gd name="T64" fmla="+- 0 1758 1451"/>
                              <a:gd name="T65" fmla="*/ T64 w 1442"/>
                              <a:gd name="T66" fmla="+- 0 2096 1547"/>
                              <a:gd name="T67" fmla="*/ 2096 h 1975"/>
                              <a:gd name="T68" fmla="+- 0 1715 1451"/>
                              <a:gd name="T69" fmla="*/ T68 w 1442"/>
                              <a:gd name="T70" fmla="+- 0 2154 1547"/>
                              <a:gd name="T71" fmla="*/ 2154 h 1975"/>
                              <a:gd name="T72" fmla="+- 0 1675 1451"/>
                              <a:gd name="T73" fmla="*/ T72 w 1442"/>
                              <a:gd name="T74" fmla="+- 0 2214 1547"/>
                              <a:gd name="T75" fmla="*/ 2214 h 1975"/>
                              <a:gd name="T76" fmla="+- 0 1638 1451"/>
                              <a:gd name="T77" fmla="*/ T76 w 1442"/>
                              <a:gd name="T78" fmla="+- 0 2276 1547"/>
                              <a:gd name="T79" fmla="*/ 2276 h 1975"/>
                              <a:gd name="T80" fmla="+- 0 1604 1451"/>
                              <a:gd name="T81" fmla="*/ T80 w 1442"/>
                              <a:gd name="T82" fmla="+- 0 2340 1547"/>
                              <a:gd name="T83" fmla="*/ 2340 h 1975"/>
                              <a:gd name="T84" fmla="+- 0 1573 1451"/>
                              <a:gd name="T85" fmla="*/ T84 w 1442"/>
                              <a:gd name="T86" fmla="+- 0 2405 1547"/>
                              <a:gd name="T87" fmla="*/ 2405 h 1975"/>
                              <a:gd name="T88" fmla="+- 0 1545 1451"/>
                              <a:gd name="T89" fmla="*/ T88 w 1442"/>
                              <a:gd name="T90" fmla="+- 0 2473 1547"/>
                              <a:gd name="T91" fmla="*/ 2473 h 1975"/>
                              <a:gd name="T92" fmla="+- 0 1521 1451"/>
                              <a:gd name="T93" fmla="*/ T92 w 1442"/>
                              <a:gd name="T94" fmla="+- 0 2542 1547"/>
                              <a:gd name="T95" fmla="*/ 2542 h 1975"/>
                              <a:gd name="T96" fmla="+- 0 1500 1451"/>
                              <a:gd name="T97" fmla="*/ T96 w 1442"/>
                              <a:gd name="T98" fmla="+- 0 2612 1547"/>
                              <a:gd name="T99" fmla="*/ 2612 h 1975"/>
                              <a:gd name="T100" fmla="+- 0 1483 1451"/>
                              <a:gd name="T101" fmla="*/ T100 w 1442"/>
                              <a:gd name="T102" fmla="+- 0 2684 1547"/>
                              <a:gd name="T103" fmla="*/ 2684 h 1975"/>
                              <a:gd name="T104" fmla="+- 0 1469 1451"/>
                              <a:gd name="T105" fmla="*/ T104 w 1442"/>
                              <a:gd name="T106" fmla="+- 0 2757 1547"/>
                              <a:gd name="T107" fmla="*/ 2757 h 1975"/>
                              <a:gd name="T108" fmla="+- 0 1459 1451"/>
                              <a:gd name="T109" fmla="*/ T108 w 1442"/>
                              <a:gd name="T110" fmla="+- 0 2831 1547"/>
                              <a:gd name="T111" fmla="*/ 2831 h 1975"/>
                              <a:gd name="T112" fmla="+- 0 1453 1451"/>
                              <a:gd name="T113" fmla="*/ T112 w 1442"/>
                              <a:gd name="T114" fmla="+- 0 2906 1547"/>
                              <a:gd name="T115" fmla="*/ 2906 h 1975"/>
                              <a:gd name="T116" fmla="+- 0 1451 1451"/>
                              <a:gd name="T117" fmla="*/ T116 w 1442"/>
                              <a:gd name="T118" fmla="+- 0 2982 1547"/>
                              <a:gd name="T119" fmla="*/ 2982 h 1975"/>
                              <a:gd name="T120" fmla="+- 0 1453 1451"/>
                              <a:gd name="T121" fmla="*/ T120 w 1442"/>
                              <a:gd name="T122" fmla="+- 0 3061 1547"/>
                              <a:gd name="T123" fmla="*/ 3061 h 1975"/>
                              <a:gd name="T124" fmla="+- 0 1460 1451"/>
                              <a:gd name="T125" fmla="*/ T124 w 1442"/>
                              <a:gd name="T126" fmla="+- 0 3140 1547"/>
                              <a:gd name="T127" fmla="*/ 3140 h 1975"/>
                              <a:gd name="T128" fmla="+- 0 1471 1451"/>
                              <a:gd name="T129" fmla="*/ T128 w 1442"/>
                              <a:gd name="T130" fmla="+- 0 3218 1547"/>
                              <a:gd name="T131" fmla="*/ 3218 h 1975"/>
                              <a:gd name="T132" fmla="+- 0 1486 1451"/>
                              <a:gd name="T133" fmla="*/ T132 w 1442"/>
                              <a:gd name="T134" fmla="+- 0 3296 1547"/>
                              <a:gd name="T135" fmla="*/ 3296 h 1975"/>
                              <a:gd name="T136" fmla="+- 0 1505 1451"/>
                              <a:gd name="T137" fmla="*/ T136 w 1442"/>
                              <a:gd name="T138" fmla="+- 0 3372 1547"/>
                              <a:gd name="T139" fmla="*/ 3372 h 1975"/>
                              <a:gd name="T140" fmla="+- 0 1528 1451"/>
                              <a:gd name="T141" fmla="*/ T140 w 1442"/>
                              <a:gd name="T142" fmla="+- 0 3448 1547"/>
                              <a:gd name="T143" fmla="*/ 3448 h 1975"/>
                              <a:gd name="T144" fmla="+- 0 1556 1451"/>
                              <a:gd name="T145" fmla="*/ T144 w 1442"/>
                              <a:gd name="T146" fmla="+- 0 3522 1547"/>
                              <a:gd name="T147" fmla="*/ 3522 h 1975"/>
                              <a:gd name="T148" fmla="+- 0 2892 1451"/>
                              <a:gd name="T149" fmla="*/ T148 w 1442"/>
                              <a:gd name="T150" fmla="+- 0 2982 1547"/>
                              <a:gd name="T151" fmla="*/ 2982 h 1975"/>
                              <a:gd name="T152" fmla="+- 0 2757 1451"/>
                              <a:gd name="T153" fmla="*/ T152 w 1442"/>
                              <a:gd name="T154" fmla="+- 0 1547 1547"/>
                              <a:gd name="T155" fmla="*/ 1547 h 1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42" h="1975">
                                <a:moveTo>
                                  <a:pt x="1306" y="0"/>
                                </a:moveTo>
                                <a:lnTo>
                                  <a:pt x="1230" y="9"/>
                                </a:lnTo>
                                <a:lnTo>
                                  <a:pt x="1156" y="22"/>
                                </a:lnTo>
                                <a:lnTo>
                                  <a:pt x="1083" y="39"/>
                                </a:lnTo>
                                <a:lnTo>
                                  <a:pt x="1012" y="60"/>
                                </a:lnTo>
                                <a:lnTo>
                                  <a:pt x="942" y="84"/>
                                </a:lnTo>
                                <a:lnTo>
                                  <a:pt x="874" y="111"/>
                                </a:lnTo>
                                <a:lnTo>
                                  <a:pt x="807" y="142"/>
                                </a:lnTo>
                                <a:lnTo>
                                  <a:pt x="743" y="176"/>
                                </a:lnTo>
                                <a:lnTo>
                                  <a:pt x="681" y="212"/>
                                </a:lnTo>
                                <a:lnTo>
                                  <a:pt x="620" y="252"/>
                                </a:lnTo>
                                <a:lnTo>
                                  <a:pt x="562" y="295"/>
                                </a:lnTo>
                                <a:lnTo>
                                  <a:pt x="506" y="341"/>
                                </a:lnTo>
                                <a:lnTo>
                                  <a:pt x="453" y="389"/>
                                </a:lnTo>
                                <a:lnTo>
                                  <a:pt x="401" y="440"/>
                                </a:lnTo>
                                <a:lnTo>
                                  <a:pt x="353" y="493"/>
                                </a:lnTo>
                                <a:lnTo>
                                  <a:pt x="307" y="549"/>
                                </a:lnTo>
                                <a:lnTo>
                                  <a:pt x="264" y="607"/>
                                </a:lnTo>
                                <a:lnTo>
                                  <a:pt x="224" y="667"/>
                                </a:lnTo>
                                <a:lnTo>
                                  <a:pt x="187" y="729"/>
                                </a:lnTo>
                                <a:lnTo>
                                  <a:pt x="153" y="793"/>
                                </a:lnTo>
                                <a:lnTo>
                                  <a:pt x="122" y="858"/>
                                </a:lnTo>
                                <a:lnTo>
                                  <a:pt x="94" y="926"/>
                                </a:lnTo>
                                <a:lnTo>
                                  <a:pt x="70" y="995"/>
                                </a:lnTo>
                                <a:lnTo>
                                  <a:pt x="49" y="1065"/>
                                </a:lnTo>
                                <a:lnTo>
                                  <a:pt x="32" y="1137"/>
                                </a:lnTo>
                                <a:lnTo>
                                  <a:pt x="18" y="1210"/>
                                </a:lnTo>
                                <a:lnTo>
                                  <a:pt x="8" y="1284"/>
                                </a:lnTo>
                                <a:lnTo>
                                  <a:pt x="2" y="1359"/>
                                </a:lnTo>
                                <a:lnTo>
                                  <a:pt x="0" y="1435"/>
                                </a:lnTo>
                                <a:lnTo>
                                  <a:pt x="2" y="1514"/>
                                </a:lnTo>
                                <a:lnTo>
                                  <a:pt x="9" y="1593"/>
                                </a:lnTo>
                                <a:lnTo>
                                  <a:pt x="20" y="1671"/>
                                </a:lnTo>
                                <a:lnTo>
                                  <a:pt x="35" y="1749"/>
                                </a:lnTo>
                                <a:lnTo>
                                  <a:pt x="54" y="1825"/>
                                </a:lnTo>
                                <a:lnTo>
                                  <a:pt x="77" y="1901"/>
                                </a:lnTo>
                                <a:lnTo>
                                  <a:pt x="105" y="1975"/>
                                </a:lnTo>
                                <a:lnTo>
                                  <a:pt x="1441" y="1435"/>
                                </a:lnTo>
                                <a:lnTo>
                                  <a:pt x="1306" y="0"/>
                                </a:lnTo>
                                <a:close/>
                              </a:path>
                            </a:pathLst>
                          </a:custGeom>
                          <a:solidFill>
                            <a:srgbClr val="FFA600"/>
                          </a:solidFill>
                          <a:ln>
                            <a:noFill/>
                          </a:ln>
                        </wps:spPr>
                        <wps:bodyPr rot="0" vert="horz" wrap="square" lIns="91440" tIns="45720" rIns="91440" bIns="45720" anchor="t" anchorCtr="0" upright="1">
                          <a:noAutofit/>
                        </wps:bodyPr>
                      </wps:wsp>
                      <wps:wsp>
                        <wps:cNvPr id="580053069" name="docshape358"/>
                        <wps:cNvSpPr/>
                        <wps:spPr bwMode="auto">
                          <a:xfrm>
                            <a:off x="1451" y="1547"/>
                            <a:ext cx="1442" cy="1975"/>
                          </a:xfrm>
                          <a:custGeom>
                            <a:avLst/>
                            <a:gdLst>
                              <a:gd name="T0" fmla="+- 0 2892 1451"/>
                              <a:gd name="T1" fmla="*/ T0 w 1442"/>
                              <a:gd name="T2" fmla="+- 0 2982 1547"/>
                              <a:gd name="T3" fmla="*/ 2982 h 1975"/>
                              <a:gd name="T4" fmla="+- 0 1556 1451"/>
                              <a:gd name="T5" fmla="*/ T4 w 1442"/>
                              <a:gd name="T6" fmla="+- 0 3522 1547"/>
                              <a:gd name="T7" fmla="*/ 3522 h 1975"/>
                              <a:gd name="T8" fmla="+- 0 1528 1451"/>
                              <a:gd name="T9" fmla="*/ T8 w 1442"/>
                              <a:gd name="T10" fmla="+- 0 3448 1547"/>
                              <a:gd name="T11" fmla="*/ 3448 h 1975"/>
                              <a:gd name="T12" fmla="+- 0 1505 1451"/>
                              <a:gd name="T13" fmla="*/ T12 w 1442"/>
                              <a:gd name="T14" fmla="+- 0 3372 1547"/>
                              <a:gd name="T15" fmla="*/ 3372 h 1975"/>
                              <a:gd name="T16" fmla="+- 0 1486 1451"/>
                              <a:gd name="T17" fmla="*/ T16 w 1442"/>
                              <a:gd name="T18" fmla="+- 0 3296 1547"/>
                              <a:gd name="T19" fmla="*/ 3296 h 1975"/>
                              <a:gd name="T20" fmla="+- 0 1471 1451"/>
                              <a:gd name="T21" fmla="*/ T20 w 1442"/>
                              <a:gd name="T22" fmla="+- 0 3218 1547"/>
                              <a:gd name="T23" fmla="*/ 3218 h 1975"/>
                              <a:gd name="T24" fmla="+- 0 1460 1451"/>
                              <a:gd name="T25" fmla="*/ T24 w 1442"/>
                              <a:gd name="T26" fmla="+- 0 3140 1547"/>
                              <a:gd name="T27" fmla="*/ 3140 h 1975"/>
                              <a:gd name="T28" fmla="+- 0 1453 1451"/>
                              <a:gd name="T29" fmla="*/ T28 w 1442"/>
                              <a:gd name="T30" fmla="+- 0 3061 1547"/>
                              <a:gd name="T31" fmla="*/ 3061 h 1975"/>
                              <a:gd name="T32" fmla="+- 0 1451 1451"/>
                              <a:gd name="T33" fmla="*/ T32 w 1442"/>
                              <a:gd name="T34" fmla="+- 0 2982 1547"/>
                              <a:gd name="T35" fmla="*/ 2982 h 1975"/>
                              <a:gd name="T36" fmla="+- 0 1453 1451"/>
                              <a:gd name="T37" fmla="*/ T36 w 1442"/>
                              <a:gd name="T38" fmla="+- 0 2906 1547"/>
                              <a:gd name="T39" fmla="*/ 2906 h 1975"/>
                              <a:gd name="T40" fmla="+- 0 1459 1451"/>
                              <a:gd name="T41" fmla="*/ T40 w 1442"/>
                              <a:gd name="T42" fmla="+- 0 2831 1547"/>
                              <a:gd name="T43" fmla="*/ 2831 h 1975"/>
                              <a:gd name="T44" fmla="+- 0 1469 1451"/>
                              <a:gd name="T45" fmla="*/ T44 w 1442"/>
                              <a:gd name="T46" fmla="+- 0 2757 1547"/>
                              <a:gd name="T47" fmla="*/ 2757 h 1975"/>
                              <a:gd name="T48" fmla="+- 0 1483 1451"/>
                              <a:gd name="T49" fmla="*/ T48 w 1442"/>
                              <a:gd name="T50" fmla="+- 0 2684 1547"/>
                              <a:gd name="T51" fmla="*/ 2684 h 1975"/>
                              <a:gd name="T52" fmla="+- 0 1500 1451"/>
                              <a:gd name="T53" fmla="*/ T52 w 1442"/>
                              <a:gd name="T54" fmla="+- 0 2612 1547"/>
                              <a:gd name="T55" fmla="*/ 2612 h 1975"/>
                              <a:gd name="T56" fmla="+- 0 1521 1451"/>
                              <a:gd name="T57" fmla="*/ T56 w 1442"/>
                              <a:gd name="T58" fmla="+- 0 2542 1547"/>
                              <a:gd name="T59" fmla="*/ 2542 h 1975"/>
                              <a:gd name="T60" fmla="+- 0 1545 1451"/>
                              <a:gd name="T61" fmla="*/ T60 w 1442"/>
                              <a:gd name="T62" fmla="+- 0 2473 1547"/>
                              <a:gd name="T63" fmla="*/ 2473 h 1975"/>
                              <a:gd name="T64" fmla="+- 0 1573 1451"/>
                              <a:gd name="T65" fmla="*/ T64 w 1442"/>
                              <a:gd name="T66" fmla="+- 0 2405 1547"/>
                              <a:gd name="T67" fmla="*/ 2405 h 1975"/>
                              <a:gd name="T68" fmla="+- 0 1604 1451"/>
                              <a:gd name="T69" fmla="*/ T68 w 1442"/>
                              <a:gd name="T70" fmla="+- 0 2340 1547"/>
                              <a:gd name="T71" fmla="*/ 2340 h 1975"/>
                              <a:gd name="T72" fmla="+- 0 1638 1451"/>
                              <a:gd name="T73" fmla="*/ T72 w 1442"/>
                              <a:gd name="T74" fmla="+- 0 2276 1547"/>
                              <a:gd name="T75" fmla="*/ 2276 h 1975"/>
                              <a:gd name="T76" fmla="+- 0 1675 1451"/>
                              <a:gd name="T77" fmla="*/ T76 w 1442"/>
                              <a:gd name="T78" fmla="+- 0 2214 1547"/>
                              <a:gd name="T79" fmla="*/ 2214 h 1975"/>
                              <a:gd name="T80" fmla="+- 0 1715 1451"/>
                              <a:gd name="T81" fmla="*/ T80 w 1442"/>
                              <a:gd name="T82" fmla="+- 0 2154 1547"/>
                              <a:gd name="T83" fmla="*/ 2154 h 1975"/>
                              <a:gd name="T84" fmla="+- 0 1758 1451"/>
                              <a:gd name="T85" fmla="*/ T84 w 1442"/>
                              <a:gd name="T86" fmla="+- 0 2096 1547"/>
                              <a:gd name="T87" fmla="*/ 2096 h 1975"/>
                              <a:gd name="T88" fmla="+- 0 1804 1451"/>
                              <a:gd name="T89" fmla="*/ T88 w 1442"/>
                              <a:gd name="T90" fmla="+- 0 2040 1547"/>
                              <a:gd name="T91" fmla="*/ 2040 h 1975"/>
                              <a:gd name="T92" fmla="+- 0 1852 1451"/>
                              <a:gd name="T93" fmla="*/ T92 w 1442"/>
                              <a:gd name="T94" fmla="+- 0 1987 1547"/>
                              <a:gd name="T95" fmla="*/ 1987 h 1975"/>
                              <a:gd name="T96" fmla="+- 0 1904 1451"/>
                              <a:gd name="T97" fmla="*/ T96 w 1442"/>
                              <a:gd name="T98" fmla="+- 0 1936 1547"/>
                              <a:gd name="T99" fmla="*/ 1936 h 1975"/>
                              <a:gd name="T100" fmla="+- 0 1957 1451"/>
                              <a:gd name="T101" fmla="*/ T100 w 1442"/>
                              <a:gd name="T102" fmla="+- 0 1888 1547"/>
                              <a:gd name="T103" fmla="*/ 1888 h 1975"/>
                              <a:gd name="T104" fmla="+- 0 2013 1451"/>
                              <a:gd name="T105" fmla="*/ T104 w 1442"/>
                              <a:gd name="T106" fmla="+- 0 1842 1547"/>
                              <a:gd name="T107" fmla="*/ 1842 h 1975"/>
                              <a:gd name="T108" fmla="+- 0 2071 1451"/>
                              <a:gd name="T109" fmla="*/ T108 w 1442"/>
                              <a:gd name="T110" fmla="+- 0 1799 1547"/>
                              <a:gd name="T111" fmla="*/ 1799 h 1975"/>
                              <a:gd name="T112" fmla="+- 0 2132 1451"/>
                              <a:gd name="T113" fmla="*/ T112 w 1442"/>
                              <a:gd name="T114" fmla="+- 0 1759 1547"/>
                              <a:gd name="T115" fmla="*/ 1759 h 1975"/>
                              <a:gd name="T116" fmla="+- 0 2194 1451"/>
                              <a:gd name="T117" fmla="*/ T116 w 1442"/>
                              <a:gd name="T118" fmla="+- 0 1723 1547"/>
                              <a:gd name="T119" fmla="*/ 1723 h 1975"/>
                              <a:gd name="T120" fmla="+- 0 2258 1451"/>
                              <a:gd name="T121" fmla="*/ T120 w 1442"/>
                              <a:gd name="T122" fmla="+- 0 1689 1547"/>
                              <a:gd name="T123" fmla="*/ 1689 h 1975"/>
                              <a:gd name="T124" fmla="+- 0 2325 1451"/>
                              <a:gd name="T125" fmla="*/ T124 w 1442"/>
                              <a:gd name="T126" fmla="+- 0 1658 1547"/>
                              <a:gd name="T127" fmla="*/ 1658 h 1975"/>
                              <a:gd name="T128" fmla="+- 0 2393 1451"/>
                              <a:gd name="T129" fmla="*/ T128 w 1442"/>
                              <a:gd name="T130" fmla="+- 0 1631 1547"/>
                              <a:gd name="T131" fmla="*/ 1631 h 1975"/>
                              <a:gd name="T132" fmla="+- 0 2463 1451"/>
                              <a:gd name="T133" fmla="*/ T132 w 1442"/>
                              <a:gd name="T134" fmla="+- 0 1607 1547"/>
                              <a:gd name="T135" fmla="*/ 1607 h 1975"/>
                              <a:gd name="T136" fmla="+- 0 2534 1451"/>
                              <a:gd name="T137" fmla="*/ T136 w 1442"/>
                              <a:gd name="T138" fmla="+- 0 1586 1547"/>
                              <a:gd name="T139" fmla="*/ 1586 h 1975"/>
                              <a:gd name="T140" fmla="+- 0 2607 1451"/>
                              <a:gd name="T141" fmla="*/ T140 w 1442"/>
                              <a:gd name="T142" fmla="+- 0 1569 1547"/>
                              <a:gd name="T143" fmla="*/ 1569 h 1975"/>
                              <a:gd name="T144" fmla="+- 0 2681 1451"/>
                              <a:gd name="T145" fmla="*/ T144 w 1442"/>
                              <a:gd name="T146" fmla="+- 0 1556 1547"/>
                              <a:gd name="T147" fmla="*/ 1556 h 1975"/>
                              <a:gd name="T148" fmla="+- 0 2757 1451"/>
                              <a:gd name="T149" fmla="*/ T148 w 1442"/>
                              <a:gd name="T150" fmla="+- 0 1547 1547"/>
                              <a:gd name="T151" fmla="*/ 1547 h 1975"/>
                              <a:gd name="T152" fmla="+- 0 2892 1451"/>
                              <a:gd name="T153" fmla="*/ T152 w 1442"/>
                              <a:gd name="T154" fmla="+- 0 2982 1547"/>
                              <a:gd name="T155" fmla="*/ 2982 h 1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42" h="1975">
                                <a:moveTo>
                                  <a:pt x="1441" y="1435"/>
                                </a:moveTo>
                                <a:lnTo>
                                  <a:pt x="105" y="1975"/>
                                </a:lnTo>
                                <a:lnTo>
                                  <a:pt x="77" y="1901"/>
                                </a:lnTo>
                                <a:lnTo>
                                  <a:pt x="54" y="1825"/>
                                </a:lnTo>
                                <a:lnTo>
                                  <a:pt x="35" y="1749"/>
                                </a:lnTo>
                                <a:lnTo>
                                  <a:pt x="20" y="1671"/>
                                </a:lnTo>
                                <a:lnTo>
                                  <a:pt x="9" y="1593"/>
                                </a:lnTo>
                                <a:lnTo>
                                  <a:pt x="2" y="1514"/>
                                </a:lnTo>
                                <a:lnTo>
                                  <a:pt x="0" y="1435"/>
                                </a:lnTo>
                                <a:lnTo>
                                  <a:pt x="2" y="1359"/>
                                </a:lnTo>
                                <a:lnTo>
                                  <a:pt x="8" y="1284"/>
                                </a:lnTo>
                                <a:lnTo>
                                  <a:pt x="18" y="1210"/>
                                </a:lnTo>
                                <a:lnTo>
                                  <a:pt x="32" y="1137"/>
                                </a:lnTo>
                                <a:lnTo>
                                  <a:pt x="49" y="1065"/>
                                </a:lnTo>
                                <a:lnTo>
                                  <a:pt x="70" y="995"/>
                                </a:lnTo>
                                <a:lnTo>
                                  <a:pt x="94" y="926"/>
                                </a:lnTo>
                                <a:lnTo>
                                  <a:pt x="122" y="858"/>
                                </a:lnTo>
                                <a:lnTo>
                                  <a:pt x="153" y="793"/>
                                </a:lnTo>
                                <a:lnTo>
                                  <a:pt x="187" y="729"/>
                                </a:lnTo>
                                <a:lnTo>
                                  <a:pt x="224" y="667"/>
                                </a:lnTo>
                                <a:lnTo>
                                  <a:pt x="264" y="607"/>
                                </a:lnTo>
                                <a:lnTo>
                                  <a:pt x="307" y="549"/>
                                </a:lnTo>
                                <a:lnTo>
                                  <a:pt x="353" y="493"/>
                                </a:lnTo>
                                <a:lnTo>
                                  <a:pt x="401" y="440"/>
                                </a:lnTo>
                                <a:lnTo>
                                  <a:pt x="453" y="389"/>
                                </a:lnTo>
                                <a:lnTo>
                                  <a:pt x="506" y="341"/>
                                </a:lnTo>
                                <a:lnTo>
                                  <a:pt x="562" y="295"/>
                                </a:lnTo>
                                <a:lnTo>
                                  <a:pt x="620" y="252"/>
                                </a:lnTo>
                                <a:lnTo>
                                  <a:pt x="681" y="212"/>
                                </a:lnTo>
                                <a:lnTo>
                                  <a:pt x="743" y="176"/>
                                </a:lnTo>
                                <a:lnTo>
                                  <a:pt x="807" y="142"/>
                                </a:lnTo>
                                <a:lnTo>
                                  <a:pt x="874" y="111"/>
                                </a:lnTo>
                                <a:lnTo>
                                  <a:pt x="942" y="84"/>
                                </a:lnTo>
                                <a:lnTo>
                                  <a:pt x="1012" y="60"/>
                                </a:lnTo>
                                <a:lnTo>
                                  <a:pt x="1083" y="39"/>
                                </a:lnTo>
                                <a:lnTo>
                                  <a:pt x="1156" y="22"/>
                                </a:lnTo>
                                <a:lnTo>
                                  <a:pt x="1230" y="9"/>
                                </a:lnTo>
                                <a:lnTo>
                                  <a:pt x="1306" y="0"/>
                                </a:lnTo>
                                <a:lnTo>
                                  <a:pt x="1441" y="1435"/>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905960362" name="docshape359"/>
                        <wps:cNvSpPr/>
                        <wps:spPr bwMode="auto">
                          <a:xfrm>
                            <a:off x="2691" y="1540"/>
                            <a:ext cx="201" cy="1442"/>
                          </a:xfrm>
                          <a:custGeom>
                            <a:avLst/>
                            <a:gdLst>
                              <a:gd name="T0" fmla="+- 0 2892 2692"/>
                              <a:gd name="T1" fmla="*/ T0 w 201"/>
                              <a:gd name="T2" fmla="+- 0 1541 1541"/>
                              <a:gd name="T3" fmla="*/ 1541 h 1442"/>
                              <a:gd name="T4" fmla="+- 0 2817 2692"/>
                              <a:gd name="T5" fmla="*/ T4 w 201"/>
                              <a:gd name="T6" fmla="+- 0 1543 1541"/>
                              <a:gd name="T7" fmla="*/ 1543 h 1442"/>
                              <a:gd name="T8" fmla="+- 0 2742 2692"/>
                              <a:gd name="T9" fmla="*/ T8 w 201"/>
                              <a:gd name="T10" fmla="+- 0 1549 1541"/>
                              <a:gd name="T11" fmla="*/ 1549 h 1442"/>
                              <a:gd name="T12" fmla="+- 0 2692 2692"/>
                              <a:gd name="T13" fmla="*/ T12 w 201"/>
                              <a:gd name="T14" fmla="+- 0 1555 1541"/>
                              <a:gd name="T15" fmla="*/ 1555 h 1442"/>
                              <a:gd name="T16" fmla="+- 0 2892 2692"/>
                              <a:gd name="T17" fmla="*/ T16 w 201"/>
                              <a:gd name="T18" fmla="+- 0 2982 1541"/>
                              <a:gd name="T19" fmla="*/ 2982 h 1442"/>
                              <a:gd name="T20" fmla="+- 0 2892 2692"/>
                              <a:gd name="T21" fmla="*/ T20 w 201"/>
                              <a:gd name="T22" fmla="+- 0 1541 1541"/>
                              <a:gd name="T23" fmla="*/ 1541 h 1442"/>
                            </a:gdLst>
                            <a:ahLst/>
                            <a:cxnLst>
                              <a:cxn ang="0">
                                <a:pos x="T1" y="T3"/>
                              </a:cxn>
                              <a:cxn ang="0">
                                <a:pos x="T5" y="T7"/>
                              </a:cxn>
                              <a:cxn ang="0">
                                <a:pos x="T9" y="T11"/>
                              </a:cxn>
                              <a:cxn ang="0">
                                <a:pos x="T13" y="T15"/>
                              </a:cxn>
                              <a:cxn ang="0">
                                <a:pos x="T17" y="T19"/>
                              </a:cxn>
                              <a:cxn ang="0">
                                <a:pos x="T21" y="T23"/>
                              </a:cxn>
                            </a:cxnLst>
                            <a:rect l="0" t="0" r="r" b="b"/>
                            <a:pathLst>
                              <a:path w="201" h="1442">
                                <a:moveTo>
                                  <a:pt x="200" y="0"/>
                                </a:moveTo>
                                <a:lnTo>
                                  <a:pt x="125" y="2"/>
                                </a:lnTo>
                                <a:lnTo>
                                  <a:pt x="50" y="8"/>
                                </a:lnTo>
                                <a:lnTo>
                                  <a:pt x="0" y="14"/>
                                </a:lnTo>
                                <a:lnTo>
                                  <a:pt x="200" y="1441"/>
                                </a:lnTo>
                                <a:lnTo>
                                  <a:pt x="200" y="0"/>
                                </a:lnTo>
                                <a:close/>
                              </a:path>
                            </a:pathLst>
                          </a:custGeom>
                          <a:solidFill>
                            <a:srgbClr val="FFCA66"/>
                          </a:solidFill>
                          <a:ln>
                            <a:noFill/>
                          </a:ln>
                        </wps:spPr>
                        <wps:bodyPr rot="0" vert="horz" wrap="square" lIns="91440" tIns="45720" rIns="91440" bIns="45720" anchor="t" anchorCtr="0" upright="1">
                          <a:noAutofit/>
                        </wps:bodyPr>
                      </wps:wsp>
                      <wps:wsp>
                        <wps:cNvPr id="1884077444" name="docshape360"/>
                        <wps:cNvSpPr/>
                        <wps:spPr bwMode="auto">
                          <a:xfrm>
                            <a:off x="2691" y="1540"/>
                            <a:ext cx="201" cy="1442"/>
                          </a:xfrm>
                          <a:custGeom>
                            <a:avLst/>
                            <a:gdLst>
                              <a:gd name="T0" fmla="+- 0 2892 2692"/>
                              <a:gd name="T1" fmla="*/ T0 w 201"/>
                              <a:gd name="T2" fmla="+- 0 2982 1541"/>
                              <a:gd name="T3" fmla="*/ 2982 h 1442"/>
                              <a:gd name="T4" fmla="+- 0 2692 2692"/>
                              <a:gd name="T5" fmla="*/ T4 w 201"/>
                              <a:gd name="T6" fmla="+- 0 1555 1541"/>
                              <a:gd name="T7" fmla="*/ 1555 h 1442"/>
                              <a:gd name="T8" fmla="+- 0 2717 2692"/>
                              <a:gd name="T9" fmla="*/ T8 w 201"/>
                              <a:gd name="T10" fmla="+- 0 1552 1541"/>
                              <a:gd name="T11" fmla="*/ 1552 h 1442"/>
                              <a:gd name="T12" fmla="+- 0 2742 2692"/>
                              <a:gd name="T13" fmla="*/ T12 w 201"/>
                              <a:gd name="T14" fmla="+- 0 1549 1541"/>
                              <a:gd name="T15" fmla="*/ 1549 h 1442"/>
                              <a:gd name="T16" fmla="+- 0 2817 2692"/>
                              <a:gd name="T17" fmla="*/ T16 w 201"/>
                              <a:gd name="T18" fmla="+- 0 1543 1541"/>
                              <a:gd name="T19" fmla="*/ 1543 h 1442"/>
                              <a:gd name="T20" fmla="+- 0 2892 2692"/>
                              <a:gd name="T21" fmla="*/ T20 w 201"/>
                              <a:gd name="T22" fmla="+- 0 1541 1541"/>
                              <a:gd name="T23" fmla="*/ 1541 h 1442"/>
                              <a:gd name="T24" fmla="+- 0 2892 2692"/>
                              <a:gd name="T25" fmla="*/ T24 w 201"/>
                              <a:gd name="T26" fmla="+- 0 2982 1541"/>
                              <a:gd name="T27" fmla="*/ 2982 h 1442"/>
                            </a:gdLst>
                            <a:ahLst/>
                            <a:cxnLst>
                              <a:cxn ang="0">
                                <a:pos x="T1" y="T3"/>
                              </a:cxn>
                              <a:cxn ang="0">
                                <a:pos x="T5" y="T7"/>
                              </a:cxn>
                              <a:cxn ang="0">
                                <a:pos x="T9" y="T11"/>
                              </a:cxn>
                              <a:cxn ang="0">
                                <a:pos x="T13" y="T15"/>
                              </a:cxn>
                              <a:cxn ang="0">
                                <a:pos x="T17" y="T19"/>
                              </a:cxn>
                              <a:cxn ang="0">
                                <a:pos x="T21" y="T23"/>
                              </a:cxn>
                              <a:cxn ang="0">
                                <a:pos x="T25" y="T27"/>
                              </a:cxn>
                            </a:cxnLst>
                            <a:rect l="0" t="0" r="r" b="b"/>
                            <a:pathLst>
                              <a:path w="201" h="1442">
                                <a:moveTo>
                                  <a:pt x="200" y="1441"/>
                                </a:moveTo>
                                <a:lnTo>
                                  <a:pt x="0" y="14"/>
                                </a:lnTo>
                                <a:lnTo>
                                  <a:pt x="25" y="11"/>
                                </a:lnTo>
                                <a:lnTo>
                                  <a:pt x="50" y="8"/>
                                </a:lnTo>
                                <a:lnTo>
                                  <a:pt x="125" y="2"/>
                                </a:lnTo>
                                <a:lnTo>
                                  <a:pt x="200" y="0"/>
                                </a:lnTo>
                                <a:lnTo>
                                  <a:pt x="200"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2041199381" name="docshape361"/>
                        <wps:cNvSpPr/>
                        <wps:spPr bwMode="auto">
                          <a:xfrm>
                            <a:off x="1919" y="2002"/>
                            <a:ext cx="1946" cy="1946"/>
                          </a:xfrm>
                          <a:custGeom>
                            <a:avLst/>
                            <a:gdLst>
                              <a:gd name="T0" fmla="+- 0 2816 1919"/>
                              <a:gd name="T1" fmla="*/ T0 w 1946"/>
                              <a:gd name="T2" fmla="+- 0 2005 2002"/>
                              <a:gd name="T3" fmla="*/ 2005 h 1946"/>
                              <a:gd name="T4" fmla="+- 0 2669 1919"/>
                              <a:gd name="T5" fmla="*/ T4 w 1946"/>
                              <a:gd name="T6" fmla="+- 0 2028 2002"/>
                              <a:gd name="T7" fmla="*/ 2028 h 1946"/>
                              <a:gd name="T8" fmla="+- 0 2530 1919"/>
                              <a:gd name="T9" fmla="*/ T8 w 1946"/>
                              <a:gd name="T10" fmla="+- 0 2072 2002"/>
                              <a:gd name="T11" fmla="*/ 2072 h 1946"/>
                              <a:gd name="T12" fmla="+- 0 2401 1919"/>
                              <a:gd name="T13" fmla="*/ T12 w 1946"/>
                              <a:gd name="T14" fmla="+- 0 2135 2002"/>
                              <a:gd name="T15" fmla="*/ 2135 h 1946"/>
                              <a:gd name="T16" fmla="+- 0 2284 1919"/>
                              <a:gd name="T17" fmla="*/ T16 w 1946"/>
                              <a:gd name="T18" fmla="+- 0 2216 2002"/>
                              <a:gd name="T19" fmla="*/ 2216 h 1946"/>
                              <a:gd name="T20" fmla="+- 0 2180 1919"/>
                              <a:gd name="T21" fmla="*/ T20 w 1946"/>
                              <a:gd name="T22" fmla="+- 0 2313 2002"/>
                              <a:gd name="T23" fmla="*/ 2313 h 1946"/>
                              <a:gd name="T24" fmla="+- 0 2091 1919"/>
                              <a:gd name="T25" fmla="*/ T24 w 1946"/>
                              <a:gd name="T26" fmla="+- 0 2424 2002"/>
                              <a:gd name="T27" fmla="*/ 2424 h 1946"/>
                              <a:gd name="T28" fmla="+- 0 2018 1919"/>
                              <a:gd name="T29" fmla="*/ T28 w 1946"/>
                              <a:gd name="T30" fmla="+- 0 2547 2002"/>
                              <a:gd name="T31" fmla="*/ 2547 h 1946"/>
                              <a:gd name="T32" fmla="+- 0 1965 1919"/>
                              <a:gd name="T33" fmla="*/ T32 w 1946"/>
                              <a:gd name="T34" fmla="+- 0 2681 2002"/>
                              <a:gd name="T35" fmla="*/ 2681 h 1946"/>
                              <a:gd name="T36" fmla="+- 0 1931 1919"/>
                              <a:gd name="T37" fmla="*/ T36 w 1946"/>
                              <a:gd name="T38" fmla="+- 0 2825 2002"/>
                              <a:gd name="T39" fmla="*/ 2825 h 1946"/>
                              <a:gd name="T40" fmla="+- 0 1919 1919"/>
                              <a:gd name="T41" fmla="*/ T40 w 1946"/>
                              <a:gd name="T42" fmla="+- 0 2975 2002"/>
                              <a:gd name="T43" fmla="*/ 2975 h 1946"/>
                              <a:gd name="T44" fmla="+- 0 1931 1919"/>
                              <a:gd name="T45" fmla="*/ T44 w 1946"/>
                              <a:gd name="T46" fmla="+- 0 3125 2002"/>
                              <a:gd name="T47" fmla="*/ 3125 h 1946"/>
                              <a:gd name="T48" fmla="+- 0 1965 1919"/>
                              <a:gd name="T49" fmla="*/ T48 w 1946"/>
                              <a:gd name="T50" fmla="+- 0 3269 2002"/>
                              <a:gd name="T51" fmla="*/ 3269 h 1946"/>
                              <a:gd name="T52" fmla="+- 0 2018 1919"/>
                              <a:gd name="T53" fmla="*/ T52 w 1946"/>
                              <a:gd name="T54" fmla="+- 0 3403 2002"/>
                              <a:gd name="T55" fmla="*/ 3403 h 1946"/>
                              <a:gd name="T56" fmla="+- 0 2091 1919"/>
                              <a:gd name="T57" fmla="*/ T56 w 1946"/>
                              <a:gd name="T58" fmla="+- 0 3526 2002"/>
                              <a:gd name="T59" fmla="*/ 3526 h 1946"/>
                              <a:gd name="T60" fmla="+- 0 2180 1919"/>
                              <a:gd name="T61" fmla="*/ T60 w 1946"/>
                              <a:gd name="T62" fmla="+- 0 3637 2002"/>
                              <a:gd name="T63" fmla="*/ 3637 h 1946"/>
                              <a:gd name="T64" fmla="+- 0 2284 1919"/>
                              <a:gd name="T65" fmla="*/ T64 w 1946"/>
                              <a:gd name="T66" fmla="+- 0 3734 2002"/>
                              <a:gd name="T67" fmla="*/ 3734 h 1946"/>
                              <a:gd name="T68" fmla="+- 0 2401 1919"/>
                              <a:gd name="T69" fmla="*/ T68 w 1946"/>
                              <a:gd name="T70" fmla="+- 0 3815 2002"/>
                              <a:gd name="T71" fmla="*/ 3815 h 1946"/>
                              <a:gd name="T72" fmla="+- 0 2530 1919"/>
                              <a:gd name="T73" fmla="*/ T72 w 1946"/>
                              <a:gd name="T74" fmla="+- 0 3878 2002"/>
                              <a:gd name="T75" fmla="*/ 3878 h 1946"/>
                              <a:gd name="T76" fmla="+- 0 2669 1919"/>
                              <a:gd name="T77" fmla="*/ T76 w 1946"/>
                              <a:gd name="T78" fmla="+- 0 3922 2002"/>
                              <a:gd name="T79" fmla="*/ 3922 h 1946"/>
                              <a:gd name="T80" fmla="+- 0 2816 1919"/>
                              <a:gd name="T81" fmla="*/ T80 w 1946"/>
                              <a:gd name="T82" fmla="+- 0 3945 2002"/>
                              <a:gd name="T83" fmla="*/ 3945 h 1946"/>
                              <a:gd name="T84" fmla="+- 0 2968 1919"/>
                              <a:gd name="T85" fmla="*/ T84 w 1946"/>
                              <a:gd name="T86" fmla="+- 0 3945 2002"/>
                              <a:gd name="T87" fmla="*/ 3945 h 1946"/>
                              <a:gd name="T88" fmla="+- 0 3115 1919"/>
                              <a:gd name="T89" fmla="*/ T88 w 1946"/>
                              <a:gd name="T90" fmla="+- 0 3922 2002"/>
                              <a:gd name="T91" fmla="*/ 3922 h 1946"/>
                              <a:gd name="T92" fmla="+- 0 3254 1919"/>
                              <a:gd name="T93" fmla="*/ T92 w 1946"/>
                              <a:gd name="T94" fmla="+- 0 3878 2002"/>
                              <a:gd name="T95" fmla="*/ 3878 h 1946"/>
                              <a:gd name="T96" fmla="+- 0 3383 1919"/>
                              <a:gd name="T97" fmla="*/ T96 w 1946"/>
                              <a:gd name="T98" fmla="+- 0 3815 2002"/>
                              <a:gd name="T99" fmla="*/ 3815 h 1946"/>
                              <a:gd name="T100" fmla="+- 0 3501 1919"/>
                              <a:gd name="T101" fmla="*/ T100 w 1946"/>
                              <a:gd name="T102" fmla="+- 0 3734 2002"/>
                              <a:gd name="T103" fmla="*/ 3734 h 1946"/>
                              <a:gd name="T104" fmla="+- 0 3605 1919"/>
                              <a:gd name="T105" fmla="*/ T104 w 1946"/>
                              <a:gd name="T106" fmla="+- 0 3637 2002"/>
                              <a:gd name="T107" fmla="*/ 3637 h 1946"/>
                              <a:gd name="T108" fmla="+- 0 3694 1919"/>
                              <a:gd name="T109" fmla="*/ T108 w 1946"/>
                              <a:gd name="T110" fmla="+- 0 3526 2002"/>
                              <a:gd name="T111" fmla="*/ 3526 h 1946"/>
                              <a:gd name="T112" fmla="+- 0 3766 1919"/>
                              <a:gd name="T113" fmla="*/ T112 w 1946"/>
                              <a:gd name="T114" fmla="+- 0 3403 2002"/>
                              <a:gd name="T115" fmla="*/ 3403 h 1946"/>
                              <a:gd name="T116" fmla="+- 0 3820 1919"/>
                              <a:gd name="T117" fmla="*/ T116 w 1946"/>
                              <a:gd name="T118" fmla="+- 0 3269 2002"/>
                              <a:gd name="T119" fmla="*/ 3269 h 1946"/>
                              <a:gd name="T120" fmla="+- 0 3853 1919"/>
                              <a:gd name="T121" fmla="*/ T120 w 1946"/>
                              <a:gd name="T122" fmla="+- 0 3125 2002"/>
                              <a:gd name="T123" fmla="*/ 3125 h 1946"/>
                              <a:gd name="T124" fmla="+- 0 3865 1919"/>
                              <a:gd name="T125" fmla="*/ T124 w 1946"/>
                              <a:gd name="T126" fmla="+- 0 2975 2002"/>
                              <a:gd name="T127" fmla="*/ 2975 h 1946"/>
                              <a:gd name="T128" fmla="+- 0 3853 1919"/>
                              <a:gd name="T129" fmla="*/ T128 w 1946"/>
                              <a:gd name="T130" fmla="+- 0 2825 2002"/>
                              <a:gd name="T131" fmla="*/ 2825 h 1946"/>
                              <a:gd name="T132" fmla="+- 0 3820 1919"/>
                              <a:gd name="T133" fmla="*/ T132 w 1946"/>
                              <a:gd name="T134" fmla="+- 0 2681 2002"/>
                              <a:gd name="T135" fmla="*/ 2681 h 1946"/>
                              <a:gd name="T136" fmla="+- 0 3766 1919"/>
                              <a:gd name="T137" fmla="*/ T136 w 1946"/>
                              <a:gd name="T138" fmla="+- 0 2547 2002"/>
                              <a:gd name="T139" fmla="*/ 2547 h 1946"/>
                              <a:gd name="T140" fmla="+- 0 3694 1919"/>
                              <a:gd name="T141" fmla="*/ T140 w 1946"/>
                              <a:gd name="T142" fmla="+- 0 2424 2002"/>
                              <a:gd name="T143" fmla="*/ 2424 h 1946"/>
                              <a:gd name="T144" fmla="+- 0 3605 1919"/>
                              <a:gd name="T145" fmla="*/ T144 w 1946"/>
                              <a:gd name="T146" fmla="+- 0 2313 2002"/>
                              <a:gd name="T147" fmla="*/ 2313 h 1946"/>
                              <a:gd name="T148" fmla="+- 0 3501 1919"/>
                              <a:gd name="T149" fmla="*/ T148 w 1946"/>
                              <a:gd name="T150" fmla="+- 0 2216 2002"/>
                              <a:gd name="T151" fmla="*/ 2216 h 1946"/>
                              <a:gd name="T152" fmla="+- 0 3383 1919"/>
                              <a:gd name="T153" fmla="*/ T152 w 1946"/>
                              <a:gd name="T154" fmla="+- 0 2135 2002"/>
                              <a:gd name="T155" fmla="*/ 2135 h 1946"/>
                              <a:gd name="T156" fmla="+- 0 3254 1919"/>
                              <a:gd name="T157" fmla="*/ T156 w 1946"/>
                              <a:gd name="T158" fmla="+- 0 2072 2002"/>
                              <a:gd name="T159" fmla="*/ 2072 h 1946"/>
                              <a:gd name="T160" fmla="+- 0 3115 1919"/>
                              <a:gd name="T161" fmla="*/ T160 w 1946"/>
                              <a:gd name="T162" fmla="+- 0 2028 2002"/>
                              <a:gd name="T163" fmla="*/ 2028 h 1946"/>
                              <a:gd name="T164" fmla="+- 0 2968 1919"/>
                              <a:gd name="T165" fmla="*/ T164 w 1946"/>
                              <a:gd name="T166" fmla="+- 0 2005 2002"/>
                              <a:gd name="T167" fmla="*/ 2005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3" y="0"/>
                                </a:moveTo>
                                <a:lnTo>
                                  <a:pt x="897" y="3"/>
                                </a:lnTo>
                                <a:lnTo>
                                  <a:pt x="823" y="12"/>
                                </a:lnTo>
                                <a:lnTo>
                                  <a:pt x="750" y="26"/>
                                </a:lnTo>
                                <a:lnTo>
                                  <a:pt x="680" y="45"/>
                                </a:lnTo>
                                <a:lnTo>
                                  <a:pt x="611" y="70"/>
                                </a:lnTo>
                                <a:lnTo>
                                  <a:pt x="545" y="99"/>
                                </a:lnTo>
                                <a:lnTo>
                                  <a:pt x="482" y="133"/>
                                </a:lnTo>
                                <a:lnTo>
                                  <a:pt x="422" y="171"/>
                                </a:lnTo>
                                <a:lnTo>
                                  <a:pt x="365" y="214"/>
                                </a:lnTo>
                                <a:lnTo>
                                  <a:pt x="311" y="260"/>
                                </a:lnTo>
                                <a:lnTo>
                                  <a:pt x="261" y="311"/>
                                </a:lnTo>
                                <a:lnTo>
                                  <a:pt x="214" y="365"/>
                                </a:lnTo>
                                <a:lnTo>
                                  <a:pt x="172" y="422"/>
                                </a:lnTo>
                                <a:lnTo>
                                  <a:pt x="133" y="482"/>
                                </a:lnTo>
                                <a:lnTo>
                                  <a:pt x="99" y="545"/>
                                </a:lnTo>
                                <a:lnTo>
                                  <a:pt x="70" y="611"/>
                                </a:lnTo>
                                <a:lnTo>
                                  <a:pt x="46" y="679"/>
                                </a:lnTo>
                                <a:lnTo>
                                  <a:pt x="26" y="750"/>
                                </a:lnTo>
                                <a:lnTo>
                                  <a:pt x="12" y="823"/>
                                </a:lnTo>
                                <a:lnTo>
                                  <a:pt x="3" y="897"/>
                                </a:lnTo>
                                <a:lnTo>
                                  <a:pt x="0" y="973"/>
                                </a:lnTo>
                                <a:lnTo>
                                  <a:pt x="3" y="1049"/>
                                </a:lnTo>
                                <a:lnTo>
                                  <a:pt x="12" y="1123"/>
                                </a:lnTo>
                                <a:lnTo>
                                  <a:pt x="26" y="1196"/>
                                </a:lnTo>
                                <a:lnTo>
                                  <a:pt x="46" y="1267"/>
                                </a:lnTo>
                                <a:lnTo>
                                  <a:pt x="70" y="1335"/>
                                </a:lnTo>
                                <a:lnTo>
                                  <a:pt x="99" y="1401"/>
                                </a:lnTo>
                                <a:lnTo>
                                  <a:pt x="133" y="1464"/>
                                </a:lnTo>
                                <a:lnTo>
                                  <a:pt x="172" y="1524"/>
                                </a:lnTo>
                                <a:lnTo>
                                  <a:pt x="214" y="1581"/>
                                </a:lnTo>
                                <a:lnTo>
                                  <a:pt x="261" y="1635"/>
                                </a:lnTo>
                                <a:lnTo>
                                  <a:pt x="311" y="1686"/>
                                </a:lnTo>
                                <a:lnTo>
                                  <a:pt x="365" y="1732"/>
                                </a:lnTo>
                                <a:lnTo>
                                  <a:pt x="422" y="1775"/>
                                </a:lnTo>
                                <a:lnTo>
                                  <a:pt x="482" y="1813"/>
                                </a:lnTo>
                                <a:lnTo>
                                  <a:pt x="545" y="1847"/>
                                </a:lnTo>
                                <a:lnTo>
                                  <a:pt x="611" y="1876"/>
                                </a:lnTo>
                                <a:lnTo>
                                  <a:pt x="680" y="1901"/>
                                </a:lnTo>
                                <a:lnTo>
                                  <a:pt x="750" y="1920"/>
                                </a:lnTo>
                                <a:lnTo>
                                  <a:pt x="823" y="1934"/>
                                </a:lnTo>
                                <a:lnTo>
                                  <a:pt x="897" y="1943"/>
                                </a:lnTo>
                                <a:lnTo>
                                  <a:pt x="973" y="1946"/>
                                </a:lnTo>
                                <a:lnTo>
                                  <a:pt x="1049" y="1943"/>
                                </a:lnTo>
                                <a:lnTo>
                                  <a:pt x="1124" y="1934"/>
                                </a:lnTo>
                                <a:lnTo>
                                  <a:pt x="1196" y="1920"/>
                                </a:lnTo>
                                <a:lnTo>
                                  <a:pt x="1267" y="1901"/>
                                </a:lnTo>
                                <a:lnTo>
                                  <a:pt x="1335" y="1876"/>
                                </a:lnTo>
                                <a:lnTo>
                                  <a:pt x="1401" y="1847"/>
                                </a:lnTo>
                                <a:lnTo>
                                  <a:pt x="1464" y="1813"/>
                                </a:lnTo>
                                <a:lnTo>
                                  <a:pt x="1524" y="1775"/>
                                </a:lnTo>
                                <a:lnTo>
                                  <a:pt x="1582" y="1732"/>
                                </a:lnTo>
                                <a:lnTo>
                                  <a:pt x="1635" y="1686"/>
                                </a:lnTo>
                                <a:lnTo>
                                  <a:pt x="1686" y="1635"/>
                                </a:lnTo>
                                <a:lnTo>
                                  <a:pt x="1732" y="1581"/>
                                </a:lnTo>
                                <a:lnTo>
                                  <a:pt x="1775" y="1524"/>
                                </a:lnTo>
                                <a:lnTo>
                                  <a:pt x="1813" y="1464"/>
                                </a:lnTo>
                                <a:lnTo>
                                  <a:pt x="1847" y="1401"/>
                                </a:lnTo>
                                <a:lnTo>
                                  <a:pt x="1876" y="1335"/>
                                </a:lnTo>
                                <a:lnTo>
                                  <a:pt x="1901" y="1267"/>
                                </a:lnTo>
                                <a:lnTo>
                                  <a:pt x="1920" y="1196"/>
                                </a:lnTo>
                                <a:lnTo>
                                  <a:pt x="1934" y="1123"/>
                                </a:lnTo>
                                <a:lnTo>
                                  <a:pt x="1943" y="1049"/>
                                </a:lnTo>
                                <a:lnTo>
                                  <a:pt x="1946" y="973"/>
                                </a:lnTo>
                                <a:lnTo>
                                  <a:pt x="1943" y="897"/>
                                </a:lnTo>
                                <a:lnTo>
                                  <a:pt x="1934" y="823"/>
                                </a:lnTo>
                                <a:lnTo>
                                  <a:pt x="1920" y="750"/>
                                </a:lnTo>
                                <a:lnTo>
                                  <a:pt x="1901" y="679"/>
                                </a:lnTo>
                                <a:lnTo>
                                  <a:pt x="1876" y="611"/>
                                </a:lnTo>
                                <a:lnTo>
                                  <a:pt x="1847" y="545"/>
                                </a:lnTo>
                                <a:lnTo>
                                  <a:pt x="1813" y="482"/>
                                </a:lnTo>
                                <a:lnTo>
                                  <a:pt x="1775" y="422"/>
                                </a:lnTo>
                                <a:lnTo>
                                  <a:pt x="1732" y="365"/>
                                </a:lnTo>
                                <a:lnTo>
                                  <a:pt x="1686" y="311"/>
                                </a:lnTo>
                                <a:lnTo>
                                  <a:pt x="1635" y="260"/>
                                </a:lnTo>
                                <a:lnTo>
                                  <a:pt x="1582" y="214"/>
                                </a:lnTo>
                                <a:lnTo>
                                  <a:pt x="1524" y="171"/>
                                </a:lnTo>
                                <a:lnTo>
                                  <a:pt x="1464" y="133"/>
                                </a:lnTo>
                                <a:lnTo>
                                  <a:pt x="1401" y="99"/>
                                </a:lnTo>
                                <a:lnTo>
                                  <a:pt x="1335" y="70"/>
                                </a:lnTo>
                                <a:lnTo>
                                  <a:pt x="1267" y="45"/>
                                </a:lnTo>
                                <a:lnTo>
                                  <a:pt x="1196" y="26"/>
                                </a:lnTo>
                                <a:lnTo>
                                  <a:pt x="1124" y="12"/>
                                </a:lnTo>
                                <a:lnTo>
                                  <a:pt x="1049" y="3"/>
                                </a:lnTo>
                                <a:lnTo>
                                  <a:pt x="973"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355" o:spid="_x0000_s1026" o:spt="203" style="position:absolute;left:0pt;margin-left:72pt;margin-top:76.5pt;height:144.7pt;width:144.7pt;mso-position-horizontal-relative:page;z-index:251746304;mso-width-relative:page;mso-height-relative:page;" coordorigin="1440,1530" coordsize="2894,2894" o:gfxdata="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">
                <o:lock v:ext="edit" aspectratio="f"/>
                <v:shape id="docshape356" o:spid="_x0000_s1026" o:spt="100" style="position:absolute;left:1481;top:1540;height:2883;width:2853;" fillcolor="#FF7A00" filled="t" stroked="f" coordsize="2853,2883" o:gfxdata="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73dRTFAAAA4gAAAA8AAAAAAAAAAQAgAAAAIgAAAGRycy9kb3ducmV2LnhtbFBLAQIUABQAAAAI&#10;AIdO4kAzLwWeOwAAADkAAAAQAAAAAAAAAAEAIAAAABQBAABkcnMvc2hhcGV4bWwueG1sUEsFBgAA&#10;AAAGAAYAWwEAAL4DAAAAAA==&#10;" path="m1411,0l1364,1,1411,1441,0,1734,17,1807,38,1879,63,1949,90,2017,121,2083,156,2147,193,2210,233,2270,276,2328,322,2383,370,2436,421,2487,475,2535,530,2580,588,2623,648,2662,710,2699,774,2732,839,2763,906,2790,975,2814,1045,2834,1116,2851,1188,2865,1262,2874,1336,2880,1411,2882,1487,2880,1562,2874,1636,2864,1709,2851,1781,2833,1851,2813,1919,2788,1986,2761,2052,2730,2115,2696,2177,2659,2237,2619,2294,2577,2350,2531,2403,2483,2453,2432,2501,2379,2547,2324,2589,2267,2629,2207,2666,2145,2700,2082,2731,2016,2759,1949,2783,1881,2804,1811,2821,1739,2834,1666,2844,1592,2850,1517,2852,1441,2850,1365,2844,1290,2834,1216,2821,1143,2804,1072,2783,1001,2759,933,2731,866,2700,800,2666,737,2629,675,2589,616,2547,558,2501,503,2453,450,2403,399,2350,351,2294,306,2237,263,2177,223,2115,186,2052,152,1986,121,1919,94,1851,69,1781,49,1709,31,1636,18,1562,8,1487,2,1411,0xe">
                  <v:path o:connectlocs="1364,1542;0,3275;38,3420;90,3558;156,3688;233,3811;322,3924;421,4028;530,4121;648,4203;774,4273;906,4331;1045,4375;1188,4406;1336,4421;1487,4421;1636,4405;1781,4374;1919,4329;2052,4271;2177,4200;2294,4118;2403,4024;2501,3920;2589,3808;2666,3686;2731,3557;2783,3422;2821,3280;2844,3133;2852,2982;2844,2831;2821,2684;2783,2542;2731,2407;2666,2278;2589,2157;2501,2044;2403,1940;2294,1847;2177,1764;2052,1693;1919,1635;1781,1590;1636,1559;1487,1543" o:connectangles="0,0,0,0,0,0,0,0,0,0,0,0,0,0,0,0,0,0,0,0,0,0,0,0,0,0,0,0,0,0,0,0,0,0,0,0,0,0,0,0,0,0,0,0,0,0"/>
                  <v:fill on="t" focussize="0,0"/>
                  <v:stroke on="f"/>
                  <v:imagedata o:title=""/>
                  <o:lock v:ext="edit" aspectratio="f"/>
                </v:shape>
                <v:shape id="docshape357" o:spid="_x0000_s1026" o:spt="100" style="position:absolute;left:1451;top:1547;height:1975;width:1442;" fillcolor="#FFA600" filled="t" stroked="f" coordsize="1442,1975" o:gfxdata="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Z/&#10;78zCAAAA4wAAAA8AAAAAAAAAAQAgAAAAIgAAAGRycy9kb3ducmV2LnhtbFBLAQIUABQAAAAIAIdO&#10;4kAzLwWeOwAAADkAAAAQAAAAAAAAAAEAIAAAABEBAABkcnMvc2hhcGV4bWwueG1sUEsFBgAAAAAG&#10;AAYAWwEAALsDAAAAAA==&#10;" path="m1306,0l1230,9,1156,22,1083,39,1012,60,942,84,874,111,807,142,743,176,681,212,620,252,562,295,506,341,453,389,401,440,353,493,307,549,264,607,224,667,187,729,153,793,122,858,94,926,70,995,49,1065,32,1137,18,1210,8,1284,2,1359,0,1435,2,1514,9,1593,20,1671,35,1749,54,1825,77,1901,105,1975,1441,1435,1306,0xe">
                  <v:path o:connectlocs="1306,1547;1230,1556;1156,1569;1083,1586;1012,1607;942,1631;874,1658;807,1689;743,1723;681,1759;620,1799;562,1842;506,1888;453,1936;401,1987;353,2040;307,2096;264,2154;224,2214;187,2276;153,2340;122,2405;94,2473;70,2542;49,2612;32,2684;18,2757;8,2831;2,2906;0,2982;2,3061;9,3140;20,3218;35,3296;54,3372;77,3448;105,3522;1441,2982;1306,1547" o:connectangles="0,0,0,0,0,0,0,0,0,0,0,0,0,0,0,0,0,0,0,0,0,0,0,0,0,0,0,0,0,0,0,0,0,0,0,0,0,0,0"/>
                  <v:fill on="t" focussize="0,0"/>
                  <v:stroke on="f"/>
                  <v:imagedata o:title=""/>
                  <o:lock v:ext="edit" aspectratio="f"/>
                </v:shape>
                <v:shape id="docshape358" o:spid="_x0000_s1026" o:spt="100" style="position:absolute;left:1451;top:1547;height:1975;width:1442;" filled="f" stroked="t" coordsize="1442,1975" o:gfxdata="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ivgL7FAAAA4gAAAA8AAAAAAAAAAQAgAAAAIgAAAGRycy9kb3ducmV2LnhtbFBLAQIUABQAAAAI&#10;AIdO4kAzLwWeOwAAADkAAAAQAAAAAAAAAAEAIAAAABQBAABkcnMvc2hhcGV4bWwueG1sUEsFBgAA&#10;AAAGAAYAWwEAAL4DAAAAAA==&#10;" path="m1441,1435l105,1975,77,1901,54,1825,35,1749,20,1671,9,1593,2,1514,0,1435,2,1359,8,1284,18,1210,32,1137,49,1065,70,995,94,926,122,858,153,793,187,729,224,667,264,607,307,549,353,493,401,440,453,389,506,341,562,295,620,252,681,212,743,176,807,142,874,111,942,84,1012,60,1083,39,1156,22,1230,9,1306,0,1441,1435xe">
                  <v:path o:connectlocs="1441,2982;105,3522;77,3448;54,3372;35,3296;20,3218;9,3140;2,3061;0,2982;2,2906;8,2831;18,2757;32,2684;49,2612;70,2542;94,2473;122,2405;153,2340;187,2276;224,2214;264,2154;307,2096;353,2040;401,1987;453,1936;506,1888;562,1842;620,1799;681,1759;743,1723;807,1689;874,1658;942,1631;1012,1607;1083,1586;1156,1569;1230,1556;1306,1547;1441,2982" o:connectangles="0,0,0,0,0,0,0,0,0,0,0,0,0,0,0,0,0,0,0,0,0,0,0,0,0,0,0,0,0,0,0,0,0,0,0,0,0,0,0"/>
                  <v:fill on="f" focussize="0,0"/>
                  <v:stroke weight="1.11196850393701pt" color="#FFFFFF" joinstyle="round"/>
                  <v:imagedata o:title=""/>
                  <o:lock v:ext="edit" aspectratio="f"/>
                </v:shape>
                <v:shape id="docshape359" o:spid="_x0000_s1026" o:spt="100" style="position:absolute;left:2691;top:1540;height:1442;width:201;" fillcolor="#FFCA66" filled="t" stroked="f" coordsize="201,1442" o:gfxdata="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wMP5sQAAADiAAAADwAAAAAAAAABACAAAAAiAAAAZHJzL2Rvd25yZXYueG1sUEsBAhQAFAAAAAgA&#10;h07iQDMvBZ47AAAAOQAAABAAAAAAAAAAAQAgAAAAEwEAAGRycy9zaGFwZXhtbC54bWxQSwUGAAAA&#10;AAYABgBbAQAAvQMAAAAA&#10;" path="m200,0l125,2,50,8,0,14,200,1441,200,0xe">
                  <v:path o:connectlocs="200,1541;125,1543;50,1549;0,1555;200,2982;200,1541" o:connectangles="0,0,0,0,0,0"/>
                  <v:fill on="t" focussize="0,0"/>
                  <v:stroke on="f"/>
                  <v:imagedata o:title=""/>
                  <o:lock v:ext="edit" aspectratio="f"/>
                </v:shape>
                <v:shape id="docshape360" o:spid="_x0000_s1026" o:spt="100" style="position:absolute;left:2691;top:1540;height:1442;width:201;" filled="f" stroked="t" coordsize="201,1442" o:gfxdata="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whiW&#10;wAAAAOMAAAAPAAAAAAAAAAEAIAAAACIAAABkcnMvZG93bnJldi54bWxQSwECFAAUAAAACACHTuJA&#10;My8FnjsAAAA5AAAAEAAAAAAAAAABACAAAAAPAQAAZHJzL3NoYXBleG1sLnhtbFBLBQYAAAAABgAG&#10;AFsBAAC5AwAAAAA=&#10;" path="m200,1441l0,14,25,11,50,8,125,2,200,0,200,1441xe">
                  <v:path o:connectlocs="200,2982;0,1555;25,1552;50,1549;125,1543;200,1541;200,2982" o:connectangles="0,0,0,0,0,0,0"/>
                  <v:fill on="f" focussize="0,0"/>
                  <v:stroke weight="1.11196850393701pt" color="#FFFFFF" joinstyle="round"/>
                  <v:imagedata o:title=""/>
                  <o:lock v:ext="edit" aspectratio="f"/>
                </v:shape>
                <v:shape id="docshape361" o:spid="_x0000_s1026" o:spt="100" style="position:absolute;left:1919;top:2002;height:1946;width:1946;" fillcolor="#FFFFFF" filled="t" stroked="f" coordsize="1946,1946" o:gfxdata="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Gt&#10;5dLCAAAA4wAAAA8AAAAAAAAAAQAgAAAAIgAAAGRycy9kb3ducmV2LnhtbFBLAQIUABQAAAAIAIdO&#10;4kAzLwWeOwAAADkAAAAQAAAAAAAAAAEAIAAAABEBAABkcnMvc2hhcGV4bWwueG1sUEsFBgAAAAAG&#10;AAYAWwEAALsDAAAAAA==&#10;" path="m973,0l897,3,823,12,750,26,680,45,611,70,545,99,482,133,422,171,365,214,311,260,261,311,214,365,172,422,133,482,99,545,70,611,46,679,26,750,12,823,3,897,0,973,3,1049,12,1123,26,1196,46,1267,70,1335,99,1401,133,1464,172,1524,214,1581,261,1635,311,1686,365,1732,422,1775,482,1813,545,1847,611,1876,680,1901,750,1920,823,1934,897,1943,973,1946,1049,1943,1124,1934,1196,1920,1267,1901,1335,1876,1401,1847,1464,1813,1524,1775,1582,1732,1635,1686,1686,1635,1732,1581,1775,1524,1813,1464,1847,1401,1876,1335,1901,1267,1920,1196,1934,1123,1943,1049,1946,973,1943,897,1934,823,1920,750,1901,679,1876,611,1847,545,1813,482,1775,422,1732,365,1686,311,1635,260,1582,214,1524,171,1464,133,1401,99,1335,70,1267,45,1196,26,1124,12,1049,3,973,0xe">
                  <v:path o:connectlocs="897,2005;750,2028;611,2072;482,2135;365,2216;261,2313;172,2424;99,2547;46,2681;12,2825;0,2975;12,3125;46,3269;99,3403;172,3526;261,3637;365,3734;482,3815;611,3878;750,3922;897,3945;1049,3945;1196,3922;1335,3878;1464,3815;1582,3734;1686,3637;1775,3526;1847,3403;1901,3269;1934,3125;1946,2975;1934,2825;1901,2681;1847,2547;1775,2424;1686,2313;1582,2216;1464,2135;1335,2072;1196,2028;1049,2005" o:connectangles="0,0,0,0,0,0,0,0,0,0,0,0,0,0,0,0,0,0,0,0,0,0,0,0,0,0,0,0,0,0,0,0,0,0,0,0,0,0,0,0,0,0"/>
                  <v:fill on="t" focussize="0,0"/>
                  <v:stroke on="f"/>
                  <v:imagedata o:title=""/>
                  <o:lock v:ext="edit" aspectratio="f"/>
                </v:shape>
              </v:group>
            </w:pict>
          </mc:Fallback>
        </mc:AlternateContent>
      </w:r>
      <w:r>
        <w:rPr>
          <w:rFonts w:hint="eastAsia" w:ascii="微软雅黑" w:hAnsi="微软雅黑" w:eastAsia="微软雅黑" w:cs="微软雅黑"/>
          <w:spacing w:val="-7"/>
          <w:lang w:eastAsia="zh-CN"/>
        </w:rPr>
        <w:t>目前普遍使用的</w:t>
      </w:r>
      <w:r>
        <w:rPr>
          <w:spacing w:val="-7"/>
          <w:lang w:eastAsia="zh-CN"/>
        </w:rPr>
        <w:t xml:space="preserve"> AI </w:t>
      </w:r>
      <w:r>
        <w:rPr>
          <w:rFonts w:hint="eastAsia" w:ascii="微软雅黑" w:hAnsi="微软雅黑" w:eastAsia="微软雅黑" w:cs="微软雅黑"/>
          <w:spacing w:val="-7"/>
          <w:lang w:eastAsia="zh-CN"/>
        </w:rPr>
        <w:t>产品情况</w:t>
      </w:r>
    </w:p>
    <w:p>
      <w:pPr>
        <w:pStyle w:val="4"/>
        <w:spacing w:before="277"/>
        <w:rPr>
          <w:rFonts w:hint="eastAsia"/>
          <w:lang w:val="zh-CN" w:eastAsia="zh-CN"/>
        </w:rPr>
      </w:pPr>
    </w:p>
    <w:p>
      <w:pPr>
        <w:pStyle w:val="6"/>
        <w:rPr>
          <w:b/>
          <w:sz w:val="36"/>
          <w:lang w:eastAsia="zh-CN"/>
        </w:rPr>
      </w:pPr>
    </w:p>
    <w:p>
      <w:pPr>
        <w:pStyle w:val="6"/>
        <w:rPr>
          <w:b/>
          <w:sz w:val="36"/>
          <w:lang w:eastAsia="zh-CN"/>
        </w:rPr>
      </w:pPr>
    </w:p>
    <w:p>
      <w:pPr>
        <w:pStyle w:val="6"/>
        <w:rPr>
          <w:b/>
          <w:sz w:val="36"/>
          <w:lang w:eastAsia="zh-CN"/>
        </w:rPr>
      </w:pPr>
    </w:p>
    <w:p>
      <w:pPr>
        <w:pStyle w:val="6"/>
        <w:spacing w:before="8"/>
        <w:rPr>
          <w:b/>
          <w:sz w:val="51"/>
          <w:lang w:eastAsia="zh-CN"/>
        </w:rPr>
      </w:pPr>
    </w:p>
    <w:p>
      <w:pPr>
        <w:ind w:left="4172"/>
        <w:rPr>
          <w:rFonts w:hint="eastAsia"/>
          <w:sz w:val="14"/>
          <w:lang w:eastAsia="zh-CN"/>
        </w:rPr>
      </w:pPr>
      <w:r>
        <w:drawing>
          <wp:inline distT="0" distB="0" distL="0" distR="0">
            <wp:extent cx="82550" cy="82550"/>
            <wp:effectExtent l="0" t="0" r="6350" b="6350"/>
            <wp:docPr id="34042586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25866" name="image13.png"/>
                    <pic:cNvPicPr>
                      <a:picLocks noChangeAspect="1"/>
                    </pic:cNvPicPr>
                  </pic:nvPicPr>
                  <pic:blipFill>
                    <a:blip r:embed="rId68" cstate="print"/>
                    <a:stretch>
                      <a:fillRect/>
                    </a:stretch>
                  </pic:blipFill>
                  <pic:spPr>
                    <a:xfrm>
                      <a:off x="0" y="0"/>
                      <a:ext cx="82753" cy="82753"/>
                    </a:xfrm>
                    <a:prstGeom prst="rect">
                      <a:avLst/>
                    </a:prstGeom>
                  </pic:spPr>
                </pic:pic>
              </a:graphicData>
            </a:graphic>
          </wp:inline>
        </w:drawing>
      </w:r>
      <w:r>
        <w:rPr>
          <w:rFonts w:ascii="Times New Roman"/>
          <w:spacing w:val="40"/>
          <w:w w:val="115"/>
          <w:position w:val="2"/>
          <w:sz w:val="20"/>
          <w:lang w:eastAsia="zh-CN"/>
        </w:rPr>
        <w:t xml:space="preserve"> </w:t>
      </w:r>
      <w:r>
        <w:rPr>
          <w:rFonts w:ascii="Palatino Linotype"/>
          <w:b/>
          <w:color w:val="141221"/>
          <w:w w:val="115"/>
          <w:position w:val="2"/>
          <w:sz w:val="14"/>
          <w:lang w:eastAsia="zh-CN"/>
        </w:rPr>
        <w:t>69%</w:t>
      </w:r>
      <w:r>
        <w:rPr>
          <w:rFonts w:ascii="Palatino Linotype"/>
          <w:b/>
          <w:color w:val="141221"/>
          <w:spacing w:val="80"/>
          <w:w w:val="150"/>
          <w:position w:val="2"/>
          <w:sz w:val="14"/>
          <w:lang w:eastAsia="zh-CN"/>
        </w:rPr>
        <w:t xml:space="preserve"> </w:t>
      </w:r>
      <w:r>
        <w:rPr>
          <w:rFonts w:hint="eastAsia" w:ascii="微软雅黑" w:hAnsi="微软雅黑" w:eastAsia="微软雅黑" w:cs="微软雅黑"/>
          <w:color w:val="141221"/>
          <w:position w:val="2"/>
          <w:sz w:val="14"/>
          <w:lang w:eastAsia="zh-CN"/>
        </w:rPr>
        <w:t>正在使用</w:t>
      </w:r>
    </w:p>
    <w:p>
      <w:pPr>
        <w:spacing w:before="117"/>
        <w:ind w:left="4172"/>
        <w:rPr>
          <w:rFonts w:hint="eastAsia"/>
          <w:sz w:val="14"/>
          <w:lang w:eastAsia="zh-CN"/>
        </w:rPr>
      </w:pPr>
      <w:r>
        <w:drawing>
          <wp:inline distT="0" distB="0" distL="0" distR="0">
            <wp:extent cx="82550" cy="82550"/>
            <wp:effectExtent l="0" t="0" r="6350" b="6350"/>
            <wp:docPr id="208855808"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5808" name="image12.png"/>
                    <pic:cNvPicPr>
                      <a:picLocks noChangeAspect="1"/>
                    </pic:cNvPicPr>
                  </pic:nvPicPr>
                  <pic:blipFill>
                    <a:blip r:embed="rId67" cstate="print"/>
                    <a:stretch>
                      <a:fillRect/>
                    </a:stretch>
                  </pic:blipFill>
                  <pic:spPr>
                    <a:xfrm>
                      <a:off x="0" y="0"/>
                      <a:ext cx="82753" cy="82753"/>
                    </a:xfrm>
                    <a:prstGeom prst="rect">
                      <a:avLst/>
                    </a:prstGeom>
                  </pic:spPr>
                </pic:pic>
              </a:graphicData>
            </a:graphic>
          </wp:inline>
        </w:drawing>
      </w:r>
      <w:r>
        <w:rPr>
          <w:rFonts w:ascii="Times New Roman"/>
          <w:spacing w:val="37"/>
          <w:w w:val="115"/>
          <w:position w:val="2"/>
          <w:sz w:val="20"/>
          <w:lang w:eastAsia="zh-CN"/>
        </w:rPr>
        <w:t xml:space="preserve"> </w:t>
      </w:r>
      <w:r>
        <w:rPr>
          <w:rFonts w:ascii="Palatino Linotype"/>
          <w:b/>
          <w:color w:val="141221"/>
          <w:w w:val="115"/>
          <w:position w:val="2"/>
          <w:sz w:val="14"/>
          <w:lang w:eastAsia="zh-CN"/>
        </w:rPr>
        <w:t>29%</w:t>
      </w:r>
      <w:r>
        <w:rPr>
          <w:rFonts w:ascii="Palatino Linotype"/>
          <w:b/>
          <w:color w:val="141221"/>
          <w:spacing w:val="80"/>
          <w:w w:val="150"/>
          <w:position w:val="2"/>
          <w:sz w:val="14"/>
          <w:lang w:eastAsia="zh-CN"/>
        </w:rPr>
        <w:t xml:space="preserve"> </w:t>
      </w:r>
      <w:r>
        <w:rPr>
          <w:rFonts w:hint="eastAsia" w:ascii="微软雅黑" w:hAnsi="微软雅黑" w:eastAsia="微软雅黑" w:cs="微软雅黑"/>
          <w:color w:val="141221"/>
          <w:position w:val="2"/>
          <w:sz w:val="14"/>
          <w:lang w:eastAsia="zh-CN"/>
        </w:rPr>
        <w:t>计划使用</w:t>
      </w:r>
    </w:p>
    <w:p>
      <w:pPr>
        <w:tabs>
          <w:tab w:val="left" w:pos="4840"/>
        </w:tabs>
        <w:spacing w:before="116"/>
        <w:ind w:left="4172"/>
        <w:rPr>
          <w:rFonts w:hint="eastAsia"/>
          <w:sz w:val="14"/>
          <w:lang w:eastAsia="zh-CN"/>
        </w:rPr>
      </w:pPr>
      <w:r>
        <w:drawing>
          <wp:inline distT="0" distB="0" distL="0" distR="0">
            <wp:extent cx="82550" cy="82550"/>
            <wp:effectExtent l="0" t="0" r="6350" b="6350"/>
            <wp:docPr id="142943926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39264"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inline>
        </w:drawing>
      </w:r>
      <w:r>
        <w:rPr>
          <w:rFonts w:ascii="Times New Roman"/>
          <w:w w:val="115"/>
          <w:position w:val="2"/>
          <w:sz w:val="20"/>
          <w:lang w:eastAsia="zh-CN"/>
        </w:rPr>
        <w:t xml:space="preserve"> </w:t>
      </w:r>
      <w:r>
        <w:rPr>
          <w:rFonts w:ascii="Palatino Linotype"/>
          <w:b/>
          <w:color w:val="141221"/>
          <w:w w:val="115"/>
          <w:position w:val="2"/>
          <w:sz w:val="14"/>
          <w:lang w:eastAsia="zh-CN"/>
        </w:rPr>
        <w:t>2%</w:t>
      </w:r>
      <w:r>
        <w:rPr>
          <w:rFonts w:ascii="Palatino Linotype"/>
          <w:b/>
          <w:color w:val="141221"/>
          <w:position w:val="2"/>
          <w:sz w:val="14"/>
          <w:lang w:eastAsia="zh-CN"/>
        </w:rPr>
        <w:tab/>
      </w:r>
      <w:r>
        <w:rPr>
          <w:rFonts w:hint="eastAsia" w:ascii="微软雅黑" w:hAnsi="微软雅黑" w:eastAsia="微软雅黑" w:cs="微软雅黑"/>
          <w:color w:val="141221"/>
          <w:position w:val="2"/>
          <w:sz w:val="14"/>
          <w:lang w:eastAsia="zh-CN"/>
        </w:rPr>
        <w:t>没有也不计划使用</w:t>
      </w:r>
    </w:p>
    <w:p>
      <w:pPr>
        <w:spacing w:before="98"/>
        <w:ind w:left="1883" w:right="2386"/>
        <w:jc w:val="center"/>
        <w:rPr>
          <w:rFonts w:hint="eastAsia"/>
          <w:sz w:val="11"/>
          <w:szCs w:val="20"/>
          <w:lang w:eastAsia="zh-CN"/>
        </w:rPr>
      </w:pPr>
      <w:r>
        <w:rPr>
          <w:lang w:eastAsia="zh-CN"/>
        </w:rPr>
        <w:br w:type="column"/>
      </w:r>
      <w:r>
        <w:drawing>
          <wp:inline distT="0" distB="0" distL="0" distR="0">
            <wp:extent cx="82550" cy="82550"/>
            <wp:effectExtent l="0" t="0" r="6350" b="6350"/>
            <wp:docPr id="132259025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90259" name="image35.png"/>
                    <pic:cNvPicPr>
                      <a:picLocks noChangeAspect="1"/>
                    </pic:cNvPicPr>
                  </pic:nvPicPr>
                  <pic:blipFill>
                    <a:blip r:embed="rId69" cstate="print"/>
                    <a:stretch>
                      <a:fillRect/>
                    </a:stretch>
                  </pic:blipFill>
                  <pic:spPr>
                    <a:xfrm>
                      <a:off x="0" y="0"/>
                      <a:ext cx="82753" cy="82753"/>
                    </a:xfrm>
                    <a:prstGeom prst="rect">
                      <a:avLst/>
                    </a:prstGeom>
                  </pic:spPr>
                </pic:pic>
              </a:graphicData>
            </a:graphic>
          </wp:inline>
        </w:drawing>
      </w:r>
      <w:r>
        <w:rPr>
          <w:rFonts w:hint="eastAsia"/>
          <w:lang w:eastAsia="zh-CN"/>
        </w:rPr>
        <w:t xml:space="preserve"> </w:t>
      </w:r>
      <w:r>
        <w:rPr>
          <w:rFonts w:ascii="Century Gothic"/>
          <w:b/>
          <w:color w:val="141221"/>
          <w:w w:val="120"/>
          <w:position w:val="2"/>
          <w:sz w:val="13"/>
          <w:szCs w:val="21"/>
          <w:lang w:eastAsia="zh-CN"/>
        </w:rPr>
        <w:t>88%</w:t>
      </w:r>
      <w:r>
        <w:rPr>
          <w:rFonts w:hint="eastAsia" w:ascii="Century Gothic"/>
          <w:b/>
          <w:color w:val="141221"/>
          <w:spacing w:val="80"/>
          <w:w w:val="120"/>
          <w:position w:val="2"/>
          <w:sz w:val="14"/>
          <w:lang w:eastAsia="zh-CN"/>
        </w:rPr>
        <w:t xml:space="preserve"> </w:t>
      </w:r>
      <w:r>
        <w:rPr>
          <w:rFonts w:hint="eastAsia" w:ascii="微软雅黑" w:hAnsi="微软雅黑" w:eastAsia="微软雅黑" w:cs="微软雅黑"/>
          <w:color w:val="141221"/>
          <w:position w:val="2"/>
          <w:sz w:val="11"/>
          <w:szCs w:val="20"/>
          <w:lang w:eastAsia="zh-CN"/>
        </w:rPr>
        <w:t>了解</w:t>
      </w:r>
    </w:p>
    <w:p>
      <w:pPr>
        <w:spacing w:before="127"/>
        <w:ind w:left="1902" w:right="2436"/>
        <w:jc w:val="center"/>
        <w:rPr>
          <w:rFonts w:hint="eastAsia"/>
          <w:sz w:val="14"/>
          <w:lang w:eastAsia="zh-CN"/>
        </w:rPr>
      </w:pPr>
      <w:r>
        <w:drawing>
          <wp:inline distT="0" distB="0" distL="0" distR="0">
            <wp:extent cx="82550" cy="82550"/>
            <wp:effectExtent l="0" t="0" r="6350" b="6350"/>
            <wp:docPr id="15745822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8227" name="image36.png"/>
                    <pic:cNvPicPr>
                      <a:picLocks noChangeAspect="1"/>
                    </pic:cNvPicPr>
                  </pic:nvPicPr>
                  <pic:blipFill>
                    <a:blip r:embed="rId70" cstate="print"/>
                    <a:stretch>
                      <a:fillRect/>
                    </a:stretch>
                  </pic:blipFill>
                  <pic:spPr>
                    <a:xfrm>
                      <a:off x="0" y="0"/>
                      <a:ext cx="82753" cy="82753"/>
                    </a:xfrm>
                    <a:prstGeom prst="rect">
                      <a:avLst/>
                    </a:prstGeom>
                  </pic:spPr>
                </pic:pic>
              </a:graphicData>
            </a:graphic>
          </wp:inline>
        </w:drawing>
      </w:r>
      <w:r>
        <w:rPr>
          <w:rFonts w:hint="eastAsia" w:ascii="Century Gothic"/>
          <w:b/>
          <w:color w:val="141221"/>
          <w:w w:val="110"/>
          <w:position w:val="2"/>
          <w:sz w:val="13"/>
          <w:szCs w:val="21"/>
          <w:lang w:eastAsia="zh-CN"/>
        </w:rPr>
        <w:t xml:space="preserve"> </w:t>
      </w:r>
      <w:r>
        <w:rPr>
          <w:rFonts w:ascii="Century Gothic"/>
          <w:b/>
          <w:color w:val="141221"/>
          <w:w w:val="110"/>
          <w:position w:val="2"/>
          <w:sz w:val="13"/>
          <w:szCs w:val="21"/>
          <w:lang w:eastAsia="zh-CN"/>
        </w:rPr>
        <w:t>12%</w:t>
      </w:r>
      <w:r>
        <w:rPr>
          <w:rFonts w:hint="eastAsia" w:ascii="Century Gothic"/>
          <w:b/>
          <w:color w:val="141221"/>
          <w:w w:val="110"/>
          <w:position w:val="2"/>
          <w:sz w:val="14"/>
          <w:lang w:eastAsia="zh-CN"/>
        </w:rPr>
        <w:t xml:space="preserve">  </w:t>
      </w:r>
      <w:r>
        <w:rPr>
          <w:rFonts w:hint="eastAsia" w:ascii="微软雅黑" w:hAnsi="微软雅黑" w:eastAsia="微软雅黑" w:cs="微软雅黑"/>
          <w:color w:val="141221"/>
          <w:position w:val="2"/>
          <w:sz w:val="11"/>
          <w:szCs w:val="20"/>
          <w:lang w:eastAsia="zh-CN"/>
        </w:rPr>
        <w:t>不了解</w:t>
      </w:r>
    </w:p>
    <w:p>
      <w:pPr>
        <w:pStyle w:val="6"/>
        <w:rPr>
          <w:sz w:val="18"/>
          <w:lang w:eastAsia="zh-CN"/>
        </w:rPr>
      </w:pPr>
    </w:p>
    <w:p>
      <w:pPr>
        <w:pStyle w:val="6"/>
        <w:rPr>
          <w:sz w:val="18"/>
          <w:lang w:eastAsia="zh-CN"/>
        </w:rPr>
      </w:pPr>
    </w:p>
    <w:p>
      <w:pPr>
        <w:pStyle w:val="6"/>
        <w:rPr>
          <w:sz w:val="18"/>
          <w:lang w:eastAsia="zh-CN"/>
        </w:rPr>
      </w:pPr>
    </w:p>
    <w:p>
      <w:pPr>
        <w:pStyle w:val="6"/>
        <w:rPr>
          <w:sz w:val="18"/>
          <w:lang w:eastAsia="zh-CN"/>
        </w:rPr>
      </w:pPr>
    </w:p>
    <w:p>
      <w:pPr>
        <w:pStyle w:val="6"/>
        <w:spacing w:before="5"/>
        <w:rPr>
          <w:sz w:val="22"/>
          <w:lang w:eastAsia="zh-CN"/>
        </w:rPr>
      </w:pPr>
    </w:p>
    <w:p>
      <w:pPr>
        <w:pStyle w:val="6"/>
        <w:spacing w:before="1" w:line="276" w:lineRule="auto"/>
        <w:ind w:left="920" w:right="1694"/>
        <w:rPr>
          <w:rFonts w:ascii="微软雅黑" w:hAnsi="微软雅黑" w:eastAsia="微软雅黑"/>
          <w:lang w:eastAsia="zh-CN"/>
        </w:rPr>
      </w:pPr>
      <w:r>
        <mc:AlternateContent>
          <mc:Choice Requires="wps">
            <w:drawing>
              <wp:anchor distT="0" distB="0" distL="114300" distR="114300" simplePos="0" relativeHeight="251747328" behindDoc="0" locked="0" layoutInCell="1" allowOverlap="1">
                <wp:simplePos x="0" y="0"/>
                <wp:positionH relativeFrom="page">
                  <wp:posOffset>921385</wp:posOffset>
                </wp:positionH>
                <wp:positionV relativeFrom="paragraph">
                  <wp:posOffset>29845</wp:posOffset>
                </wp:positionV>
                <wp:extent cx="3887470" cy="236855"/>
                <wp:effectExtent l="0" t="0" r="11430" b="4445"/>
                <wp:wrapNone/>
                <wp:docPr id="243413375" name="docshape362"/>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4"/>
                              <w:ind w:left="513"/>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您的组织目前是否使用或有计划使用</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产品？</w:t>
                            </w:r>
                          </w:p>
                        </w:txbxContent>
                      </wps:txbx>
                      <wps:bodyPr rot="0" vert="horz" wrap="square" lIns="0" tIns="0" rIns="0" bIns="0" anchor="t" anchorCtr="0" upright="1">
                        <a:noAutofit/>
                      </wps:bodyPr>
                    </wps:wsp>
                  </a:graphicData>
                </a:graphic>
              </wp:anchor>
            </w:drawing>
          </mc:Choice>
          <mc:Fallback>
            <w:pict>
              <v:shape id="docshape362" o:spid="_x0000_s1026" o:spt="202" type="#_x0000_t202" style="position:absolute;left:0pt;margin-left:72.55pt;margin-top:2.35pt;height:18.65pt;width:306.1pt;mso-position-horizontal-relative:page;z-index:251747328;mso-width-relative:page;mso-height-relative:page;" fillcolor="#EEF3F8" filled="t" stroked="f" coordsize="21600,21600" o:gfxdata="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QFCHrWAAAACAEAAA8AAAAAAAAAAQAgAAAAIgAAAGRycy9kb3du&#10;cmV2LnhtbFBLAQIUABQAAAAIAIdO4kBsJwiKAQIAAAYEAAAOAAAAAAAAAAEAIAAAACUBAABkcnMv&#10;ZTJvRG9jLnhtbFBLBQYAAAAABgAGAFkBAACYBQAAAAA=&#10;">
                <v:fill on="t" focussize="0,0"/>
                <v:stroke on="f"/>
                <v:imagedata o:title=""/>
                <o:lock v:ext="edit" aspectratio="f"/>
                <v:textbox inset="0mm,0mm,0mm,0mm">
                  <w:txbxContent>
                    <w:p>
                      <w:pPr>
                        <w:spacing w:before="54"/>
                        <w:ind w:left="513"/>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您的组织目前是否使用或有计划使用</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产品？</w:t>
                      </w:r>
                    </w:p>
                  </w:txbxContent>
                </v:textbox>
              </v:shape>
            </w:pict>
          </mc:Fallback>
        </mc:AlternateContent>
      </w:r>
      <w:r>
        <w:rPr>
          <w:rFonts w:hint="eastAsia" w:ascii="微软雅黑" w:hAnsi="微软雅黑" w:eastAsia="微软雅黑" w:cs="微软雅黑"/>
          <w:lang w:eastAsia="zh-CN"/>
        </w:rPr>
        <w:t>组织中使用或打算使用</w:t>
      </w:r>
      <w:r>
        <w:rPr>
          <w:rFonts w:ascii="微软雅黑" w:hAnsi="微软雅黑" w:eastAsia="微软雅黑"/>
          <w:lang w:eastAsia="zh-CN"/>
        </w:rPr>
        <w:t xml:space="preserve"> AI </w:t>
      </w:r>
      <w:r>
        <w:rPr>
          <w:rFonts w:hint="eastAsia" w:ascii="微软雅黑" w:hAnsi="微软雅黑" w:eastAsia="微软雅黑" w:cs="微软雅黑"/>
          <w:lang w:eastAsia="zh-CN"/>
        </w:rPr>
        <w:t>产品暗示了几种可能性：</w:t>
      </w:r>
      <w:r>
        <w:rPr>
          <w:rFonts w:ascii="微软雅黑" w:hAnsi="微软雅黑" w:eastAsia="微软雅黑"/>
          <w:lang w:eastAsia="zh-CN"/>
        </w:rPr>
        <w:t xml:space="preserve">AI </w:t>
      </w:r>
      <w:r>
        <w:rPr>
          <w:rFonts w:hint="eastAsia" w:ascii="微软雅黑" w:hAnsi="微软雅黑" w:eastAsia="微软雅黑" w:cs="微软雅黑"/>
          <w:lang w:eastAsia="zh-CN"/>
        </w:rPr>
        <w:t>可能已经融入了许多组织正在使用的产品中，然而，员工可能并未完全意识到这种集成和融合，或者可能没能认识到这些产品是由</w:t>
      </w:r>
      <w:r>
        <w:rPr>
          <w:rFonts w:ascii="微软雅黑" w:hAnsi="微软雅黑" w:eastAsia="微软雅黑"/>
          <w:lang w:eastAsia="zh-CN"/>
        </w:rPr>
        <w:t xml:space="preserve"> AI </w:t>
      </w:r>
      <w:r>
        <w:rPr>
          <w:rFonts w:hint="eastAsia" w:ascii="微软雅黑" w:hAnsi="微软雅黑" w:eastAsia="微软雅黑" w:cs="微软雅黑"/>
          <w:lang w:eastAsia="zh-CN"/>
        </w:rPr>
        <w:t>驱动的。</w:t>
      </w:r>
    </w:p>
    <w:p>
      <w:pPr>
        <w:pStyle w:val="6"/>
        <w:spacing w:line="276" w:lineRule="auto"/>
        <w:ind w:left="920" w:right="1502"/>
        <w:rPr>
          <w:w w:val="115"/>
          <w:lang w:eastAsia="zh-CN"/>
        </w:rPr>
      </w:pPr>
      <w:r>
        <w:rPr>
          <w:rFonts w:hint="eastAsia" w:ascii="微软雅黑" w:hAnsi="微软雅黑" w:eastAsia="微软雅黑" w:cs="微软雅黑"/>
          <w:lang w:eastAsia="zh-CN"/>
        </w:rPr>
        <w:t>另一方面，这也可能暗示组织内部存在理解或沟通的差距，</w:t>
      </w:r>
    </w:p>
    <w:p>
      <w:pPr>
        <w:spacing w:line="276" w:lineRule="auto"/>
        <w:rPr>
          <w:lang w:eastAsia="zh-CN"/>
        </w:rPr>
        <w:sectPr>
          <w:type w:val="continuous"/>
          <w:pgSz w:w="12240" w:h="15840"/>
          <w:pgMar w:top="1500" w:right="0" w:bottom="280" w:left="520" w:header="0" w:footer="675" w:gutter="0"/>
          <w:cols w:equalWidth="0" w:num="2">
            <w:col w:w="6373" w:space="120"/>
            <w:col w:w="5227"/>
          </w:cols>
        </w:sectPr>
      </w:pPr>
    </w:p>
    <w:p>
      <w:pPr>
        <w:pStyle w:val="6"/>
        <w:spacing w:line="276" w:lineRule="auto"/>
        <w:ind w:left="920" w:right="1444"/>
        <w:rPr>
          <w:rFonts w:ascii="微软雅黑" w:hAnsi="微软雅黑" w:eastAsia="微软雅黑"/>
          <w:lang w:eastAsia="zh-CN"/>
        </w:rPr>
      </w:pPr>
      <w:r>
        <w:rPr>
          <w:rFonts w:hint="eastAsia" w:ascii="微软雅黑" w:hAnsi="微软雅黑" w:eastAsia="微软雅黑" w:cs="微软雅黑"/>
          <w:lang w:eastAsia="zh-CN"/>
        </w:rPr>
        <w:t>首席级别（</w:t>
      </w:r>
      <w:r>
        <w:rPr>
          <w:rFonts w:ascii="微软雅黑" w:hAnsi="微软雅黑" w:eastAsia="微软雅黑"/>
          <w:lang w:eastAsia="zh-CN"/>
        </w:rPr>
        <w:t xml:space="preserve">C </w:t>
      </w:r>
      <w:r>
        <w:rPr>
          <w:rFonts w:hint="eastAsia" w:ascii="微软雅黑" w:hAnsi="微软雅黑" w:eastAsia="微软雅黑" w:cs="微软雅黑"/>
          <w:lang w:eastAsia="zh-CN"/>
        </w:rPr>
        <w:t>级）高管认为他们在使用</w:t>
      </w:r>
      <w:r>
        <w:rPr>
          <w:rFonts w:ascii="微软雅黑" w:hAnsi="微软雅黑" w:eastAsia="微软雅黑"/>
          <w:lang w:eastAsia="zh-CN"/>
        </w:rPr>
        <w:t xml:space="preserve"> AI </w:t>
      </w:r>
      <w:r>
        <w:rPr>
          <w:rFonts w:hint="eastAsia" w:ascii="微软雅黑" w:hAnsi="微软雅黑" w:eastAsia="微软雅黑" w:cs="微软雅黑"/>
          <w:lang w:eastAsia="zh-CN"/>
        </w:rPr>
        <w:t>的程度上可能超过了员工的认知，或者他们可能高估了实际使用</w:t>
      </w:r>
      <w:r>
        <w:rPr>
          <w:rFonts w:ascii="微软雅黑" w:hAnsi="微软雅黑" w:eastAsia="微软雅黑"/>
          <w:lang w:eastAsia="zh-CN"/>
        </w:rPr>
        <w:t xml:space="preserve"> AI </w:t>
      </w:r>
      <w:r>
        <w:rPr>
          <w:rFonts w:hint="eastAsia" w:ascii="微软雅黑" w:hAnsi="微软雅黑" w:eastAsia="微软雅黑" w:cs="微软雅黑"/>
          <w:lang w:eastAsia="zh-CN"/>
        </w:rPr>
        <w:t>技术的范围。这种差异突显了组织内部需要更明确的沟通和对</w:t>
      </w:r>
      <w:r>
        <w:rPr>
          <w:rFonts w:ascii="微软雅黑" w:hAnsi="微软雅黑" w:eastAsia="微软雅黑"/>
          <w:lang w:eastAsia="zh-CN"/>
        </w:rPr>
        <w:t xml:space="preserve"> AI </w:t>
      </w:r>
      <w:r>
        <w:rPr>
          <w:rFonts w:hint="eastAsia" w:ascii="微软雅黑" w:hAnsi="微软雅黑" w:eastAsia="微软雅黑" w:cs="微软雅黑"/>
          <w:lang w:eastAsia="zh-CN"/>
        </w:rPr>
        <w:t>应用及使用的教育和培训，确保高管和员工都能一致地理解</w:t>
      </w:r>
      <w:r>
        <w:rPr>
          <w:rFonts w:ascii="微软雅黑" w:hAnsi="微软雅黑" w:eastAsia="微软雅黑"/>
          <w:lang w:eastAsia="zh-CN"/>
        </w:rPr>
        <w:t xml:space="preserve"> AI </w:t>
      </w:r>
      <w:r>
        <w:rPr>
          <w:rFonts w:hint="eastAsia" w:ascii="微软雅黑" w:hAnsi="微软雅黑" w:eastAsia="微软雅黑" w:cs="微软雅黑"/>
          <w:lang w:eastAsia="zh-CN"/>
        </w:rPr>
        <w:t>在他们的工作环境中是如何被运用的。</w:t>
      </w:r>
    </w:p>
    <w:p>
      <w:pPr>
        <w:pStyle w:val="6"/>
        <w:spacing w:line="276" w:lineRule="auto"/>
        <w:ind w:left="920" w:right="1444"/>
        <w:rPr>
          <w:w w:val="115"/>
          <w:lang w:eastAsia="zh-CN"/>
        </w:rPr>
      </w:pPr>
    </w:p>
    <w:p>
      <w:pPr>
        <w:pStyle w:val="6"/>
        <w:spacing w:line="276" w:lineRule="auto"/>
        <w:ind w:left="920" w:right="1444"/>
        <w:rPr>
          <w:w w:val="115"/>
          <w:lang w:eastAsia="zh-CN"/>
        </w:rPr>
      </w:pPr>
    </w:p>
    <w:p>
      <w:pPr>
        <w:tabs>
          <w:tab w:val="left" w:pos="10613"/>
        </w:tabs>
        <w:rPr>
          <w:rFonts w:hint="eastAsia"/>
          <w:lang w:eastAsia="zh-CN"/>
        </w:rPr>
      </w:pPr>
    </w:p>
    <w:p>
      <w:pPr>
        <w:pStyle w:val="6"/>
        <w:spacing w:before="4"/>
        <w:rPr>
          <w:rFonts w:ascii="Times New Roman"/>
          <w:sz w:val="17"/>
        </w:rPr>
      </w:pPr>
    </w:p>
    <w:p>
      <w:pPr>
        <w:pStyle w:val="6"/>
        <w:spacing w:before="10"/>
        <w:rPr>
          <w:sz w:val="21"/>
        </w:rPr>
      </w:pPr>
    </w:p>
    <w:p>
      <w:pPr>
        <w:pStyle w:val="4"/>
        <w:spacing w:before="0"/>
        <w:rPr>
          <w:spacing w:val="-5"/>
          <w:w w:val="115"/>
          <w:lang w:eastAsia="zh-CN"/>
        </w:rPr>
      </w:pPr>
      <w:r>
        <w:rPr>
          <w:w w:val="115"/>
        </w:rPr>
        <w:t>Security</w:t>
      </w:r>
      <w:r>
        <w:rPr>
          <w:spacing w:val="-10"/>
          <w:w w:val="115"/>
        </w:rPr>
        <w:t xml:space="preserve"> </w:t>
      </w:r>
      <w:r>
        <w:rPr>
          <w:w w:val="115"/>
        </w:rPr>
        <w:t>benefits</w:t>
      </w:r>
      <w:r>
        <w:rPr>
          <w:spacing w:val="-10"/>
          <w:w w:val="115"/>
        </w:rPr>
        <w:t xml:space="preserve"> </w:t>
      </w:r>
      <w:r>
        <w:rPr>
          <w:w w:val="115"/>
        </w:rPr>
        <w:t>and</w:t>
      </w:r>
      <w:r>
        <w:rPr>
          <w:spacing w:val="-10"/>
          <w:w w:val="115"/>
        </w:rPr>
        <w:t xml:space="preserve"> </w:t>
      </w:r>
      <w:r>
        <w:rPr>
          <w:w w:val="115"/>
        </w:rPr>
        <w:t>risks</w:t>
      </w:r>
      <w:r>
        <w:rPr>
          <w:spacing w:val="-9"/>
          <w:w w:val="115"/>
        </w:rPr>
        <w:t xml:space="preserve"> </w:t>
      </w:r>
      <w:r>
        <w:rPr>
          <w:w w:val="115"/>
        </w:rPr>
        <w:t>with</w:t>
      </w:r>
      <w:r>
        <w:rPr>
          <w:spacing w:val="-10"/>
          <w:w w:val="115"/>
        </w:rPr>
        <w:t xml:space="preserve"> </w:t>
      </w:r>
      <w:r>
        <w:rPr>
          <w:spacing w:val="-5"/>
          <w:w w:val="115"/>
        </w:rPr>
        <w:t>AI</w:t>
      </w:r>
    </w:p>
    <w:p>
      <w:pPr>
        <w:pStyle w:val="4"/>
        <w:spacing w:before="0"/>
        <w:rPr>
          <w:lang w:eastAsia="zh-CN"/>
        </w:rPr>
      </w:pPr>
      <w:r>
        <w:rPr>
          <w:rFonts w:hint="eastAsia"/>
          <w:lang w:eastAsia="zh-CN"/>
        </w:rPr>
        <w:t xml:space="preserve">AI </w:t>
      </w:r>
      <w:r>
        <w:rPr>
          <w:rFonts w:hint="eastAsia" w:ascii="微软雅黑" w:hAnsi="微软雅黑" w:eastAsia="微软雅黑" w:cs="微软雅黑"/>
          <w:lang w:eastAsia="zh-CN"/>
        </w:rPr>
        <w:t>在安全领域的收益和风险</w:t>
      </w:r>
    </w:p>
    <w:p>
      <w:pPr>
        <w:pStyle w:val="4"/>
        <w:spacing w:before="0"/>
        <w:rPr>
          <w:lang w:eastAsia="zh-CN"/>
        </w:rPr>
      </w:pPr>
    </w:p>
    <w:p>
      <w:pPr>
        <w:pStyle w:val="6"/>
        <w:spacing w:before="12"/>
        <w:rPr>
          <w:b/>
          <w:sz w:val="14"/>
          <w:lang w:eastAsia="zh-CN"/>
        </w:rPr>
      </w:pPr>
    </w:p>
    <w:p>
      <w:pPr>
        <w:pStyle w:val="6"/>
        <w:spacing w:before="111" w:line="276" w:lineRule="auto"/>
        <w:ind w:left="7412" w:right="1670"/>
      </w:pPr>
      <w:r>
        <mc:AlternateContent>
          <mc:Choice Requires="wpg">
            <w:drawing>
              <wp:anchor distT="0" distB="0" distL="114300" distR="114300" simplePos="0" relativeHeight="251780096" behindDoc="0" locked="0" layoutInCell="1" allowOverlap="1">
                <wp:simplePos x="0" y="0"/>
                <wp:positionH relativeFrom="page">
                  <wp:posOffset>914400</wp:posOffset>
                </wp:positionH>
                <wp:positionV relativeFrom="paragraph">
                  <wp:posOffset>605155</wp:posOffset>
                </wp:positionV>
                <wp:extent cx="1837690" cy="1844675"/>
                <wp:effectExtent l="0" t="635" r="3810" b="8890"/>
                <wp:wrapNone/>
                <wp:docPr id="1" name="docshapegroup253"/>
                <wp:cNvGraphicFramePr/>
                <a:graphic xmlns:a="http://schemas.openxmlformats.org/drawingml/2006/main">
                  <a:graphicData uri="http://schemas.microsoft.com/office/word/2010/wordprocessingGroup">
                    <wpg:wgp>
                      <wpg:cNvGrpSpPr/>
                      <wpg:grpSpPr>
                        <a:xfrm>
                          <a:off x="0" y="0"/>
                          <a:ext cx="1837690" cy="1844675"/>
                          <a:chOff x="1440" y="953"/>
                          <a:chExt cx="2894" cy="2905"/>
                        </a:xfrm>
                      </wpg:grpSpPr>
                      <wps:wsp>
                        <wps:cNvPr id="4" name="docshape254"/>
                        <wps:cNvSpPr/>
                        <wps:spPr bwMode="auto">
                          <a:xfrm>
                            <a:off x="1711" y="963"/>
                            <a:ext cx="2622" cy="2883"/>
                          </a:xfrm>
                          <a:custGeom>
                            <a:avLst/>
                            <a:gdLst>
                              <a:gd name="T0" fmla="+- 0 2845 1711"/>
                              <a:gd name="T1" fmla="*/ T0 w 2622"/>
                              <a:gd name="T2" fmla="+- 0 964 964"/>
                              <a:gd name="T3" fmla="*/ 964 h 2883"/>
                              <a:gd name="T4" fmla="+- 0 1711 1711"/>
                              <a:gd name="T5" fmla="*/ T4 w 2622"/>
                              <a:gd name="T6" fmla="+- 0 3231 964"/>
                              <a:gd name="T7" fmla="*/ 3231 h 2883"/>
                              <a:gd name="T8" fmla="+- 0 1807 1711"/>
                              <a:gd name="T9" fmla="*/ T8 w 2622"/>
                              <a:gd name="T10" fmla="+- 0 3353 964"/>
                              <a:gd name="T11" fmla="*/ 3353 h 2883"/>
                              <a:gd name="T12" fmla="+- 0 1915 1711"/>
                              <a:gd name="T13" fmla="*/ T12 w 2622"/>
                              <a:gd name="T14" fmla="+- 0 3464 964"/>
                              <a:gd name="T15" fmla="*/ 3464 h 2883"/>
                              <a:gd name="T16" fmla="+- 0 2033 1711"/>
                              <a:gd name="T17" fmla="*/ T16 w 2622"/>
                              <a:gd name="T18" fmla="+- 0 3561 964"/>
                              <a:gd name="T19" fmla="*/ 3561 h 2883"/>
                              <a:gd name="T20" fmla="+- 0 2160 1711"/>
                              <a:gd name="T21" fmla="*/ T20 w 2622"/>
                              <a:gd name="T22" fmla="+- 0 3646 964"/>
                              <a:gd name="T23" fmla="*/ 3646 h 2883"/>
                              <a:gd name="T24" fmla="+- 0 2295 1711"/>
                              <a:gd name="T25" fmla="*/ T24 w 2622"/>
                              <a:gd name="T26" fmla="+- 0 3716 964"/>
                              <a:gd name="T27" fmla="*/ 3716 h 2883"/>
                              <a:gd name="T28" fmla="+- 0 2437 1711"/>
                              <a:gd name="T29" fmla="*/ T28 w 2622"/>
                              <a:gd name="T30" fmla="+- 0 3772 964"/>
                              <a:gd name="T31" fmla="*/ 3772 h 2883"/>
                              <a:gd name="T32" fmla="+- 0 2585 1711"/>
                              <a:gd name="T33" fmla="*/ T32 w 2622"/>
                              <a:gd name="T34" fmla="+- 0 3813 964"/>
                              <a:gd name="T35" fmla="*/ 3813 h 2883"/>
                              <a:gd name="T36" fmla="+- 0 2737 1711"/>
                              <a:gd name="T37" fmla="*/ T36 w 2622"/>
                              <a:gd name="T38" fmla="+- 0 3837 964"/>
                              <a:gd name="T39" fmla="*/ 3837 h 2883"/>
                              <a:gd name="T40" fmla="+- 0 2892 1711"/>
                              <a:gd name="T41" fmla="*/ T40 w 2622"/>
                              <a:gd name="T42" fmla="+- 0 3846 964"/>
                              <a:gd name="T43" fmla="*/ 3846 h 2883"/>
                              <a:gd name="T44" fmla="+- 0 3043 1711"/>
                              <a:gd name="T45" fmla="*/ T44 w 2622"/>
                              <a:gd name="T46" fmla="+- 0 3838 964"/>
                              <a:gd name="T47" fmla="*/ 3838 h 2883"/>
                              <a:gd name="T48" fmla="+- 0 3190 1711"/>
                              <a:gd name="T49" fmla="*/ T48 w 2622"/>
                              <a:gd name="T50" fmla="+- 0 3814 964"/>
                              <a:gd name="T51" fmla="*/ 3814 h 2883"/>
                              <a:gd name="T52" fmla="+- 0 3332 1711"/>
                              <a:gd name="T53" fmla="*/ T52 w 2622"/>
                              <a:gd name="T54" fmla="+- 0 3776 964"/>
                              <a:gd name="T55" fmla="*/ 3776 h 2883"/>
                              <a:gd name="T56" fmla="+- 0 3467 1711"/>
                              <a:gd name="T57" fmla="*/ T56 w 2622"/>
                              <a:gd name="T58" fmla="+- 0 3725 964"/>
                              <a:gd name="T59" fmla="*/ 3725 h 2883"/>
                              <a:gd name="T60" fmla="+- 0 3596 1711"/>
                              <a:gd name="T61" fmla="*/ T60 w 2622"/>
                              <a:gd name="T62" fmla="+- 0 3660 964"/>
                              <a:gd name="T63" fmla="*/ 3660 h 2883"/>
                              <a:gd name="T64" fmla="+- 0 3718 1711"/>
                              <a:gd name="T65" fmla="*/ T64 w 2622"/>
                              <a:gd name="T66" fmla="+- 0 3583 964"/>
                              <a:gd name="T67" fmla="*/ 3583 h 2883"/>
                              <a:gd name="T68" fmla="+- 0 3831 1711"/>
                              <a:gd name="T69" fmla="*/ T68 w 2622"/>
                              <a:gd name="T70" fmla="+- 0 3495 964"/>
                              <a:gd name="T71" fmla="*/ 3495 h 2883"/>
                              <a:gd name="T72" fmla="+- 0 3934 1711"/>
                              <a:gd name="T73" fmla="*/ T72 w 2622"/>
                              <a:gd name="T74" fmla="+- 0 3396 964"/>
                              <a:gd name="T75" fmla="*/ 3396 h 2883"/>
                              <a:gd name="T76" fmla="+- 0 4028 1711"/>
                              <a:gd name="T77" fmla="*/ T76 w 2622"/>
                              <a:gd name="T78" fmla="+- 0 3288 964"/>
                              <a:gd name="T79" fmla="*/ 3288 h 2883"/>
                              <a:gd name="T80" fmla="+- 0 4110 1711"/>
                              <a:gd name="T81" fmla="*/ T80 w 2622"/>
                              <a:gd name="T82" fmla="+- 0 3171 964"/>
                              <a:gd name="T83" fmla="*/ 3171 h 2883"/>
                              <a:gd name="T84" fmla="+- 0 4181 1711"/>
                              <a:gd name="T85" fmla="*/ T84 w 2622"/>
                              <a:gd name="T86" fmla="+- 0 3045 964"/>
                              <a:gd name="T87" fmla="*/ 3045 h 2883"/>
                              <a:gd name="T88" fmla="+- 0 4240 1711"/>
                              <a:gd name="T89" fmla="*/ T88 w 2622"/>
                              <a:gd name="T90" fmla="+- 0 2913 964"/>
                              <a:gd name="T91" fmla="*/ 2913 h 2883"/>
                              <a:gd name="T92" fmla="+- 0 4285 1711"/>
                              <a:gd name="T93" fmla="*/ T92 w 2622"/>
                              <a:gd name="T94" fmla="+- 0 2774 964"/>
                              <a:gd name="T95" fmla="*/ 2774 h 2883"/>
                              <a:gd name="T96" fmla="+- 0 4315 1711"/>
                              <a:gd name="T97" fmla="*/ T96 w 2622"/>
                              <a:gd name="T98" fmla="+- 0 2630 964"/>
                              <a:gd name="T99" fmla="*/ 2630 h 2883"/>
                              <a:gd name="T100" fmla="+- 0 4331 1711"/>
                              <a:gd name="T101" fmla="*/ T100 w 2622"/>
                              <a:gd name="T102" fmla="+- 0 2481 964"/>
                              <a:gd name="T103" fmla="*/ 2481 h 2883"/>
                              <a:gd name="T104" fmla="+- 0 4331 1711"/>
                              <a:gd name="T105" fmla="*/ T104 w 2622"/>
                              <a:gd name="T106" fmla="+- 0 2329 964"/>
                              <a:gd name="T107" fmla="*/ 2329 h 2883"/>
                              <a:gd name="T108" fmla="+- 0 4315 1711"/>
                              <a:gd name="T109" fmla="*/ T108 w 2622"/>
                              <a:gd name="T110" fmla="+- 0 2180 964"/>
                              <a:gd name="T111" fmla="*/ 2180 h 2883"/>
                              <a:gd name="T112" fmla="+- 0 4285 1711"/>
                              <a:gd name="T113" fmla="*/ T112 w 2622"/>
                              <a:gd name="T114" fmla="+- 0 2035 964"/>
                              <a:gd name="T115" fmla="*/ 2035 h 2883"/>
                              <a:gd name="T116" fmla="+- 0 4240 1711"/>
                              <a:gd name="T117" fmla="*/ T116 w 2622"/>
                              <a:gd name="T118" fmla="+- 0 1897 964"/>
                              <a:gd name="T119" fmla="*/ 1897 h 2883"/>
                              <a:gd name="T120" fmla="+- 0 4181 1711"/>
                              <a:gd name="T121" fmla="*/ T120 w 2622"/>
                              <a:gd name="T122" fmla="+- 0 1764 964"/>
                              <a:gd name="T123" fmla="*/ 1764 h 2883"/>
                              <a:gd name="T124" fmla="+- 0 4110 1711"/>
                              <a:gd name="T125" fmla="*/ T124 w 2622"/>
                              <a:gd name="T126" fmla="+- 0 1639 964"/>
                              <a:gd name="T127" fmla="*/ 1639 h 2883"/>
                              <a:gd name="T128" fmla="+- 0 4028 1711"/>
                              <a:gd name="T129" fmla="*/ T128 w 2622"/>
                              <a:gd name="T130" fmla="+- 0 1522 964"/>
                              <a:gd name="T131" fmla="*/ 1522 h 2883"/>
                              <a:gd name="T132" fmla="+- 0 3934 1711"/>
                              <a:gd name="T133" fmla="*/ T132 w 2622"/>
                              <a:gd name="T134" fmla="+- 0 1413 964"/>
                              <a:gd name="T135" fmla="*/ 1413 h 2883"/>
                              <a:gd name="T136" fmla="+- 0 3831 1711"/>
                              <a:gd name="T137" fmla="*/ T136 w 2622"/>
                              <a:gd name="T138" fmla="+- 0 1315 964"/>
                              <a:gd name="T139" fmla="*/ 1315 h 2883"/>
                              <a:gd name="T140" fmla="+- 0 3718 1711"/>
                              <a:gd name="T141" fmla="*/ T140 w 2622"/>
                              <a:gd name="T142" fmla="+- 0 1226 964"/>
                              <a:gd name="T143" fmla="*/ 1226 h 2883"/>
                              <a:gd name="T144" fmla="+- 0 3596 1711"/>
                              <a:gd name="T145" fmla="*/ T144 w 2622"/>
                              <a:gd name="T146" fmla="+- 0 1150 964"/>
                              <a:gd name="T147" fmla="*/ 1150 h 2883"/>
                              <a:gd name="T148" fmla="+- 0 3467 1711"/>
                              <a:gd name="T149" fmla="*/ T148 w 2622"/>
                              <a:gd name="T150" fmla="+- 0 1085 964"/>
                              <a:gd name="T151" fmla="*/ 1085 h 2883"/>
                              <a:gd name="T152" fmla="+- 0 3332 1711"/>
                              <a:gd name="T153" fmla="*/ T152 w 2622"/>
                              <a:gd name="T154" fmla="+- 0 1033 964"/>
                              <a:gd name="T155" fmla="*/ 1033 h 2883"/>
                              <a:gd name="T156" fmla="+- 0 3190 1711"/>
                              <a:gd name="T157" fmla="*/ T156 w 2622"/>
                              <a:gd name="T158" fmla="+- 0 995 964"/>
                              <a:gd name="T159" fmla="*/ 995 h 2883"/>
                              <a:gd name="T160" fmla="+- 0 3043 1711"/>
                              <a:gd name="T161" fmla="*/ T160 w 2622"/>
                              <a:gd name="T162" fmla="+- 0 972 964"/>
                              <a:gd name="T163" fmla="*/ 972 h 2883"/>
                              <a:gd name="T164" fmla="+- 0 2892 1711"/>
                              <a:gd name="T165" fmla="*/ T164 w 2622"/>
                              <a:gd name="T166" fmla="+- 0 964 964"/>
                              <a:gd name="T167" fmla="*/ 964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622" h="2883">
                                <a:moveTo>
                                  <a:pt x="1181" y="0"/>
                                </a:moveTo>
                                <a:lnTo>
                                  <a:pt x="1134" y="0"/>
                                </a:lnTo>
                                <a:lnTo>
                                  <a:pt x="1181" y="1441"/>
                                </a:lnTo>
                                <a:lnTo>
                                  <a:pt x="0" y="2267"/>
                                </a:lnTo>
                                <a:lnTo>
                                  <a:pt x="47" y="2330"/>
                                </a:lnTo>
                                <a:lnTo>
                                  <a:pt x="96" y="2389"/>
                                </a:lnTo>
                                <a:lnTo>
                                  <a:pt x="149" y="2446"/>
                                </a:lnTo>
                                <a:lnTo>
                                  <a:pt x="204" y="2500"/>
                                </a:lnTo>
                                <a:lnTo>
                                  <a:pt x="262" y="2550"/>
                                </a:lnTo>
                                <a:lnTo>
                                  <a:pt x="322" y="2597"/>
                                </a:lnTo>
                                <a:lnTo>
                                  <a:pt x="384" y="2641"/>
                                </a:lnTo>
                                <a:lnTo>
                                  <a:pt x="449" y="2682"/>
                                </a:lnTo>
                                <a:lnTo>
                                  <a:pt x="516" y="2719"/>
                                </a:lnTo>
                                <a:lnTo>
                                  <a:pt x="584" y="2752"/>
                                </a:lnTo>
                                <a:lnTo>
                                  <a:pt x="654" y="2782"/>
                                </a:lnTo>
                                <a:lnTo>
                                  <a:pt x="726" y="2808"/>
                                </a:lnTo>
                                <a:lnTo>
                                  <a:pt x="799" y="2830"/>
                                </a:lnTo>
                                <a:lnTo>
                                  <a:pt x="874" y="2849"/>
                                </a:lnTo>
                                <a:lnTo>
                                  <a:pt x="949" y="2863"/>
                                </a:lnTo>
                                <a:lnTo>
                                  <a:pt x="1026" y="2873"/>
                                </a:lnTo>
                                <a:lnTo>
                                  <a:pt x="1103" y="2880"/>
                                </a:lnTo>
                                <a:lnTo>
                                  <a:pt x="1181" y="2882"/>
                                </a:lnTo>
                                <a:lnTo>
                                  <a:pt x="1257" y="2880"/>
                                </a:lnTo>
                                <a:lnTo>
                                  <a:pt x="1332" y="2874"/>
                                </a:lnTo>
                                <a:lnTo>
                                  <a:pt x="1406" y="2864"/>
                                </a:lnTo>
                                <a:lnTo>
                                  <a:pt x="1479" y="2850"/>
                                </a:lnTo>
                                <a:lnTo>
                                  <a:pt x="1551" y="2833"/>
                                </a:lnTo>
                                <a:lnTo>
                                  <a:pt x="1621" y="2812"/>
                                </a:lnTo>
                                <a:lnTo>
                                  <a:pt x="1689" y="2788"/>
                                </a:lnTo>
                                <a:lnTo>
                                  <a:pt x="1756" y="2761"/>
                                </a:lnTo>
                                <a:lnTo>
                                  <a:pt x="1822" y="2730"/>
                                </a:lnTo>
                                <a:lnTo>
                                  <a:pt x="1885" y="2696"/>
                                </a:lnTo>
                                <a:lnTo>
                                  <a:pt x="1947" y="2659"/>
                                </a:lnTo>
                                <a:lnTo>
                                  <a:pt x="2007" y="2619"/>
                                </a:lnTo>
                                <a:lnTo>
                                  <a:pt x="2064" y="2576"/>
                                </a:lnTo>
                                <a:lnTo>
                                  <a:pt x="2120" y="2531"/>
                                </a:lnTo>
                                <a:lnTo>
                                  <a:pt x="2173" y="2483"/>
                                </a:lnTo>
                                <a:lnTo>
                                  <a:pt x="2223" y="2432"/>
                                </a:lnTo>
                                <a:lnTo>
                                  <a:pt x="2271" y="2379"/>
                                </a:lnTo>
                                <a:lnTo>
                                  <a:pt x="2317" y="2324"/>
                                </a:lnTo>
                                <a:lnTo>
                                  <a:pt x="2359" y="2266"/>
                                </a:lnTo>
                                <a:lnTo>
                                  <a:pt x="2399" y="2207"/>
                                </a:lnTo>
                                <a:lnTo>
                                  <a:pt x="2436" y="2145"/>
                                </a:lnTo>
                                <a:lnTo>
                                  <a:pt x="2470" y="2081"/>
                                </a:lnTo>
                                <a:lnTo>
                                  <a:pt x="2501" y="2016"/>
                                </a:lnTo>
                                <a:lnTo>
                                  <a:pt x="2529" y="1949"/>
                                </a:lnTo>
                                <a:lnTo>
                                  <a:pt x="2553" y="1880"/>
                                </a:lnTo>
                                <a:lnTo>
                                  <a:pt x="2574" y="1810"/>
                                </a:lnTo>
                                <a:lnTo>
                                  <a:pt x="2591" y="1739"/>
                                </a:lnTo>
                                <a:lnTo>
                                  <a:pt x="2604" y="1666"/>
                                </a:lnTo>
                                <a:lnTo>
                                  <a:pt x="2614" y="1592"/>
                                </a:lnTo>
                                <a:lnTo>
                                  <a:pt x="2620" y="1517"/>
                                </a:lnTo>
                                <a:lnTo>
                                  <a:pt x="2622" y="1441"/>
                                </a:lnTo>
                                <a:lnTo>
                                  <a:pt x="2620" y="1365"/>
                                </a:lnTo>
                                <a:lnTo>
                                  <a:pt x="2614" y="1290"/>
                                </a:lnTo>
                                <a:lnTo>
                                  <a:pt x="2604" y="1216"/>
                                </a:lnTo>
                                <a:lnTo>
                                  <a:pt x="2591" y="1143"/>
                                </a:lnTo>
                                <a:lnTo>
                                  <a:pt x="2574" y="1071"/>
                                </a:lnTo>
                                <a:lnTo>
                                  <a:pt x="2553" y="1001"/>
                                </a:lnTo>
                                <a:lnTo>
                                  <a:pt x="2529" y="933"/>
                                </a:lnTo>
                                <a:lnTo>
                                  <a:pt x="2501" y="865"/>
                                </a:lnTo>
                                <a:lnTo>
                                  <a:pt x="2470" y="800"/>
                                </a:lnTo>
                                <a:lnTo>
                                  <a:pt x="2436" y="737"/>
                                </a:lnTo>
                                <a:lnTo>
                                  <a:pt x="2399" y="675"/>
                                </a:lnTo>
                                <a:lnTo>
                                  <a:pt x="2359" y="615"/>
                                </a:lnTo>
                                <a:lnTo>
                                  <a:pt x="2317" y="558"/>
                                </a:lnTo>
                                <a:lnTo>
                                  <a:pt x="2271" y="502"/>
                                </a:lnTo>
                                <a:lnTo>
                                  <a:pt x="2223" y="449"/>
                                </a:lnTo>
                                <a:lnTo>
                                  <a:pt x="2173" y="399"/>
                                </a:lnTo>
                                <a:lnTo>
                                  <a:pt x="2120" y="351"/>
                                </a:lnTo>
                                <a:lnTo>
                                  <a:pt x="2064" y="305"/>
                                </a:lnTo>
                                <a:lnTo>
                                  <a:pt x="2007" y="262"/>
                                </a:lnTo>
                                <a:lnTo>
                                  <a:pt x="1947" y="223"/>
                                </a:lnTo>
                                <a:lnTo>
                                  <a:pt x="1885" y="186"/>
                                </a:lnTo>
                                <a:lnTo>
                                  <a:pt x="1822" y="152"/>
                                </a:lnTo>
                                <a:lnTo>
                                  <a:pt x="1756" y="121"/>
                                </a:lnTo>
                                <a:lnTo>
                                  <a:pt x="1689" y="93"/>
                                </a:lnTo>
                                <a:lnTo>
                                  <a:pt x="1621" y="69"/>
                                </a:lnTo>
                                <a:lnTo>
                                  <a:pt x="1551" y="48"/>
                                </a:lnTo>
                                <a:lnTo>
                                  <a:pt x="1479" y="31"/>
                                </a:lnTo>
                                <a:lnTo>
                                  <a:pt x="1406" y="17"/>
                                </a:lnTo>
                                <a:lnTo>
                                  <a:pt x="1332" y="8"/>
                                </a:lnTo>
                                <a:lnTo>
                                  <a:pt x="1257" y="2"/>
                                </a:lnTo>
                                <a:lnTo>
                                  <a:pt x="1181" y="0"/>
                                </a:lnTo>
                                <a:close/>
                              </a:path>
                            </a:pathLst>
                          </a:custGeom>
                          <a:solidFill>
                            <a:srgbClr val="00539F"/>
                          </a:solidFill>
                          <a:ln>
                            <a:noFill/>
                          </a:ln>
                        </wps:spPr>
                        <wps:bodyPr rot="0" vert="horz" wrap="square" lIns="91440" tIns="45720" rIns="91440" bIns="45720" anchor="t" anchorCtr="0" upright="1">
                          <a:noAutofit/>
                        </wps:bodyPr>
                      </wps:wsp>
                      <wps:wsp>
                        <wps:cNvPr id="5" name="docshape255"/>
                        <wps:cNvSpPr/>
                        <wps:spPr bwMode="auto">
                          <a:xfrm>
                            <a:off x="1451" y="1074"/>
                            <a:ext cx="2660" cy="2771"/>
                          </a:xfrm>
                          <a:custGeom>
                            <a:avLst/>
                            <a:gdLst>
                              <a:gd name="T0" fmla="+- 0 2265 1451"/>
                              <a:gd name="T1" fmla="*/ T0 w 2660"/>
                              <a:gd name="T2" fmla="+- 0 1107 1075"/>
                              <a:gd name="T3" fmla="*/ 1107 h 2771"/>
                              <a:gd name="T4" fmla="+- 0 2129 1451"/>
                              <a:gd name="T5" fmla="*/ T4 w 2660"/>
                              <a:gd name="T6" fmla="+- 0 1183 1075"/>
                              <a:gd name="T7" fmla="*/ 1183 h 2771"/>
                              <a:gd name="T8" fmla="+- 0 2003 1451"/>
                              <a:gd name="T9" fmla="*/ T8 w 2660"/>
                              <a:gd name="T10" fmla="+- 0 1271 1075"/>
                              <a:gd name="T11" fmla="*/ 1271 h 2771"/>
                              <a:gd name="T12" fmla="+- 0 1887 1451"/>
                              <a:gd name="T13" fmla="*/ T12 w 2660"/>
                              <a:gd name="T14" fmla="+- 0 1372 1075"/>
                              <a:gd name="T15" fmla="*/ 1372 h 2771"/>
                              <a:gd name="T16" fmla="+- 0 1784 1451"/>
                              <a:gd name="T17" fmla="*/ T16 w 2660"/>
                              <a:gd name="T18" fmla="+- 0 1484 1075"/>
                              <a:gd name="T19" fmla="*/ 1484 h 2771"/>
                              <a:gd name="T20" fmla="+- 0 1693 1451"/>
                              <a:gd name="T21" fmla="*/ T20 w 2660"/>
                              <a:gd name="T22" fmla="+- 0 1606 1075"/>
                              <a:gd name="T23" fmla="*/ 1606 h 2771"/>
                              <a:gd name="T24" fmla="+- 0 1616 1451"/>
                              <a:gd name="T25" fmla="*/ T24 w 2660"/>
                              <a:gd name="T26" fmla="+- 0 1737 1075"/>
                              <a:gd name="T27" fmla="*/ 1737 h 2771"/>
                              <a:gd name="T28" fmla="+- 0 1552 1451"/>
                              <a:gd name="T29" fmla="*/ T28 w 2660"/>
                              <a:gd name="T30" fmla="+- 0 1875 1075"/>
                              <a:gd name="T31" fmla="*/ 1875 h 2771"/>
                              <a:gd name="T32" fmla="+- 0 1503 1451"/>
                              <a:gd name="T33" fmla="*/ T32 w 2660"/>
                              <a:gd name="T34" fmla="+- 0 2020 1075"/>
                              <a:gd name="T35" fmla="*/ 2020 h 2771"/>
                              <a:gd name="T36" fmla="+- 0 1470 1451"/>
                              <a:gd name="T37" fmla="*/ T36 w 2660"/>
                              <a:gd name="T38" fmla="+- 0 2171 1075"/>
                              <a:gd name="T39" fmla="*/ 2171 h 2771"/>
                              <a:gd name="T40" fmla="+- 0 1453 1451"/>
                              <a:gd name="T41" fmla="*/ T40 w 2660"/>
                              <a:gd name="T42" fmla="+- 0 2326 1075"/>
                              <a:gd name="T43" fmla="*/ 2326 h 2771"/>
                              <a:gd name="T44" fmla="+- 0 1453 1451"/>
                              <a:gd name="T45" fmla="*/ T44 w 2660"/>
                              <a:gd name="T46" fmla="+- 0 2481 1075"/>
                              <a:gd name="T47" fmla="*/ 2481 h 2771"/>
                              <a:gd name="T48" fmla="+- 0 1469 1451"/>
                              <a:gd name="T49" fmla="*/ T48 w 2660"/>
                              <a:gd name="T50" fmla="+- 0 2630 1075"/>
                              <a:gd name="T51" fmla="*/ 2630 h 2771"/>
                              <a:gd name="T52" fmla="+- 0 1500 1451"/>
                              <a:gd name="T53" fmla="*/ T52 w 2660"/>
                              <a:gd name="T54" fmla="+- 0 2774 1075"/>
                              <a:gd name="T55" fmla="*/ 2774 h 2771"/>
                              <a:gd name="T56" fmla="+- 0 1545 1451"/>
                              <a:gd name="T57" fmla="*/ T56 w 2660"/>
                              <a:gd name="T58" fmla="+- 0 2913 1075"/>
                              <a:gd name="T59" fmla="*/ 2913 h 2771"/>
                              <a:gd name="T60" fmla="+- 0 1603 1451"/>
                              <a:gd name="T61" fmla="*/ T60 w 2660"/>
                              <a:gd name="T62" fmla="+- 0 3045 1075"/>
                              <a:gd name="T63" fmla="*/ 3045 h 2771"/>
                              <a:gd name="T64" fmla="+- 0 1674 1451"/>
                              <a:gd name="T65" fmla="*/ T64 w 2660"/>
                              <a:gd name="T66" fmla="+- 0 3171 1075"/>
                              <a:gd name="T67" fmla="*/ 3171 h 2771"/>
                              <a:gd name="T68" fmla="+- 0 1757 1451"/>
                              <a:gd name="T69" fmla="*/ T68 w 2660"/>
                              <a:gd name="T70" fmla="+- 0 3288 1075"/>
                              <a:gd name="T71" fmla="*/ 3288 h 2771"/>
                              <a:gd name="T72" fmla="+- 0 1850 1451"/>
                              <a:gd name="T73" fmla="*/ T72 w 2660"/>
                              <a:gd name="T74" fmla="+- 0 3396 1075"/>
                              <a:gd name="T75" fmla="*/ 3396 h 2771"/>
                              <a:gd name="T76" fmla="+- 0 1954 1451"/>
                              <a:gd name="T77" fmla="*/ T76 w 2660"/>
                              <a:gd name="T78" fmla="+- 0 3495 1075"/>
                              <a:gd name="T79" fmla="*/ 3495 h 2771"/>
                              <a:gd name="T80" fmla="+- 0 2067 1451"/>
                              <a:gd name="T81" fmla="*/ T80 w 2660"/>
                              <a:gd name="T82" fmla="+- 0 3583 1075"/>
                              <a:gd name="T83" fmla="*/ 3583 h 2771"/>
                              <a:gd name="T84" fmla="+- 0 2188 1451"/>
                              <a:gd name="T85" fmla="*/ T84 w 2660"/>
                              <a:gd name="T86" fmla="+- 0 3660 1075"/>
                              <a:gd name="T87" fmla="*/ 3660 h 2771"/>
                              <a:gd name="T88" fmla="+- 0 2317 1451"/>
                              <a:gd name="T89" fmla="*/ T88 w 2660"/>
                              <a:gd name="T90" fmla="+- 0 3725 1075"/>
                              <a:gd name="T91" fmla="*/ 3725 h 2771"/>
                              <a:gd name="T92" fmla="+- 0 2453 1451"/>
                              <a:gd name="T93" fmla="*/ T92 w 2660"/>
                              <a:gd name="T94" fmla="+- 0 3776 1075"/>
                              <a:gd name="T95" fmla="*/ 3776 h 2771"/>
                              <a:gd name="T96" fmla="+- 0 2594 1451"/>
                              <a:gd name="T97" fmla="*/ T96 w 2660"/>
                              <a:gd name="T98" fmla="+- 0 3814 1075"/>
                              <a:gd name="T99" fmla="*/ 3814 h 2771"/>
                              <a:gd name="T100" fmla="+- 0 2741 1451"/>
                              <a:gd name="T101" fmla="*/ T100 w 2660"/>
                              <a:gd name="T102" fmla="+- 0 3838 1075"/>
                              <a:gd name="T103" fmla="*/ 3838 h 2771"/>
                              <a:gd name="T104" fmla="+- 0 2892 1451"/>
                              <a:gd name="T105" fmla="*/ T104 w 2660"/>
                              <a:gd name="T106" fmla="+- 0 3846 1075"/>
                              <a:gd name="T107" fmla="*/ 3846 h 2771"/>
                              <a:gd name="T108" fmla="+- 0 3047 1451"/>
                              <a:gd name="T109" fmla="*/ T108 w 2660"/>
                              <a:gd name="T110" fmla="+- 0 3837 1075"/>
                              <a:gd name="T111" fmla="*/ 3837 h 2771"/>
                              <a:gd name="T112" fmla="+- 0 3198 1451"/>
                              <a:gd name="T113" fmla="*/ T112 w 2660"/>
                              <a:gd name="T114" fmla="+- 0 3813 1075"/>
                              <a:gd name="T115" fmla="*/ 3813 h 2771"/>
                              <a:gd name="T116" fmla="+- 0 3345 1451"/>
                              <a:gd name="T117" fmla="*/ T116 w 2660"/>
                              <a:gd name="T118" fmla="+- 0 3773 1075"/>
                              <a:gd name="T119" fmla="*/ 3773 h 2771"/>
                              <a:gd name="T120" fmla="+- 0 3487 1451"/>
                              <a:gd name="T121" fmla="*/ T120 w 2660"/>
                              <a:gd name="T122" fmla="+- 0 3717 1075"/>
                              <a:gd name="T123" fmla="*/ 3717 h 2771"/>
                              <a:gd name="T124" fmla="+- 0 3621 1451"/>
                              <a:gd name="T125" fmla="*/ T124 w 2660"/>
                              <a:gd name="T126" fmla="+- 0 3648 1075"/>
                              <a:gd name="T127" fmla="*/ 3648 h 2771"/>
                              <a:gd name="T128" fmla="+- 0 3748 1451"/>
                              <a:gd name="T129" fmla="*/ T128 w 2660"/>
                              <a:gd name="T130" fmla="+- 0 3564 1075"/>
                              <a:gd name="T131" fmla="*/ 3564 h 2771"/>
                              <a:gd name="T132" fmla="+- 0 3865 1451"/>
                              <a:gd name="T133" fmla="*/ T132 w 2660"/>
                              <a:gd name="T134" fmla="+- 0 3468 1075"/>
                              <a:gd name="T135" fmla="*/ 3468 h 2771"/>
                              <a:gd name="T136" fmla="+- 0 3972 1451"/>
                              <a:gd name="T137" fmla="*/ T136 w 2660"/>
                              <a:gd name="T138" fmla="+- 0 3359 1075"/>
                              <a:gd name="T139" fmla="*/ 3359 h 2771"/>
                              <a:gd name="T140" fmla="+- 0 4068 1451"/>
                              <a:gd name="T141" fmla="*/ T140 w 2660"/>
                              <a:gd name="T142" fmla="+- 0 3238 1075"/>
                              <a:gd name="T143" fmla="*/ 3238 h 2771"/>
                              <a:gd name="T144" fmla="+- 0 2892 1451"/>
                              <a:gd name="T145" fmla="*/ T144 w 2660"/>
                              <a:gd name="T146" fmla="+- 0 2405 1075"/>
                              <a:gd name="T147" fmla="*/ 2405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660" h="2771">
                                <a:moveTo>
                                  <a:pt x="886" y="0"/>
                                </a:moveTo>
                                <a:lnTo>
                                  <a:pt x="814" y="32"/>
                                </a:lnTo>
                                <a:lnTo>
                                  <a:pt x="745" y="68"/>
                                </a:lnTo>
                                <a:lnTo>
                                  <a:pt x="678" y="108"/>
                                </a:lnTo>
                                <a:lnTo>
                                  <a:pt x="613" y="150"/>
                                </a:lnTo>
                                <a:lnTo>
                                  <a:pt x="552" y="196"/>
                                </a:lnTo>
                                <a:lnTo>
                                  <a:pt x="493" y="245"/>
                                </a:lnTo>
                                <a:lnTo>
                                  <a:pt x="436" y="297"/>
                                </a:lnTo>
                                <a:lnTo>
                                  <a:pt x="383" y="352"/>
                                </a:lnTo>
                                <a:lnTo>
                                  <a:pt x="333" y="409"/>
                                </a:lnTo>
                                <a:lnTo>
                                  <a:pt x="286" y="469"/>
                                </a:lnTo>
                                <a:lnTo>
                                  <a:pt x="242" y="531"/>
                                </a:lnTo>
                                <a:lnTo>
                                  <a:pt x="202" y="595"/>
                                </a:lnTo>
                                <a:lnTo>
                                  <a:pt x="165" y="662"/>
                                </a:lnTo>
                                <a:lnTo>
                                  <a:pt x="131" y="730"/>
                                </a:lnTo>
                                <a:lnTo>
                                  <a:pt x="101" y="800"/>
                                </a:lnTo>
                                <a:lnTo>
                                  <a:pt x="75" y="872"/>
                                </a:lnTo>
                                <a:lnTo>
                                  <a:pt x="52" y="945"/>
                                </a:lnTo>
                                <a:lnTo>
                                  <a:pt x="34" y="1020"/>
                                </a:lnTo>
                                <a:lnTo>
                                  <a:pt x="19" y="1096"/>
                                </a:lnTo>
                                <a:lnTo>
                                  <a:pt x="9" y="1173"/>
                                </a:lnTo>
                                <a:lnTo>
                                  <a:pt x="2" y="1251"/>
                                </a:lnTo>
                                <a:lnTo>
                                  <a:pt x="0" y="1330"/>
                                </a:lnTo>
                                <a:lnTo>
                                  <a:pt x="2" y="1406"/>
                                </a:lnTo>
                                <a:lnTo>
                                  <a:pt x="8" y="1481"/>
                                </a:lnTo>
                                <a:lnTo>
                                  <a:pt x="18" y="1555"/>
                                </a:lnTo>
                                <a:lnTo>
                                  <a:pt x="32" y="1628"/>
                                </a:lnTo>
                                <a:lnTo>
                                  <a:pt x="49" y="1699"/>
                                </a:lnTo>
                                <a:lnTo>
                                  <a:pt x="70" y="1769"/>
                                </a:lnTo>
                                <a:lnTo>
                                  <a:pt x="94" y="1838"/>
                                </a:lnTo>
                                <a:lnTo>
                                  <a:pt x="121" y="1905"/>
                                </a:lnTo>
                                <a:lnTo>
                                  <a:pt x="152" y="1970"/>
                                </a:lnTo>
                                <a:lnTo>
                                  <a:pt x="186" y="2034"/>
                                </a:lnTo>
                                <a:lnTo>
                                  <a:pt x="223" y="2096"/>
                                </a:lnTo>
                                <a:lnTo>
                                  <a:pt x="263" y="2155"/>
                                </a:lnTo>
                                <a:lnTo>
                                  <a:pt x="306" y="2213"/>
                                </a:lnTo>
                                <a:lnTo>
                                  <a:pt x="351" y="2268"/>
                                </a:lnTo>
                                <a:lnTo>
                                  <a:pt x="399" y="2321"/>
                                </a:lnTo>
                                <a:lnTo>
                                  <a:pt x="450" y="2372"/>
                                </a:lnTo>
                                <a:lnTo>
                                  <a:pt x="503" y="2420"/>
                                </a:lnTo>
                                <a:lnTo>
                                  <a:pt x="558" y="2465"/>
                                </a:lnTo>
                                <a:lnTo>
                                  <a:pt x="616" y="2508"/>
                                </a:lnTo>
                                <a:lnTo>
                                  <a:pt x="675" y="2548"/>
                                </a:lnTo>
                                <a:lnTo>
                                  <a:pt x="737" y="2585"/>
                                </a:lnTo>
                                <a:lnTo>
                                  <a:pt x="801" y="2619"/>
                                </a:lnTo>
                                <a:lnTo>
                                  <a:pt x="866" y="2650"/>
                                </a:lnTo>
                                <a:lnTo>
                                  <a:pt x="933" y="2677"/>
                                </a:lnTo>
                                <a:lnTo>
                                  <a:pt x="1002" y="2701"/>
                                </a:lnTo>
                                <a:lnTo>
                                  <a:pt x="1072" y="2722"/>
                                </a:lnTo>
                                <a:lnTo>
                                  <a:pt x="1143" y="2739"/>
                                </a:lnTo>
                                <a:lnTo>
                                  <a:pt x="1216" y="2753"/>
                                </a:lnTo>
                                <a:lnTo>
                                  <a:pt x="1290" y="2763"/>
                                </a:lnTo>
                                <a:lnTo>
                                  <a:pt x="1365" y="2769"/>
                                </a:lnTo>
                                <a:lnTo>
                                  <a:pt x="1441" y="2771"/>
                                </a:lnTo>
                                <a:lnTo>
                                  <a:pt x="1519" y="2769"/>
                                </a:lnTo>
                                <a:lnTo>
                                  <a:pt x="1596" y="2762"/>
                                </a:lnTo>
                                <a:lnTo>
                                  <a:pt x="1672" y="2752"/>
                                </a:lnTo>
                                <a:lnTo>
                                  <a:pt x="1747" y="2738"/>
                                </a:lnTo>
                                <a:lnTo>
                                  <a:pt x="1821" y="2720"/>
                                </a:lnTo>
                                <a:lnTo>
                                  <a:pt x="1894" y="2698"/>
                                </a:lnTo>
                                <a:lnTo>
                                  <a:pt x="1966" y="2672"/>
                                </a:lnTo>
                                <a:lnTo>
                                  <a:pt x="2036" y="2642"/>
                                </a:lnTo>
                                <a:lnTo>
                                  <a:pt x="2104" y="2609"/>
                                </a:lnTo>
                                <a:lnTo>
                                  <a:pt x="2170" y="2573"/>
                                </a:lnTo>
                                <a:lnTo>
                                  <a:pt x="2234" y="2533"/>
                                </a:lnTo>
                                <a:lnTo>
                                  <a:pt x="2297" y="2489"/>
                                </a:lnTo>
                                <a:lnTo>
                                  <a:pt x="2356" y="2443"/>
                                </a:lnTo>
                                <a:lnTo>
                                  <a:pt x="2414" y="2393"/>
                                </a:lnTo>
                                <a:lnTo>
                                  <a:pt x="2469" y="2340"/>
                                </a:lnTo>
                                <a:lnTo>
                                  <a:pt x="2521" y="2284"/>
                                </a:lnTo>
                                <a:lnTo>
                                  <a:pt x="2570" y="2225"/>
                                </a:lnTo>
                                <a:lnTo>
                                  <a:pt x="2617" y="2163"/>
                                </a:lnTo>
                                <a:lnTo>
                                  <a:pt x="2660" y="2099"/>
                                </a:lnTo>
                                <a:lnTo>
                                  <a:pt x="1441" y="1330"/>
                                </a:lnTo>
                                <a:lnTo>
                                  <a:pt x="886" y="0"/>
                                </a:lnTo>
                                <a:close/>
                              </a:path>
                            </a:pathLst>
                          </a:custGeom>
                          <a:solidFill>
                            <a:srgbClr val="0093FF"/>
                          </a:solidFill>
                          <a:ln>
                            <a:noFill/>
                          </a:ln>
                        </wps:spPr>
                        <wps:bodyPr rot="0" vert="horz" wrap="square" lIns="91440" tIns="45720" rIns="91440" bIns="45720" anchor="t" anchorCtr="0" upright="1">
                          <a:noAutofit/>
                        </wps:bodyPr>
                      </wps:wsp>
                      <wps:wsp>
                        <wps:cNvPr id="11" name="docshape256"/>
                        <wps:cNvSpPr/>
                        <wps:spPr bwMode="auto">
                          <a:xfrm>
                            <a:off x="1451" y="1074"/>
                            <a:ext cx="2660" cy="2771"/>
                          </a:xfrm>
                          <a:custGeom>
                            <a:avLst/>
                            <a:gdLst>
                              <a:gd name="T0" fmla="+- 0 4111 1451"/>
                              <a:gd name="T1" fmla="*/ T0 w 2660"/>
                              <a:gd name="T2" fmla="+- 0 3174 1075"/>
                              <a:gd name="T3" fmla="*/ 3174 h 2771"/>
                              <a:gd name="T4" fmla="+- 0 4021 1451"/>
                              <a:gd name="T5" fmla="*/ T4 w 2660"/>
                              <a:gd name="T6" fmla="+- 0 3300 1075"/>
                              <a:gd name="T7" fmla="*/ 3300 h 2771"/>
                              <a:gd name="T8" fmla="+- 0 3920 1451"/>
                              <a:gd name="T9" fmla="*/ T8 w 2660"/>
                              <a:gd name="T10" fmla="+- 0 3415 1075"/>
                              <a:gd name="T11" fmla="*/ 3415 h 2771"/>
                              <a:gd name="T12" fmla="+- 0 3807 1451"/>
                              <a:gd name="T13" fmla="*/ T12 w 2660"/>
                              <a:gd name="T14" fmla="+- 0 3518 1075"/>
                              <a:gd name="T15" fmla="*/ 3518 h 2771"/>
                              <a:gd name="T16" fmla="+- 0 3685 1451"/>
                              <a:gd name="T17" fmla="*/ T16 w 2660"/>
                              <a:gd name="T18" fmla="+- 0 3608 1075"/>
                              <a:gd name="T19" fmla="*/ 3608 h 2771"/>
                              <a:gd name="T20" fmla="+- 0 3555 1451"/>
                              <a:gd name="T21" fmla="*/ T20 w 2660"/>
                              <a:gd name="T22" fmla="+- 0 3684 1075"/>
                              <a:gd name="T23" fmla="*/ 3684 h 2771"/>
                              <a:gd name="T24" fmla="+- 0 3417 1451"/>
                              <a:gd name="T25" fmla="*/ T24 w 2660"/>
                              <a:gd name="T26" fmla="+- 0 3747 1075"/>
                              <a:gd name="T27" fmla="*/ 3747 h 2771"/>
                              <a:gd name="T28" fmla="+- 0 3272 1451"/>
                              <a:gd name="T29" fmla="*/ T28 w 2660"/>
                              <a:gd name="T30" fmla="+- 0 3795 1075"/>
                              <a:gd name="T31" fmla="*/ 3795 h 2771"/>
                              <a:gd name="T32" fmla="+- 0 3123 1451"/>
                              <a:gd name="T33" fmla="*/ T32 w 2660"/>
                              <a:gd name="T34" fmla="+- 0 3827 1075"/>
                              <a:gd name="T35" fmla="*/ 3827 h 2771"/>
                              <a:gd name="T36" fmla="+- 0 2970 1451"/>
                              <a:gd name="T37" fmla="*/ T36 w 2660"/>
                              <a:gd name="T38" fmla="+- 0 3844 1075"/>
                              <a:gd name="T39" fmla="*/ 3844 h 2771"/>
                              <a:gd name="T40" fmla="+- 0 2816 1451"/>
                              <a:gd name="T41" fmla="*/ T40 w 2660"/>
                              <a:gd name="T42" fmla="+- 0 3844 1075"/>
                              <a:gd name="T43" fmla="*/ 3844 h 2771"/>
                              <a:gd name="T44" fmla="+- 0 2667 1451"/>
                              <a:gd name="T45" fmla="*/ T44 w 2660"/>
                              <a:gd name="T46" fmla="+- 0 3828 1075"/>
                              <a:gd name="T47" fmla="*/ 3828 h 2771"/>
                              <a:gd name="T48" fmla="+- 0 2523 1451"/>
                              <a:gd name="T49" fmla="*/ T48 w 2660"/>
                              <a:gd name="T50" fmla="+- 0 3797 1075"/>
                              <a:gd name="T51" fmla="*/ 3797 h 2771"/>
                              <a:gd name="T52" fmla="+- 0 2384 1451"/>
                              <a:gd name="T53" fmla="*/ T52 w 2660"/>
                              <a:gd name="T54" fmla="+- 0 3752 1075"/>
                              <a:gd name="T55" fmla="*/ 3752 h 2771"/>
                              <a:gd name="T56" fmla="+- 0 2252 1451"/>
                              <a:gd name="T57" fmla="*/ T56 w 2660"/>
                              <a:gd name="T58" fmla="+- 0 3694 1075"/>
                              <a:gd name="T59" fmla="*/ 3694 h 2771"/>
                              <a:gd name="T60" fmla="+- 0 2126 1451"/>
                              <a:gd name="T61" fmla="*/ T60 w 2660"/>
                              <a:gd name="T62" fmla="+- 0 3623 1075"/>
                              <a:gd name="T63" fmla="*/ 3623 h 2771"/>
                              <a:gd name="T64" fmla="+- 0 2009 1451"/>
                              <a:gd name="T65" fmla="*/ T64 w 2660"/>
                              <a:gd name="T66" fmla="+- 0 3540 1075"/>
                              <a:gd name="T67" fmla="*/ 3540 h 2771"/>
                              <a:gd name="T68" fmla="+- 0 1901 1451"/>
                              <a:gd name="T69" fmla="*/ T68 w 2660"/>
                              <a:gd name="T70" fmla="+- 0 3447 1075"/>
                              <a:gd name="T71" fmla="*/ 3447 h 2771"/>
                              <a:gd name="T72" fmla="+- 0 1802 1451"/>
                              <a:gd name="T73" fmla="*/ T72 w 2660"/>
                              <a:gd name="T74" fmla="+- 0 3343 1075"/>
                              <a:gd name="T75" fmla="*/ 3343 h 2771"/>
                              <a:gd name="T76" fmla="+- 0 1714 1451"/>
                              <a:gd name="T77" fmla="*/ T76 w 2660"/>
                              <a:gd name="T78" fmla="+- 0 3230 1075"/>
                              <a:gd name="T79" fmla="*/ 3230 h 2771"/>
                              <a:gd name="T80" fmla="+- 0 1637 1451"/>
                              <a:gd name="T81" fmla="*/ T80 w 2660"/>
                              <a:gd name="T82" fmla="+- 0 3109 1075"/>
                              <a:gd name="T83" fmla="*/ 3109 h 2771"/>
                              <a:gd name="T84" fmla="+- 0 1572 1451"/>
                              <a:gd name="T85" fmla="*/ T84 w 2660"/>
                              <a:gd name="T86" fmla="+- 0 2980 1075"/>
                              <a:gd name="T87" fmla="*/ 2980 h 2771"/>
                              <a:gd name="T88" fmla="+- 0 1521 1451"/>
                              <a:gd name="T89" fmla="*/ T88 w 2660"/>
                              <a:gd name="T90" fmla="+- 0 2844 1075"/>
                              <a:gd name="T91" fmla="*/ 2844 h 2771"/>
                              <a:gd name="T92" fmla="+- 0 1483 1451"/>
                              <a:gd name="T93" fmla="*/ T92 w 2660"/>
                              <a:gd name="T94" fmla="+- 0 2703 1075"/>
                              <a:gd name="T95" fmla="*/ 2703 h 2771"/>
                              <a:gd name="T96" fmla="+- 0 1459 1451"/>
                              <a:gd name="T97" fmla="*/ T96 w 2660"/>
                              <a:gd name="T98" fmla="+- 0 2556 1075"/>
                              <a:gd name="T99" fmla="*/ 2556 h 2771"/>
                              <a:gd name="T100" fmla="+- 0 1451 1451"/>
                              <a:gd name="T101" fmla="*/ T100 w 2660"/>
                              <a:gd name="T102" fmla="+- 0 2405 1075"/>
                              <a:gd name="T103" fmla="*/ 2405 h 2771"/>
                              <a:gd name="T104" fmla="+- 0 1460 1451"/>
                              <a:gd name="T105" fmla="*/ T104 w 2660"/>
                              <a:gd name="T106" fmla="+- 0 2248 1075"/>
                              <a:gd name="T107" fmla="*/ 2248 h 2771"/>
                              <a:gd name="T108" fmla="+- 0 1485 1451"/>
                              <a:gd name="T109" fmla="*/ T108 w 2660"/>
                              <a:gd name="T110" fmla="+- 0 2095 1075"/>
                              <a:gd name="T111" fmla="*/ 2095 h 2771"/>
                              <a:gd name="T112" fmla="+- 0 1526 1451"/>
                              <a:gd name="T113" fmla="*/ T112 w 2660"/>
                              <a:gd name="T114" fmla="+- 0 1947 1075"/>
                              <a:gd name="T115" fmla="*/ 1947 h 2771"/>
                              <a:gd name="T116" fmla="+- 0 1582 1451"/>
                              <a:gd name="T117" fmla="*/ T116 w 2660"/>
                              <a:gd name="T118" fmla="+- 0 1805 1075"/>
                              <a:gd name="T119" fmla="*/ 1805 h 2771"/>
                              <a:gd name="T120" fmla="+- 0 1653 1451"/>
                              <a:gd name="T121" fmla="*/ T120 w 2660"/>
                              <a:gd name="T122" fmla="+- 0 1670 1075"/>
                              <a:gd name="T123" fmla="*/ 1670 h 2771"/>
                              <a:gd name="T124" fmla="+- 0 1737 1451"/>
                              <a:gd name="T125" fmla="*/ T124 w 2660"/>
                              <a:gd name="T126" fmla="+- 0 1544 1075"/>
                              <a:gd name="T127" fmla="*/ 1544 h 2771"/>
                              <a:gd name="T128" fmla="+- 0 1834 1451"/>
                              <a:gd name="T129" fmla="*/ T128 w 2660"/>
                              <a:gd name="T130" fmla="+- 0 1427 1075"/>
                              <a:gd name="T131" fmla="*/ 1427 h 2771"/>
                              <a:gd name="T132" fmla="+- 0 1944 1451"/>
                              <a:gd name="T133" fmla="*/ T132 w 2660"/>
                              <a:gd name="T134" fmla="+- 0 1320 1075"/>
                              <a:gd name="T135" fmla="*/ 1320 h 2771"/>
                              <a:gd name="T136" fmla="+- 0 2064 1451"/>
                              <a:gd name="T137" fmla="*/ T136 w 2660"/>
                              <a:gd name="T138" fmla="+- 0 1225 1075"/>
                              <a:gd name="T139" fmla="*/ 1225 h 2771"/>
                              <a:gd name="T140" fmla="+- 0 2196 1451"/>
                              <a:gd name="T141" fmla="*/ T140 w 2660"/>
                              <a:gd name="T142" fmla="+- 0 1143 1075"/>
                              <a:gd name="T143" fmla="*/ 1143 h 2771"/>
                              <a:gd name="T144" fmla="+- 0 2337 1451"/>
                              <a:gd name="T145" fmla="*/ T144 w 2660"/>
                              <a:gd name="T146" fmla="+- 0 1075 1075"/>
                              <a:gd name="T147" fmla="*/ 1075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660" h="2771">
                                <a:moveTo>
                                  <a:pt x="1441" y="1330"/>
                                </a:moveTo>
                                <a:lnTo>
                                  <a:pt x="2660" y="2099"/>
                                </a:lnTo>
                                <a:lnTo>
                                  <a:pt x="2617" y="2163"/>
                                </a:lnTo>
                                <a:lnTo>
                                  <a:pt x="2570" y="2225"/>
                                </a:lnTo>
                                <a:lnTo>
                                  <a:pt x="2521" y="2284"/>
                                </a:lnTo>
                                <a:lnTo>
                                  <a:pt x="2469" y="2340"/>
                                </a:lnTo>
                                <a:lnTo>
                                  <a:pt x="2414" y="2393"/>
                                </a:lnTo>
                                <a:lnTo>
                                  <a:pt x="2356" y="2443"/>
                                </a:lnTo>
                                <a:lnTo>
                                  <a:pt x="2297" y="2489"/>
                                </a:lnTo>
                                <a:lnTo>
                                  <a:pt x="2234" y="2533"/>
                                </a:lnTo>
                                <a:lnTo>
                                  <a:pt x="2170" y="2573"/>
                                </a:lnTo>
                                <a:lnTo>
                                  <a:pt x="2104" y="2609"/>
                                </a:lnTo>
                                <a:lnTo>
                                  <a:pt x="2036" y="2642"/>
                                </a:lnTo>
                                <a:lnTo>
                                  <a:pt x="1966" y="2672"/>
                                </a:lnTo>
                                <a:lnTo>
                                  <a:pt x="1894" y="2698"/>
                                </a:lnTo>
                                <a:lnTo>
                                  <a:pt x="1821" y="2720"/>
                                </a:lnTo>
                                <a:lnTo>
                                  <a:pt x="1747" y="2738"/>
                                </a:lnTo>
                                <a:lnTo>
                                  <a:pt x="1672" y="2752"/>
                                </a:lnTo>
                                <a:lnTo>
                                  <a:pt x="1596" y="2762"/>
                                </a:lnTo>
                                <a:lnTo>
                                  <a:pt x="1519" y="2769"/>
                                </a:lnTo>
                                <a:lnTo>
                                  <a:pt x="1441" y="2771"/>
                                </a:lnTo>
                                <a:lnTo>
                                  <a:pt x="1365" y="2769"/>
                                </a:lnTo>
                                <a:lnTo>
                                  <a:pt x="1290" y="2763"/>
                                </a:lnTo>
                                <a:lnTo>
                                  <a:pt x="1216" y="2753"/>
                                </a:lnTo>
                                <a:lnTo>
                                  <a:pt x="1143" y="2739"/>
                                </a:lnTo>
                                <a:lnTo>
                                  <a:pt x="1072" y="2722"/>
                                </a:lnTo>
                                <a:lnTo>
                                  <a:pt x="1002" y="2701"/>
                                </a:lnTo>
                                <a:lnTo>
                                  <a:pt x="933" y="2677"/>
                                </a:lnTo>
                                <a:lnTo>
                                  <a:pt x="866" y="2650"/>
                                </a:lnTo>
                                <a:lnTo>
                                  <a:pt x="801" y="2619"/>
                                </a:lnTo>
                                <a:lnTo>
                                  <a:pt x="737" y="2585"/>
                                </a:lnTo>
                                <a:lnTo>
                                  <a:pt x="675" y="2548"/>
                                </a:lnTo>
                                <a:lnTo>
                                  <a:pt x="616" y="2508"/>
                                </a:lnTo>
                                <a:lnTo>
                                  <a:pt x="558" y="2465"/>
                                </a:lnTo>
                                <a:lnTo>
                                  <a:pt x="503" y="2420"/>
                                </a:lnTo>
                                <a:lnTo>
                                  <a:pt x="450" y="2372"/>
                                </a:lnTo>
                                <a:lnTo>
                                  <a:pt x="399" y="2321"/>
                                </a:lnTo>
                                <a:lnTo>
                                  <a:pt x="351" y="2268"/>
                                </a:lnTo>
                                <a:lnTo>
                                  <a:pt x="306" y="2213"/>
                                </a:lnTo>
                                <a:lnTo>
                                  <a:pt x="263" y="2155"/>
                                </a:lnTo>
                                <a:lnTo>
                                  <a:pt x="223" y="2096"/>
                                </a:lnTo>
                                <a:lnTo>
                                  <a:pt x="186" y="2034"/>
                                </a:lnTo>
                                <a:lnTo>
                                  <a:pt x="152" y="1970"/>
                                </a:lnTo>
                                <a:lnTo>
                                  <a:pt x="121" y="1905"/>
                                </a:lnTo>
                                <a:lnTo>
                                  <a:pt x="94" y="1838"/>
                                </a:lnTo>
                                <a:lnTo>
                                  <a:pt x="70" y="1769"/>
                                </a:lnTo>
                                <a:lnTo>
                                  <a:pt x="49" y="1699"/>
                                </a:lnTo>
                                <a:lnTo>
                                  <a:pt x="32" y="1628"/>
                                </a:lnTo>
                                <a:lnTo>
                                  <a:pt x="18" y="1555"/>
                                </a:lnTo>
                                <a:lnTo>
                                  <a:pt x="8" y="1481"/>
                                </a:lnTo>
                                <a:lnTo>
                                  <a:pt x="2" y="1406"/>
                                </a:lnTo>
                                <a:lnTo>
                                  <a:pt x="0" y="1330"/>
                                </a:lnTo>
                                <a:lnTo>
                                  <a:pt x="2" y="1251"/>
                                </a:lnTo>
                                <a:lnTo>
                                  <a:pt x="9" y="1173"/>
                                </a:lnTo>
                                <a:lnTo>
                                  <a:pt x="19" y="1096"/>
                                </a:lnTo>
                                <a:lnTo>
                                  <a:pt x="34" y="1020"/>
                                </a:lnTo>
                                <a:lnTo>
                                  <a:pt x="52" y="945"/>
                                </a:lnTo>
                                <a:lnTo>
                                  <a:pt x="75" y="872"/>
                                </a:lnTo>
                                <a:lnTo>
                                  <a:pt x="101" y="800"/>
                                </a:lnTo>
                                <a:lnTo>
                                  <a:pt x="131" y="730"/>
                                </a:lnTo>
                                <a:lnTo>
                                  <a:pt x="165" y="662"/>
                                </a:lnTo>
                                <a:lnTo>
                                  <a:pt x="202" y="595"/>
                                </a:lnTo>
                                <a:lnTo>
                                  <a:pt x="242" y="531"/>
                                </a:lnTo>
                                <a:lnTo>
                                  <a:pt x="286" y="469"/>
                                </a:lnTo>
                                <a:lnTo>
                                  <a:pt x="333" y="409"/>
                                </a:lnTo>
                                <a:lnTo>
                                  <a:pt x="383" y="352"/>
                                </a:lnTo>
                                <a:lnTo>
                                  <a:pt x="436" y="297"/>
                                </a:lnTo>
                                <a:lnTo>
                                  <a:pt x="493" y="245"/>
                                </a:lnTo>
                                <a:lnTo>
                                  <a:pt x="552" y="196"/>
                                </a:lnTo>
                                <a:lnTo>
                                  <a:pt x="613" y="150"/>
                                </a:lnTo>
                                <a:lnTo>
                                  <a:pt x="678" y="108"/>
                                </a:lnTo>
                                <a:lnTo>
                                  <a:pt x="745" y="68"/>
                                </a:lnTo>
                                <a:lnTo>
                                  <a:pt x="814" y="32"/>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2" name="docshape257"/>
                        <wps:cNvSpPr/>
                        <wps:spPr bwMode="auto">
                          <a:xfrm>
                            <a:off x="1451" y="1074"/>
                            <a:ext cx="1442" cy="2180"/>
                          </a:xfrm>
                          <a:custGeom>
                            <a:avLst/>
                            <a:gdLst>
                              <a:gd name="T0" fmla="+- 0 2337 1451"/>
                              <a:gd name="T1" fmla="*/ T0 w 1442"/>
                              <a:gd name="T2" fmla="+- 0 1075 1075"/>
                              <a:gd name="T3" fmla="*/ 1075 h 2180"/>
                              <a:gd name="T4" fmla="+- 0 2265 1451"/>
                              <a:gd name="T5" fmla="*/ T4 w 1442"/>
                              <a:gd name="T6" fmla="+- 0 1107 1075"/>
                              <a:gd name="T7" fmla="*/ 1107 h 2180"/>
                              <a:gd name="T8" fmla="+- 0 2196 1451"/>
                              <a:gd name="T9" fmla="*/ T8 w 1442"/>
                              <a:gd name="T10" fmla="+- 0 1143 1075"/>
                              <a:gd name="T11" fmla="*/ 1143 h 2180"/>
                              <a:gd name="T12" fmla="+- 0 2129 1451"/>
                              <a:gd name="T13" fmla="*/ T12 w 1442"/>
                              <a:gd name="T14" fmla="+- 0 1183 1075"/>
                              <a:gd name="T15" fmla="*/ 1183 h 2180"/>
                              <a:gd name="T16" fmla="+- 0 2064 1451"/>
                              <a:gd name="T17" fmla="*/ T16 w 1442"/>
                              <a:gd name="T18" fmla="+- 0 1225 1075"/>
                              <a:gd name="T19" fmla="*/ 1225 h 2180"/>
                              <a:gd name="T20" fmla="+- 0 2003 1451"/>
                              <a:gd name="T21" fmla="*/ T20 w 1442"/>
                              <a:gd name="T22" fmla="+- 0 1271 1075"/>
                              <a:gd name="T23" fmla="*/ 1271 h 2180"/>
                              <a:gd name="T24" fmla="+- 0 1944 1451"/>
                              <a:gd name="T25" fmla="*/ T24 w 1442"/>
                              <a:gd name="T26" fmla="+- 0 1320 1075"/>
                              <a:gd name="T27" fmla="*/ 1320 h 2180"/>
                              <a:gd name="T28" fmla="+- 0 1887 1451"/>
                              <a:gd name="T29" fmla="*/ T28 w 1442"/>
                              <a:gd name="T30" fmla="+- 0 1372 1075"/>
                              <a:gd name="T31" fmla="*/ 1372 h 2180"/>
                              <a:gd name="T32" fmla="+- 0 1834 1451"/>
                              <a:gd name="T33" fmla="*/ T32 w 1442"/>
                              <a:gd name="T34" fmla="+- 0 1427 1075"/>
                              <a:gd name="T35" fmla="*/ 1427 h 2180"/>
                              <a:gd name="T36" fmla="+- 0 1784 1451"/>
                              <a:gd name="T37" fmla="*/ T36 w 1442"/>
                              <a:gd name="T38" fmla="+- 0 1484 1075"/>
                              <a:gd name="T39" fmla="*/ 1484 h 2180"/>
                              <a:gd name="T40" fmla="+- 0 1737 1451"/>
                              <a:gd name="T41" fmla="*/ T40 w 1442"/>
                              <a:gd name="T42" fmla="+- 0 1544 1075"/>
                              <a:gd name="T43" fmla="*/ 1544 h 2180"/>
                              <a:gd name="T44" fmla="+- 0 1693 1451"/>
                              <a:gd name="T45" fmla="*/ T44 w 1442"/>
                              <a:gd name="T46" fmla="+- 0 1606 1075"/>
                              <a:gd name="T47" fmla="*/ 1606 h 2180"/>
                              <a:gd name="T48" fmla="+- 0 1653 1451"/>
                              <a:gd name="T49" fmla="*/ T48 w 1442"/>
                              <a:gd name="T50" fmla="+- 0 1670 1075"/>
                              <a:gd name="T51" fmla="*/ 1670 h 2180"/>
                              <a:gd name="T52" fmla="+- 0 1616 1451"/>
                              <a:gd name="T53" fmla="*/ T52 w 1442"/>
                              <a:gd name="T54" fmla="+- 0 1737 1075"/>
                              <a:gd name="T55" fmla="*/ 1737 h 2180"/>
                              <a:gd name="T56" fmla="+- 0 1582 1451"/>
                              <a:gd name="T57" fmla="*/ T56 w 1442"/>
                              <a:gd name="T58" fmla="+- 0 1805 1075"/>
                              <a:gd name="T59" fmla="*/ 1805 h 2180"/>
                              <a:gd name="T60" fmla="+- 0 1552 1451"/>
                              <a:gd name="T61" fmla="*/ T60 w 1442"/>
                              <a:gd name="T62" fmla="+- 0 1875 1075"/>
                              <a:gd name="T63" fmla="*/ 1875 h 2180"/>
                              <a:gd name="T64" fmla="+- 0 1526 1451"/>
                              <a:gd name="T65" fmla="*/ T64 w 1442"/>
                              <a:gd name="T66" fmla="+- 0 1947 1075"/>
                              <a:gd name="T67" fmla="*/ 1947 h 2180"/>
                              <a:gd name="T68" fmla="+- 0 1503 1451"/>
                              <a:gd name="T69" fmla="*/ T68 w 1442"/>
                              <a:gd name="T70" fmla="+- 0 2020 1075"/>
                              <a:gd name="T71" fmla="*/ 2020 h 2180"/>
                              <a:gd name="T72" fmla="+- 0 1485 1451"/>
                              <a:gd name="T73" fmla="*/ T72 w 1442"/>
                              <a:gd name="T74" fmla="+- 0 2095 1075"/>
                              <a:gd name="T75" fmla="*/ 2095 h 2180"/>
                              <a:gd name="T76" fmla="+- 0 1470 1451"/>
                              <a:gd name="T77" fmla="*/ T76 w 1442"/>
                              <a:gd name="T78" fmla="+- 0 2171 1075"/>
                              <a:gd name="T79" fmla="*/ 2171 h 2180"/>
                              <a:gd name="T80" fmla="+- 0 1460 1451"/>
                              <a:gd name="T81" fmla="*/ T80 w 1442"/>
                              <a:gd name="T82" fmla="+- 0 2248 1075"/>
                              <a:gd name="T83" fmla="*/ 2248 h 2180"/>
                              <a:gd name="T84" fmla="+- 0 1453 1451"/>
                              <a:gd name="T85" fmla="*/ T84 w 1442"/>
                              <a:gd name="T86" fmla="+- 0 2326 1075"/>
                              <a:gd name="T87" fmla="*/ 2326 h 2180"/>
                              <a:gd name="T88" fmla="+- 0 1451 1451"/>
                              <a:gd name="T89" fmla="*/ T88 w 1442"/>
                              <a:gd name="T90" fmla="+- 0 2405 1075"/>
                              <a:gd name="T91" fmla="*/ 2405 h 2180"/>
                              <a:gd name="T92" fmla="+- 0 1453 1451"/>
                              <a:gd name="T93" fmla="*/ T92 w 1442"/>
                              <a:gd name="T94" fmla="+- 0 2481 1075"/>
                              <a:gd name="T95" fmla="*/ 2481 h 2180"/>
                              <a:gd name="T96" fmla="+- 0 1459 1451"/>
                              <a:gd name="T97" fmla="*/ T96 w 1442"/>
                              <a:gd name="T98" fmla="+- 0 2557 1075"/>
                              <a:gd name="T99" fmla="*/ 2557 h 2180"/>
                              <a:gd name="T100" fmla="+- 0 1469 1451"/>
                              <a:gd name="T101" fmla="*/ T100 w 1442"/>
                              <a:gd name="T102" fmla="+- 0 2632 1075"/>
                              <a:gd name="T103" fmla="*/ 2632 h 2180"/>
                              <a:gd name="T104" fmla="+- 0 1483 1451"/>
                              <a:gd name="T105" fmla="*/ T104 w 1442"/>
                              <a:gd name="T106" fmla="+- 0 2706 1075"/>
                              <a:gd name="T107" fmla="*/ 2706 h 2180"/>
                              <a:gd name="T108" fmla="+- 0 1501 1451"/>
                              <a:gd name="T109" fmla="*/ T108 w 1442"/>
                              <a:gd name="T110" fmla="+- 0 2779 1075"/>
                              <a:gd name="T111" fmla="*/ 2779 h 2180"/>
                              <a:gd name="T112" fmla="+- 0 1522 1451"/>
                              <a:gd name="T113" fmla="*/ T112 w 1442"/>
                              <a:gd name="T114" fmla="+- 0 2851 1075"/>
                              <a:gd name="T115" fmla="*/ 2851 h 2180"/>
                              <a:gd name="T116" fmla="+- 0 1547 1451"/>
                              <a:gd name="T117" fmla="*/ T116 w 1442"/>
                              <a:gd name="T118" fmla="+- 0 2923 1075"/>
                              <a:gd name="T119" fmla="*/ 2923 h 2180"/>
                              <a:gd name="T120" fmla="+- 0 1576 1451"/>
                              <a:gd name="T121" fmla="*/ T120 w 1442"/>
                              <a:gd name="T122" fmla="+- 0 2992 1075"/>
                              <a:gd name="T123" fmla="*/ 2992 h 2180"/>
                              <a:gd name="T124" fmla="+- 0 1609 1451"/>
                              <a:gd name="T125" fmla="*/ T124 w 1442"/>
                              <a:gd name="T126" fmla="+- 0 3060 1075"/>
                              <a:gd name="T127" fmla="*/ 3060 h 2180"/>
                              <a:gd name="T128" fmla="+- 0 1645 1451"/>
                              <a:gd name="T129" fmla="*/ T128 w 1442"/>
                              <a:gd name="T130" fmla="+- 0 3127 1075"/>
                              <a:gd name="T131" fmla="*/ 3127 h 2180"/>
                              <a:gd name="T132" fmla="+- 0 1685 1451"/>
                              <a:gd name="T133" fmla="*/ T132 w 1442"/>
                              <a:gd name="T134" fmla="+- 0 3192 1075"/>
                              <a:gd name="T135" fmla="*/ 3192 h 2180"/>
                              <a:gd name="T136" fmla="+- 0 1728 1451"/>
                              <a:gd name="T137" fmla="*/ T136 w 1442"/>
                              <a:gd name="T138" fmla="+- 0 3254 1075"/>
                              <a:gd name="T139" fmla="*/ 3254 h 2180"/>
                              <a:gd name="T140" fmla="+- 0 2892 1451"/>
                              <a:gd name="T141" fmla="*/ T140 w 1442"/>
                              <a:gd name="T142" fmla="+- 0 2405 1075"/>
                              <a:gd name="T143" fmla="*/ 2405 h 2180"/>
                              <a:gd name="T144" fmla="+- 0 2337 1451"/>
                              <a:gd name="T145" fmla="*/ T144 w 1442"/>
                              <a:gd name="T146" fmla="+- 0 1075 1075"/>
                              <a:gd name="T147" fmla="*/ 1075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42" h="2180">
                                <a:moveTo>
                                  <a:pt x="886" y="0"/>
                                </a:moveTo>
                                <a:lnTo>
                                  <a:pt x="814" y="32"/>
                                </a:lnTo>
                                <a:lnTo>
                                  <a:pt x="745" y="68"/>
                                </a:lnTo>
                                <a:lnTo>
                                  <a:pt x="678" y="108"/>
                                </a:lnTo>
                                <a:lnTo>
                                  <a:pt x="613" y="150"/>
                                </a:lnTo>
                                <a:lnTo>
                                  <a:pt x="552" y="196"/>
                                </a:lnTo>
                                <a:lnTo>
                                  <a:pt x="493" y="245"/>
                                </a:lnTo>
                                <a:lnTo>
                                  <a:pt x="436" y="297"/>
                                </a:lnTo>
                                <a:lnTo>
                                  <a:pt x="383" y="352"/>
                                </a:lnTo>
                                <a:lnTo>
                                  <a:pt x="333" y="409"/>
                                </a:lnTo>
                                <a:lnTo>
                                  <a:pt x="286" y="469"/>
                                </a:lnTo>
                                <a:lnTo>
                                  <a:pt x="242" y="531"/>
                                </a:lnTo>
                                <a:lnTo>
                                  <a:pt x="202" y="595"/>
                                </a:lnTo>
                                <a:lnTo>
                                  <a:pt x="165" y="662"/>
                                </a:lnTo>
                                <a:lnTo>
                                  <a:pt x="131" y="730"/>
                                </a:lnTo>
                                <a:lnTo>
                                  <a:pt x="101" y="800"/>
                                </a:lnTo>
                                <a:lnTo>
                                  <a:pt x="75" y="872"/>
                                </a:lnTo>
                                <a:lnTo>
                                  <a:pt x="52" y="945"/>
                                </a:lnTo>
                                <a:lnTo>
                                  <a:pt x="34" y="1020"/>
                                </a:lnTo>
                                <a:lnTo>
                                  <a:pt x="19" y="1096"/>
                                </a:lnTo>
                                <a:lnTo>
                                  <a:pt x="9" y="1173"/>
                                </a:lnTo>
                                <a:lnTo>
                                  <a:pt x="2" y="1251"/>
                                </a:lnTo>
                                <a:lnTo>
                                  <a:pt x="0" y="1330"/>
                                </a:lnTo>
                                <a:lnTo>
                                  <a:pt x="2" y="1406"/>
                                </a:lnTo>
                                <a:lnTo>
                                  <a:pt x="8" y="1482"/>
                                </a:lnTo>
                                <a:lnTo>
                                  <a:pt x="18" y="1557"/>
                                </a:lnTo>
                                <a:lnTo>
                                  <a:pt x="32" y="1631"/>
                                </a:lnTo>
                                <a:lnTo>
                                  <a:pt x="50" y="1704"/>
                                </a:lnTo>
                                <a:lnTo>
                                  <a:pt x="71" y="1776"/>
                                </a:lnTo>
                                <a:lnTo>
                                  <a:pt x="96" y="1848"/>
                                </a:lnTo>
                                <a:lnTo>
                                  <a:pt x="125" y="1917"/>
                                </a:lnTo>
                                <a:lnTo>
                                  <a:pt x="158" y="1985"/>
                                </a:lnTo>
                                <a:lnTo>
                                  <a:pt x="194" y="2052"/>
                                </a:lnTo>
                                <a:lnTo>
                                  <a:pt x="234" y="2117"/>
                                </a:lnTo>
                                <a:lnTo>
                                  <a:pt x="277" y="2179"/>
                                </a:lnTo>
                                <a:lnTo>
                                  <a:pt x="1441" y="1330"/>
                                </a:lnTo>
                                <a:lnTo>
                                  <a:pt x="886" y="0"/>
                                </a:lnTo>
                                <a:close/>
                              </a:path>
                            </a:pathLst>
                          </a:custGeom>
                          <a:solidFill>
                            <a:srgbClr val="66BEFF"/>
                          </a:solidFill>
                          <a:ln>
                            <a:noFill/>
                          </a:ln>
                        </wps:spPr>
                        <wps:bodyPr rot="0" vert="horz" wrap="square" lIns="91440" tIns="45720" rIns="91440" bIns="45720" anchor="t" anchorCtr="0" upright="1">
                          <a:noAutofit/>
                        </wps:bodyPr>
                      </wps:wsp>
                      <wps:wsp>
                        <wps:cNvPr id="13" name="docshape258"/>
                        <wps:cNvSpPr/>
                        <wps:spPr bwMode="auto">
                          <a:xfrm>
                            <a:off x="1451" y="1074"/>
                            <a:ext cx="1442" cy="2180"/>
                          </a:xfrm>
                          <a:custGeom>
                            <a:avLst/>
                            <a:gdLst>
                              <a:gd name="T0" fmla="+- 0 2892 1451"/>
                              <a:gd name="T1" fmla="*/ T0 w 1442"/>
                              <a:gd name="T2" fmla="+- 0 2405 1075"/>
                              <a:gd name="T3" fmla="*/ 2405 h 2180"/>
                              <a:gd name="T4" fmla="+- 0 1728 1451"/>
                              <a:gd name="T5" fmla="*/ T4 w 1442"/>
                              <a:gd name="T6" fmla="+- 0 3254 1075"/>
                              <a:gd name="T7" fmla="*/ 3254 h 2180"/>
                              <a:gd name="T8" fmla="+- 0 1685 1451"/>
                              <a:gd name="T9" fmla="*/ T8 w 1442"/>
                              <a:gd name="T10" fmla="+- 0 3192 1075"/>
                              <a:gd name="T11" fmla="*/ 3192 h 2180"/>
                              <a:gd name="T12" fmla="+- 0 1645 1451"/>
                              <a:gd name="T13" fmla="*/ T12 w 1442"/>
                              <a:gd name="T14" fmla="+- 0 3127 1075"/>
                              <a:gd name="T15" fmla="*/ 3127 h 2180"/>
                              <a:gd name="T16" fmla="+- 0 1609 1451"/>
                              <a:gd name="T17" fmla="*/ T16 w 1442"/>
                              <a:gd name="T18" fmla="+- 0 3060 1075"/>
                              <a:gd name="T19" fmla="*/ 3060 h 2180"/>
                              <a:gd name="T20" fmla="+- 0 1576 1451"/>
                              <a:gd name="T21" fmla="*/ T20 w 1442"/>
                              <a:gd name="T22" fmla="+- 0 2992 1075"/>
                              <a:gd name="T23" fmla="*/ 2992 h 2180"/>
                              <a:gd name="T24" fmla="+- 0 1547 1451"/>
                              <a:gd name="T25" fmla="*/ T24 w 1442"/>
                              <a:gd name="T26" fmla="+- 0 2923 1075"/>
                              <a:gd name="T27" fmla="*/ 2923 h 2180"/>
                              <a:gd name="T28" fmla="+- 0 1522 1451"/>
                              <a:gd name="T29" fmla="*/ T28 w 1442"/>
                              <a:gd name="T30" fmla="+- 0 2851 1075"/>
                              <a:gd name="T31" fmla="*/ 2851 h 2180"/>
                              <a:gd name="T32" fmla="+- 0 1501 1451"/>
                              <a:gd name="T33" fmla="*/ T32 w 1442"/>
                              <a:gd name="T34" fmla="+- 0 2779 1075"/>
                              <a:gd name="T35" fmla="*/ 2779 h 2180"/>
                              <a:gd name="T36" fmla="+- 0 1483 1451"/>
                              <a:gd name="T37" fmla="*/ T36 w 1442"/>
                              <a:gd name="T38" fmla="+- 0 2706 1075"/>
                              <a:gd name="T39" fmla="*/ 2706 h 2180"/>
                              <a:gd name="T40" fmla="+- 0 1469 1451"/>
                              <a:gd name="T41" fmla="*/ T40 w 1442"/>
                              <a:gd name="T42" fmla="+- 0 2632 1075"/>
                              <a:gd name="T43" fmla="*/ 2632 h 2180"/>
                              <a:gd name="T44" fmla="+- 0 1459 1451"/>
                              <a:gd name="T45" fmla="*/ T44 w 1442"/>
                              <a:gd name="T46" fmla="+- 0 2557 1075"/>
                              <a:gd name="T47" fmla="*/ 2557 h 2180"/>
                              <a:gd name="T48" fmla="+- 0 1453 1451"/>
                              <a:gd name="T49" fmla="*/ T48 w 1442"/>
                              <a:gd name="T50" fmla="+- 0 2481 1075"/>
                              <a:gd name="T51" fmla="*/ 2481 h 2180"/>
                              <a:gd name="T52" fmla="+- 0 1451 1451"/>
                              <a:gd name="T53" fmla="*/ T52 w 1442"/>
                              <a:gd name="T54" fmla="+- 0 2405 1075"/>
                              <a:gd name="T55" fmla="*/ 2405 h 2180"/>
                              <a:gd name="T56" fmla="+- 0 1453 1451"/>
                              <a:gd name="T57" fmla="*/ T56 w 1442"/>
                              <a:gd name="T58" fmla="+- 0 2326 1075"/>
                              <a:gd name="T59" fmla="*/ 2326 h 2180"/>
                              <a:gd name="T60" fmla="+- 0 1460 1451"/>
                              <a:gd name="T61" fmla="*/ T60 w 1442"/>
                              <a:gd name="T62" fmla="+- 0 2248 1075"/>
                              <a:gd name="T63" fmla="*/ 2248 h 2180"/>
                              <a:gd name="T64" fmla="+- 0 1470 1451"/>
                              <a:gd name="T65" fmla="*/ T64 w 1442"/>
                              <a:gd name="T66" fmla="+- 0 2171 1075"/>
                              <a:gd name="T67" fmla="*/ 2171 h 2180"/>
                              <a:gd name="T68" fmla="+- 0 1485 1451"/>
                              <a:gd name="T69" fmla="*/ T68 w 1442"/>
                              <a:gd name="T70" fmla="+- 0 2095 1075"/>
                              <a:gd name="T71" fmla="*/ 2095 h 2180"/>
                              <a:gd name="T72" fmla="+- 0 1503 1451"/>
                              <a:gd name="T73" fmla="*/ T72 w 1442"/>
                              <a:gd name="T74" fmla="+- 0 2020 1075"/>
                              <a:gd name="T75" fmla="*/ 2020 h 2180"/>
                              <a:gd name="T76" fmla="+- 0 1526 1451"/>
                              <a:gd name="T77" fmla="*/ T76 w 1442"/>
                              <a:gd name="T78" fmla="+- 0 1947 1075"/>
                              <a:gd name="T79" fmla="*/ 1947 h 2180"/>
                              <a:gd name="T80" fmla="+- 0 1552 1451"/>
                              <a:gd name="T81" fmla="*/ T80 w 1442"/>
                              <a:gd name="T82" fmla="+- 0 1875 1075"/>
                              <a:gd name="T83" fmla="*/ 1875 h 2180"/>
                              <a:gd name="T84" fmla="+- 0 1582 1451"/>
                              <a:gd name="T85" fmla="*/ T84 w 1442"/>
                              <a:gd name="T86" fmla="+- 0 1805 1075"/>
                              <a:gd name="T87" fmla="*/ 1805 h 2180"/>
                              <a:gd name="T88" fmla="+- 0 1616 1451"/>
                              <a:gd name="T89" fmla="*/ T88 w 1442"/>
                              <a:gd name="T90" fmla="+- 0 1737 1075"/>
                              <a:gd name="T91" fmla="*/ 1737 h 2180"/>
                              <a:gd name="T92" fmla="+- 0 1653 1451"/>
                              <a:gd name="T93" fmla="*/ T92 w 1442"/>
                              <a:gd name="T94" fmla="+- 0 1670 1075"/>
                              <a:gd name="T95" fmla="*/ 1670 h 2180"/>
                              <a:gd name="T96" fmla="+- 0 1693 1451"/>
                              <a:gd name="T97" fmla="*/ T96 w 1442"/>
                              <a:gd name="T98" fmla="+- 0 1606 1075"/>
                              <a:gd name="T99" fmla="*/ 1606 h 2180"/>
                              <a:gd name="T100" fmla="+- 0 1737 1451"/>
                              <a:gd name="T101" fmla="*/ T100 w 1442"/>
                              <a:gd name="T102" fmla="+- 0 1544 1075"/>
                              <a:gd name="T103" fmla="*/ 1544 h 2180"/>
                              <a:gd name="T104" fmla="+- 0 1784 1451"/>
                              <a:gd name="T105" fmla="*/ T104 w 1442"/>
                              <a:gd name="T106" fmla="+- 0 1484 1075"/>
                              <a:gd name="T107" fmla="*/ 1484 h 2180"/>
                              <a:gd name="T108" fmla="+- 0 1834 1451"/>
                              <a:gd name="T109" fmla="*/ T108 w 1442"/>
                              <a:gd name="T110" fmla="+- 0 1427 1075"/>
                              <a:gd name="T111" fmla="*/ 1427 h 2180"/>
                              <a:gd name="T112" fmla="+- 0 1887 1451"/>
                              <a:gd name="T113" fmla="*/ T112 w 1442"/>
                              <a:gd name="T114" fmla="+- 0 1372 1075"/>
                              <a:gd name="T115" fmla="*/ 1372 h 2180"/>
                              <a:gd name="T116" fmla="+- 0 1944 1451"/>
                              <a:gd name="T117" fmla="*/ T116 w 1442"/>
                              <a:gd name="T118" fmla="+- 0 1320 1075"/>
                              <a:gd name="T119" fmla="*/ 1320 h 2180"/>
                              <a:gd name="T120" fmla="+- 0 2003 1451"/>
                              <a:gd name="T121" fmla="*/ T120 w 1442"/>
                              <a:gd name="T122" fmla="+- 0 1271 1075"/>
                              <a:gd name="T123" fmla="*/ 1271 h 2180"/>
                              <a:gd name="T124" fmla="+- 0 2064 1451"/>
                              <a:gd name="T125" fmla="*/ T124 w 1442"/>
                              <a:gd name="T126" fmla="+- 0 1225 1075"/>
                              <a:gd name="T127" fmla="*/ 1225 h 2180"/>
                              <a:gd name="T128" fmla="+- 0 2129 1451"/>
                              <a:gd name="T129" fmla="*/ T128 w 1442"/>
                              <a:gd name="T130" fmla="+- 0 1183 1075"/>
                              <a:gd name="T131" fmla="*/ 1183 h 2180"/>
                              <a:gd name="T132" fmla="+- 0 2196 1451"/>
                              <a:gd name="T133" fmla="*/ T132 w 1442"/>
                              <a:gd name="T134" fmla="+- 0 1143 1075"/>
                              <a:gd name="T135" fmla="*/ 1143 h 2180"/>
                              <a:gd name="T136" fmla="+- 0 2265 1451"/>
                              <a:gd name="T137" fmla="*/ T136 w 1442"/>
                              <a:gd name="T138" fmla="+- 0 1107 1075"/>
                              <a:gd name="T139" fmla="*/ 1107 h 2180"/>
                              <a:gd name="T140" fmla="+- 0 2337 1451"/>
                              <a:gd name="T141" fmla="*/ T140 w 1442"/>
                              <a:gd name="T142" fmla="+- 0 1075 1075"/>
                              <a:gd name="T143" fmla="*/ 1075 h 2180"/>
                              <a:gd name="T144" fmla="+- 0 2892 1451"/>
                              <a:gd name="T145" fmla="*/ T144 w 1442"/>
                              <a:gd name="T146" fmla="+- 0 2405 1075"/>
                              <a:gd name="T147" fmla="*/ 2405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42" h="2180">
                                <a:moveTo>
                                  <a:pt x="1441" y="1330"/>
                                </a:moveTo>
                                <a:lnTo>
                                  <a:pt x="277" y="2179"/>
                                </a:lnTo>
                                <a:lnTo>
                                  <a:pt x="234" y="2117"/>
                                </a:lnTo>
                                <a:lnTo>
                                  <a:pt x="194" y="2052"/>
                                </a:lnTo>
                                <a:lnTo>
                                  <a:pt x="158" y="1985"/>
                                </a:lnTo>
                                <a:lnTo>
                                  <a:pt x="125" y="1917"/>
                                </a:lnTo>
                                <a:lnTo>
                                  <a:pt x="96" y="1848"/>
                                </a:lnTo>
                                <a:lnTo>
                                  <a:pt x="71" y="1776"/>
                                </a:lnTo>
                                <a:lnTo>
                                  <a:pt x="50" y="1704"/>
                                </a:lnTo>
                                <a:lnTo>
                                  <a:pt x="32" y="1631"/>
                                </a:lnTo>
                                <a:lnTo>
                                  <a:pt x="18" y="1557"/>
                                </a:lnTo>
                                <a:lnTo>
                                  <a:pt x="8" y="1482"/>
                                </a:lnTo>
                                <a:lnTo>
                                  <a:pt x="2" y="1406"/>
                                </a:lnTo>
                                <a:lnTo>
                                  <a:pt x="0" y="1330"/>
                                </a:lnTo>
                                <a:lnTo>
                                  <a:pt x="2" y="1251"/>
                                </a:lnTo>
                                <a:lnTo>
                                  <a:pt x="9" y="1173"/>
                                </a:lnTo>
                                <a:lnTo>
                                  <a:pt x="19" y="1096"/>
                                </a:lnTo>
                                <a:lnTo>
                                  <a:pt x="34" y="1020"/>
                                </a:lnTo>
                                <a:lnTo>
                                  <a:pt x="52" y="945"/>
                                </a:lnTo>
                                <a:lnTo>
                                  <a:pt x="75" y="872"/>
                                </a:lnTo>
                                <a:lnTo>
                                  <a:pt x="101" y="800"/>
                                </a:lnTo>
                                <a:lnTo>
                                  <a:pt x="131" y="730"/>
                                </a:lnTo>
                                <a:lnTo>
                                  <a:pt x="165" y="662"/>
                                </a:lnTo>
                                <a:lnTo>
                                  <a:pt x="202" y="595"/>
                                </a:lnTo>
                                <a:lnTo>
                                  <a:pt x="242" y="531"/>
                                </a:lnTo>
                                <a:lnTo>
                                  <a:pt x="286" y="469"/>
                                </a:lnTo>
                                <a:lnTo>
                                  <a:pt x="333" y="409"/>
                                </a:lnTo>
                                <a:lnTo>
                                  <a:pt x="383" y="352"/>
                                </a:lnTo>
                                <a:lnTo>
                                  <a:pt x="436" y="297"/>
                                </a:lnTo>
                                <a:lnTo>
                                  <a:pt x="493" y="245"/>
                                </a:lnTo>
                                <a:lnTo>
                                  <a:pt x="552" y="196"/>
                                </a:lnTo>
                                <a:lnTo>
                                  <a:pt x="613" y="150"/>
                                </a:lnTo>
                                <a:lnTo>
                                  <a:pt x="678" y="108"/>
                                </a:lnTo>
                                <a:lnTo>
                                  <a:pt x="745" y="68"/>
                                </a:lnTo>
                                <a:lnTo>
                                  <a:pt x="814" y="32"/>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4" name="docshape259"/>
                        <wps:cNvSpPr/>
                        <wps:spPr bwMode="auto">
                          <a:xfrm>
                            <a:off x="2039" y="963"/>
                            <a:ext cx="853" cy="1442"/>
                          </a:xfrm>
                          <a:custGeom>
                            <a:avLst/>
                            <a:gdLst>
                              <a:gd name="T0" fmla="+- 0 2892 2039"/>
                              <a:gd name="T1" fmla="*/ T0 w 853"/>
                              <a:gd name="T2" fmla="+- 0 964 964"/>
                              <a:gd name="T3" fmla="*/ 964 h 1442"/>
                              <a:gd name="T4" fmla="+- 0 2816 2039"/>
                              <a:gd name="T5" fmla="*/ T4 w 853"/>
                              <a:gd name="T6" fmla="+- 0 966 964"/>
                              <a:gd name="T7" fmla="*/ 966 h 1442"/>
                              <a:gd name="T8" fmla="+- 0 2740 2039"/>
                              <a:gd name="T9" fmla="*/ T8 w 853"/>
                              <a:gd name="T10" fmla="+- 0 972 964"/>
                              <a:gd name="T11" fmla="*/ 972 h 1442"/>
                              <a:gd name="T12" fmla="+- 0 2665 2039"/>
                              <a:gd name="T13" fmla="*/ T12 w 853"/>
                              <a:gd name="T14" fmla="+- 0 982 964"/>
                              <a:gd name="T15" fmla="*/ 982 h 1442"/>
                              <a:gd name="T16" fmla="+- 0 2590 2039"/>
                              <a:gd name="T17" fmla="*/ T16 w 853"/>
                              <a:gd name="T18" fmla="+- 0 996 964"/>
                              <a:gd name="T19" fmla="*/ 996 h 1442"/>
                              <a:gd name="T20" fmla="+- 0 2516 2039"/>
                              <a:gd name="T21" fmla="*/ T20 w 853"/>
                              <a:gd name="T22" fmla="+- 0 1014 964"/>
                              <a:gd name="T23" fmla="*/ 1014 h 1442"/>
                              <a:gd name="T24" fmla="+- 0 2443 2039"/>
                              <a:gd name="T25" fmla="*/ T24 w 853"/>
                              <a:gd name="T26" fmla="+- 0 1035 964"/>
                              <a:gd name="T27" fmla="*/ 1035 h 1442"/>
                              <a:gd name="T28" fmla="+- 0 2372 2039"/>
                              <a:gd name="T29" fmla="*/ T28 w 853"/>
                              <a:gd name="T30" fmla="+- 0 1061 964"/>
                              <a:gd name="T31" fmla="*/ 1061 h 1442"/>
                              <a:gd name="T32" fmla="+- 0 2302 2039"/>
                              <a:gd name="T33" fmla="*/ T32 w 853"/>
                              <a:gd name="T34" fmla="+- 0 1090 964"/>
                              <a:gd name="T35" fmla="*/ 1090 h 1442"/>
                              <a:gd name="T36" fmla="+- 0 2233 2039"/>
                              <a:gd name="T37" fmla="*/ T36 w 853"/>
                              <a:gd name="T38" fmla="+- 0 1123 964"/>
                              <a:gd name="T39" fmla="*/ 1123 h 1442"/>
                              <a:gd name="T40" fmla="+- 0 2167 2039"/>
                              <a:gd name="T41" fmla="*/ T40 w 853"/>
                              <a:gd name="T42" fmla="+- 0 1160 964"/>
                              <a:gd name="T43" fmla="*/ 1160 h 1442"/>
                              <a:gd name="T44" fmla="+- 0 2102 2039"/>
                              <a:gd name="T45" fmla="*/ T44 w 853"/>
                              <a:gd name="T46" fmla="+- 0 1200 964"/>
                              <a:gd name="T47" fmla="*/ 1200 h 1442"/>
                              <a:gd name="T48" fmla="+- 0 2039 2039"/>
                              <a:gd name="T49" fmla="*/ T48 w 853"/>
                              <a:gd name="T50" fmla="+- 0 1243 964"/>
                              <a:gd name="T51" fmla="*/ 1243 h 1442"/>
                              <a:gd name="T52" fmla="+- 0 2892 2039"/>
                              <a:gd name="T53" fmla="*/ T52 w 853"/>
                              <a:gd name="T54" fmla="+- 0 2405 964"/>
                              <a:gd name="T55" fmla="*/ 2405 h 1442"/>
                              <a:gd name="T56" fmla="+- 0 2892 2039"/>
                              <a:gd name="T57" fmla="*/ T56 w 853"/>
                              <a:gd name="T58" fmla="+- 0 964 964"/>
                              <a:gd name="T59" fmla="*/ 964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53" h="1442">
                                <a:moveTo>
                                  <a:pt x="853" y="0"/>
                                </a:moveTo>
                                <a:lnTo>
                                  <a:pt x="777" y="2"/>
                                </a:lnTo>
                                <a:lnTo>
                                  <a:pt x="701" y="8"/>
                                </a:lnTo>
                                <a:lnTo>
                                  <a:pt x="626" y="18"/>
                                </a:lnTo>
                                <a:lnTo>
                                  <a:pt x="551" y="32"/>
                                </a:lnTo>
                                <a:lnTo>
                                  <a:pt x="477" y="50"/>
                                </a:lnTo>
                                <a:lnTo>
                                  <a:pt x="404" y="71"/>
                                </a:lnTo>
                                <a:lnTo>
                                  <a:pt x="333" y="97"/>
                                </a:lnTo>
                                <a:lnTo>
                                  <a:pt x="263" y="126"/>
                                </a:lnTo>
                                <a:lnTo>
                                  <a:pt x="194" y="159"/>
                                </a:lnTo>
                                <a:lnTo>
                                  <a:pt x="128" y="196"/>
                                </a:lnTo>
                                <a:lnTo>
                                  <a:pt x="63" y="236"/>
                                </a:lnTo>
                                <a:lnTo>
                                  <a:pt x="0" y="279"/>
                                </a:lnTo>
                                <a:lnTo>
                                  <a:pt x="853" y="1441"/>
                                </a:lnTo>
                                <a:lnTo>
                                  <a:pt x="853" y="0"/>
                                </a:lnTo>
                                <a:close/>
                              </a:path>
                            </a:pathLst>
                          </a:custGeom>
                          <a:solidFill>
                            <a:srgbClr val="C4E6FF"/>
                          </a:solidFill>
                          <a:ln>
                            <a:noFill/>
                          </a:ln>
                        </wps:spPr>
                        <wps:bodyPr rot="0" vert="horz" wrap="square" lIns="91440" tIns="45720" rIns="91440" bIns="45720" anchor="t" anchorCtr="0" upright="1">
                          <a:noAutofit/>
                        </wps:bodyPr>
                      </wps:wsp>
                      <wps:wsp>
                        <wps:cNvPr id="15" name="docshape260"/>
                        <wps:cNvSpPr/>
                        <wps:spPr bwMode="auto">
                          <a:xfrm>
                            <a:off x="2039" y="963"/>
                            <a:ext cx="853" cy="1442"/>
                          </a:xfrm>
                          <a:custGeom>
                            <a:avLst/>
                            <a:gdLst>
                              <a:gd name="T0" fmla="+- 0 2892 2039"/>
                              <a:gd name="T1" fmla="*/ T0 w 853"/>
                              <a:gd name="T2" fmla="+- 0 2405 964"/>
                              <a:gd name="T3" fmla="*/ 2405 h 1442"/>
                              <a:gd name="T4" fmla="+- 0 2039 2039"/>
                              <a:gd name="T5" fmla="*/ T4 w 853"/>
                              <a:gd name="T6" fmla="+- 0 1243 964"/>
                              <a:gd name="T7" fmla="*/ 1243 h 1442"/>
                              <a:gd name="T8" fmla="+- 0 2102 2039"/>
                              <a:gd name="T9" fmla="*/ T8 w 853"/>
                              <a:gd name="T10" fmla="+- 0 1200 964"/>
                              <a:gd name="T11" fmla="*/ 1200 h 1442"/>
                              <a:gd name="T12" fmla="+- 0 2167 2039"/>
                              <a:gd name="T13" fmla="*/ T12 w 853"/>
                              <a:gd name="T14" fmla="+- 0 1160 964"/>
                              <a:gd name="T15" fmla="*/ 1160 h 1442"/>
                              <a:gd name="T16" fmla="+- 0 2233 2039"/>
                              <a:gd name="T17" fmla="*/ T16 w 853"/>
                              <a:gd name="T18" fmla="+- 0 1123 964"/>
                              <a:gd name="T19" fmla="*/ 1123 h 1442"/>
                              <a:gd name="T20" fmla="+- 0 2302 2039"/>
                              <a:gd name="T21" fmla="*/ T20 w 853"/>
                              <a:gd name="T22" fmla="+- 0 1090 964"/>
                              <a:gd name="T23" fmla="*/ 1090 h 1442"/>
                              <a:gd name="T24" fmla="+- 0 2372 2039"/>
                              <a:gd name="T25" fmla="*/ T24 w 853"/>
                              <a:gd name="T26" fmla="+- 0 1061 964"/>
                              <a:gd name="T27" fmla="*/ 1061 h 1442"/>
                              <a:gd name="T28" fmla="+- 0 2443 2039"/>
                              <a:gd name="T29" fmla="*/ T28 w 853"/>
                              <a:gd name="T30" fmla="+- 0 1035 964"/>
                              <a:gd name="T31" fmla="*/ 1035 h 1442"/>
                              <a:gd name="T32" fmla="+- 0 2516 2039"/>
                              <a:gd name="T33" fmla="*/ T32 w 853"/>
                              <a:gd name="T34" fmla="+- 0 1014 964"/>
                              <a:gd name="T35" fmla="*/ 1014 h 1442"/>
                              <a:gd name="T36" fmla="+- 0 2590 2039"/>
                              <a:gd name="T37" fmla="*/ T36 w 853"/>
                              <a:gd name="T38" fmla="+- 0 996 964"/>
                              <a:gd name="T39" fmla="*/ 996 h 1442"/>
                              <a:gd name="T40" fmla="+- 0 2665 2039"/>
                              <a:gd name="T41" fmla="*/ T40 w 853"/>
                              <a:gd name="T42" fmla="+- 0 982 964"/>
                              <a:gd name="T43" fmla="*/ 982 h 1442"/>
                              <a:gd name="T44" fmla="+- 0 2740 2039"/>
                              <a:gd name="T45" fmla="*/ T44 w 853"/>
                              <a:gd name="T46" fmla="+- 0 972 964"/>
                              <a:gd name="T47" fmla="*/ 972 h 1442"/>
                              <a:gd name="T48" fmla="+- 0 2816 2039"/>
                              <a:gd name="T49" fmla="*/ T48 w 853"/>
                              <a:gd name="T50" fmla="+- 0 966 964"/>
                              <a:gd name="T51" fmla="*/ 966 h 1442"/>
                              <a:gd name="T52" fmla="+- 0 2892 2039"/>
                              <a:gd name="T53" fmla="*/ T52 w 853"/>
                              <a:gd name="T54" fmla="+- 0 964 964"/>
                              <a:gd name="T55" fmla="*/ 964 h 1442"/>
                              <a:gd name="T56" fmla="+- 0 2892 2039"/>
                              <a:gd name="T57" fmla="*/ T56 w 853"/>
                              <a:gd name="T58" fmla="+- 0 2405 964"/>
                              <a:gd name="T59" fmla="*/ 2405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53" h="1442">
                                <a:moveTo>
                                  <a:pt x="853" y="1441"/>
                                </a:moveTo>
                                <a:lnTo>
                                  <a:pt x="0" y="279"/>
                                </a:lnTo>
                                <a:lnTo>
                                  <a:pt x="63" y="236"/>
                                </a:lnTo>
                                <a:lnTo>
                                  <a:pt x="128" y="196"/>
                                </a:lnTo>
                                <a:lnTo>
                                  <a:pt x="194" y="159"/>
                                </a:lnTo>
                                <a:lnTo>
                                  <a:pt x="263" y="126"/>
                                </a:lnTo>
                                <a:lnTo>
                                  <a:pt x="333" y="97"/>
                                </a:lnTo>
                                <a:lnTo>
                                  <a:pt x="404" y="71"/>
                                </a:lnTo>
                                <a:lnTo>
                                  <a:pt x="477" y="50"/>
                                </a:lnTo>
                                <a:lnTo>
                                  <a:pt x="551" y="32"/>
                                </a:lnTo>
                                <a:lnTo>
                                  <a:pt x="626" y="18"/>
                                </a:lnTo>
                                <a:lnTo>
                                  <a:pt x="701" y="8"/>
                                </a:lnTo>
                                <a:lnTo>
                                  <a:pt x="777" y="2"/>
                                </a:lnTo>
                                <a:lnTo>
                                  <a:pt x="853" y="0"/>
                                </a:lnTo>
                                <a:lnTo>
                                  <a:pt x="853"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6" name="docshape261"/>
                        <wps:cNvSpPr/>
                        <wps:spPr bwMode="auto">
                          <a:xfrm>
                            <a:off x="1919" y="1424"/>
                            <a:ext cx="1946" cy="1946"/>
                          </a:xfrm>
                          <a:custGeom>
                            <a:avLst/>
                            <a:gdLst>
                              <a:gd name="T0" fmla="+- 0 2816 1919"/>
                              <a:gd name="T1" fmla="*/ T0 w 1946"/>
                              <a:gd name="T2" fmla="+- 0 1428 1425"/>
                              <a:gd name="T3" fmla="*/ 1428 h 1946"/>
                              <a:gd name="T4" fmla="+- 0 2669 1919"/>
                              <a:gd name="T5" fmla="*/ T4 w 1946"/>
                              <a:gd name="T6" fmla="+- 0 1451 1425"/>
                              <a:gd name="T7" fmla="*/ 1451 h 1946"/>
                              <a:gd name="T8" fmla="+- 0 2530 1919"/>
                              <a:gd name="T9" fmla="*/ T8 w 1946"/>
                              <a:gd name="T10" fmla="+- 0 1494 1425"/>
                              <a:gd name="T11" fmla="*/ 1494 h 1946"/>
                              <a:gd name="T12" fmla="+- 0 2401 1919"/>
                              <a:gd name="T13" fmla="*/ T12 w 1946"/>
                              <a:gd name="T14" fmla="+- 0 1558 1425"/>
                              <a:gd name="T15" fmla="*/ 1558 h 1946"/>
                              <a:gd name="T16" fmla="+- 0 2284 1919"/>
                              <a:gd name="T17" fmla="*/ T16 w 1946"/>
                              <a:gd name="T18" fmla="+- 0 1639 1425"/>
                              <a:gd name="T19" fmla="*/ 1639 h 1946"/>
                              <a:gd name="T20" fmla="+- 0 2180 1919"/>
                              <a:gd name="T21" fmla="*/ T20 w 1946"/>
                              <a:gd name="T22" fmla="+- 0 1735 1425"/>
                              <a:gd name="T23" fmla="*/ 1735 h 1946"/>
                              <a:gd name="T24" fmla="+- 0 2091 1919"/>
                              <a:gd name="T25" fmla="*/ T24 w 1946"/>
                              <a:gd name="T26" fmla="+- 0 1846 1425"/>
                              <a:gd name="T27" fmla="*/ 1846 h 1946"/>
                              <a:gd name="T28" fmla="+- 0 2018 1919"/>
                              <a:gd name="T29" fmla="*/ T28 w 1946"/>
                              <a:gd name="T30" fmla="+- 0 1970 1425"/>
                              <a:gd name="T31" fmla="*/ 1970 h 1946"/>
                              <a:gd name="T32" fmla="+- 0 1965 1919"/>
                              <a:gd name="T33" fmla="*/ T32 w 1946"/>
                              <a:gd name="T34" fmla="+- 0 2104 1425"/>
                              <a:gd name="T35" fmla="*/ 2104 h 1946"/>
                              <a:gd name="T36" fmla="+- 0 1931 1919"/>
                              <a:gd name="T37" fmla="*/ T36 w 1946"/>
                              <a:gd name="T38" fmla="+- 0 2247 1425"/>
                              <a:gd name="T39" fmla="*/ 2247 h 1946"/>
                              <a:gd name="T40" fmla="+- 0 1919 1919"/>
                              <a:gd name="T41" fmla="*/ T40 w 1946"/>
                              <a:gd name="T42" fmla="+- 0 2398 1425"/>
                              <a:gd name="T43" fmla="*/ 2398 h 1946"/>
                              <a:gd name="T44" fmla="+- 0 1931 1919"/>
                              <a:gd name="T45" fmla="*/ T44 w 1946"/>
                              <a:gd name="T46" fmla="+- 0 2548 1425"/>
                              <a:gd name="T47" fmla="*/ 2548 h 1946"/>
                              <a:gd name="T48" fmla="+- 0 1965 1919"/>
                              <a:gd name="T49" fmla="*/ T48 w 1946"/>
                              <a:gd name="T50" fmla="+- 0 2691 1425"/>
                              <a:gd name="T51" fmla="*/ 2691 h 1946"/>
                              <a:gd name="T52" fmla="+- 0 2018 1919"/>
                              <a:gd name="T53" fmla="*/ T52 w 1946"/>
                              <a:gd name="T54" fmla="+- 0 2825 1425"/>
                              <a:gd name="T55" fmla="*/ 2825 h 1946"/>
                              <a:gd name="T56" fmla="+- 0 2091 1919"/>
                              <a:gd name="T57" fmla="*/ T56 w 1946"/>
                              <a:gd name="T58" fmla="+- 0 2949 1425"/>
                              <a:gd name="T59" fmla="*/ 2949 h 1946"/>
                              <a:gd name="T60" fmla="+- 0 2180 1919"/>
                              <a:gd name="T61" fmla="*/ T60 w 1946"/>
                              <a:gd name="T62" fmla="+- 0 3060 1425"/>
                              <a:gd name="T63" fmla="*/ 3060 h 1946"/>
                              <a:gd name="T64" fmla="+- 0 2284 1919"/>
                              <a:gd name="T65" fmla="*/ T64 w 1946"/>
                              <a:gd name="T66" fmla="+- 0 3157 1425"/>
                              <a:gd name="T67" fmla="*/ 3157 h 1946"/>
                              <a:gd name="T68" fmla="+- 0 2401 1919"/>
                              <a:gd name="T69" fmla="*/ T68 w 1946"/>
                              <a:gd name="T70" fmla="+- 0 3238 1425"/>
                              <a:gd name="T71" fmla="*/ 3238 h 1946"/>
                              <a:gd name="T72" fmla="+- 0 2530 1919"/>
                              <a:gd name="T73" fmla="*/ T72 w 1946"/>
                              <a:gd name="T74" fmla="+- 0 3301 1425"/>
                              <a:gd name="T75" fmla="*/ 3301 h 1946"/>
                              <a:gd name="T76" fmla="+- 0 2669 1919"/>
                              <a:gd name="T77" fmla="*/ T76 w 1946"/>
                              <a:gd name="T78" fmla="+- 0 3345 1425"/>
                              <a:gd name="T79" fmla="*/ 3345 h 1946"/>
                              <a:gd name="T80" fmla="+- 0 2816 1919"/>
                              <a:gd name="T81" fmla="*/ T80 w 1946"/>
                              <a:gd name="T82" fmla="+- 0 3368 1425"/>
                              <a:gd name="T83" fmla="*/ 3368 h 1946"/>
                              <a:gd name="T84" fmla="+- 0 2968 1919"/>
                              <a:gd name="T85" fmla="*/ T84 w 1946"/>
                              <a:gd name="T86" fmla="+- 0 3368 1425"/>
                              <a:gd name="T87" fmla="*/ 3368 h 1946"/>
                              <a:gd name="T88" fmla="+- 0 3115 1919"/>
                              <a:gd name="T89" fmla="*/ T88 w 1946"/>
                              <a:gd name="T90" fmla="+- 0 3345 1425"/>
                              <a:gd name="T91" fmla="*/ 3345 h 1946"/>
                              <a:gd name="T92" fmla="+- 0 3254 1919"/>
                              <a:gd name="T93" fmla="*/ T92 w 1946"/>
                              <a:gd name="T94" fmla="+- 0 3301 1425"/>
                              <a:gd name="T95" fmla="*/ 3301 h 1946"/>
                              <a:gd name="T96" fmla="+- 0 3383 1919"/>
                              <a:gd name="T97" fmla="*/ T96 w 1946"/>
                              <a:gd name="T98" fmla="+- 0 3238 1425"/>
                              <a:gd name="T99" fmla="*/ 3238 h 1946"/>
                              <a:gd name="T100" fmla="+- 0 3501 1919"/>
                              <a:gd name="T101" fmla="*/ T100 w 1946"/>
                              <a:gd name="T102" fmla="+- 0 3157 1425"/>
                              <a:gd name="T103" fmla="*/ 3157 h 1946"/>
                              <a:gd name="T104" fmla="+- 0 3605 1919"/>
                              <a:gd name="T105" fmla="*/ T104 w 1946"/>
                              <a:gd name="T106" fmla="+- 0 3060 1425"/>
                              <a:gd name="T107" fmla="*/ 3060 h 1946"/>
                              <a:gd name="T108" fmla="+- 0 3694 1919"/>
                              <a:gd name="T109" fmla="*/ T108 w 1946"/>
                              <a:gd name="T110" fmla="+- 0 2949 1425"/>
                              <a:gd name="T111" fmla="*/ 2949 h 1946"/>
                              <a:gd name="T112" fmla="+- 0 3766 1919"/>
                              <a:gd name="T113" fmla="*/ T112 w 1946"/>
                              <a:gd name="T114" fmla="+- 0 2825 1425"/>
                              <a:gd name="T115" fmla="*/ 2825 h 1946"/>
                              <a:gd name="T116" fmla="+- 0 3820 1919"/>
                              <a:gd name="T117" fmla="*/ T116 w 1946"/>
                              <a:gd name="T118" fmla="+- 0 2691 1425"/>
                              <a:gd name="T119" fmla="*/ 2691 h 1946"/>
                              <a:gd name="T120" fmla="+- 0 3853 1919"/>
                              <a:gd name="T121" fmla="*/ T120 w 1946"/>
                              <a:gd name="T122" fmla="+- 0 2548 1425"/>
                              <a:gd name="T123" fmla="*/ 2548 h 1946"/>
                              <a:gd name="T124" fmla="+- 0 3865 1919"/>
                              <a:gd name="T125" fmla="*/ T124 w 1946"/>
                              <a:gd name="T126" fmla="+- 0 2398 1425"/>
                              <a:gd name="T127" fmla="*/ 2398 h 1946"/>
                              <a:gd name="T128" fmla="+- 0 3853 1919"/>
                              <a:gd name="T129" fmla="*/ T128 w 1946"/>
                              <a:gd name="T130" fmla="+- 0 2247 1425"/>
                              <a:gd name="T131" fmla="*/ 2247 h 1946"/>
                              <a:gd name="T132" fmla="+- 0 3820 1919"/>
                              <a:gd name="T133" fmla="*/ T132 w 1946"/>
                              <a:gd name="T134" fmla="+- 0 2104 1425"/>
                              <a:gd name="T135" fmla="*/ 2104 h 1946"/>
                              <a:gd name="T136" fmla="+- 0 3766 1919"/>
                              <a:gd name="T137" fmla="*/ T136 w 1946"/>
                              <a:gd name="T138" fmla="+- 0 1970 1425"/>
                              <a:gd name="T139" fmla="*/ 1970 h 1946"/>
                              <a:gd name="T140" fmla="+- 0 3694 1919"/>
                              <a:gd name="T141" fmla="*/ T140 w 1946"/>
                              <a:gd name="T142" fmla="+- 0 1846 1425"/>
                              <a:gd name="T143" fmla="*/ 1846 h 1946"/>
                              <a:gd name="T144" fmla="+- 0 3605 1919"/>
                              <a:gd name="T145" fmla="*/ T144 w 1946"/>
                              <a:gd name="T146" fmla="+- 0 1735 1425"/>
                              <a:gd name="T147" fmla="*/ 1735 h 1946"/>
                              <a:gd name="T148" fmla="+- 0 3501 1919"/>
                              <a:gd name="T149" fmla="*/ T148 w 1946"/>
                              <a:gd name="T150" fmla="+- 0 1639 1425"/>
                              <a:gd name="T151" fmla="*/ 1639 h 1946"/>
                              <a:gd name="T152" fmla="+- 0 3383 1919"/>
                              <a:gd name="T153" fmla="*/ T152 w 1946"/>
                              <a:gd name="T154" fmla="+- 0 1558 1425"/>
                              <a:gd name="T155" fmla="*/ 1558 h 1946"/>
                              <a:gd name="T156" fmla="+- 0 3254 1919"/>
                              <a:gd name="T157" fmla="*/ T156 w 1946"/>
                              <a:gd name="T158" fmla="+- 0 1494 1425"/>
                              <a:gd name="T159" fmla="*/ 1494 h 1946"/>
                              <a:gd name="T160" fmla="+- 0 3115 1919"/>
                              <a:gd name="T161" fmla="*/ T160 w 1946"/>
                              <a:gd name="T162" fmla="+- 0 1451 1425"/>
                              <a:gd name="T163" fmla="*/ 1451 h 1946"/>
                              <a:gd name="T164" fmla="+- 0 2968 1919"/>
                              <a:gd name="T165" fmla="*/ T164 w 1946"/>
                              <a:gd name="T166" fmla="+- 0 1428 1425"/>
                              <a:gd name="T167" fmla="*/ 1428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3" y="0"/>
                                </a:moveTo>
                                <a:lnTo>
                                  <a:pt x="897" y="3"/>
                                </a:lnTo>
                                <a:lnTo>
                                  <a:pt x="823" y="11"/>
                                </a:lnTo>
                                <a:lnTo>
                                  <a:pt x="750" y="26"/>
                                </a:lnTo>
                                <a:lnTo>
                                  <a:pt x="680" y="45"/>
                                </a:lnTo>
                                <a:lnTo>
                                  <a:pt x="611" y="69"/>
                                </a:lnTo>
                                <a:lnTo>
                                  <a:pt x="545" y="99"/>
                                </a:lnTo>
                                <a:lnTo>
                                  <a:pt x="482" y="133"/>
                                </a:lnTo>
                                <a:lnTo>
                                  <a:pt x="422" y="171"/>
                                </a:lnTo>
                                <a:lnTo>
                                  <a:pt x="365" y="214"/>
                                </a:lnTo>
                                <a:lnTo>
                                  <a:pt x="311" y="260"/>
                                </a:lnTo>
                                <a:lnTo>
                                  <a:pt x="261" y="310"/>
                                </a:lnTo>
                                <a:lnTo>
                                  <a:pt x="214" y="364"/>
                                </a:lnTo>
                                <a:lnTo>
                                  <a:pt x="172" y="421"/>
                                </a:lnTo>
                                <a:lnTo>
                                  <a:pt x="133" y="482"/>
                                </a:lnTo>
                                <a:lnTo>
                                  <a:pt x="99" y="545"/>
                                </a:lnTo>
                                <a:lnTo>
                                  <a:pt x="70" y="611"/>
                                </a:lnTo>
                                <a:lnTo>
                                  <a:pt x="46" y="679"/>
                                </a:lnTo>
                                <a:lnTo>
                                  <a:pt x="26" y="750"/>
                                </a:lnTo>
                                <a:lnTo>
                                  <a:pt x="12" y="822"/>
                                </a:lnTo>
                                <a:lnTo>
                                  <a:pt x="3" y="897"/>
                                </a:lnTo>
                                <a:lnTo>
                                  <a:pt x="0" y="973"/>
                                </a:lnTo>
                                <a:lnTo>
                                  <a:pt x="3" y="1049"/>
                                </a:lnTo>
                                <a:lnTo>
                                  <a:pt x="12" y="1123"/>
                                </a:lnTo>
                                <a:lnTo>
                                  <a:pt x="26" y="1196"/>
                                </a:lnTo>
                                <a:lnTo>
                                  <a:pt x="46" y="1266"/>
                                </a:lnTo>
                                <a:lnTo>
                                  <a:pt x="70" y="1335"/>
                                </a:lnTo>
                                <a:lnTo>
                                  <a:pt x="99" y="1400"/>
                                </a:lnTo>
                                <a:lnTo>
                                  <a:pt x="133" y="1464"/>
                                </a:lnTo>
                                <a:lnTo>
                                  <a:pt x="172" y="1524"/>
                                </a:lnTo>
                                <a:lnTo>
                                  <a:pt x="214" y="1581"/>
                                </a:lnTo>
                                <a:lnTo>
                                  <a:pt x="261" y="1635"/>
                                </a:lnTo>
                                <a:lnTo>
                                  <a:pt x="311" y="1685"/>
                                </a:lnTo>
                                <a:lnTo>
                                  <a:pt x="365" y="1732"/>
                                </a:lnTo>
                                <a:lnTo>
                                  <a:pt x="422" y="1774"/>
                                </a:lnTo>
                                <a:lnTo>
                                  <a:pt x="482" y="1813"/>
                                </a:lnTo>
                                <a:lnTo>
                                  <a:pt x="545" y="1847"/>
                                </a:lnTo>
                                <a:lnTo>
                                  <a:pt x="611" y="1876"/>
                                </a:lnTo>
                                <a:lnTo>
                                  <a:pt x="680" y="1900"/>
                                </a:lnTo>
                                <a:lnTo>
                                  <a:pt x="750" y="1920"/>
                                </a:lnTo>
                                <a:lnTo>
                                  <a:pt x="823" y="1934"/>
                                </a:lnTo>
                                <a:lnTo>
                                  <a:pt x="897" y="1943"/>
                                </a:lnTo>
                                <a:lnTo>
                                  <a:pt x="973" y="1945"/>
                                </a:lnTo>
                                <a:lnTo>
                                  <a:pt x="1049" y="1943"/>
                                </a:lnTo>
                                <a:lnTo>
                                  <a:pt x="1124" y="1934"/>
                                </a:lnTo>
                                <a:lnTo>
                                  <a:pt x="1196" y="1920"/>
                                </a:lnTo>
                                <a:lnTo>
                                  <a:pt x="1267" y="1900"/>
                                </a:lnTo>
                                <a:lnTo>
                                  <a:pt x="1335" y="1876"/>
                                </a:lnTo>
                                <a:lnTo>
                                  <a:pt x="1401" y="1847"/>
                                </a:lnTo>
                                <a:lnTo>
                                  <a:pt x="1464" y="1813"/>
                                </a:lnTo>
                                <a:lnTo>
                                  <a:pt x="1524" y="1774"/>
                                </a:lnTo>
                                <a:lnTo>
                                  <a:pt x="1582" y="1732"/>
                                </a:lnTo>
                                <a:lnTo>
                                  <a:pt x="1635" y="1685"/>
                                </a:lnTo>
                                <a:lnTo>
                                  <a:pt x="1686" y="1635"/>
                                </a:lnTo>
                                <a:lnTo>
                                  <a:pt x="1732" y="1581"/>
                                </a:lnTo>
                                <a:lnTo>
                                  <a:pt x="1775" y="1524"/>
                                </a:lnTo>
                                <a:lnTo>
                                  <a:pt x="1813" y="1464"/>
                                </a:lnTo>
                                <a:lnTo>
                                  <a:pt x="1847" y="1400"/>
                                </a:lnTo>
                                <a:lnTo>
                                  <a:pt x="1876" y="1335"/>
                                </a:lnTo>
                                <a:lnTo>
                                  <a:pt x="1901" y="1266"/>
                                </a:lnTo>
                                <a:lnTo>
                                  <a:pt x="1920" y="1196"/>
                                </a:lnTo>
                                <a:lnTo>
                                  <a:pt x="1934" y="1123"/>
                                </a:lnTo>
                                <a:lnTo>
                                  <a:pt x="1943" y="1049"/>
                                </a:lnTo>
                                <a:lnTo>
                                  <a:pt x="1946" y="973"/>
                                </a:lnTo>
                                <a:lnTo>
                                  <a:pt x="1943" y="897"/>
                                </a:lnTo>
                                <a:lnTo>
                                  <a:pt x="1934" y="822"/>
                                </a:lnTo>
                                <a:lnTo>
                                  <a:pt x="1920" y="750"/>
                                </a:lnTo>
                                <a:lnTo>
                                  <a:pt x="1901" y="679"/>
                                </a:lnTo>
                                <a:lnTo>
                                  <a:pt x="1876" y="611"/>
                                </a:lnTo>
                                <a:lnTo>
                                  <a:pt x="1847" y="545"/>
                                </a:lnTo>
                                <a:lnTo>
                                  <a:pt x="1813" y="482"/>
                                </a:lnTo>
                                <a:lnTo>
                                  <a:pt x="1775" y="421"/>
                                </a:lnTo>
                                <a:lnTo>
                                  <a:pt x="1732" y="364"/>
                                </a:lnTo>
                                <a:lnTo>
                                  <a:pt x="1686" y="310"/>
                                </a:lnTo>
                                <a:lnTo>
                                  <a:pt x="1635" y="260"/>
                                </a:lnTo>
                                <a:lnTo>
                                  <a:pt x="1582" y="214"/>
                                </a:lnTo>
                                <a:lnTo>
                                  <a:pt x="1524" y="171"/>
                                </a:lnTo>
                                <a:lnTo>
                                  <a:pt x="1464" y="133"/>
                                </a:lnTo>
                                <a:lnTo>
                                  <a:pt x="1401" y="99"/>
                                </a:lnTo>
                                <a:lnTo>
                                  <a:pt x="1335" y="69"/>
                                </a:lnTo>
                                <a:lnTo>
                                  <a:pt x="1267" y="45"/>
                                </a:lnTo>
                                <a:lnTo>
                                  <a:pt x="1196" y="26"/>
                                </a:lnTo>
                                <a:lnTo>
                                  <a:pt x="1124" y="11"/>
                                </a:lnTo>
                                <a:lnTo>
                                  <a:pt x="1049" y="3"/>
                                </a:lnTo>
                                <a:lnTo>
                                  <a:pt x="973"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253" o:spid="_x0000_s1026" o:spt="203" style="position:absolute;left:0pt;margin-left:72pt;margin-top:47.65pt;height:145.25pt;width:144.7pt;mso-position-horizontal-relative:page;z-index:251780096;mso-width-relative:page;mso-height-relative:page;" coordorigin="1440,953" coordsize="2894,2905" o:gfxdata="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">
                <o:lock v:ext="edit" aspectratio="f"/>
                <v:shape id="docshape254" o:spid="_x0000_s1026" o:spt="100" style="position:absolute;left:1711;top:963;height:2883;width:2622;" fillcolor="#00539F" filled="t" stroked="f" coordsize="2622,2883" o:gfxdata="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aU7rsAAADa&#10;AAAADwAAAAAAAAABACAAAAAiAAAAZHJzL2Rvd25yZXYueG1sUEsBAhQAFAAAAAgAh07iQDMvBZ47&#10;AAAAOQAAABAAAAAAAAAAAQAgAAAACgEAAGRycy9zaGFwZXhtbC54bWxQSwUGAAAAAAYABgBbAQAA&#10;tAMAAAAA&#10;" path="m1181,0l1134,0,1181,1441,0,2267,47,2330,96,2389,149,2446,204,2500,262,2550,322,2597,384,2641,449,2682,516,2719,584,2752,654,2782,726,2808,799,2830,874,2849,949,2863,1026,2873,1103,2880,1181,2882,1257,2880,1332,2874,1406,2864,1479,2850,1551,2833,1621,2812,1689,2788,1756,2761,1822,2730,1885,2696,1947,2659,2007,2619,2064,2576,2120,2531,2173,2483,2223,2432,2271,2379,2317,2324,2359,2266,2399,2207,2436,2145,2470,2081,2501,2016,2529,1949,2553,1880,2574,1810,2591,1739,2604,1666,2614,1592,2620,1517,2622,1441,2620,1365,2614,1290,2604,1216,2591,1143,2574,1071,2553,1001,2529,933,2501,865,2470,800,2436,737,2399,675,2359,615,2317,558,2271,502,2223,449,2173,399,2120,351,2064,305,2007,262,1947,223,1885,186,1822,152,1756,121,1689,93,1621,69,1551,48,1479,31,1406,17,1332,8,1257,2,1181,0xe">
                  <v:path o:connectlocs="1134,964;0,3231;96,3353;204,3464;322,3561;449,3646;584,3716;726,3772;874,3813;1026,3837;1181,3846;1332,3838;1479,3814;1621,3776;1756,3725;1885,3660;2007,3583;2120,3495;2223,3396;2317,3288;2399,3171;2470,3045;2529,2913;2574,2774;2604,2630;2620,2481;2620,2329;2604,2180;2574,2035;2529,1897;2470,1764;2399,1639;2317,1522;2223,1413;2120,1315;2007,1226;1885,1150;1756,1085;1621,1033;1479,995;1332,972;1181,964" o:connectangles="0,0,0,0,0,0,0,0,0,0,0,0,0,0,0,0,0,0,0,0,0,0,0,0,0,0,0,0,0,0,0,0,0,0,0,0,0,0,0,0,0,0"/>
                  <v:fill on="t" focussize="0,0"/>
                  <v:stroke on="f"/>
                  <v:imagedata o:title=""/>
                  <o:lock v:ext="edit" aspectratio="f"/>
                </v:shape>
                <v:shape id="docshape255" o:spid="_x0000_s1026" o:spt="100" style="position:absolute;left:1451;top:1074;height:2771;width:2660;" fillcolor="#0093FF" filled="t" stroked="f" coordsize="2660,2771" o:gfxdata="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1urq8AAAA&#10;2gAAAA8AAAAAAAAAAQAgAAAAIgAAAGRycy9kb3ducmV2LnhtbFBLAQIUABQAAAAIAIdO4kAzLwWe&#10;OwAAADkAAAAQAAAAAAAAAAEAIAAAAAsBAABkcnMvc2hhcGV4bWwueG1sUEsFBgAAAAAGAAYAWwEA&#10;ALUDAAAAAA==&#10;" path="m886,0l814,32,745,68,678,108,613,150,552,196,493,245,436,297,383,352,333,409,286,469,242,531,202,595,165,662,131,730,101,800,75,872,52,945,34,1020,19,1096,9,1173,2,1251,0,1330,2,1406,8,1481,18,1555,32,1628,49,1699,70,1769,94,1838,121,1905,152,1970,186,2034,223,2096,263,2155,306,2213,351,2268,399,2321,450,2372,503,2420,558,2465,616,2508,675,2548,737,2585,801,2619,866,2650,933,2677,1002,2701,1072,2722,1143,2739,1216,2753,1290,2763,1365,2769,1441,2771,1519,2769,1596,2762,1672,2752,1747,2738,1821,2720,1894,2698,1966,2672,2036,2642,2104,2609,2170,2573,2234,2533,2297,2489,2356,2443,2414,2393,2469,2340,2521,2284,2570,2225,2617,2163,2660,2099,1441,1330,886,0xe">
                  <v:path o:connectlocs="814,1107;678,1183;552,1271;436,1372;333,1484;242,1606;165,1737;101,1875;52,2020;19,2171;2,2326;2,2481;18,2630;49,2774;94,2913;152,3045;223,3171;306,3288;399,3396;503,3495;616,3583;737,3660;866,3725;1002,3776;1143,3814;1290,3838;1441,3846;1596,3837;1747,3813;1894,3773;2036,3717;2170,3648;2297,3564;2414,3468;2521,3359;2617,3238;1441,2405" o:connectangles="0,0,0,0,0,0,0,0,0,0,0,0,0,0,0,0,0,0,0,0,0,0,0,0,0,0,0,0,0,0,0,0,0,0,0,0,0"/>
                  <v:fill on="t" focussize="0,0"/>
                  <v:stroke on="f"/>
                  <v:imagedata o:title=""/>
                  <o:lock v:ext="edit" aspectratio="f"/>
                </v:shape>
                <v:shape id="docshape256" o:spid="_x0000_s1026" o:spt="100" style="position:absolute;left:1451;top:1074;height:2771;width:2660;" filled="f" stroked="t" coordsize="2660,2771" o:gfxdata="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hgml7sAAADb&#10;AAAADwAAAAAAAAABACAAAAAiAAAAZHJzL2Rvd25yZXYueG1sUEsBAhQAFAAAAAgAh07iQDMvBZ47&#10;AAAAOQAAABAAAAAAAAAAAQAgAAAACgEAAGRycy9zaGFwZXhtbC54bWxQSwUGAAAAAAYABgBbAQAA&#10;tAMAAAAA&#10;" path="m1441,1330l2660,2099,2617,2163,2570,2225,2521,2284,2469,2340,2414,2393,2356,2443,2297,2489,2234,2533,2170,2573,2104,2609,2036,2642,1966,2672,1894,2698,1821,2720,1747,2738,1672,2752,1596,2762,1519,2769,1441,2771,1365,2769,1290,2763,1216,2753,1143,2739,1072,2722,1002,2701,933,2677,866,2650,801,2619,737,2585,675,2548,616,2508,558,2465,503,2420,450,2372,399,2321,351,2268,306,2213,263,2155,223,2096,186,2034,152,1970,121,1905,94,1838,70,1769,49,1699,32,1628,18,1555,8,1481,2,1406,0,1330,2,1251,9,1173,19,1096,34,1020,52,945,75,872,101,800,131,730,165,662,202,595,242,531,286,469,333,409,383,352,436,297,493,245,552,196,613,150,678,108,745,68,814,32,886,0,1441,1330xe">
                  <v:path o:connectlocs="2660,3174;2570,3300;2469,3415;2356,3518;2234,3608;2104,3684;1966,3747;1821,3795;1672,3827;1519,3844;1365,3844;1216,3828;1072,3797;933,3752;801,3694;675,3623;558,3540;450,3447;351,3343;263,3230;186,3109;121,2980;70,2844;32,2703;8,2556;0,2405;9,2248;34,2095;75,1947;131,1805;202,1670;286,1544;383,1427;493,1320;613,1225;745,1143;886,1075" o:connectangles="0,0,0,0,0,0,0,0,0,0,0,0,0,0,0,0,0,0,0,0,0,0,0,0,0,0,0,0,0,0,0,0,0,0,0,0,0"/>
                  <v:fill on="f" focussize="0,0"/>
                  <v:stroke weight="1.11196850393701pt" color="#FFFFFF" joinstyle="round"/>
                  <v:imagedata o:title=""/>
                  <o:lock v:ext="edit" aspectratio="f"/>
                </v:shape>
                <v:shape id="docshape257" o:spid="_x0000_s1026" o:spt="100" style="position:absolute;left:1451;top:1074;height:2180;width:1442;" fillcolor="#66BEFF" filled="t" stroked="f" coordsize="1442,2180" o:gfxdata="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UZELsAAADb&#10;AAAADwAAAAAAAAABACAAAAAiAAAAZHJzL2Rvd25yZXYueG1sUEsBAhQAFAAAAAgAh07iQDMvBZ47&#10;AAAAOQAAABAAAAAAAAAAAQAgAAAACgEAAGRycy9zaGFwZXhtbC54bWxQSwUGAAAAAAYABgBbAQAA&#10;tAMAAAAA&#10;" path="m886,0l814,32,745,68,678,108,613,150,552,196,493,245,436,297,383,352,333,409,286,469,242,531,202,595,165,662,131,730,101,800,75,872,52,945,34,1020,19,1096,9,1173,2,1251,0,1330,2,1406,8,1482,18,1557,32,1631,50,1704,71,1776,96,1848,125,1917,158,1985,194,2052,234,2117,277,2179,1441,1330,886,0xe">
                  <v:path o:connectlocs="886,1075;814,1107;745,1143;678,1183;613,1225;552,1271;493,1320;436,1372;383,1427;333,1484;286,1544;242,1606;202,1670;165,1737;131,1805;101,1875;75,1947;52,2020;34,2095;19,2171;9,2248;2,2326;0,2405;2,2481;8,2557;18,2632;32,2706;50,2779;71,2851;96,2923;125,2992;158,3060;194,3127;234,3192;277,3254;1441,2405;886,1075" o:connectangles="0,0,0,0,0,0,0,0,0,0,0,0,0,0,0,0,0,0,0,0,0,0,0,0,0,0,0,0,0,0,0,0,0,0,0,0,0"/>
                  <v:fill on="t" focussize="0,0"/>
                  <v:stroke on="f"/>
                  <v:imagedata o:title=""/>
                  <o:lock v:ext="edit" aspectratio="f"/>
                </v:shape>
                <v:shape id="docshape258" o:spid="_x0000_s1026" o:spt="100" style="position:absolute;left:1451;top:1074;height:2180;width:1442;" filled="f" stroked="t" coordsize="1442,2180" o:gfxdata="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Ynwu8AAAA&#10;2wAAAA8AAAAAAAAAAQAgAAAAIgAAAGRycy9kb3ducmV2LnhtbFBLAQIUABQAAAAIAIdO4kAzLwWe&#10;OwAAADkAAAAQAAAAAAAAAAEAIAAAAAsBAABkcnMvc2hhcGV4bWwueG1sUEsFBgAAAAAGAAYAWwEA&#10;ALUDAAAAAA==&#10;" path="m1441,1330l277,2179,234,2117,194,2052,158,1985,125,1917,96,1848,71,1776,50,1704,32,1631,18,1557,8,1482,2,1406,0,1330,2,1251,9,1173,19,1096,34,1020,52,945,75,872,101,800,131,730,165,662,202,595,242,531,286,469,333,409,383,352,436,297,493,245,552,196,613,150,678,108,745,68,814,32,886,0,1441,1330xe">
                  <v:path o:connectlocs="1441,2405;277,3254;234,3192;194,3127;158,3060;125,2992;96,2923;71,2851;50,2779;32,2706;18,2632;8,2557;2,2481;0,2405;2,2326;9,2248;19,2171;34,2095;52,2020;75,1947;101,1875;131,1805;165,1737;202,1670;242,1606;286,1544;333,1484;383,1427;436,1372;493,1320;552,1271;613,1225;678,1183;745,1143;814,1107;886,1075;1441,2405" o:connectangles="0,0,0,0,0,0,0,0,0,0,0,0,0,0,0,0,0,0,0,0,0,0,0,0,0,0,0,0,0,0,0,0,0,0,0,0,0"/>
                  <v:fill on="f" focussize="0,0"/>
                  <v:stroke weight="1.11196850393701pt" color="#FFFFFF" joinstyle="round"/>
                  <v:imagedata o:title=""/>
                  <o:lock v:ext="edit" aspectratio="f"/>
                </v:shape>
                <v:shape id="docshape259" o:spid="_x0000_s1026" o:spt="100" style="position:absolute;left:2039;top:963;height:1442;width:853;" fillcolor="#C4E6FF" filled="t" stroked="f" coordsize="853,1442" o:gfxdata="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2JQwi5AAAA2wAA&#10;AA8AAAAAAAAAAQAgAAAAIgAAAGRycy9kb3ducmV2LnhtbFBLAQIUABQAAAAIAIdO4kAzLwWeOwAA&#10;ADkAAAAQAAAAAAAAAAEAIAAAAAgBAABkcnMvc2hhcGV4bWwueG1sUEsFBgAAAAAGAAYAWwEAALID&#10;AAAAAA==&#10;" path="m853,0l777,2,701,8,626,18,551,32,477,50,404,71,333,97,263,126,194,159,128,196,63,236,0,279,853,1441,853,0xe">
                  <v:path o:connectlocs="853,964;777,966;701,972;626,982;551,996;477,1014;404,1035;333,1061;263,1090;194,1123;128,1160;63,1200;0,1243;853,2405;853,964" o:connectangles="0,0,0,0,0,0,0,0,0,0,0,0,0,0,0"/>
                  <v:fill on="t" focussize="0,0"/>
                  <v:stroke on="f"/>
                  <v:imagedata o:title=""/>
                  <o:lock v:ext="edit" aspectratio="f"/>
                </v:shape>
                <v:shape id="docshape260" o:spid="_x0000_s1026" o:spt="100" style="position:absolute;left:2039;top:963;height:1442;width:853;" filled="f" stroked="t" coordsize="853,1442" o:gfxdata="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LNZdLsAAADb&#10;AAAADwAAAAAAAAABACAAAAAiAAAAZHJzL2Rvd25yZXYueG1sUEsBAhQAFAAAAAgAh07iQDMvBZ47&#10;AAAAOQAAABAAAAAAAAAAAQAgAAAACgEAAGRycy9zaGFwZXhtbC54bWxQSwUGAAAAAAYABgBbAQAA&#10;tAMAAAAA&#10;" path="m853,1441l0,279,63,236,128,196,194,159,263,126,333,97,404,71,477,50,551,32,626,18,701,8,777,2,853,0,853,1441xe">
                  <v:path o:connectlocs="853,2405;0,1243;63,1200;128,1160;194,1123;263,1090;333,1061;404,1035;477,1014;551,996;626,982;701,972;777,966;853,964;853,2405" o:connectangles="0,0,0,0,0,0,0,0,0,0,0,0,0,0,0"/>
                  <v:fill on="f" focussize="0,0"/>
                  <v:stroke weight="1.11196850393701pt" color="#FFFFFF" joinstyle="round"/>
                  <v:imagedata o:title=""/>
                  <o:lock v:ext="edit" aspectratio="f"/>
                </v:shape>
                <v:shape id="docshape261" o:spid="_x0000_s1026" o:spt="100" style="position:absolute;left:1919;top:1424;height:1946;width:1946;" fillcolor="#FFFFFF" filled="t" stroked="f" coordsize="1946,1946" o:gfxdata="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gQY42bUAAADbAAAADwAA&#10;AAAAAAABACAAAAAiAAAAZHJzL2Rvd25yZXYueG1sUEsBAhQAFAAAAAgAh07iQDMvBZ47AAAAOQAA&#10;ABAAAAAAAAAAAQAgAAAABAEAAGRycy9zaGFwZXhtbC54bWxQSwUGAAAAAAYABgBbAQAArgMAAAAA&#10;" path="m973,0l897,3,823,11,750,26,680,45,611,69,545,99,482,133,422,171,365,214,311,260,261,310,214,364,172,421,133,482,99,545,70,611,46,679,26,750,12,822,3,897,0,973,3,1049,12,1123,26,1196,46,1266,70,1335,99,1400,133,1464,172,1524,214,1581,261,1635,311,1685,365,1732,422,1774,482,1813,545,1847,611,1876,680,1900,750,1920,823,1934,897,1943,973,1945,1049,1943,1124,1934,1196,1920,1267,1900,1335,1876,1401,1847,1464,1813,1524,1774,1582,1732,1635,1685,1686,1635,1732,1581,1775,1524,1813,1464,1847,1400,1876,1335,1901,1266,1920,1196,1934,1123,1943,1049,1946,973,1943,897,1934,822,1920,750,1901,679,1876,611,1847,545,1813,482,1775,421,1732,364,1686,310,1635,260,1582,214,1524,171,1464,133,1401,99,1335,69,1267,45,1196,26,1124,11,1049,3,973,0xe">
                  <v:path o:connectlocs="897,1428;750,1451;611,1494;482,1558;365,1639;261,1735;172,1846;99,1970;46,2104;12,2247;0,2398;12,2548;46,2691;99,2825;172,2949;261,3060;365,3157;482,3238;611,3301;750,3345;897,3368;1049,3368;1196,3345;1335,3301;1464,3238;1582,3157;1686,3060;1775,2949;1847,2825;1901,2691;1934,2548;1946,2398;1934,2247;1901,2104;1847,1970;1775,1846;1686,1735;1582,1639;1464,1558;1335,1494;1196,1451;1049,1428" o:connectangles="0,0,0,0,0,0,0,0,0,0,0,0,0,0,0,0,0,0,0,0,0,0,0,0,0,0,0,0,0,0,0,0,0,0,0,0,0,0,0,0,0,0"/>
                  <v:fill on="t" focussize="0,0"/>
                  <v:stroke on="f"/>
                  <v:imagedata o:title=""/>
                  <o:lock v:ext="edit" aspectratio="f"/>
                </v:shape>
              </v:group>
            </w:pict>
          </mc:Fallback>
        </mc:AlternateContent>
      </w:r>
      <w:r>
        <mc:AlternateContent>
          <mc:Choice Requires="wps">
            <w:drawing>
              <wp:anchor distT="0" distB="0" distL="114300" distR="114300" simplePos="0" relativeHeight="251782144" behindDoc="0" locked="0" layoutInCell="1" allowOverlap="1">
                <wp:simplePos x="0" y="0"/>
                <wp:positionH relativeFrom="page">
                  <wp:posOffset>921385</wp:posOffset>
                </wp:positionH>
                <wp:positionV relativeFrom="paragraph">
                  <wp:posOffset>102870</wp:posOffset>
                </wp:positionV>
                <wp:extent cx="3887470" cy="376555"/>
                <wp:effectExtent l="0" t="0" r="11430" b="4445"/>
                <wp:wrapNone/>
                <wp:docPr id="17" name="docshape262"/>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spacing w:before="54" w:line="278" w:lineRule="auto"/>
                              <w:ind w:left="1495" w:right="723" w:hanging="246"/>
                              <w:rPr>
                                <w:rFonts w:ascii="Verdana"/>
                                <w:i/>
                                <w:color w:val="000000"/>
                                <w:sz w:val="17"/>
                              </w:rPr>
                            </w:pPr>
                            <w:r>
                              <w:rPr>
                                <w:rFonts w:ascii="Verdana"/>
                                <w:i/>
                                <w:color w:val="454C5B"/>
                                <w:w w:val="90"/>
                                <w:sz w:val="17"/>
                              </w:rPr>
                              <w:t>In</w:t>
                            </w:r>
                            <w:r>
                              <w:rPr>
                                <w:rFonts w:ascii="Verdana"/>
                                <w:i/>
                                <w:color w:val="454C5B"/>
                                <w:spacing w:val="-7"/>
                                <w:w w:val="90"/>
                                <w:sz w:val="17"/>
                              </w:rPr>
                              <w:t xml:space="preserve"> </w:t>
                            </w:r>
                            <w:r>
                              <w:rPr>
                                <w:rFonts w:ascii="Verdana"/>
                                <w:i/>
                                <w:color w:val="454C5B"/>
                                <w:w w:val="90"/>
                                <w:sz w:val="17"/>
                              </w:rPr>
                              <w:t>your</w:t>
                            </w:r>
                            <w:r>
                              <w:rPr>
                                <w:rFonts w:ascii="Verdana"/>
                                <w:i/>
                                <w:color w:val="454C5B"/>
                                <w:spacing w:val="-7"/>
                                <w:w w:val="90"/>
                                <w:sz w:val="17"/>
                              </w:rPr>
                              <w:t xml:space="preserve"> </w:t>
                            </w:r>
                            <w:r>
                              <w:rPr>
                                <w:rFonts w:ascii="Verdana"/>
                                <w:i/>
                                <w:color w:val="454C5B"/>
                                <w:w w:val="90"/>
                                <w:sz w:val="17"/>
                              </w:rPr>
                              <w:t>opinion,</w:t>
                            </w:r>
                            <w:r>
                              <w:rPr>
                                <w:rFonts w:ascii="Verdana"/>
                                <w:i/>
                                <w:color w:val="454C5B"/>
                                <w:spacing w:val="-7"/>
                                <w:w w:val="90"/>
                                <w:sz w:val="17"/>
                              </w:rPr>
                              <w:t xml:space="preserve"> </w:t>
                            </w:r>
                            <w:r>
                              <w:rPr>
                                <w:rFonts w:ascii="Verdana"/>
                                <w:i/>
                                <w:color w:val="454C5B"/>
                                <w:w w:val="90"/>
                                <w:sz w:val="17"/>
                              </w:rPr>
                              <w:t>would</w:t>
                            </w:r>
                            <w:r>
                              <w:rPr>
                                <w:rFonts w:ascii="Verdana"/>
                                <w:i/>
                                <w:color w:val="454C5B"/>
                                <w:spacing w:val="-7"/>
                                <w:w w:val="90"/>
                                <w:sz w:val="17"/>
                              </w:rPr>
                              <w:t xml:space="preserve"> </w:t>
                            </w:r>
                            <w:r>
                              <w:rPr>
                                <w:rFonts w:ascii="Verdana"/>
                                <w:i/>
                                <w:color w:val="454C5B"/>
                                <w:w w:val="90"/>
                                <w:sz w:val="17"/>
                              </w:rPr>
                              <w:t>AI</w:t>
                            </w:r>
                            <w:r>
                              <w:rPr>
                                <w:rFonts w:ascii="Verdana"/>
                                <w:i/>
                                <w:color w:val="454C5B"/>
                                <w:spacing w:val="-7"/>
                                <w:w w:val="90"/>
                                <w:sz w:val="17"/>
                              </w:rPr>
                              <w:t xml:space="preserve"> </w:t>
                            </w:r>
                            <w:r>
                              <w:rPr>
                                <w:rFonts w:ascii="Verdana"/>
                                <w:i/>
                                <w:color w:val="454C5B"/>
                                <w:w w:val="90"/>
                                <w:sz w:val="17"/>
                              </w:rPr>
                              <w:t>be</w:t>
                            </w:r>
                            <w:r>
                              <w:rPr>
                                <w:rFonts w:ascii="Verdana"/>
                                <w:i/>
                                <w:color w:val="454C5B"/>
                                <w:spacing w:val="-7"/>
                                <w:w w:val="90"/>
                                <w:sz w:val="17"/>
                              </w:rPr>
                              <w:t xml:space="preserve"> </w:t>
                            </w:r>
                            <w:r>
                              <w:rPr>
                                <w:rFonts w:ascii="Verdana"/>
                                <w:i/>
                                <w:color w:val="454C5B"/>
                                <w:w w:val="90"/>
                                <w:sz w:val="17"/>
                              </w:rPr>
                              <w:t>more</w:t>
                            </w:r>
                            <w:r>
                              <w:rPr>
                                <w:rFonts w:ascii="Verdana"/>
                                <w:i/>
                                <w:color w:val="454C5B"/>
                                <w:spacing w:val="-7"/>
                                <w:w w:val="90"/>
                                <w:sz w:val="17"/>
                              </w:rPr>
                              <w:t xml:space="preserve"> </w:t>
                            </w:r>
                            <w:r>
                              <w:rPr>
                                <w:rFonts w:ascii="Verdana"/>
                                <w:i/>
                                <w:color w:val="454C5B"/>
                                <w:w w:val="90"/>
                                <w:sz w:val="17"/>
                              </w:rPr>
                              <w:t>beneficial</w:t>
                            </w:r>
                            <w:r>
                              <w:rPr>
                                <w:rFonts w:ascii="Verdana"/>
                                <w:i/>
                                <w:color w:val="454C5B"/>
                                <w:spacing w:val="-7"/>
                                <w:w w:val="90"/>
                                <w:sz w:val="17"/>
                              </w:rPr>
                              <w:t xml:space="preserve"> </w:t>
                            </w:r>
                            <w:r>
                              <w:rPr>
                                <w:rFonts w:ascii="Verdana"/>
                                <w:i/>
                                <w:color w:val="454C5B"/>
                                <w:w w:val="90"/>
                                <w:sz w:val="17"/>
                              </w:rPr>
                              <w:t xml:space="preserve">to </w:t>
                            </w:r>
                            <w:r>
                              <w:rPr>
                                <w:rFonts w:ascii="Verdana"/>
                                <w:i/>
                                <w:color w:val="454C5B"/>
                                <w:spacing w:val="-2"/>
                                <w:sz w:val="17"/>
                              </w:rPr>
                              <w:t>security</w:t>
                            </w:r>
                            <w:r>
                              <w:rPr>
                                <w:rFonts w:ascii="Verdana"/>
                                <w:i/>
                                <w:color w:val="454C5B"/>
                                <w:spacing w:val="-15"/>
                                <w:sz w:val="17"/>
                              </w:rPr>
                              <w:t xml:space="preserve"> </w:t>
                            </w:r>
                            <w:r>
                              <w:rPr>
                                <w:rFonts w:ascii="Verdana"/>
                                <w:i/>
                                <w:color w:val="454C5B"/>
                                <w:spacing w:val="-2"/>
                                <w:sz w:val="17"/>
                              </w:rPr>
                              <w:t>teams</w:t>
                            </w:r>
                            <w:r>
                              <w:rPr>
                                <w:rFonts w:ascii="Verdana"/>
                                <w:i/>
                                <w:color w:val="454C5B"/>
                                <w:spacing w:val="-15"/>
                                <w:sz w:val="17"/>
                              </w:rPr>
                              <w:t xml:space="preserve"> </w:t>
                            </w:r>
                            <w:r>
                              <w:rPr>
                                <w:rFonts w:ascii="Verdana"/>
                                <w:i/>
                                <w:color w:val="454C5B"/>
                                <w:spacing w:val="-2"/>
                                <w:sz w:val="17"/>
                              </w:rPr>
                              <w:t>or</w:t>
                            </w:r>
                            <w:r>
                              <w:rPr>
                                <w:rFonts w:ascii="Verdana"/>
                                <w:i/>
                                <w:color w:val="454C5B"/>
                                <w:spacing w:val="-15"/>
                                <w:sz w:val="17"/>
                              </w:rPr>
                              <w:t xml:space="preserve"> </w:t>
                            </w:r>
                            <w:r>
                              <w:rPr>
                                <w:rFonts w:ascii="Verdana"/>
                                <w:i/>
                                <w:color w:val="454C5B"/>
                                <w:spacing w:val="-2"/>
                                <w:sz w:val="17"/>
                              </w:rPr>
                              <w:t>malicious</w:t>
                            </w:r>
                            <w:r>
                              <w:rPr>
                                <w:rFonts w:ascii="Verdana"/>
                                <w:i/>
                                <w:color w:val="454C5B"/>
                                <w:spacing w:val="-15"/>
                                <w:sz w:val="17"/>
                              </w:rPr>
                              <w:t xml:space="preserve"> </w:t>
                            </w:r>
                            <w:r>
                              <w:rPr>
                                <w:rFonts w:ascii="Verdana"/>
                                <w:i/>
                                <w:color w:val="454C5B"/>
                                <w:spacing w:val="-2"/>
                                <w:sz w:val="17"/>
                              </w:rPr>
                              <w:t>3rd</w:t>
                            </w:r>
                            <w:r>
                              <w:rPr>
                                <w:rFonts w:ascii="Verdana"/>
                                <w:i/>
                                <w:color w:val="454C5B"/>
                                <w:spacing w:val="-15"/>
                                <w:sz w:val="17"/>
                              </w:rPr>
                              <w:t xml:space="preserve"> </w:t>
                            </w:r>
                            <w:r>
                              <w:rPr>
                                <w:rFonts w:ascii="Verdana"/>
                                <w:i/>
                                <w:color w:val="454C5B"/>
                                <w:spacing w:val="-2"/>
                                <w:sz w:val="17"/>
                              </w:rPr>
                              <w:t>parties?</w:t>
                            </w:r>
                          </w:p>
                        </w:txbxContent>
                      </wps:txbx>
                      <wps:bodyPr rot="0" vert="horz" wrap="square" lIns="0" tIns="0" rIns="0" bIns="0" anchor="t" anchorCtr="0" upright="1">
                        <a:noAutofit/>
                      </wps:bodyPr>
                    </wps:wsp>
                  </a:graphicData>
                </a:graphic>
              </wp:anchor>
            </w:drawing>
          </mc:Choice>
          <mc:Fallback>
            <w:pict>
              <v:shape id="docshape262" o:spid="_x0000_s1026" o:spt="202" type="#_x0000_t202" style="position:absolute;left:0pt;margin-left:72.55pt;margin-top:8.1pt;height:29.65pt;width:306.1pt;mso-position-horizontal-relative:page;z-index:251782144;mso-width-relative:page;mso-height-relative:page;" fillcolor="#EEF3F8" filled="t" stroked="f" coordsize="21600,21600" o:gfxdata="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u7e3tYAAAAJAQAADwAAAAAAAAABACAAAAAiAAAAZHJzL2Rvd25yZXYueG1s&#10;UEsBAhQAFAAAAAgAh07iQLK5QbH6AQAA/wMAAA4AAAAAAAAAAQAgAAAAJQEAAGRycy9lMm9Eb2Mu&#10;eG1sUEsFBgAAAAAGAAYAWQEAAJEFAAAAAA==&#10;">
                <v:fill on="t" focussize="0,0"/>
                <v:stroke on="f"/>
                <v:imagedata o:title=""/>
                <o:lock v:ext="edit" aspectratio="f"/>
                <v:textbox inset="0mm,0mm,0mm,0mm">
                  <w:txbxContent>
                    <w:p>
                      <w:pPr>
                        <w:spacing w:before="54" w:line="278" w:lineRule="auto"/>
                        <w:ind w:left="1495" w:right="723" w:hanging="246"/>
                        <w:rPr>
                          <w:rFonts w:ascii="Verdana"/>
                          <w:i/>
                          <w:color w:val="000000"/>
                          <w:sz w:val="17"/>
                        </w:rPr>
                      </w:pPr>
                      <w:r>
                        <w:rPr>
                          <w:rFonts w:ascii="Verdana"/>
                          <w:i/>
                          <w:color w:val="454C5B"/>
                          <w:w w:val="90"/>
                          <w:sz w:val="17"/>
                        </w:rPr>
                        <w:t>In</w:t>
                      </w:r>
                      <w:r>
                        <w:rPr>
                          <w:rFonts w:ascii="Verdana"/>
                          <w:i/>
                          <w:color w:val="454C5B"/>
                          <w:spacing w:val="-7"/>
                          <w:w w:val="90"/>
                          <w:sz w:val="17"/>
                        </w:rPr>
                        <w:t xml:space="preserve"> </w:t>
                      </w:r>
                      <w:r>
                        <w:rPr>
                          <w:rFonts w:ascii="Verdana"/>
                          <w:i/>
                          <w:color w:val="454C5B"/>
                          <w:w w:val="90"/>
                          <w:sz w:val="17"/>
                        </w:rPr>
                        <w:t>your</w:t>
                      </w:r>
                      <w:r>
                        <w:rPr>
                          <w:rFonts w:ascii="Verdana"/>
                          <w:i/>
                          <w:color w:val="454C5B"/>
                          <w:spacing w:val="-7"/>
                          <w:w w:val="90"/>
                          <w:sz w:val="17"/>
                        </w:rPr>
                        <w:t xml:space="preserve"> </w:t>
                      </w:r>
                      <w:r>
                        <w:rPr>
                          <w:rFonts w:ascii="Verdana"/>
                          <w:i/>
                          <w:color w:val="454C5B"/>
                          <w:w w:val="90"/>
                          <w:sz w:val="17"/>
                        </w:rPr>
                        <w:t>opinion,</w:t>
                      </w:r>
                      <w:r>
                        <w:rPr>
                          <w:rFonts w:ascii="Verdana"/>
                          <w:i/>
                          <w:color w:val="454C5B"/>
                          <w:spacing w:val="-7"/>
                          <w:w w:val="90"/>
                          <w:sz w:val="17"/>
                        </w:rPr>
                        <w:t xml:space="preserve"> </w:t>
                      </w:r>
                      <w:r>
                        <w:rPr>
                          <w:rFonts w:ascii="Verdana"/>
                          <w:i/>
                          <w:color w:val="454C5B"/>
                          <w:w w:val="90"/>
                          <w:sz w:val="17"/>
                        </w:rPr>
                        <w:t>would</w:t>
                      </w:r>
                      <w:r>
                        <w:rPr>
                          <w:rFonts w:ascii="Verdana"/>
                          <w:i/>
                          <w:color w:val="454C5B"/>
                          <w:spacing w:val="-7"/>
                          <w:w w:val="90"/>
                          <w:sz w:val="17"/>
                        </w:rPr>
                        <w:t xml:space="preserve"> </w:t>
                      </w:r>
                      <w:r>
                        <w:rPr>
                          <w:rFonts w:ascii="Verdana"/>
                          <w:i/>
                          <w:color w:val="454C5B"/>
                          <w:w w:val="90"/>
                          <w:sz w:val="17"/>
                        </w:rPr>
                        <w:t>AI</w:t>
                      </w:r>
                      <w:r>
                        <w:rPr>
                          <w:rFonts w:ascii="Verdana"/>
                          <w:i/>
                          <w:color w:val="454C5B"/>
                          <w:spacing w:val="-7"/>
                          <w:w w:val="90"/>
                          <w:sz w:val="17"/>
                        </w:rPr>
                        <w:t xml:space="preserve"> </w:t>
                      </w:r>
                      <w:r>
                        <w:rPr>
                          <w:rFonts w:ascii="Verdana"/>
                          <w:i/>
                          <w:color w:val="454C5B"/>
                          <w:w w:val="90"/>
                          <w:sz w:val="17"/>
                        </w:rPr>
                        <w:t>be</w:t>
                      </w:r>
                      <w:r>
                        <w:rPr>
                          <w:rFonts w:ascii="Verdana"/>
                          <w:i/>
                          <w:color w:val="454C5B"/>
                          <w:spacing w:val="-7"/>
                          <w:w w:val="90"/>
                          <w:sz w:val="17"/>
                        </w:rPr>
                        <w:t xml:space="preserve"> </w:t>
                      </w:r>
                      <w:r>
                        <w:rPr>
                          <w:rFonts w:ascii="Verdana"/>
                          <w:i/>
                          <w:color w:val="454C5B"/>
                          <w:w w:val="90"/>
                          <w:sz w:val="17"/>
                        </w:rPr>
                        <w:t>more</w:t>
                      </w:r>
                      <w:r>
                        <w:rPr>
                          <w:rFonts w:ascii="Verdana"/>
                          <w:i/>
                          <w:color w:val="454C5B"/>
                          <w:spacing w:val="-7"/>
                          <w:w w:val="90"/>
                          <w:sz w:val="17"/>
                        </w:rPr>
                        <w:t xml:space="preserve"> </w:t>
                      </w:r>
                      <w:r>
                        <w:rPr>
                          <w:rFonts w:ascii="Verdana"/>
                          <w:i/>
                          <w:color w:val="454C5B"/>
                          <w:w w:val="90"/>
                          <w:sz w:val="17"/>
                        </w:rPr>
                        <w:t>beneficial</w:t>
                      </w:r>
                      <w:r>
                        <w:rPr>
                          <w:rFonts w:ascii="Verdana"/>
                          <w:i/>
                          <w:color w:val="454C5B"/>
                          <w:spacing w:val="-7"/>
                          <w:w w:val="90"/>
                          <w:sz w:val="17"/>
                        </w:rPr>
                        <w:t xml:space="preserve"> </w:t>
                      </w:r>
                      <w:r>
                        <w:rPr>
                          <w:rFonts w:ascii="Verdana"/>
                          <w:i/>
                          <w:color w:val="454C5B"/>
                          <w:w w:val="90"/>
                          <w:sz w:val="17"/>
                        </w:rPr>
                        <w:t xml:space="preserve">to </w:t>
                      </w:r>
                      <w:r>
                        <w:rPr>
                          <w:rFonts w:ascii="Verdana"/>
                          <w:i/>
                          <w:color w:val="454C5B"/>
                          <w:spacing w:val="-2"/>
                          <w:sz w:val="17"/>
                        </w:rPr>
                        <w:t>security</w:t>
                      </w:r>
                      <w:r>
                        <w:rPr>
                          <w:rFonts w:ascii="Verdana"/>
                          <w:i/>
                          <w:color w:val="454C5B"/>
                          <w:spacing w:val="-15"/>
                          <w:sz w:val="17"/>
                        </w:rPr>
                        <w:t xml:space="preserve"> </w:t>
                      </w:r>
                      <w:r>
                        <w:rPr>
                          <w:rFonts w:ascii="Verdana"/>
                          <w:i/>
                          <w:color w:val="454C5B"/>
                          <w:spacing w:val="-2"/>
                          <w:sz w:val="17"/>
                        </w:rPr>
                        <w:t>teams</w:t>
                      </w:r>
                      <w:r>
                        <w:rPr>
                          <w:rFonts w:ascii="Verdana"/>
                          <w:i/>
                          <w:color w:val="454C5B"/>
                          <w:spacing w:val="-15"/>
                          <w:sz w:val="17"/>
                        </w:rPr>
                        <w:t xml:space="preserve"> </w:t>
                      </w:r>
                      <w:r>
                        <w:rPr>
                          <w:rFonts w:ascii="Verdana"/>
                          <w:i/>
                          <w:color w:val="454C5B"/>
                          <w:spacing w:val="-2"/>
                          <w:sz w:val="17"/>
                        </w:rPr>
                        <w:t>or</w:t>
                      </w:r>
                      <w:r>
                        <w:rPr>
                          <w:rFonts w:ascii="Verdana"/>
                          <w:i/>
                          <w:color w:val="454C5B"/>
                          <w:spacing w:val="-15"/>
                          <w:sz w:val="17"/>
                        </w:rPr>
                        <w:t xml:space="preserve"> </w:t>
                      </w:r>
                      <w:r>
                        <w:rPr>
                          <w:rFonts w:ascii="Verdana"/>
                          <w:i/>
                          <w:color w:val="454C5B"/>
                          <w:spacing w:val="-2"/>
                          <w:sz w:val="17"/>
                        </w:rPr>
                        <w:t>malicious</w:t>
                      </w:r>
                      <w:r>
                        <w:rPr>
                          <w:rFonts w:ascii="Verdana"/>
                          <w:i/>
                          <w:color w:val="454C5B"/>
                          <w:spacing w:val="-15"/>
                          <w:sz w:val="17"/>
                        </w:rPr>
                        <w:t xml:space="preserve"> </w:t>
                      </w:r>
                      <w:r>
                        <w:rPr>
                          <w:rFonts w:ascii="Verdana"/>
                          <w:i/>
                          <w:color w:val="454C5B"/>
                          <w:spacing w:val="-2"/>
                          <w:sz w:val="17"/>
                        </w:rPr>
                        <w:t>3rd</w:t>
                      </w:r>
                      <w:r>
                        <w:rPr>
                          <w:rFonts w:ascii="Verdana"/>
                          <w:i/>
                          <w:color w:val="454C5B"/>
                          <w:spacing w:val="-15"/>
                          <w:sz w:val="17"/>
                        </w:rPr>
                        <w:t xml:space="preserve"> </w:t>
                      </w:r>
                      <w:r>
                        <w:rPr>
                          <w:rFonts w:ascii="Verdana"/>
                          <w:i/>
                          <w:color w:val="454C5B"/>
                          <w:spacing w:val="-2"/>
                          <w:sz w:val="17"/>
                        </w:rPr>
                        <w:t>parties?</w:t>
                      </w:r>
                    </w:p>
                  </w:txbxContent>
                </v:textbox>
              </v:shape>
            </w:pict>
          </mc:Fallback>
        </mc:AlternateContent>
      </w:r>
      <w:r>
        <w:rPr>
          <w:w w:val="115"/>
        </w:rPr>
        <w:t>Security professionals have a cautious and potentially nuanced</w:t>
      </w:r>
      <w:r>
        <w:rPr>
          <w:spacing w:val="-13"/>
          <w:w w:val="115"/>
        </w:rPr>
        <w:t xml:space="preserve"> </w:t>
      </w:r>
      <w:r>
        <w:rPr>
          <w:w w:val="115"/>
        </w:rPr>
        <w:t>perspective</w:t>
      </w:r>
      <w:r>
        <w:rPr>
          <w:spacing w:val="-13"/>
          <w:w w:val="115"/>
        </w:rPr>
        <w:t xml:space="preserve"> </w:t>
      </w:r>
      <w:r>
        <w:rPr>
          <w:w w:val="115"/>
        </w:rPr>
        <w:t>of</w:t>
      </w:r>
      <w:r>
        <w:rPr>
          <w:spacing w:val="-13"/>
          <w:w w:val="115"/>
        </w:rPr>
        <w:t xml:space="preserve"> </w:t>
      </w:r>
      <w:r>
        <w:rPr>
          <w:w w:val="115"/>
        </w:rPr>
        <w:t>who will benefit from AI more: security professionals or</w:t>
      </w:r>
    </w:p>
    <w:p>
      <w:pPr>
        <w:pStyle w:val="6"/>
        <w:spacing w:line="276" w:lineRule="auto"/>
        <w:ind w:left="7412" w:right="1193"/>
      </w:pPr>
      <w:r>
        <w:drawing>
          <wp:anchor distT="0" distB="0" distL="0" distR="0" simplePos="0" relativeHeight="251780096" behindDoc="0" locked="0" layoutInCell="1" allowOverlap="1">
            <wp:simplePos x="0" y="0"/>
            <wp:positionH relativeFrom="page">
              <wp:posOffset>2979420</wp:posOffset>
            </wp:positionH>
            <wp:positionV relativeFrom="paragraph">
              <wp:posOffset>424180</wp:posOffset>
            </wp:positionV>
            <wp:extent cx="82550" cy="82550"/>
            <wp:effectExtent l="0" t="0" r="6350" b="6350"/>
            <wp:wrapNone/>
            <wp:docPr id="1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8.png"/>
                    <pic:cNvPicPr>
                      <a:picLocks noChangeAspect="1"/>
                    </pic:cNvPicPr>
                  </pic:nvPicPr>
                  <pic:blipFill>
                    <a:blip r:embed="rId52" cstate="print"/>
                    <a:stretch>
                      <a:fillRect/>
                    </a:stretch>
                  </pic:blipFill>
                  <pic:spPr>
                    <a:xfrm>
                      <a:off x="0" y="0"/>
                      <a:ext cx="82753" cy="82753"/>
                    </a:xfrm>
                    <a:prstGeom prst="rect">
                      <a:avLst/>
                    </a:prstGeom>
                  </pic:spPr>
                </pic:pic>
              </a:graphicData>
            </a:graphic>
          </wp:anchor>
        </w:drawing>
      </w:r>
      <w:r>
        <w:drawing>
          <wp:anchor distT="0" distB="0" distL="0" distR="0" simplePos="0" relativeHeight="251781120" behindDoc="0" locked="0" layoutInCell="1" allowOverlap="1">
            <wp:simplePos x="0" y="0"/>
            <wp:positionH relativeFrom="page">
              <wp:posOffset>2979420</wp:posOffset>
            </wp:positionH>
            <wp:positionV relativeFrom="paragraph">
              <wp:posOffset>230505</wp:posOffset>
            </wp:positionV>
            <wp:extent cx="82550" cy="82550"/>
            <wp:effectExtent l="0" t="0" r="6350" b="635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anchor>
        </w:drawing>
      </w:r>
      <w:r>
        <w:drawing>
          <wp:anchor distT="0" distB="0" distL="0" distR="0" simplePos="0" relativeHeight="251781120" behindDoc="0" locked="0" layoutInCell="1" allowOverlap="1">
            <wp:simplePos x="0" y="0"/>
            <wp:positionH relativeFrom="page">
              <wp:posOffset>2979420</wp:posOffset>
            </wp:positionH>
            <wp:positionV relativeFrom="paragraph">
              <wp:posOffset>618490</wp:posOffset>
            </wp:positionV>
            <wp:extent cx="82550" cy="82550"/>
            <wp:effectExtent l="0" t="0" r="6350" b="6350"/>
            <wp:wrapNone/>
            <wp:docPr id="2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a:picLocks noChangeAspect="1"/>
                    </pic:cNvPicPr>
                  </pic:nvPicPr>
                  <pic:blipFill>
                    <a:blip r:embed="rId54" cstate="print"/>
                    <a:stretch>
                      <a:fillRect/>
                    </a:stretch>
                  </pic:blipFill>
                  <pic:spPr>
                    <a:xfrm>
                      <a:off x="0" y="0"/>
                      <a:ext cx="82753" cy="82753"/>
                    </a:xfrm>
                    <a:prstGeom prst="rect">
                      <a:avLst/>
                    </a:prstGeom>
                  </pic:spPr>
                </pic:pic>
              </a:graphicData>
            </a:graphic>
          </wp:anchor>
        </w:drawing>
      </w:r>
      <w:r>
        <w:drawing>
          <wp:anchor distT="0" distB="0" distL="0" distR="0" simplePos="0" relativeHeight="251782144" behindDoc="0" locked="0" layoutInCell="1" allowOverlap="1">
            <wp:simplePos x="0" y="0"/>
            <wp:positionH relativeFrom="page">
              <wp:posOffset>2979420</wp:posOffset>
            </wp:positionH>
            <wp:positionV relativeFrom="paragraph">
              <wp:posOffset>812165</wp:posOffset>
            </wp:positionV>
            <wp:extent cx="82550" cy="82550"/>
            <wp:effectExtent l="0" t="0" r="6350" b="6350"/>
            <wp:wrapNone/>
            <wp:docPr id="2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9.png"/>
                    <pic:cNvPicPr>
                      <a:picLocks noChangeAspect="1"/>
                    </pic:cNvPicPr>
                  </pic:nvPicPr>
                  <pic:blipFill>
                    <a:blip r:embed="rId55" cstate="print"/>
                    <a:stretch>
                      <a:fillRect/>
                    </a:stretch>
                  </pic:blipFill>
                  <pic:spPr>
                    <a:xfrm>
                      <a:off x="0" y="0"/>
                      <a:ext cx="82753" cy="82753"/>
                    </a:xfrm>
                    <a:prstGeom prst="rect">
                      <a:avLst/>
                    </a:prstGeom>
                  </pic:spPr>
                </pic:pic>
              </a:graphicData>
            </a:graphic>
          </wp:anchor>
        </w:drawing>
      </w:r>
      <w:r>
        <mc:AlternateContent>
          <mc:Choice Requires="wps">
            <w:drawing>
              <wp:anchor distT="0" distB="0" distL="114300" distR="114300" simplePos="0" relativeHeight="251783168" behindDoc="0" locked="0" layoutInCell="1" allowOverlap="1">
                <wp:simplePos x="0" y="0"/>
                <wp:positionH relativeFrom="page">
                  <wp:posOffset>3086100</wp:posOffset>
                </wp:positionH>
                <wp:positionV relativeFrom="paragraph">
                  <wp:posOffset>212725</wp:posOffset>
                </wp:positionV>
                <wp:extent cx="1042670" cy="695960"/>
                <wp:effectExtent l="0" t="0" r="0" b="0"/>
                <wp:wrapNone/>
                <wp:docPr id="22" name="docshape263"/>
                <wp:cNvGraphicFramePr/>
                <a:graphic xmlns:a="http://schemas.openxmlformats.org/drawingml/2006/main">
                  <a:graphicData uri="http://schemas.microsoft.com/office/word/2010/wordprocessingShape">
                    <wps:wsp>
                      <wps:cNvSpPr txBox="1"/>
                      <wps:spPr bwMode="auto">
                        <a:xfrm>
                          <a:off x="0" y="0"/>
                          <a:ext cx="1042670" cy="695960"/>
                        </a:xfrm>
                        <a:prstGeom prst="rect">
                          <a:avLst/>
                        </a:prstGeom>
                        <a:noFill/>
                        <a:ln>
                          <a:noFill/>
                        </a:ln>
                      </wps:spPr>
                      <wps:txbx>
                        <w:txbxContent>
                          <w:tbl>
                            <w:tblPr>
                              <w:tblStyle w:val="8"/>
                              <w:tblW w:w="0" w:type="auto"/>
                              <w:tblInd w:w="7" w:type="dxa"/>
                              <w:tblLayout w:type="fixed"/>
                              <w:tblCellMar>
                                <w:top w:w="0" w:type="dxa"/>
                                <w:left w:w="0" w:type="dxa"/>
                                <w:bottom w:w="0" w:type="dxa"/>
                                <w:right w:w="0" w:type="dxa"/>
                              </w:tblCellMar>
                            </w:tblPr>
                            <w:tblGrid>
                              <w:gridCol w:w="426"/>
                              <w:gridCol w:w="1214"/>
                            </w:tblGrid>
                            <w:tr>
                              <w:tblPrEx>
                                <w:tblCellMar>
                                  <w:top w:w="0" w:type="dxa"/>
                                  <w:left w:w="0" w:type="dxa"/>
                                  <w:bottom w:w="0" w:type="dxa"/>
                                  <w:right w:w="0" w:type="dxa"/>
                                </w:tblCellMar>
                              </w:tblPrEx>
                              <w:trPr>
                                <w:trHeight w:val="243" w:hRule="atLeast"/>
                              </w:trPr>
                              <w:tc>
                                <w:tcPr>
                                  <w:tcW w:w="426" w:type="dxa"/>
                                </w:tcPr>
                                <w:p>
                                  <w:pPr>
                                    <w:pStyle w:val="13"/>
                                    <w:spacing w:before="2"/>
                                    <w:rPr>
                                      <w:rFonts w:ascii="Century Gothic"/>
                                      <w:b/>
                                      <w:sz w:val="14"/>
                                    </w:rPr>
                                  </w:pPr>
                                  <w:r>
                                    <w:rPr>
                                      <w:rFonts w:ascii="Century Gothic"/>
                                      <w:b/>
                                      <w:color w:val="141221"/>
                                      <w:spacing w:val="-5"/>
                                      <w:w w:val="110"/>
                                      <w:sz w:val="14"/>
                                    </w:rPr>
                                    <w:t>34%</w:t>
                                  </w:r>
                                </w:p>
                              </w:tc>
                              <w:tc>
                                <w:tcPr>
                                  <w:tcW w:w="1214" w:type="dxa"/>
                                </w:tcPr>
                                <w:p>
                                  <w:pPr>
                                    <w:pStyle w:val="13"/>
                                    <w:spacing w:before="9"/>
                                    <w:ind w:left="75"/>
                                    <w:rPr>
                                      <w:sz w:val="14"/>
                                    </w:rPr>
                                  </w:pPr>
                                  <w:r>
                                    <w:rPr>
                                      <w:color w:val="141221"/>
                                      <w:w w:val="115"/>
                                      <w:sz w:val="14"/>
                                    </w:rPr>
                                    <w:t>Security</w:t>
                                  </w:r>
                                  <w:r>
                                    <w:rPr>
                                      <w:color w:val="141221"/>
                                      <w:spacing w:val="-3"/>
                                      <w:w w:val="115"/>
                                      <w:sz w:val="14"/>
                                    </w:rPr>
                                    <w:t xml:space="preserve"> </w:t>
                                  </w:r>
                                  <w:r>
                                    <w:rPr>
                                      <w:color w:val="141221"/>
                                      <w:spacing w:val="-2"/>
                                      <w:w w:val="115"/>
                                      <w:sz w:val="14"/>
                                    </w:rPr>
                                    <w:t>teams</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sz w:val="14"/>
                                    </w:rPr>
                                    <w:t>31%</w:t>
                                  </w:r>
                                </w:p>
                              </w:tc>
                              <w:tc>
                                <w:tcPr>
                                  <w:tcW w:w="1214" w:type="dxa"/>
                                </w:tcPr>
                                <w:p>
                                  <w:pPr>
                                    <w:pStyle w:val="13"/>
                                    <w:spacing w:before="71"/>
                                    <w:ind w:left="75"/>
                                    <w:rPr>
                                      <w:sz w:val="14"/>
                                    </w:rPr>
                                  </w:pPr>
                                  <w:r>
                                    <w:rPr>
                                      <w:color w:val="141221"/>
                                      <w:w w:val="110"/>
                                      <w:sz w:val="14"/>
                                    </w:rPr>
                                    <w:t xml:space="preserve">Equal </w:t>
                                  </w:r>
                                  <w:r>
                                    <w:rPr>
                                      <w:color w:val="141221"/>
                                      <w:spacing w:val="-2"/>
                                      <w:w w:val="110"/>
                                      <w:sz w:val="14"/>
                                    </w:rPr>
                                    <w:t>Benefit</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w w:val="105"/>
                                      <w:sz w:val="14"/>
                                    </w:rPr>
                                    <w:t>25%</w:t>
                                  </w:r>
                                </w:p>
                              </w:tc>
                              <w:tc>
                                <w:tcPr>
                                  <w:tcW w:w="1214" w:type="dxa"/>
                                </w:tcPr>
                                <w:p>
                                  <w:pPr>
                                    <w:pStyle w:val="13"/>
                                    <w:spacing w:before="71"/>
                                    <w:ind w:left="75"/>
                                    <w:rPr>
                                      <w:sz w:val="14"/>
                                    </w:rPr>
                                  </w:pPr>
                                  <w:r>
                                    <w:rPr>
                                      <w:color w:val="141221"/>
                                      <w:w w:val="110"/>
                                      <w:sz w:val="14"/>
                                    </w:rPr>
                                    <w:t>Malicious</w:t>
                                  </w:r>
                                  <w:r>
                                    <w:rPr>
                                      <w:color w:val="141221"/>
                                      <w:spacing w:val="4"/>
                                      <w:w w:val="110"/>
                                      <w:sz w:val="14"/>
                                    </w:rPr>
                                    <w:t xml:space="preserve"> </w:t>
                                  </w:r>
                                  <w:r>
                                    <w:rPr>
                                      <w:color w:val="141221"/>
                                      <w:spacing w:val="-2"/>
                                      <w:w w:val="110"/>
                                      <w:sz w:val="14"/>
                                    </w:rPr>
                                    <w:t>parties</w:t>
                                  </w:r>
                                </w:p>
                              </w:tc>
                            </w:tr>
                            <w:tr>
                              <w:tblPrEx>
                                <w:tblCellMar>
                                  <w:top w:w="0" w:type="dxa"/>
                                  <w:left w:w="0" w:type="dxa"/>
                                  <w:bottom w:w="0" w:type="dxa"/>
                                  <w:right w:w="0" w:type="dxa"/>
                                </w:tblCellMar>
                              </w:tblPrEx>
                              <w:trPr>
                                <w:trHeight w:val="243" w:hRule="atLeast"/>
                              </w:trPr>
                              <w:tc>
                                <w:tcPr>
                                  <w:tcW w:w="426" w:type="dxa"/>
                                </w:tcPr>
                                <w:p>
                                  <w:pPr>
                                    <w:pStyle w:val="13"/>
                                    <w:spacing w:line="159" w:lineRule="exact"/>
                                    <w:rPr>
                                      <w:rFonts w:ascii="Century Gothic"/>
                                      <w:b/>
                                      <w:sz w:val="14"/>
                                    </w:rPr>
                                  </w:pPr>
                                  <w:r>
                                    <w:rPr>
                                      <w:rFonts w:ascii="Century Gothic"/>
                                      <w:b/>
                                      <w:color w:val="141221"/>
                                      <w:spacing w:val="-5"/>
                                      <w:w w:val="110"/>
                                      <w:sz w:val="14"/>
                                    </w:rPr>
                                    <w:t>9%</w:t>
                                  </w:r>
                                </w:p>
                              </w:tc>
                              <w:tc>
                                <w:tcPr>
                                  <w:tcW w:w="1214" w:type="dxa"/>
                                </w:tcPr>
                                <w:p>
                                  <w:pPr>
                                    <w:pStyle w:val="13"/>
                                    <w:spacing w:before="71" w:line="151" w:lineRule="exact"/>
                                    <w:ind w:left="75"/>
                                    <w:rPr>
                                      <w:sz w:val="14"/>
                                    </w:rPr>
                                  </w:pPr>
                                  <w:r>
                                    <w:rPr>
                                      <w:color w:val="141221"/>
                                      <w:spacing w:val="-2"/>
                                      <w:w w:val="115"/>
                                      <w:sz w:val="14"/>
                                    </w:rPr>
                                    <w:t>Neither</w:t>
                                  </w:r>
                                </w:p>
                              </w:tc>
                            </w:tr>
                          </w:tbl>
                          <w:p>
                            <w:pPr>
                              <w:pStyle w:val="6"/>
                            </w:pPr>
                          </w:p>
                        </w:txbxContent>
                      </wps:txbx>
                      <wps:bodyPr rot="0" vert="horz" wrap="square" lIns="0" tIns="0" rIns="0" bIns="0" anchor="t" anchorCtr="0" upright="1">
                        <a:noAutofit/>
                      </wps:bodyPr>
                    </wps:wsp>
                  </a:graphicData>
                </a:graphic>
              </wp:anchor>
            </w:drawing>
          </mc:Choice>
          <mc:Fallback>
            <w:pict>
              <v:shape id="docshape263" o:spid="_x0000_s1026" o:spt="202" type="#_x0000_t202" style="position:absolute;left:0pt;margin-left:243pt;margin-top:16.75pt;height:54.8pt;width:82.1pt;mso-position-horizontal-relative:page;z-index:251783168;mso-width-relative:page;mso-height-relative:page;" filled="f" stroked="f" coordsize="21600,21600" o:gfxdata="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3L2Pg2QAA&#10;AAoBAAAPAAAAAAAAAAEAIAAAACIAAABkcnMvZG93bnJldi54bWxQSwECFAAUAAAACACHTuJAouSt&#10;buQBAADWAwAADgAAAAAAAAABACAAAAAoAQAAZHJzL2Uyb0RvYy54bWxQSwUGAAAAAAYABgBZAQAA&#10;fgUAAAAA&#10;">
                <v:fill on="f" focussize="0,0"/>
                <v:stroke on="f"/>
                <v:imagedata o:title=""/>
                <o:lock v:ext="edit" aspectratio="f"/>
                <v:textbox inset="0mm,0mm,0mm,0mm">
                  <w:txbxContent>
                    <w:tbl>
                      <w:tblPr>
                        <w:tblStyle w:val="8"/>
                        <w:tblW w:w="0" w:type="auto"/>
                        <w:tblInd w:w="7" w:type="dxa"/>
                        <w:tblLayout w:type="fixed"/>
                        <w:tblCellMar>
                          <w:top w:w="0" w:type="dxa"/>
                          <w:left w:w="0" w:type="dxa"/>
                          <w:bottom w:w="0" w:type="dxa"/>
                          <w:right w:w="0" w:type="dxa"/>
                        </w:tblCellMar>
                      </w:tblPr>
                      <w:tblGrid>
                        <w:gridCol w:w="426"/>
                        <w:gridCol w:w="1214"/>
                      </w:tblGrid>
                      <w:tr>
                        <w:tblPrEx>
                          <w:tblCellMar>
                            <w:top w:w="0" w:type="dxa"/>
                            <w:left w:w="0" w:type="dxa"/>
                            <w:bottom w:w="0" w:type="dxa"/>
                            <w:right w:w="0" w:type="dxa"/>
                          </w:tblCellMar>
                        </w:tblPrEx>
                        <w:trPr>
                          <w:trHeight w:val="243" w:hRule="atLeast"/>
                        </w:trPr>
                        <w:tc>
                          <w:tcPr>
                            <w:tcW w:w="426" w:type="dxa"/>
                          </w:tcPr>
                          <w:p>
                            <w:pPr>
                              <w:pStyle w:val="13"/>
                              <w:spacing w:before="2"/>
                              <w:rPr>
                                <w:rFonts w:ascii="Century Gothic"/>
                                <w:b/>
                                <w:sz w:val="14"/>
                              </w:rPr>
                            </w:pPr>
                            <w:r>
                              <w:rPr>
                                <w:rFonts w:ascii="Century Gothic"/>
                                <w:b/>
                                <w:color w:val="141221"/>
                                <w:spacing w:val="-5"/>
                                <w:w w:val="110"/>
                                <w:sz w:val="14"/>
                              </w:rPr>
                              <w:t>34%</w:t>
                            </w:r>
                          </w:p>
                        </w:tc>
                        <w:tc>
                          <w:tcPr>
                            <w:tcW w:w="1214" w:type="dxa"/>
                          </w:tcPr>
                          <w:p>
                            <w:pPr>
                              <w:pStyle w:val="13"/>
                              <w:spacing w:before="9"/>
                              <w:ind w:left="75"/>
                              <w:rPr>
                                <w:sz w:val="14"/>
                              </w:rPr>
                            </w:pPr>
                            <w:r>
                              <w:rPr>
                                <w:color w:val="141221"/>
                                <w:w w:val="115"/>
                                <w:sz w:val="14"/>
                              </w:rPr>
                              <w:t>Security</w:t>
                            </w:r>
                            <w:r>
                              <w:rPr>
                                <w:color w:val="141221"/>
                                <w:spacing w:val="-3"/>
                                <w:w w:val="115"/>
                                <w:sz w:val="14"/>
                              </w:rPr>
                              <w:t xml:space="preserve"> </w:t>
                            </w:r>
                            <w:r>
                              <w:rPr>
                                <w:color w:val="141221"/>
                                <w:spacing w:val="-2"/>
                                <w:w w:val="115"/>
                                <w:sz w:val="14"/>
                              </w:rPr>
                              <w:t>teams</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sz w:val="14"/>
                              </w:rPr>
                              <w:t>31%</w:t>
                            </w:r>
                          </w:p>
                        </w:tc>
                        <w:tc>
                          <w:tcPr>
                            <w:tcW w:w="1214" w:type="dxa"/>
                          </w:tcPr>
                          <w:p>
                            <w:pPr>
                              <w:pStyle w:val="13"/>
                              <w:spacing w:before="71"/>
                              <w:ind w:left="75"/>
                              <w:rPr>
                                <w:sz w:val="14"/>
                              </w:rPr>
                            </w:pPr>
                            <w:r>
                              <w:rPr>
                                <w:color w:val="141221"/>
                                <w:w w:val="110"/>
                                <w:sz w:val="14"/>
                              </w:rPr>
                              <w:t xml:space="preserve">Equal </w:t>
                            </w:r>
                            <w:r>
                              <w:rPr>
                                <w:color w:val="141221"/>
                                <w:spacing w:val="-2"/>
                                <w:w w:val="110"/>
                                <w:sz w:val="14"/>
                              </w:rPr>
                              <w:t>Benefit</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w w:val="105"/>
                                <w:sz w:val="14"/>
                              </w:rPr>
                              <w:t>25%</w:t>
                            </w:r>
                          </w:p>
                        </w:tc>
                        <w:tc>
                          <w:tcPr>
                            <w:tcW w:w="1214" w:type="dxa"/>
                          </w:tcPr>
                          <w:p>
                            <w:pPr>
                              <w:pStyle w:val="13"/>
                              <w:spacing w:before="71"/>
                              <w:ind w:left="75"/>
                              <w:rPr>
                                <w:sz w:val="14"/>
                              </w:rPr>
                            </w:pPr>
                            <w:r>
                              <w:rPr>
                                <w:color w:val="141221"/>
                                <w:w w:val="110"/>
                                <w:sz w:val="14"/>
                              </w:rPr>
                              <w:t>Malicious</w:t>
                            </w:r>
                            <w:r>
                              <w:rPr>
                                <w:color w:val="141221"/>
                                <w:spacing w:val="4"/>
                                <w:w w:val="110"/>
                                <w:sz w:val="14"/>
                              </w:rPr>
                              <w:t xml:space="preserve"> </w:t>
                            </w:r>
                            <w:r>
                              <w:rPr>
                                <w:color w:val="141221"/>
                                <w:spacing w:val="-2"/>
                                <w:w w:val="110"/>
                                <w:sz w:val="14"/>
                              </w:rPr>
                              <w:t>parties</w:t>
                            </w:r>
                          </w:p>
                        </w:tc>
                      </w:tr>
                      <w:tr>
                        <w:tblPrEx>
                          <w:tblCellMar>
                            <w:top w:w="0" w:type="dxa"/>
                            <w:left w:w="0" w:type="dxa"/>
                            <w:bottom w:w="0" w:type="dxa"/>
                            <w:right w:w="0" w:type="dxa"/>
                          </w:tblCellMar>
                        </w:tblPrEx>
                        <w:trPr>
                          <w:trHeight w:val="243" w:hRule="atLeast"/>
                        </w:trPr>
                        <w:tc>
                          <w:tcPr>
                            <w:tcW w:w="426" w:type="dxa"/>
                          </w:tcPr>
                          <w:p>
                            <w:pPr>
                              <w:pStyle w:val="13"/>
                              <w:spacing w:line="159" w:lineRule="exact"/>
                              <w:rPr>
                                <w:rFonts w:ascii="Century Gothic"/>
                                <w:b/>
                                <w:sz w:val="14"/>
                              </w:rPr>
                            </w:pPr>
                            <w:r>
                              <w:rPr>
                                <w:rFonts w:ascii="Century Gothic"/>
                                <w:b/>
                                <w:color w:val="141221"/>
                                <w:spacing w:val="-5"/>
                                <w:w w:val="110"/>
                                <w:sz w:val="14"/>
                              </w:rPr>
                              <w:t>9%</w:t>
                            </w:r>
                          </w:p>
                        </w:tc>
                        <w:tc>
                          <w:tcPr>
                            <w:tcW w:w="1214" w:type="dxa"/>
                          </w:tcPr>
                          <w:p>
                            <w:pPr>
                              <w:pStyle w:val="13"/>
                              <w:spacing w:before="71" w:line="151" w:lineRule="exact"/>
                              <w:ind w:left="75"/>
                              <w:rPr>
                                <w:sz w:val="14"/>
                              </w:rPr>
                            </w:pPr>
                            <w:r>
                              <w:rPr>
                                <w:color w:val="141221"/>
                                <w:spacing w:val="-2"/>
                                <w:w w:val="115"/>
                                <w:sz w:val="14"/>
                              </w:rPr>
                              <w:t>Neither</w:t>
                            </w:r>
                          </w:p>
                        </w:tc>
                      </w:tr>
                    </w:tbl>
                    <w:p>
                      <w:pPr>
                        <w:pStyle w:val="6"/>
                      </w:pPr>
                    </w:p>
                  </w:txbxContent>
                </v:textbox>
              </v:shape>
            </w:pict>
          </mc:Fallback>
        </mc:AlternateContent>
      </w:r>
      <w:r>
        <w:rPr>
          <w:w w:val="115"/>
        </w:rPr>
        <w:t>malicious parties. About 34% believe that AI will primarily benefit security teams, suggesting</w:t>
      </w:r>
      <w:r>
        <w:rPr>
          <w:spacing w:val="-3"/>
          <w:w w:val="115"/>
        </w:rPr>
        <w:t xml:space="preserve"> </w:t>
      </w:r>
      <w:r>
        <w:rPr>
          <w:w w:val="115"/>
        </w:rPr>
        <w:t>a</w:t>
      </w:r>
      <w:r>
        <w:rPr>
          <w:spacing w:val="-3"/>
          <w:w w:val="115"/>
        </w:rPr>
        <w:t xml:space="preserve"> </w:t>
      </w:r>
      <w:r>
        <w:rPr>
          <w:w w:val="115"/>
        </w:rPr>
        <w:t>general</w:t>
      </w:r>
      <w:r>
        <w:rPr>
          <w:spacing w:val="-3"/>
          <w:w w:val="115"/>
        </w:rPr>
        <w:t xml:space="preserve"> </w:t>
      </w:r>
      <w:r>
        <w:rPr>
          <w:w w:val="115"/>
        </w:rPr>
        <w:t>optimism about AI’s role in bolstering cybersecurity defenses.</w:t>
      </w:r>
    </w:p>
    <w:p>
      <w:pPr>
        <w:pStyle w:val="6"/>
        <w:spacing w:line="276" w:lineRule="auto"/>
        <w:ind w:left="7412" w:right="1700"/>
        <w:jc w:val="both"/>
      </w:pPr>
      <w:r>
        <w:rPr>
          <w:w w:val="115"/>
        </w:rPr>
        <w:t>However,</w:t>
      </w:r>
      <w:r>
        <w:rPr>
          <w:spacing w:val="-13"/>
          <w:w w:val="115"/>
        </w:rPr>
        <w:t xml:space="preserve"> </w:t>
      </w:r>
      <w:r>
        <w:rPr>
          <w:w w:val="115"/>
        </w:rPr>
        <w:t>a</w:t>
      </w:r>
      <w:r>
        <w:rPr>
          <w:spacing w:val="-13"/>
          <w:w w:val="115"/>
        </w:rPr>
        <w:t xml:space="preserve"> </w:t>
      </w:r>
      <w:r>
        <w:rPr>
          <w:w w:val="115"/>
        </w:rPr>
        <w:t>closely</w:t>
      </w:r>
      <w:r>
        <w:rPr>
          <w:spacing w:val="-13"/>
          <w:w w:val="115"/>
        </w:rPr>
        <w:t xml:space="preserve"> </w:t>
      </w:r>
      <w:r>
        <w:rPr>
          <w:w w:val="115"/>
        </w:rPr>
        <w:t>matched 31%</w:t>
      </w:r>
      <w:r>
        <w:rPr>
          <w:spacing w:val="-12"/>
          <w:w w:val="115"/>
        </w:rPr>
        <w:t xml:space="preserve"> </w:t>
      </w:r>
      <w:r>
        <w:rPr>
          <w:w w:val="115"/>
        </w:rPr>
        <w:t>see</w:t>
      </w:r>
      <w:r>
        <w:rPr>
          <w:spacing w:val="-12"/>
          <w:w w:val="115"/>
        </w:rPr>
        <w:t xml:space="preserve"> </w:t>
      </w:r>
      <w:r>
        <w:rPr>
          <w:w w:val="115"/>
        </w:rPr>
        <w:t>AI</w:t>
      </w:r>
      <w:r>
        <w:rPr>
          <w:spacing w:val="-12"/>
          <w:w w:val="115"/>
        </w:rPr>
        <w:t xml:space="preserve"> </w:t>
      </w:r>
      <w:r>
        <w:rPr>
          <w:w w:val="115"/>
        </w:rPr>
        <w:t>as</w:t>
      </w:r>
      <w:r>
        <w:rPr>
          <w:spacing w:val="-12"/>
          <w:w w:val="115"/>
        </w:rPr>
        <w:t xml:space="preserve"> </w:t>
      </w:r>
      <w:r>
        <w:rPr>
          <w:w w:val="115"/>
        </w:rPr>
        <w:t>offering</w:t>
      </w:r>
      <w:r>
        <w:rPr>
          <w:spacing w:val="-12"/>
          <w:w w:val="115"/>
        </w:rPr>
        <w:t xml:space="preserve"> </w:t>
      </w:r>
      <w:r>
        <w:rPr>
          <w:w w:val="115"/>
        </w:rPr>
        <w:t>equal benefits to both security</w:t>
      </w:r>
    </w:p>
    <w:p>
      <w:pPr>
        <w:spacing w:line="276" w:lineRule="auto"/>
        <w:jc w:val="both"/>
        <w:rPr>
          <w:lang w:eastAsia="zh-CN"/>
        </w:rPr>
      </w:pPr>
    </w:p>
    <w:p>
      <w:pPr>
        <w:spacing w:line="276" w:lineRule="auto"/>
        <w:jc w:val="both"/>
        <w:rPr>
          <w:lang w:eastAsia="zh-CN"/>
        </w:rPr>
      </w:pPr>
    </w:p>
    <w:p>
      <w:pPr>
        <w:pStyle w:val="6"/>
        <w:spacing w:before="10"/>
        <w:rPr>
          <w:sz w:val="21"/>
          <w:lang w:eastAsia="zh-CN"/>
        </w:rPr>
      </w:pPr>
    </w:p>
    <w:p>
      <w:pPr>
        <w:pStyle w:val="6"/>
        <w:spacing w:before="12"/>
        <w:rPr>
          <w:b/>
          <w:sz w:val="14"/>
          <w:lang w:eastAsia="zh-CN"/>
        </w:rPr>
      </w:pPr>
    </w:p>
    <w:p>
      <w:pPr>
        <w:pStyle w:val="6"/>
        <w:spacing w:before="111" w:line="276" w:lineRule="auto"/>
        <w:ind w:left="7412" w:right="1670"/>
        <w:rPr>
          <w:lang w:eastAsia="zh-CN"/>
        </w:rPr>
      </w:pPr>
      <w:r>
        <mc:AlternateContent>
          <mc:Choice Requires="wps">
            <w:drawing>
              <wp:anchor distT="0" distB="0" distL="114300" distR="114300" simplePos="0" relativeHeight="251822080" behindDoc="0" locked="0" layoutInCell="1" allowOverlap="1">
                <wp:simplePos x="0" y="0"/>
                <wp:positionH relativeFrom="page">
                  <wp:posOffset>920750</wp:posOffset>
                </wp:positionH>
                <wp:positionV relativeFrom="paragraph">
                  <wp:posOffset>102235</wp:posOffset>
                </wp:positionV>
                <wp:extent cx="3935730" cy="376555"/>
                <wp:effectExtent l="0" t="0" r="1270" b="4445"/>
                <wp:wrapNone/>
                <wp:docPr id="23" name="docshape262"/>
                <wp:cNvGraphicFramePr/>
                <a:graphic xmlns:a="http://schemas.openxmlformats.org/drawingml/2006/main">
                  <a:graphicData uri="http://schemas.microsoft.com/office/word/2010/wordprocessingShape">
                    <wps:wsp>
                      <wps:cNvSpPr txBox="1"/>
                      <wps:spPr bwMode="auto">
                        <a:xfrm>
                          <a:off x="0" y="0"/>
                          <a:ext cx="3935896" cy="376555"/>
                        </a:xfrm>
                        <a:prstGeom prst="rect">
                          <a:avLst/>
                        </a:prstGeom>
                        <a:solidFill>
                          <a:srgbClr val="EEF3F8"/>
                        </a:solidFill>
                        <a:ln>
                          <a:noFill/>
                        </a:ln>
                      </wps:spPr>
                      <wps:txbx>
                        <w:txbxContent>
                          <w:p>
                            <w:pPr>
                              <w:spacing w:before="54" w:line="278" w:lineRule="auto"/>
                              <w:ind w:right="723"/>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在您看来，</w:t>
                            </w:r>
                            <w:r>
                              <w:rPr>
                                <w:rFonts w:ascii="微软雅黑" w:hAnsi="微软雅黑" w:eastAsia="微软雅黑" w:cs="微软雅黑"/>
                                <w:i/>
                                <w:color w:val="454C5B"/>
                                <w:w w:val="90"/>
                                <w:sz w:val="17"/>
                                <w:lang w:eastAsia="zh-CN"/>
                              </w:rPr>
                              <w:t xml:space="preserve">AI </w:t>
                            </w:r>
                            <w:r>
                              <w:rPr>
                                <w:rFonts w:hint="eastAsia" w:ascii="微软雅黑" w:hAnsi="微软雅黑" w:eastAsia="微软雅黑" w:cs="微软雅黑"/>
                                <w:i/>
                                <w:color w:val="454C5B"/>
                                <w:w w:val="90"/>
                                <w:sz w:val="17"/>
                                <w:lang w:eastAsia="zh-CN"/>
                              </w:rPr>
                              <w:t>对安全团队还是对第三方恶意行为者更有利？</w:t>
                            </w:r>
                          </w:p>
                        </w:txbxContent>
                      </wps:txbx>
                      <wps:bodyPr rot="0" vert="horz" wrap="square" lIns="0" tIns="0" rIns="0" bIns="0" anchor="t" anchorCtr="0" upright="1">
                        <a:noAutofit/>
                      </wps:bodyPr>
                    </wps:wsp>
                  </a:graphicData>
                </a:graphic>
              </wp:anchor>
            </w:drawing>
          </mc:Choice>
          <mc:Fallback>
            <w:pict>
              <v:shape id="docshape262" o:spid="_x0000_s1026" o:spt="202" type="#_x0000_t202" style="position:absolute;left:0pt;margin-left:72.5pt;margin-top:8.05pt;height:29.65pt;width:309.9pt;mso-position-horizontal-relative:page;z-index:251822080;mso-width-relative:page;mso-height-relative:page;" fillcolor="#EEF3F8" filled="t" stroked="f" coordsize="21600,21600" o:gfxdata="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MujSR1gAAAAkBAAAPAAAAAAAAAAEAIAAAACIAAABkcnMvZG93bnJldi54&#10;bWxQSwECFAAUAAAACACHTuJAbVLKPvwBAAD/AwAADgAAAAAAAAABACAAAAAlAQAAZHJzL2Uyb0Rv&#10;Yy54bWxQSwUGAAAAAAYABgBZAQAAkwUAAAAA&#10;">
                <v:fill on="t" focussize="0,0"/>
                <v:stroke on="f"/>
                <v:imagedata o:title=""/>
                <o:lock v:ext="edit" aspectratio="f"/>
                <v:textbox inset="0mm,0mm,0mm,0mm">
                  <w:txbxContent>
                    <w:p>
                      <w:pPr>
                        <w:spacing w:before="54" w:line="278" w:lineRule="auto"/>
                        <w:ind w:right="723"/>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在您看来，</w:t>
                      </w:r>
                      <w:r>
                        <w:rPr>
                          <w:rFonts w:ascii="微软雅黑" w:hAnsi="微软雅黑" w:eastAsia="微软雅黑" w:cs="微软雅黑"/>
                          <w:i/>
                          <w:color w:val="454C5B"/>
                          <w:w w:val="90"/>
                          <w:sz w:val="17"/>
                          <w:lang w:eastAsia="zh-CN"/>
                        </w:rPr>
                        <w:t xml:space="preserve">AI </w:t>
                      </w:r>
                      <w:r>
                        <w:rPr>
                          <w:rFonts w:hint="eastAsia" w:ascii="微软雅黑" w:hAnsi="微软雅黑" w:eastAsia="微软雅黑" w:cs="微软雅黑"/>
                          <w:i/>
                          <w:color w:val="454C5B"/>
                          <w:w w:val="90"/>
                          <w:sz w:val="17"/>
                          <w:lang w:eastAsia="zh-CN"/>
                        </w:rPr>
                        <w:t>对安全团队还是对第三方恶意行为者更有利？</w:t>
                      </w:r>
                    </w:p>
                  </w:txbxContent>
                </v:textbox>
              </v:shape>
            </w:pict>
          </mc:Fallback>
        </mc:AlternateContent>
      </w:r>
      <w:r>
        <mc:AlternateContent>
          <mc:Choice Requires="wpg">
            <w:drawing>
              <wp:anchor distT="0" distB="0" distL="114300" distR="114300" simplePos="0" relativeHeight="251816960" behindDoc="0" locked="0" layoutInCell="1" allowOverlap="1">
                <wp:simplePos x="0" y="0"/>
                <wp:positionH relativeFrom="page">
                  <wp:posOffset>914400</wp:posOffset>
                </wp:positionH>
                <wp:positionV relativeFrom="paragraph">
                  <wp:posOffset>605155</wp:posOffset>
                </wp:positionV>
                <wp:extent cx="1837690" cy="1844675"/>
                <wp:effectExtent l="0" t="635" r="3810" b="8890"/>
                <wp:wrapNone/>
                <wp:docPr id="24" name="docshapegroup253"/>
                <wp:cNvGraphicFramePr/>
                <a:graphic xmlns:a="http://schemas.openxmlformats.org/drawingml/2006/main">
                  <a:graphicData uri="http://schemas.microsoft.com/office/word/2010/wordprocessingGroup">
                    <wpg:wgp>
                      <wpg:cNvGrpSpPr/>
                      <wpg:grpSpPr>
                        <a:xfrm>
                          <a:off x="0" y="0"/>
                          <a:ext cx="1837690" cy="1844675"/>
                          <a:chOff x="1440" y="953"/>
                          <a:chExt cx="2894" cy="2905"/>
                        </a:xfrm>
                      </wpg:grpSpPr>
                      <wps:wsp>
                        <wps:cNvPr id="25" name="docshape254"/>
                        <wps:cNvSpPr/>
                        <wps:spPr bwMode="auto">
                          <a:xfrm>
                            <a:off x="1711" y="963"/>
                            <a:ext cx="2622" cy="2883"/>
                          </a:xfrm>
                          <a:custGeom>
                            <a:avLst/>
                            <a:gdLst>
                              <a:gd name="T0" fmla="+- 0 2845 1711"/>
                              <a:gd name="T1" fmla="*/ T0 w 2622"/>
                              <a:gd name="T2" fmla="+- 0 964 964"/>
                              <a:gd name="T3" fmla="*/ 964 h 2883"/>
                              <a:gd name="T4" fmla="+- 0 1711 1711"/>
                              <a:gd name="T5" fmla="*/ T4 w 2622"/>
                              <a:gd name="T6" fmla="+- 0 3231 964"/>
                              <a:gd name="T7" fmla="*/ 3231 h 2883"/>
                              <a:gd name="T8" fmla="+- 0 1807 1711"/>
                              <a:gd name="T9" fmla="*/ T8 w 2622"/>
                              <a:gd name="T10" fmla="+- 0 3353 964"/>
                              <a:gd name="T11" fmla="*/ 3353 h 2883"/>
                              <a:gd name="T12" fmla="+- 0 1915 1711"/>
                              <a:gd name="T13" fmla="*/ T12 w 2622"/>
                              <a:gd name="T14" fmla="+- 0 3464 964"/>
                              <a:gd name="T15" fmla="*/ 3464 h 2883"/>
                              <a:gd name="T16" fmla="+- 0 2033 1711"/>
                              <a:gd name="T17" fmla="*/ T16 w 2622"/>
                              <a:gd name="T18" fmla="+- 0 3561 964"/>
                              <a:gd name="T19" fmla="*/ 3561 h 2883"/>
                              <a:gd name="T20" fmla="+- 0 2160 1711"/>
                              <a:gd name="T21" fmla="*/ T20 w 2622"/>
                              <a:gd name="T22" fmla="+- 0 3646 964"/>
                              <a:gd name="T23" fmla="*/ 3646 h 2883"/>
                              <a:gd name="T24" fmla="+- 0 2295 1711"/>
                              <a:gd name="T25" fmla="*/ T24 w 2622"/>
                              <a:gd name="T26" fmla="+- 0 3716 964"/>
                              <a:gd name="T27" fmla="*/ 3716 h 2883"/>
                              <a:gd name="T28" fmla="+- 0 2437 1711"/>
                              <a:gd name="T29" fmla="*/ T28 w 2622"/>
                              <a:gd name="T30" fmla="+- 0 3772 964"/>
                              <a:gd name="T31" fmla="*/ 3772 h 2883"/>
                              <a:gd name="T32" fmla="+- 0 2585 1711"/>
                              <a:gd name="T33" fmla="*/ T32 w 2622"/>
                              <a:gd name="T34" fmla="+- 0 3813 964"/>
                              <a:gd name="T35" fmla="*/ 3813 h 2883"/>
                              <a:gd name="T36" fmla="+- 0 2737 1711"/>
                              <a:gd name="T37" fmla="*/ T36 w 2622"/>
                              <a:gd name="T38" fmla="+- 0 3837 964"/>
                              <a:gd name="T39" fmla="*/ 3837 h 2883"/>
                              <a:gd name="T40" fmla="+- 0 2892 1711"/>
                              <a:gd name="T41" fmla="*/ T40 w 2622"/>
                              <a:gd name="T42" fmla="+- 0 3846 964"/>
                              <a:gd name="T43" fmla="*/ 3846 h 2883"/>
                              <a:gd name="T44" fmla="+- 0 3043 1711"/>
                              <a:gd name="T45" fmla="*/ T44 w 2622"/>
                              <a:gd name="T46" fmla="+- 0 3838 964"/>
                              <a:gd name="T47" fmla="*/ 3838 h 2883"/>
                              <a:gd name="T48" fmla="+- 0 3190 1711"/>
                              <a:gd name="T49" fmla="*/ T48 w 2622"/>
                              <a:gd name="T50" fmla="+- 0 3814 964"/>
                              <a:gd name="T51" fmla="*/ 3814 h 2883"/>
                              <a:gd name="T52" fmla="+- 0 3332 1711"/>
                              <a:gd name="T53" fmla="*/ T52 w 2622"/>
                              <a:gd name="T54" fmla="+- 0 3776 964"/>
                              <a:gd name="T55" fmla="*/ 3776 h 2883"/>
                              <a:gd name="T56" fmla="+- 0 3467 1711"/>
                              <a:gd name="T57" fmla="*/ T56 w 2622"/>
                              <a:gd name="T58" fmla="+- 0 3725 964"/>
                              <a:gd name="T59" fmla="*/ 3725 h 2883"/>
                              <a:gd name="T60" fmla="+- 0 3596 1711"/>
                              <a:gd name="T61" fmla="*/ T60 w 2622"/>
                              <a:gd name="T62" fmla="+- 0 3660 964"/>
                              <a:gd name="T63" fmla="*/ 3660 h 2883"/>
                              <a:gd name="T64" fmla="+- 0 3718 1711"/>
                              <a:gd name="T65" fmla="*/ T64 w 2622"/>
                              <a:gd name="T66" fmla="+- 0 3583 964"/>
                              <a:gd name="T67" fmla="*/ 3583 h 2883"/>
                              <a:gd name="T68" fmla="+- 0 3831 1711"/>
                              <a:gd name="T69" fmla="*/ T68 w 2622"/>
                              <a:gd name="T70" fmla="+- 0 3495 964"/>
                              <a:gd name="T71" fmla="*/ 3495 h 2883"/>
                              <a:gd name="T72" fmla="+- 0 3934 1711"/>
                              <a:gd name="T73" fmla="*/ T72 w 2622"/>
                              <a:gd name="T74" fmla="+- 0 3396 964"/>
                              <a:gd name="T75" fmla="*/ 3396 h 2883"/>
                              <a:gd name="T76" fmla="+- 0 4028 1711"/>
                              <a:gd name="T77" fmla="*/ T76 w 2622"/>
                              <a:gd name="T78" fmla="+- 0 3288 964"/>
                              <a:gd name="T79" fmla="*/ 3288 h 2883"/>
                              <a:gd name="T80" fmla="+- 0 4110 1711"/>
                              <a:gd name="T81" fmla="*/ T80 w 2622"/>
                              <a:gd name="T82" fmla="+- 0 3171 964"/>
                              <a:gd name="T83" fmla="*/ 3171 h 2883"/>
                              <a:gd name="T84" fmla="+- 0 4181 1711"/>
                              <a:gd name="T85" fmla="*/ T84 w 2622"/>
                              <a:gd name="T86" fmla="+- 0 3045 964"/>
                              <a:gd name="T87" fmla="*/ 3045 h 2883"/>
                              <a:gd name="T88" fmla="+- 0 4240 1711"/>
                              <a:gd name="T89" fmla="*/ T88 w 2622"/>
                              <a:gd name="T90" fmla="+- 0 2913 964"/>
                              <a:gd name="T91" fmla="*/ 2913 h 2883"/>
                              <a:gd name="T92" fmla="+- 0 4285 1711"/>
                              <a:gd name="T93" fmla="*/ T92 w 2622"/>
                              <a:gd name="T94" fmla="+- 0 2774 964"/>
                              <a:gd name="T95" fmla="*/ 2774 h 2883"/>
                              <a:gd name="T96" fmla="+- 0 4315 1711"/>
                              <a:gd name="T97" fmla="*/ T96 w 2622"/>
                              <a:gd name="T98" fmla="+- 0 2630 964"/>
                              <a:gd name="T99" fmla="*/ 2630 h 2883"/>
                              <a:gd name="T100" fmla="+- 0 4331 1711"/>
                              <a:gd name="T101" fmla="*/ T100 w 2622"/>
                              <a:gd name="T102" fmla="+- 0 2481 964"/>
                              <a:gd name="T103" fmla="*/ 2481 h 2883"/>
                              <a:gd name="T104" fmla="+- 0 4331 1711"/>
                              <a:gd name="T105" fmla="*/ T104 w 2622"/>
                              <a:gd name="T106" fmla="+- 0 2329 964"/>
                              <a:gd name="T107" fmla="*/ 2329 h 2883"/>
                              <a:gd name="T108" fmla="+- 0 4315 1711"/>
                              <a:gd name="T109" fmla="*/ T108 w 2622"/>
                              <a:gd name="T110" fmla="+- 0 2180 964"/>
                              <a:gd name="T111" fmla="*/ 2180 h 2883"/>
                              <a:gd name="T112" fmla="+- 0 4285 1711"/>
                              <a:gd name="T113" fmla="*/ T112 w 2622"/>
                              <a:gd name="T114" fmla="+- 0 2035 964"/>
                              <a:gd name="T115" fmla="*/ 2035 h 2883"/>
                              <a:gd name="T116" fmla="+- 0 4240 1711"/>
                              <a:gd name="T117" fmla="*/ T116 w 2622"/>
                              <a:gd name="T118" fmla="+- 0 1897 964"/>
                              <a:gd name="T119" fmla="*/ 1897 h 2883"/>
                              <a:gd name="T120" fmla="+- 0 4181 1711"/>
                              <a:gd name="T121" fmla="*/ T120 w 2622"/>
                              <a:gd name="T122" fmla="+- 0 1764 964"/>
                              <a:gd name="T123" fmla="*/ 1764 h 2883"/>
                              <a:gd name="T124" fmla="+- 0 4110 1711"/>
                              <a:gd name="T125" fmla="*/ T124 w 2622"/>
                              <a:gd name="T126" fmla="+- 0 1639 964"/>
                              <a:gd name="T127" fmla="*/ 1639 h 2883"/>
                              <a:gd name="T128" fmla="+- 0 4028 1711"/>
                              <a:gd name="T129" fmla="*/ T128 w 2622"/>
                              <a:gd name="T130" fmla="+- 0 1522 964"/>
                              <a:gd name="T131" fmla="*/ 1522 h 2883"/>
                              <a:gd name="T132" fmla="+- 0 3934 1711"/>
                              <a:gd name="T133" fmla="*/ T132 w 2622"/>
                              <a:gd name="T134" fmla="+- 0 1413 964"/>
                              <a:gd name="T135" fmla="*/ 1413 h 2883"/>
                              <a:gd name="T136" fmla="+- 0 3831 1711"/>
                              <a:gd name="T137" fmla="*/ T136 w 2622"/>
                              <a:gd name="T138" fmla="+- 0 1315 964"/>
                              <a:gd name="T139" fmla="*/ 1315 h 2883"/>
                              <a:gd name="T140" fmla="+- 0 3718 1711"/>
                              <a:gd name="T141" fmla="*/ T140 w 2622"/>
                              <a:gd name="T142" fmla="+- 0 1226 964"/>
                              <a:gd name="T143" fmla="*/ 1226 h 2883"/>
                              <a:gd name="T144" fmla="+- 0 3596 1711"/>
                              <a:gd name="T145" fmla="*/ T144 w 2622"/>
                              <a:gd name="T146" fmla="+- 0 1150 964"/>
                              <a:gd name="T147" fmla="*/ 1150 h 2883"/>
                              <a:gd name="T148" fmla="+- 0 3467 1711"/>
                              <a:gd name="T149" fmla="*/ T148 w 2622"/>
                              <a:gd name="T150" fmla="+- 0 1085 964"/>
                              <a:gd name="T151" fmla="*/ 1085 h 2883"/>
                              <a:gd name="T152" fmla="+- 0 3332 1711"/>
                              <a:gd name="T153" fmla="*/ T152 w 2622"/>
                              <a:gd name="T154" fmla="+- 0 1033 964"/>
                              <a:gd name="T155" fmla="*/ 1033 h 2883"/>
                              <a:gd name="T156" fmla="+- 0 3190 1711"/>
                              <a:gd name="T157" fmla="*/ T156 w 2622"/>
                              <a:gd name="T158" fmla="+- 0 995 964"/>
                              <a:gd name="T159" fmla="*/ 995 h 2883"/>
                              <a:gd name="T160" fmla="+- 0 3043 1711"/>
                              <a:gd name="T161" fmla="*/ T160 w 2622"/>
                              <a:gd name="T162" fmla="+- 0 972 964"/>
                              <a:gd name="T163" fmla="*/ 972 h 2883"/>
                              <a:gd name="T164" fmla="+- 0 2892 1711"/>
                              <a:gd name="T165" fmla="*/ T164 w 2622"/>
                              <a:gd name="T166" fmla="+- 0 964 964"/>
                              <a:gd name="T167" fmla="*/ 964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622" h="2883">
                                <a:moveTo>
                                  <a:pt x="1181" y="0"/>
                                </a:moveTo>
                                <a:lnTo>
                                  <a:pt x="1134" y="0"/>
                                </a:lnTo>
                                <a:lnTo>
                                  <a:pt x="1181" y="1441"/>
                                </a:lnTo>
                                <a:lnTo>
                                  <a:pt x="0" y="2267"/>
                                </a:lnTo>
                                <a:lnTo>
                                  <a:pt x="47" y="2330"/>
                                </a:lnTo>
                                <a:lnTo>
                                  <a:pt x="96" y="2389"/>
                                </a:lnTo>
                                <a:lnTo>
                                  <a:pt x="149" y="2446"/>
                                </a:lnTo>
                                <a:lnTo>
                                  <a:pt x="204" y="2500"/>
                                </a:lnTo>
                                <a:lnTo>
                                  <a:pt x="262" y="2550"/>
                                </a:lnTo>
                                <a:lnTo>
                                  <a:pt x="322" y="2597"/>
                                </a:lnTo>
                                <a:lnTo>
                                  <a:pt x="384" y="2641"/>
                                </a:lnTo>
                                <a:lnTo>
                                  <a:pt x="449" y="2682"/>
                                </a:lnTo>
                                <a:lnTo>
                                  <a:pt x="516" y="2719"/>
                                </a:lnTo>
                                <a:lnTo>
                                  <a:pt x="584" y="2752"/>
                                </a:lnTo>
                                <a:lnTo>
                                  <a:pt x="654" y="2782"/>
                                </a:lnTo>
                                <a:lnTo>
                                  <a:pt x="726" y="2808"/>
                                </a:lnTo>
                                <a:lnTo>
                                  <a:pt x="799" y="2830"/>
                                </a:lnTo>
                                <a:lnTo>
                                  <a:pt x="874" y="2849"/>
                                </a:lnTo>
                                <a:lnTo>
                                  <a:pt x="949" y="2863"/>
                                </a:lnTo>
                                <a:lnTo>
                                  <a:pt x="1026" y="2873"/>
                                </a:lnTo>
                                <a:lnTo>
                                  <a:pt x="1103" y="2880"/>
                                </a:lnTo>
                                <a:lnTo>
                                  <a:pt x="1181" y="2882"/>
                                </a:lnTo>
                                <a:lnTo>
                                  <a:pt x="1257" y="2880"/>
                                </a:lnTo>
                                <a:lnTo>
                                  <a:pt x="1332" y="2874"/>
                                </a:lnTo>
                                <a:lnTo>
                                  <a:pt x="1406" y="2864"/>
                                </a:lnTo>
                                <a:lnTo>
                                  <a:pt x="1479" y="2850"/>
                                </a:lnTo>
                                <a:lnTo>
                                  <a:pt x="1551" y="2833"/>
                                </a:lnTo>
                                <a:lnTo>
                                  <a:pt x="1621" y="2812"/>
                                </a:lnTo>
                                <a:lnTo>
                                  <a:pt x="1689" y="2788"/>
                                </a:lnTo>
                                <a:lnTo>
                                  <a:pt x="1756" y="2761"/>
                                </a:lnTo>
                                <a:lnTo>
                                  <a:pt x="1822" y="2730"/>
                                </a:lnTo>
                                <a:lnTo>
                                  <a:pt x="1885" y="2696"/>
                                </a:lnTo>
                                <a:lnTo>
                                  <a:pt x="1947" y="2659"/>
                                </a:lnTo>
                                <a:lnTo>
                                  <a:pt x="2007" y="2619"/>
                                </a:lnTo>
                                <a:lnTo>
                                  <a:pt x="2064" y="2576"/>
                                </a:lnTo>
                                <a:lnTo>
                                  <a:pt x="2120" y="2531"/>
                                </a:lnTo>
                                <a:lnTo>
                                  <a:pt x="2173" y="2483"/>
                                </a:lnTo>
                                <a:lnTo>
                                  <a:pt x="2223" y="2432"/>
                                </a:lnTo>
                                <a:lnTo>
                                  <a:pt x="2271" y="2379"/>
                                </a:lnTo>
                                <a:lnTo>
                                  <a:pt x="2317" y="2324"/>
                                </a:lnTo>
                                <a:lnTo>
                                  <a:pt x="2359" y="2266"/>
                                </a:lnTo>
                                <a:lnTo>
                                  <a:pt x="2399" y="2207"/>
                                </a:lnTo>
                                <a:lnTo>
                                  <a:pt x="2436" y="2145"/>
                                </a:lnTo>
                                <a:lnTo>
                                  <a:pt x="2470" y="2081"/>
                                </a:lnTo>
                                <a:lnTo>
                                  <a:pt x="2501" y="2016"/>
                                </a:lnTo>
                                <a:lnTo>
                                  <a:pt x="2529" y="1949"/>
                                </a:lnTo>
                                <a:lnTo>
                                  <a:pt x="2553" y="1880"/>
                                </a:lnTo>
                                <a:lnTo>
                                  <a:pt x="2574" y="1810"/>
                                </a:lnTo>
                                <a:lnTo>
                                  <a:pt x="2591" y="1739"/>
                                </a:lnTo>
                                <a:lnTo>
                                  <a:pt x="2604" y="1666"/>
                                </a:lnTo>
                                <a:lnTo>
                                  <a:pt x="2614" y="1592"/>
                                </a:lnTo>
                                <a:lnTo>
                                  <a:pt x="2620" y="1517"/>
                                </a:lnTo>
                                <a:lnTo>
                                  <a:pt x="2622" y="1441"/>
                                </a:lnTo>
                                <a:lnTo>
                                  <a:pt x="2620" y="1365"/>
                                </a:lnTo>
                                <a:lnTo>
                                  <a:pt x="2614" y="1290"/>
                                </a:lnTo>
                                <a:lnTo>
                                  <a:pt x="2604" y="1216"/>
                                </a:lnTo>
                                <a:lnTo>
                                  <a:pt x="2591" y="1143"/>
                                </a:lnTo>
                                <a:lnTo>
                                  <a:pt x="2574" y="1071"/>
                                </a:lnTo>
                                <a:lnTo>
                                  <a:pt x="2553" y="1001"/>
                                </a:lnTo>
                                <a:lnTo>
                                  <a:pt x="2529" y="933"/>
                                </a:lnTo>
                                <a:lnTo>
                                  <a:pt x="2501" y="865"/>
                                </a:lnTo>
                                <a:lnTo>
                                  <a:pt x="2470" y="800"/>
                                </a:lnTo>
                                <a:lnTo>
                                  <a:pt x="2436" y="737"/>
                                </a:lnTo>
                                <a:lnTo>
                                  <a:pt x="2399" y="675"/>
                                </a:lnTo>
                                <a:lnTo>
                                  <a:pt x="2359" y="615"/>
                                </a:lnTo>
                                <a:lnTo>
                                  <a:pt x="2317" y="558"/>
                                </a:lnTo>
                                <a:lnTo>
                                  <a:pt x="2271" y="502"/>
                                </a:lnTo>
                                <a:lnTo>
                                  <a:pt x="2223" y="449"/>
                                </a:lnTo>
                                <a:lnTo>
                                  <a:pt x="2173" y="399"/>
                                </a:lnTo>
                                <a:lnTo>
                                  <a:pt x="2120" y="351"/>
                                </a:lnTo>
                                <a:lnTo>
                                  <a:pt x="2064" y="305"/>
                                </a:lnTo>
                                <a:lnTo>
                                  <a:pt x="2007" y="262"/>
                                </a:lnTo>
                                <a:lnTo>
                                  <a:pt x="1947" y="223"/>
                                </a:lnTo>
                                <a:lnTo>
                                  <a:pt x="1885" y="186"/>
                                </a:lnTo>
                                <a:lnTo>
                                  <a:pt x="1822" y="152"/>
                                </a:lnTo>
                                <a:lnTo>
                                  <a:pt x="1756" y="121"/>
                                </a:lnTo>
                                <a:lnTo>
                                  <a:pt x="1689" y="93"/>
                                </a:lnTo>
                                <a:lnTo>
                                  <a:pt x="1621" y="69"/>
                                </a:lnTo>
                                <a:lnTo>
                                  <a:pt x="1551" y="48"/>
                                </a:lnTo>
                                <a:lnTo>
                                  <a:pt x="1479" y="31"/>
                                </a:lnTo>
                                <a:lnTo>
                                  <a:pt x="1406" y="17"/>
                                </a:lnTo>
                                <a:lnTo>
                                  <a:pt x="1332" y="8"/>
                                </a:lnTo>
                                <a:lnTo>
                                  <a:pt x="1257" y="2"/>
                                </a:lnTo>
                                <a:lnTo>
                                  <a:pt x="1181" y="0"/>
                                </a:lnTo>
                                <a:close/>
                              </a:path>
                            </a:pathLst>
                          </a:custGeom>
                          <a:solidFill>
                            <a:srgbClr val="00539F"/>
                          </a:solidFill>
                          <a:ln>
                            <a:noFill/>
                          </a:ln>
                        </wps:spPr>
                        <wps:bodyPr rot="0" vert="horz" wrap="square" lIns="91440" tIns="45720" rIns="91440" bIns="45720" anchor="t" anchorCtr="0" upright="1">
                          <a:noAutofit/>
                        </wps:bodyPr>
                      </wps:wsp>
                      <wps:wsp>
                        <wps:cNvPr id="26" name="docshape255"/>
                        <wps:cNvSpPr/>
                        <wps:spPr bwMode="auto">
                          <a:xfrm>
                            <a:off x="1451" y="1074"/>
                            <a:ext cx="2660" cy="2771"/>
                          </a:xfrm>
                          <a:custGeom>
                            <a:avLst/>
                            <a:gdLst>
                              <a:gd name="T0" fmla="+- 0 2265 1451"/>
                              <a:gd name="T1" fmla="*/ T0 w 2660"/>
                              <a:gd name="T2" fmla="+- 0 1107 1075"/>
                              <a:gd name="T3" fmla="*/ 1107 h 2771"/>
                              <a:gd name="T4" fmla="+- 0 2129 1451"/>
                              <a:gd name="T5" fmla="*/ T4 w 2660"/>
                              <a:gd name="T6" fmla="+- 0 1183 1075"/>
                              <a:gd name="T7" fmla="*/ 1183 h 2771"/>
                              <a:gd name="T8" fmla="+- 0 2003 1451"/>
                              <a:gd name="T9" fmla="*/ T8 w 2660"/>
                              <a:gd name="T10" fmla="+- 0 1271 1075"/>
                              <a:gd name="T11" fmla="*/ 1271 h 2771"/>
                              <a:gd name="T12" fmla="+- 0 1887 1451"/>
                              <a:gd name="T13" fmla="*/ T12 w 2660"/>
                              <a:gd name="T14" fmla="+- 0 1372 1075"/>
                              <a:gd name="T15" fmla="*/ 1372 h 2771"/>
                              <a:gd name="T16" fmla="+- 0 1784 1451"/>
                              <a:gd name="T17" fmla="*/ T16 w 2660"/>
                              <a:gd name="T18" fmla="+- 0 1484 1075"/>
                              <a:gd name="T19" fmla="*/ 1484 h 2771"/>
                              <a:gd name="T20" fmla="+- 0 1693 1451"/>
                              <a:gd name="T21" fmla="*/ T20 w 2660"/>
                              <a:gd name="T22" fmla="+- 0 1606 1075"/>
                              <a:gd name="T23" fmla="*/ 1606 h 2771"/>
                              <a:gd name="T24" fmla="+- 0 1616 1451"/>
                              <a:gd name="T25" fmla="*/ T24 w 2660"/>
                              <a:gd name="T26" fmla="+- 0 1737 1075"/>
                              <a:gd name="T27" fmla="*/ 1737 h 2771"/>
                              <a:gd name="T28" fmla="+- 0 1552 1451"/>
                              <a:gd name="T29" fmla="*/ T28 w 2660"/>
                              <a:gd name="T30" fmla="+- 0 1875 1075"/>
                              <a:gd name="T31" fmla="*/ 1875 h 2771"/>
                              <a:gd name="T32" fmla="+- 0 1503 1451"/>
                              <a:gd name="T33" fmla="*/ T32 w 2660"/>
                              <a:gd name="T34" fmla="+- 0 2020 1075"/>
                              <a:gd name="T35" fmla="*/ 2020 h 2771"/>
                              <a:gd name="T36" fmla="+- 0 1470 1451"/>
                              <a:gd name="T37" fmla="*/ T36 w 2660"/>
                              <a:gd name="T38" fmla="+- 0 2171 1075"/>
                              <a:gd name="T39" fmla="*/ 2171 h 2771"/>
                              <a:gd name="T40" fmla="+- 0 1453 1451"/>
                              <a:gd name="T41" fmla="*/ T40 w 2660"/>
                              <a:gd name="T42" fmla="+- 0 2326 1075"/>
                              <a:gd name="T43" fmla="*/ 2326 h 2771"/>
                              <a:gd name="T44" fmla="+- 0 1453 1451"/>
                              <a:gd name="T45" fmla="*/ T44 w 2660"/>
                              <a:gd name="T46" fmla="+- 0 2481 1075"/>
                              <a:gd name="T47" fmla="*/ 2481 h 2771"/>
                              <a:gd name="T48" fmla="+- 0 1469 1451"/>
                              <a:gd name="T49" fmla="*/ T48 w 2660"/>
                              <a:gd name="T50" fmla="+- 0 2630 1075"/>
                              <a:gd name="T51" fmla="*/ 2630 h 2771"/>
                              <a:gd name="T52" fmla="+- 0 1500 1451"/>
                              <a:gd name="T53" fmla="*/ T52 w 2660"/>
                              <a:gd name="T54" fmla="+- 0 2774 1075"/>
                              <a:gd name="T55" fmla="*/ 2774 h 2771"/>
                              <a:gd name="T56" fmla="+- 0 1545 1451"/>
                              <a:gd name="T57" fmla="*/ T56 w 2660"/>
                              <a:gd name="T58" fmla="+- 0 2913 1075"/>
                              <a:gd name="T59" fmla="*/ 2913 h 2771"/>
                              <a:gd name="T60" fmla="+- 0 1603 1451"/>
                              <a:gd name="T61" fmla="*/ T60 w 2660"/>
                              <a:gd name="T62" fmla="+- 0 3045 1075"/>
                              <a:gd name="T63" fmla="*/ 3045 h 2771"/>
                              <a:gd name="T64" fmla="+- 0 1674 1451"/>
                              <a:gd name="T65" fmla="*/ T64 w 2660"/>
                              <a:gd name="T66" fmla="+- 0 3171 1075"/>
                              <a:gd name="T67" fmla="*/ 3171 h 2771"/>
                              <a:gd name="T68" fmla="+- 0 1757 1451"/>
                              <a:gd name="T69" fmla="*/ T68 w 2660"/>
                              <a:gd name="T70" fmla="+- 0 3288 1075"/>
                              <a:gd name="T71" fmla="*/ 3288 h 2771"/>
                              <a:gd name="T72" fmla="+- 0 1850 1451"/>
                              <a:gd name="T73" fmla="*/ T72 w 2660"/>
                              <a:gd name="T74" fmla="+- 0 3396 1075"/>
                              <a:gd name="T75" fmla="*/ 3396 h 2771"/>
                              <a:gd name="T76" fmla="+- 0 1954 1451"/>
                              <a:gd name="T77" fmla="*/ T76 w 2660"/>
                              <a:gd name="T78" fmla="+- 0 3495 1075"/>
                              <a:gd name="T79" fmla="*/ 3495 h 2771"/>
                              <a:gd name="T80" fmla="+- 0 2067 1451"/>
                              <a:gd name="T81" fmla="*/ T80 w 2660"/>
                              <a:gd name="T82" fmla="+- 0 3583 1075"/>
                              <a:gd name="T83" fmla="*/ 3583 h 2771"/>
                              <a:gd name="T84" fmla="+- 0 2188 1451"/>
                              <a:gd name="T85" fmla="*/ T84 w 2660"/>
                              <a:gd name="T86" fmla="+- 0 3660 1075"/>
                              <a:gd name="T87" fmla="*/ 3660 h 2771"/>
                              <a:gd name="T88" fmla="+- 0 2317 1451"/>
                              <a:gd name="T89" fmla="*/ T88 w 2660"/>
                              <a:gd name="T90" fmla="+- 0 3725 1075"/>
                              <a:gd name="T91" fmla="*/ 3725 h 2771"/>
                              <a:gd name="T92" fmla="+- 0 2453 1451"/>
                              <a:gd name="T93" fmla="*/ T92 w 2660"/>
                              <a:gd name="T94" fmla="+- 0 3776 1075"/>
                              <a:gd name="T95" fmla="*/ 3776 h 2771"/>
                              <a:gd name="T96" fmla="+- 0 2594 1451"/>
                              <a:gd name="T97" fmla="*/ T96 w 2660"/>
                              <a:gd name="T98" fmla="+- 0 3814 1075"/>
                              <a:gd name="T99" fmla="*/ 3814 h 2771"/>
                              <a:gd name="T100" fmla="+- 0 2741 1451"/>
                              <a:gd name="T101" fmla="*/ T100 w 2660"/>
                              <a:gd name="T102" fmla="+- 0 3838 1075"/>
                              <a:gd name="T103" fmla="*/ 3838 h 2771"/>
                              <a:gd name="T104" fmla="+- 0 2892 1451"/>
                              <a:gd name="T105" fmla="*/ T104 w 2660"/>
                              <a:gd name="T106" fmla="+- 0 3846 1075"/>
                              <a:gd name="T107" fmla="*/ 3846 h 2771"/>
                              <a:gd name="T108" fmla="+- 0 3047 1451"/>
                              <a:gd name="T109" fmla="*/ T108 w 2660"/>
                              <a:gd name="T110" fmla="+- 0 3837 1075"/>
                              <a:gd name="T111" fmla="*/ 3837 h 2771"/>
                              <a:gd name="T112" fmla="+- 0 3198 1451"/>
                              <a:gd name="T113" fmla="*/ T112 w 2660"/>
                              <a:gd name="T114" fmla="+- 0 3813 1075"/>
                              <a:gd name="T115" fmla="*/ 3813 h 2771"/>
                              <a:gd name="T116" fmla="+- 0 3345 1451"/>
                              <a:gd name="T117" fmla="*/ T116 w 2660"/>
                              <a:gd name="T118" fmla="+- 0 3773 1075"/>
                              <a:gd name="T119" fmla="*/ 3773 h 2771"/>
                              <a:gd name="T120" fmla="+- 0 3487 1451"/>
                              <a:gd name="T121" fmla="*/ T120 w 2660"/>
                              <a:gd name="T122" fmla="+- 0 3717 1075"/>
                              <a:gd name="T123" fmla="*/ 3717 h 2771"/>
                              <a:gd name="T124" fmla="+- 0 3621 1451"/>
                              <a:gd name="T125" fmla="*/ T124 w 2660"/>
                              <a:gd name="T126" fmla="+- 0 3648 1075"/>
                              <a:gd name="T127" fmla="*/ 3648 h 2771"/>
                              <a:gd name="T128" fmla="+- 0 3748 1451"/>
                              <a:gd name="T129" fmla="*/ T128 w 2660"/>
                              <a:gd name="T130" fmla="+- 0 3564 1075"/>
                              <a:gd name="T131" fmla="*/ 3564 h 2771"/>
                              <a:gd name="T132" fmla="+- 0 3865 1451"/>
                              <a:gd name="T133" fmla="*/ T132 w 2660"/>
                              <a:gd name="T134" fmla="+- 0 3468 1075"/>
                              <a:gd name="T135" fmla="*/ 3468 h 2771"/>
                              <a:gd name="T136" fmla="+- 0 3972 1451"/>
                              <a:gd name="T137" fmla="*/ T136 w 2660"/>
                              <a:gd name="T138" fmla="+- 0 3359 1075"/>
                              <a:gd name="T139" fmla="*/ 3359 h 2771"/>
                              <a:gd name="T140" fmla="+- 0 4068 1451"/>
                              <a:gd name="T141" fmla="*/ T140 w 2660"/>
                              <a:gd name="T142" fmla="+- 0 3238 1075"/>
                              <a:gd name="T143" fmla="*/ 3238 h 2771"/>
                              <a:gd name="T144" fmla="+- 0 2892 1451"/>
                              <a:gd name="T145" fmla="*/ T144 w 2660"/>
                              <a:gd name="T146" fmla="+- 0 2405 1075"/>
                              <a:gd name="T147" fmla="*/ 2405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660" h="2771">
                                <a:moveTo>
                                  <a:pt x="886" y="0"/>
                                </a:moveTo>
                                <a:lnTo>
                                  <a:pt x="814" y="32"/>
                                </a:lnTo>
                                <a:lnTo>
                                  <a:pt x="745" y="68"/>
                                </a:lnTo>
                                <a:lnTo>
                                  <a:pt x="678" y="108"/>
                                </a:lnTo>
                                <a:lnTo>
                                  <a:pt x="613" y="150"/>
                                </a:lnTo>
                                <a:lnTo>
                                  <a:pt x="552" y="196"/>
                                </a:lnTo>
                                <a:lnTo>
                                  <a:pt x="493" y="245"/>
                                </a:lnTo>
                                <a:lnTo>
                                  <a:pt x="436" y="297"/>
                                </a:lnTo>
                                <a:lnTo>
                                  <a:pt x="383" y="352"/>
                                </a:lnTo>
                                <a:lnTo>
                                  <a:pt x="333" y="409"/>
                                </a:lnTo>
                                <a:lnTo>
                                  <a:pt x="286" y="469"/>
                                </a:lnTo>
                                <a:lnTo>
                                  <a:pt x="242" y="531"/>
                                </a:lnTo>
                                <a:lnTo>
                                  <a:pt x="202" y="595"/>
                                </a:lnTo>
                                <a:lnTo>
                                  <a:pt x="165" y="662"/>
                                </a:lnTo>
                                <a:lnTo>
                                  <a:pt x="131" y="730"/>
                                </a:lnTo>
                                <a:lnTo>
                                  <a:pt x="101" y="800"/>
                                </a:lnTo>
                                <a:lnTo>
                                  <a:pt x="75" y="872"/>
                                </a:lnTo>
                                <a:lnTo>
                                  <a:pt x="52" y="945"/>
                                </a:lnTo>
                                <a:lnTo>
                                  <a:pt x="34" y="1020"/>
                                </a:lnTo>
                                <a:lnTo>
                                  <a:pt x="19" y="1096"/>
                                </a:lnTo>
                                <a:lnTo>
                                  <a:pt x="9" y="1173"/>
                                </a:lnTo>
                                <a:lnTo>
                                  <a:pt x="2" y="1251"/>
                                </a:lnTo>
                                <a:lnTo>
                                  <a:pt x="0" y="1330"/>
                                </a:lnTo>
                                <a:lnTo>
                                  <a:pt x="2" y="1406"/>
                                </a:lnTo>
                                <a:lnTo>
                                  <a:pt x="8" y="1481"/>
                                </a:lnTo>
                                <a:lnTo>
                                  <a:pt x="18" y="1555"/>
                                </a:lnTo>
                                <a:lnTo>
                                  <a:pt x="32" y="1628"/>
                                </a:lnTo>
                                <a:lnTo>
                                  <a:pt x="49" y="1699"/>
                                </a:lnTo>
                                <a:lnTo>
                                  <a:pt x="70" y="1769"/>
                                </a:lnTo>
                                <a:lnTo>
                                  <a:pt x="94" y="1838"/>
                                </a:lnTo>
                                <a:lnTo>
                                  <a:pt x="121" y="1905"/>
                                </a:lnTo>
                                <a:lnTo>
                                  <a:pt x="152" y="1970"/>
                                </a:lnTo>
                                <a:lnTo>
                                  <a:pt x="186" y="2034"/>
                                </a:lnTo>
                                <a:lnTo>
                                  <a:pt x="223" y="2096"/>
                                </a:lnTo>
                                <a:lnTo>
                                  <a:pt x="263" y="2155"/>
                                </a:lnTo>
                                <a:lnTo>
                                  <a:pt x="306" y="2213"/>
                                </a:lnTo>
                                <a:lnTo>
                                  <a:pt x="351" y="2268"/>
                                </a:lnTo>
                                <a:lnTo>
                                  <a:pt x="399" y="2321"/>
                                </a:lnTo>
                                <a:lnTo>
                                  <a:pt x="450" y="2372"/>
                                </a:lnTo>
                                <a:lnTo>
                                  <a:pt x="503" y="2420"/>
                                </a:lnTo>
                                <a:lnTo>
                                  <a:pt x="558" y="2465"/>
                                </a:lnTo>
                                <a:lnTo>
                                  <a:pt x="616" y="2508"/>
                                </a:lnTo>
                                <a:lnTo>
                                  <a:pt x="675" y="2548"/>
                                </a:lnTo>
                                <a:lnTo>
                                  <a:pt x="737" y="2585"/>
                                </a:lnTo>
                                <a:lnTo>
                                  <a:pt x="801" y="2619"/>
                                </a:lnTo>
                                <a:lnTo>
                                  <a:pt x="866" y="2650"/>
                                </a:lnTo>
                                <a:lnTo>
                                  <a:pt x="933" y="2677"/>
                                </a:lnTo>
                                <a:lnTo>
                                  <a:pt x="1002" y="2701"/>
                                </a:lnTo>
                                <a:lnTo>
                                  <a:pt x="1072" y="2722"/>
                                </a:lnTo>
                                <a:lnTo>
                                  <a:pt x="1143" y="2739"/>
                                </a:lnTo>
                                <a:lnTo>
                                  <a:pt x="1216" y="2753"/>
                                </a:lnTo>
                                <a:lnTo>
                                  <a:pt x="1290" y="2763"/>
                                </a:lnTo>
                                <a:lnTo>
                                  <a:pt x="1365" y="2769"/>
                                </a:lnTo>
                                <a:lnTo>
                                  <a:pt x="1441" y="2771"/>
                                </a:lnTo>
                                <a:lnTo>
                                  <a:pt x="1519" y="2769"/>
                                </a:lnTo>
                                <a:lnTo>
                                  <a:pt x="1596" y="2762"/>
                                </a:lnTo>
                                <a:lnTo>
                                  <a:pt x="1672" y="2752"/>
                                </a:lnTo>
                                <a:lnTo>
                                  <a:pt x="1747" y="2738"/>
                                </a:lnTo>
                                <a:lnTo>
                                  <a:pt x="1821" y="2720"/>
                                </a:lnTo>
                                <a:lnTo>
                                  <a:pt x="1894" y="2698"/>
                                </a:lnTo>
                                <a:lnTo>
                                  <a:pt x="1966" y="2672"/>
                                </a:lnTo>
                                <a:lnTo>
                                  <a:pt x="2036" y="2642"/>
                                </a:lnTo>
                                <a:lnTo>
                                  <a:pt x="2104" y="2609"/>
                                </a:lnTo>
                                <a:lnTo>
                                  <a:pt x="2170" y="2573"/>
                                </a:lnTo>
                                <a:lnTo>
                                  <a:pt x="2234" y="2533"/>
                                </a:lnTo>
                                <a:lnTo>
                                  <a:pt x="2297" y="2489"/>
                                </a:lnTo>
                                <a:lnTo>
                                  <a:pt x="2356" y="2443"/>
                                </a:lnTo>
                                <a:lnTo>
                                  <a:pt x="2414" y="2393"/>
                                </a:lnTo>
                                <a:lnTo>
                                  <a:pt x="2469" y="2340"/>
                                </a:lnTo>
                                <a:lnTo>
                                  <a:pt x="2521" y="2284"/>
                                </a:lnTo>
                                <a:lnTo>
                                  <a:pt x="2570" y="2225"/>
                                </a:lnTo>
                                <a:lnTo>
                                  <a:pt x="2617" y="2163"/>
                                </a:lnTo>
                                <a:lnTo>
                                  <a:pt x="2660" y="2099"/>
                                </a:lnTo>
                                <a:lnTo>
                                  <a:pt x="1441" y="1330"/>
                                </a:lnTo>
                                <a:lnTo>
                                  <a:pt x="886" y="0"/>
                                </a:lnTo>
                                <a:close/>
                              </a:path>
                            </a:pathLst>
                          </a:custGeom>
                          <a:solidFill>
                            <a:srgbClr val="0093FF"/>
                          </a:solidFill>
                          <a:ln>
                            <a:noFill/>
                          </a:ln>
                        </wps:spPr>
                        <wps:bodyPr rot="0" vert="horz" wrap="square" lIns="91440" tIns="45720" rIns="91440" bIns="45720" anchor="t" anchorCtr="0" upright="1">
                          <a:noAutofit/>
                        </wps:bodyPr>
                      </wps:wsp>
                      <wps:wsp>
                        <wps:cNvPr id="27" name="docshape256"/>
                        <wps:cNvSpPr/>
                        <wps:spPr bwMode="auto">
                          <a:xfrm>
                            <a:off x="1451" y="1074"/>
                            <a:ext cx="2660" cy="2771"/>
                          </a:xfrm>
                          <a:custGeom>
                            <a:avLst/>
                            <a:gdLst>
                              <a:gd name="T0" fmla="+- 0 4111 1451"/>
                              <a:gd name="T1" fmla="*/ T0 w 2660"/>
                              <a:gd name="T2" fmla="+- 0 3174 1075"/>
                              <a:gd name="T3" fmla="*/ 3174 h 2771"/>
                              <a:gd name="T4" fmla="+- 0 4021 1451"/>
                              <a:gd name="T5" fmla="*/ T4 w 2660"/>
                              <a:gd name="T6" fmla="+- 0 3300 1075"/>
                              <a:gd name="T7" fmla="*/ 3300 h 2771"/>
                              <a:gd name="T8" fmla="+- 0 3920 1451"/>
                              <a:gd name="T9" fmla="*/ T8 w 2660"/>
                              <a:gd name="T10" fmla="+- 0 3415 1075"/>
                              <a:gd name="T11" fmla="*/ 3415 h 2771"/>
                              <a:gd name="T12" fmla="+- 0 3807 1451"/>
                              <a:gd name="T13" fmla="*/ T12 w 2660"/>
                              <a:gd name="T14" fmla="+- 0 3518 1075"/>
                              <a:gd name="T15" fmla="*/ 3518 h 2771"/>
                              <a:gd name="T16" fmla="+- 0 3685 1451"/>
                              <a:gd name="T17" fmla="*/ T16 w 2660"/>
                              <a:gd name="T18" fmla="+- 0 3608 1075"/>
                              <a:gd name="T19" fmla="*/ 3608 h 2771"/>
                              <a:gd name="T20" fmla="+- 0 3555 1451"/>
                              <a:gd name="T21" fmla="*/ T20 w 2660"/>
                              <a:gd name="T22" fmla="+- 0 3684 1075"/>
                              <a:gd name="T23" fmla="*/ 3684 h 2771"/>
                              <a:gd name="T24" fmla="+- 0 3417 1451"/>
                              <a:gd name="T25" fmla="*/ T24 w 2660"/>
                              <a:gd name="T26" fmla="+- 0 3747 1075"/>
                              <a:gd name="T27" fmla="*/ 3747 h 2771"/>
                              <a:gd name="T28" fmla="+- 0 3272 1451"/>
                              <a:gd name="T29" fmla="*/ T28 w 2660"/>
                              <a:gd name="T30" fmla="+- 0 3795 1075"/>
                              <a:gd name="T31" fmla="*/ 3795 h 2771"/>
                              <a:gd name="T32" fmla="+- 0 3123 1451"/>
                              <a:gd name="T33" fmla="*/ T32 w 2660"/>
                              <a:gd name="T34" fmla="+- 0 3827 1075"/>
                              <a:gd name="T35" fmla="*/ 3827 h 2771"/>
                              <a:gd name="T36" fmla="+- 0 2970 1451"/>
                              <a:gd name="T37" fmla="*/ T36 w 2660"/>
                              <a:gd name="T38" fmla="+- 0 3844 1075"/>
                              <a:gd name="T39" fmla="*/ 3844 h 2771"/>
                              <a:gd name="T40" fmla="+- 0 2816 1451"/>
                              <a:gd name="T41" fmla="*/ T40 w 2660"/>
                              <a:gd name="T42" fmla="+- 0 3844 1075"/>
                              <a:gd name="T43" fmla="*/ 3844 h 2771"/>
                              <a:gd name="T44" fmla="+- 0 2667 1451"/>
                              <a:gd name="T45" fmla="*/ T44 w 2660"/>
                              <a:gd name="T46" fmla="+- 0 3828 1075"/>
                              <a:gd name="T47" fmla="*/ 3828 h 2771"/>
                              <a:gd name="T48" fmla="+- 0 2523 1451"/>
                              <a:gd name="T49" fmla="*/ T48 w 2660"/>
                              <a:gd name="T50" fmla="+- 0 3797 1075"/>
                              <a:gd name="T51" fmla="*/ 3797 h 2771"/>
                              <a:gd name="T52" fmla="+- 0 2384 1451"/>
                              <a:gd name="T53" fmla="*/ T52 w 2660"/>
                              <a:gd name="T54" fmla="+- 0 3752 1075"/>
                              <a:gd name="T55" fmla="*/ 3752 h 2771"/>
                              <a:gd name="T56" fmla="+- 0 2252 1451"/>
                              <a:gd name="T57" fmla="*/ T56 w 2660"/>
                              <a:gd name="T58" fmla="+- 0 3694 1075"/>
                              <a:gd name="T59" fmla="*/ 3694 h 2771"/>
                              <a:gd name="T60" fmla="+- 0 2126 1451"/>
                              <a:gd name="T61" fmla="*/ T60 w 2660"/>
                              <a:gd name="T62" fmla="+- 0 3623 1075"/>
                              <a:gd name="T63" fmla="*/ 3623 h 2771"/>
                              <a:gd name="T64" fmla="+- 0 2009 1451"/>
                              <a:gd name="T65" fmla="*/ T64 w 2660"/>
                              <a:gd name="T66" fmla="+- 0 3540 1075"/>
                              <a:gd name="T67" fmla="*/ 3540 h 2771"/>
                              <a:gd name="T68" fmla="+- 0 1901 1451"/>
                              <a:gd name="T69" fmla="*/ T68 w 2660"/>
                              <a:gd name="T70" fmla="+- 0 3447 1075"/>
                              <a:gd name="T71" fmla="*/ 3447 h 2771"/>
                              <a:gd name="T72" fmla="+- 0 1802 1451"/>
                              <a:gd name="T73" fmla="*/ T72 w 2660"/>
                              <a:gd name="T74" fmla="+- 0 3343 1075"/>
                              <a:gd name="T75" fmla="*/ 3343 h 2771"/>
                              <a:gd name="T76" fmla="+- 0 1714 1451"/>
                              <a:gd name="T77" fmla="*/ T76 w 2660"/>
                              <a:gd name="T78" fmla="+- 0 3230 1075"/>
                              <a:gd name="T79" fmla="*/ 3230 h 2771"/>
                              <a:gd name="T80" fmla="+- 0 1637 1451"/>
                              <a:gd name="T81" fmla="*/ T80 w 2660"/>
                              <a:gd name="T82" fmla="+- 0 3109 1075"/>
                              <a:gd name="T83" fmla="*/ 3109 h 2771"/>
                              <a:gd name="T84" fmla="+- 0 1572 1451"/>
                              <a:gd name="T85" fmla="*/ T84 w 2660"/>
                              <a:gd name="T86" fmla="+- 0 2980 1075"/>
                              <a:gd name="T87" fmla="*/ 2980 h 2771"/>
                              <a:gd name="T88" fmla="+- 0 1521 1451"/>
                              <a:gd name="T89" fmla="*/ T88 w 2660"/>
                              <a:gd name="T90" fmla="+- 0 2844 1075"/>
                              <a:gd name="T91" fmla="*/ 2844 h 2771"/>
                              <a:gd name="T92" fmla="+- 0 1483 1451"/>
                              <a:gd name="T93" fmla="*/ T92 w 2660"/>
                              <a:gd name="T94" fmla="+- 0 2703 1075"/>
                              <a:gd name="T95" fmla="*/ 2703 h 2771"/>
                              <a:gd name="T96" fmla="+- 0 1459 1451"/>
                              <a:gd name="T97" fmla="*/ T96 w 2660"/>
                              <a:gd name="T98" fmla="+- 0 2556 1075"/>
                              <a:gd name="T99" fmla="*/ 2556 h 2771"/>
                              <a:gd name="T100" fmla="+- 0 1451 1451"/>
                              <a:gd name="T101" fmla="*/ T100 w 2660"/>
                              <a:gd name="T102" fmla="+- 0 2405 1075"/>
                              <a:gd name="T103" fmla="*/ 2405 h 2771"/>
                              <a:gd name="T104" fmla="+- 0 1460 1451"/>
                              <a:gd name="T105" fmla="*/ T104 w 2660"/>
                              <a:gd name="T106" fmla="+- 0 2248 1075"/>
                              <a:gd name="T107" fmla="*/ 2248 h 2771"/>
                              <a:gd name="T108" fmla="+- 0 1485 1451"/>
                              <a:gd name="T109" fmla="*/ T108 w 2660"/>
                              <a:gd name="T110" fmla="+- 0 2095 1075"/>
                              <a:gd name="T111" fmla="*/ 2095 h 2771"/>
                              <a:gd name="T112" fmla="+- 0 1526 1451"/>
                              <a:gd name="T113" fmla="*/ T112 w 2660"/>
                              <a:gd name="T114" fmla="+- 0 1947 1075"/>
                              <a:gd name="T115" fmla="*/ 1947 h 2771"/>
                              <a:gd name="T116" fmla="+- 0 1582 1451"/>
                              <a:gd name="T117" fmla="*/ T116 w 2660"/>
                              <a:gd name="T118" fmla="+- 0 1805 1075"/>
                              <a:gd name="T119" fmla="*/ 1805 h 2771"/>
                              <a:gd name="T120" fmla="+- 0 1653 1451"/>
                              <a:gd name="T121" fmla="*/ T120 w 2660"/>
                              <a:gd name="T122" fmla="+- 0 1670 1075"/>
                              <a:gd name="T123" fmla="*/ 1670 h 2771"/>
                              <a:gd name="T124" fmla="+- 0 1737 1451"/>
                              <a:gd name="T125" fmla="*/ T124 w 2660"/>
                              <a:gd name="T126" fmla="+- 0 1544 1075"/>
                              <a:gd name="T127" fmla="*/ 1544 h 2771"/>
                              <a:gd name="T128" fmla="+- 0 1834 1451"/>
                              <a:gd name="T129" fmla="*/ T128 w 2660"/>
                              <a:gd name="T130" fmla="+- 0 1427 1075"/>
                              <a:gd name="T131" fmla="*/ 1427 h 2771"/>
                              <a:gd name="T132" fmla="+- 0 1944 1451"/>
                              <a:gd name="T133" fmla="*/ T132 w 2660"/>
                              <a:gd name="T134" fmla="+- 0 1320 1075"/>
                              <a:gd name="T135" fmla="*/ 1320 h 2771"/>
                              <a:gd name="T136" fmla="+- 0 2064 1451"/>
                              <a:gd name="T137" fmla="*/ T136 w 2660"/>
                              <a:gd name="T138" fmla="+- 0 1225 1075"/>
                              <a:gd name="T139" fmla="*/ 1225 h 2771"/>
                              <a:gd name="T140" fmla="+- 0 2196 1451"/>
                              <a:gd name="T141" fmla="*/ T140 w 2660"/>
                              <a:gd name="T142" fmla="+- 0 1143 1075"/>
                              <a:gd name="T143" fmla="*/ 1143 h 2771"/>
                              <a:gd name="T144" fmla="+- 0 2337 1451"/>
                              <a:gd name="T145" fmla="*/ T144 w 2660"/>
                              <a:gd name="T146" fmla="+- 0 1075 1075"/>
                              <a:gd name="T147" fmla="*/ 1075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660" h="2771">
                                <a:moveTo>
                                  <a:pt x="1441" y="1330"/>
                                </a:moveTo>
                                <a:lnTo>
                                  <a:pt x="2660" y="2099"/>
                                </a:lnTo>
                                <a:lnTo>
                                  <a:pt x="2617" y="2163"/>
                                </a:lnTo>
                                <a:lnTo>
                                  <a:pt x="2570" y="2225"/>
                                </a:lnTo>
                                <a:lnTo>
                                  <a:pt x="2521" y="2284"/>
                                </a:lnTo>
                                <a:lnTo>
                                  <a:pt x="2469" y="2340"/>
                                </a:lnTo>
                                <a:lnTo>
                                  <a:pt x="2414" y="2393"/>
                                </a:lnTo>
                                <a:lnTo>
                                  <a:pt x="2356" y="2443"/>
                                </a:lnTo>
                                <a:lnTo>
                                  <a:pt x="2297" y="2489"/>
                                </a:lnTo>
                                <a:lnTo>
                                  <a:pt x="2234" y="2533"/>
                                </a:lnTo>
                                <a:lnTo>
                                  <a:pt x="2170" y="2573"/>
                                </a:lnTo>
                                <a:lnTo>
                                  <a:pt x="2104" y="2609"/>
                                </a:lnTo>
                                <a:lnTo>
                                  <a:pt x="2036" y="2642"/>
                                </a:lnTo>
                                <a:lnTo>
                                  <a:pt x="1966" y="2672"/>
                                </a:lnTo>
                                <a:lnTo>
                                  <a:pt x="1894" y="2698"/>
                                </a:lnTo>
                                <a:lnTo>
                                  <a:pt x="1821" y="2720"/>
                                </a:lnTo>
                                <a:lnTo>
                                  <a:pt x="1747" y="2738"/>
                                </a:lnTo>
                                <a:lnTo>
                                  <a:pt x="1672" y="2752"/>
                                </a:lnTo>
                                <a:lnTo>
                                  <a:pt x="1596" y="2762"/>
                                </a:lnTo>
                                <a:lnTo>
                                  <a:pt x="1519" y="2769"/>
                                </a:lnTo>
                                <a:lnTo>
                                  <a:pt x="1441" y="2771"/>
                                </a:lnTo>
                                <a:lnTo>
                                  <a:pt x="1365" y="2769"/>
                                </a:lnTo>
                                <a:lnTo>
                                  <a:pt x="1290" y="2763"/>
                                </a:lnTo>
                                <a:lnTo>
                                  <a:pt x="1216" y="2753"/>
                                </a:lnTo>
                                <a:lnTo>
                                  <a:pt x="1143" y="2739"/>
                                </a:lnTo>
                                <a:lnTo>
                                  <a:pt x="1072" y="2722"/>
                                </a:lnTo>
                                <a:lnTo>
                                  <a:pt x="1002" y="2701"/>
                                </a:lnTo>
                                <a:lnTo>
                                  <a:pt x="933" y="2677"/>
                                </a:lnTo>
                                <a:lnTo>
                                  <a:pt x="866" y="2650"/>
                                </a:lnTo>
                                <a:lnTo>
                                  <a:pt x="801" y="2619"/>
                                </a:lnTo>
                                <a:lnTo>
                                  <a:pt x="737" y="2585"/>
                                </a:lnTo>
                                <a:lnTo>
                                  <a:pt x="675" y="2548"/>
                                </a:lnTo>
                                <a:lnTo>
                                  <a:pt x="616" y="2508"/>
                                </a:lnTo>
                                <a:lnTo>
                                  <a:pt x="558" y="2465"/>
                                </a:lnTo>
                                <a:lnTo>
                                  <a:pt x="503" y="2420"/>
                                </a:lnTo>
                                <a:lnTo>
                                  <a:pt x="450" y="2372"/>
                                </a:lnTo>
                                <a:lnTo>
                                  <a:pt x="399" y="2321"/>
                                </a:lnTo>
                                <a:lnTo>
                                  <a:pt x="351" y="2268"/>
                                </a:lnTo>
                                <a:lnTo>
                                  <a:pt x="306" y="2213"/>
                                </a:lnTo>
                                <a:lnTo>
                                  <a:pt x="263" y="2155"/>
                                </a:lnTo>
                                <a:lnTo>
                                  <a:pt x="223" y="2096"/>
                                </a:lnTo>
                                <a:lnTo>
                                  <a:pt x="186" y="2034"/>
                                </a:lnTo>
                                <a:lnTo>
                                  <a:pt x="152" y="1970"/>
                                </a:lnTo>
                                <a:lnTo>
                                  <a:pt x="121" y="1905"/>
                                </a:lnTo>
                                <a:lnTo>
                                  <a:pt x="94" y="1838"/>
                                </a:lnTo>
                                <a:lnTo>
                                  <a:pt x="70" y="1769"/>
                                </a:lnTo>
                                <a:lnTo>
                                  <a:pt x="49" y="1699"/>
                                </a:lnTo>
                                <a:lnTo>
                                  <a:pt x="32" y="1628"/>
                                </a:lnTo>
                                <a:lnTo>
                                  <a:pt x="18" y="1555"/>
                                </a:lnTo>
                                <a:lnTo>
                                  <a:pt x="8" y="1481"/>
                                </a:lnTo>
                                <a:lnTo>
                                  <a:pt x="2" y="1406"/>
                                </a:lnTo>
                                <a:lnTo>
                                  <a:pt x="0" y="1330"/>
                                </a:lnTo>
                                <a:lnTo>
                                  <a:pt x="2" y="1251"/>
                                </a:lnTo>
                                <a:lnTo>
                                  <a:pt x="9" y="1173"/>
                                </a:lnTo>
                                <a:lnTo>
                                  <a:pt x="19" y="1096"/>
                                </a:lnTo>
                                <a:lnTo>
                                  <a:pt x="34" y="1020"/>
                                </a:lnTo>
                                <a:lnTo>
                                  <a:pt x="52" y="945"/>
                                </a:lnTo>
                                <a:lnTo>
                                  <a:pt x="75" y="872"/>
                                </a:lnTo>
                                <a:lnTo>
                                  <a:pt x="101" y="800"/>
                                </a:lnTo>
                                <a:lnTo>
                                  <a:pt x="131" y="730"/>
                                </a:lnTo>
                                <a:lnTo>
                                  <a:pt x="165" y="662"/>
                                </a:lnTo>
                                <a:lnTo>
                                  <a:pt x="202" y="595"/>
                                </a:lnTo>
                                <a:lnTo>
                                  <a:pt x="242" y="531"/>
                                </a:lnTo>
                                <a:lnTo>
                                  <a:pt x="286" y="469"/>
                                </a:lnTo>
                                <a:lnTo>
                                  <a:pt x="333" y="409"/>
                                </a:lnTo>
                                <a:lnTo>
                                  <a:pt x="383" y="352"/>
                                </a:lnTo>
                                <a:lnTo>
                                  <a:pt x="436" y="297"/>
                                </a:lnTo>
                                <a:lnTo>
                                  <a:pt x="493" y="245"/>
                                </a:lnTo>
                                <a:lnTo>
                                  <a:pt x="552" y="196"/>
                                </a:lnTo>
                                <a:lnTo>
                                  <a:pt x="613" y="150"/>
                                </a:lnTo>
                                <a:lnTo>
                                  <a:pt x="678" y="108"/>
                                </a:lnTo>
                                <a:lnTo>
                                  <a:pt x="745" y="68"/>
                                </a:lnTo>
                                <a:lnTo>
                                  <a:pt x="814" y="32"/>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28" name="docshape257"/>
                        <wps:cNvSpPr/>
                        <wps:spPr bwMode="auto">
                          <a:xfrm>
                            <a:off x="1451" y="1074"/>
                            <a:ext cx="1442" cy="2180"/>
                          </a:xfrm>
                          <a:custGeom>
                            <a:avLst/>
                            <a:gdLst>
                              <a:gd name="T0" fmla="+- 0 2337 1451"/>
                              <a:gd name="T1" fmla="*/ T0 w 1442"/>
                              <a:gd name="T2" fmla="+- 0 1075 1075"/>
                              <a:gd name="T3" fmla="*/ 1075 h 2180"/>
                              <a:gd name="T4" fmla="+- 0 2265 1451"/>
                              <a:gd name="T5" fmla="*/ T4 w 1442"/>
                              <a:gd name="T6" fmla="+- 0 1107 1075"/>
                              <a:gd name="T7" fmla="*/ 1107 h 2180"/>
                              <a:gd name="T8" fmla="+- 0 2196 1451"/>
                              <a:gd name="T9" fmla="*/ T8 w 1442"/>
                              <a:gd name="T10" fmla="+- 0 1143 1075"/>
                              <a:gd name="T11" fmla="*/ 1143 h 2180"/>
                              <a:gd name="T12" fmla="+- 0 2129 1451"/>
                              <a:gd name="T13" fmla="*/ T12 w 1442"/>
                              <a:gd name="T14" fmla="+- 0 1183 1075"/>
                              <a:gd name="T15" fmla="*/ 1183 h 2180"/>
                              <a:gd name="T16" fmla="+- 0 2064 1451"/>
                              <a:gd name="T17" fmla="*/ T16 w 1442"/>
                              <a:gd name="T18" fmla="+- 0 1225 1075"/>
                              <a:gd name="T19" fmla="*/ 1225 h 2180"/>
                              <a:gd name="T20" fmla="+- 0 2003 1451"/>
                              <a:gd name="T21" fmla="*/ T20 w 1442"/>
                              <a:gd name="T22" fmla="+- 0 1271 1075"/>
                              <a:gd name="T23" fmla="*/ 1271 h 2180"/>
                              <a:gd name="T24" fmla="+- 0 1944 1451"/>
                              <a:gd name="T25" fmla="*/ T24 w 1442"/>
                              <a:gd name="T26" fmla="+- 0 1320 1075"/>
                              <a:gd name="T27" fmla="*/ 1320 h 2180"/>
                              <a:gd name="T28" fmla="+- 0 1887 1451"/>
                              <a:gd name="T29" fmla="*/ T28 w 1442"/>
                              <a:gd name="T30" fmla="+- 0 1372 1075"/>
                              <a:gd name="T31" fmla="*/ 1372 h 2180"/>
                              <a:gd name="T32" fmla="+- 0 1834 1451"/>
                              <a:gd name="T33" fmla="*/ T32 w 1442"/>
                              <a:gd name="T34" fmla="+- 0 1427 1075"/>
                              <a:gd name="T35" fmla="*/ 1427 h 2180"/>
                              <a:gd name="T36" fmla="+- 0 1784 1451"/>
                              <a:gd name="T37" fmla="*/ T36 w 1442"/>
                              <a:gd name="T38" fmla="+- 0 1484 1075"/>
                              <a:gd name="T39" fmla="*/ 1484 h 2180"/>
                              <a:gd name="T40" fmla="+- 0 1737 1451"/>
                              <a:gd name="T41" fmla="*/ T40 w 1442"/>
                              <a:gd name="T42" fmla="+- 0 1544 1075"/>
                              <a:gd name="T43" fmla="*/ 1544 h 2180"/>
                              <a:gd name="T44" fmla="+- 0 1693 1451"/>
                              <a:gd name="T45" fmla="*/ T44 w 1442"/>
                              <a:gd name="T46" fmla="+- 0 1606 1075"/>
                              <a:gd name="T47" fmla="*/ 1606 h 2180"/>
                              <a:gd name="T48" fmla="+- 0 1653 1451"/>
                              <a:gd name="T49" fmla="*/ T48 w 1442"/>
                              <a:gd name="T50" fmla="+- 0 1670 1075"/>
                              <a:gd name="T51" fmla="*/ 1670 h 2180"/>
                              <a:gd name="T52" fmla="+- 0 1616 1451"/>
                              <a:gd name="T53" fmla="*/ T52 w 1442"/>
                              <a:gd name="T54" fmla="+- 0 1737 1075"/>
                              <a:gd name="T55" fmla="*/ 1737 h 2180"/>
                              <a:gd name="T56" fmla="+- 0 1582 1451"/>
                              <a:gd name="T57" fmla="*/ T56 w 1442"/>
                              <a:gd name="T58" fmla="+- 0 1805 1075"/>
                              <a:gd name="T59" fmla="*/ 1805 h 2180"/>
                              <a:gd name="T60" fmla="+- 0 1552 1451"/>
                              <a:gd name="T61" fmla="*/ T60 w 1442"/>
                              <a:gd name="T62" fmla="+- 0 1875 1075"/>
                              <a:gd name="T63" fmla="*/ 1875 h 2180"/>
                              <a:gd name="T64" fmla="+- 0 1526 1451"/>
                              <a:gd name="T65" fmla="*/ T64 w 1442"/>
                              <a:gd name="T66" fmla="+- 0 1947 1075"/>
                              <a:gd name="T67" fmla="*/ 1947 h 2180"/>
                              <a:gd name="T68" fmla="+- 0 1503 1451"/>
                              <a:gd name="T69" fmla="*/ T68 w 1442"/>
                              <a:gd name="T70" fmla="+- 0 2020 1075"/>
                              <a:gd name="T71" fmla="*/ 2020 h 2180"/>
                              <a:gd name="T72" fmla="+- 0 1485 1451"/>
                              <a:gd name="T73" fmla="*/ T72 w 1442"/>
                              <a:gd name="T74" fmla="+- 0 2095 1075"/>
                              <a:gd name="T75" fmla="*/ 2095 h 2180"/>
                              <a:gd name="T76" fmla="+- 0 1470 1451"/>
                              <a:gd name="T77" fmla="*/ T76 w 1442"/>
                              <a:gd name="T78" fmla="+- 0 2171 1075"/>
                              <a:gd name="T79" fmla="*/ 2171 h 2180"/>
                              <a:gd name="T80" fmla="+- 0 1460 1451"/>
                              <a:gd name="T81" fmla="*/ T80 w 1442"/>
                              <a:gd name="T82" fmla="+- 0 2248 1075"/>
                              <a:gd name="T83" fmla="*/ 2248 h 2180"/>
                              <a:gd name="T84" fmla="+- 0 1453 1451"/>
                              <a:gd name="T85" fmla="*/ T84 w 1442"/>
                              <a:gd name="T86" fmla="+- 0 2326 1075"/>
                              <a:gd name="T87" fmla="*/ 2326 h 2180"/>
                              <a:gd name="T88" fmla="+- 0 1451 1451"/>
                              <a:gd name="T89" fmla="*/ T88 w 1442"/>
                              <a:gd name="T90" fmla="+- 0 2405 1075"/>
                              <a:gd name="T91" fmla="*/ 2405 h 2180"/>
                              <a:gd name="T92" fmla="+- 0 1453 1451"/>
                              <a:gd name="T93" fmla="*/ T92 w 1442"/>
                              <a:gd name="T94" fmla="+- 0 2481 1075"/>
                              <a:gd name="T95" fmla="*/ 2481 h 2180"/>
                              <a:gd name="T96" fmla="+- 0 1459 1451"/>
                              <a:gd name="T97" fmla="*/ T96 w 1442"/>
                              <a:gd name="T98" fmla="+- 0 2557 1075"/>
                              <a:gd name="T99" fmla="*/ 2557 h 2180"/>
                              <a:gd name="T100" fmla="+- 0 1469 1451"/>
                              <a:gd name="T101" fmla="*/ T100 w 1442"/>
                              <a:gd name="T102" fmla="+- 0 2632 1075"/>
                              <a:gd name="T103" fmla="*/ 2632 h 2180"/>
                              <a:gd name="T104" fmla="+- 0 1483 1451"/>
                              <a:gd name="T105" fmla="*/ T104 w 1442"/>
                              <a:gd name="T106" fmla="+- 0 2706 1075"/>
                              <a:gd name="T107" fmla="*/ 2706 h 2180"/>
                              <a:gd name="T108" fmla="+- 0 1501 1451"/>
                              <a:gd name="T109" fmla="*/ T108 w 1442"/>
                              <a:gd name="T110" fmla="+- 0 2779 1075"/>
                              <a:gd name="T111" fmla="*/ 2779 h 2180"/>
                              <a:gd name="T112" fmla="+- 0 1522 1451"/>
                              <a:gd name="T113" fmla="*/ T112 w 1442"/>
                              <a:gd name="T114" fmla="+- 0 2851 1075"/>
                              <a:gd name="T115" fmla="*/ 2851 h 2180"/>
                              <a:gd name="T116" fmla="+- 0 1547 1451"/>
                              <a:gd name="T117" fmla="*/ T116 w 1442"/>
                              <a:gd name="T118" fmla="+- 0 2923 1075"/>
                              <a:gd name="T119" fmla="*/ 2923 h 2180"/>
                              <a:gd name="T120" fmla="+- 0 1576 1451"/>
                              <a:gd name="T121" fmla="*/ T120 w 1442"/>
                              <a:gd name="T122" fmla="+- 0 2992 1075"/>
                              <a:gd name="T123" fmla="*/ 2992 h 2180"/>
                              <a:gd name="T124" fmla="+- 0 1609 1451"/>
                              <a:gd name="T125" fmla="*/ T124 w 1442"/>
                              <a:gd name="T126" fmla="+- 0 3060 1075"/>
                              <a:gd name="T127" fmla="*/ 3060 h 2180"/>
                              <a:gd name="T128" fmla="+- 0 1645 1451"/>
                              <a:gd name="T129" fmla="*/ T128 w 1442"/>
                              <a:gd name="T130" fmla="+- 0 3127 1075"/>
                              <a:gd name="T131" fmla="*/ 3127 h 2180"/>
                              <a:gd name="T132" fmla="+- 0 1685 1451"/>
                              <a:gd name="T133" fmla="*/ T132 w 1442"/>
                              <a:gd name="T134" fmla="+- 0 3192 1075"/>
                              <a:gd name="T135" fmla="*/ 3192 h 2180"/>
                              <a:gd name="T136" fmla="+- 0 1728 1451"/>
                              <a:gd name="T137" fmla="*/ T136 w 1442"/>
                              <a:gd name="T138" fmla="+- 0 3254 1075"/>
                              <a:gd name="T139" fmla="*/ 3254 h 2180"/>
                              <a:gd name="T140" fmla="+- 0 2892 1451"/>
                              <a:gd name="T141" fmla="*/ T140 w 1442"/>
                              <a:gd name="T142" fmla="+- 0 2405 1075"/>
                              <a:gd name="T143" fmla="*/ 2405 h 2180"/>
                              <a:gd name="T144" fmla="+- 0 2337 1451"/>
                              <a:gd name="T145" fmla="*/ T144 w 1442"/>
                              <a:gd name="T146" fmla="+- 0 1075 1075"/>
                              <a:gd name="T147" fmla="*/ 1075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42" h="2180">
                                <a:moveTo>
                                  <a:pt x="886" y="0"/>
                                </a:moveTo>
                                <a:lnTo>
                                  <a:pt x="814" y="32"/>
                                </a:lnTo>
                                <a:lnTo>
                                  <a:pt x="745" y="68"/>
                                </a:lnTo>
                                <a:lnTo>
                                  <a:pt x="678" y="108"/>
                                </a:lnTo>
                                <a:lnTo>
                                  <a:pt x="613" y="150"/>
                                </a:lnTo>
                                <a:lnTo>
                                  <a:pt x="552" y="196"/>
                                </a:lnTo>
                                <a:lnTo>
                                  <a:pt x="493" y="245"/>
                                </a:lnTo>
                                <a:lnTo>
                                  <a:pt x="436" y="297"/>
                                </a:lnTo>
                                <a:lnTo>
                                  <a:pt x="383" y="352"/>
                                </a:lnTo>
                                <a:lnTo>
                                  <a:pt x="333" y="409"/>
                                </a:lnTo>
                                <a:lnTo>
                                  <a:pt x="286" y="469"/>
                                </a:lnTo>
                                <a:lnTo>
                                  <a:pt x="242" y="531"/>
                                </a:lnTo>
                                <a:lnTo>
                                  <a:pt x="202" y="595"/>
                                </a:lnTo>
                                <a:lnTo>
                                  <a:pt x="165" y="662"/>
                                </a:lnTo>
                                <a:lnTo>
                                  <a:pt x="131" y="730"/>
                                </a:lnTo>
                                <a:lnTo>
                                  <a:pt x="101" y="800"/>
                                </a:lnTo>
                                <a:lnTo>
                                  <a:pt x="75" y="872"/>
                                </a:lnTo>
                                <a:lnTo>
                                  <a:pt x="52" y="945"/>
                                </a:lnTo>
                                <a:lnTo>
                                  <a:pt x="34" y="1020"/>
                                </a:lnTo>
                                <a:lnTo>
                                  <a:pt x="19" y="1096"/>
                                </a:lnTo>
                                <a:lnTo>
                                  <a:pt x="9" y="1173"/>
                                </a:lnTo>
                                <a:lnTo>
                                  <a:pt x="2" y="1251"/>
                                </a:lnTo>
                                <a:lnTo>
                                  <a:pt x="0" y="1330"/>
                                </a:lnTo>
                                <a:lnTo>
                                  <a:pt x="2" y="1406"/>
                                </a:lnTo>
                                <a:lnTo>
                                  <a:pt x="8" y="1482"/>
                                </a:lnTo>
                                <a:lnTo>
                                  <a:pt x="18" y="1557"/>
                                </a:lnTo>
                                <a:lnTo>
                                  <a:pt x="32" y="1631"/>
                                </a:lnTo>
                                <a:lnTo>
                                  <a:pt x="50" y="1704"/>
                                </a:lnTo>
                                <a:lnTo>
                                  <a:pt x="71" y="1776"/>
                                </a:lnTo>
                                <a:lnTo>
                                  <a:pt x="96" y="1848"/>
                                </a:lnTo>
                                <a:lnTo>
                                  <a:pt x="125" y="1917"/>
                                </a:lnTo>
                                <a:lnTo>
                                  <a:pt x="158" y="1985"/>
                                </a:lnTo>
                                <a:lnTo>
                                  <a:pt x="194" y="2052"/>
                                </a:lnTo>
                                <a:lnTo>
                                  <a:pt x="234" y="2117"/>
                                </a:lnTo>
                                <a:lnTo>
                                  <a:pt x="277" y="2179"/>
                                </a:lnTo>
                                <a:lnTo>
                                  <a:pt x="1441" y="1330"/>
                                </a:lnTo>
                                <a:lnTo>
                                  <a:pt x="886" y="0"/>
                                </a:lnTo>
                                <a:close/>
                              </a:path>
                            </a:pathLst>
                          </a:custGeom>
                          <a:solidFill>
                            <a:srgbClr val="66BEFF"/>
                          </a:solidFill>
                          <a:ln>
                            <a:noFill/>
                          </a:ln>
                        </wps:spPr>
                        <wps:bodyPr rot="0" vert="horz" wrap="square" lIns="91440" tIns="45720" rIns="91440" bIns="45720" anchor="t" anchorCtr="0" upright="1">
                          <a:noAutofit/>
                        </wps:bodyPr>
                      </wps:wsp>
                      <wps:wsp>
                        <wps:cNvPr id="29" name="docshape258"/>
                        <wps:cNvSpPr/>
                        <wps:spPr bwMode="auto">
                          <a:xfrm>
                            <a:off x="1451" y="1074"/>
                            <a:ext cx="1442" cy="2180"/>
                          </a:xfrm>
                          <a:custGeom>
                            <a:avLst/>
                            <a:gdLst>
                              <a:gd name="T0" fmla="+- 0 2892 1451"/>
                              <a:gd name="T1" fmla="*/ T0 w 1442"/>
                              <a:gd name="T2" fmla="+- 0 2405 1075"/>
                              <a:gd name="T3" fmla="*/ 2405 h 2180"/>
                              <a:gd name="T4" fmla="+- 0 1728 1451"/>
                              <a:gd name="T5" fmla="*/ T4 w 1442"/>
                              <a:gd name="T6" fmla="+- 0 3254 1075"/>
                              <a:gd name="T7" fmla="*/ 3254 h 2180"/>
                              <a:gd name="T8" fmla="+- 0 1685 1451"/>
                              <a:gd name="T9" fmla="*/ T8 w 1442"/>
                              <a:gd name="T10" fmla="+- 0 3192 1075"/>
                              <a:gd name="T11" fmla="*/ 3192 h 2180"/>
                              <a:gd name="T12" fmla="+- 0 1645 1451"/>
                              <a:gd name="T13" fmla="*/ T12 w 1442"/>
                              <a:gd name="T14" fmla="+- 0 3127 1075"/>
                              <a:gd name="T15" fmla="*/ 3127 h 2180"/>
                              <a:gd name="T16" fmla="+- 0 1609 1451"/>
                              <a:gd name="T17" fmla="*/ T16 w 1442"/>
                              <a:gd name="T18" fmla="+- 0 3060 1075"/>
                              <a:gd name="T19" fmla="*/ 3060 h 2180"/>
                              <a:gd name="T20" fmla="+- 0 1576 1451"/>
                              <a:gd name="T21" fmla="*/ T20 w 1442"/>
                              <a:gd name="T22" fmla="+- 0 2992 1075"/>
                              <a:gd name="T23" fmla="*/ 2992 h 2180"/>
                              <a:gd name="T24" fmla="+- 0 1547 1451"/>
                              <a:gd name="T25" fmla="*/ T24 w 1442"/>
                              <a:gd name="T26" fmla="+- 0 2923 1075"/>
                              <a:gd name="T27" fmla="*/ 2923 h 2180"/>
                              <a:gd name="T28" fmla="+- 0 1522 1451"/>
                              <a:gd name="T29" fmla="*/ T28 w 1442"/>
                              <a:gd name="T30" fmla="+- 0 2851 1075"/>
                              <a:gd name="T31" fmla="*/ 2851 h 2180"/>
                              <a:gd name="T32" fmla="+- 0 1501 1451"/>
                              <a:gd name="T33" fmla="*/ T32 w 1442"/>
                              <a:gd name="T34" fmla="+- 0 2779 1075"/>
                              <a:gd name="T35" fmla="*/ 2779 h 2180"/>
                              <a:gd name="T36" fmla="+- 0 1483 1451"/>
                              <a:gd name="T37" fmla="*/ T36 w 1442"/>
                              <a:gd name="T38" fmla="+- 0 2706 1075"/>
                              <a:gd name="T39" fmla="*/ 2706 h 2180"/>
                              <a:gd name="T40" fmla="+- 0 1469 1451"/>
                              <a:gd name="T41" fmla="*/ T40 w 1442"/>
                              <a:gd name="T42" fmla="+- 0 2632 1075"/>
                              <a:gd name="T43" fmla="*/ 2632 h 2180"/>
                              <a:gd name="T44" fmla="+- 0 1459 1451"/>
                              <a:gd name="T45" fmla="*/ T44 w 1442"/>
                              <a:gd name="T46" fmla="+- 0 2557 1075"/>
                              <a:gd name="T47" fmla="*/ 2557 h 2180"/>
                              <a:gd name="T48" fmla="+- 0 1453 1451"/>
                              <a:gd name="T49" fmla="*/ T48 w 1442"/>
                              <a:gd name="T50" fmla="+- 0 2481 1075"/>
                              <a:gd name="T51" fmla="*/ 2481 h 2180"/>
                              <a:gd name="T52" fmla="+- 0 1451 1451"/>
                              <a:gd name="T53" fmla="*/ T52 w 1442"/>
                              <a:gd name="T54" fmla="+- 0 2405 1075"/>
                              <a:gd name="T55" fmla="*/ 2405 h 2180"/>
                              <a:gd name="T56" fmla="+- 0 1453 1451"/>
                              <a:gd name="T57" fmla="*/ T56 w 1442"/>
                              <a:gd name="T58" fmla="+- 0 2326 1075"/>
                              <a:gd name="T59" fmla="*/ 2326 h 2180"/>
                              <a:gd name="T60" fmla="+- 0 1460 1451"/>
                              <a:gd name="T61" fmla="*/ T60 w 1442"/>
                              <a:gd name="T62" fmla="+- 0 2248 1075"/>
                              <a:gd name="T63" fmla="*/ 2248 h 2180"/>
                              <a:gd name="T64" fmla="+- 0 1470 1451"/>
                              <a:gd name="T65" fmla="*/ T64 w 1442"/>
                              <a:gd name="T66" fmla="+- 0 2171 1075"/>
                              <a:gd name="T67" fmla="*/ 2171 h 2180"/>
                              <a:gd name="T68" fmla="+- 0 1485 1451"/>
                              <a:gd name="T69" fmla="*/ T68 w 1442"/>
                              <a:gd name="T70" fmla="+- 0 2095 1075"/>
                              <a:gd name="T71" fmla="*/ 2095 h 2180"/>
                              <a:gd name="T72" fmla="+- 0 1503 1451"/>
                              <a:gd name="T73" fmla="*/ T72 w 1442"/>
                              <a:gd name="T74" fmla="+- 0 2020 1075"/>
                              <a:gd name="T75" fmla="*/ 2020 h 2180"/>
                              <a:gd name="T76" fmla="+- 0 1526 1451"/>
                              <a:gd name="T77" fmla="*/ T76 w 1442"/>
                              <a:gd name="T78" fmla="+- 0 1947 1075"/>
                              <a:gd name="T79" fmla="*/ 1947 h 2180"/>
                              <a:gd name="T80" fmla="+- 0 1552 1451"/>
                              <a:gd name="T81" fmla="*/ T80 w 1442"/>
                              <a:gd name="T82" fmla="+- 0 1875 1075"/>
                              <a:gd name="T83" fmla="*/ 1875 h 2180"/>
                              <a:gd name="T84" fmla="+- 0 1582 1451"/>
                              <a:gd name="T85" fmla="*/ T84 w 1442"/>
                              <a:gd name="T86" fmla="+- 0 1805 1075"/>
                              <a:gd name="T87" fmla="*/ 1805 h 2180"/>
                              <a:gd name="T88" fmla="+- 0 1616 1451"/>
                              <a:gd name="T89" fmla="*/ T88 w 1442"/>
                              <a:gd name="T90" fmla="+- 0 1737 1075"/>
                              <a:gd name="T91" fmla="*/ 1737 h 2180"/>
                              <a:gd name="T92" fmla="+- 0 1653 1451"/>
                              <a:gd name="T93" fmla="*/ T92 w 1442"/>
                              <a:gd name="T94" fmla="+- 0 1670 1075"/>
                              <a:gd name="T95" fmla="*/ 1670 h 2180"/>
                              <a:gd name="T96" fmla="+- 0 1693 1451"/>
                              <a:gd name="T97" fmla="*/ T96 w 1442"/>
                              <a:gd name="T98" fmla="+- 0 1606 1075"/>
                              <a:gd name="T99" fmla="*/ 1606 h 2180"/>
                              <a:gd name="T100" fmla="+- 0 1737 1451"/>
                              <a:gd name="T101" fmla="*/ T100 w 1442"/>
                              <a:gd name="T102" fmla="+- 0 1544 1075"/>
                              <a:gd name="T103" fmla="*/ 1544 h 2180"/>
                              <a:gd name="T104" fmla="+- 0 1784 1451"/>
                              <a:gd name="T105" fmla="*/ T104 w 1442"/>
                              <a:gd name="T106" fmla="+- 0 1484 1075"/>
                              <a:gd name="T107" fmla="*/ 1484 h 2180"/>
                              <a:gd name="T108" fmla="+- 0 1834 1451"/>
                              <a:gd name="T109" fmla="*/ T108 w 1442"/>
                              <a:gd name="T110" fmla="+- 0 1427 1075"/>
                              <a:gd name="T111" fmla="*/ 1427 h 2180"/>
                              <a:gd name="T112" fmla="+- 0 1887 1451"/>
                              <a:gd name="T113" fmla="*/ T112 w 1442"/>
                              <a:gd name="T114" fmla="+- 0 1372 1075"/>
                              <a:gd name="T115" fmla="*/ 1372 h 2180"/>
                              <a:gd name="T116" fmla="+- 0 1944 1451"/>
                              <a:gd name="T117" fmla="*/ T116 w 1442"/>
                              <a:gd name="T118" fmla="+- 0 1320 1075"/>
                              <a:gd name="T119" fmla="*/ 1320 h 2180"/>
                              <a:gd name="T120" fmla="+- 0 2003 1451"/>
                              <a:gd name="T121" fmla="*/ T120 w 1442"/>
                              <a:gd name="T122" fmla="+- 0 1271 1075"/>
                              <a:gd name="T123" fmla="*/ 1271 h 2180"/>
                              <a:gd name="T124" fmla="+- 0 2064 1451"/>
                              <a:gd name="T125" fmla="*/ T124 w 1442"/>
                              <a:gd name="T126" fmla="+- 0 1225 1075"/>
                              <a:gd name="T127" fmla="*/ 1225 h 2180"/>
                              <a:gd name="T128" fmla="+- 0 2129 1451"/>
                              <a:gd name="T129" fmla="*/ T128 w 1442"/>
                              <a:gd name="T130" fmla="+- 0 1183 1075"/>
                              <a:gd name="T131" fmla="*/ 1183 h 2180"/>
                              <a:gd name="T132" fmla="+- 0 2196 1451"/>
                              <a:gd name="T133" fmla="*/ T132 w 1442"/>
                              <a:gd name="T134" fmla="+- 0 1143 1075"/>
                              <a:gd name="T135" fmla="*/ 1143 h 2180"/>
                              <a:gd name="T136" fmla="+- 0 2265 1451"/>
                              <a:gd name="T137" fmla="*/ T136 w 1442"/>
                              <a:gd name="T138" fmla="+- 0 1107 1075"/>
                              <a:gd name="T139" fmla="*/ 1107 h 2180"/>
                              <a:gd name="T140" fmla="+- 0 2337 1451"/>
                              <a:gd name="T141" fmla="*/ T140 w 1442"/>
                              <a:gd name="T142" fmla="+- 0 1075 1075"/>
                              <a:gd name="T143" fmla="*/ 1075 h 2180"/>
                              <a:gd name="T144" fmla="+- 0 2892 1451"/>
                              <a:gd name="T145" fmla="*/ T144 w 1442"/>
                              <a:gd name="T146" fmla="+- 0 2405 1075"/>
                              <a:gd name="T147" fmla="*/ 2405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42" h="2180">
                                <a:moveTo>
                                  <a:pt x="1441" y="1330"/>
                                </a:moveTo>
                                <a:lnTo>
                                  <a:pt x="277" y="2179"/>
                                </a:lnTo>
                                <a:lnTo>
                                  <a:pt x="234" y="2117"/>
                                </a:lnTo>
                                <a:lnTo>
                                  <a:pt x="194" y="2052"/>
                                </a:lnTo>
                                <a:lnTo>
                                  <a:pt x="158" y="1985"/>
                                </a:lnTo>
                                <a:lnTo>
                                  <a:pt x="125" y="1917"/>
                                </a:lnTo>
                                <a:lnTo>
                                  <a:pt x="96" y="1848"/>
                                </a:lnTo>
                                <a:lnTo>
                                  <a:pt x="71" y="1776"/>
                                </a:lnTo>
                                <a:lnTo>
                                  <a:pt x="50" y="1704"/>
                                </a:lnTo>
                                <a:lnTo>
                                  <a:pt x="32" y="1631"/>
                                </a:lnTo>
                                <a:lnTo>
                                  <a:pt x="18" y="1557"/>
                                </a:lnTo>
                                <a:lnTo>
                                  <a:pt x="8" y="1482"/>
                                </a:lnTo>
                                <a:lnTo>
                                  <a:pt x="2" y="1406"/>
                                </a:lnTo>
                                <a:lnTo>
                                  <a:pt x="0" y="1330"/>
                                </a:lnTo>
                                <a:lnTo>
                                  <a:pt x="2" y="1251"/>
                                </a:lnTo>
                                <a:lnTo>
                                  <a:pt x="9" y="1173"/>
                                </a:lnTo>
                                <a:lnTo>
                                  <a:pt x="19" y="1096"/>
                                </a:lnTo>
                                <a:lnTo>
                                  <a:pt x="34" y="1020"/>
                                </a:lnTo>
                                <a:lnTo>
                                  <a:pt x="52" y="945"/>
                                </a:lnTo>
                                <a:lnTo>
                                  <a:pt x="75" y="872"/>
                                </a:lnTo>
                                <a:lnTo>
                                  <a:pt x="101" y="800"/>
                                </a:lnTo>
                                <a:lnTo>
                                  <a:pt x="131" y="730"/>
                                </a:lnTo>
                                <a:lnTo>
                                  <a:pt x="165" y="662"/>
                                </a:lnTo>
                                <a:lnTo>
                                  <a:pt x="202" y="595"/>
                                </a:lnTo>
                                <a:lnTo>
                                  <a:pt x="242" y="531"/>
                                </a:lnTo>
                                <a:lnTo>
                                  <a:pt x="286" y="469"/>
                                </a:lnTo>
                                <a:lnTo>
                                  <a:pt x="333" y="409"/>
                                </a:lnTo>
                                <a:lnTo>
                                  <a:pt x="383" y="352"/>
                                </a:lnTo>
                                <a:lnTo>
                                  <a:pt x="436" y="297"/>
                                </a:lnTo>
                                <a:lnTo>
                                  <a:pt x="493" y="245"/>
                                </a:lnTo>
                                <a:lnTo>
                                  <a:pt x="552" y="196"/>
                                </a:lnTo>
                                <a:lnTo>
                                  <a:pt x="613" y="150"/>
                                </a:lnTo>
                                <a:lnTo>
                                  <a:pt x="678" y="108"/>
                                </a:lnTo>
                                <a:lnTo>
                                  <a:pt x="745" y="68"/>
                                </a:lnTo>
                                <a:lnTo>
                                  <a:pt x="814" y="32"/>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30" name="docshape259"/>
                        <wps:cNvSpPr/>
                        <wps:spPr bwMode="auto">
                          <a:xfrm>
                            <a:off x="2039" y="963"/>
                            <a:ext cx="853" cy="1442"/>
                          </a:xfrm>
                          <a:custGeom>
                            <a:avLst/>
                            <a:gdLst>
                              <a:gd name="T0" fmla="+- 0 2892 2039"/>
                              <a:gd name="T1" fmla="*/ T0 w 853"/>
                              <a:gd name="T2" fmla="+- 0 964 964"/>
                              <a:gd name="T3" fmla="*/ 964 h 1442"/>
                              <a:gd name="T4" fmla="+- 0 2816 2039"/>
                              <a:gd name="T5" fmla="*/ T4 w 853"/>
                              <a:gd name="T6" fmla="+- 0 966 964"/>
                              <a:gd name="T7" fmla="*/ 966 h 1442"/>
                              <a:gd name="T8" fmla="+- 0 2740 2039"/>
                              <a:gd name="T9" fmla="*/ T8 w 853"/>
                              <a:gd name="T10" fmla="+- 0 972 964"/>
                              <a:gd name="T11" fmla="*/ 972 h 1442"/>
                              <a:gd name="T12" fmla="+- 0 2665 2039"/>
                              <a:gd name="T13" fmla="*/ T12 w 853"/>
                              <a:gd name="T14" fmla="+- 0 982 964"/>
                              <a:gd name="T15" fmla="*/ 982 h 1442"/>
                              <a:gd name="T16" fmla="+- 0 2590 2039"/>
                              <a:gd name="T17" fmla="*/ T16 w 853"/>
                              <a:gd name="T18" fmla="+- 0 996 964"/>
                              <a:gd name="T19" fmla="*/ 996 h 1442"/>
                              <a:gd name="T20" fmla="+- 0 2516 2039"/>
                              <a:gd name="T21" fmla="*/ T20 w 853"/>
                              <a:gd name="T22" fmla="+- 0 1014 964"/>
                              <a:gd name="T23" fmla="*/ 1014 h 1442"/>
                              <a:gd name="T24" fmla="+- 0 2443 2039"/>
                              <a:gd name="T25" fmla="*/ T24 w 853"/>
                              <a:gd name="T26" fmla="+- 0 1035 964"/>
                              <a:gd name="T27" fmla="*/ 1035 h 1442"/>
                              <a:gd name="T28" fmla="+- 0 2372 2039"/>
                              <a:gd name="T29" fmla="*/ T28 w 853"/>
                              <a:gd name="T30" fmla="+- 0 1061 964"/>
                              <a:gd name="T31" fmla="*/ 1061 h 1442"/>
                              <a:gd name="T32" fmla="+- 0 2302 2039"/>
                              <a:gd name="T33" fmla="*/ T32 w 853"/>
                              <a:gd name="T34" fmla="+- 0 1090 964"/>
                              <a:gd name="T35" fmla="*/ 1090 h 1442"/>
                              <a:gd name="T36" fmla="+- 0 2233 2039"/>
                              <a:gd name="T37" fmla="*/ T36 w 853"/>
                              <a:gd name="T38" fmla="+- 0 1123 964"/>
                              <a:gd name="T39" fmla="*/ 1123 h 1442"/>
                              <a:gd name="T40" fmla="+- 0 2167 2039"/>
                              <a:gd name="T41" fmla="*/ T40 w 853"/>
                              <a:gd name="T42" fmla="+- 0 1160 964"/>
                              <a:gd name="T43" fmla="*/ 1160 h 1442"/>
                              <a:gd name="T44" fmla="+- 0 2102 2039"/>
                              <a:gd name="T45" fmla="*/ T44 w 853"/>
                              <a:gd name="T46" fmla="+- 0 1200 964"/>
                              <a:gd name="T47" fmla="*/ 1200 h 1442"/>
                              <a:gd name="T48" fmla="+- 0 2039 2039"/>
                              <a:gd name="T49" fmla="*/ T48 w 853"/>
                              <a:gd name="T50" fmla="+- 0 1243 964"/>
                              <a:gd name="T51" fmla="*/ 1243 h 1442"/>
                              <a:gd name="T52" fmla="+- 0 2892 2039"/>
                              <a:gd name="T53" fmla="*/ T52 w 853"/>
                              <a:gd name="T54" fmla="+- 0 2405 964"/>
                              <a:gd name="T55" fmla="*/ 2405 h 1442"/>
                              <a:gd name="T56" fmla="+- 0 2892 2039"/>
                              <a:gd name="T57" fmla="*/ T56 w 853"/>
                              <a:gd name="T58" fmla="+- 0 964 964"/>
                              <a:gd name="T59" fmla="*/ 964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53" h="1442">
                                <a:moveTo>
                                  <a:pt x="853" y="0"/>
                                </a:moveTo>
                                <a:lnTo>
                                  <a:pt x="777" y="2"/>
                                </a:lnTo>
                                <a:lnTo>
                                  <a:pt x="701" y="8"/>
                                </a:lnTo>
                                <a:lnTo>
                                  <a:pt x="626" y="18"/>
                                </a:lnTo>
                                <a:lnTo>
                                  <a:pt x="551" y="32"/>
                                </a:lnTo>
                                <a:lnTo>
                                  <a:pt x="477" y="50"/>
                                </a:lnTo>
                                <a:lnTo>
                                  <a:pt x="404" y="71"/>
                                </a:lnTo>
                                <a:lnTo>
                                  <a:pt x="333" y="97"/>
                                </a:lnTo>
                                <a:lnTo>
                                  <a:pt x="263" y="126"/>
                                </a:lnTo>
                                <a:lnTo>
                                  <a:pt x="194" y="159"/>
                                </a:lnTo>
                                <a:lnTo>
                                  <a:pt x="128" y="196"/>
                                </a:lnTo>
                                <a:lnTo>
                                  <a:pt x="63" y="236"/>
                                </a:lnTo>
                                <a:lnTo>
                                  <a:pt x="0" y="279"/>
                                </a:lnTo>
                                <a:lnTo>
                                  <a:pt x="853" y="1441"/>
                                </a:lnTo>
                                <a:lnTo>
                                  <a:pt x="853" y="0"/>
                                </a:lnTo>
                                <a:close/>
                              </a:path>
                            </a:pathLst>
                          </a:custGeom>
                          <a:solidFill>
                            <a:srgbClr val="C4E6FF"/>
                          </a:solidFill>
                          <a:ln>
                            <a:noFill/>
                          </a:ln>
                        </wps:spPr>
                        <wps:bodyPr rot="0" vert="horz" wrap="square" lIns="91440" tIns="45720" rIns="91440" bIns="45720" anchor="t" anchorCtr="0" upright="1">
                          <a:noAutofit/>
                        </wps:bodyPr>
                      </wps:wsp>
                      <wps:wsp>
                        <wps:cNvPr id="31" name="docshape260"/>
                        <wps:cNvSpPr/>
                        <wps:spPr bwMode="auto">
                          <a:xfrm>
                            <a:off x="2039" y="963"/>
                            <a:ext cx="853" cy="1442"/>
                          </a:xfrm>
                          <a:custGeom>
                            <a:avLst/>
                            <a:gdLst>
                              <a:gd name="T0" fmla="+- 0 2892 2039"/>
                              <a:gd name="T1" fmla="*/ T0 w 853"/>
                              <a:gd name="T2" fmla="+- 0 2405 964"/>
                              <a:gd name="T3" fmla="*/ 2405 h 1442"/>
                              <a:gd name="T4" fmla="+- 0 2039 2039"/>
                              <a:gd name="T5" fmla="*/ T4 w 853"/>
                              <a:gd name="T6" fmla="+- 0 1243 964"/>
                              <a:gd name="T7" fmla="*/ 1243 h 1442"/>
                              <a:gd name="T8" fmla="+- 0 2102 2039"/>
                              <a:gd name="T9" fmla="*/ T8 w 853"/>
                              <a:gd name="T10" fmla="+- 0 1200 964"/>
                              <a:gd name="T11" fmla="*/ 1200 h 1442"/>
                              <a:gd name="T12" fmla="+- 0 2167 2039"/>
                              <a:gd name="T13" fmla="*/ T12 w 853"/>
                              <a:gd name="T14" fmla="+- 0 1160 964"/>
                              <a:gd name="T15" fmla="*/ 1160 h 1442"/>
                              <a:gd name="T16" fmla="+- 0 2233 2039"/>
                              <a:gd name="T17" fmla="*/ T16 w 853"/>
                              <a:gd name="T18" fmla="+- 0 1123 964"/>
                              <a:gd name="T19" fmla="*/ 1123 h 1442"/>
                              <a:gd name="T20" fmla="+- 0 2302 2039"/>
                              <a:gd name="T21" fmla="*/ T20 w 853"/>
                              <a:gd name="T22" fmla="+- 0 1090 964"/>
                              <a:gd name="T23" fmla="*/ 1090 h 1442"/>
                              <a:gd name="T24" fmla="+- 0 2372 2039"/>
                              <a:gd name="T25" fmla="*/ T24 w 853"/>
                              <a:gd name="T26" fmla="+- 0 1061 964"/>
                              <a:gd name="T27" fmla="*/ 1061 h 1442"/>
                              <a:gd name="T28" fmla="+- 0 2443 2039"/>
                              <a:gd name="T29" fmla="*/ T28 w 853"/>
                              <a:gd name="T30" fmla="+- 0 1035 964"/>
                              <a:gd name="T31" fmla="*/ 1035 h 1442"/>
                              <a:gd name="T32" fmla="+- 0 2516 2039"/>
                              <a:gd name="T33" fmla="*/ T32 w 853"/>
                              <a:gd name="T34" fmla="+- 0 1014 964"/>
                              <a:gd name="T35" fmla="*/ 1014 h 1442"/>
                              <a:gd name="T36" fmla="+- 0 2590 2039"/>
                              <a:gd name="T37" fmla="*/ T36 w 853"/>
                              <a:gd name="T38" fmla="+- 0 996 964"/>
                              <a:gd name="T39" fmla="*/ 996 h 1442"/>
                              <a:gd name="T40" fmla="+- 0 2665 2039"/>
                              <a:gd name="T41" fmla="*/ T40 w 853"/>
                              <a:gd name="T42" fmla="+- 0 982 964"/>
                              <a:gd name="T43" fmla="*/ 982 h 1442"/>
                              <a:gd name="T44" fmla="+- 0 2740 2039"/>
                              <a:gd name="T45" fmla="*/ T44 w 853"/>
                              <a:gd name="T46" fmla="+- 0 972 964"/>
                              <a:gd name="T47" fmla="*/ 972 h 1442"/>
                              <a:gd name="T48" fmla="+- 0 2816 2039"/>
                              <a:gd name="T49" fmla="*/ T48 w 853"/>
                              <a:gd name="T50" fmla="+- 0 966 964"/>
                              <a:gd name="T51" fmla="*/ 966 h 1442"/>
                              <a:gd name="T52" fmla="+- 0 2892 2039"/>
                              <a:gd name="T53" fmla="*/ T52 w 853"/>
                              <a:gd name="T54" fmla="+- 0 964 964"/>
                              <a:gd name="T55" fmla="*/ 964 h 1442"/>
                              <a:gd name="T56" fmla="+- 0 2892 2039"/>
                              <a:gd name="T57" fmla="*/ T56 w 853"/>
                              <a:gd name="T58" fmla="+- 0 2405 964"/>
                              <a:gd name="T59" fmla="*/ 2405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53" h="1442">
                                <a:moveTo>
                                  <a:pt x="853" y="1441"/>
                                </a:moveTo>
                                <a:lnTo>
                                  <a:pt x="0" y="279"/>
                                </a:lnTo>
                                <a:lnTo>
                                  <a:pt x="63" y="236"/>
                                </a:lnTo>
                                <a:lnTo>
                                  <a:pt x="128" y="196"/>
                                </a:lnTo>
                                <a:lnTo>
                                  <a:pt x="194" y="159"/>
                                </a:lnTo>
                                <a:lnTo>
                                  <a:pt x="263" y="126"/>
                                </a:lnTo>
                                <a:lnTo>
                                  <a:pt x="333" y="97"/>
                                </a:lnTo>
                                <a:lnTo>
                                  <a:pt x="404" y="71"/>
                                </a:lnTo>
                                <a:lnTo>
                                  <a:pt x="477" y="50"/>
                                </a:lnTo>
                                <a:lnTo>
                                  <a:pt x="551" y="32"/>
                                </a:lnTo>
                                <a:lnTo>
                                  <a:pt x="626" y="18"/>
                                </a:lnTo>
                                <a:lnTo>
                                  <a:pt x="701" y="8"/>
                                </a:lnTo>
                                <a:lnTo>
                                  <a:pt x="777" y="2"/>
                                </a:lnTo>
                                <a:lnTo>
                                  <a:pt x="853" y="0"/>
                                </a:lnTo>
                                <a:lnTo>
                                  <a:pt x="853"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32" name="docshape261"/>
                        <wps:cNvSpPr/>
                        <wps:spPr bwMode="auto">
                          <a:xfrm>
                            <a:off x="1919" y="1424"/>
                            <a:ext cx="1946" cy="1946"/>
                          </a:xfrm>
                          <a:custGeom>
                            <a:avLst/>
                            <a:gdLst>
                              <a:gd name="T0" fmla="+- 0 2816 1919"/>
                              <a:gd name="T1" fmla="*/ T0 w 1946"/>
                              <a:gd name="T2" fmla="+- 0 1428 1425"/>
                              <a:gd name="T3" fmla="*/ 1428 h 1946"/>
                              <a:gd name="T4" fmla="+- 0 2669 1919"/>
                              <a:gd name="T5" fmla="*/ T4 w 1946"/>
                              <a:gd name="T6" fmla="+- 0 1451 1425"/>
                              <a:gd name="T7" fmla="*/ 1451 h 1946"/>
                              <a:gd name="T8" fmla="+- 0 2530 1919"/>
                              <a:gd name="T9" fmla="*/ T8 w 1946"/>
                              <a:gd name="T10" fmla="+- 0 1494 1425"/>
                              <a:gd name="T11" fmla="*/ 1494 h 1946"/>
                              <a:gd name="T12" fmla="+- 0 2401 1919"/>
                              <a:gd name="T13" fmla="*/ T12 w 1946"/>
                              <a:gd name="T14" fmla="+- 0 1558 1425"/>
                              <a:gd name="T15" fmla="*/ 1558 h 1946"/>
                              <a:gd name="T16" fmla="+- 0 2284 1919"/>
                              <a:gd name="T17" fmla="*/ T16 w 1946"/>
                              <a:gd name="T18" fmla="+- 0 1639 1425"/>
                              <a:gd name="T19" fmla="*/ 1639 h 1946"/>
                              <a:gd name="T20" fmla="+- 0 2180 1919"/>
                              <a:gd name="T21" fmla="*/ T20 w 1946"/>
                              <a:gd name="T22" fmla="+- 0 1735 1425"/>
                              <a:gd name="T23" fmla="*/ 1735 h 1946"/>
                              <a:gd name="T24" fmla="+- 0 2091 1919"/>
                              <a:gd name="T25" fmla="*/ T24 w 1946"/>
                              <a:gd name="T26" fmla="+- 0 1846 1425"/>
                              <a:gd name="T27" fmla="*/ 1846 h 1946"/>
                              <a:gd name="T28" fmla="+- 0 2018 1919"/>
                              <a:gd name="T29" fmla="*/ T28 w 1946"/>
                              <a:gd name="T30" fmla="+- 0 1970 1425"/>
                              <a:gd name="T31" fmla="*/ 1970 h 1946"/>
                              <a:gd name="T32" fmla="+- 0 1965 1919"/>
                              <a:gd name="T33" fmla="*/ T32 w 1946"/>
                              <a:gd name="T34" fmla="+- 0 2104 1425"/>
                              <a:gd name="T35" fmla="*/ 2104 h 1946"/>
                              <a:gd name="T36" fmla="+- 0 1931 1919"/>
                              <a:gd name="T37" fmla="*/ T36 w 1946"/>
                              <a:gd name="T38" fmla="+- 0 2247 1425"/>
                              <a:gd name="T39" fmla="*/ 2247 h 1946"/>
                              <a:gd name="T40" fmla="+- 0 1919 1919"/>
                              <a:gd name="T41" fmla="*/ T40 w 1946"/>
                              <a:gd name="T42" fmla="+- 0 2398 1425"/>
                              <a:gd name="T43" fmla="*/ 2398 h 1946"/>
                              <a:gd name="T44" fmla="+- 0 1931 1919"/>
                              <a:gd name="T45" fmla="*/ T44 w 1946"/>
                              <a:gd name="T46" fmla="+- 0 2548 1425"/>
                              <a:gd name="T47" fmla="*/ 2548 h 1946"/>
                              <a:gd name="T48" fmla="+- 0 1965 1919"/>
                              <a:gd name="T49" fmla="*/ T48 w 1946"/>
                              <a:gd name="T50" fmla="+- 0 2691 1425"/>
                              <a:gd name="T51" fmla="*/ 2691 h 1946"/>
                              <a:gd name="T52" fmla="+- 0 2018 1919"/>
                              <a:gd name="T53" fmla="*/ T52 w 1946"/>
                              <a:gd name="T54" fmla="+- 0 2825 1425"/>
                              <a:gd name="T55" fmla="*/ 2825 h 1946"/>
                              <a:gd name="T56" fmla="+- 0 2091 1919"/>
                              <a:gd name="T57" fmla="*/ T56 w 1946"/>
                              <a:gd name="T58" fmla="+- 0 2949 1425"/>
                              <a:gd name="T59" fmla="*/ 2949 h 1946"/>
                              <a:gd name="T60" fmla="+- 0 2180 1919"/>
                              <a:gd name="T61" fmla="*/ T60 w 1946"/>
                              <a:gd name="T62" fmla="+- 0 3060 1425"/>
                              <a:gd name="T63" fmla="*/ 3060 h 1946"/>
                              <a:gd name="T64" fmla="+- 0 2284 1919"/>
                              <a:gd name="T65" fmla="*/ T64 w 1946"/>
                              <a:gd name="T66" fmla="+- 0 3157 1425"/>
                              <a:gd name="T67" fmla="*/ 3157 h 1946"/>
                              <a:gd name="T68" fmla="+- 0 2401 1919"/>
                              <a:gd name="T69" fmla="*/ T68 w 1946"/>
                              <a:gd name="T70" fmla="+- 0 3238 1425"/>
                              <a:gd name="T71" fmla="*/ 3238 h 1946"/>
                              <a:gd name="T72" fmla="+- 0 2530 1919"/>
                              <a:gd name="T73" fmla="*/ T72 w 1946"/>
                              <a:gd name="T74" fmla="+- 0 3301 1425"/>
                              <a:gd name="T75" fmla="*/ 3301 h 1946"/>
                              <a:gd name="T76" fmla="+- 0 2669 1919"/>
                              <a:gd name="T77" fmla="*/ T76 w 1946"/>
                              <a:gd name="T78" fmla="+- 0 3345 1425"/>
                              <a:gd name="T79" fmla="*/ 3345 h 1946"/>
                              <a:gd name="T80" fmla="+- 0 2816 1919"/>
                              <a:gd name="T81" fmla="*/ T80 w 1946"/>
                              <a:gd name="T82" fmla="+- 0 3368 1425"/>
                              <a:gd name="T83" fmla="*/ 3368 h 1946"/>
                              <a:gd name="T84" fmla="+- 0 2968 1919"/>
                              <a:gd name="T85" fmla="*/ T84 w 1946"/>
                              <a:gd name="T86" fmla="+- 0 3368 1425"/>
                              <a:gd name="T87" fmla="*/ 3368 h 1946"/>
                              <a:gd name="T88" fmla="+- 0 3115 1919"/>
                              <a:gd name="T89" fmla="*/ T88 w 1946"/>
                              <a:gd name="T90" fmla="+- 0 3345 1425"/>
                              <a:gd name="T91" fmla="*/ 3345 h 1946"/>
                              <a:gd name="T92" fmla="+- 0 3254 1919"/>
                              <a:gd name="T93" fmla="*/ T92 w 1946"/>
                              <a:gd name="T94" fmla="+- 0 3301 1425"/>
                              <a:gd name="T95" fmla="*/ 3301 h 1946"/>
                              <a:gd name="T96" fmla="+- 0 3383 1919"/>
                              <a:gd name="T97" fmla="*/ T96 w 1946"/>
                              <a:gd name="T98" fmla="+- 0 3238 1425"/>
                              <a:gd name="T99" fmla="*/ 3238 h 1946"/>
                              <a:gd name="T100" fmla="+- 0 3501 1919"/>
                              <a:gd name="T101" fmla="*/ T100 w 1946"/>
                              <a:gd name="T102" fmla="+- 0 3157 1425"/>
                              <a:gd name="T103" fmla="*/ 3157 h 1946"/>
                              <a:gd name="T104" fmla="+- 0 3605 1919"/>
                              <a:gd name="T105" fmla="*/ T104 w 1946"/>
                              <a:gd name="T106" fmla="+- 0 3060 1425"/>
                              <a:gd name="T107" fmla="*/ 3060 h 1946"/>
                              <a:gd name="T108" fmla="+- 0 3694 1919"/>
                              <a:gd name="T109" fmla="*/ T108 w 1946"/>
                              <a:gd name="T110" fmla="+- 0 2949 1425"/>
                              <a:gd name="T111" fmla="*/ 2949 h 1946"/>
                              <a:gd name="T112" fmla="+- 0 3766 1919"/>
                              <a:gd name="T113" fmla="*/ T112 w 1946"/>
                              <a:gd name="T114" fmla="+- 0 2825 1425"/>
                              <a:gd name="T115" fmla="*/ 2825 h 1946"/>
                              <a:gd name="T116" fmla="+- 0 3820 1919"/>
                              <a:gd name="T117" fmla="*/ T116 w 1946"/>
                              <a:gd name="T118" fmla="+- 0 2691 1425"/>
                              <a:gd name="T119" fmla="*/ 2691 h 1946"/>
                              <a:gd name="T120" fmla="+- 0 3853 1919"/>
                              <a:gd name="T121" fmla="*/ T120 w 1946"/>
                              <a:gd name="T122" fmla="+- 0 2548 1425"/>
                              <a:gd name="T123" fmla="*/ 2548 h 1946"/>
                              <a:gd name="T124" fmla="+- 0 3865 1919"/>
                              <a:gd name="T125" fmla="*/ T124 w 1946"/>
                              <a:gd name="T126" fmla="+- 0 2398 1425"/>
                              <a:gd name="T127" fmla="*/ 2398 h 1946"/>
                              <a:gd name="T128" fmla="+- 0 3853 1919"/>
                              <a:gd name="T129" fmla="*/ T128 w 1946"/>
                              <a:gd name="T130" fmla="+- 0 2247 1425"/>
                              <a:gd name="T131" fmla="*/ 2247 h 1946"/>
                              <a:gd name="T132" fmla="+- 0 3820 1919"/>
                              <a:gd name="T133" fmla="*/ T132 w 1946"/>
                              <a:gd name="T134" fmla="+- 0 2104 1425"/>
                              <a:gd name="T135" fmla="*/ 2104 h 1946"/>
                              <a:gd name="T136" fmla="+- 0 3766 1919"/>
                              <a:gd name="T137" fmla="*/ T136 w 1946"/>
                              <a:gd name="T138" fmla="+- 0 1970 1425"/>
                              <a:gd name="T139" fmla="*/ 1970 h 1946"/>
                              <a:gd name="T140" fmla="+- 0 3694 1919"/>
                              <a:gd name="T141" fmla="*/ T140 w 1946"/>
                              <a:gd name="T142" fmla="+- 0 1846 1425"/>
                              <a:gd name="T143" fmla="*/ 1846 h 1946"/>
                              <a:gd name="T144" fmla="+- 0 3605 1919"/>
                              <a:gd name="T145" fmla="*/ T144 w 1946"/>
                              <a:gd name="T146" fmla="+- 0 1735 1425"/>
                              <a:gd name="T147" fmla="*/ 1735 h 1946"/>
                              <a:gd name="T148" fmla="+- 0 3501 1919"/>
                              <a:gd name="T149" fmla="*/ T148 w 1946"/>
                              <a:gd name="T150" fmla="+- 0 1639 1425"/>
                              <a:gd name="T151" fmla="*/ 1639 h 1946"/>
                              <a:gd name="T152" fmla="+- 0 3383 1919"/>
                              <a:gd name="T153" fmla="*/ T152 w 1946"/>
                              <a:gd name="T154" fmla="+- 0 1558 1425"/>
                              <a:gd name="T155" fmla="*/ 1558 h 1946"/>
                              <a:gd name="T156" fmla="+- 0 3254 1919"/>
                              <a:gd name="T157" fmla="*/ T156 w 1946"/>
                              <a:gd name="T158" fmla="+- 0 1494 1425"/>
                              <a:gd name="T159" fmla="*/ 1494 h 1946"/>
                              <a:gd name="T160" fmla="+- 0 3115 1919"/>
                              <a:gd name="T161" fmla="*/ T160 w 1946"/>
                              <a:gd name="T162" fmla="+- 0 1451 1425"/>
                              <a:gd name="T163" fmla="*/ 1451 h 1946"/>
                              <a:gd name="T164" fmla="+- 0 2968 1919"/>
                              <a:gd name="T165" fmla="*/ T164 w 1946"/>
                              <a:gd name="T166" fmla="+- 0 1428 1425"/>
                              <a:gd name="T167" fmla="*/ 1428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3" y="0"/>
                                </a:moveTo>
                                <a:lnTo>
                                  <a:pt x="897" y="3"/>
                                </a:lnTo>
                                <a:lnTo>
                                  <a:pt x="823" y="11"/>
                                </a:lnTo>
                                <a:lnTo>
                                  <a:pt x="750" y="26"/>
                                </a:lnTo>
                                <a:lnTo>
                                  <a:pt x="680" y="45"/>
                                </a:lnTo>
                                <a:lnTo>
                                  <a:pt x="611" y="69"/>
                                </a:lnTo>
                                <a:lnTo>
                                  <a:pt x="545" y="99"/>
                                </a:lnTo>
                                <a:lnTo>
                                  <a:pt x="482" y="133"/>
                                </a:lnTo>
                                <a:lnTo>
                                  <a:pt x="422" y="171"/>
                                </a:lnTo>
                                <a:lnTo>
                                  <a:pt x="365" y="214"/>
                                </a:lnTo>
                                <a:lnTo>
                                  <a:pt x="311" y="260"/>
                                </a:lnTo>
                                <a:lnTo>
                                  <a:pt x="261" y="310"/>
                                </a:lnTo>
                                <a:lnTo>
                                  <a:pt x="214" y="364"/>
                                </a:lnTo>
                                <a:lnTo>
                                  <a:pt x="172" y="421"/>
                                </a:lnTo>
                                <a:lnTo>
                                  <a:pt x="133" y="482"/>
                                </a:lnTo>
                                <a:lnTo>
                                  <a:pt x="99" y="545"/>
                                </a:lnTo>
                                <a:lnTo>
                                  <a:pt x="70" y="611"/>
                                </a:lnTo>
                                <a:lnTo>
                                  <a:pt x="46" y="679"/>
                                </a:lnTo>
                                <a:lnTo>
                                  <a:pt x="26" y="750"/>
                                </a:lnTo>
                                <a:lnTo>
                                  <a:pt x="12" y="822"/>
                                </a:lnTo>
                                <a:lnTo>
                                  <a:pt x="3" y="897"/>
                                </a:lnTo>
                                <a:lnTo>
                                  <a:pt x="0" y="973"/>
                                </a:lnTo>
                                <a:lnTo>
                                  <a:pt x="3" y="1049"/>
                                </a:lnTo>
                                <a:lnTo>
                                  <a:pt x="12" y="1123"/>
                                </a:lnTo>
                                <a:lnTo>
                                  <a:pt x="26" y="1196"/>
                                </a:lnTo>
                                <a:lnTo>
                                  <a:pt x="46" y="1266"/>
                                </a:lnTo>
                                <a:lnTo>
                                  <a:pt x="70" y="1335"/>
                                </a:lnTo>
                                <a:lnTo>
                                  <a:pt x="99" y="1400"/>
                                </a:lnTo>
                                <a:lnTo>
                                  <a:pt x="133" y="1464"/>
                                </a:lnTo>
                                <a:lnTo>
                                  <a:pt x="172" y="1524"/>
                                </a:lnTo>
                                <a:lnTo>
                                  <a:pt x="214" y="1581"/>
                                </a:lnTo>
                                <a:lnTo>
                                  <a:pt x="261" y="1635"/>
                                </a:lnTo>
                                <a:lnTo>
                                  <a:pt x="311" y="1685"/>
                                </a:lnTo>
                                <a:lnTo>
                                  <a:pt x="365" y="1732"/>
                                </a:lnTo>
                                <a:lnTo>
                                  <a:pt x="422" y="1774"/>
                                </a:lnTo>
                                <a:lnTo>
                                  <a:pt x="482" y="1813"/>
                                </a:lnTo>
                                <a:lnTo>
                                  <a:pt x="545" y="1847"/>
                                </a:lnTo>
                                <a:lnTo>
                                  <a:pt x="611" y="1876"/>
                                </a:lnTo>
                                <a:lnTo>
                                  <a:pt x="680" y="1900"/>
                                </a:lnTo>
                                <a:lnTo>
                                  <a:pt x="750" y="1920"/>
                                </a:lnTo>
                                <a:lnTo>
                                  <a:pt x="823" y="1934"/>
                                </a:lnTo>
                                <a:lnTo>
                                  <a:pt x="897" y="1943"/>
                                </a:lnTo>
                                <a:lnTo>
                                  <a:pt x="973" y="1945"/>
                                </a:lnTo>
                                <a:lnTo>
                                  <a:pt x="1049" y="1943"/>
                                </a:lnTo>
                                <a:lnTo>
                                  <a:pt x="1124" y="1934"/>
                                </a:lnTo>
                                <a:lnTo>
                                  <a:pt x="1196" y="1920"/>
                                </a:lnTo>
                                <a:lnTo>
                                  <a:pt x="1267" y="1900"/>
                                </a:lnTo>
                                <a:lnTo>
                                  <a:pt x="1335" y="1876"/>
                                </a:lnTo>
                                <a:lnTo>
                                  <a:pt x="1401" y="1847"/>
                                </a:lnTo>
                                <a:lnTo>
                                  <a:pt x="1464" y="1813"/>
                                </a:lnTo>
                                <a:lnTo>
                                  <a:pt x="1524" y="1774"/>
                                </a:lnTo>
                                <a:lnTo>
                                  <a:pt x="1582" y="1732"/>
                                </a:lnTo>
                                <a:lnTo>
                                  <a:pt x="1635" y="1685"/>
                                </a:lnTo>
                                <a:lnTo>
                                  <a:pt x="1686" y="1635"/>
                                </a:lnTo>
                                <a:lnTo>
                                  <a:pt x="1732" y="1581"/>
                                </a:lnTo>
                                <a:lnTo>
                                  <a:pt x="1775" y="1524"/>
                                </a:lnTo>
                                <a:lnTo>
                                  <a:pt x="1813" y="1464"/>
                                </a:lnTo>
                                <a:lnTo>
                                  <a:pt x="1847" y="1400"/>
                                </a:lnTo>
                                <a:lnTo>
                                  <a:pt x="1876" y="1335"/>
                                </a:lnTo>
                                <a:lnTo>
                                  <a:pt x="1901" y="1266"/>
                                </a:lnTo>
                                <a:lnTo>
                                  <a:pt x="1920" y="1196"/>
                                </a:lnTo>
                                <a:lnTo>
                                  <a:pt x="1934" y="1123"/>
                                </a:lnTo>
                                <a:lnTo>
                                  <a:pt x="1943" y="1049"/>
                                </a:lnTo>
                                <a:lnTo>
                                  <a:pt x="1946" y="973"/>
                                </a:lnTo>
                                <a:lnTo>
                                  <a:pt x="1943" y="897"/>
                                </a:lnTo>
                                <a:lnTo>
                                  <a:pt x="1934" y="822"/>
                                </a:lnTo>
                                <a:lnTo>
                                  <a:pt x="1920" y="750"/>
                                </a:lnTo>
                                <a:lnTo>
                                  <a:pt x="1901" y="679"/>
                                </a:lnTo>
                                <a:lnTo>
                                  <a:pt x="1876" y="611"/>
                                </a:lnTo>
                                <a:lnTo>
                                  <a:pt x="1847" y="545"/>
                                </a:lnTo>
                                <a:lnTo>
                                  <a:pt x="1813" y="482"/>
                                </a:lnTo>
                                <a:lnTo>
                                  <a:pt x="1775" y="421"/>
                                </a:lnTo>
                                <a:lnTo>
                                  <a:pt x="1732" y="364"/>
                                </a:lnTo>
                                <a:lnTo>
                                  <a:pt x="1686" y="310"/>
                                </a:lnTo>
                                <a:lnTo>
                                  <a:pt x="1635" y="260"/>
                                </a:lnTo>
                                <a:lnTo>
                                  <a:pt x="1582" y="214"/>
                                </a:lnTo>
                                <a:lnTo>
                                  <a:pt x="1524" y="171"/>
                                </a:lnTo>
                                <a:lnTo>
                                  <a:pt x="1464" y="133"/>
                                </a:lnTo>
                                <a:lnTo>
                                  <a:pt x="1401" y="99"/>
                                </a:lnTo>
                                <a:lnTo>
                                  <a:pt x="1335" y="69"/>
                                </a:lnTo>
                                <a:lnTo>
                                  <a:pt x="1267" y="45"/>
                                </a:lnTo>
                                <a:lnTo>
                                  <a:pt x="1196" y="26"/>
                                </a:lnTo>
                                <a:lnTo>
                                  <a:pt x="1124" y="11"/>
                                </a:lnTo>
                                <a:lnTo>
                                  <a:pt x="1049" y="3"/>
                                </a:lnTo>
                                <a:lnTo>
                                  <a:pt x="973"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253" o:spid="_x0000_s1026" o:spt="203" style="position:absolute;left:0pt;margin-left:72pt;margin-top:47.65pt;height:145.25pt;width:144.7pt;mso-position-horizontal-relative:page;z-index:251816960;mso-width-relative:page;mso-height-relative:page;" coordorigin="1440,953" coordsize="2894,2905" o:gfxdata="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">
                <o:lock v:ext="edit" aspectratio="f"/>
                <v:shape id="docshape254" o:spid="_x0000_s1026" o:spt="100" style="position:absolute;left:1711;top:963;height:2883;width:2622;" fillcolor="#00539F" filled="t" stroked="f" coordsize="2622,2883" o:gfxdata="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F2TtbsAAADb&#10;AAAADwAAAAAAAAABACAAAAAiAAAAZHJzL2Rvd25yZXYueG1sUEsBAhQAFAAAAAgAh07iQDMvBZ47&#10;AAAAOQAAABAAAAAAAAAAAQAgAAAACgEAAGRycy9zaGFwZXhtbC54bWxQSwUGAAAAAAYABgBbAQAA&#10;tAMAAAAA&#10;" path="m1181,0l1134,0,1181,1441,0,2267,47,2330,96,2389,149,2446,204,2500,262,2550,322,2597,384,2641,449,2682,516,2719,584,2752,654,2782,726,2808,799,2830,874,2849,949,2863,1026,2873,1103,2880,1181,2882,1257,2880,1332,2874,1406,2864,1479,2850,1551,2833,1621,2812,1689,2788,1756,2761,1822,2730,1885,2696,1947,2659,2007,2619,2064,2576,2120,2531,2173,2483,2223,2432,2271,2379,2317,2324,2359,2266,2399,2207,2436,2145,2470,2081,2501,2016,2529,1949,2553,1880,2574,1810,2591,1739,2604,1666,2614,1592,2620,1517,2622,1441,2620,1365,2614,1290,2604,1216,2591,1143,2574,1071,2553,1001,2529,933,2501,865,2470,800,2436,737,2399,675,2359,615,2317,558,2271,502,2223,449,2173,399,2120,351,2064,305,2007,262,1947,223,1885,186,1822,152,1756,121,1689,93,1621,69,1551,48,1479,31,1406,17,1332,8,1257,2,1181,0xe">
                  <v:path o:connectlocs="1134,964;0,3231;96,3353;204,3464;322,3561;449,3646;584,3716;726,3772;874,3813;1026,3837;1181,3846;1332,3838;1479,3814;1621,3776;1756,3725;1885,3660;2007,3583;2120,3495;2223,3396;2317,3288;2399,3171;2470,3045;2529,2913;2574,2774;2604,2630;2620,2481;2620,2329;2604,2180;2574,2035;2529,1897;2470,1764;2399,1639;2317,1522;2223,1413;2120,1315;2007,1226;1885,1150;1756,1085;1621,1033;1479,995;1332,972;1181,964" o:connectangles="0,0,0,0,0,0,0,0,0,0,0,0,0,0,0,0,0,0,0,0,0,0,0,0,0,0,0,0,0,0,0,0,0,0,0,0,0,0,0,0,0,0"/>
                  <v:fill on="t" focussize="0,0"/>
                  <v:stroke on="f"/>
                  <v:imagedata o:title=""/>
                  <o:lock v:ext="edit" aspectratio="f"/>
                </v:shape>
                <v:shape id="docshape255" o:spid="_x0000_s1026" o:spt="100" style="position:absolute;left:1451;top:1074;height:2771;width:2660;" fillcolor="#0093FF" filled="t" stroked="f" coordsize="2660,2771" o:gfxdata="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Bc7O8AAAA&#10;2wAAAA8AAAAAAAAAAQAgAAAAIgAAAGRycy9kb3ducmV2LnhtbFBLAQIUABQAAAAIAIdO4kAzLwWe&#10;OwAAADkAAAAQAAAAAAAAAAEAIAAAAAsBAABkcnMvc2hhcGV4bWwueG1sUEsFBgAAAAAGAAYAWwEA&#10;ALUDAAAAAA==&#10;" path="m886,0l814,32,745,68,678,108,613,150,552,196,493,245,436,297,383,352,333,409,286,469,242,531,202,595,165,662,131,730,101,800,75,872,52,945,34,1020,19,1096,9,1173,2,1251,0,1330,2,1406,8,1481,18,1555,32,1628,49,1699,70,1769,94,1838,121,1905,152,1970,186,2034,223,2096,263,2155,306,2213,351,2268,399,2321,450,2372,503,2420,558,2465,616,2508,675,2548,737,2585,801,2619,866,2650,933,2677,1002,2701,1072,2722,1143,2739,1216,2753,1290,2763,1365,2769,1441,2771,1519,2769,1596,2762,1672,2752,1747,2738,1821,2720,1894,2698,1966,2672,2036,2642,2104,2609,2170,2573,2234,2533,2297,2489,2356,2443,2414,2393,2469,2340,2521,2284,2570,2225,2617,2163,2660,2099,1441,1330,886,0xe">
                  <v:path o:connectlocs="814,1107;678,1183;552,1271;436,1372;333,1484;242,1606;165,1737;101,1875;52,2020;19,2171;2,2326;2,2481;18,2630;49,2774;94,2913;152,3045;223,3171;306,3288;399,3396;503,3495;616,3583;737,3660;866,3725;1002,3776;1143,3814;1290,3838;1441,3846;1596,3837;1747,3813;1894,3773;2036,3717;2170,3648;2297,3564;2414,3468;2521,3359;2617,3238;1441,2405" o:connectangles="0,0,0,0,0,0,0,0,0,0,0,0,0,0,0,0,0,0,0,0,0,0,0,0,0,0,0,0,0,0,0,0,0,0,0,0,0"/>
                  <v:fill on="t" focussize="0,0"/>
                  <v:stroke on="f"/>
                  <v:imagedata o:title=""/>
                  <o:lock v:ext="edit" aspectratio="f"/>
                </v:shape>
                <v:shape id="docshape256" o:spid="_x0000_s1026" o:spt="100" style="position:absolute;left:1451;top:1074;height:2771;width:2660;" filled="f" stroked="t" coordsize="2660,2771" o:gfxdata="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NHRxb4A&#10;AADbAAAADwAAAAAAAAABACAAAAAiAAAAZHJzL2Rvd25yZXYueG1sUEsBAhQAFAAAAAgAh07iQDMv&#10;BZ47AAAAOQAAABAAAAAAAAAAAQAgAAAADQEAAGRycy9zaGFwZXhtbC54bWxQSwUGAAAAAAYABgBb&#10;AQAAtwMAAAAA&#10;" path="m1441,1330l2660,2099,2617,2163,2570,2225,2521,2284,2469,2340,2414,2393,2356,2443,2297,2489,2234,2533,2170,2573,2104,2609,2036,2642,1966,2672,1894,2698,1821,2720,1747,2738,1672,2752,1596,2762,1519,2769,1441,2771,1365,2769,1290,2763,1216,2753,1143,2739,1072,2722,1002,2701,933,2677,866,2650,801,2619,737,2585,675,2548,616,2508,558,2465,503,2420,450,2372,399,2321,351,2268,306,2213,263,2155,223,2096,186,2034,152,1970,121,1905,94,1838,70,1769,49,1699,32,1628,18,1555,8,1481,2,1406,0,1330,2,1251,9,1173,19,1096,34,1020,52,945,75,872,101,800,131,730,165,662,202,595,242,531,286,469,333,409,383,352,436,297,493,245,552,196,613,150,678,108,745,68,814,32,886,0,1441,1330xe">
                  <v:path o:connectlocs="2660,3174;2570,3300;2469,3415;2356,3518;2234,3608;2104,3684;1966,3747;1821,3795;1672,3827;1519,3844;1365,3844;1216,3828;1072,3797;933,3752;801,3694;675,3623;558,3540;450,3447;351,3343;263,3230;186,3109;121,2980;70,2844;32,2703;8,2556;0,2405;9,2248;34,2095;75,1947;131,1805;202,1670;286,1544;383,1427;493,1320;613,1225;745,1143;886,1075" o:connectangles="0,0,0,0,0,0,0,0,0,0,0,0,0,0,0,0,0,0,0,0,0,0,0,0,0,0,0,0,0,0,0,0,0,0,0,0,0"/>
                  <v:fill on="f" focussize="0,0"/>
                  <v:stroke weight="1.11196850393701pt" color="#FFFFFF" joinstyle="round"/>
                  <v:imagedata o:title=""/>
                  <o:lock v:ext="edit" aspectratio="f"/>
                </v:shape>
                <v:shape id="docshape257" o:spid="_x0000_s1026" o:spt="100" style="position:absolute;left:1451;top:1074;height:2180;width:1442;" fillcolor="#66BEFF" filled="t" stroked="f" coordsize="1442,2180" o:gfxdata="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mx5Ee5AAAA2wAA&#10;AA8AAAAAAAAAAQAgAAAAIgAAAGRycy9kb3ducmV2LnhtbFBLAQIUABQAAAAIAIdO4kAzLwWeOwAA&#10;ADkAAAAQAAAAAAAAAAEAIAAAAAgBAABkcnMvc2hhcGV4bWwueG1sUEsFBgAAAAAGAAYAWwEAALID&#10;AAAAAA==&#10;" path="m886,0l814,32,745,68,678,108,613,150,552,196,493,245,436,297,383,352,333,409,286,469,242,531,202,595,165,662,131,730,101,800,75,872,52,945,34,1020,19,1096,9,1173,2,1251,0,1330,2,1406,8,1482,18,1557,32,1631,50,1704,71,1776,96,1848,125,1917,158,1985,194,2052,234,2117,277,2179,1441,1330,886,0xe">
                  <v:path o:connectlocs="886,1075;814,1107;745,1143;678,1183;613,1225;552,1271;493,1320;436,1372;383,1427;333,1484;286,1544;242,1606;202,1670;165,1737;131,1805;101,1875;75,1947;52,2020;34,2095;19,2171;9,2248;2,2326;0,2405;2,2481;8,2557;18,2632;32,2706;50,2779;71,2851;96,2923;125,2992;158,3060;194,3127;234,3192;277,3254;1441,2405;886,1075" o:connectangles="0,0,0,0,0,0,0,0,0,0,0,0,0,0,0,0,0,0,0,0,0,0,0,0,0,0,0,0,0,0,0,0,0,0,0,0,0"/>
                  <v:fill on="t" focussize="0,0"/>
                  <v:stroke on="f"/>
                  <v:imagedata o:title=""/>
                  <o:lock v:ext="edit" aspectratio="f"/>
                </v:shape>
                <v:shape id="docshape258" o:spid="_x0000_s1026" o:spt="100" style="position:absolute;left:1451;top:1074;height:2180;width:1442;" filled="f" stroked="t" coordsize="1442,2180" o:gfxdata="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cYly/&#10;AAAA2wAAAA8AAAAAAAAAAQAgAAAAIgAAAGRycy9kb3ducmV2LnhtbFBLAQIUABQAAAAIAIdO4kAz&#10;LwWeOwAAADkAAAAQAAAAAAAAAAEAIAAAAA4BAABkcnMvc2hhcGV4bWwueG1sUEsFBgAAAAAGAAYA&#10;WwEAALgDAAAAAA==&#10;" path="m1441,1330l277,2179,234,2117,194,2052,158,1985,125,1917,96,1848,71,1776,50,1704,32,1631,18,1557,8,1482,2,1406,0,1330,2,1251,9,1173,19,1096,34,1020,52,945,75,872,101,800,131,730,165,662,202,595,242,531,286,469,333,409,383,352,436,297,493,245,552,196,613,150,678,108,745,68,814,32,886,0,1441,1330xe">
                  <v:path o:connectlocs="1441,2405;277,3254;234,3192;194,3127;158,3060;125,2992;96,2923;71,2851;50,2779;32,2706;18,2632;8,2557;2,2481;0,2405;2,2326;9,2248;19,2171;34,2095;52,2020;75,1947;101,1875;131,1805;165,1737;202,1670;242,1606;286,1544;333,1484;383,1427;436,1372;493,1320;552,1271;613,1225;678,1183;745,1143;814,1107;886,1075;1441,2405" o:connectangles="0,0,0,0,0,0,0,0,0,0,0,0,0,0,0,0,0,0,0,0,0,0,0,0,0,0,0,0,0,0,0,0,0,0,0,0,0"/>
                  <v:fill on="f" focussize="0,0"/>
                  <v:stroke weight="1.11196850393701pt" color="#FFFFFF" joinstyle="round"/>
                  <v:imagedata o:title=""/>
                  <o:lock v:ext="edit" aspectratio="f"/>
                </v:shape>
                <v:shape id="docshape259" o:spid="_x0000_s1026" o:spt="100" style="position:absolute;left:2039;top:963;height:1442;width:853;" fillcolor="#C4E6FF" filled="t" stroked="f" coordsize="853,1442" o:gfxdata="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HGWu5AAAA2wAA&#10;AA8AAAAAAAAAAQAgAAAAIgAAAGRycy9kb3ducmV2LnhtbFBLAQIUABQAAAAIAIdO4kAzLwWeOwAA&#10;ADkAAAAQAAAAAAAAAAEAIAAAAAgBAABkcnMvc2hhcGV4bWwueG1sUEsFBgAAAAAGAAYAWwEAALID&#10;AAAAAA==&#10;" path="m853,0l777,2,701,8,626,18,551,32,477,50,404,71,333,97,263,126,194,159,128,196,63,236,0,279,853,1441,853,0xe">
                  <v:path o:connectlocs="853,964;777,966;701,972;626,982;551,996;477,1014;404,1035;333,1061;263,1090;194,1123;128,1160;63,1200;0,1243;853,2405;853,964" o:connectangles="0,0,0,0,0,0,0,0,0,0,0,0,0,0,0"/>
                  <v:fill on="t" focussize="0,0"/>
                  <v:stroke on="f"/>
                  <v:imagedata o:title=""/>
                  <o:lock v:ext="edit" aspectratio="f"/>
                </v:shape>
                <v:shape id="docshape260" o:spid="_x0000_s1026" o:spt="100" style="position:absolute;left:2039;top:963;height:1442;width:853;" filled="f" stroked="t" coordsize="853,1442" o:gfxdata="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PQMXvQAA&#10;ANsAAAAPAAAAAAAAAAEAIAAAACIAAABkcnMvZG93bnJldi54bWxQSwECFAAUAAAACACHTuJAMy8F&#10;njsAAAA5AAAAEAAAAAAAAAABACAAAAAMAQAAZHJzL3NoYXBleG1sLnhtbFBLBQYAAAAABgAGAFsB&#10;AAC2AwAAAAA=&#10;" path="m853,1441l0,279,63,236,128,196,194,159,263,126,333,97,404,71,477,50,551,32,626,18,701,8,777,2,853,0,853,1441xe">
                  <v:path o:connectlocs="853,2405;0,1243;63,1200;128,1160;194,1123;263,1090;333,1061;404,1035;477,1014;551,996;626,982;701,972;777,966;853,964;853,2405" o:connectangles="0,0,0,0,0,0,0,0,0,0,0,0,0,0,0"/>
                  <v:fill on="f" focussize="0,0"/>
                  <v:stroke weight="1.11196850393701pt" color="#FFFFFF" joinstyle="round"/>
                  <v:imagedata o:title=""/>
                  <o:lock v:ext="edit" aspectratio="f"/>
                </v:shape>
                <v:shape id="docshape261" o:spid="_x0000_s1026" o:spt="100" style="position:absolute;left:1919;top:1424;height:1946;width:1946;" fillcolor="#FFFFFF" filled="t" stroked="f" coordsize="1946,1946" o:gfxdata="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WIYrq8AAAA&#10;2wAAAA8AAAAAAAAAAQAgAAAAIgAAAGRycy9kb3ducmV2LnhtbFBLAQIUABQAAAAIAIdO4kAzLwWe&#10;OwAAADkAAAAQAAAAAAAAAAEAIAAAAAsBAABkcnMvc2hhcGV4bWwueG1sUEsFBgAAAAAGAAYAWwEA&#10;ALUDAAAAAA==&#10;" path="m973,0l897,3,823,11,750,26,680,45,611,69,545,99,482,133,422,171,365,214,311,260,261,310,214,364,172,421,133,482,99,545,70,611,46,679,26,750,12,822,3,897,0,973,3,1049,12,1123,26,1196,46,1266,70,1335,99,1400,133,1464,172,1524,214,1581,261,1635,311,1685,365,1732,422,1774,482,1813,545,1847,611,1876,680,1900,750,1920,823,1934,897,1943,973,1945,1049,1943,1124,1934,1196,1920,1267,1900,1335,1876,1401,1847,1464,1813,1524,1774,1582,1732,1635,1685,1686,1635,1732,1581,1775,1524,1813,1464,1847,1400,1876,1335,1901,1266,1920,1196,1934,1123,1943,1049,1946,973,1943,897,1934,822,1920,750,1901,679,1876,611,1847,545,1813,482,1775,421,1732,364,1686,310,1635,260,1582,214,1524,171,1464,133,1401,99,1335,69,1267,45,1196,26,1124,11,1049,3,973,0xe">
                  <v:path o:connectlocs="897,1428;750,1451;611,1494;482,1558;365,1639;261,1735;172,1846;99,1970;46,2104;12,2247;0,2398;12,2548;46,2691;99,2825;172,2949;261,3060;365,3157;482,3238;611,3301;750,3345;897,3368;1049,3368;1196,3345;1335,3301;1464,3238;1582,3157;1686,3060;1775,2949;1847,2825;1901,2691;1934,2548;1946,2398;1934,2247;1901,2104;1847,1970;1775,1846;1686,1735;1582,1639;1464,1558;1335,1494;1196,1451;1049,1428" o:connectangles="0,0,0,0,0,0,0,0,0,0,0,0,0,0,0,0,0,0,0,0,0,0,0,0,0,0,0,0,0,0,0,0,0,0,0,0,0,0,0,0,0,0"/>
                  <v:fill on="t" focussize="0,0"/>
                  <v:stroke on="f"/>
                  <v:imagedata o:title=""/>
                  <o:lock v:ext="edit" aspectratio="f"/>
                </v:shape>
              </v:group>
            </w:pict>
          </mc:Fallback>
        </mc:AlternateContent>
      </w:r>
    </w:p>
    <w:p>
      <w:pPr>
        <w:pStyle w:val="6"/>
        <w:spacing w:line="276" w:lineRule="auto"/>
        <w:ind w:left="7412" w:right="1193"/>
        <w:rPr>
          <w:w w:val="115"/>
          <w:lang w:eastAsia="zh-CN"/>
        </w:rPr>
      </w:pPr>
      <w:r>
        <w:rPr>
          <w:rFonts w:ascii="微软雅黑" w:hAnsi="微软雅黑" w:eastAsia="微软雅黑"/>
        </w:rPr>
        <w:drawing>
          <wp:anchor distT="0" distB="0" distL="0" distR="0" simplePos="0" relativeHeight="251819008" behindDoc="0" locked="0" layoutInCell="1" allowOverlap="1">
            <wp:simplePos x="0" y="0"/>
            <wp:positionH relativeFrom="page">
              <wp:posOffset>3167380</wp:posOffset>
            </wp:positionH>
            <wp:positionV relativeFrom="paragraph">
              <wp:posOffset>972185</wp:posOffset>
            </wp:positionV>
            <wp:extent cx="82550" cy="82550"/>
            <wp:effectExtent l="0" t="0" r="6350" b="6350"/>
            <wp:wrapNone/>
            <wp:docPr id="3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anchor>
        </w:drawing>
      </w:r>
      <w:r>
        <w:rPr>
          <w:rFonts w:ascii="微软雅黑" w:hAnsi="微软雅黑" w:eastAsia="微软雅黑"/>
        </w:rPr>
        <mc:AlternateContent>
          <mc:Choice Requires="wps">
            <w:drawing>
              <wp:anchor distT="0" distB="0" distL="114300" distR="114300" simplePos="0" relativeHeight="251823104" behindDoc="0" locked="0" layoutInCell="1" allowOverlap="1">
                <wp:simplePos x="0" y="0"/>
                <wp:positionH relativeFrom="page">
                  <wp:posOffset>3277870</wp:posOffset>
                </wp:positionH>
                <wp:positionV relativeFrom="paragraph">
                  <wp:posOffset>954405</wp:posOffset>
                </wp:positionV>
                <wp:extent cx="1042670" cy="695960"/>
                <wp:effectExtent l="0" t="0" r="0" b="0"/>
                <wp:wrapNone/>
                <wp:docPr id="34" name="docshape263"/>
                <wp:cNvGraphicFramePr/>
                <a:graphic xmlns:a="http://schemas.openxmlformats.org/drawingml/2006/main">
                  <a:graphicData uri="http://schemas.microsoft.com/office/word/2010/wordprocessingShape">
                    <wps:wsp>
                      <wps:cNvSpPr txBox="1"/>
                      <wps:spPr bwMode="auto">
                        <a:xfrm>
                          <a:off x="0" y="0"/>
                          <a:ext cx="1042670" cy="695960"/>
                        </a:xfrm>
                        <a:prstGeom prst="rect">
                          <a:avLst/>
                        </a:prstGeom>
                        <a:noFill/>
                        <a:ln>
                          <a:noFill/>
                        </a:ln>
                      </wps:spPr>
                      <wps:txbx>
                        <w:txbxContent>
                          <w:tbl>
                            <w:tblPr>
                              <w:tblStyle w:val="8"/>
                              <w:tblW w:w="0" w:type="auto"/>
                              <w:tblInd w:w="7" w:type="dxa"/>
                              <w:tblLayout w:type="fixed"/>
                              <w:tblCellMar>
                                <w:top w:w="0" w:type="dxa"/>
                                <w:left w:w="0" w:type="dxa"/>
                                <w:bottom w:w="0" w:type="dxa"/>
                                <w:right w:w="0" w:type="dxa"/>
                              </w:tblCellMar>
                            </w:tblPr>
                            <w:tblGrid>
                              <w:gridCol w:w="426"/>
                              <w:gridCol w:w="1214"/>
                            </w:tblGrid>
                            <w:tr>
                              <w:tblPrEx>
                                <w:tblCellMar>
                                  <w:top w:w="0" w:type="dxa"/>
                                  <w:left w:w="0" w:type="dxa"/>
                                  <w:bottom w:w="0" w:type="dxa"/>
                                  <w:right w:w="0" w:type="dxa"/>
                                </w:tblCellMar>
                              </w:tblPrEx>
                              <w:trPr>
                                <w:trHeight w:val="243" w:hRule="atLeast"/>
                              </w:trPr>
                              <w:tc>
                                <w:tcPr>
                                  <w:tcW w:w="426" w:type="dxa"/>
                                </w:tcPr>
                                <w:p>
                                  <w:pPr>
                                    <w:pStyle w:val="13"/>
                                    <w:spacing w:before="2"/>
                                    <w:rPr>
                                      <w:rFonts w:ascii="Century Gothic"/>
                                      <w:b/>
                                      <w:sz w:val="14"/>
                                    </w:rPr>
                                  </w:pPr>
                                  <w:r>
                                    <w:rPr>
                                      <w:rFonts w:ascii="Century Gothic"/>
                                      <w:b/>
                                      <w:color w:val="141221"/>
                                      <w:spacing w:val="-5"/>
                                      <w:w w:val="110"/>
                                      <w:sz w:val="14"/>
                                    </w:rPr>
                                    <w:t>34%</w:t>
                                  </w:r>
                                </w:p>
                              </w:tc>
                              <w:tc>
                                <w:tcPr>
                                  <w:tcW w:w="1214" w:type="dxa"/>
                                </w:tcPr>
                                <w:p>
                                  <w:pPr>
                                    <w:pStyle w:val="13"/>
                                    <w:spacing w:before="9"/>
                                    <w:ind w:left="75"/>
                                    <w:rPr>
                                      <w:sz w:val="14"/>
                                    </w:rPr>
                                  </w:pPr>
                                  <w:r>
                                    <w:rPr>
                                      <w:rFonts w:hint="eastAsia" w:ascii="微软雅黑" w:hAnsi="微软雅黑" w:eastAsia="微软雅黑" w:cs="微软雅黑"/>
                                      <w:sz w:val="14"/>
                                      <w:lang w:eastAsia="zh-CN"/>
                                    </w:rPr>
                                    <w:t>对安全团队有利</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sz w:val="14"/>
                                    </w:rPr>
                                    <w:t>31%</w:t>
                                  </w:r>
                                </w:p>
                              </w:tc>
                              <w:tc>
                                <w:tcPr>
                                  <w:tcW w:w="1214" w:type="dxa"/>
                                </w:tcPr>
                                <w:p>
                                  <w:pPr>
                                    <w:pStyle w:val="13"/>
                                    <w:spacing w:before="71"/>
                                    <w:ind w:left="75"/>
                                    <w:rPr>
                                      <w:sz w:val="14"/>
                                    </w:rPr>
                                  </w:pPr>
                                  <w:r>
                                    <w:rPr>
                                      <w:rFonts w:hint="eastAsia" w:ascii="微软雅黑" w:hAnsi="微软雅黑" w:eastAsia="微软雅黑" w:cs="微软雅黑"/>
                                      <w:sz w:val="14"/>
                                      <w:lang w:eastAsia="zh-CN"/>
                                    </w:rPr>
                                    <w:t>同样有利</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w w:val="105"/>
                                      <w:sz w:val="14"/>
                                    </w:rPr>
                                    <w:t>25%</w:t>
                                  </w:r>
                                </w:p>
                              </w:tc>
                              <w:tc>
                                <w:tcPr>
                                  <w:tcW w:w="1214" w:type="dxa"/>
                                </w:tcPr>
                                <w:p>
                                  <w:pPr>
                                    <w:pStyle w:val="13"/>
                                    <w:spacing w:before="71"/>
                                    <w:ind w:left="75"/>
                                    <w:rPr>
                                      <w:sz w:val="14"/>
                                    </w:rPr>
                                  </w:pPr>
                                  <w:r>
                                    <w:rPr>
                                      <w:rFonts w:hint="eastAsia" w:ascii="微软雅黑" w:hAnsi="微软雅黑" w:eastAsia="微软雅黑" w:cs="微软雅黑"/>
                                      <w:sz w:val="14"/>
                                      <w:lang w:eastAsia="zh-CN"/>
                                    </w:rPr>
                                    <w:t>对恶意行为者有利</w:t>
                                  </w:r>
                                </w:p>
                              </w:tc>
                            </w:tr>
                            <w:tr>
                              <w:tblPrEx>
                                <w:tblCellMar>
                                  <w:top w:w="0" w:type="dxa"/>
                                  <w:left w:w="0" w:type="dxa"/>
                                  <w:bottom w:w="0" w:type="dxa"/>
                                  <w:right w:w="0" w:type="dxa"/>
                                </w:tblCellMar>
                              </w:tblPrEx>
                              <w:trPr>
                                <w:trHeight w:val="243" w:hRule="atLeast"/>
                              </w:trPr>
                              <w:tc>
                                <w:tcPr>
                                  <w:tcW w:w="426" w:type="dxa"/>
                                </w:tcPr>
                                <w:p>
                                  <w:pPr>
                                    <w:pStyle w:val="13"/>
                                    <w:spacing w:line="159" w:lineRule="exact"/>
                                    <w:rPr>
                                      <w:rFonts w:ascii="Century Gothic"/>
                                      <w:b/>
                                      <w:sz w:val="14"/>
                                    </w:rPr>
                                  </w:pPr>
                                  <w:r>
                                    <w:rPr>
                                      <w:rFonts w:ascii="Century Gothic"/>
                                      <w:b/>
                                      <w:color w:val="141221"/>
                                      <w:spacing w:val="-5"/>
                                      <w:w w:val="110"/>
                                      <w:sz w:val="14"/>
                                    </w:rPr>
                                    <w:t>9%</w:t>
                                  </w:r>
                                </w:p>
                              </w:tc>
                              <w:tc>
                                <w:tcPr>
                                  <w:tcW w:w="1214" w:type="dxa"/>
                                </w:tcPr>
                                <w:p>
                                  <w:pPr>
                                    <w:pStyle w:val="13"/>
                                    <w:spacing w:before="71" w:line="151" w:lineRule="exact"/>
                                    <w:ind w:left="75"/>
                                    <w:rPr>
                                      <w:sz w:val="14"/>
                                    </w:rPr>
                                  </w:pPr>
                                  <w:r>
                                    <w:rPr>
                                      <w:rFonts w:hint="eastAsia" w:ascii="微软雅黑" w:hAnsi="微软雅黑" w:eastAsia="微软雅黑" w:cs="微软雅黑"/>
                                      <w:sz w:val="14"/>
                                      <w:lang w:eastAsia="zh-CN"/>
                                    </w:rPr>
                                    <w:t>两者都无受益</w:t>
                                  </w:r>
                                </w:p>
                              </w:tc>
                            </w:tr>
                          </w:tbl>
                          <w:p>
                            <w:pPr>
                              <w:pStyle w:val="6"/>
                            </w:pPr>
                          </w:p>
                        </w:txbxContent>
                      </wps:txbx>
                      <wps:bodyPr rot="0" vert="horz" wrap="square" lIns="0" tIns="0" rIns="0" bIns="0" anchor="t" anchorCtr="0" upright="1">
                        <a:noAutofit/>
                      </wps:bodyPr>
                    </wps:wsp>
                  </a:graphicData>
                </a:graphic>
              </wp:anchor>
            </w:drawing>
          </mc:Choice>
          <mc:Fallback>
            <w:pict>
              <v:shape id="docshape263" o:spid="_x0000_s1026" o:spt="202" type="#_x0000_t202" style="position:absolute;left:0pt;margin-left:258.1pt;margin-top:75.15pt;height:54.8pt;width:82.1pt;mso-position-horizontal-relative:page;z-index:251823104;mso-width-relative:page;mso-height-relative:page;" filled="f" stroked="f" coordsize="21600,21600" o:gfxdata="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WRcY9kA&#10;AAALAQAADwAAAAAAAAABACAAAAAiAAAAZHJzL2Rvd25yZXYueG1sUEsBAhQAFAAAAAgAh07iQIrd&#10;A+zlAQAA1gMAAA4AAAAAAAAAAQAgAAAAKAEAAGRycy9lMm9Eb2MueG1sUEsFBgAAAAAGAAYAWQEA&#10;AH8FAAAAAA==&#10;">
                <v:fill on="f" focussize="0,0"/>
                <v:stroke on="f"/>
                <v:imagedata o:title=""/>
                <o:lock v:ext="edit" aspectratio="f"/>
                <v:textbox inset="0mm,0mm,0mm,0mm">
                  <w:txbxContent>
                    <w:tbl>
                      <w:tblPr>
                        <w:tblStyle w:val="8"/>
                        <w:tblW w:w="0" w:type="auto"/>
                        <w:tblInd w:w="7" w:type="dxa"/>
                        <w:tblLayout w:type="fixed"/>
                        <w:tblCellMar>
                          <w:top w:w="0" w:type="dxa"/>
                          <w:left w:w="0" w:type="dxa"/>
                          <w:bottom w:w="0" w:type="dxa"/>
                          <w:right w:w="0" w:type="dxa"/>
                        </w:tblCellMar>
                      </w:tblPr>
                      <w:tblGrid>
                        <w:gridCol w:w="426"/>
                        <w:gridCol w:w="1214"/>
                      </w:tblGrid>
                      <w:tr>
                        <w:tblPrEx>
                          <w:tblCellMar>
                            <w:top w:w="0" w:type="dxa"/>
                            <w:left w:w="0" w:type="dxa"/>
                            <w:bottom w:w="0" w:type="dxa"/>
                            <w:right w:w="0" w:type="dxa"/>
                          </w:tblCellMar>
                        </w:tblPrEx>
                        <w:trPr>
                          <w:trHeight w:val="243" w:hRule="atLeast"/>
                        </w:trPr>
                        <w:tc>
                          <w:tcPr>
                            <w:tcW w:w="426" w:type="dxa"/>
                          </w:tcPr>
                          <w:p>
                            <w:pPr>
                              <w:pStyle w:val="13"/>
                              <w:spacing w:before="2"/>
                              <w:rPr>
                                <w:rFonts w:ascii="Century Gothic"/>
                                <w:b/>
                                <w:sz w:val="14"/>
                              </w:rPr>
                            </w:pPr>
                            <w:r>
                              <w:rPr>
                                <w:rFonts w:ascii="Century Gothic"/>
                                <w:b/>
                                <w:color w:val="141221"/>
                                <w:spacing w:val="-5"/>
                                <w:w w:val="110"/>
                                <w:sz w:val="14"/>
                              </w:rPr>
                              <w:t>34%</w:t>
                            </w:r>
                          </w:p>
                        </w:tc>
                        <w:tc>
                          <w:tcPr>
                            <w:tcW w:w="1214" w:type="dxa"/>
                          </w:tcPr>
                          <w:p>
                            <w:pPr>
                              <w:pStyle w:val="13"/>
                              <w:spacing w:before="9"/>
                              <w:ind w:left="75"/>
                              <w:rPr>
                                <w:sz w:val="14"/>
                              </w:rPr>
                            </w:pPr>
                            <w:r>
                              <w:rPr>
                                <w:rFonts w:hint="eastAsia" w:ascii="微软雅黑" w:hAnsi="微软雅黑" w:eastAsia="微软雅黑" w:cs="微软雅黑"/>
                                <w:sz w:val="14"/>
                                <w:lang w:eastAsia="zh-CN"/>
                              </w:rPr>
                              <w:t>对安全团队有利</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sz w:val="14"/>
                              </w:rPr>
                              <w:t>31%</w:t>
                            </w:r>
                          </w:p>
                        </w:tc>
                        <w:tc>
                          <w:tcPr>
                            <w:tcW w:w="1214" w:type="dxa"/>
                          </w:tcPr>
                          <w:p>
                            <w:pPr>
                              <w:pStyle w:val="13"/>
                              <w:spacing w:before="71"/>
                              <w:ind w:left="75"/>
                              <w:rPr>
                                <w:sz w:val="14"/>
                              </w:rPr>
                            </w:pPr>
                            <w:r>
                              <w:rPr>
                                <w:rFonts w:hint="eastAsia" w:ascii="微软雅黑" w:hAnsi="微软雅黑" w:eastAsia="微软雅黑" w:cs="微软雅黑"/>
                                <w:sz w:val="14"/>
                                <w:lang w:eastAsia="zh-CN"/>
                              </w:rPr>
                              <w:t>同样有利</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w w:val="105"/>
                                <w:sz w:val="14"/>
                              </w:rPr>
                              <w:t>25%</w:t>
                            </w:r>
                          </w:p>
                        </w:tc>
                        <w:tc>
                          <w:tcPr>
                            <w:tcW w:w="1214" w:type="dxa"/>
                          </w:tcPr>
                          <w:p>
                            <w:pPr>
                              <w:pStyle w:val="13"/>
                              <w:spacing w:before="71"/>
                              <w:ind w:left="75"/>
                              <w:rPr>
                                <w:sz w:val="14"/>
                              </w:rPr>
                            </w:pPr>
                            <w:r>
                              <w:rPr>
                                <w:rFonts w:hint="eastAsia" w:ascii="微软雅黑" w:hAnsi="微软雅黑" w:eastAsia="微软雅黑" w:cs="微软雅黑"/>
                                <w:sz w:val="14"/>
                                <w:lang w:eastAsia="zh-CN"/>
                              </w:rPr>
                              <w:t>对恶意行为者有利</w:t>
                            </w:r>
                          </w:p>
                        </w:tc>
                      </w:tr>
                      <w:tr>
                        <w:tblPrEx>
                          <w:tblCellMar>
                            <w:top w:w="0" w:type="dxa"/>
                            <w:left w:w="0" w:type="dxa"/>
                            <w:bottom w:w="0" w:type="dxa"/>
                            <w:right w:w="0" w:type="dxa"/>
                          </w:tblCellMar>
                        </w:tblPrEx>
                        <w:trPr>
                          <w:trHeight w:val="243" w:hRule="atLeast"/>
                        </w:trPr>
                        <w:tc>
                          <w:tcPr>
                            <w:tcW w:w="426" w:type="dxa"/>
                          </w:tcPr>
                          <w:p>
                            <w:pPr>
                              <w:pStyle w:val="13"/>
                              <w:spacing w:line="159" w:lineRule="exact"/>
                              <w:rPr>
                                <w:rFonts w:ascii="Century Gothic"/>
                                <w:b/>
                                <w:sz w:val="14"/>
                              </w:rPr>
                            </w:pPr>
                            <w:r>
                              <w:rPr>
                                <w:rFonts w:ascii="Century Gothic"/>
                                <w:b/>
                                <w:color w:val="141221"/>
                                <w:spacing w:val="-5"/>
                                <w:w w:val="110"/>
                                <w:sz w:val="14"/>
                              </w:rPr>
                              <w:t>9%</w:t>
                            </w:r>
                          </w:p>
                        </w:tc>
                        <w:tc>
                          <w:tcPr>
                            <w:tcW w:w="1214" w:type="dxa"/>
                          </w:tcPr>
                          <w:p>
                            <w:pPr>
                              <w:pStyle w:val="13"/>
                              <w:spacing w:before="71" w:line="151" w:lineRule="exact"/>
                              <w:ind w:left="75"/>
                              <w:rPr>
                                <w:sz w:val="14"/>
                              </w:rPr>
                            </w:pPr>
                            <w:r>
                              <w:rPr>
                                <w:rFonts w:hint="eastAsia" w:ascii="微软雅黑" w:hAnsi="微软雅黑" w:eastAsia="微软雅黑" w:cs="微软雅黑"/>
                                <w:sz w:val="14"/>
                                <w:lang w:eastAsia="zh-CN"/>
                              </w:rPr>
                              <w:t>两者都无受益</w:t>
                            </w:r>
                          </w:p>
                        </w:tc>
                      </w:tr>
                    </w:tbl>
                    <w:p>
                      <w:pPr>
                        <w:pStyle w:val="6"/>
                      </w:pPr>
                    </w:p>
                  </w:txbxContent>
                </v:textbox>
              </v:shape>
            </w:pict>
          </mc:Fallback>
        </mc:AlternateContent>
      </w:r>
    </w:p>
    <w:p>
      <w:pPr>
        <w:pStyle w:val="6"/>
        <w:spacing w:line="276" w:lineRule="auto"/>
        <w:ind w:left="7412" w:right="1193"/>
        <w:rPr>
          <w:lang w:eastAsia="zh-CN"/>
        </w:rPr>
      </w:pPr>
    </w:p>
    <w:p>
      <w:pPr>
        <w:pStyle w:val="6"/>
        <w:spacing w:line="276" w:lineRule="auto"/>
        <w:ind w:left="7412" w:right="1193"/>
        <w:rPr>
          <w:rFonts w:ascii="微软雅黑" w:hAnsi="微软雅黑" w:eastAsia="微软雅黑" w:cs="微软雅黑"/>
          <w:lang w:val="zh-CN" w:eastAsia="zh-CN"/>
        </w:rPr>
      </w:pPr>
      <w:r>
        <w:drawing>
          <wp:anchor distT="0" distB="0" distL="0" distR="0" simplePos="0" relativeHeight="251820032" behindDoc="0" locked="0" layoutInCell="1" allowOverlap="1">
            <wp:simplePos x="0" y="0"/>
            <wp:positionH relativeFrom="page">
              <wp:posOffset>3167380</wp:posOffset>
            </wp:positionH>
            <wp:positionV relativeFrom="paragraph">
              <wp:posOffset>997585</wp:posOffset>
            </wp:positionV>
            <wp:extent cx="82550" cy="82550"/>
            <wp:effectExtent l="0" t="0" r="6350" b="6350"/>
            <wp:wrapNone/>
            <wp:docPr id="3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png"/>
                    <pic:cNvPicPr>
                      <a:picLocks noChangeAspect="1"/>
                    </pic:cNvPicPr>
                  </pic:nvPicPr>
                  <pic:blipFill>
                    <a:blip r:embed="rId54" cstate="print"/>
                    <a:stretch>
                      <a:fillRect/>
                    </a:stretch>
                  </pic:blipFill>
                  <pic:spPr>
                    <a:xfrm>
                      <a:off x="0" y="0"/>
                      <a:ext cx="82550" cy="82550"/>
                    </a:xfrm>
                    <a:prstGeom prst="rect">
                      <a:avLst/>
                    </a:prstGeom>
                  </pic:spPr>
                </pic:pic>
              </a:graphicData>
            </a:graphic>
          </wp:anchor>
        </w:drawing>
      </w:r>
      <w:r>
        <w:drawing>
          <wp:anchor distT="0" distB="0" distL="0" distR="0" simplePos="0" relativeHeight="251817984" behindDoc="0" locked="0" layoutInCell="1" allowOverlap="1">
            <wp:simplePos x="0" y="0"/>
            <wp:positionH relativeFrom="page">
              <wp:posOffset>3167380</wp:posOffset>
            </wp:positionH>
            <wp:positionV relativeFrom="paragraph">
              <wp:posOffset>803275</wp:posOffset>
            </wp:positionV>
            <wp:extent cx="82550" cy="82550"/>
            <wp:effectExtent l="0" t="0" r="6350" b="6350"/>
            <wp:wrapNone/>
            <wp:docPr id="36"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png"/>
                    <pic:cNvPicPr>
                      <a:picLocks noChangeAspect="1"/>
                    </pic:cNvPicPr>
                  </pic:nvPicPr>
                  <pic:blipFill>
                    <a:blip r:embed="rId52" cstate="print"/>
                    <a:stretch>
                      <a:fillRect/>
                    </a:stretch>
                  </pic:blipFill>
                  <pic:spPr>
                    <a:xfrm>
                      <a:off x="0" y="0"/>
                      <a:ext cx="82550" cy="82550"/>
                    </a:xfrm>
                    <a:prstGeom prst="rect">
                      <a:avLst/>
                    </a:prstGeom>
                  </pic:spPr>
                </pic:pic>
              </a:graphicData>
            </a:graphic>
          </wp:anchor>
        </w:drawing>
      </w:r>
      <w:r>
        <w:drawing>
          <wp:anchor distT="0" distB="0" distL="0" distR="0" simplePos="0" relativeHeight="251821056" behindDoc="0" locked="0" layoutInCell="1" allowOverlap="1">
            <wp:simplePos x="0" y="0"/>
            <wp:positionH relativeFrom="page">
              <wp:posOffset>3167380</wp:posOffset>
            </wp:positionH>
            <wp:positionV relativeFrom="paragraph">
              <wp:posOffset>1191260</wp:posOffset>
            </wp:positionV>
            <wp:extent cx="82550" cy="82550"/>
            <wp:effectExtent l="0" t="0" r="6350" b="6350"/>
            <wp:wrapNone/>
            <wp:docPr id="3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png"/>
                    <pic:cNvPicPr>
                      <a:picLocks noChangeAspect="1"/>
                    </pic:cNvPicPr>
                  </pic:nvPicPr>
                  <pic:blipFill>
                    <a:blip r:embed="rId55" cstate="print"/>
                    <a:stretch>
                      <a:fillRect/>
                    </a:stretch>
                  </pic:blipFill>
                  <pic:spPr>
                    <a:xfrm>
                      <a:off x="0" y="0"/>
                      <a:ext cx="82753" cy="82753"/>
                    </a:xfrm>
                    <a:prstGeom prst="rect">
                      <a:avLst/>
                    </a:prstGeom>
                  </pic:spPr>
                </pic:pic>
              </a:graphicData>
            </a:graphic>
          </wp:anchor>
        </w:drawing>
      </w:r>
      <w:r>
        <w:rPr>
          <w:rFonts w:hint="eastAsia" w:ascii="微软雅黑" w:hAnsi="微软雅黑" w:eastAsia="微软雅黑" w:cs="微软雅黑"/>
          <w:lang w:val="zh-CN" w:eastAsia="zh-CN"/>
        </w:rPr>
        <w:t>安全专家在评估</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更有利于安全团队还是恶意行为者时，持有一种谨慎且微妙的观点。大约</w:t>
      </w:r>
      <w:r>
        <w:rPr>
          <w:rFonts w:ascii="微软雅黑" w:hAnsi="微软雅黑" w:eastAsia="微软雅黑" w:cs="微软雅黑"/>
          <w:lang w:val="zh-CN" w:eastAsia="zh-CN"/>
        </w:rPr>
        <w:t xml:space="preserve"> 34% </w:t>
      </w:r>
      <w:r>
        <w:rPr>
          <w:rFonts w:hint="eastAsia" w:ascii="微软雅黑" w:hAnsi="微软雅黑" w:eastAsia="微软雅黑" w:cs="微软雅黑"/>
          <w:lang w:val="zh-CN" w:eastAsia="zh-CN"/>
        </w:rPr>
        <w:t>的人认为</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主要有助于安全团队，</w:t>
      </w:r>
      <w:del w:id="0" w:author="张家齐" w:date="2024-05-06T15:04:38Z">
        <w:r>
          <w:rPr>
            <w:rFonts w:hint="eastAsia" w:ascii="微软雅黑" w:hAnsi="微软雅黑" w:eastAsia="微软雅黑" w:cs="微软雅黑"/>
            <w:lang w:val="zh-CN" w:eastAsia="zh-CN"/>
          </w:rPr>
          <w:delText>这</w:delText>
        </w:r>
      </w:del>
      <w:del w:id="1" w:author="张家齐" w:date="2024-05-06T15:04:37Z">
        <w:r>
          <w:rPr>
            <w:rFonts w:hint="eastAsia" w:ascii="微软雅黑" w:hAnsi="微软雅黑" w:eastAsia="微软雅黑" w:cs="微软雅黑"/>
            <w:lang w:val="zh-CN" w:eastAsia="zh-CN"/>
          </w:rPr>
          <w:delText>反映出</w:delText>
        </w:r>
      </w:del>
      <w:ins w:id="2" w:author="张家齐" w:date="2024-05-06T15:03:55Z">
        <w:r>
          <w:rPr>
            <w:rFonts w:hint="eastAsia"/>
            <w:lang w:eastAsia="zh-CN"/>
          </w:rPr>
          <w:t>这表明人们对于人工智能在增强网络安全防御方面的作用</w:t>
        </w:r>
      </w:ins>
      <w:ins w:id="3" w:author="张家齐" w:date="2024-05-06T15:04:10Z">
        <w:r>
          <w:rPr>
            <w:rFonts w:hint="eastAsia" w:ascii="微软雅黑" w:hAnsi="微软雅黑" w:eastAsia="微软雅黑" w:cs="微软雅黑"/>
            <w:lang w:eastAsia="zh-CN"/>
          </w:rPr>
          <w:t>普遍</w:t>
        </w:r>
      </w:ins>
      <w:ins w:id="4" w:author="张家齐" w:date="2024-05-06T15:03:55Z">
        <w:r>
          <w:rPr>
            <w:rFonts w:hint="eastAsia"/>
            <w:lang w:eastAsia="zh-CN"/>
          </w:rPr>
          <w:t>持乐观态度</w:t>
        </w:r>
      </w:ins>
      <w:del w:id="5" w:author="张家齐" w:date="2024-05-06T15:03:55Z">
        <w:r>
          <w:rPr>
            <w:rFonts w:hint="eastAsia" w:ascii="微软雅黑" w:hAnsi="微软雅黑" w:eastAsia="微软雅黑" w:cs="微软雅黑"/>
            <w:lang w:val="en-US" w:eastAsia="zh-CN"/>
          </w:rPr>
          <w:delText>他们对 AI 在提升网络安全防护能力方面持乐观态度</w:delText>
        </w:r>
      </w:del>
      <w:r>
        <w:rPr>
          <w:rFonts w:hint="eastAsia" w:ascii="微软雅黑" w:hAnsi="微软雅黑" w:eastAsia="微软雅黑" w:cs="微软雅黑"/>
          <w:lang w:val="zh-CN" w:eastAsia="zh-CN"/>
        </w:rPr>
        <w:t>。</w:t>
      </w:r>
    </w:p>
    <w:p>
      <w:pPr>
        <w:pStyle w:val="6"/>
        <w:spacing w:line="276" w:lineRule="auto"/>
        <w:ind w:left="7412" w:right="1193"/>
        <w:rPr>
          <w:rFonts w:ascii="微软雅黑" w:hAnsi="微软雅黑" w:eastAsia="微软雅黑" w:cs="微软雅黑"/>
          <w:lang w:val="zh-CN" w:eastAsia="zh-CN"/>
        </w:rPr>
      </w:pPr>
    </w:p>
    <w:p>
      <w:pPr>
        <w:pStyle w:val="6"/>
        <w:spacing w:line="276" w:lineRule="auto"/>
        <w:ind w:left="7412" w:right="1193"/>
        <w:rPr>
          <w:rFonts w:ascii="微软雅黑" w:hAnsi="微软雅黑" w:eastAsia="微软雅黑" w:cs="微软雅黑"/>
          <w:lang w:eastAsia="zh-CN"/>
        </w:rPr>
        <w:sectPr>
          <w:headerReference r:id="rId14" w:type="default"/>
          <w:footerReference r:id="rId15" w:type="default"/>
          <w:pgSz w:w="12240" w:h="15840"/>
          <w:pgMar w:top="1500" w:right="0" w:bottom="280" w:left="520" w:header="0" w:footer="675" w:gutter="0"/>
          <w:cols w:space="720" w:num="1"/>
        </w:sectPr>
      </w:pPr>
      <w:r>
        <w:rPr>
          <w:rFonts w:hint="eastAsia" w:ascii="微软雅黑" w:hAnsi="微软雅黑" w:eastAsia="微软雅黑" w:cs="微软雅黑"/>
          <w:lang w:val="zh-CN" w:eastAsia="zh-CN"/>
        </w:rPr>
        <w:t>然而，也有</w:t>
      </w:r>
      <w:r>
        <w:rPr>
          <w:lang w:val="zh-CN" w:eastAsia="zh-CN"/>
        </w:rPr>
        <w:t xml:space="preserve"> 31% </w:t>
      </w:r>
      <w:r>
        <w:rPr>
          <w:rFonts w:hint="eastAsia" w:ascii="微软雅黑" w:hAnsi="微软雅黑" w:eastAsia="微软雅黑" w:cs="微软雅黑"/>
          <w:lang w:val="zh-CN" w:eastAsia="zh-CN"/>
        </w:rPr>
        <w:t>的人认为</w:t>
      </w:r>
      <w:r>
        <w:rPr>
          <w:lang w:val="zh-CN" w:eastAsia="zh-CN"/>
        </w:rPr>
        <w:t xml:space="preserve"> AI </w:t>
      </w:r>
      <w:r>
        <w:rPr>
          <w:rFonts w:hint="eastAsia" w:ascii="微软雅黑" w:hAnsi="微软雅黑" w:eastAsia="微软雅黑" w:cs="微软雅黑"/>
          <w:lang w:val="zh-CN" w:eastAsia="zh-CN"/>
        </w:rPr>
        <w:t>对安全团队和恶意行为者的益处相当</w:t>
      </w:r>
      <w:r>
        <w:rPr>
          <w:rFonts w:hint="eastAsia" w:ascii="微软雅黑" w:hAnsi="微软雅黑" w:eastAsia="微软雅黑" w:cs="微软雅黑"/>
          <w:w w:val="115"/>
          <w:lang w:eastAsia="zh-CN"/>
        </w:rPr>
        <w:t>，</w:t>
      </w:r>
    </w:p>
    <w:p>
      <w:pPr>
        <w:spacing w:line="276" w:lineRule="auto"/>
        <w:jc w:val="both"/>
        <w:rPr>
          <w:lang w:eastAsia="zh-CN"/>
        </w:rPr>
        <w:sectPr>
          <w:headerReference r:id="rId16" w:type="default"/>
          <w:footerReference r:id="rId17" w:type="default"/>
          <w:type w:val="continuous"/>
          <w:pgSz w:w="12240" w:h="15840"/>
          <w:pgMar w:top="1500" w:right="0" w:bottom="280" w:left="520" w:header="0" w:footer="675" w:gutter="0"/>
          <w:cols w:space="720" w:num="1"/>
        </w:sectPr>
      </w:pPr>
    </w:p>
    <w:p>
      <w:pPr>
        <w:pStyle w:val="6"/>
        <w:spacing w:before="172" w:line="276" w:lineRule="auto"/>
        <w:ind w:left="920" w:right="1444"/>
        <w:rPr>
          <w:lang w:eastAsia="zh-CN"/>
        </w:rPr>
      </w:pPr>
      <w:r>
        <w:rPr>
          <w:w w:val="115"/>
        </w:rPr>
        <w:t>teams and malicious actors, highlighting an awareness of the dual-use nature of AI technologies in cybersecurity.</w:t>
      </w:r>
      <w:r>
        <w:rPr>
          <w:spacing w:val="-5"/>
          <w:w w:val="115"/>
        </w:rPr>
        <w:t xml:space="preserve"> </w:t>
      </w:r>
      <w:r>
        <w:rPr>
          <w:w w:val="115"/>
        </w:rPr>
        <w:t>This</w:t>
      </w:r>
      <w:r>
        <w:rPr>
          <w:spacing w:val="-5"/>
          <w:w w:val="115"/>
        </w:rPr>
        <w:t xml:space="preserve"> </w:t>
      </w:r>
      <w:r>
        <w:rPr>
          <w:w w:val="115"/>
        </w:rPr>
        <w:t>is</w:t>
      </w:r>
      <w:r>
        <w:rPr>
          <w:spacing w:val="-5"/>
          <w:w w:val="115"/>
        </w:rPr>
        <w:t xml:space="preserve"> </w:t>
      </w:r>
      <w:r>
        <w:rPr>
          <w:w w:val="115"/>
        </w:rPr>
        <w:t>further</w:t>
      </w:r>
      <w:r>
        <w:rPr>
          <w:spacing w:val="-5"/>
          <w:w w:val="115"/>
        </w:rPr>
        <w:t xml:space="preserve"> </w:t>
      </w:r>
      <w:r>
        <w:rPr>
          <w:w w:val="115"/>
        </w:rPr>
        <w:t>underscored</w:t>
      </w:r>
      <w:r>
        <w:rPr>
          <w:spacing w:val="-5"/>
          <w:w w:val="115"/>
        </w:rPr>
        <w:t xml:space="preserve"> </w:t>
      </w:r>
      <w:r>
        <w:rPr>
          <w:w w:val="115"/>
        </w:rPr>
        <w:t>by</w:t>
      </w:r>
      <w:r>
        <w:rPr>
          <w:spacing w:val="-5"/>
          <w:w w:val="115"/>
        </w:rPr>
        <w:t xml:space="preserve"> </w:t>
      </w:r>
      <w:r>
        <w:rPr>
          <w:w w:val="115"/>
        </w:rPr>
        <w:t>the</w:t>
      </w:r>
      <w:r>
        <w:rPr>
          <w:spacing w:val="-5"/>
          <w:w w:val="115"/>
        </w:rPr>
        <w:t xml:space="preserve"> </w:t>
      </w:r>
      <w:r>
        <w:rPr>
          <w:w w:val="115"/>
        </w:rPr>
        <w:t>25%</w:t>
      </w:r>
      <w:r>
        <w:rPr>
          <w:spacing w:val="-5"/>
          <w:w w:val="115"/>
        </w:rPr>
        <w:t xml:space="preserve"> </w:t>
      </w:r>
      <w:r>
        <w:rPr>
          <w:w w:val="115"/>
        </w:rPr>
        <w:t>who</w:t>
      </w:r>
      <w:r>
        <w:rPr>
          <w:spacing w:val="-5"/>
          <w:w w:val="115"/>
        </w:rPr>
        <w:t xml:space="preserve"> </w:t>
      </w:r>
      <w:r>
        <w:rPr>
          <w:w w:val="115"/>
        </w:rPr>
        <w:t>think</w:t>
      </w:r>
      <w:r>
        <w:rPr>
          <w:spacing w:val="-5"/>
          <w:w w:val="115"/>
        </w:rPr>
        <w:t xml:space="preserve"> </w:t>
      </w:r>
      <w:r>
        <w:rPr>
          <w:w w:val="115"/>
        </w:rPr>
        <w:t>AI</w:t>
      </w:r>
      <w:r>
        <w:rPr>
          <w:spacing w:val="-5"/>
          <w:w w:val="115"/>
        </w:rPr>
        <w:t xml:space="preserve"> </w:t>
      </w:r>
      <w:r>
        <w:rPr>
          <w:w w:val="115"/>
        </w:rPr>
        <w:t>might</w:t>
      </w:r>
      <w:r>
        <w:rPr>
          <w:spacing w:val="-5"/>
          <w:w w:val="115"/>
        </w:rPr>
        <w:t xml:space="preserve"> </w:t>
      </w:r>
      <w:r>
        <w:rPr>
          <w:w w:val="115"/>
        </w:rPr>
        <w:t>be</w:t>
      </w:r>
      <w:r>
        <w:rPr>
          <w:spacing w:val="-5"/>
          <w:w w:val="115"/>
        </w:rPr>
        <w:t xml:space="preserve"> </w:t>
      </w:r>
      <w:r>
        <w:rPr>
          <w:w w:val="115"/>
        </w:rPr>
        <w:t>more</w:t>
      </w:r>
      <w:r>
        <w:rPr>
          <w:spacing w:val="-5"/>
          <w:w w:val="115"/>
        </w:rPr>
        <w:t xml:space="preserve"> </w:t>
      </w:r>
      <w:r>
        <w:rPr>
          <w:w w:val="115"/>
        </w:rPr>
        <w:t>advantageous</w:t>
      </w:r>
      <w:r>
        <w:rPr>
          <w:spacing w:val="-5"/>
          <w:w w:val="115"/>
        </w:rPr>
        <w:t xml:space="preserve"> </w:t>
      </w:r>
      <w:r>
        <w:rPr>
          <w:w w:val="115"/>
        </w:rPr>
        <w:t>to malicious parties, acknowledging the potential threat if AI is used with malicious intent.</w:t>
      </w:r>
      <w:r>
        <w:rPr>
          <w:rFonts w:hint="eastAsia"/>
        </w:rPr>
        <w:t xml:space="preserve"> </w:t>
      </w:r>
    </w:p>
    <w:p>
      <w:pPr>
        <w:pStyle w:val="6"/>
        <w:spacing w:before="172" w:line="276" w:lineRule="auto"/>
        <w:ind w:left="920" w:right="1444"/>
        <w:rPr>
          <w:rFonts w:ascii="微软雅黑" w:hAnsi="微软雅黑" w:eastAsia="微软雅黑"/>
          <w:lang w:val="zh-CN" w:eastAsia="zh-CN"/>
        </w:rPr>
      </w:pPr>
      <w:r>
        <w:rPr>
          <w:rFonts w:hint="eastAsia" w:ascii="微软雅黑" w:hAnsi="微软雅黑" w:eastAsia="微软雅黑" w:cs="微软雅黑"/>
          <w:lang w:eastAsia="zh-CN"/>
        </w:rPr>
        <w:t>这显示出</w:t>
      </w:r>
      <w:ins w:id="6" w:author="张家齐" w:date="2024-05-06T15:05:06Z">
        <w:r>
          <w:rPr>
            <w:rFonts w:hint="eastAsia" w:ascii="微软雅黑" w:hAnsi="微软雅黑" w:eastAsia="微软雅黑" w:cs="微软雅黑"/>
            <w:lang w:val="en-US" w:eastAsia="zh-CN"/>
          </w:rPr>
          <w:t>人</w:t>
        </w:r>
      </w:ins>
      <w:del w:id="7" w:author="张家齐" w:date="2024-05-06T15:05:03Z">
        <w:r>
          <w:rPr>
            <w:rFonts w:hint="eastAsia" w:ascii="微软雅黑" w:hAnsi="微软雅黑" w:eastAsia="微软雅黑" w:cs="微软雅黑"/>
            <w:lang w:eastAsia="zh-CN"/>
          </w:rPr>
          <w:delText>他</w:delText>
        </w:r>
      </w:del>
      <w:r>
        <w:rPr>
          <w:rFonts w:hint="eastAsia" w:ascii="微软雅黑" w:hAnsi="微软雅黑" w:eastAsia="微软雅黑" w:cs="微软雅黑"/>
          <w:lang w:eastAsia="zh-CN"/>
        </w:rPr>
        <w:t>们对</w:t>
      </w:r>
      <w:r>
        <w:rPr>
          <w:rFonts w:ascii="微软雅黑" w:hAnsi="微软雅黑" w:eastAsia="微软雅黑"/>
          <w:lang w:eastAsia="zh-CN"/>
        </w:rPr>
        <w:t xml:space="preserve"> AI </w:t>
      </w:r>
      <w:r>
        <w:rPr>
          <w:rFonts w:hint="eastAsia" w:ascii="微软雅黑" w:hAnsi="微软雅黑" w:eastAsia="微软雅黑" w:cs="微软雅黑"/>
          <w:lang w:eastAsia="zh-CN"/>
        </w:rPr>
        <w:t>技术在网络安全中可能出现</w:t>
      </w:r>
      <w:ins w:id="8" w:author="张家齐" w:date="2024-05-06T15:05:15Z">
        <w:r>
          <w:rPr>
            <w:rFonts w:hint="eastAsia" w:ascii="微软雅黑" w:hAnsi="微软雅黑" w:eastAsia="微软雅黑" w:cs="微软雅黑"/>
            <w:lang w:val="en-US" w:eastAsia="zh-CN"/>
          </w:rPr>
          <w:t>的</w:t>
        </w:r>
      </w:ins>
      <w:del w:id="9" w:author="张家齐" w:date="2024-05-06T15:05:15Z">
        <w:r>
          <w:rPr>
            <w:rFonts w:hint="eastAsia" w:ascii="微软雅黑" w:hAnsi="微软雅黑" w:eastAsia="微软雅黑" w:cs="微软雅黑"/>
            <w:lang w:eastAsia="zh-CN"/>
          </w:rPr>
          <w:delText>是</w:delText>
        </w:r>
      </w:del>
      <w:r>
        <w:rPr>
          <w:rFonts w:hint="eastAsia" w:ascii="微软雅黑" w:hAnsi="微软雅黑" w:eastAsia="微软雅黑"/>
          <w:lang w:eastAsia="zh-CN"/>
        </w:rPr>
        <w:t>“</w:t>
      </w:r>
      <w:r>
        <w:rPr>
          <w:rFonts w:hint="eastAsia" w:ascii="微软雅黑" w:hAnsi="微软雅黑" w:eastAsia="微软雅黑" w:cs="微软雅黑"/>
          <w:lang w:eastAsia="zh-CN"/>
        </w:rPr>
        <w:t>双刃剑</w:t>
      </w:r>
      <w:r>
        <w:rPr>
          <w:rFonts w:hint="eastAsia" w:ascii="微软雅黑" w:hAnsi="微软雅黑" w:eastAsia="微软雅黑"/>
          <w:lang w:eastAsia="zh-CN"/>
        </w:rPr>
        <w:t>”</w:t>
      </w:r>
      <w:r>
        <w:rPr>
          <w:rFonts w:hint="eastAsia" w:ascii="微软雅黑" w:hAnsi="微软雅黑" w:eastAsia="微软雅黑" w:cs="微软雅黑"/>
          <w:lang w:eastAsia="zh-CN"/>
        </w:rPr>
        <w:t>特性有所警觉。此外，还有</w:t>
      </w:r>
      <w:r>
        <w:rPr>
          <w:rFonts w:ascii="微软雅黑" w:hAnsi="微软雅黑" w:eastAsia="微软雅黑"/>
          <w:lang w:eastAsia="zh-CN"/>
        </w:rPr>
        <w:t xml:space="preserve"> 25% </w:t>
      </w:r>
      <w:r>
        <w:rPr>
          <w:rFonts w:hint="eastAsia" w:ascii="微软雅黑" w:hAnsi="微软雅黑" w:eastAsia="微软雅黑" w:cs="微软雅黑"/>
          <w:lang w:eastAsia="zh-CN"/>
        </w:rPr>
        <w:t>的人认为</w:t>
      </w:r>
      <w:r>
        <w:rPr>
          <w:rFonts w:ascii="微软雅黑" w:hAnsi="微软雅黑" w:eastAsia="微软雅黑"/>
          <w:lang w:eastAsia="zh-CN"/>
        </w:rPr>
        <w:t xml:space="preserve"> AI </w:t>
      </w:r>
      <w:r>
        <w:rPr>
          <w:rFonts w:hint="eastAsia" w:ascii="微软雅黑" w:hAnsi="微软雅黑" w:eastAsia="微软雅黑" w:cs="微软雅黑"/>
          <w:lang w:eastAsia="zh-CN"/>
        </w:rPr>
        <w:t>可能更有利于恶意方，他们认为如果</w:t>
      </w:r>
      <w:r>
        <w:rPr>
          <w:rFonts w:ascii="微软雅黑" w:hAnsi="微软雅黑" w:eastAsia="微软雅黑"/>
          <w:lang w:eastAsia="zh-CN"/>
        </w:rPr>
        <w:t xml:space="preserve"> AI </w:t>
      </w:r>
      <w:r>
        <w:rPr>
          <w:rFonts w:hint="eastAsia" w:ascii="微软雅黑" w:hAnsi="微软雅黑" w:eastAsia="微软雅黑" w:cs="微软雅黑"/>
          <w:lang w:eastAsia="zh-CN"/>
        </w:rPr>
        <w:t>被用于恶意目的，可能带来潜在的威胁。</w:t>
      </w:r>
    </w:p>
    <w:p>
      <w:pPr>
        <w:pStyle w:val="6"/>
        <w:spacing w:before="9"/>
        <w:rPr>
          <w:sz w:val="22"/>
          <w:lang w:eastAsia="zh-CN"/>
        </w:rPr>
      </w:pPr>
    </w:p>
    <w:p>
      <w:pPr>
        <w:pStyle w:val="6"/>
        <w:spacing w:line="276" w:lineRule="auto"/>
        <w:ind w:left="920" w:right="1444"/>
        <w:rPr>
          <w:w w:val="115"/>
          <w:lang w:val="zh-CN" w:eastAsia="zh-CN"/>
        </w:rPr>
      </w:pPr>
      <w:r>
        <w:rPr>
          <w:w w:val="115"/>
        </w:rPr>
        <w:t>A smaller segment (9%) feels that it’s neither clearly beneficial to security teams nor malicious 3rd parties, or it’s too early to tell. This reflects an underlying sentiment that, given the early stage of AI’s</w:t>
      </w:r>
      <w:r>
        <w:rPr>
          <w:spacing w:val="-3"/>
          <w:w w:val="115"/>
        </w:rPr>
        <w:t xml:space="preserve"> </w:t>
      </w:r>
      <w:r>
        <w:rPr>
          <w:w w:val="115"/>
        </w:rPr>
        <w:t>integration</w:t>
      </w:r>
      <w:r>
        <w:rPr>
          <w:spacing w:val="-3"/>
          <w:w w:val="115"/>
        </w:rPr>
        <w:t xml:space="preserve"> </w:t>
      </w:r>
      <w:r>
        <w:rPr>
          <w:w w:val="115"/>
        </w:rPr>
        <w:t>into</w:t>
      </w:r>
      <w:r>
        <w:rPr>
          <w:spacing w:val="-3"/>
          <w:w w:val="115"/>
        </w:rPr>
        <w:t xml:space="preserve"> </w:t>
      </w:r>
      <w:r>
        <w:rPr>
          <w:w w:val="115"/>
        </w:rPr>
        <w:t>cybersecurity,</w:t>
      </w:r>
      <w:r>
        <w:rPr>
          <w:spacing w:val="-3"/>
          <w:w w:val="115"/>
        </w:rPr>
        <w:t xml:space="preserve"> </w:t>
      </w:r>
      <w:r>
        <w:rPr>
          <w:w w:val="115"/>
        </w:rPr>
        <w:t>there’s</w:t>
      </w:r>
      <w:r>
        <w:rPr>
          <w:spacing w:val="-3"/>
          <w:w w:val="115"/>
        </w:rPr>
        <w:t xml:space="preserve"> </w:t>
      </w:r>
      <w:r>
        <w:rPr>
          <w:w w:val="115"/>
        </w:rPr>
        <w:t>still</w:t>
      </w:r>
      <w:r>
        <w:rPr>
          <w:spacing w:val="-3"/>
          <w:w w:val="115"/>
        </w:rPr>
        <w:t xml:space="preserve"> </w:t>
      </w:r>
      <w:r>
        <w:rPr>
          <w:w w:val="115"/>
        </w:rPr>
        <w:t>a</w:t>
      </w:r>
      <w:r>
        <w:rPr>
          <w:spacing w:val="-3"/>
          <w:w w:val="115"/>
        </w:rPr>
        <w:t xml:space="preserve"> </w:t>
      </w:r>
      <w:r>
        <w:rPr>
          <w:w w:val="115"/>
        </w:rPr>
        <w:t>lot</w:t>
      </w:r>
      <w:r>
        <w:rPr>
          <w:spacing w:val="-3"/>
          <w:w w:val="115"/>
        </w:rPr>
        <w:t xml:space="preserve"> </w:t>
      </w:r>
      <w:r>
        <w:rPr>
          <w:w w:val="115"/>
        </w:rPr>
        <w:t>of</w:t>
      </w:r>
      <w:r>
        <w:rPr>
          <w:spacing w:val="-3"/>
          <w:w w:val="115"/>
        </w:rPr>
        <w:t xml:space="preserve"> </w:t>
      </w:r>
      <w:r>
        <w:rPr>
          <w:w w:val="115"/>
        </w:rPr>
        <w:t>unknowns</w:t>
      </w:r>
      <w:r>
        <w:rPr>
          <w:spacing w:val="-3"/>
          <w:w w:val="115"/>
        </w:rPr>
        <w:t xml:space="preserve"> </w:t>
      </w:r>
      <w:r>
        <w:rPr>
          <w:w w:val="115"/>
        </w:rPr>
        <w:t>about</w:t>
      </w:r>
      <w:r>
        <w:rPr>
          <w:spacing w:val="-3"/>
          <w:w w:val="115"/>
        </w:rPr>
        <w:t xml:space="preserve"> </w:t>
      </w:r>
      <w:r>
        <w:rPr>
          <w:w w:val="115"/>
        </w:rPr>
        <w:t>its</w:t>
      </w:r>
      <w:r>
        <w:rPr>
          <w:spacing w:val="-3"/>
          <w:w w:val="115"/>
        </w:rPr>
        <w:t xml:space="preserve"> </w:t>
      </w:r>
      <w:r>
        <w:rPr>
          <w:w w:val="115"/>
        </w:rPr>
        <w:t>full</w:t>
      </w:r>
      <w:r>
        <w:rPr>
          <w:spacing w:val="-3"/>
          <w:w w:val="115"/>
        </w:rPr>
        <w:t xml:space="preserve"> </w:t>
      </w:r>
      <w:r>
        <w:rPr>
          <w:w w:val="115"/>
        </w:rPr>
        <w:t>impact</w:t>
      </w:r>
      <w:r>
        <w:rPr>
          <w:spacing w:val="-3"/>
          <w:w w:val="115"/>
        </w:rPr>
        <w:t xml:space="preserve"> </w:t>
      </w:r>
      <w:r>
        <w:rPr>
          <w:w w:val="115"/>
        </w:rPr>
        <w:t>and</w:t>
      </w:r>
      <w:r>
        <w:rPr>
          <w:spacing w:val="-3"/>
          <w:w w:val="115"/>
        </w:rPr>
        <w:t xml:space="preserve"> </w:t>
      </w:r>
      <w:r>
        <w:rPr>
          <w:w w:val="115"/>
        </w:rPr>
        <w:t>potential. The results indicate a cautious optimism where respondents generally lean towards AI helping security</w:t>
      </w:r>
      <w:r>
        <w:rPr>
          <w:spacing w:val="-4"/>
          <w:w w:val="115"/>
        </w:rPr>
        <w:t xml:space="preserve"> </w:t>
      </w:r>
      <w:r>
        <w:rPr>
          <w:w w:val="115"/>
        </w:rPr>
        <w:t>teams</w:t>
      </w:r>
      <w:r>
        <w:rPr>
          <w:spacing w:val="-4"/>
          <w:w w:val="115"/>
        </w:rPr>
        <w:t xml:space="preserve"> </w:t>
      </w:r>
      <w:r>
        <w:rPr>
          <w:w w:val="115"/>
        </w:rPr>
        <w:t>slightly</w:t>
      </w:r>
      <w:r>
        <w:rPr>
          <w:spacing w:val="-5"/>
          <w:w w:val="115"/>
        </w:rPr>
        <w:t xml:space="preserve"> </w:t>
      </w:r>
      <w:r>
        <w:rPr>
          <w:w w:val="115"/>
        </w:rPr>
        <w:t>more,</w:t>
      </w:r>
      <w:r>
        <w:rPr>
          <w:spacing w:val="-4"/>
          <w:w w:val="115"/>
        </w:rPr>
        <w:t xml:space="preserve"> </w:t>
      </w:r>
      <w:r>
        <w:rPr>
          <w:w w:val="115"/>
        </w:rPr>
        <w:t>but</w:t>
      </w:r>
      <w:r>
        <w:rPr>
          <w:spacing w:val="-4"/>
          <w:w w:val="115"/>
        </w:rPr>
        <w:t xml:space="preserve"> </w:t>
      </w:r>
      <w:r>
        <w:rPr>
          <w:w w:val="115"/>
        </w:rPr>
        <w:t>there’s</w:t>
      </w:r>
      <w:r>
        <w:rPr>
          <w:spacing w:val="-5"/>
          <w:w w:val="115"/>
        </w:rPr>
        <w:t xml:space="preserve"> </w:t>
      </w:r>
      <w:r>
        <w:rPr>
          <w:w w:val="115"/>
        </w:rPr>
        <w:t>a</w:t>
      </w:r>
      <w:r>
        <w:rPr>
          <w:spacing w:val="-4"/>
          <w:w w:val="115"/>
        </w:rPr>
        <w:t xml:space="preserve"> </w:t>
      </w:r>
      <w:r>
        <w:rPr>
          <w:w w:val="115"/>
        </w:rPr>
        <w:t>clear</w:t>
      </w:r>
      <w:r>
        <w:rPr>
          <w:spacing w:val="-4"/>
          <w:w w:val="115"/>
        </w:rPr>
        <w:t xml:space="preserve"> </w:t>
      </w:r>
      <w:r>
        <w:rPr>
          <w:w w:val="115"/>
        </w:rPr>
        <w:t>recognition</w:t>
      </w:r>
      <w:r>
        <w:rPr>
          <w:spacing w:val="-5"/>
          <w:w w:val="115"/>
        </w:rPr>
        <w:t xml:space="preserve"> </w:t>
      </w:r>
      <w:r>
        <w:rPr>
          <w:w w:val="115"/>
        </w:rPr>
        <w:t>of</w:t>
      </w:r>
      <w:r>
        <w:rPr>
          <w:spacing w:val="-4"/>
          <w:w w:val="115"/>
        </w:rPr>
        <w:t xml:space="preserve"> </w:t>
      </w:r>
      <w:r>
        <w:rPr>
          <w:w w:val="115"/>
        </w:rPr>
        <w:t>the</w:t>
      </w:r>
      <w:r>
        <w:rPr>
          <w:spacing w:val="-4"/>
          <w:w w:val="115"/>
        </w:rPr>
        <w:t xml:space="preserve"> </w:t>
      </w:r>
      <w:r>
        <w:rPr>
          <w:w w:val="115"/>
        </w:rPr>
        <w:t>significant</w:t>
      </w:r>
      <w:r>
        <w:rPr>
          <w:spacing w:val="-5"/>
          <w:w w:val="115"/>
        </w:rPr>
        <w:t xml:space="preserve"> </w:t>
      </w:r>
      <w:r>
        <w:rPr>
          <w:w w:val="115"/>
        </w:rPr>
        <w:t>risks</w:t>
      </w:r>
      <w:r>
        <w:rPr>
          <w:spacing w:val="-4"/>
          <w:w w:val="115"/>
        </w:rPr>
        <w:t xml:space="preserve"> </w:t>
      </w:r>
      <w:r>
        <w:rPr>
          <w:w w:val="115"/>
        </w:rPr>
        <w:t>if</w:t>
      </w:r>
      <w:r>
        <w:rPr>
          <w:spacing w:val="-4"/>
          <w:w w:val="115"/>
        </w:rPr>
        <w:t xml:space="preserve"> </w:t>
      </w:r>
      <w:r>
        <w:rPr>
          <w:w w:val="115"/>
        </w:rPr>
        <w:t>AI</w:t>
      </w:r>
      <w:r>
        <w:rPr>
          <w:spacing w:val="-5"/>
          <w:w w:val="115"/>
        </w:rPr>
        <w:t xml:space="preserve"> </w:t>
      </w:r>
      <w:r>
        <w:rPr>
          <w:w w:val="115"/>
        </w:rPr>
        <w:t>tools</w:t>
      </w:r>
      <w:r>
        <w:rPr>
          <w:spacing w:val="-4"/>
          <w:w w:val="115"/>
        </w:rPr>
        <w:t xml:space="preserve"> </w:t>
      </w:r>
      <w:r>
        <w:rPr>
          <w:w w:val="115"/>
        </w:rPr>
        <w:t>fall</w:t>
      </w:r>
      <w:r>
        <w:rPr>
          <w:spacing w:val="-4"/>
          <w:w w:val="115"/>
        </w:rPr>
        <w:t xml:space="preserve"> </w:t>
      </w:r>
      <w:r>
        <w:rPr>
          <w:w w:val="115"/>
        </w:rPr>
        <w:t>into the wrong hands or are exploited by adversaries.</w:t>
      </w:r>
    </w:p>
    <w:p>
      <w:pPr>
        <w:pStyle w:val="6"/>
        <w:spacing w:line="276" w:lineRule="auto"/>
        <w:ind w:left="920" w:right="1444"/>
        <w:rPr>
          <w:w w:val="115"/>
          <w:lang w:eastAsia="zh-CN"/>
        </w:rPr>
      </w:pPr>
    </w:p>
    <w:p>
      <w:pPr>
        <w:pStyle w:val="6"/>
        <w:spacing w:line="276" w:lineRule="auto"/>
        <w:ind w:left="920" w:right="1444"/>
        <w:rPr>
          <w:rFonts w:ascii="微软雅黑" w:hAnsi="微软雅黑" w:eastAsia="微软雅黑"/>
          <w:lang w:eastAsia="zh-CN"/>
        </w:rPr>
      </w:pPr>
      <w:r>
        <w:rPr>
          <w:rFonts w:hint="eastAsia" w:ascii="微软雅黑" w:hAnsi="微软雅黑" w:eastAsia="微软雅黑" w:cs="微软雅黑"/>
          <w:lang w:eastAsia="zh-CN"/>
        </w:rPr>
        <w:t>还有一小部分人</w:t>
      </w:r>
      <w:r>
        <w:rPr>
          <w:rFonts w:ascii="微软雅黑" w:hAnsi="微软雅黑" w:eastAsia="微软雅黑"/>
          <w:lang w:eastAsia="zh-CN"/>
        </w:rPr>
        <w:t xml:space="preserve"> (9%) </w:t>
      </w:r>
      <w:r>
        <w:rPr>
          <w:rFonts w:hint="eastAsia" w:ascii="微软雅黑" w:hAnsi="微软雅黑" w:eastAsia="微软雅黑" w:cs="微软雅黑"/>
          <w:lang w:eastAsia="zh-CN"/>
        </w:rPr>
        <w:t>认为目前无法明确判断</w:t>
      </w:r>
      <w:r>
        <w:rPr>
          <w:rFonts w:ascii="微软雅黑" w:hAnsi="微软雅黑" w:eastAsia="微软雅黑"/>
          <w:lang w:eastAsia="zh-CN"/>
        </w:rPr>
        <w:t xml:space="preserve"> AI </w:t>
      </w:r>
      <w:r>
        <w:rPr>
          <w:rFonts w:hint="eastAsia" w:ascii="微软雅黑" w:hAnsi="微软雅黑" w:eastAsia="微软雅黑" w:cs="微软雅黑"/>
          <w:lang w:eastAsia="zh-CN"/>
        </w:rPr>
        <w:t>对安全团队还是恶意第三方更有利的情况，或认为现在做出判断还为时尚早。这种看法反映出一个基本观点：由于</w:t>
      </w:r>
      <w:r>
        <w:rPr>
          <w:rFonts w:ascii="微软雅黑" w:hAnsi="微软雅黑" w:eastAsia="微软雅黑"/>
          <w:lang w:eastAsia="zh-CN"/>
        </w:rPr>
        <w:t xml:space="preserve"> AI </w:t>
      </w:r>
      <w:r>
        <w:rPr>
          <w:rFonts w:hint="eastAsia" w:ascii="微软雅黑" w:hAnsi="微软雅黑" w:eastAsia="微软雅黑" w:cs="微软雅黑"/>
          <w:lang w:eastAsia="zh-CN"/>
        </w:rPr>
        <w:t>融入网络安全领域还处于初步阶段，其全面的影响和潜力仍充满不确定性。</w:t>
      </w:r>
      <w:ins w:id="10" w:author="张家齐" w:date="2024-05-06T15:09:36Z">
        <w:r>
          <w:rPr>
            <w:rFonts w:hint="eastAsia" w:ascii="微软雅黑" w:hAnsi="微软雅黑" w:eastAsia="微软雅黑" w:cs="微软雅黑"/>
            <w:lang w:val="en-US" w:eastAsia="zh-CN"/>
          </w:rPr>
          <w:t>以上</w:t>
        </w:r>
      </w:ins>
      <w:r>
        <w:rPr>
          <w:rFonts w:hint="eastAsia" w:ascii="微软雅黑" w:hAnsi="微软雅黑" w:eastAsia="微软雅黑" w:cs="微软雅黑"/>
          <w:lang w:eastAsia="zh-CN"/>
        </w:rPr>
        <w:t>调查结果显示出一种谨慎的乐观态度，大多数受访者倾向于认为</w:t>
      </w:r>
      <w:r>
        <w:rPr>
          <w:rFonts w:ascii="微软雅黑" w:hAnsi="微软雅黑" w:eastAsia="微软雅黑"/>
          <w:lang w:eastAsia="zh-CN"/>
        </w:rPr>
        <w:t xml:space="preserve"> AI </w:t>
      </w:r>
      <w:r>
        <w:rPr>
          <w:rFonts w:hint="eastAsia" w:ascii="微软雅黑" w:hAnsi="微软雅黑" w:eastAsia="微软雅黑" w:cs="微软雅黑"/>
          <w:lang w:eastAsia="zh-CN"/>
        </w:rPr>
        <w:t>会稍微更多地帮助安全团队，但</w:t>
      </w:r>
      <w:ins w:id="11" w:author="张家齐" w:date="2024-05-06T15:11:09Z">
        <w:r>
          <w:rPr>
            <w:rFonts w:hint="eastAsia" w:ascii="微软雅黑" w:hAnsi="微软雅黑" w:eastAsia="微软雅黑" w:cs="微软雅黑"/>
            <w:lang w:val="en-US" w:eastAsia="zh-CN"/>
          </w:rPr>
          <w:t>人</w:t>
        </w:r>
      </w:ins>
      <w:del w:id="12" w:author="张家齐" w:date="2024-05-06T15:11:08Z">
        <w:r>
          <w:rPr>
            <w:rFonts w:hint="eastAsia" w:ascii="微软雅黑" w:hAnsi="微软雅黑" w:eastAsia="微软雅黑" w:cs="微软雅黑"/>
            <w:lang w:eastAsia="zh-CN"/>
          </w:rPr>
          <w:delText>他</w:delText>
        </w:r>
      </w:del>
      <w:r>
        <w:rPr>
          <w:rFonts w:hint="eastAsia" w:ascii="微软雅黑" w:hAnsi="微软雅黑" w:eastAsia="微软雅黑" w:cs="微软雅黑"/>
          <w:lang w:eastAsia="zh-CN"/>
        </w:rPr>
        <w:t>们也清楚地意识到，如果</w:t>
      </w:r>
      <w:r>
        <w:rPr>
          <w:rFonts w:ascii="微软雅黑" w:hAnsi="微软雅黑" w:eastAsia="微软雅黑"/>
          <w:lang w:eastAsia="zh-CN"/>
        </w:rPr>
        <w:t xml:space="preserve"> AI </w:t>
      </w:r>
      <w:r>
        <w:rPr>
          <w:rFonts w:hint="eastAsia" w:ascii="微软雅黑" w:hAnsi="微软雅黑" w:eastAsia="微软雅黑" w:cs="微软雅黑"/>
          <w:lang w:eastAsia="zh-CN"/>
        </w:rPr>
        <w:t>工具被不当使用或被敌对势力利用，可能会带来重大风险。</w:t>
      </w:r>
    </w:p>
    <w:p>
      <w:pPr>
        <w:pStyle w:val="6"/>
        <w:spacing w:line="276" w:lineRule="auto"/>
        <w:ind w:left="920" w:right="1444"/>
        <w:rPr>
          <w:lang w:eastAsia="zh-CN"/>
        </w:rPr>
      </w:pPr>
    </w:p>
    <w:p>
      <w:pPr>
        <w:pStyle w:val="6"/>
        <w:spacing w:before="11"/>
        <w:rPr>
          <w:sz w:val="22"/>
          <w:lang w:eastAsia="zh-CN"/>
        </w:rPr>
      </w:pPr>
    </w:p>
    <w:p>
      <w:pPr>
        <w:pStyle w:val="4"/>
        <w:spacing w:before="0"/>
        <w:rPr>
          <w:spacing w:val="-2"/>
          <w:w w:val="115"/>
          <w:lang w:eastAsia="zh-CN"/>
        </w:rPr>
      </w:pPr>
      <w:r>
        <w:rPr>
          <w:w w:val="115"/>
        </w:rPr>
        <w:t>Greatest</w:t>
      </w:r>
      <w:r>
        <w:rPr>
          <w:spacing w:val="-12"/>
          <w:w w:val="115"/>
        </w:rPr>
        <w:t xml:space="preserve"> </w:t>
      </w:r>
      <w:r>
        <w:rPr>
          <w:w w:val="115"/>
        </w:rPr>
        <w:t>concerns</w:t>
      </w:r>
      <w:r>
        <w:rPr>
          <w:spacing w:val="-11"/>
          <w:w w:val="115"/>
        </w:rPr>
        <w:t xml:space="preserve"> </w:t>
      </w:r>
      <w:r>
        <w:rPr>
          <w:w w:val="115"/>
        </w:rPr>
        <w:t>with</w:t>
      </w:r>
      <w:r>
        <w:rPr>
          <w:spacing w:val="-11"/>
          <w:w w:val="115"/>
        </w:rPr>
        <w:t xml:space="preserve"> </w:t>
      </w:r>
      <w:r>
        <w:rPr>
          <w:w w:val="115"/>
        </w:rPr>
        <w:t>AI</w:t>
      </w:r>
      <w:r>
        <w:rPr>
          <w:spacing w:val="-11"/>
          <w:w w:val="115"/>
        </w:rPr>
        <w:t xml:space="preserve"> </w:t>
      </w:r>
      <w:r>
        <w:rPr>
          <w:w w:val="115"/>
        </w:rPr>
        <w:t>in</w:t>
      </w:r>
      <w:r>
        <w:rPr>
          <w:spacing w:val="-11"/>
          <w:w w:val="115"/>
        </w:rPr>
        <w:t xml:space="preserve"> </w:t>
      </w:r>
      <w:r>
        <w:rPr>
          <w:spacing w:val="-2"/>
          <w:w w:val="115"/>
        </w:rPr>
        <w:t>security</w:t>
      </w:r>
    </w:p>
    <w:p>
      <w:pPr>
        <w:pStyle w:val="4"/>
        <w:spacing w:before="0"/>
        <w:rPr>
          <w:rFonts w:ascii="微软雅黑" w:hAnsi="微软雅黑" w:eastAsia="微软雅黑" w:cs="微软雅黑"/>
          <w:spacing w:val="-2"/>
          <w:lang w:eastAsia="zh-CN"/>
        </w:rPr>
      </w:pPr>
      <w:r>
        <w:rPr>
          <w:rFonts w:hint="eastAsia" w:ascii="微软雅黑" w:hAnsi="微软雅黑" w:eastAsia="微软雅黑" w:cs="微软雅黑"/>
          <w:spacing w:val="-2"/>
          <w:lang w:eastAsia="zh-CN"/>
        </w:rPr>
        <w:t>在安全领域对</w:t>
      </w:r>
      <w:r>
        <w:rPr>
          <w:spacing w:val="-2"/>
          <w:lang w:eastAsia="zh-CN"/>
        </w:rPr>
        <w:t xml:space="preserve"> AI </w:t>
      </w:r>
      <w:r>
        <w:rPr>
          <w:rFonts w:hint="eastAsia" w:ascii="微软雅黑" w:hAnsi="微软雅黑" w:eastAsia="微软雅黑" w:cs="微软雅黑"/>
          <w:spacing w:val="-2"/>
          <w:lang w:eastAsia="zh-CN"/>
        </w:rPr>
        <w:t>的最大担忧</w:t>
      </w:r>
    </w:p>
    <w:p>
      <w:pPr>
        <w:pStyle w:val="4"/>
        <w:spacing w:before="0"/>
        <w:rPr>
          <w:lang w:eastAsia="zh-CN"/>
        </w:rPr>
      </w:pPr>
    </w:p>
    <w:p>
      <w:pPr>
        <w:pStyle w:val="6"/>
        <w:spacing w:before="294" w:line="276" w:lineRule="auto"/>
        <w:ind w:left="920" w:right="1469"/>
        <w:rPr>
          <w:w w:val="115"/>
          <w:lang w:eastAsia="zh-CN"/>
        </w:rPr>
      </w:pPr>
      <w:r>
        <w:rPr>
          <w:w w:val="115"/>
        </w:rPr>
        <w:t>Security professionals express a range of concerns regarding the implementation of AI in cybersecurity, reflecting the complexity and multifaceted nature of AI integration. The top concern, cited by 38%, is data quality, specifically the risk of unintended bias, which is closely linked to concerns about accuracy (24%). This connection is significant, as AI is often perceived as an objective tool; thus, the quality and integrity of data fed into AI systems directly influence the accuracy and reliability of their outputs. Similarly, 36% are wary of the lack of transparency in AI systems,</w:t>
      </w:r>
      <w:r>
        <w:rPr>
          <w:spacing w:val="-4"/>
          <w:w w:val="115"/>
        </w:rPr>
        <w:t xml:space="preserve"> </w:t>
      </w:r>
      <w:r>
        <w:rPr>
          <w:w w:val="115"/>
        </w:rPr>
        <w:t>highlighting</w:t>
      </w:r>
      <w:r>
        <w:rPr>
          <w:spacing w:val="-4"/>
          <w:w w:val="115"/>
        </w:rPr>
        <w:t xml:space="preserve"> </w:t>
      </w:r>
      <w:r>
        <w:rPr>
          <w:w w:val="115"/>
        </w:rPr>
        <w:t>the</w:t>
      </w:r>
      <w:r>
        <w:rPr>
          <w:spacing w:val="-4"/>
          <w:w w:val="115"/>
        </w:rPr>
        <w:t xml:space="preserve"> </w:t>
      </w:r>
      <w:r>
        <w:rPr>
          <w:w w:val="115"/>
        </w:rPr>
        <w:t>‘black</w:t>
      </w:r>
      <w:r>
        <w:rPr>
          <w:spacing w:val="-4"/>
          <w:w w:val="115"/>
        </w:rPr>
        <w:t xml:space="preserve"> </w:t>
      </w:r>
      <w:r>
        <w:rPr>
          <w:w w:val="115"/>
        </w:rPr>
        <w:t>box’</w:t>
      </w:r>
      <w:r>
        <w:rPr>
          <w:spacing w:val="-4"/>
          <w:w w:val="115"/>
        </w:rPr>
        <w:t xml:space="preserve"> </w:t>
      </w:r>
      <w:r>
        <w:rPr>
          <w:w w:val="115"/>
        </w:rPr>
        <w:t>nature</w:t>
      </w:r>
      <w:r>
        <w:rPr>
          <w:spacing w:val="-4"/>
          <w:w w:val="115"/>
        </w:rPr>
        <w:t xml:space="preserve"> </w:t>
      </w:r>
      <w:r>
        <w:rPr>
          <w:w w:val="115"/>
        </w:rPr>
        <w:t>of</w:t>
      </w:r>
      <w:r>
        <w:rPr>
          <w:spacing w:val="-4"/>
          <w:w w:val="115"/>
        </w:rPr>
        <w:t xml:space="preserve"> </w:t>
      </w:r>
      <w:r>
        <w:rPr>
          <w:w w:val="115"/>
        </w:rPr>
        <w:t>some</w:t>
      </w:r>
      <w:r>
        <w:rPr>
          <w:spacing w:val="-4"/>
          <w:w w:val="115"/>
        </w:rPr>
        <w:t xml:space="preserve"> </w:t>
      </w:r>
      <w:r>
        <w:rPr>
          <w:w w:val="115"/>
        </w:rPr>
        <w:t>AI</w:t>
      </w:r>
      <w:r>
        <w:rPr>
          <w:spacing w:val="-4"/>
          <w:w w:val="115"/>
        </w:rPr>
        <w:t xml:space="preserve"> </w:t>
      </w:r>
      <w:r>
        <w:rPr>
          <w:w w:val="115"/>
        </w:rPr>
        <w:t>algorithms</w:t>
      </w:r>
      <w:r>
        <w:rPr>
          <w:spacing w:val="-4"/>
          <w:w w:val="115"/>
        </w:rPr>
        <w:t xml:space="preserve"> </w:t>
      </w:r>
      <w:r>
        <w:rPr>
          <w:w w:val="115"/>
        </w:rPr>
        <w:t>that</w:t>
      </w:r>
      <w:r>
        <w:rPr>
          <w:spacing w:val="-4"/>
          <w:w w:val="115"/>
        </w:rPr>
        <w:t xml:space="preserve"> </w:t>
      </w:r>
      <w:r>
        <w:rPr>
          <w:w w:val="115"/>
        </w:rPr>
        <w:t>can</w:t>
      </w:r>
      <w:r>
        <w:rPr>
          <w:spacing w:val="-4"/>
          <w:w w:val="115"/>
        </w:rPr>
        <w:t xml:space="preserve"> </w:t>
      </w:r>
      <w:r>
        <w:rPr>
          <w:w w:val="115"/>
        </w:rPr>
        <w:t>make</w:t>
      </w:r>
      <w:r>
        <w:rPr>
          <w:spacing w:val="-4"/>
          <w:w w:val="115"/>
        </w:rPr>
        <w:t xml:space="preserve"> </w:t>
      </w:r>
      <w:r>
        <w:rPr>
          <w:w w:val="115"/>
        </w:rPr>
        <w:t>understanding</w:t>
      </w:r>
      <w:r>
        <w:rPr>
          <w:spacing w:val="-4"/>
          <w:w w:val="115"/>
        </w:rPr>
        <w:t xml:space="preserve"> </w:t>
      </w:r>
      <w:r>
        <w:rPr>
          <w:w w:val="115"/>
        </w:rPr>
        <w:t>and trust in AI decisions challenging.</w:t>
      </w:r>
    </w:p>
    <w:p>
      <w:pPr>
        <w:pStyle w:val="6"/>
        <w:spacing w:before="294" w:line="276" w:lineRule="auto"/>
        <w:ind w:left="920" w:right="1469"/>
        <w:rPr>
          <w:rFonts w:ascii="微软雅黑" w:hAnsi="微软雅黑" w:eastAsia="微软雅黑" w:cs="微软雅黑"/>
          <w:lang w:val="zh-CN" w:eastAsia="zh-CN"/>
        </w:rPr>
      </w:pPr>
      <w:r>
        <w:rPr>
          <w:rFonts w:hint="eastAsia" w:ascii="微软雅黑" w:hAnsi="微软雅黑" w:eastAsia="微软雅黑" w:cs="微软雅黑"/>
          <w:lang w:val="zh-CN" w:eastAsia="zh-CN"/>
        </w:rPr>
        <w:t>安全专家对</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在网络安全真实场景中的应用表达了各种担忧，这反映出</w:t>
      </w:r>
      <w:r>
        <w:rPr>
          <w:rFonts w:ascii="微软雅黑" w:hAnsi="微软雅黑" w:eastAsia="微软雅黑"/>
          <w:lang w:val="zh-CN" w:eastAsia="zh-CN"/>
        </w:rPr>
        <w:t xml:space="preserve"> </w:t>
      </w:r>
      <w:ins w:id="13" w:author="张家齐" w:date="2024-05-06T15:19:01Z">
        <w:r>
          <w:rPr>
            <w:rFonts w:hint="eastAsia" w:ascii="微软雅黑" w:hAnsi="微软雅黑" w:eastAsia="微软雅黑"/>
            <w:lang w:val="en-US" w:eastAsia="zh-CN"/>
          </w:rPr>
          <w:t>整合</w:t>
        </w:r>
      </w:ins>
      <w:r>
        <w:rPr>
          <w:rFonts w:ascii="微软雅黑" w:hAnsi="微软雅黑" w:eastAsia="微软雅黑"/>
          <w:lang w:val="zh-CN" w:eastAsia="zh-CN"/>
        </w:rPr>
        <w:t xml:space="preserve">AI </w:t>
      </w:r>
      <w:del w:id="14" w:author="张家齐" w:date="2024-05-06T15:18:54Z">
        <w:r>
          <w:rPr>
            <w:rFonts w:hint="eastAsia" w:ascii="微软雅黑" w:hAnsi="微软雅黑" w:eastAsia="微软雅黑" w:cs="微软雅黑"/>
            <w:lang w:val="zh-CN" w:eastAsia="zh-CN"/>
          </w:rPr>
          <w:delText>集成</w:delText>
        </w:r>
      </w:del>
      <w:r>
        <w:rPr>
          <w:rFonts w:hint="eastAsia" w:ascii="微软雅黑" w:hAnsi="微软雅黑" w:eastAsia="微软雅黑" w:cs="微软雅黑"/>
          <w:lang w:val="zh-CN" w:eastAsia="zh-CN"/>
        </w:rPr>
        <w:t>应用的复杂性和多</w:t>
      </w:r>
      <w:del w:id="15" w:author="张家齐" w:date="2024-05-06T15:18:47Z">
        <w:r>
          <w:rPr>
            <w:rFonts w:hint="default" w:ascii="微软雅黑" w:hAnsi="微软雅黑" w:eastAsia="微软雅黑" w:cs="微软雅黑"/>
            <w:lang w:val="en-US" w:eastAsia="zh-CN"/>
          </w:rPr>
          <w:delText>元</w:delText>
        </w:r>
      </w:del>
      <w:ins w:id="16" w:author="张家齐" w:date="2024-05-06T15:18:48Z">
        <w:r>
          <w:rPr>
            <w:rFonts w:hint="eastAsia" w:ascii="微软雅黑" w:hAnsi="微软雅黑" w:eastAsia="微软雅黑" w:cs="微软雅黑"/>
            <w:lang w:val="en-US" w:eastAsia="zh-CN"/>
          </w:rPr>
          <w:t>面</w:t>
        </w:r>
      </w:ins>
      <w:r>
        <w:rPr>
          <w:rFonts w:hint="eastAsia" w:ascii="微软雅黑" w:hAnsi="微软雅黑" w:eastAsia="微软雅黑" w:cs="微软雅黑"/>
          <w:lang w:val="zh-CN" w:eastAsia="zh-CN"/>
        </w:rPr>
        <w:t>性。最主要的忧虑是数据质量，</w:t>
      </w:r>
      <w:r>
        <w:rPr>
          <w:rFonts w:ascii="微软雅黑" w:hAnsi="微软雅黑" w:eastAsia="微软雅黑"/>
          <w:lang w:val="zh-CN" w:eastAsia="zh-CN"/>
        </w:rPr>
        <w:t xml:space="preserve">38% </w:t>
      </w:r>
      <w:r>
        <w:rPr>
          <w:rFonts w:hint="eastAsia" w:ascii="微软雅黑" w:hAnsi="微软雅黑" w:eastAsia="微软雅黑" w:cs="微软雅黑"/>
          <w:lang w:val="zh-CN" w:eastAsia="zh-CN"/>
        </w:rPr>
        <w:t>的人提到了</w:t>
      </w:r>
      <w:del w:id="17" w:author="张家齐" w:date="2024-05-06T15:19:34Z">
        <w:r>
          <w:rPr>
            <w:rFonts w:hint="eastAsia" w:ascii="微软雅黑" w:hAnsi="微软雅黑" w:eastAsia="微软雅黑" w:cs="微软雅黑"/>
            <w:lang w:val="zh-CN" w:eastAsia="zh-CN"/>
          </w:rPr>
          <w:delText>非</w:delText>
        </w:r>
      </w:del>
      <w:r>
        <w:rPr>
          <w:rFonts w:hint="eastAsia" w:ascii="微软雅黑" w:hAnsi="微软雅黑" w:eastAsia="微软雅黑" w:cs="微软雅黑"/>
          <w:lang w:val="zh-CN" w:eastAsia="zh-CN"/>
        </w:rPr>
        <w:t>预期</w:t>
      </w:r>
      <w:ins w:id="18" w:author="张家齐" w:date="2024-05-06T15:19:42Z">
        <w:r>
          <w:rPr>
            <w:rFonts w:hint="eastAsia" w:ascii="微软雅黑" w:hAnsi="微软雅黑" w:eastAsia="微软雅黑" w:cs="微软雅黑"/>
            <w:lang w:val="en-US" w:eastAsia="zh-CN"/>
          </w:rPr>
          <w:t>外</w:t>
        </w:r>
      </w:ins>
      <w:r>
        <w:rPr>
          <w:rFonts w:hint="eastAsia" w:ascii="微软雅黑" w:hAnsi="微软雅黑" w:eastAsia="微软雅黑" w:cs="微软雅黑"/>
          <w:lang w:val="zh-CN" w:eastAsia="zh-CN"/>
        </w:rPr>
        <w:t>偏见的风险，这与对准确性的担忧（</w:t>
      </w:r>
      <w:r>
        <w:rPr>
          <w:rFonts w:ascii="微软雅黑" w:hAnsi="微软雅黑" w:eastAsia="微软雅黑"/>
          <w:lang w:val="zh-CN" w:eastAsia="zh-CN"/>
        </w:rPr>
        <w:t xml:space="preserve">24% </w:t>
      </w:r>
      <w:r>
        <w:rPr>
          <w:rFonts w:hint="eastAsia" w:ascii="微软雅黑" w:hAnsi="微软雅黑" w:eastAsia="微软雅黑" w:cs="微软雅黑"/>
          <w:lang w:val="zh-CN" w:eastAsia="zh-CN"/>
        </w:rPr>
        <w:t>的人提及）密切相关。</w:t>
      </w:r>
      <w:ins w:id="19" w:author="张家齐" w:date="2024-05-06T15:20:38Z">
        <w:r>
          <w:rPr>
            <w:rFonts w:hint="eastAsia" w:ascii="微软雅黑" w:hAnsi="微软雅黑" w:eastAsia="微软雅黑" w:cs="微软雅黑"/>
            <w:lang w:val="zh-CN" w:eastAsia="zh-CN"/>
          </w:rPr>
          <w:t>这一点非常关键</w:t>
        </w:r>
      </w:ins>
      <w:ins w:id="20" w:author="张家齐" w:date="2024-05-06T15:20:39Z">
        <w:r>
          <w:rPr>
            <w:rFonts w:hint="eastAsia" w:ascii="微软雅黑" w:hAnsi="微软雅黑" w:eastAsia="微软雅黑" w:cs="微软雅黑"/>
            <w:lang w:val="zh-CN" w:eastAsia="zh-CN"/>
          </w:rPr>
          <w:t>，</w:t>
        </w:r>
      </w:ins>
      <w:r>
        <w:rPr>
          <w:rFonts w:hint="eastAsia" w:ascii="微软雅黑" w:hAnsi="微软雅黑" w:eastAsia="微软雅黑" w:cs="微软雅黑"/>
          <w:lang w:val="zh-CN" w:eastAsia="zh-CN"/>
        </w:rPr>
        <w:t>因为</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常被视为客观工具，</w:t>
      </w:r>
      <w:del w:id="21" w:author="张家齐" w:date="2024-05-06T15:20:36Z">
        <w:r>
          <w:rPr>
            <w:rFonts w:hint="eastAsia" w:ascii="微软雅黑" w:hAnsi="微软雅黑" w:eastAsia="微软雅黑" w:cs="微软雅黑"/>
            <w:lang w:val="zh-CN" w:eastAsia="zh-CN"/>
          </w:rPr>
          <w:delText>所以这一点非常关</w:delText>
        </w:r>
      </w:del>
      <w:ins w:id="22" w:author="张家齐" w:date="2024-05-06T15:20:43Z">
        <w:r>
          <w:rPr>
            <w:rFonts w:hint="eastAsia" w:ascii="微软雅黑" w:hAnsi="微软雅黑" w:eastAsia="微软雅黑" w:cs="微软雅黑"/>
            <w:lang w:val="en-US" w:eastAsia="zh-CN"/>
          </w:rPr>
          <w:t>而</w:t>
        </w:r>
      </w:ins>
      <w:del w:id="23" w:author="张家齐" w:date="2024-05-06T15:20:36Z">
        <w:r>
          <w:rPr>
            <w:rFonts w:hint="eastAsia" w:ascii="微软雅黑" w:hAnsi="微软雅黑" w:eastAsia="微软雅黑" w:cs="微软雅黑"/>
            <w:lang w:val="zh-CN" w:eastAsia="zh-CN"/>
          </w:rPr>
          <w:delText>键</w:delText>
        </w:r>
      </w:del>
      <w:del w:id="24" w:author="张家齐" w:date="2024-05-06T15:20:41Z">
        <w:r>
          <w:rPr>
            <w:rFonts w:hint="eastAsia" w:ascii="微软雅黑" w:hAnsi="微软雅黑" w:eastAsia="微软雅黑" w:cs="微软雅黑"/>
            <w:lang w:val="zh-CN" w:eastAsia="zh-CN"/>
          </w:rPr>
          <w:delText>；</w:delText>
        </w:r>
      </w:del>
      <w:r>
        <w:rPr>
          <w:rFonts w:hint="eastAsia" w:ascii="微软雅黑" w:hAnsi="微软雅黑" w:eastAsia="微软雅黑" w:cs="微软雅黑"/>
          <w:lang w:val="zh-CN" w:eastAsia="zh-CN"/>
        </w:rPr>
        <w:t>输入到</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系统的数据质量和完整性直接影响到输出的准确性和可靠性。同样地，</w:t>
      </w:r>
      <w:r>
        <w:rPr>
          <w:rFonts w:ascii="微软雅黑" w:hAnsi="微软雅黑" w:eastAsia="微软雅黑"/>
          <w:lang w:val="zh-CN" w:eastAsia="zh-CN"/>
        </w:rPr>
        <w:t xml:space="preserve">36% </w:t>
      </w:r>
      <w:r>
        <w:rPr>
          <w:rFonts w:hint="eastAsia" w:ascii="微软雅黑" w:hAnsi="微软雅黑" w:eastAsia="微软雅黑" w:cs="微软雅黑"/>
          <w:lang w:val="zh-CN" w:eastAsia="zh-CN"/>
        </w:rPr>
        <w:t>的人对</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系统的不透明性表示担心，他们强调了某些</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算法的</w:t>
      </w:r>
      <w:r>
        <w:rPr>
          <w:rFonts w:hint="eastAsia" w:ascii="微软雅黑" w:hAnsi="微软雅黑" w:eastAsia="微软雅黑"/>
          <w:lang w:val="zh-CN" w:eastAsia="zh-CN"/>
        </w:rPr>
        <w:t>“</w:t>
      </w:r>
      <w:r>
        <w:rPr>
          <w:rFonts w:hint="eastAsia" w:ascii="微软雅黑" w:hAnsi="微软雅黑" w:eastAsia="微软雅黑" w:cs="微软雅黑"/>
          <w:lang w:val="zh-CN" w:eastAsia="zh-CN"/>
        </w:rPr>
        <w:t>黑盒</w:t>
      </w:r>
      <w:r>
        <w:rPr>
          <w:rFonts w:hint="eastAsia" w:ascii="微软雅黑" w:hAnsi="微软雅黑" w:eastAsia="微软雅黑"/>
          <w:lang w:val="zh-CN" w:eastAsia="zh-CN"/>
        </w:rPr>
        <w:t>”</w:t>
      </w:r>
      <w:r>
        <w:rPr>
          <w:rFonts w:hint="eastAsia" w:ascii="微软雅黑" w:hAnsi="微软雅黑" w:eastAsia="微软雅黑" w:cs="微软雅黑"/>
          <w:lang w:val="zh-CN" w:eastAsia="zh-CN"/>
        </w:rPr>
        <w:t>特性，这使得理解和信任</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所做的决策变得更加困难。</w:t>
      </w:r>
    </w:p>
    <w:p>
      <w:pPr>
        <w:pStyle w:val="6"/>
        <w:spacing w:before="294" w:line="276" w:lineRule="auto"/>
        <w:ind w:left="920" w:right="1469"/>
        <w:rPr>
          <w:rFonts w:ascii="微软雅黑" w:hAnsi="微软雅黑" w:eastAsia="微软雅黑"/>
          <w:lang w:val="zh-CN" w:eastAsia="zh-CN"/>
        </w:rPr>
      </w:pPr>
    </w:p>
    <w:p>
      <w:pPr>
        <w:pStyle w:val="6"/>
        <w:spacing w:before="5"/>
        <w:rPr>
          <w:sz w:val="22"/>
          <w:lang w:eastAsia="zh-CN"/>
        </w:rPr>
      </w:pPr>
    </w:p>
    <w:p>
      <w:pPr>
        <w:pStyle w:val="6"/>
        <w:spacing w:line="276" w:lineRule="auto"/>
        <w:ind w:left="919" w:right="1507"/>
        <w:rPr>
          <w:w w:val="115"/>
          <w:lang w:eastAsia="zh-CN"/>
        </w:rPr>
      </w:pPr>
      <w:r>
        <w:rPr>
          <w:w w:val="115"/>
        </w:rPr>
        <w:t xml:space="preserve">Other notable concerns include skills and expertise for managing AI, mentioned by 33% of professionals, indicating an awareness of the need for specialized knowledge to effectively integrate and oversee AI technologies. </w:t>
      </w:r>
      <w:r>
        <w:fldChar w:fldCharType="begin"/>
      </w:r>
      <w:r>
        <w:instrText xml:space="preserve"> HYPERLINK "https://spectrum.ieee.org/ai-cybersecurity-data-poisoning" \h </w:instrText>
      </w:r>
      <w:r>
        <w:fldChar w:fldCharType="separate"/>
      </w:r>
      <w:r>
        <w:rPr>
          <w:color w:val="00549F"/>
          <w:w w:val="115"/>
          <w:u w:val="single" w:color="00549F"/>
        </w:rPr>
        <w:t>Data poisoning</w:t>
      </w:r>
      <w:r>
        <w:rPr>
          <w:color w:val="00549F"/>
          <w:w w:val="115"/>
        </w:rPr>
        <w:t xml:space="preserve"> </w:t>
      </w:r>
      <w:r>
        <w:rPr>
          <w:color w:val="00549F"/>
          <w:w w:val="115"/>
        </w:rPr>
        <w:fldChar w:fldCharType="end"/>
      </w:r>
      <w:r>
        <w:rPr>
          <w:w w:val="115"/>
        </w:rPr>
        <w:t xml:space="preserve">and </w:t>
      </w:r>
      <w:r>
        <w:fldChar w:fldCharType="begin"/>
      </w:r>
      <w:r>
        <w:instrText xml:space="preserve"> HYPERLINK "https://www.ibm.com/topics/ai-hallucinations" \h </w:instrText>
      </w:r>
      <w:r>
        <w:fldChar w:fldCharType="separate"/>
      </w:r>
      <w:r>
        <w:rPr>
          <w:color w:val="00549F"/>
          <w:w w:val="115"/>
          <w:u w:val="single" w:color="00549F"/>
        </w:rPr>
        <w:t>hallucinations</w:t>
      </w:r>
      <w:r>
        <w:rPr>
          <w:color w:val="00549F"/>
          <w:w w:val="115"/>
          <w:u w:val="single" w:color="00549F"/>
        </w:rPr>
        <w:fldChar w:fldCharType="end"/>
      </w:r>
      <w:r>
        <w:rPr>
          <w:w w:val="115"/>
        </w:rPr>
        <w:t>, concerns for 28% and 25% respectively, are closely related issues, along with data leakage or loss, and privacy concerns, each noted by 25% of respondents. These issues are relatively less understood but nonetheless acknowledged as potential risks that could emerge with more extensive AI usage. The broad range of concerns suggests that security professionals are cautiously considering all possible implications of AI, recognizing that the technology’s rapid evolution means that today’s secondary concerns could become tomorrow’s primary challenges.</w:t>
      </w:r>
    </w:p>
    <w:p>
      <w:pPr>
        <w:pStyle w:val="6"/>
        <w:spacing w:line="276" w:lineRule="auto"/>
        <w:ind w:left="919" w:right="1507"/>
        <w:rPr>
          <w:rFonts w:ascii="微软雅黑" w:hAnsi="微软雅黑" w:eastAsia="微软雅黑"/>
          <w:lang w:eastAsia="zh-CN"/>
        </w:rPr>
      </w:pPr>
    </w:p>
    <w:p>
      <w:pPr>
        <w:pStyle w:val="6"/>
        <w:spacing w:line="276" w:lineRule="auto"/>
        <w:ind w:left="919" w:right="1507"/>
        <w:rPr>
          <w:rFonts w:ascii="微软雅黑" w:hAnsi="微软雅黑" w:eastAsia="微软雅黑" w:cs="微软雅黑"/>
          <w:lang w:val="zh-CN" w:eastAsia="zh-CN"/>
        </w:rPr>
      </w:pPr>
      <w:r>
        <w:rPr>
          <w:rFonts w:hint="eastAsia" w:ascii="微软雅黑" w:hAnsi="微软雅黑" w:eastAsia="微软雅黑" w:cs="微软雅黑"/>
          <w:lang w:val="zh-CN" w:eastAsia="zh-CN"/>
        </w:rPr>
        <w:t>其他显著的担忧还包括管理</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所需的技能和专业知识（有</w:t>
      </w:r>
      <w:r>
        <w:rPr>
          <w:rFonts w:ascii="微软雅黑" w:hAnsi="微软雅黑" w:eastAsia="微软雅黑"/>
          <w:lang w:val="zh-CN" w:eastAsia="zh-CN"/>
        </w:rPr>
        <w:t xml:space="preserve"> 33% </w:t>
      </w:r>
      <w:r>
        <w:rPr>
          <w:rFonts w:hint="eastAsia" w:ascii="微软雅黑" w:hAnsi="微软雅黑" w:eastAsia="微软雅黑" w:cs="微软雅黑"/>
          <w:lang w:val="zh-CN" w:eastAsia="zh-CN"/>
        </w:rPr>
        <w:t>的专业人士提到这一点），这显示出他们意识到需要专业的知识来有效地整合和监管</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技术。此外，分别有</w:t>
      </w:r>
      <w:r>
        <w:rPr>
          <w:rFonts w:ascii="微软雅黑" w:hAnsi="微软雅黑" w:eastAsia="微软雅黑"/>
          <w:lang w:val="zh-CN" w:eastAsia="zh-CN"/>
        </w:rPr>
        <w:t xml:space="preserve"> 28% </w:t>
      </w:r>
      <w:r>
        <w:rPr>
          <w:rFonts w:hint="eastAsia" w:ascii="微软雅黑" w:hAnsi="微软雅黑" w:eastAsia="微软雅黑" w:cs="微软雅黑"/>
          <w:lang w:val="zh-CN" w:eastAsia="zh-CN"/>
        </w:rPr>
        <w:t>和</w:t>
      </w:r>
      <w:r>
        <w:rPr>
          <w:rFonts w:ascii="微软雅黑" w:hAnsi="微软雅黑" w:eastAsia="微软雅黑"/>
          <w:lang w:val="zh-CN" w:eastAsia="zh-CN"/>
        </w:rPr>
        <w:t xml:space="preserve"> 25% </w:t>
      </w:r>
      <w:r>
        <w:rPr>
          <w:rFonts w:hint="eastAsia" w:ascii="微软雅黑" w:hAnsi="微软雅黑" w:eastAsia="微软雅黑" w:cs="微软雅黑"/>
          <w:lang w:val="zh-CN" w:eastAsia="zh-CN"/>
        </w:rPr>
        <w:t xml:space="preserve">的人关注 </w:t>
      </w:r>
      <w:r>
        <w:fldChar w:fldCharType="begin"/>
      </w:r>
      <w:r>
        <w:instrText xml:space="preserve"> HYPERLINK "https://spectrum.ieee.org/ai-cybersecurity-data-poisoning" \h </w:instrText>
      </w:r>
      <w:r>
        <w:fldChar w:fldCharType="separate"/>
      </w:r>
      <w:r>
        <w:rPr>
          <w:rFonts w:hint="eastAsia" w:ascii="微软雅黑" w:hAnsi="微软雅黑" w:eastAsia="微软雅黑" w:cs="微软雅黑"/>
          <w:color w:val="00549F"/>
          <w:u w:val="single" w:color="00549F"/>
          <w:lang w:eastAsia="zh-CN"/>
        </w:rPr>
        <w:t>数据污染</w:t>
      </w:r>
      <w:r>
        <w:rPr>
          <w:rFonts w:ascii="微软雅黑" w:hAnsi="微软雅黑" w:eastAsia="微软雅黑"/>
          <w:color w:val="00549F"/>
          <w:lang w:eastAsia="zh-CN"/>
        </w:rPr>
        <w:t xml:space="preserve"> </w:t>
      </w:r>
      <w:r>
        <w:rPr>
          <w:rFonts w:ascii="微软雅黑" w:hAnsi="微软雅黑" w:eastAsia="微软雅黑"/>
          <w:color w:val="00549F"/>
          <w:lang w:eastAsia="zh-CN"/>
        </w:rPr>
        <w:fldChar w:fldCharType="end"/>
      </w:r>
      <w:r>
        <w:rPr>
          <w:rFonts w:hint="eastAsia" w:ascii="微软雅黑" w:hAnsi="微软雅黑" w:eastAsia="微软雅黑" w:cs="微软雅黑"/>
          <w:color w:val="000000" w:themeColor="text1"/>
          <w:lang w:eastAsia="zh-CN"/>
          <w14:textFill>
            <w14:solidFill>
              <w14:schemeClr w14:val="tx1"/>
            </w14:solidFill>
          </w14:textFill>
        </w:rPr>
        <w:t xml:space="preserve">和 </w:t>
      </w:r>
      <w:r>
        <w:rPr>
          <w:rFonts w:hint="eastAsia" w:ascii="微软雅黑" w:hAnsi="微软雅黑" w:eastAsia="微软雅黑" w:cs="微软雅黑"/>
          <w:color w:val="00549F"/>
          <w:u w:val="single" w:color="00549F"/>
          <w:lang w:eastAsia="zh-CN"/>
        </w:rPr>
        <w:t>幻觉</w:t>
      </w:r>
      <w:r>
        <w:rPr>
          <w:rFonts w:hint="eastAsia" w:ascii="微软雅黑" w:hAnsi="微软雅黑" w:eastAsia="微软雅黑" w:cs="微软雅黑"/>
          <w:lang w:val="zh-CN" w:eastAsia="zh-CN"/>
        </w:rPr>
        <w:t xml:space="preserve"> ，这与数据泄露或丢失及隐私问题（各有</w:t>
      </w:r>
      <w:r>
        <w:rPr>
          <w:rFonts w:ascii="微软雅黑" w:hAnsi="微软雅黑" w:eastAsia="微软雅黑"/>
          <w:lang w:val="zh-CN" w:eastAsia="zh-CN"/>
        </w:rPr>
        <w:t xml:space="preserve"> 25% </w:t>
      </w:r>
      <w:r>
        <w:rPr>
          <w:rFonts w:hint="eastAsia" w:ascii="微软雅黑" w:hAnsi="微软雅黑" w:eastAsia="微软雅黑" w:cs="微软雅黑"/>
          <w:lang w:val="zh-CN" w:eastAsia="zh-CN"/>
        </w:rPr>
        <w:t>的提及）密切相关。这些问题虽然</w:t>
      </w:r>
      <w:ins w:id="25" w:author="张家齐" w:date="2024-05-06T15:23:35Z">
        <w:r>
          <w:rPr>
            <w:rFonts w:hint="eastAsia" w:ascii="微软雅黑" w:hAnsi="微软雅黑" w:eastAsia="微软雅黑" w:cs="微软雅黑"/>
            <w:lang w:val="en-US" w:eastAsia="zh-CN"/>
          </w:rPr>
          <w:t>相对</w:t>
        </w:r>
      </w:ins>
      <w:ins w:id="26" w:author="张家齐" w:date="2024-05-06T15:23:36Z">
        <w:r>
          <w:rPr>
            <w:rFonts w:hint="eastAsia" w:ascii="微软雅黑" w:hAnsi="微软雅黑" w:eastAsia="微软雅黑" w:cs="微软雅黑"/>
            <w:lang w:val="en-US" w:eastAsia="zh-CN"/>
          </w:rPr>
          <w:t>而言</w:t>
        </w:r>
      </w:ins>
      <w:del w:id="27" w:author="张家齐" w:date="2024-05-06T15:23:24Z">
        <w:r>
          <w:rPr>
            <w:rFonts w:hint="default" w:ascii="微软雅黑" w:hAnsi="微软雅黑" w:eastAsia="微软雅黑" w:cs="微软雅黑"/>
            <w:lang w:val="en-US" w:eastAsia="zh-CN"/>
          </w:rPr>
          <w:delText>相对较少为人所知</w:delText>
        </w:r>
      </w:del>
      <w:ins w:id="28" w:author="张家齐" w:date="2024-05-06T15:23:25Z">
        <w:r>
          <w:rPr>
            <w:rFonts w:hint="eastAsia" w:ascii="微软雅黑" w:hAnsi="微软雅黑" w:eastAsia="微软雅黑" w:cs="微软雅黑"/>
            <w:lang w:val="en-US" w:eastAsia="zh-CN"/>
          </w:rPr>
          <w:t>更</w:t>
        </w:r>
      </w:ins>
      <w:ins w:id="29" w:author="张家齐" w:date="2024-05-06T15:23:26Z">
        <w:r>
          <w:rPr>
            <w:rFonts w:hint="eastAsia" w:ascii="微软雅黑" w:hAnsi="微软雅黑" w:eastAsia="微软雅黑" w:cs="微软雅黑"/>
            <w:lang w:val="en-US" w:eastAsia="zh-CN"/>
          </w:rPr>
          <w:t>不易</w:t>
        </w:r>
      </w:ins>
      <w:ins w:id="30" w:author="张家齐" w:date="2024-05-06T15:23:27Z">
        <w:r>
          <w:rPr>
            <w:rFonts w:hint="eastAsia" w:ascii="微软雅黑" w:hAnsi="微软雅黑" w:eastAsia="微软雅黑" w:cs="微软雅黑"/>
            <w:lang w:val="en-US" w:eastAsia="zh-CN"/>
          </w:rPr>
          <w:t>被</w:t>
        </w:r>
      </w:ins>
      <w:ins w:id="31" w:author="张家齐" w:date="2024-05-06T15:23:28Z">
        <w:r>
          <w:rPr>
            <w:rFonts w:hint="eastAsia" w:ascii="微软雅黑" w:hAnsi="微软雅黑" w:eastAsia="微软雅黑" w:cs="微软雅黑"/>
            <w:lang w:val="en-US" w:eastAsia="zh-CN"/>
          </w:rPr>
          <w:t>理解</w:t>
        </w:r>
      </w:ins>
      <w:r>
        <w:rPr>
          <w:rFonts w:hint="eastAsia" w:ascii="微软雅黑" w:hAnsi="微软雅黑" w:eastAsia="微软雅黑" w:cs="微软雅黑"/>
          <w:lang w:val="zh-CN" w:eastAsia="zh-CN"/>
        </w:rPr>
        <w:t>，但仍被认</w:t>
      </w:r>
      <w:del w:id="32" w:author="张家齐" w:date="2024-05-06T15:23:04Z">
        <w:r>
          <w:rPr>
            <w:rFonts w:hint="default" w:ascii="微软雅黑" w:hAnsi="微软雅黑" w:eastAsia="微软雅黑" w:cs="微软雅黑"/>
            <w:lang w:val="en-US" w:eastAsia="zh-CN"/>
          </w:rPr>
          <w:delText>识到</w:delText>
        </w:r>
      </w:del>
      <w:ins w:id="33" w:author="张家齐" w:date="2024-05-06T15:23:05Z">
        <w:r>
          <w:rPr>
            <w:rFonts w:hint="eastAsia" w:ascii="微软雅黑" w:hAnsi="微软雅黑" w:eastAsia="微软雅黑" w:cs="微软雅黑"/>
            <w:lang w:val="en-US" w:eastAsia="zh-CN"/>
          </w:rPr>
          <w:t>为</w:t>
        </w:r>
      </w:ins>
      <w:r>
        <w:rPr>
          <w:rFonts w:hint="eastAsia" w:ascii="微软雅黑" w:hAnsi="微软雅黑" w:eastAsia="微软雅黑" w:cs="微软雅黑"/>
          <w:lang w:val="zh-CN" w:eastAsia="zh-CN"/>
        </w:rPr>
        <w:t>是随着</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更广泛使用而可能出现的潜在风险。</w:t>
      </w:r>
      <w:ins w:id="34" w:author="张家齐" w:date="2024-05-06T15:24:08Z">
        <w:r>
          <w:rPr>
            <w:rFonts w:hint="eastAsia" w:ascii="微软雅黑" w:hAnsi="微软雅黑" w:eastAsia="微软雅黑" w:cs="微软雅黑"/>
            <w:lang w:val="en-US" w:eastAsia="zh-CN"/>
          </w:rPr>
          <w:t>如此</w:t>
        </w:r>
      </w:ins>
      <w:ins w:id="35" w:author="张家齐" w:date="2024-05-06T15:24:32Z">
        <w:r>
          <w:rPr>
            <w:rFonts w:hint="eastAsia" w:ascii="微软雅黑" w:hAnsi="微软雅黑" w:eastAsia="微软雅黑" w:cs="微软雅黑"/>
            <w:lang w:val="en-US" w:eastAsia="zh-CN"/>
          </w:rPr>
          <w:t>广泛</w:t>
        </w:r>
      </w:ins>
      <w:ins w:id="36" w:author="张家齐" w:date="2024-05-06T15:24:33Z">
        <w:r>
          <w:rPr>
            <w:rFonts w:hint="eastAsia" w:ascii="微软雅黑" w:hAnsi="微软雅黑" w:eastAsia="微软雅黑" w:cs="微软雅黑"/>
            <w:lang w:val="en-US" w:eastAsia="zh-CN"/>
          </w:rPr>
          <w:t>的</w:t>
        </w:r>
      </w:ins>
      <w:ins w:id="37" w:author="张家齐" w:date="2024-05-06T15:24:36Z">
        <w:r>
          <w:rPr>
            <w:rFonts w:hint="eastAsia" w:ascii="微软雅黑" w:hAnsi="微软雅黑" w:eastAsia="微软雅黑" w:cs="微软雅黑"/>
            <w:lang w:val="en-US" w:eastAsia="zh-CN"/>
          </w:rPr>
          <w:t>担</w:t>
        </w:r>
      </w:ins>
      <w:del w:id="38" w:author="张家齐" w:date="2024-05-06T15:23:54Z">
        <w:r>
          <w:rPr>
            <w:rFonts w:hint="eastAsia" w:ascii="微软雅黑" w:hAnsi="微软雅黑" w:eastAsia="微软雅黑" w:cs="微软雅黑"/>
            <w:lang w:val="zh-CN" w:eastAsia="zh-CN"/>
          </w:rPr>
          <w:delText>种</w:delText>
        </w:r>
      </w:del>
      <w:del w:id="39" w:author="张家齐" w:date="2024-05-06T15:23:52Z">
        <w:r>
          <w:rPr>
            <w:rFonts w:hint="eastAsia" w:ascii="微软雅黑" w:hAnsi="微软雅黑" w:eastAsia="微软雅黑" w:cs="微软雅黑"/>
            <w:lang w:val="zh-CN" w:eastAsia="zh-CN"/>
          </w:rPr>
          <w:delText>种</w:delText>
        </w:r>
      </w:del>
      <w:del w:id="40" w:author="张家齐" w:date="2024-05-06T15:23:51Z">
        <w:r>
          <w:rPr>
            <w:rFonts w:hint="eastAsia" w:ascii="微软雅黑" w:hAnsi="微软雅黑" w:eastAsia="微软雅黑" w:cs="微软雅黑"/>
            <w:lang w:val="zh-CN" w:eastAsia="zh-CN"/>
          </w:rPr>
          <w:delText>担</w:delText>
        </w:r>
      </w:del>
      <w:r>
        <w:rPr>
          <w:rFonts w:hint="eastAsia" w:ascii="微软雅黑" w:hAnsi="微软雅黑" w:eastAsia="微软雅黑" w:cs="微软雅黑"/>
          <w:lang w:val="zh-CN" w:eastAsia="zh-CN"/>
        </w:rPr>
        <w:t>忧表明，安全专业人员在谨慎考虑</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的所有可能影响，他们认识到技术的快速演进意味着当前的次要问题可能变成未来的主要挑战。</w:t>
      </w:r>
    </w:p>
    <w:p>
      <w:pPr>
        <w:pStyle w:val="6"/>
        <w:spacing w:line="276" w:lineRule="auto"/>
        <w:ind w:left="919" w:right="1507"/>
        <w:rPr>
          <w:rFonts w:ascii="微软雅黑" w:hAnsi="微软雅黑" w:eastAsia="微软雅黑"/>
          <w:lang w:val="zh-CN" w:eastAsia="zh-CN"/>
        </w:rPr>
      </w:pPr>
    </w:p>
    <w:p>
      <w:pPr>
        <w:pStyle w:val="6"/>
        <w:spacing w:before="9"/>
        <w:rPr>
          <w:sz w:val="24"/>
          <w:lang w:eastAsia="zh-CN"/>
        </w:rPr>
      </w:pPr>
      <w:r>
        <mc:AlternateContent>
          <mc:Choice Requires="wps">
            <w:drawing>
              <wp:anchor distT="0" distB="0" distL="0" distR="0" simplePos="0" relativeHeight="251810816" behindDoc="1" locked="0" layoutInCell="1" allowOverlap="1">
                <wp:simplePos x="0" y="0"/>
                <wp:positionH relativeFrom="page">
                  <wp:posOffset>1911350</wp:posOffset>
                </wp:positionH>
                <wp:positionV relativeFrom="paragraph">
                  <wp:posOffset>207645</wp:posOffset>
                </wp:positionV>
                <wp:extent cx="3887470" cy="236855"/>
                <wp:effectExtent l="0" t="0" r="11430" b="4445"/>
                <wp:wrapTopAndBottom/>
                <wp:docPr id="43" name="docshape264"/>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70"/>
                              <w:ind w:left="237"/>
                              <w:rPr>
                                <w:rFonts w:ascii="Verdana"/>
                                <w:i/>
                                <w:color w:val="000000"/>
                                <w:sz w:val="17"/>
                              </w:rPr>
                            </w:pPr>
                            <w:r>
                              <w:rPr>
                                <w:rFonts w:ascii="Verdana"/>
                                <w:i/>
                                <w:color w:val="454C5B"/>
                                <w:w w:val="90"/>
                                <w:sz w:val="17"/>
                              </w:rPr>
                              <w:t>What</w:t>
                            </w:r>
                            <w:r>
                              <w:rPr>
                                <w:rFonts w:ascii="Verdana"/>
                                <w:i/>
                                <w:color w:val="454C5B"/>
                                <w:spacing w:val="-5"/>
                                <w:w w:val="90"/>
                                <w:sz w:val="17"/>
                              </w:rPr>
                              <w:t xml:space="preserve"> </w:t>
                            </w:r>
                            <w:r>
                              <w:rPr>
                                <w:rFonts w:ascii="Verdana"/>
                                <w:i/>
                                <w:color w:val="454C5B"/>
                                <w:w w:val="90"/>
                                <w:sz w:val="17"/>
                              </w:rPr>
                              <w:t>are</w:t>
                            </w:r>
                            <w:r>
                              <w:rPr>
                                <w:rFonts w:ascii="Verdana"/>
                                <w:i/>
                                <w:color w:val="454C5B"/>
                                <w:spacing w:val="-5"/>
                                <w:w w:val="90"/>
                                <w:sz w:val="17"/>
                              </w:rPr>
                              <w:t xml:space="preserve"> </w:t>
                            </w:r>
                            <w:r>
                              <w:rPr>
                                <w:rFonts w:ascii="Verdana"/>
                                <w:i/>
                                <w:color w:val="454C5B"/>
                                <w:w w:val="90"/>
                                <w:sz w:val="17"/>
                              </w:rPr>
                              <w:t>your</w:t>
                            </w:r>
                            <w:r>
                              <w:rPr>
                                <w:rFonts w:ascii="Verdana"/>
                                <w:i/>
                                <w:color w:val="454C5B"/>
                                <w:spacing w:val="-5"/>
                                <w:w w:val="90"/>
                                <w:sz w:val="17"/>
                              </w:rPr>
                              <w:t xml:space="preserve"> </w:t>
                            </w:r>
                            <w:r>
                              <w:rPr>
                                <w:rFonts w:ascii="Verdana"/>
                                <w:i/>
                                <w:color w:val="454C5B"/>
                                <w:w w:val="90"/>
                                <w:sz w:val="17"/>
                              </w:rPr>
                              <w:t>biggest</w:t>
                            </w:r>
                            <w:r>
                              <w:rPr>
                                <w:rFonts w:ascii="Verdana"/>
                                <w:i/>
                                <w:color w:val="454C5B"/>
                                <w:spacing w:val="-5"/>
                                <w:w w:val="90"/>
                                <w:sz w:val="17"/>
                              </w:rPr>
                              <w:t xml:space="preserve"> </w:t>
                            </w:r>
                            <w:r>
                              <w:rPr>
                                <w:rFonts w:ascii="Verdana"/>
                                <w:i/>
                                <w:color w:val="454C5B"/>
                                <w:w w:val="90"/>
                                <w:sz w:val="17"/>
                              </w:rPr>
                              <w:t>concerns</w:t>
                            </w:r>
                            <w:r>
                              <w:rPr>
                                <w:rFonts w:ascii="Verdana"/>
                                <w:i/>
                                <w:color w:val="454C5B"/>
                                <w:spacing w:val="-5"/>
                                <w:w w:val="90"/>
                                <w:sz w:val="17"/>
                              </w:rPr>
                              <w:t xml:space="preserve"> </w:t>
                            </w:r>
                            <w:r>
                              <w:rPr>
                                <w:rFonts w:ascii="Verdana"/>
                                <w:i/>
                                <w:color w:val="454C5B"/>
                                <w:w w:val="90"/>
                                <w:sz w:val="17"/>
                              </w:rPr>
                              <w:t>regarding</w:t>
                            </w:r>
                            <w:r>
                              <w:rPr>
                                <w:rFonts w:ascii="Verdana"/>
                                <w:i/>
                                <w:color w:val="454C5B"/>
                                <w:spacing w:val="-4"/>
                                <w:w w:val="90"/>
                                <w:sz w:val="17"/>
                              </w:rPr>
                              <w:t xml:space="preserve"> </w:t>
                            </w:r>
                            <w:r>
                              <w:rPr>
                                <w:rFonts w:ascii="Verdana"/>
                                <w:i/>
                                <w:color w:val="454C5B"/>
                                <w:w w:val="90"/>
                                <w:sz w:val="17"/>
                              </w:rPr>
                              <w:t>AI</w:t>
                            </w:r>
                            <w:r>
                              <w:rPr>
                                <w:rFonts w:ascii="Verdana"/>
                                <w:i/>
                                <w:color w:val="454C5B"/>
                                <w:spacing w:val="-5"/>
                                <w:w w:val="90"/>
                                <w:sz w:val="17"/>
                              </w:rPr>
                              <w:t xml:space="preserve"> </w:t>
                            </w:r>
                            <w:r>
                              <w:rPr>
                                <w:rFonts w:ascii="Verdana"/>
                                <w:i/>
                                <w:color w:val="454C5B"/>
                                <w:w w:val="90"/>
                                <w:sz w:val="17"/>
                              </w:rPr>
                              <w:t>in</w:t>
                            </w:r>
                            <w:r>
                              <w:rPr>
                                <w:rFonts w:ascii="Verdana"/>
                                <w:i/>
                                <w:color w:val="454C5B"/>
                                <w:spacing w:val="-5"/>
                                <w:w w:val="90"/>
                                <w:sz w:val="17"/>
                              </w:rPr>
                              <w:t xml:space="preserve"> </w:t>
                            </w:r>
                            <w:r>
                              <w:rPr>
                                <w:rFonts w:ascii="Verdana"/>
                                <w:i/>
                                <w:color w:val="454C5B"/>
                                <w:w w:val="90"/>
                                <w:sz w:val="17"/>
                              </w:rPr>
                              <w:t>security?</w:t>
                            </w:r>
                            <w:r>
                              <w:rPr>
                                <w:rFonts w:ascii="Verdana"/>
                                <w:i/>
                                <w:color w:val="454C5B"/>
                                <w:spacing w:val="-5"/>
                                <w:w w:val="90"/>
                                <w:sz w:val="17"/>
                              </w:rPr>
                              <w:t xml:space="preserve"> </w:t>
                            </w:r>
                            <w:r>
                              <w:rPr>
                                <w:rFonts w:ascii="Verdana"/>
                                <w:i/>
                                <w:color w:val="454C5B"/>
                                <w:w w:val="90"/>
                                <w:sz w:val="17"/>
                              </w:rPr>
                              <w:t>(Select</w:t>
                            </w:r>
                            <w:r>
                              <w:rPr>
                                <w:rFonts w:ascii="Verdana"/>
                                <w:i/>
                                <w:color w:val="454C5B"/>
                                <w:spacing w:val="-5"/>
                                <w:w w:val="90"/>
                                <w:sz w:val="17"/>
                              </w:rPr>
                              <w:t xml:space="preserve"> </w:t>
                            </w:r>
                            <w:r>
                              <w:rPr>
                                <w:rFonts w:ascii="Verdana"/>
                                <w:i/>
                                <w:color w:val="454C5B"/>
                                <w:w w:val="90"/>
                                <w:sz w:val="17"/>
                              </w:rPr>
                              <w:t>up</w:t>
                            </w:r>
                            <w:r>
                              <w:rPr>
                                <w:rFonts w:ascii="Verdana"/>
                                <w:i/>
                                <w:color w:val="454C5B"/>
                                <w:spacing w:val="-5"/>
                                <w:w w:val="90"/>
                                <w:sz w:val="17"/>
                              </w:rPr>
                              <w:t xml:space="preserve"> </w:t>
                            </w:r>
                            <w:r>
                              <w:rPr>
                                <w:rFonts w:ascii="Verdana"/>
                                <w:i/>
                                <w:color w:val="454C5B"/>
                                <w:w w:val="90"/>
                                <w:sz w:val="17"/>
                              </w:rPr>
                              <w:t>to</w:t>
                            </w:r>
                            <w:r>
                              <w:rPr>
                                <w:rFonts w:ascii="Verdana"/>
                                <w:i/>
                                <w:color w:val="454C5B"/>
                                <w:spacing w:val="-4"/>
                                <w:w w:val="90"/>
                                <w:sz w:val="17"/>
                              </w:rPr>
                              <w:t xml:space="preserve"> </w:t>
                            </w:r>
                            <w:r>
                              <w:rPr>
                                <w:rFonts w:ascii="Verdana"/>
                                <w:i/>
                                <w:color w:val="454C5B"/>
                                <w:spacing w:val="-5"/>
                                <w:w w:val="90"/>
                                <w:sz w:val="17"/>
                              </w:rPr>
                              <w:t>3)</w:t>
                            </w:r>
                          </w:p>
                        </w:txbxContent>
                      </wps:txbx>
                      <wps:bodyPr rot="0" vert="horz" wrap="square" lIns="0" tIns="0" rIns="0" bIns="0" anchor="t" anchorCtr="0" upright="1">
                        <a:noAutofit/>
                      </wps:bodyPr>
                    </wps:wsp>
                  </a:graphicData>
                </a:graphic>
              </wp:anchor>
            </w:drawing>
          </mc:Choice>
          <mc:Fallback>
            <w:pict>
              <v:shape id="docshape264" o:spid="_x0000_s1026" o:spt="202" type="#_x0000_t202" style="position:absolute;left:0pt;margin-left:150.5pt;margin-top:16.35pt;height:18.65pt;width:306.1pt;mso-position-horizontal-relative:page;mso-wrap-distance-bottom:0pt;mso-wrap-distance-top:0pt;z-index:-251505664;mso-width-relative:page;mso-height-relative:page;" fillcolor="#EEF3F8" filled="t" stroked="f" coordsize="21600,21600" o:gfxdata="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oIp51wAAAAkBAAAPAAAAAAAAAAEAIAAAACIAAABkcnMvZG93bnJldi54&#10;bWxQSwECFAAUAAAACACHTuJAMdsVwfsBAAD/AwAADgAAAAAAAAABACAAAAAmAQAAZHJzL2Uyb0Rv&#10;Yy54bWxQSwUGAAAAAAYABgBZAQAAkwUAAAAA&#10;">
                <v:fill on="t" focussize="0,0"/>
                <v:stroke on="f"/>
                <v:imagedata o:title=""/>
                <o:lock v:ext="edit" aspectratio="f"/>
                <v:textbox inset="0mm,0mm,0mm,0mm">
                  <w:txbxContent>
                    <w:p>
                      <w:pPr>
                        <w:spacing w:before="70"/>
                        <w:ind w:left="237"/>
                        <w:rPr>
                          <w:rFonts w:ascii="Verdana"/>
                          <w:i/>
                          <w:color w:val="000000"/>
                          <w:sz w:val="17"/>
                        </w:rPr>
                      </w:pPr>
                      <w:r>
                        <w:rPr>
                          <w:rFonts w:ascii="Verdana"/>
                          <w:i/>
                          <w:color w:val="454C5B"/>
                          <w:w w:val="90"/>
                          <w:sz w:val="17"/>
                        </w:rPr>
                        <w:t>What</w:t>
                      </w:r>
                      <w:r>
                        <w:rPr>
                          <w:rFonts w:ascii="Verdana"/>
                          <w:i/>
                          <w:color w:val="454C5B"/>
                          <w:spacing w:val="-5"/>
                          <w:w w:val="90"/>
                          <w:sz w:val="17"/>
                        </w:rPr>
                        <w:t xml:space="preserve"> </w:t>
                      </w:r>
                      <w:r>
                        <w:rPr>
                          <w:rFonts w:ascii="Verdana"/>
                          <w:i/>
                          <w:color w:val="454C5B"/>
                          <w:w w:val="90"/>
                          <w:sz w:val="17"/>
                        </w:rPr>
                        <w:t>are</w:t>
                      </w:r>
                      <w:r>
                        <w:rPr>
                          <w:rFonts w:ascii="Verdana"/>
                          <w:i/>
                          <w:color w:val="454C5B"/>
                          <w:spacing w:val="-5"/>
                          <w:w w:val="90"/>
                          <w:sz w:val="17"/>
                        </w:rPr>
                        <w:t xml:space="preserve"> </w:t>
                      </w:r>
                      <w:r>
                        <w:rPr>
                          <w:rFonts w:ascii="Verdana"/>
                          <w:i/>
                          <w:color w:val="454C5B"/>
                          <w:w w:val="90"/>
                          <w:sz w:val="17"/>
                        </w:rPr>
                        <w:t>your</w:t>
                      </w:r>
                      <w:r>
                        <w:rPr>
                          <w:rFonts w:ascii="Verdana"/>
                          <w:i/>
                          <w:color w:val="454C5B"/>
                          <w:spacing w:val="-5"/>
                          <w:w w:val="90"/>
                          <w:sz w:val="17"/>
                        </w:rPr>
                        <w:t xml:space="preserve"> </w:t>
                      </w:r>
                      <w:r>
                        <w:rPr>
                          <w:rFonts w:ascii="Verdana"/>
                          <w:i/>
                          <w:color w:val="454C5B"/>
                          <w:w w:val="90"/>
                          <w:sz w:val="17"/>
                        </w:rPr>
                        <w:t>biggest</w:t>
                      </w:r>
                      <w:r>
                        <w:rPr>
                          <w:rFonts w:ascii="Verdana"/>
                          <w:i/>
                          <w:color w:val="454C5B"/>
                          <w:spacing w:val="-5"/>
                          <w:w w:val="90"/>
                          <w:sz w:val="17"/>
                        </w:rPr>
                        <w:t xml:space="preserve"> </w:t>
                      </w:r>
                      <w:r>
                        <w:rPr>
                          <w:rFonts w:ascii="Verdana"/>
                          <w:i/>
                          <w:color w:val="454C5B"/>
                          <w:w w:val="90"/>
                          <w:sz w:val="17"/>
                        </w:rPr>
                        <w:t>concerns</w:t>
                      </w:r>
                      <w:r>
                        <w:rPr>
                          <w:rFonts w:ascii="Verdana"/>
                          <w:i/>
                          <w:color w:val="454C5B"/>
                          <w:spacing w:val="-5"/>
                          <w:w w:val="90"/>
                          <w:sz w:val="17"/>
                        </w:rPr>
                        <w:t xml:space="preserve"> </w:t>
                      </w:r>
                      <w:r>
                        <w:rPr>
                          <w:rFonts w:ascii="Verdana"/>
                          <w:i/>
                          <w:color w:val="454C5B"/>
                          <w:w w:val="90"/>
                          <w:sz w:val="17"/>
                        </w:rPr>
                        <w:t>regarding</w:t>
                      </w:r>
                      <w:r>
                        <w:rPr>
                          <w:rFonts w:ascii="Verdana"/>
                          <w:i/>
                          <w:color w:val="454C5B"/>
                          <w:spacing w:val="-4"/>
                          <w:w w:val="90"/>
                          <w:sz w:val="17"/>
                        </w:rPr>
                        <w:t xml:space="preserve"> </w:t>
                      </w:r>
                      <w:r>
                        <w:rPr>
                          <w:rFonts w:ascii="Verdana"/>
                          <w:i/>
                          <w:color w:val="454C5B"/>
                          <w:w w:val="90"/>
                          <w:sz w:val="17"/>
                        </w:rPr>
                        <w:t>AI</w:t>
                      </w:r>
                      <w:r>
                        <w:rPr>
                          <w:rFonts w:ascii="Verdana"/>
                          <w:i/>
                          <w:color w:val="454C5B"/>
                          <w:spacing w:val="-5"/>
                          <w:w w:val="90"/>
                          <w:sz w:val="17"/>
                        </w:rPr>
                        <w:t xml:space="preserve"> </w:t>
                      </w:r>
                      <w:r>
                        <w:rPr>
                          <w:rFonts w:ascii="Verdana"/>
                          <w:i/>
                          <w:color w:val="454C5B"/>
                          <w:w w:val="90"/>
                          <w:sz w:val="17"/>
                        </w:rPr>
                        <w:t>in</w:t>
                      </w:r>
                      <w:r>
                        <w:rPr>
                          <w:rFonts w:ascii="Verdana"/>
                          <w:i/>
                          <w:color w:val="454C5B"/>
                          <w:spacing w:val="-5"/>
                          <w:w w:val="90"/>
                          <w:sz w:val="17"/>
                        </w:rPr>
                        <w:t xml:space="preserve"> </w:t>
                      </w:r>
                      <w:r>
                        <w:rPr>
                          <w:rFonts w:ascii="Verdana"/>
                          <w:i/>
                          <w:color w:val="454C5B"/>
                          <w:w w:val="90"/>
                          <w:sz w:val="17"/>
                        </w:rPr>
                        <w:t>security?</w:t>
                      </w:r>
                      <w:r>
                        <w:rPr>
                          <w:rFonts w:ascii="Verdana"/>
                          <w:i/>
                          <w:color w:val="454C5B"/>
                          <w:spacing w:val="-5"/>
                          <w:w w:val="90"/>
                          <w:sz w:val="17"/>
                        </w:rPr>
                        <w:t xml:space="preserve"> </w:t>
                      </w:r>
                      <w:r>
                        <w:rPr>
                          <w:rFonts w:ascii="Verdana"/>
                          <w:i/>
                          <w:color w:val="454C5B"/>
                          <w:w w:val="90"/>
                          <w:sz w:val="17"/>
                        </w:rPr>
                        <w:t>(Select</w:t>
                      </w:r>
                      <w:r>
                        <w:rPr>
                          <w:rFonts w:ascii="Verdana"/>
                          <w:i/>
                          <w:color w:val="454C5B"/>
                          <w:spacing w:val="-5"/>
                          <w:w w:val="90"/>
                          <w:sz w:val="17"/>
                        </w:rPr>
                        <w:t xml:space="preserve"> </w:t>
                      </w:r>
                      <w:r>
                        <w:rPr>
                          <w:rFonts w:ascii="Verdana"/>
                          <w:i/>
                          <w:color w:val="454C5B"/>
                          <w:w w:val="90"/>
                          <w:sz w:val="17"/>
                        </w:rPr>
                        <w:t>up</w:t>
                      </w:r>
                      <w:r>
                        <w:rPr>
                          <w:rFonts w:ascii="Verdana"/>
                          <w:i/>
                          <w:color w:val="454C5B"/>
                          <w:spacing w:val="-5"/>
                          <w:w w:val="90"/>
                          <w:sz w:val="17"/>
                        </w:rPr>
                        <w:t xml:space="preserve"> </w:t>
                      </w:r>
                      <w:r>
                        <w:rPr>
                          <w:rFonts w:ascii="Verdana"/>
                          <w:i/>
                          <w:color w:val="454C5B"/>
                          <w:w w:val="90"/>
                          <w:sz w:val="17"/>
                        </w:rPr>
                        <w:t>to</w:t>
                      </w:r>
                      <w:r>
                        <w:rPr>
                          <w:rFonts w:ascii="Verdana"/>
                          <w:i/>
                          <w:color w:val="454C5B"/>
                          <w:spacing w:val="-4"/>
                          <w:w w:val="90"/>
                          <w:sz w:val="17"/>
                        </w:rPr>
                        <w:t xml:space="preserve"> </w:t>
                      </w:r>
                      <w:r>
                        <w:rPr>
                          <w:rFonts w:ascii="Verdana"/>
                          <w:i/>
                          <w:color w:val="454C5B"/>
                          <w:spacing w:val="-5"/>
                          <w:w w:val="90"/>
                          <w:sz w:val="17"/>
                        </w:rPr>
                        <w:t>3)</w:t>
                      </w:r>
                    </w:p>
                  </w:txbxContent>
                </v:textbox>
                <w10:wrap type="topAndBottom"/>
              </v:shape>
            </w:pict>
          </mc:Fallback>
        </mc:AlternateContent>
      </w:r>
      <w:r>
        <mc:AlternateContent>
          <mc:Choice Requires="wpg">
            <w:drawing>
              <wp:anchor distT="0" distB="0" distL="0" distR="0" simplePos="0" relativeHeight="251811840" behindDoc="1" locked="0" layoutInCell="1" allowOverlap="1">
                <wp:simplePos x="0" y="0"/>
                <wp:positionH relativeFrom="page">
                  <wp:posOffset>911860</wp:posOffset>
                </wp:positionH>
                <wp:positionV relativeFrom="paragraph">
                  <wp:posOffset>618490</wp:posOffset>
                </wp:positionV>
                <wp:extent cx="508635" cy="1441450"/>
                <wp:effectExtent l="0" t="635" r="12065" b="5715"/>
                <wp:wrapTopAndBottom/>
                <wp:docPr id="44" name="docshapegroup265"/>
                <wp:cNvGraphicFramePr/>
                <a:graphic xmlns:a="http://schemas.openxmlformats.org/drawingml/2006/main">
                  <a:graphicData uri="http://schemas.microsoft.com/office/word/2010/wordprocessingGroup">
                    <wpg:wgp>
                      <wpg:cNvGrpSpPr/>
                      <wpg:grpSpPr>
                        <a:xfrm>
                          <a:off x="0" y="0"/>
                          <a:ext cx="508635" cy="1441450"/>
                          <a:chOff x="1436" y="974"/>
                          <a:chExt cx="801" cy="2270"/>
                        </a:xfrm>
                      </wpg:grpSpPr>
                      <wps:wsp>
                        <wps:cNvPr id="45" name="docshape266"/>
                        <wps:cNvSpPr/>
                        <wps:spPr bwMode="auto">
                          <a:xfrm>
                            <a:off x="1436" y="973"/>
                            <a:ext cx="801" cy="1408"/>
                          </a:xfrm>
                          <a:prstGeom prst="rect">
                            <a:avLst/>
                          </a:prstGeom>
                          <a:solidFill>
                            <a:srgbClr val="DCE5EE"/>
                          </a:solidFill>
                          <a:ln>
                            <a:noFill/>
                          </a:ln>
                        </wps:spPr>
                        <wps:bodyPr rot="0" vert="horz" wrap="square" lIns="91440" tIns="45720" rIns="91440" bIns="45720" anchor="t" anchorCtr="0" upright="1">
                          <a:noAutofit/>
                        </wps:bodyPr>
                      </wps:wsp>
                      <wps:wsp>
                        <wps:cNvPr id="46" name="docshape267"/>
                        <wps:cNvSpPr txBox="1"/>
                        <wps:spPr bwMode="auto">
                          <a:xfrm>
                            <a:off x="1436" y="2380"/>
                            <a:ext cx="801" cy="863"/>
                          </a:xfrm>
                          <a:prstGeom prst="rect">
                            <a:avLst/>
                          </a:prstGeom>
                          <a:solidFill>
                            <a:srgbClr val="00549F"/>
                          </a:solidFill>
                          <a:ln>
                            <a:noFill/>
                          </a:ln>
                        </wps:spPr>
                        <wps:txbx>
                          <w:txbxContent>
                            <w:p>
                              <w:pPr>
                                <w:spacing w:before="137"/>
                                <w:ind w:left="251"/>
                                <w:rPr>
                                  <w:rFonts w:ascii="Century Gothic"/>
                                  <w:b/>
                                  <w:color w:val="000000"/>
                                  <w:sz w:val="14"/>
                                </w:rPr>
                              </w:pPr>
                              <w:r>
                                <w:rPr>
                                  <w:rFonts w:ascii="Century Gothic"/>
                                  <w:b/>
                                  <w:color w:val="FFFFFF"/>
                                  <w:spacing w:val="-5"/>
                                  <w:w w:val="110"/>
                                  <w:sz w:val="14"/>
                                </w:rPr>
                                <w:t>38%</w:t>
                              </w:r>
                            </w:p>
                          </w:txbxContent>
                        </wps:txbx>
                        <wps:bodyPr rot="0" vert="horz" wrap="square" lIns="0" tIns="0" rIns="0" bIns="0" anchor="t" anchorCtr="0" upright="1">
                          <a:noAutofit/>
                        </wps:bodyPr>
                      </wps:wsp>
                    </wpg:wgp>
                  </a:graphicData>
                </a:graphic>
              </wp:anchor>
            </w:drawing>
          </mc:Choice>
          <mc:Fallback>
            <w:pict>
              <v:group id="docshapegroup265" o:spid="_x0000_s1026" o:spt="203" style="position:absolute;left:0pt;margin-left:71.8pt;margin-top:48.7pt;height:113.5pt;width:40.05pt;mso-position-horizontal-relative:page;mso-wrap-distance-bottom:0pt;mso-wrap-distance-top:0pt;z-index:-251504640;mso-width-relative:page;mso-height-relative:page;" coordorigin="1436,974" coordsize="801,2270" o:gfxdata="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a7n0A9oAAAAKAQAADwAAAAAAAAABACAAAAAiAAAAZHJzL2Rvd25y&#10;ZXYueG1sUEsBAhQAFAAAAAgAh07iQAM2wr+nAgAAUAcAAA4AAAAAAAAAAQAgAAAAKQEAAGRycy9l&#10;Mm9Eb2MueG1sUEsFBgAAAAAGAAYAWQEAAEIGAAAAAA==&#10;">
                <o:lock v:ext="edit" aspectratio="f"/>
                <v:rect id="docshape266" o:spid="_x0000_s1026" o:spt="1" style="position:absolute;left:1436;top:973;height:1408;width:801;" fillcolor="#DCE5EE" filled="t" stroked="f" coordsize="21600,21600" o:gfxdata="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zuVZvQAA&#10;ANsAAAAPAAAAAAAAAAEAIAAAACIAAABkcnMvZG93bnJldi54bWxQSwECFAAUAAAACACHTuJAMy8F&#10;njsAAAA5AAAAEAAAAAAAAAABACAAAAAMAQAAZHJzL3NoYXBleG1sLnhtbFBLBQYAAAAABgAGAFsB&#10;AAC2AwAAAAA=&#10;">
                  <v:fill on="t" focussize="0,0"/>
                  <v:stroke on="f"/>
                  <v:imagedata o:title=""/>
                  <o:lock v:ext="edit" aspectratio="f"/>
                </v:rect>
                <v:shape id="docshape267" o:spid="_x0000_s1026" o:spt="202" type="#_x0000_t202" style="position:absolute;left:1436;top:2380;height:863;width:801;" fillcolor="#00549F" filled="t" stroked="f" coordsize="21600,21600" o:gfxdata="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0RIW8AAAA&#10;2w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137"/>
                          <w:ind w:left="251"/>
                          <w:rPr>
                            <w:rFonts w:ascii="Century Gothic"/>
                            <w:b/>
                            <w:color w:val="000000"/>
                            <w:sz w:val="14"/>
                          </w:rPr>
                        </w:pPr>
                        <w:r>
                          <w:rPr>
                            <w:rFonts w:ascii="Century Gothic"/>
                            <w:b/>
                            <w:color w:val="FFFFFF"/>
                            <w:spacing w:val="-5"/>
                            <w:w w:val="110"/>
                            <w:sz w:val="14"/>
                          </w:rPr>
                          <w:t>38%</w:t>
                        </w:r>
                      </w:p>
                    </w:txbxContent>
                  </v:textbox>
                </v:shape>
                <w10:wrap type="topAndBottom"/>
              </v:group>
            </w:pict>
          </mc:Fallback>
        </mc:AlternateContent>
      </w:r>
      <w:r>
        <mc:AlternateContent>
          <mc:Choice Requires="wpg">
            <w:drawing>
              <wp:anchor distT="0" distB="0" distL="0" distR="0" simplePos="0" relativeHeight="251811840" behindDoc="1" locked="0" layoutInCell="1" allowOverlap="1">
                <wp:simplePos x="0" y="0"/>
                <wp:positionH relativeFrom="page">
                  <wp:posOffset>1591945</wp:posOffset>
                </wp:positionH>
                <wp:positionV relativeFrom="paragraph">
                  <wp:posOffset>618490</wp:posOffset>
                </wp:positionV>
                <wp:extent cx="508635" cy="1441450"/>
                <wp:effectExtent l="0" t="635" r="12065" b="5715"/>
                <wp:wrapTopAndBottom/>
                <wp:docPr id="47" name="docshapegroup268"/>
                <wp:cNvGraphicFramePr/>
                <a:graphic xmlns:a="http://schemas.openxmlformats.org/drawingml/2006/main">
                  <a:graphicData uri="http://schemas.microsoft.com/office/word/2010/wordprocessingGroup">
                    <wpg:wgp>
                      <wpg:cNvGrpSpPr/>
                      <wpg:grpSpPr>
                        <a:xfrm>
                          <a:off x="0" y="0"/>
                          <a:ext cx="508635" cy="1441450"/>
                          <a:chOff x="2507" y="974"/>
                          <a:chExt cx="801" cy="2270"/>
                        </a:xfrm>
                      </wpg:grpSpPr>
                      <wps:wsp>
                        <wps:cNvPr id="48" name="docshape269"/>
                        <wps:cNvSpPr/>
                        <wps:spPr bwMode="auto">
                          <a:xfrm>
                            <a:off x="2507" y="973"/>
                            <a:ext cx="801" cy="1453"/>
                          </a:xfrm>
                          <a:prstGeom prst="rect">
                            <a:avLst/>
                          </a:prstGeom>
                          <a:solidFill>
                            <a:srgbClr val="DCE5EE"/>
                          </a:solidFill>
                          <a:ln>
                            <a:noFill/>
                          </a:ln>
                        </wps:spPr>
                        <wps:bodyPr rot="0" vert="horz" wrap="square" lIns="91440" tIns="45720" rIns="91440" bIns="45720" anchor="t" anchorCtr="0" upright="1">
                          <a:noAutofit/>
                        </wps:bodyPr>
                      </wps:wsp>
                      <wps:wsp>
                        <wps:cNvPr id="49" name="docshape270"/>
                        <wps:cNvSpPr txBox="1"/>
                        <wps:spPr bwMode="auto">
                          <a:xfrm>
                            <a:off x="2507" y="2426"/>
                            <a:ext cx="801" cy="818"/>
                          </a:xfrm>
                          <a:prstGeom prst="rect">
                            <a:avLst/>
                          </a:prstGeom>
                          <a:solidFill>
                            <a:srgbClr val="00549F"/>
                          </a:solidFill>
                          <a:ln>
                            <a:noFill/>
                          </a:ln>
                        </wps:spPr>
                        <wps:txbx>
                          <w:txbxContent>
                            <w:p>
                              <w:pPr>
                                <w:spacing w:before="139"/>
                                <w:ind w:left="252"/>
                                <w:rPr>
                                  <w:rFonts w:ascii="Century Gothic"/>
                                  <w:b/>
                                  <w:color w:val="000000"/>
                                  <w:sz w:val="14"/>
                                </w:rPr>
                              </w:pPr>
                              <w:r>
                                <w:rPr>
                                  <w:rFonts w:ascii="Century Gothic"/>
                                  <w:b/>
                                  <w:color w:val="FFFFFF"/>
                                  <w:spacing w:val="-5"/>
                                  <w:w w:val="105"/>
                                  <w:sz w:val="14"/>
                                </w:rPr>
                                <w:t>36%</w:t>
                              </w:r>
                            </w:p>
                          </w:txbxContent>
                        </wps:txbx>
                        <wps:bodyPr rot="0" vert="horz" wrap="square" lIns="0" tIns="0" rIns="0" bIns="0" anchor="t" anchorCtr="0" upright="1">
                          <a:noAutofit/>
                        </wps:bodyPr>
                      </wps:wsp>
                    </wpg:wgp>
                  </a:graphicData>
                </a:graphic>
              </wp:anchor>
            </w:drawing>
          </mc:Choice>
          <mc:Fallback>
            <w:pict>
              <v:group id="docshapegroup268" o:spid="_x0000_s1026" o:spt="203" style="position:absolute;left:0pt;margin-left:125.35pt;margin-top:48.7pt;height:113.5pt;width:40.05pt;mso-position-horizontal-relative:page;mso-wrap-distance-bottom:0pt;mso-wrap-distance-top:0pt;z-index:-251504640;mso-width-relative:page;mso-height-relative:page;" coordorigin="2507,974" coordsize="801,2270" o:gfxdata="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&#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CdeLqR2wAAAAoBAAAPAAAAAAAAAAEAIAAAACIAAABk&#10;cnMvZG93bnJldi54bWxQSwECFAAUAAAACACHTuJA0au/1a4CAABQBwAADgAAAAAAAAABACAAAAAq&#10;AQAAZHJzL2Uyb0RvYy54bWxQSwUGAAAAAAYABgBZAQAASgYAAAAA&#10;">
                <o:lock v:ext="edit" aspectratio="f"/>
                <v:rect id="docshape269" o:spid="_x0000_s1026" o:spt="1" style="position:absolute;left:2507;top:973;height:1453;width:801;" fillcolor="#DCE5EE" filled="t" stroked="f" coordsize="21600,21600" o:gfxdata="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nPSse2AAAA2wAAAA8A&#10;AAAAAAAAAQAgAAAAIgAAAGRycy9kb3ducmV2LnhtbFBLAQIUABQAAAAIAIdO4kAzLwWeOwAAADkA&#10;AAAQAAAAAAAAAAEAIAAAAAUBAABkcnMvc2hhcGV4bWwueG1sUEsFBgAAAAAGAAYAWwEAAK8DAAAA&#10;AA==&#10;">
                  <v:fill on="t" focussize="0,0"/>
                  <v:stroke on="f"/>
                  <v:imagedata o:title=""/>
                  <o:lock v:ext="edit" aspectratio="f"/>
                </v:rect>
                <v:shape id="docshape270" o:spid="_x0000_s1026" o:spt="202" type="#_x0000_t202" style="position:absolute;left:2507;top:2426;height:818;width:801;" fillcolor="#00549F" filled="t" stroked="f" coordsize="21600,21600" o:gfxdata="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69D3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139"/>
                          <w:ind w:left="252"/>
                          <w:rPr>
                            <w:rFonts w:ascii="Century Gothic"/>
                            <w:b/>
                            <w:color w:val="000000"/>
                            <w:sz w:val="14"/>
                          </w:rPr>
                        </w:pPr>
                        <w:r>
                          <w:rPr>
                            <w:rFonts w:ascii="Century Gothic"/>
                            <w:b/>
                            <w:color w:val="FFFFFF"/>
                            <w:spacing w:val="-5"/>
                            <w:w w:val="105"/>
                            <w:sz w:val="14"/>
                          </w:rPr>
                          <w:t>36%</w:t>
                        </w:r>
                      </w:p>
                    </w:txbxContent>
                  </v:textbox>
                </v:shape>
                <w10:wrap type="topAndBottom"/>
              </v:group>
            </w:pict>
          </mc:Fallback>
        </mc:AlternateContent>
      </w:r>
      <w:r>
        <mc:AlternateContent>
          <mc:Choice Requires="wpg">
            <w:drawing>
              <wp:anchor distT="0" distB="0" distL="0" distR="0" simplePos="0" relativeHeight="251812864" behindDoc="1" locked="0" layoutInCell="1" allowOverlap="1">
                <wp:simplePos x="0" y="0"/>
                <wp:positionH relativeFrom="page">
                  <wp:posOffset>2272030</wp:posOffset>
                </wp:positionH>
                <wp:positionV relativeFrom="paragraph">
                  <wp:posOffset>618490</wp:posOffset>
                </wp:positionV>
                <wp:extent cx="508635" cy="1441450"/>
                <wp:effectExtent l="0" t="635" r="12065" b="5715"/>
                <wp:wrapTopAndBottom/>
                <wp:docPr id="50" name="docshapegroup271"/>
                <wp:cNvGraphicFramePr/>
                <a:graphic xmlns:a="http://schemas.openxmlformats.org/drawingml/2006/main">
                  <a:graphicData uri="http://schemas.microsoft.com/office/word/2010/wordprocessingGroup">
                    <wpg:wgp>
                      <wpg:cNvGrpSpPr/>
                      <wpg:grpSpPr>
                        <a:xfrm>
                          <a:off x="0" y="0"/>
                          <a:ext cx="508635" cy="1441450"/>
                          <a:chOff x="3578" y="974"/>
                          <a:chExt cx="801" cy="2270"/>
                        </a:xfrm>
                      </wpg:grpSpPr>
                      <wps:wsp>
                        <wps:cNvPr id="51" name="docshape272"/>
                        <wps:cNvSpPr/>
                        <wps:spPr bwMode="auto">
                          <a:xfrm>
                            <a:off x="3578" y="973"/>
                            <a:ext cx="801" cy="1484"/>
                          </a:xfrm>
                          <a:prstGeom prst="rect">
                            <a:avLst/>
                          </a:prstGeom>
                          <a:solidFill>
                            <a:srgbClr val="DCE5EE"/>
                          </a:solidFill>
                          <a:ln>
                            <a:noFill/>
                          </a:ln>
                        </wps:spPr>
                        <wps:bodyPr rot="0" vert="horz" wrap="square" lIns="91440" tIns="45720" rIns="91440" bIns="45720" anchor="t" anchorCtr="0" upright="1">
                          <a:noAutofit/>
                        </wps:bodyPr>
                      </wps:wsp>
                      <wps:wsp>
                        <wps:cNvPr id="52" name="docshape273"/>
                        <wps:cNvSpPr txBox="1"/>
                        <wps:spPr bwMode="auto">
                          <a:xfrm>
                            <a:off x="3578" y="2457"/>
                            <a:ext cx="801" cy="786"/>
                          </a:xfrm>
                          <a:prstGeom prst="rect">
                            <a:avLst/>
                          </a:prstGeom>
                          <a:solidFill>
                            <a:srgbClr val="00549F"/>
                          </a:solidFill>
                          <a:ln>
                            <a:noFill/>
                          </a:ln>
                        </wps:spPr>
                        <wps:txbx>
                          <w:txbxContent>
                            <w:p>
                              <w:pPr>
                                <w:spacing w:before="128"/>
                                <w:ind w:left="256"/>
                                <w:rPr>
                                  <w:rFonts w:ascii="Century Gothic"/>
                                  <w:b/>
                                  <w:color w:val="000000"/>
                                  <w:sz w:val="14"/>
                                </w:rPr>
                              </w:pPr>
                              <w:r>
                                <w:rPr>
                                  <w:rFonts w:ascii="Century Gothic"/>
                                  <w:b/>
                                  <w:color w:val="FFFFFF"/>
                                  <w:spacing w:val="-5"/>
                                  <w:w w:val="105"/>
                                  <w:sz w:val="14"/>
                                </w:rPr>
                                <w:t>33%</w:t>
                              </w:r>
                            </w:p>
                          </w:txbxContent>
                        </wps:txbx>
                        <wps:bodyPr rot="0" vert="horz" wrap="square" lIns="0" tIns="0" rIns="0" bIns="0" anchor="t" anchorCtr="0" upright="1">
                          <a:noAutofit/>
                        </wps:bodyPr>
                      </wps:wsp>
                    </wpg:wgp>
                  </a:graphicData>
                </a:graphic>
              </wp:anchor>
            </w:drawing>
          </mc:Choice>
          <mc:Fallback>
            <w:pict>
              <v:group id="docshapegroup271" o:spid="_x0000_s1026" o:spt="203" style="position:absolute;left:0pt;margin-left:178.9pt;margin-top:48.7pt;height:113.5pt;width:40.05pt;mso-position-horizontal-relative:page;mso-wrap-distance-bottom:0pt;mso-wrap-distance-top:0pt;z-index:-251503616;mso-width-relative:page;mso-height-relative:page;" coordorigin="3578,974" coordsize="801,2270" o:gfxdata="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r7qEE9sAAAAKAQAADwAAAAAAAAABACAAAAAi&#10;AAAAZHJzL2Rvd25yZXYueG1sUEsBAhQAFAAAAAgAh07iQEAFJw2yAgAAUAcAAA4AAAAAAAAAAQAg&#10;AAAAKgEAAGRycy9lMm9Eb2MueG1sUEsFBgAAAAAGAAYAWQEAAE4GAAAAAA==&#10;">
                <o:lock v:ext="edit" aspectratio="f"/>
                <v:rect id="docshape272" o:spid="_x0000_s1026" o:spt="1" style="position:absolute;left:3578;top:973;height:1484;width:801;" fillcolor="#DCE5EE" filled="t" stroked="f" coordsize="21600,21600" o:gfxdata="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LHWHvQAA&#10;ANsAAAAPAAAAAAAAAAEAIAAAACIAAABkcnMvZG93bnJldi54bWxQSwECFAAUAAAACACHTuJAMy8F&#10;njsAAAA5AAAAEAAAAAAAAAABACAAAAAMAQAAZHJzL3NoYXBleG1sLnhtbFBLBQYAAAAABgAGAFsB&#10;AAC2AwAAAAA=&#10;">
                  <v:fill on="t" focussize="0,0"/>
                  <v:stroke on="f"/>
                  <v:imagedata o:title=""/>
                  <o:lock v:ext="edit" aspectratio="f"/>
                </v:rect>
                <v:shape id="docshape273" o:spid="_x0000_s1026" o:spt="202" type="#_x0000_t202" style="position:absolute;left:3578;top:2457;height:786;width:801;" fillcolor="#00549F" filled="t" stroked="f" coordsize="21600,21600" o:gfxdata="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bUW7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128"/>
                          <w:ind w:left="256"/>
                          <w:rPr>
                            <w:rFonts w:ascii="Century Gothic"/>
                            <w:b/>
                            <w:color w:val="000000"/>
                            <w:sz w:val="14"/>
                          </w:rPr>
                        </w:pPr>
                        <w:r>
                          <w:rPr>
                            <w:rFonts w:ascii="Century Gothic"/>
                            <w:b/>
                            <w:color w:val="FFFFFF"/>
                            <w:spacing w:val="-5"/>
                            <w:w w:val="105"/>
                            <w:sz w:val="14"/>
                          </w:rPr>
                          <w:t>33%</w:t>
                        </w:r>
                      </w:p>
                    </w:txbxContent>
                  </v:textbox>
                </v:shape>
                <w10:wrap type="topAndBottom"/>
              </v:group>
            </w:pict>
          </mc:Fallback>
        </mc:AlternateContent>
      </w:r>
      <w:r>
        <mc:AlternateContent>
          <mc:Choice Requires="wpg">
            <w:drawing>
              <wp:anchor distT="0" distB="0" distL="0" distR="0" simplePos="0" relativeHeight="251812864" behindDoc="1" locked="0" layoutInCell="1" allowOverlap="1">
                <wp:simplePos x="0" y="0"/>
                <wp:positionH relativeFrom="page">
                  <wp:posOffset>2952115</wp:posOffset>
                </wp:positionH>
                <wp:positionV relativeFrom="paragraph">
                  <wp:posOffset>618490</wp:posOffset>
                </wp:positionV>
                <wp:extent cx="508635" cy="1441450"/>
                <wp:effectExtent l="635" t="635" r="11430" b="5715"/>
                <wp:wrapTopAndBottom/>
                <wp:docPr id="53" name="docshapegroup274"/>
                <wp:cNvGraphicFramePr/>
                <a:graphic xmlns:a="http://schemas.openxmlformats.org/drawingml/2006/main">
                  <a:graphicData uri="http://schemas.microsoft.com/office/word/2010/wordprocessingGroup">
                    <wpg:wgp>
                      <wpg:cNvGrpSpPr/>
                      <wpg:grpSpPr>
                        <a:xfrm>
                          <a:off x="0" y="0"/>
                          <a:ext cx="508635" cy="1441450"/>
                          <a:chOff x="4649" y="974"/>
                          <a:chExt cx="801" cy="2270"/>
                        </a:xfrm>
                      </wpg:grpSpPr>
                      <wps:wsp>
                        <wps:cNvPr id="54" name="docshape275"/>
                        <wps:cNvSpPr/>
                        <wps:spPr bwMode="auto">
                          <a:xfrm>
                            <a:off x="4648" y="973"/>
                            <a:ext cx="801" cy="1510"/>
                          </a:xfrm>
                          <a:prstGeom prst="rect">
                            <a:avLst/>
                          </a:prstGeom>
                          <a:solidFill>
                            <a:srgbClr val="DCE5EE"/>
                          </a:solidFill>
                          <a:ln>
                            <a:noFill/>
                          </a:ln>
                        </wps:spPr>
                        <wps:bodyPr rot="0" vert="horz" wrap="square" lIns="91440" tIns="45720" rIns="91440" bIns="45720" anchor="t" anchorCtr="0" upright="1">
                          <a:noAutofit/>
                        </wps:bodyPr>
                      </wps:wsp>
                      <wps:wsp>
                        <wps:cNvPr id="55" name="docshape276"/>
                        <wps:cNvSpPr txBox="1"/>
                        <wps:spPr bwMode="auto">
                          <a:xfrm>
                            <a:off x="4648" y="2482"/>
                            <a:ext cx="801" cy="761"/>
                          </a:xfrm>
                          <a:prstGeom prst="rect">
                            <a:avLst/>
                          </a:prstGeom>
                          <a:solidFill>
                            <a:srgbClr val="00549F"/>
                          </a:solidFill>
                          <a:ln>
                            <a:noFill/>
                          </a:ln>
                        </wps:spPr>
                        <wps:txbx>
                          <w:txbxContent>
                            <w:p>
                              <w:pPr>
                                <w:spacing w:before="123"/>
                                <w:ind w:left="250"/>
                                <w:rPr>
                                  <w:rFonts w:ascii="Century Gothic"/>
                                  <w:b/>
                                  <w:color w:val="000000"/>
                                  <w:sz w:val="14"/>
                                </w:rPr>
                              </w:pPr>
                              <w:r>
                                <w:rPr>
                                  <w:rFonts w:ascii="Century Gothic"/>
                                  <w:b/>
                                  <w:color w:val="FFFFFF"/>
                                  <w:spacing w:val="-5"/>
                                  <w:w w:val="110"/>
                                  <w:sz w:val="14"/>
                                </w:rPr>
                                <w:t>28%</w:t>
                              </w:r>
                            </w:p>
                          </w:txbxContent>
                        </wps:txbx>
                        <wps:bodyPr rot="0" vert="horz" wrap="square" lIns="0" tIns="0" rIns="0" bIns="0" anchor="t" anchorCtr="0" upright="1">
                          <a:noAutofit/>
                        </wps:bodyPr>
                      </wps:wsp>
                    </wpg:wgp>
                  </a:graphicData>
                </a:graphic>
              </wp:anchor>
            </w:drawing>
          </mc:Choice>
          <mc:Fallback>
            <w:pict>
              <v:group id="docshapegroup274" o:spid="_x0000_s1026" o:spt="203" style="position:absolute;left:0pt;margin-left:232.45pt;margin-top:48.7pt;height:113.5pt;width:40.05pt;mso-position-horizontal-relative:page;mso-wrap-distance-bottom:0pt;mso-wrap-distance-top:0pt;z-index:-251503616;mso-width-relative:page;mso-height-relative:page;" coordorigin="4649,974" coordsize="801,2270" o:gfxdata="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C5QwZK2wAAAAoBAAAPAAAAAAAAAAEAIAAAACIA&#10;AABkcnMvZG93bnJldi54bWxQSwECFAAUAAAACACHTuJACER5crECAABQBwAADgAAAAAAAAABACAA&#10;AAAqAQAAZHJzL2Uyb0RvYy54bWxQSwUGAAAAAAYABgBZAQAATQYAAAAA&#10;">
                <o:lock v:ext="edit" aspectratio="f"/>
                <v:rect id="docshape275" o:spid="_x0000_s1026" o:spt="1" style="position:absolute;left:4648;top:973;height:1510;width:801;" fillcolor="#DCE5EE" filled="t" stroked="f" coordsize="21600,21600" o:gfxdata="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W9YfvQAA&#10;ANsAAAAPAAAAAAAAAAEAIAAAACIAAABkcnMvZG93bnJldi54bWxQSwECFAAUAAAACACHTuJAMy8F&#10;njsAAAA5AAAAEAAAAAAAAAABACAAAAAMAQAAZHJzL3NoYXBleG1sLnhtbFBLBQYAAAAABgAGAFsB&#10;AAC2AwAAAAA=&#10;">
                  <v:fill on="t" focussize="0,0"/>
                  <v:stroke on="f"/>
                  <v:imagedata o:title=""/>
                  <o:lock v:ext="edit" aspectratio="f"/>
                </v:rect>
                <v:shape id="docshape276" o:spid="_x0000_s1026" o:spt="202" type="#_x0000_t202" style="position:absolute;left:4648;top:2482;height:761;width:801;" fillcolor="#00549F" filled="t" stroked="f" coordsize="21600,21600" o:gfxdata="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f0wv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123"/>
                          <w:ind w:left="250"/>
                          <w:rPr>
                            <w:rFonts w:ascii="Century Gothic"/>
                            <w:b/>
                            <w:color w:val="000000"/>
                            <w:sz w:val="14"/>
                          </w:rPr>
                        </w:pPr>
                        <w:r>
                          <w:rPr>
                            <w:rFonts w:ascii="Century Gothic"/>
                            <w:b/>
                            <w:color w:val="FFFFFF"/>
                            <w:spacing w:val="-5"/>
                            <w:w w:val="110"/>
                            <w:sz w:val="14"/>
                          </w:rPr>
                          <w:t>28%</w:t>
                        </w:r>
                      </w:p>
                    </w:txbxContent>
                  </v:textbox>
                </v:shape>
                <w10:wrap type="topAndBottom"/>
              </v:group>
            </w:pict>
          </mc:Fallback>
        </mc:AlternateContent>
      </w:r>
      <w:r>
        <mc:AlternateContent>
          <mc:Choice Requires="wpg">
            <w:drawing>
              <wp:anchor distT="0" distB="0" distL="0" distR="0" simplePos="0" relativeHeight="251813888" behindDoc="1" locked="0" layoutInCell="1" allowOverlap="1">
                <wp:simplePos x="0" y="0"/>
                <wp:positionH relativeFrom="page">
                  <wp:posOffset>3632200</wp:posOffset>
                </wp:positionH>
                <wp:positionV relativeFrom="paragraph">
                  <wp:posOffset>618490</wp:posOffset>
                </wp:positionV>
                <wp:extent cx="508635" cy="1441450"/>
                <wp:effectExtent l="635" t="635" r="11430" b="5715"/>
                <wp:wrapTopAndBottom/>
                <wp:docPr id="56" name="docshapegroup277"/>
                <wp:cNvGraphicFramePr/>
                <a:graphic xmlns:a="http://schemas.openxmlformats.org/drawingml/2006/main">
                  <a:graphicData uri="http://schemas.microsoft.com/office/word/2010/wordprocessingGroup">
                    <wpg:wgp>
                      <wpg:cNvGrpSpPr/>
                      <wpg:grpSpPr>
                        <a:xfrm>
                          <a:off x="0" y="0"/>
                          <a:ext cx="508635" cy="1441450"/>
                          <a:chOff x="5720" y="974"/>
                          <a:chExt cx="801" cy="2270"/>
                        </a:xfrm>
                      </wpg:grpSpPr>
                      <wps:wsp>
                        <wps:cNvPr id="57" name="docshape278"/>
                        <wps:cNvSpPr/>
                        <wps:spPr bwMode="auto">
                          <a:xfrm>
                            <a:off x="5719"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58" name="docshape279"/>
                        <wps:cNvSpPr txBox="1"/>
                        <wps:spPr bwMode="auto">
                          <a:xfrm>
                            <a:off x="5719"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77" o:spid="_x0000_s1026" o:spt="203" style="position:absolute;left:0pt;margin-left:286pt;margin-top:48.7pt;height:113.5pt;width:40.05pt;mso-position-horizontal-relative:page;mso-wrap-distance-bottom:0pt;mso-wrap-distance-top:0pt;z-index:-251502592;mso-width-relative:page;mso-height-relative:page;" coordorigin="5720,974" coordsize="801,2270" o:gfxdata="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AbrOGm2wAAAAoBAAAPAAAAAAAAAAEAIAAAACIAAABk&#10;cnMvZG93bnJldi54bWxQSwECFAAUAAAACACHTuJAWxjglq4CAABQBwAADgAAAAAAAAABACAAAAAq&#10;AQAAZHJzL2Uyb0RvYy54bWxQSwUGAAAAAAYABgBZAQAASgYAAAAA&#10;">
                <o:lock v:ext="edit" aspectratio="f"/>
                <v:rect id="docshape278" o:spid="_x0000_s1026" o:spt="1" style="position:absolute;left:5719;top:973;height:1703;width:801;" fillcolor="#DCE5EE" filled="t" stroked="f" coordsize="21600,21600" o:gfxdata="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JSGi/&#10;AAAA2wAAAA8AAAAAAAAAAQAgAAAAIgAAAGRycy9kb3ducmV2LnhtbFBLAQIUABQAAAAIAIdO4kAz&#10;LwWeOwAAADkAAAAQAAAAAAAAAAEAIAAAAA4BAABkcnMvc2hhcGV4bWwueG1sUEsFBgAAAAAGAAYA&#10;WwEAALgDAAAAAA==&#10;">
                  <v:fill on="t" focussize="0,0"/>
                  <v:stroke on="f"/>
                  <v:imagedata o:title=""/>
                  <o:lock v:ext="edit" aspectratio="f"/>
                </v:rect>
                <v:shape id="docshape279" o:spid="_x0000_s1026" o:spt="202" type="#_x0000_t202" style="position:absolute;left:5719;top:2675;height:568;width:801;" fillcolor="#00549F" filled="t" stroked="f" coordsize="21600,21600" o:gfxdata="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fuOxugAAANs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813888" behindDoc="1" locked="0" layoutInCell="1" allowOverlap="1">
                <wp:simplePos x="0" y="0"/>
                <wp:positionH relativeFrom="page">
                  <wp:posOffset>4312285</wp:posOffset>
                </wp:positionH>
                <wp:positionV relativeFrom="paragraph">
                  <wp:posOffset>618490</wp:posOffset>
                </wp:positionV>
                <wp:extent cx="508635" cy="1441450"/>
                <wp:effectExtent l="635" t="635" r="11430" b="5715"/>
                <wp:wrapTopAndBottom/>
                <wp:docPr id="59" name="docshapegroup280"/>
                <wp:cNvGraphicFramePr/>
                <a:graphic xmlns:a="http://schemas.openxmlformats.org/drawingml/2006/main">
                  <a:graphicData uri="http://schemas.microsoft.com/office/word/2010/wordprocessingGroup">
                    <wpg:wgp>
                      <wpg:cNvGrpSpPr/>
                      <wpg:grpSpPr>
                        <a:xfrm>
                          <a:off x="0" y="0"/>
                          <a:ext cx="508635" cy="1441450"/>
                          <a:chOff x="6791" y="974"/>
                          <a:chExt cx="801" cy="2270"/>
                        </a:xfrm>
                      </wpg:grpSpPr>
                      <wps:wsp>
                        <wps:cNvPr id="60" name="docshape281"/>
                        <wps:cNvSpPr/>
                        <wps:spPr bwMode="auto">
                          <a:xfrm>
                            <a:off x="6790"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61" name="docshape282"/>
                        <wps:cNvSpPr txBox="1"/>
                        <wps:spPr bwMode="auto">
                          <a:xfrm>
                            <a:off x="6790"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80" o:spid="_x0000_s1026" o:spt="203" style="position:absolute;left:0pt;margin-left:339.55pt;margin-top:48.7pt;height:113.5pt;width:40.05pt;mso-position-horizontal-relative:page;mso-wrap-distance-bottom:0pt;mso-wrap-distance-top:0pt;z-index:-251502592;mso-width-relative:page;mso-height-relative:page;" coordorigin="6791,974" coordsize="801,2270" o:gfxdata="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kjLyM3AAAAAoBAAAPAAAAAAAAAAEAIAAA&#10;ACIAAABkcnMvZG93bnJldi54bWxQSwECFAAUAAAACACHTuJAHjS8f7MCAABQBwAADgAAAAAAAAAB&#10;ACAAAAArAQAAZHJzL2Uyb0RvYy54bWxQSwUGAAAAAAYABgBZAQAAUAYAAAAA&#10;">
                <o:lock v:ext="edit" aspectratio="f"/>
                <v:rect id="docshape281" o:spid="_x0000_s1026" o:spt="1" style="position:absolute;left:6790;top:973;height:1703;width:801;" fillcolor="#DCE5EE" filled="t" stroked="f" coordsize="21600,21600" o:gfxdata="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wMGqG2AAAA2wAAAA8A&#10;AAAAAAAAAQAgAAAAIgAAAGRycy9kb3ducmV2LnhtbFBLAQIUABQAAAAIAIdO4kAzLwWeOwAAADkA&#10;AAAQAAAAAAAAAAEAIAAAAAUBAABkcnMvc2hhcGV4bWwueG1sUEsFBgAAAAAGAAYAWwEAAK8DAAAA&#10;AA==&#10;">
                  <v:fill on="t" focussize="0,0"/>
                  <v:stroke on="f"/>
                  <v:imagedata o:title=""/>
                  <o:lock v:ext="edit" aspectratio="f"/>
                </v:rect>
                <v:shape id="docshape282" o:spid="_x0000_s1026" o:spt="202" type="#_x0000_t202" style="position:absolute;left:6790;top:2675;height:568;width:801;" fillcolor="#00549F" filled="t" stroked="f" coordsize="21600,21600" o:gfxdata="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ogJG8AAAA&#10;2w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814912" behindDoc="1" locked="0" layoutInCell="1" allowOverlap="1">
                <wp:simplePos x="0" y="0"/>
                <wp:positionH relativeFrom="page">
                  <wp:posOffset>4992370</wp:posOffset>
                </wp:positionH>
                <wp:positionV relativeFrom="paragraph">
                  <wp:posOffset>618490</wp:posOffset>
                </wp:positionV>
                <wp:extent cx="508635" cy="1441450"/>
                <wp:effectExtent l="635" t="635" r="11430" b="5715"/>
                <wp:wrapTopAndBottom/>
                <wp:docPr id="62" name="docshapegroup283"/>
                <wp:cNvGraphicFramePr/>
                <a:graphic xmlns:a="http://schemas.openxmlformats.org/drawingml/2006/main">
                  <a:graphicData uri="http://schemas.microsoft.com/office/word/2010/wordprocessingGroup">
                    <wpg:wgp>
                      <wpg:cNvGrpSpPr/>
                      <wpg:grpSpPr>
                        <a:xfrm>
                          <a:off x="0" y="0"/>
                          <a:ext cx="508635" cy="1441450"/>
                          <a:chOff x="7862" y="974"/>
                          <a:chExt cx="801" cy="2270"/>
                        </a:xfrm>
                      </wpg:grpSpPr>
                      <wps:wsp>
                        <wps:cNvPr id="63" name="docshape284"/>
                        <wps:cNvSpPr/>
                        <wps:spPr bwMode="auto">
                          <a:xfrm>
                            <a:off x="7861"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64" name="docshape285"/>
                        <wps:cNvSpPr txBox="1"/>
                        <wps:spPr bwMode="auto">
                          <a:xfrm>
                            <a:off x="7861"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83" o:spid="_x0000_s1026" o:spt="203" style="position:absolute;left:0pt;margin-left:393.1pt;margin-top:48.7pt;height:113.5pt;width:40.05pt;mso-position-horizontal-relative:page;mso-wrap-distance-bottom:0pt;mso-wrap-distance-top:0pt;z-index:-251501568;mso-width-relative:page;mso-height-relative:page;" coordorigin="7862,974" coordsize="801,2270" o:gfxdata="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A6o3cc2wAAAAoBAAAPAAAAAAAAAAEAIAAA&#10;ACIAAABkcnMvZG93bnJldi54bWxQSwECFAAUAAAACACHTuJAZ57YtbQCAABQBwAADgAAAAAAAAAB&#10;ACAAAAAqAQAAZHJzL2Uyb0RvYy54bWxQSwUGAAAAAAYABgBZAQAAUAYAAAAA&#10;">
                <o:lock v:ext="edit" aspectratio="f"/>
                <v:rect id="docshape284" o:spid="_x0000_s1026" o:spt="1" style="position:absolute;left:7861;top:973;height:1703;width:801;" fillcolor="#DCE5EE" filled="t" stroked="f" coordsize="21600,21600" o:gfxdata="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N6E1r4A&#10;AADbAAAADwAAAAAAAAABACAAAAAiAAAAZHJzL2Rvd25yZXYueG1sUEsBAhQAFAAAAAgAh07iQDMv&#10;BZ47AAAAOQAAABAAAAAAAAAAAQAgAAAADQEAAGRycy9zaGFwZXhtbC54bWxQSwUGAAAAAAYABgBb&#10;AQAAtwMAAAAA&#10;">
                  <v:fill on="t" focussize="0,0"/>
                  <v:stroke on="f"/>
                  <v:imagedata o:title=""/>
                  <o:lock v:ext="edit" aspectratio="f"/>
                </v:rect>
                <v:shape id="docshape285" o:spid="_x0000_s1026" o:spt="202" type="#_x0000_t202" style="position:absolute;left:7861;top:2675;height:568;width:801;" fillcolor="#00549F" filled="t" stroked="f" coordsize="21600,21600" o:gfxdata="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fIwm8AAAA&#10;2w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814912" behindDoc="1" locked="0" layoutInCell="1" allowOverlap="1">
                <wp:simplePos x="0" y="0"/>
                <wp:positionH relativeFrom="page">
                  <wp:posOffset>5672455</wp:posOffset>
                </wp:positionH>
                <wp:positionV relativeFrom="paragraph">
                  <wp:posOffset>618490</wp:posOffset>
                </wp:positionV>
                <wp:extent cx="508635" cy="1441450"/>
                <wp:effectExtent l="635" t="635" r="11430" b="5715"/>
                <wp:wrapTopAndBottom/>
                <wp:docPr id="65" name="docshapegroup286"/>
                <wp:cNvGraphicFramePr/>
                <a:graphic xmlns:a="http://schemas.openxmlformats.org/drawingml/2006/main">
                  <a:graphicData uri="http://schemas.microsoft.com/office/word/2010/wordprocessingGroup">
                    <wpg:wgp>
                      <wpg:cNvGrpSpPr/>
                      <wpg:grpSpPr>
                        <a:xfrm>
                          <a:off x="0" y="0"/>
                          <a:ext cx="508635" cy="1441450"/>
                          <a:chOff x="8933" y="974"/>
                          <a:chExt cx="801" cy="2270"/>
                        </a:xfrm>
                      </wpg:grpSpPr>
                      <wps:wsp>
                        <wps:cNvPr id="66" name="docshape287"/>
                        <wps:cNvSpPr/>
                        <wps:spPr bwMode="auto">
                          <a:xfrm>
                            <a:off x="8932" y="973"/>
                            <a:ext cx="801" cy="1725"/>
                          </a:xfrm>
                          <a:prstGeom prst="rect">
                            <a:avLst/>
                          </a:prstGeom>
                          <a:solidFill>
                            <a:srgbClr val="DCE5EE"/>
                          </a:solidFill>
                          <a:ln>
                            <a:noFill/>
                          </a:ln>
                        </wps:spPr>
                        <wps:bodyPr rot="0" vert="horz" wrap="square" lIns="91440" tIns="45720" rIns="91440" bIns="45720" anchor="t" anchorCtr="0" upright="1">
                          <a:noAutofit/>
                        </wps:bodyPr>
                      </wps:wsp>
                      <wps:wsp>
                        <wps:cNvPr id="67" name="docshape288"/>
                        <wps:cNvSpPr txBox="1"/>
                        <wps:spPr bwMode="auto">
                          <a:xfrm>
                            <a:off x="8932" y="2698"/>
                            <a:ext cx="801" cy="545"/>
                          </a:xfrm>
                          <a:prstGeom prst="rect">
                            <a:avLst/>
                          </a:prstGeom>
                          <a:solidFill>
                            <a:srgbClr val="00549F"/>
                          </a:solidFill>
                          <a:ln>
                            <a:noFill/>
                          </a:ln>
                        </wps:spPr>
                        <wps:txbx>
                          <w:txbxContent>
                            <w:p>
                              <w:pPr>
                                <w:spacing w:before="120"/>
                                <w:ind w:left="249"/>
                                <w:rPr>
                                  <w:rFonts w:ascii="Century Gothic"/>
                                  <w:b/>
                                  <w:color w:val="000000"/>
                                  <w:sz w:val="14"/>
                                </w:rPr>
                              </w:pPr>
                              <w:r>
                                <w:rPr>
                                  <w:rFonts w:ascii="Century Gothic"/>
                                  <w:b/>
                                  <w:color w:val="FFFFFF"/>
                                  <w:spacing w:val="-5"/>
                                  <w:w w:val="110"/>
                                  <w:sz w:val="14"/>
                                </w:rPr>
                                <w:t>24%</w:t>
                              </w:r>
                            </w:p>
                          </w:txbxContent>
                        </wps:txbx>
                        <wps:bodyPr rot="0" vert="horz" wrap="square" lIns="0" tIns="0" rIns="0" bIns="0" anchor="t" anchorCtr="0" upright="1">
                          <a:noAutofit/>
                        </wps:bodyPr>
                      </wps:wsp>
                    </wpg:wgp>
                  </a:graphicData>
                </a:graphic>
              </wp:anchor>
            </w:drawing>
          </mc:Choice>
          <mc:Fallback>
            <w:pict>
              <v:group id="docshapegroup286" o:spid="_x0000_s1026" o:spt="203" style="position:absolute;left:0pt;margin-left:446.65pt;margin-top:48.7pt;height:113.5pt;width:40.05pt;mso-position-horizontal-relative:page;mso-wrap-distance-bottom:0pt;mso-wrap-distance-top:0pt;z-index:-251501568;mso-width-relative:page;mso-height-relative:page;" coordorigin="8933,974" coordsize="801,2270" o:gfxdata="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H1goJ2wAAAAoBAAAPAAAAAAAAAAEAIAAAACIAAABkcnMvZG93&#10;bnJldi54bWxQSwECFAAUAAAACACHTuJAkqkew6gCAABQBwAADgAAAAAAAAABACAAAAAqAQAAZHJz&#10;L2Uyb0RvYy54bWxQSwUGAAAAAAYABgBZAQAARAYAAAAA&#10;">
                <o:lock v:ext="edit" aspectratio="f"/>
                <v:rect id="docshape287" o:spid="_x0000_s1026" o:spt="1" style="position:absolute;left:8932;top:973;height:1725;width:801;" fillcolor="#DCE5EE" filled="t" stroked="f" coordsize="21600,21600" o:gfxdata="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KknTrsAAADb&#10;AAAADwAAAAAAAAABACAAAAAiAAAAZHJzL2Rvd25yZXYueG1sUEsBAhQAFAAAAAgAh07iQDMvBZ47&#10;AAAAOQAAABAAAAAAAAAAAQAgAAAACgEAAGRycy9zaGFwZXhtbC54bWxQSwUGAAAAAAYABgBbAQAA&#10;tAMAAAAA&#10;">
                  <v:fill on="t" focussize="0,0"/>
                  <v:stroke on="f"/>
                  <v:imagedata o:title=""/>
                  <o:lock v:ext="edit" aspectratio="f"/>
                </v:rect>
                <v:shape id="docshape288" o:spid="_x0000_s1026" o:spt="202" type="#_x0000_t202" style="position:absolute;left:8932;top:2698;height:545;width:801;" fillcolor="#00549F" filled="t" stroked="f" coordsize="21600,21600" o:gfxdata="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jb1+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120"/>
                          <w:ind w:left="249"/>
                          <w:rPr>
                            <w:rFonts w:ascii="Century Gothic"/>
                            <w:b/>
                            <w:color w:val="000000"/>
                            <w:sz w:val="14"/>
                          </w:rPr>
                        </w:pPr>
                        <w:r>
                          <w:rPr>
                            <w:rFonts w:ascii="Century Gothic"/>
                            <w:b/>
                            <w:color w:val="FFFFFF"/>
                            <w:spacing w:val="-5"/>
                            <w:w w:val="110"/>
                            <w:sz w:val="14"/>
                          </w:rPr>
                          <w:t>24%</w:t>
                        </w:r>
                      </w:p>
                    </w:txbxContent>
                  </v:textbox>
                </v:shape>
                <w10:wrap type="topAndBottom"/>
              </v:group>
            </w:pict>
          </mc:Fallback>
        </mc:AlternateContent>
      </w:r>
      <w:r>
        <mc:AlternateContent>
          <mc:Choice Requires="wpg">
            <w:drawing>
              <wp:anchor distT="0" distB="0" distL="0" distR="0" simplePos="0" relativeHeight="251815936" behindDoc="1" locked="0" layoutInCell="1" allowOverlap="1">
                <wp:simplePos x="0" y="0"/>
                <wp:positionH relativeFrom="page">
                  <wp:posOffset>6351905</wp:posOffset>
                </wp:positionH>
                <wp:positionV relativeFrom="paragraph">
                  <wp:posOffset>618490</wp:posOffset>
                </wp:positionV>
                <wp:extent cx="508635" cy="1441450"/>
                <wp:effectExtent l="0" t="635" r="12065" b="5715"/>
                <wp:wrapTopAndBottom/>
                <wp:docPr id="68" name="docshapegroup289"/>
                <wp:cNvGraphicFramePr/>
                <a:graphic xmlns:a="http://schemas.openxmlformats.org/drawingml/2006/main">
                  <a:graphicData uri="http://schemas.microsoft.com/office/word/2010/wordprocessingGroup">
                    <wpg:wgp>
                      <wpg:cNvGrpSpPr/>
                      <wpg:grpSpPr>
                        <a:xfrm>
                          <a:off x="0" y="0"/>
                          <a:ext cx="508635" cy="1441450"/>
                          <a:chOff x="10003" y="974"/>
                          <a:chExt cx="801" cy="2270"/>
                        </a:xfrm>
                      </wpg:grpSpPr>
                      <wps:wsp>
                        <wps:cNvPr id="69" name="docshape290"/>
                        <wps:cNvSpPr/>
                        <wps:spPr bwMode="auto">
                          <a:xfrm>
                            <a:off x="10003" y="973"/>
                            <a:ext cx="801" cy="1793"/>
                          </a:xfrm>
                          <a:prstGeom prst="rect">
                            <a:avLst/>
                          </a:prstGeom>
                          <a:solidFill>
                            <a:srgbClr val="DCE5EE"/>
                          </a:solidFill>
                          <a:ln>
                            <a:noFill/>
                          </a:ln>
                        </wps:spPr>
                        <wps:bodyPr rot="0" vert="horz" wrap="square" lIns="91440" tIns="45720" rIns="91440" bIns="45720" anchor="t" anchorCtr="0" upright="1">
                          <a:noAutofit/>
                        </wps:bodyPr>
                      </wps:wsp>
                      <wps:wsp>
                        <wps:cNvPr id="70" name="docshape291"/>
                        <wps:cNvSpPr txBox="1"/>
                        <wps:spPr bwMode="auto">
                          <a:xfrm>
                            <a:off x="10003" y="2766"/>
                            <a:ext cx="801" cy="477"/>
                          </a:xfrm>
                          <a:prstGeom prst="rect">
                            <a:avLst/>
                          </a:prstGeom>
                          <a:solidFill>
                            <a:srgbClr val="00549F"/>
                          </a:solidFill>
                          <a:ln>
                            <a:noFill/>
                          </a:ln>
                        </wps:spPr>
                        <wps:txbx>
                          <w:txbxContent>
                            <w:p>
                              <w:pPr>
                                <w:spacing w:before="97"/>
                                <w:ind w:left="259"/>
                                <w:rPr>
                                  <w:rFonts w:ascii="Century Gothic"/>
                                  <w:b/>
                                  <w:color w:val="000000"/>
                                  <w:sz w:val="14"/>
                                </w:rPr>
                              </w:pPr>
                              <w:r>
                                <w:rPr>
                                  <w:rFonts w:ascii="Century Gothic"/>
                                  <w:b/>
                                  <w:color w:val="FFFFFF"/>
                                  <w:spacing w:val="-5"/>
                                  <w:sz w:val="14"/>
                                </w:rPr>
                                <w:t>21%</w:t>
                              </w:r>
                            </w:p>
                          </w:txbxContent>
                        </wps:txbx>
                        <wps:bodyPr rot="0" vert="horz" wrap="square" lIns="0" tIns="0" rIns="0" bIns="0" anchor="t" anchorCtr="0" upright="1">
                          <a:noAutofit/>
                        </wps:bodyPr>
                      </wps:wsp>
                    </wpg:wgp>
                  </a:graphicData>
                </a:graphic>
              </wp:anchor>
            </w:drawing>
          </mc:Choice>
          <mc:Fallback>
            <w:pict>
              <v:group id="docshapegroup289" o:spid="_x0000_s1026" o:spt="203" style="position:absolute;left:0pt;margin-left:500.15pt;margin-top:48.7pt;height:113.5pt;width:40.05pt;mso-position-horizontal-relative:page;mso-wrap-distance-bottom:0pt;mso-wrap-distance-top:0pt;z-index:-251500544;mso-width-relative:page;mso-height-relative:page;" coordorigin="10003,974" coordsize="801,2270" o:gfxdata="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OFIMg7aAAAADAEAAA8AAAAAAAAAAQAgAAAA&#10;IgAAAGRycy9kb3ducmV2LnhtbFBLAQIUABQAAAAIAIdO4kDj8LL2tAIAAFMHAAAOAAAAAAAAAAEA&#10;IAAAACkBAABkcnMvZTJvRG9jLnhtbFBLBQYAAAAABgAGAFkBAABPBgAAAAA=&#10;">
                <o:lock v:ext="edit" aspectratio="f"/>
                <v:rect id="docshape290" o:spid="_x0000_s1026" o:spt="1" style="position:absolute;left:10003;top:973;height:1793;width:801;" fillcolor="#DCE5EE" filled="t" stroked="f" coordsize="21600,21600" o:gfxdata="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azPL4A&#10;AADbAAAADwAAAAAAAAABACAAAAAiAAAAZHJzL2Rvd25yZXYueG1sUEsBAhQAFAAAAAgAh07iQDMv&#10;BZ47AAAAOQAAABAAAAAAAAAAAQAgAAAADQEAAGRycy9zaGFwZXhtbC54bWxQSwUGAAAAAAYABgBb&#10;AQAAtwMAAAAA&#10;">
                  <v:fill on="t" focussize="0,0"/>
                  <v:stroke on="f"/>
                  <v:imagedata o:title=""/>
                  <o:lock v:ext="edit" aspectratio="f"/>
                </v:rect>
                <v:shape id="docshape291" o:spid="_x0000_s1026" o:spt="202" type="#_x0000_t202" style="position:absolute;left:10003;top:2766;height:477;width:801;" fillcolor="#00549F" filled="t" stroked="f" coordsize="21600,21600" o:gfxdata="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vbPXugAAANs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97"/>
                          <w:ind w:left="259"/>
                          <w:rPr>
                            <w:rFonts w:ascii="Century Gothic"/>
                            <w:b/>
                            <w:color w:val="000000"/>
                            <w:sz w:val="14"/>
                          </w:rPr>
                        </w:pPr>
                        <w:r>
                          <w:rPr>
                            <w:rFonts w:ascii="Century Gothic"/>
                            <w:b/>
                            <w:color w:val="FFFFFF"/>
                            <w:spacing w:val="-5"/>
                            <w:sz w:val="14"/>
                          </w:rPr>
                          <w:t>21%</w:t>
                        </w:r>
                      </w:p>
                    </w:txbxContent>
                  </v:textbox>
                </v:shape>
                <w10:wrap type="topAndBottom"/>
              </v:group>
            </w:pict>
          </mc:Fallback>
        </mc:AlternateContent>
      </w:r>
    </w:p>
    <w:p>
      <w:pPr>
        <w:pStyle w:val="6"/>
        <w:spacing w:before="5"/>
        <w:rPr>
          <w:lang w:eastAsia="zh-CN"/>
        </w:rPr>
      </w:pPr>
    </w:p>
    <w:p>
      <w:pPr>
        <w:pStyle w:val="6"/>
        <w:spacing w:before="8"/>
        <w:rPr>
          <w:sz w:val="5"/>
          <w:lang w:eastAsia="zh-CN"/>
        </w:rPr>
      </w:pPr>
    </w:p>
    <w:p>
      <w:pPr>
        <w:rPr>
          <w:sz w:val="5"/>
          <w:lang w:eastAsia="zh-CN"/>
        </w:rPr>
        <w:sectPr>
          <w:pgSz w:w="12240" w:h="15840"/>
          <w:pgMar w:top="1220" w:right="0" w:bottom="860" w:left="520" w:header="0" w:footer="675" w:gutter="0"/>
          <w:cols w:space="720" w:num="1"/>
        </w:sectPr>
      </w:pPr>
    </w:p>
    <w:p>
      <w:pPr>
        <w:spacing w:before="86" w:line="235" w:lineRule="auto"/>
        <w:ind w:left="987"/>
        <w:jc w:val="center"/>
        <w:rPr>
          <w:sz w:val="12"/>
        </w:rPr>
      </w:pPr>
      <w:r>
        <w:rPr>
          <w:color w:val="231F37"/>
          <w:spacing w:val="-4"/>
          <w:w w:val="115"/>
          <w:sz w:val="12"/>
        </w:rPr>
        <w:t>Data</w:t>
      </w:r>
      <w:r>
        <w:rPr>
          <w:color w:val="231F37"/>
          <w:spacing w:val="-6"/>
          <w:w w:val="115"/>
          <w:sz w:val="12"/>
        </w:rPr>
        <w:t xml:space="preserve"> </w:t>
      </w:r>
      <w:r>
        <w:rPr>
          <w:color w:val="231F37"/>
          <w:spacing w:val="-4"/>
          <w:w w:val="115"/>
          <w:sz w:val="12"/>
        </w:rPr>
        <w:t>quality</w:t>
      </w:r>
      <w:r>
        <w:rPr>
          <w:color w:val="231F37"/>
          <w:spacing w:val="40"/>
          <w:w w:val="115"/>
          <w:sz w:val="12"/>
        </w:rPr>
        <w:t xml:space="preserve"> </w:t>
      </w:r>
      <w:r>
        <w:rPr>
          <w:color w:val="231F37"/>
          <w:spacing w:val="-2"/>
          <w:w w:val="115"/>
          <w:sz w:val="12"/>
        </w:rPr>
        <w:t>(e.g.,</w:t>
      </w:r>
      <w:r>
        <w:rPr>
          <w:color w:val="231F37"/>
          <w:spacing w:val="40"/>
          <w:w w:val="115"/>
          <w:sz w:val="12"/>
        </w:rPr>
        <w:t xml:space="preserve"> </w:t>
      </w:r>
      <w:r>
        <w:rPr>
          <w:color w:val="231F37"/>
          <w:spacing w:val="-2"/>
          <w:w w:val="115"/>
          <w:sz w:val="12"/>
        </w:rPr>
        <w:t>unintended</w:t>
      </w:r>
      <w:r>
        <w:rPr>
          <w:color w:val="231F37"/>
          <w:spacing w:val="40"/>
          <w:w w:val="115"/>
          <w:sz w:val="12"/>
        </w:rPr>
        <w:t xml:space="preserve"> </w:t>
      </w:r>
      <w:r>
        <w:rPr>
          <w:color w:val="231F37"/>
          <w:spacing w:val="-2"/>
          <w:w w:val="115"/>
          <w:sz w:val="12"/>
        </w:rPr>
        <w:t>bias)</w:t>
      </w:r>
    </w:p>
    <w:p>
      <w:pPr>
        <w:spacing w:before="86" w:line="235" w:lineRule="auto"/>
        <w:ind w:left="346" w:firstLine="162"/>
        <w:rPr>
          <w:lang w:eastAsia="zh-CN"/>
        </w:rPr>
      </w:pPr>
    </w:p>
    <w:p>
      <w:pPr>
        <w:spacing w:before="86" w:line="235" w:lineRule="auto"/>
        <w:ind w:left="346" w:firstLine="162"/>
        <w:rPr>
          <w:sz w:val="12"/>
        </w:rPr>
      </w:pPr>
      <w:r>
        <w:br w:type="column"/>
      </w:r>
      <w:r>
        <w:rPr>
          <w:color w:val="231F37"/>
          <w:w w:val="115"/>
          <w:sz w:val="12"/>
        </w:rPr>
        <w:t>Lack</w:t>
      </w:r>
      <w:r>
        <w:rPr>
          <w:color w:val="231F37"/>
          <w:spacing w:val="-8"/>
          <w:w w:val="115"/>
          <w:sz w:val="12"/>
        </w:rPr>
        <w:t xml:space="preserve"> </w:t>
      </w:r>
      <w:r>
        <w:rPr>
          <w:color w:val="231F37"/>
          <w:w w:val="115"/>
          <w:sz w:val="12"/>
        </w:rPr>
        <w:t>of</w:t>
      </w:r>
      <w:r>
        <w:rPr>
          <w:color w:val="231F37"/>
          <w:spacing w:val="40"/>
          <w:w w:val="115"/>
          <w:sz w:val="12"/>
        </w:rPr>
        <w:t xml:space="preserve"> </w:t>
      </w:r>
      <w:r>
        <w:rPr>
          <w:color w:val="231F37"/>
          <w:spacing w:val="-4"/>
          <w:w w:val="115"/>
          <w:sz w:val="12"/>
        </w:rPr>
        <w:t>transparency</w:t>
      </w:r>
    </w:p>
    <w:p>
      <w:pPr>
        <w:spacing w:before="86" w:line="235" w:lineRule="auto"/>
        <w:ind w:left="332"/>
        <w:jc w:val="center"/>
        <w:rPr>
          <w:sz w:val="12"/>
        </w:rPr>
      </w:pPr>
      <w:r>
        <w:br w:type="column"/>
      </w:r>
      <w:r>
        <w:rPr>
          <w:color w:val="231F37"/>
          <w:w w:val="115"/>
          <w:sz w:val="12"/>
        </w:rPr>
        <w:t>Skills</w:t>
      </w:r>
      <w:r>
        <w:rPr>
          <w:color w:val="231F37"/>
          <w:spacing w:val="-8"/>
          <w:w w:val="115"/>
          <w:sz w:val="12"/>
        </w:rPr>
        <w:t xml:space="preserve"> </w:t>
      </w:r>
      <w:r>
        <w:rPr>
          <w:color w:val="231F37"/>
          <w:w w:val="115"/>
          <w:sz w:val="12"/>
        </w:rPr>
        <w:t>and</w:t>
      </w:r>
      <w:r>
        <w:rPr>
          <w:color w:val="231F37"/>
          <w:spacing w:val="40"/>
          <w:w w:val="115"/>
          <w:sz w:val="12"/>
        </w:rPr>
        <w:t xml:space="preserve"> </w:t>
      </w:r>
      <w:r>
        <w:rPr>
          <w:color w:val="231F37"/>
          <w:spacing w:val="-4"/>
          <w:w w:val="115"/>
          <w:sz w:val="12"/>
        </w:rPr>
        <w:t>expertise</w:t>
      </w:r>
      <w:r>
        <w:rPr>
          <w:color w:val="231F37"/>
          <w:spacing w:val="-6"/>
          <w:w w:val="115"/>
          <w:sz w:val="12"/>
        </w:rPr>
        <w:t xml:space="preserve"> </w:t>
      </w:r>
      <w:r>
        <w:rPr>
          <w:color w:val="231F37"/>
          <w:spacing w:val="-4"/>
          <w:w w:val="115"/>
          <w:sz w:val="12"/>
        </w:rPr>
        <w:t>for</w:t>
      </w:r>
      <w:r>
        <w:rPr>
          <w:color w:val="231F37"/>
          <w:spacing w:val="40"/>
          <w:w w:val="115"/>
          <w:sz w:val="12"/>
        </w:rPr>
        <w:t xml:space="preserve"> </w:t>
      </w:r>
      <w:r>
        <w:rPr>
          <w:color w:val="231F37"/>
          <w:spacing w:val="-2"/>
          <w:w w:val="115"/>
          <w:sz w:val="12"/>
        </w:rPr>
        <w:t>managing</w:t>
      </w:r>
    </w:p>
    <w:p>
      <w:pPr>
        <w:tabs>
          <w:tab w:val="left" w:pos="1372"/>
          <w:tab w:val="left" w:pos="2634"/>
        </w:tabs>
        <w:spacing w:before="84"/>
        <w:ind w:left="275"/>
        <w:rPr>
          <w:sz w:val="12"/>
        </w:rPr>
      </w:pPr>
      <w:r>
        <w:br w:type="column"/>
      </w:r>
      <w:r>
        <w:rPr>
          <w:color w:val="231F37"/>
          <w:w w:val="110"/>
          <w:sz w:val="12"/>
        </w:rPr>
        <w:t>Data</w:t>
      </w:r>
      <w:r>
        <w:rPr>
          <w:color w:val="231F37"/>
          <w:spacing w:val="-1"/>
          <w:w w:val="110"/>
          <w:sz w:val="12"/>
        </w:rPr>
        <w:t xml:space="preserve"> </w:t>
      </w:r>
      <w:r>
        <w:rPr>
          <w:color w:val="231F37"/>
          <w:spacing w:val="-2"/>
          <w:w w:val="115"/>
          <w:sz w:val="12"/>
        </w:rPr>
        <w:t>poisoning</w:t>
      </w:r>
      <w:r>
        <w:rPr>
          <w:color w:val="231F37"/>
          <w:sz w:val="12"/>
        </w:rPr>
        <w:tab/>
      </w:r>
      <w:r>
        <w:rPr>
          <w:color w:val="231F37"/>
          <w:spacing w:val="-2"/>
          <w:w w:val="115"/>
          <w:sz w:val="12"/>
        </w:rPr>
        <w:t>Hallucinations</w:t>
      </w:r>
      <w:r>
        <w:rPr>
          <w:color w:val="231F37"/>
          <w:sz w:val="12"/>
        </w:rPr>
        <w:tab/>
      </w:r>
      <w:r>
        <w:rPr>
          <w:color w:val="231F37"/>
          <w:spacing w:val="-4"/>
          <w:w w:val="115"/>
          <w:sz w:val="12"/>
        </w:rPr>
        <w:t>Privacy</w:t>
      </w:r>
    </w:p>
    <w:p>
      <w:pPr>
        <w:spacing w:before="86" w:line="235" w:lineRule="auto"/>
        <w:ind w:left="726" w:hanging="314"/>
        <w:rPr>
          <w:sz w:val="12"/>
        </w:rPr>
      </w:pPr>
      <w:r>
        <w:br w:type="column"/>
      </w:r>
      <w:r>
        <w:rPr>
          <w:color w:val="231F37"/>
          <w:spacing w:val="-4"/>
          <w:w w:val="115"/>
          <w:sz w:val="12"/>
        </w:rPr>
        <w:t>Data</w:t>
      </w:r>
      <w:r>
        <w:rPr>
          <w:color w:val="231F37"/>
          <w:spacing w:val="-6"/>
          <w:w w:val="115"/>
          <w:sz w:val="12"/>
        </w:rPr>
        <w:t xml:space="preserve"> </w:t>
      </w:r>
      <w:r>
        <w:rPr>
          <w:color w:val="231F37"/>
          <w:spacing w:val="-4"/>
          <w:w w:val="115"/>
          <w:sz w:val="12"/>
        </w:rPr>
        <w:t>leakage</w:t>
      </w:r>
      <w:r>
        <w:rPr>
          <w:color w:val="231F37"/>
          <w:spacing w:val="-5"/>
          <w:w w:val="115"/>
          <w:sz w:val="12"/>
        </w:rPr>
        <w:t xml:space="preserve"> </w:t>
      </w:r>
      <w:r>
        <w:rPr>
          <w:color w:val="231F37"/>
          <w:spacing w:val="-4"/>
          <w:w w:val="115"/>
          <w:sz w:val="12"/>
        </w:rPr>
        <w:t>or</w:t>
      </w:r>
      <w:r>
        <w:rPr>
          <w:color w:val="231F37"/>
          <w:spacing w:val="40"/>
          <w:w w:val="115"/>
          <w:sz w:val="12"/>
        </w:rPr>
        <w:t xml:space="preserve"> </w:t>
      </w:r>
      <w:r>
        <w:rPr>
          <w:color w:val="231F37"/>
          <w:spacing w:val="-4"/>
          <w:w w:val="115"/>
          <w:sz w:val="12"/>
        </w:rPr>
        <w:t>loss</w:t>
      </w:r>
    </w:p>
    <w:p>
      <w:pPr>
        <w:spacing w:before="84"/>
        <w:ind w:left="358"/>
        <w:rPr>
          <w:sz w:val="12"/>
        </w:rPr>
      </w:pPr>
      <w:r>
        <w:br w:type="column"/>
      </w:r>
      <w:r>
        <w:rPr>
          <w:color w:val="231F37"/>
          <w:spacing w:val="-2"/>
          <w:w w:val="115"/>
          <w:sz w:val="12"/>
        </w:rPr>
        <w:t>Accuracy</w:t>
      </w:r>
    </w:p>
    <w:p>
      <w:pPr>
        <w:spacing w:before="84"/>
        <w:ind w:left="589"/>
        <w:rPr>
          <w:sz w:val="12"/>
        </w:rPr>
      </w:pPr>
      <w:r>
        <w:br w:type="column"/>
      </w:r>
      <w:r>
        <w:rPr>
          <w:color w:val="231F37"/>
          <w:spacing w:val="-2"/>
          <w:w w:val="110"/>
          <w:sz w:val="12"/>
        </w:rPr>
        <w:t>Misuse</w:t>
      </w:r>
    </w:p>
    <w:p>
      <w:pPr>
        <w:rPr>
          <w:sz w:val="12"/>
        </w:rPr>
        <w:sectPr>
          <w:type w:val="continuous"/>
          <w:pgSz w:w="12240" w:h="15840"/>
          <w:pgMar w:top="1500" w:right="0" w:bottom="280" w:left="520" w:header="0" w:footer="675" w:gutter="0"/>
          <w:cols w:equalWidth="0" w:num="7">
            <w:col w:w="1644" w:space="40"/>
            <w:col w:w="1060" w:space="39"/>
            <w:col w:w="1017" w:space="39"/>
            <w:col w:w="3026" w:space="40"/>
            <w:col w:w="1259" w:space="40"/>
            <w:col w:w="858" w:space="39"/>
            <w:col w:w="2619"/>
          </w:cols>
        </w:sectPr>
      </w:pPr>
    </w:p>
    <w:p>
      <w:pPr>
        <w:pStyle w:val="6"/>
        <w:tabs>
          <w:tab w:val="left" w:pos="851"/>
        </w:tabs>
        <w:spacing w:line="276" w:lineRule="auto"/>
        <w:ind w:left="993" w:right="1514"/>
        <w:rPr>
          <w:rFonts w:ascii="微软雅黑" w:hAnsi="微软雅黑" w:eastAsia="微软雅黑" w:cs="微软雅黑"/>
          <w:lang w:val="zh-CN" w:eastAsia="zh-CN"/>
        </w:rPr>
      </w:pPr>
    </w:p>
    <w:p>
      <w:pPr>
        <w:pStyle w:val="6"/>
        <w:spacing w:before="9"/>
        <w:rPr>
          <w:sz w:val="24"/>
          <w:lang w:eastAsia="zh-CN"/>
        </w:rPr>
      </w:pPr>
      <w:r>
        <mc:AlternateContent>
          <mc:Choice Requires="wps">
            <w:drawing>
              <wp:anchor distT="0" distB="0" distL="0" distR="0" simplePos="0" relativeHeight="251824128" behindDoc="1" locked="0" layoutInCell="1" allowOverlap="1">
                <wp:simplePos x="0" y="0"/>
                <wp:positionH relativeFrom="page">
                  <wp:posOffset>1911350</wp:posOffset>
                </wp:positionH>
                <wp:positionV relativeFrom="paragraph">
                  <wp:posOffset>207645</wp:posOffset>
                </wp:positionV>
                <wp:extent cx="3887470" cy="236855"/>
                <wp:effectExtent l="0" t="0" r="11430" b="4445"/>
                <wp:wrapTopAndBottom/>
                <wp:docPr id="71" name="docshape264"/>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70"/>
                              <w:ind w:left="237"/>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您最担心的有关</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在安全领域的问题有哪些？（最多选择</w:t>
                            </w:r>
                            <w:r>
                              <w:rPr>
                                <w:rFonts w:ascii="Verdana"/>
                                <w:i/>
                                <w:color w:val="454C5B"/>
                                <w:w w:val="90"/>
                                <w:sz w:val="17"/>
                                <w:lang w:eastAsia="zh-CN"/>
                              </w:rPr>
                              <w:t xml:space="preserve"> 3 </w:t>
                            </w:r>
                            <w:r>
                              <w:rPr>
                                <w:rFonts w:hint="eastAsia" w:ascii="微软雅黑" w:hAnsi="微软雅黑" w:eastAsia="微软雅黑" w:cs="微软雅黑"/>
                                <w:i/>
                                <w:color w:val="454C5B"/>
                                <w:w w:val="90"/>
                                <w:sz w:val="17"/>
                                <w:lang w:eastAsia="zh-CN"/>
                              </w:rPr>
                              <w:t>项）</w:t>
                            </w:r>
                          </w:p>
                        </w:txbxContent>
                      </wps:txbx>
                      <wps:bodyPr rot="0" vert="horz" wrap="square" lIns="0" tIns="0" rIns="0" bIns="0" anchor="t" anchorCtr="0" upright="1">
                        <a:noAutofit/>
                      </wps:bodyPr>
                    </wps:wsp>
                  </a:graphicData>
                </a:graphic>
              </wp:anchor>
            </w:drawing>
          </mc:Choice>
          <mc:Fallback>
            <w:pict>
              <v:shape id="docshape264" o:spid="_x0000_s1026" o:spt="202" type="#_x0000_t202" style="position:absolute;left:0pt;margin-left:150.5pt;margin-top:16.35pt;height:18.65pt;width:306.1pt;mso-position-horizontal-relative:page;mso-wrap-distance-bottom:0pt;mso-wrap-distance-top:0pt;z-index:-251492352;mso-width-relative:page;mso-height-relative:page;" fillcolor="#EEF3F8" filled="t" stroked="f" coordsize="21600,21600" o:gfxdata="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KCKedcAAAAJAQAADwAAAAAAAAABACAAAAAiAAAAZHJzL2Rvd25yZXYu&#10;eG1sUEsBAhQAFAAAAAgAh07iQAPSh4f8AQAA/wMAAA4AAAAAAAAAAQAgAAAAJgEAAGRycy9lMm9E&#10;b2MueG1sUEsFBgAAAAAGAAYAWQEAAJQFAAAAAA==&#10;">
                <v:fill on="t" focussize="0,0"/>
                <v:stroke on="f"/>
                <v:imagedata o:title=""/>
                <o:lock v:ext="edit" aspectratio="f"/>
                <v:textbox inset="0mm,0mm,0mm,0mm">
                  <w:txbxContent>
                    <w:p>
                      <w:pPr>
                        <w:spacing w:before="70"/>
                        <w:ind w:left="237"/>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您最担心的有关</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在安全领域的问题有哪些？（最多选择</w:t>
                      </w:r>
                      <w:r>
                        <w:rPr>
                          <w:rFonts w:ascii="Verdana"/>
                          <w:i/>
                          <w:color w:val="454C5B"/>
                          <w:w w:val="90"/>
                          <w:sz w:val="17"/>
                          <w:lang w:eastAsia="zh-CN"/>
                        </w:rPr>
                        <w:t xml:space="preserve"> 3 </w:t>
                      </w:r>
                      <w:r>
                        <w:rPr>
                          <w:rFonts w:hint="eastAsia" w:ascii="微软雅黑" w:hAnsi="微软雅黑" w:eastAsia="微软雅黑" w:cs="微软雅黑"/>
                          <w:i/>
                          <w:color w:val="454C5B"/>
                          <w:w w:val="90"/>
                          <w:sz w:val="17"/>
                          <w:lang w:eastAsia="zh-CN"/>
                        </w:rPr>
                        <w:t>项）</w:t>
                      </w:r>
                    </w:p>
                  </w:txbxContent>
                </v:textbox>
                <w10:wrap type="topAndBottom"/>
              </v:shape>
            </w:pict>
          </mc:Fallback>
        </mc:AlternateContent>
      </w:r>
      <w:r>
        <mc:AlternateContent>
          <mc:Choice Requires="wpg">
            <w:drawing>
              <wp:anchor distT="0" distB="0" distL="0" distR="0" simplePos="0" relativeHeight="251825152" behindDoc="1" locked="0" layoutInCell="1" allowOverlap="1">
                <wp:simplePos x="0" y="0"/>
                <wp:positionH relativeFrom="page">
                  <wp:posOffset>911860</wp:posOffset>
                </wp:positionH>
                <wp:positionV relativeFrom="paragraph">
                  <wp:posOffset>618490</wp:posOffset>
                </wp:positionV>
                <wp:extent cx="508635" cy="1441450"/>
                <wp:effectExtent l="0" t="635" r="12065" b="5715"/>
                <wp:wrapTopAndBottom/>
                <wp:docPr id="72" name="docshapegroup265"/>
                <wp:cNvGraphicFramePr/>
                <a:graphic xmlns:a="http://schemas.openxmlformats.org/drawingml/2006/main">
                  <a:graphicData uri="http://schemas.microsoft.com/office/word/2010/wordprocessingGroup">
                    <wpg:wgp>
                      <wpg:cNvGrpSpPr/>
                      <wpg:grpSpPr>
                        <a:xfrm>
                          <a:off x="0" y="0"/>
                          <a:ext cx="508635" cy="1441450"/>
                          <a:chOff x="1436" y="974"/>
                          <a:chExt cx="801" cy="2270"/>
                        </a:xfrm>
                      </wpg:grpSpPr>
                      <wps:wsp>
                        <wps:cNvPr id="73" name="docshape266"/>
                        <wps:cNvSpPr/>
                        <wps:spPr bwMode="auto">
                          <a:xfrm>
                            <a:off x="1436" y="973"/>
                            <a:ext cx="801" cy="1408"/>
                          </a:xfrm>
                          <a:prstGeom prst="rect">
                            <a:avLst/>
                          </a:prstGeom>
                          <a:solidFill>
                            <a:srgbClr val="DCE5EE"/>
                          </a:solidFill>
                          <a:ln>
                            <a:noFill/>
                          </a:ln>
                        </wps:spPr>
                        <wps:bodyPr rot="0" vert="horz" wrap="square" lIns="91440" tIns="45720" rIns="91440" bIns="45720" anchor="t" anchorCtr="0" upright="1">
                          <a:noAutofit/>
                        </wps:bodyPr>
                      </wps:wsp>
                      <wps:wsp>
                        <wps:cNvPr id="74" name="docshape267"/>
                        <wps:cNvSpPr txBox="1"/>
                        <wps:spPr bwMode="auto">
                          <a:xfrm>
                            <a:off x="1436" y="2380"/>
                            <a:ext cx="801" cy="863"/>
                          </a:xfrm>
                          <a:prstGeom prst="rect">
                            <a:avLst/>
                          </a:prstGeom>
                          <a:solidFill>
                            <a:srgbClr val="00549F"/>
                          </a:solidFill>
                          <a:ln>
                            <a:noFill/>
                          </a:ln>
                        </wps:spPr>
                        <wps:txbx>
                          <w:txbxContent>
                            <w:p>
                              <w:pPr>
                                <w:spacing w:before="137"/>
                                <w:ind w:left="251"/>
                                <w:rPr>
                                  <w:rFonts w:ascii="Century Gothic"/>
                                  <w:b/>
                                  <w:color w:val="000000"/>
                                  <w:sz w:val="14"/>
                                </w:rPr>
                              </w:pPr>
                              <w:r>
                                <w:rPr>
                                  <w:rFonts w:ascii="Century Gothic"/>
                                  <w:b/>
                                  <w:color w:val="FFFFFF"/>
                                  <w:spacing w:val="-5"/>
                                  <w:w w:val="110"/>
                                  <w:sz w:val="14"/>
                                </w:rPr>
                                <w:t>38%</w:t>
                              </w:r>
                            </w:p>
                          </w:txbxContent>
                        </wps:txbx>
                        <wps:bodyPr rot="0" vert="horz" wrap="square" lIns="0" tIns="0" rIns="0" bIns="0" anchor="t" anchorCtr="0" upright="1">
                          <a:noAutofit/>
                        </wps:bodyPr>
                      </wps:wsp>
                    </wpg:wgp>
                  </a:graphicData>
                </a:graphic>
              </wp:anchor>
            </w:drawing>
          </mc:Choice>
          <mc:Fallback>
            <w:pict>
              <v:group id="docshapegroup265" o:spid="_x0000_s1026" o:spt="203" style="position:absolute;left:0pt;margin-left:71.8pt;margin-top:48.7pt;height:113.5pt;width:40.05pt;mso-position-horizontal-relative:page;mso-wrap-distance-bottom:0pt;mso-wrap-distance-top:0pt;z-index:-251491328;mso-width-relative:page;mso-height-relative:page;" coordorigin="1436,974" coordsize="801,2270" o:gfxdata="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a7n0A9oAAAAKAQAADwAAAAAAAAABACAAAAAiAAAAZHJzL2Rvd25yZXYu&#10;eG1sUEsBAhQAFAAAAAgAh07iQBnGytKkAgAAUAcAAA4AAAAAAAAAAQAgAAAAKQEAAGRycy9lMm9E&#10;b2MueG1sUEsFBgAAAAAGAAYAWQEAAD8GAAAAAA==&#10;">
                <o:lock v:ext="edit" aspectratio="f"/>
                <v:rect id="docshape266" o:spid="_x0000_s1026" o:spt="1" style="position:absolute;left:1436;top:973;height:1408;width:801;" fillcolor="#DCE5EE" filled="t" stroked="f" coordsize="21600,21600" o:gfxdata="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HEgu/&#10;AAAA2wAAAA8AAAAAAAAAAQAgAAAAIgAAAGRycy9kb3ducmV2LnhtbFBLAQIUABQAAAAIAIdO4kAz&#10;LwWeOwAAADkAAAAQAAAAAAAAAAEAIAAAAA4BAABkcnMvc2hhcGV4bWwueG1sUEsFBgAAAAAGAAYA&#10;WwEAALgDAAAAAA==&#10;">
                  <v:fill on="t" focussize="0,0"/>
                  <v:stroke on="f"/>
                  <v:imagedata o:title=""/>
                  <o:lock v:ext="edit" aspectratio="f"/>
                </v:rect>
                <v:shape id="docshape267" o:spid="_x0000_s1026" o:spt="202" type="#_x0000_t202" style="position:absolute;left:1436;top:2380;height:863;width:801;" fillcolor="#00549F" filled="t" stroked="f" coordsize="21600,21600" o:gfxdata="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hrXU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137"/>
                          <w:ind w:left="251"/>
                          <w:rPr>
                            <w:rFonts w:ascii="Century Gothic"/>
                            <w:b/>
                            <w:color w:val="000000"/>
                            <w:sz w:val="14"/>
                          </w:rPr>
                        </w:pPr>
                        <w:r>
                          <w:rPr>
                            <w:rFonts w:ascii="Century Gothic"/>
                            <w:b/>
                            <w:color w:val="FFFFFF"/>
                            <w:spacing w:val="-5"/>
                            <w:w w:val="110"/>
                            <w:sz w:val="14"/>
                          </w:rPr>
                          <w:t>38%</w:t>
                        </w:r>
                      </w:p>
                    </w:txbxContent>
                  </v:textbox>
                </v:shape>
                <w10:wrap type="topAndBottom"/>
              </v:group>
            </w:pict>
          </mc:Fallback>
        </mc:AlternateContent>
      </w:r>
      <w:r>
        <mc:AlternateContent>
          <mc:Choice Requires="wpg">
            <w:drawing>
              <wp:anchor distT="0" distB="0" distL="0" distR="0" simplePos="0" relativeHeight="251826176" behindDoc="1" locked="0" layoutInCell="1" allowOverlap="1">
                <wp:simplePos x="0" y="0"/>
                <wp:positionH relativeFrom="page">
                  <wp:posOffset>1591945</wp:posOffset>
                </wp:positionH>
                <wp:positionV relativeFrom="paragraph">
                  <wp:posOffset>618490</wp:posOffset>
                </wp:positionV>
                <wp:extent cx="508635" cy="1441450"/>
                <wp:effectExtent l="0" t="635" r="12065" b="5715"/>
                <wp:wrapTopAndBottom/>
                <wp:docPr id="75" name="docshapegroup268"/>
                <wp:cNvGraphicFramePr/>
                <a:graphic xmlns:a="http://schemas.openxmlformats.org/drawingml/2006/main">
                  <a:graphicData uri="http://schemas.microsoft.com/office/word/2010/wordprocessingGroup">
                    <wpg:wgp>
                      <wpg:cNvGrpSpPr/>
                      <wpg:grpSpPr>
                        <a:xfrm>
                          <a:off x="0" y="0"/>
                          <a:ext cx="508635" cy="1441450"/>
                          <a:chOff x="2507" y="974"/>
                          <a:chExt cx="801" cy="2270"/>
                        </a:xfrm>
                      </wpg:grpSpPr>
                      <wps:wsp>
                        <wps:cNvPr id="76" name="docshape269"/>
                        <wps:cNvSpPr/>
                        <wps:spPr bwMode="auto">
                          <a:xfrm>
                            <a:off x="2507" y="973"/>
                            <a:ext cx="801" cy="1453"/>
                          </a:xfrm>
                          <a:prstGeom prst="rect">
                            <a:avLst/>
                          </a:prstGeom>
                          <a:solidFill>
                            <a:srgbClr val="DCE5EE"/>
                          </a:solidFill>
                          <a:ln>
                            <a:noFill/>
                          </a:ln>
                        </wps:spPr>
                        <wps:bodyPr rot="0" vert="horz" wrap="square" lIns="91440" tIns="45720" rIns="91440" bIns="45720" anchor="t" anchorCtr="0" upright="1">
                          <a:noAutofit/>
                        </wps:bodyPr>
                      </wps:wsp>
                      <wps:wsp>
                        <wps:cNvPr id="77" name="docshape270"/>
                        <wps:cNvSpPr txBox="1"/>
                        <wps:spPr bwMode="auto">
                          <a:xfrm>
                            <a:off x="2507" y="2426"/>
                            <a:ext cx="801" cy="818"/>
                          </a:xfrm>
                          <a:prstGeom prst="rect">
                            <a:avLst/>
                          </a:prstGeom>
                          <a:solidFill>
                            <a:srgbClr val="00549F"/>
                          </a:solidFill>
                          <a:ln>
                            <a:noFill/>
                          </a:ln>
                        </wps:spPr>
                        <wps:txbx>
                          <w:txbxContent>
                            <w:p>
                              <w:pPr>
                                <w:spacing w:before="139"/>
                                <w:ind w:left="252"/>
                                <w:rPr>
                                  <w:rFonts w:ascii="Century Gothic"/>
                                  <w:b/>
                                  <w:color w:val="000000"/>
                                  <w:sz w:val="14"/>
                                </w:rPr>
                              </w:pPr>
                              <w:r>
                                <w:rPr>
                                  <w:rFonts w:ascii="Century Gothic"/>
                                  <w:b/>
                                  <w:color w:val="FFFFFF"/>
                                  <w:spacing w:val="-5"/>
                                  <w:w w:val="105"/>
                                  <w:sz w:val="14"/>
                                </w:rPr>
                                <w:t>36%</w:t>
                              </w:r>
                            </w:p>
                          </w:txbxContent>
                        </wps:txbx>
                        <wps:bodyPr rot="0" vert="horz" wrap="square" lIns="0" tIns="0" rIns="0" bIns="0" anchor="t" anchorCtr="0" upright="1">
                          <a:noAutofit/>
                        </wps:bodyPr>
                      </wps:wsp>
                    </wpg:wgp>
                  </a:graphicData>
                </a:graphic>
              </wp:anchor>
            </w:drawing>
          </mc:Choice>
          <mc:Fallback>
            <w:pict>
              <v:group id="docshapegroup268" o:spid="_x0000_s1026" o:spt="203" style="position:absolute;left:0pt;margin-left:125.35pt;margin-top:48.7pt;height:113.5pt;width:40.05pt;mso-position-horizontal-relative:page;mso-wrap-distance-bottom:0pt;mso-wrap-distance-top:0pt;z-index:-251490304;mso-width-relative:page;mso-height-relative:page;" coordorigin="2507,974" coordsize="801,2270" o:gfxdata="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&#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J14upHbAAAACgEAAA8AAAAAAAAAAQAgAAAAIgAAAGRy&#10;cy9kb3ducmV2LnhtbFBLAQIUABQAAAAIAIdO4kBFtCA0rQIAAFAHAAAOAAAAAAAAAAEAIAAAACoB&#10;AABkcnMvZTJvRG9jLnhtbFBLBQYAAAAABgAGAFkBAABJBgAAAAA=&#10;">
                <o:lock v:ext="edit" aspectratio="f"/>
                <v:rect id="docshape269" o:spid="_x0000_s1026" o:spt="1" style="position:absolute;left:2507;top:973;height:1453;width:801;" fillcolor="#DCE5EE" filled="t" stroked="f" coordsize="21600,21600" o:gfxdata="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Cxk74A&#10;AADbAAAADwAAAAAAAAABACAAAAAiAAAAZHJzL2Rvd25yZXYueG1sUEsBAhQAFAAAAAgAh07iQDMv&#10;BZ47AAAAOQAAABAAAAAAAAAAAQAgAAAADQEAAGRycy9zaGFwZXhtbC54bWxQSwUGAAAAAAYABgBb&#10;AQAAtwMAAAAA&#10;">
                  <v:fill on="t" focussize="0,0"/>
                  <v:stroke on="f"/>
                  <v:imagedata o:title=""/>
                  <o:lock v:ext="edit" aspectratio="f"/>
                </v:rect>
                <v:shape id="docshape270" o:spid="_x0000_s1026" o:spt="202" type="#_x0000_t202" style="position:absolute;left:2507;top:2426;height:818;width:801;" fillcolor="#00549F" filled="t" stroked="f" coordsize="21600,21600" o:gfxdata="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VCuj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139"/>
                          <w:ind w:left="252"/>
                          <w:rPr>
                            <w:rFonts w:ascii="Century Gothic"/>
                            <w:b/>
                            <w:color w:val="000000"/>
                            <w:sz w:val="14"/>
                          </w:rPr>
                        </w:pPr>
                        <w:r>
                          <w:rPr>
                            <w:rFonts w:ascii="Century Gothic"/>
                            <w:b/>
                            <w:color w:val="FFFFFF"/>
                            <w:spacing w:val="-5"/>
                            <w:w w:val="105"/>
                            <w:sz w:val="14"/>
                          </w:rPr>
                          <w:t>36%</w:t>
                        </w:r>
                      </w:p>
                    </w:txbxContent>
                  </v:textbox>
                </v:shape>
                <w10:wrap type="topAndBottom"/>
              </v:group>
            </w:pict>
          </mc:Fallback>
        </mc:AlternateContent>
      </w:r>
      <w:r>
        <mc:AlternateContent>
          <mc:Choice Requires="wpg">
            <w:drawing>
              <wp:anchor distT="0" distB="0" distL="0" distR="0" simplePos="0" relativeHeight="251827200" behindDoc="1" locked="0" layoutInCell="1" allowOverlap="1">
                <wp:simplePos x="0" y="0"/>
                <wp:positionH relativeFrom="page">
                  <wp:posOffset>2272030</wp:posOffset>
                </wp:positionH>
                <wp:positionV relativeFrom="paragraph">
                  <wp:posOffset>618490</wp:posOffset>
                </wp:positionV>
                <wp:extent cx="508635" cy="1441450"/>
                <wp:effectExtent l="0" t="635" r="12065" b="5715"/>
                <wp:wrapTopAndBottom/>
                <wp:docPr id="78" name="docshapegroup271"/>
                <wp:cNvGraphicFramePr/>
                <a:graphic xmlns:a="http://schemas.openxmlformats.org/drawingml/2006/main">
                  <a:graphicData uri="http://schemas.microsoft.com/office/word/2010/wordprocessingGroup">
                    <wpg:wgp>
                      <wpg:cNvGrpSpPr/>
                      <wpg:grpSpPr>
                        <a:xfrm>
                          <a:off x="0" y="0"/>
                          <a:ext cx="508635" cy="1441450"/>
                          <a:chOff x="3578" y="974"/>
                          <a:chExt cx="801" cy="2270"/>
                        </a:xfrm>
                      </wpg:grpSpPr>
                      <wps:wsp>
                        <wps:cNvPr id="79" name="docshape272"/>
                        <wps:cNvSpPr/>
                        <wps:spPr bwMode="auto">
                          <a:xfrm>
                            <a:off x="3578" y="973"/>
                            <a:ext cx="801" cy="1484"/>
                          </a:xfrm>
                          <a:prstGeom prst="rect">
                            <a:avLst/>
                          </a:prstGeom>
                          <a:solidFill>
                            <a:srgbClr val="DCE5EE"/>
                          </a:solidFill>
                          <a:ln>
                            <a:noFill/>
                          </a:ln>
                        </wps:spPr>
                        <wps:bodyPr rot="0" vert="horz" wrap="square" lIns="91440" tIns="45720" rIns="91440" bIns="45720" anchor="t" anchorCtr="0" upright="1">
                          <a:noAutofit/>
                        </wps:bodyPr>
                      </wps:wsp>
                      <wps:wsp>
                        <wps:cNvPr id="80" name="docshape273"/>
                        <wps:cNvSpPr txBox="1"/>
                        <wps:spPr bwMode="auto">
                          <a:xfrm>
                            <a:off x="3578" y="2457"/>
                            <a:ext cx="801" cy="786"/>
                          </a:xfrm>
                          <a:prstGeom prst="rect">
                            <a:avLst/>
                          </a:prstGeom>
                          <a:solidFill>
                            <a:srgbClr val="00549F"/>
                          </a:solidFill>
                          <a:ln>
                            <a:noFill/>
                          </a:ln>
                        </wps:spPr>
                        <wps:txbx>
                          <w:txbxContent>
                            <w:p>
                              <w:pPr>
                                <w:spacing w:before="128"/>
                                <w:ind w:left="256"/>
                                <w:rPr>
                                  <w:rFonts w:ascii="Century Gothic"/>
                                  <w:b/>
                                  <w:color w:val="000000"/>
                                  <w:sz w:val="14"/>
                                </w:rPr>
                              </w:pPr>
                              <w:r>
                                <w:rPr>
                                  <w:rFonts w:ascii="Century Gothic"/>
                                  <w:b/>
                                  <w:color w:val="FFFFFF"/>
                                  <w:spacing w:val="-5"/>
                                  <w:w w:val="105"/>
                                  <w:sz w:val="14"/>
                                </w:rPr>
                                <w:t>33%</w:t>
                              </w:r>
                            </w:p>
                          </w:txbxContent>
                        </wps:txbx>
                        <wps:bodyPr rot="0" vert="horz" wrap="square" lIns="0" tIns="0" rIns="0" bIns="0" anchor="t" anchorCtr="0" upright="1">
                          <a:noAutofit/>
                        </wps:bodyPr>
                      </wps:wsp>
                    </wpg:wgp>
                  </a:graphicData>
                </a:graphic>
              </wp:anchor>
            </w:drawing>
          </mc:Choice>
          <mc:Fallback>
            <w:pict>
              <v:group id="docshapegroup271" o:spid="_x0000_s1026" o:spt="203" style="position:absolute;left:0pt;margin-left:178.9pt;margin-top:48.7pt;height:113.5pt;width:40.05pt;mso-position-horizontal-relative:page;mso-wrap-distance-bottom:0pt;mso-wrap-distance-top:0pt;z-index:-251489280;mso-width-relative:page;mso-height-relative:page;" coordorigin="3578,974" coordsize="801,2270" o:gfxdata="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vuoQT2wAAAAoBAAAPAAAAAAAAAAEAIAAA&#10;ACIAAABkcnMvZG93bnJldi54bWxQSwECFAAUAAAACACHTuJA+FXeNbQCAABQBwAADgAAAAAAAAAB&#10;ACAAAAAqAQAAZHJzL2Uyb0RvYy54bWxQSwUGAAAAAAYABgBZAQAAUAYAAAAA&#10;">
                <o:lock v:ext="edit" aspectratio="f"/>
                <v:rect id="docshape272" o:spid="_x0000_s1026" o:spt="1" style="position:absolute;left:3578;top:973;height:1484;width:801;" fillcolor="#DCE5EE" filled="t" stroked="f" coordsize="21600,21600" o:gfxdata="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7yXhvQAA&#10;ANsAAAAPAAAAAAAAAAEAIAAAACIAAABkcnMvZG93bnJldi54bWxQSwECFAAUAAAACACHTuJAMy8F&#10;njsAAAA5AAAAEAAAAAAAAAABACAAAAAMAQAAZHJzL3NoYXBleG1sLnhtbFBLBQYAAAAABgAGAFsB&#10;AAC2AwAAAAA=&#10;">
                  <v:fill on="t" focussize="0,0"/>
                  <v:stroke on="f"/>
                  <v:imagedata o:title=""/>
                  <o:lock v:ext="edit" aspectratio="f"/>
                </v:rect>
                <v:shape id="docshape273" o:spid="_x0000_s1026" o:spt="202" type="#_x0000_t202" style="position:absolute;left:3578;top:2457;height:786;width:801;" fillcolor="#00549F" filled="t" stroked="f" coordsize="21600,21600" o:gfxdata="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2jD8LsAAADb&#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128"/>
                          <w:ind w:left="256"/>
                          <w:rPr>
                            <w:rFonts w:ascii="Century Gothic"/>
                            <w:b/>
                            <w:color w:val="000000"/>
                            <w:sz w:val="14"/>
                          </w:rPr>
                        </w:pPr>
                        <w:r>
                          <w:rPr>
                            <w:rFonts w:ascii="Century Gothic"/>
                            <w:b/>
                            <w:color w:val="FFFFFF"/>
                            <w:spacing w:val="-5"/>
                            <w:w w:val="105"/>
                            <w:sz w:val="14"/>
                          </w:rPr>
                          <w:t>33%</w:t>
                        </w:r>
                      </w:p>
                    </w:txbxContent>
                  </v:textbox>
                </v:shape>
                <w10:wrap type="topAndBottom"/>
              </v:group>
            </w:pict>
          </mc:Fallback>
        </mc:AlternateContent>
      </w:r>
      <w:r>
        <mc:AlternateContent>
          <mc:Choice Requires="wpg">
            <w:drawing>
              <wp:anchor distT="0" distB="0" distL="0" distR="0" simplePos="0" relativeHeight="251828224" behindDoc="1" locked="0" layoutInCell="1" allowOverlap="1">
                <wp:simplePos x="0" y="0"/>
                <wp:positionH relativeFrom="page">
                  <wp:posOffset>2952115</wp:posOffset>
                </wp:positionH>
                <wp:positionV relativeFrom="paragraph">
                  <wp:posOffset>618490</wp:posOffset>
                </wp:positionV>
                <wp:extent cx="508635" cy="1441450"/>
                <wp:effectExtent l="635" t="635" r="11430" b="5715"/>
                <wp:wrapTopAndBottom/>
                <wp:docPr id="82" name="docshapegroup274"/>
                <wp:cNvGraphicFramePr/>
                <a:graphic xmlns:a="http://schemas.openxmlformats.org/drawingml/2006/main">
                  <a:graphicData uri="http://schemas.microsoft.com/office/word/2010/wordprocessingGroup">
                    <wpg:wgp>
                      <wpg:cNvGrpSpPr/>
                      <wpg:grpSpPr>
                        <a:xfrm>
                          <a:off x="0" y="0"/>
                          <a:ext cx="508635" cy="1441450"/>
                          <a:chOff x="4649" y="974"/>
                          <a:chExt cx="801" cy="2270"/>
                        </a:xfrm>
                      </wpg:grpSpPr>
                      <wps:wsp>
                        <wps:cNvPr id="84" name="docshape275"/>
                        <wps:cNvSpPr/>
                        <wps:spPr bwMode="auto">
                          <a:xfrm>
                            <a:off x="4648" y="973"/>
                            <a:ext cx="801" cy="1510"/>
                          </a:xfrm>
                          <a:prstGeom prst="rect">
                            <a:avLst/>
                          </a:prstGeom>
                          <a:solidFill>
                            <a:srgbClr val="DCE5EE"/>
                          </a:solidFill>
                          <a:ln>
                            <a:noFill/>
                          </a:ln>
                        </wps:spPr>
                        <wps:bodyPr rot="0" vert="horz" wrap="square" lIns="91440" tIns="45720" rIns="91440" bIns="45720" anchor="t" anchorCtr="0" upright="1">
                          <a:noAutofit/>
                        </wps:bodyPr>
                      </wps:wsp>
                      <wps:wsp>
                        <wps:cNvPr id="86" name="docshape276"/>
                        <wps:cNvSpPr txBox="1"/>
                        <wps:spPr bwMode="auto">
                          <a:xfrm>
                            <a:off x="4648" y="2482"/>
                            <a:ext cx="801" cy="761"/>
                          </a:xfrm>
                          <a:prstGeom prst="rect">
                            <a:avLst/>
                          </a:prstGeom>
                          <a:solidFill>
                            <a:srgbClr val="00549F"/>
                          </a:solidFill>
                          <a:ln>
                            <a:noFill/>
                          </a:ln>
                        </wps:spPr>
                        <wps:txbx>
                          <w:txbxContent>
                            <w:p>
                              <w:pPr>
                                <w:spacing w:before="123"/>
                                <w:ind w:left="250"/>
                                <w:rPr>
                                  <w:rFonts w:ascii="Century Gothic"/>
                                  <w:b/>
                                  <w:color w:val="000000"/>
                                  <w:sz w:val="14"/>
                                </w:rPr>
                              </w:pPr>
                              <w:r>
                                <w:rPr>
                                  <w:rFonts w:ascii="Century Gothic"/>
                                  <w:b/>
                                  <w:color w:val="FFFFFF"/>
                                  <w:spacing w:val="-5"/>
                                  <w:w w:val="110"/>
                                  <w:sz w:val="14"/>
                                </w:rPr>
                                <w:t>28%</w:t>
                              </w:r>
                            </w:p>
                          </w:txbxContent>
                        </wps:txbx>
                        <wps:bodyPr rot="0" vert="horz" wrap="square" lIns="0" tIns="0" rIns="0" bIns="0" anchor="t" anchorCtr="0" upright="1">
                          <a:noAutofit/>
                        </wps:bodyPr>
                      </wps:wsp>
                    </wpg:wgp>
                  </a:graphicData>
                </a:graphic>
              </wp:anchor>
            </w:drawing>
          </mc:Choice>
          <mc:Fallback>
            <w:pict>
              <v:group id="docshapegroup274" o:spid="_x0000_s1026" o:spt="203" style="position:absolute;left:0pt;margin-left:232.45pt;margin-top:48.7pt;height:113.5pt;width:40.05pt;mso-position-horizontal-relative:page;mso-wrap-distance-bottom:0pt;mso-wrap-distance-top:0pt;z-index:-251488256;mso-width-relative:page;mso-height-relative:page;" coordorigin="4649,974" coordsize="801,2270" o:gfxdata="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uUMGStsAAAAKAQAADwAAAAAAAAABACAAAAAi&#10;AAAAZHJzL2Rvd25yZXYueG1sUEsBAhQAFAAAAAgAh07iQOWluo2yAgAAUAcAAA4AAAAAAAAAAQAg&#10;AAAAKgEAAGRycy9lMm9Eb2MueG1sUEsFBgAAAAAGAAYAWQEAAE4GAAAAAA==&#10;">
                <o:lock v:ext="edit" aspectratio="f"/>
                <v:rect id="docshape275" o:spid="_x0000_s1026" o:spt="1" style="position:absolute;left:4648;top:973;height:1510;width:801;" fillcolor="#DCE5EE" filled="t" stroked="f" coordsize="21600,21600" o:gfxdata="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O/pYvQAA&#10;ANsAAAAPAAAAAAAAAAEAIAAAACIAAABkcnMvZG93bnJldi54bWxQSwECFAAUAAAACACHTuJAMy8F&#10;njsAAAA5AAAAEAAAAAAAAAABACAAAAAMAQAAZHJzL3NoYXBleG1sLnhtbFBLBQYAAAAABgAGAFsB&#10;AAC2AwAAAAA=&#10;">
                  <v:fill on="t" focussize="0,0"/>
                  <v:stroke on="f"/>
                  <v:imagedata o:title=""/>
                  <o:lock v:ext="edit" aspectratio="f"/>
                </v:rect>
                <v:shape id="docshape276" o:spid="_x0000_s1026" o:spt="202" type="#_x0000_t202" style="position:absolute;left:4648;top:2482;height:761;width:801;" fillcolor="#00549F" filled="t" stroked="f" coordsize="21600,21600" o:gfxdata="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f4f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123"/>
                          <w:ind w:left="250"/>
                          <w:rPr>
                            <w:rFonts w:ascii="Century Gothic"/>
                            <w:b/>
                            <w:color w:val="000000"/>
                            <w:sz w:val="14"/>
                          </w:rPr>
                        </w:pPr>
                        <w:r>
                          <w:rPr>
                            <w:rFonts w:ascii="Century Gothic"/>
                            <w:b/>
                            <w:color w:val="FFFFFF"/>
                            <w:spacing w:val="-5"/>
                            <w:w w:val="110"/>
                            <w:sz w:val="14"/>
                          </w:rPr>
                          <w:t>28%</w:t>
                        </w:r>
                      </w:p>
                    </w:txbxContent>
                  </v:textbox>
                </v:shape>
                <w10:wrap type="topAndBottom"/>
              </v:group>
            </w:pict>
          </mc:Fallback>
        </mc:AlternateContent>
      </w:r>
      <w:r>
        <mc:AlternateContent>
          <mc:Choice Requires="wpg">
            <w:drawing>
              <wp:anchor distT="0" distB="0" distL="0" distR="0" simplePos="0" relativeHeight="251829248" behindDoc="1" locked="0" layoutInCell="1" allowOverlap="1">
                <wp:simplePos x="0" y="0"/>
                <wp:positionH relativeFrom="page">
                  <wp:posOffset>3632200</wp:posOffset>
                </wp:positionH>
                <wp:positionV relativeFrom="paragraph">
                  <wp:posOffset>618490</wp:posOffset>
                </wp:positionV>
                <wp:extent cx="508635" cy="1441450"/>
                <wp:effectExtent l="635" t="635" r="11430" b="5715"/>
                <wp:wrapTopAndBottom/>
                <wp:docPr id="88" name="docshapegroup277"/>
                <wp:cNvGraphicFramePr/>
                <a:graphic xmlns:a="http://schemas.openxmlformats.org/drawingml/2006/main">
                  <a:graphicData uri="http://schemas.microsoft.com/office/word/2010/wordprocessingGroup">
                    <wpg:wgp>
                      <wpg:cNvGrpSpPr/>
                      <wpg:grpSpPr>
                        <a:xfrm>
                          <a:off x="0" y="0"/>
                          <a:ext cx="508635" cy="1441450"/>
                          <a:chOff x="5720" y="974"/>
                          <a:chExt cx="801" cy="2270"/>
                        </a:xfrm>
                      </wpg:grpSpPr>
                      <wps:wsp>
                        <wps:cNvPr id="90" name="docshape278"/>
                        <wps:cNvSpPr/>
                        <wps:spPr bwMode="auto">
                          <a:xfrm>
                            <a:off x="5719"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92" name="docshape279"/>
                        <wps:cNvSpPr txBox="1"/>
                        <wps:spPr bwMode="auto">
                          <a:xfrm>
                            <a:off x="5719"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77" o:spid="_x0000_s1026" o:spt="203" style="position:absolute;left:0pt;margin-left:286pt;margin-top:48.7pt;height:113.5pt;width:40.05pt;mso-position-horizontal-relative:page;mso-wrap-distance-bottom:0pt;mso-wrap-distance-top:0pt;z-index:-251487232;mso-width-relative:page;mso-height-relative:page;" coordorigin="5720,974" coordsize="801,2270" o:gfxdata="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G6zhptsAAAAKAQAADwAAAAAAAAABACAAAAAiAAAAZHJz&#10;L2Rvd25yZXYueG1sUEsBAhQAFAAAAAgAh07iQJBMOr2sAgAAUAcAAA4AAAAAAAAAAQAgAAAAKgEA&#10;AGRycy9lMm9Eb2MueG1sUEsFBgAAAAAGAAYAWQEAAEgGAAAAAA==&#10;">
                <o:lock v:ext="edit" aspectratio="f"/>
                <v:rect id="docshape278" o:spid="_x0000_s1026" o:spt="1" style="position:absolute;left:5719;top:973;height:1703;width:801;" fillcolor="#DCE5EE" filled="t" stroked="f" coordsize="21600,21600" o:gfxdata="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nZaoa2AAAA2wAAAA8A&#10;AAAAAAAAAQAgAAAAIgAAAGRycy9kb3ducmV2LnhtbFBLAQIUABQAAAAIAIdO4kAzLwWeOwAAADkA&#10;AAAQAAAAAAAAAAEAIAAAAAUBAABkcnMvc2hhcGV4bWwueG1sUEsFBgAAAAAGAAYAWwEAAK8DAAAA&#10;AA==&#10;">
                  <v:fill on="t" focussize="0,0"/>
                  <v:stroke on="f"/>
                  <v:imagedata o:title=""/>
                  <o:lock v:ext="edit" aspectratio="f"/>
                </v:rect>
                <v:shape id="docshape279" o:spid="_x0000_s1026" o:spt="202" type="#_x0000_t202" style="position:absolute;left:5719;top:2675;height:568;width:801;" fillcolor="#00549F" filled="t" stroked="f" coordsize="21600,21600" o:gfxdata="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S9uwb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830272" behindDoc="1" locked="0" layoutInCell="1" allowOverlap="1">
                <wp:simplePos x="0" y="0"/>
                <wp:positionH relativeFrom="page">
                  <wp:posOffset>4312285</wp:posOffset>
                </wp:positionH>
                <wp:positionV relativeFrom="paragraph">
                  <wp:posOffset>618490</wp:posOffset>
                </wp:positionV>
                <wp:extent cx="508635" cy="1441450"/>
                <wp:effectExtent l="635" t="635" r="11430" b="5715"/>
                <wp:wrapTopAndBottom/>
                <wp:docPr id="94" name="docshapegroup280"/>
                <wp:cNvGraphicFramePr/>
                <a:graphic xmlns:a="http://schemas.openxmlformats.org/drawingml/2006/main">
                  <a:graphicData uri="http://schemas.microsoft.com/office/word/2010/wordprocessingGroup">
                    <wpg:wgp>
                      <wpg:cNvGrpSpPr/>
                      <wpg:grpSpPr>
                        <a:xfrm>
                          <a:off x="0" y="0"/>
                          <a:ext cx="508635" cy="1441450"/>
                          <a:chOff x="6791" y="974"/>
                          <a:chExt cx="801" cy="2270"/>
                        </a:xfrm>
                      </wpg:grpSpPr>
                      <wps:wsp>
                        <wps:cNvPr id="96" name="docshape281"/>
                        <wps:cNvSpPr/>
                        <wps:spPr bwMode="auto">
                          <a:xfrm>
                            <a:off x="6790"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98" name="docshape282"/>
                        <wps:cNvSpPr txBox="1"/>
                        <wps:spPr bwMode="auto">
                          <a:xfrm>
                            <a:off x="6790"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80" o:spid="_x0000_s1026" o:spt="203" style="position:absolute;left:0pt;margin-left:339.55pt;margin-top:48.7pt;height:113.5pt;width:40.05pt;mso-position-horizontal-relative:page;mso-wrap-distance-bottom:0pt;mso-wrap-distance-top:0pt;z-index:-251486208;mso-width-relative:page;mso-height-relative:page;" coordorigin="6791,974" coordsize="801,2270" o:gfxdata="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y8jNwAAAAKAQAADwAAAAAAAAABACAA&#10;AAAiAAAAZHJzL2Rvd25yZXYueG1sUEsBAhQAFAAAAAgAh07iQAXknQS0AgAAUAcAAA4AAAAAAAAA&#10;AQAgAAAAKwEAAGRycy9lMm9Eb2MueG1sUEsFBgAAAAAGAAYAWQEAAFEGAAAAAA==&#10;">
                <o:lock v:ext="edit" aspectratio="f"/>
                <v:rect id="docshape281" o:spid="_x0000_s1026" o:spt="1" style="position:absolute;left:6790;top:973;height:1703;width:801;" fillcolor="#DCE5EE" filled="t" stroked="f" coordsize="21600,21600" o:gfxdata="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XxXab4A&#10;AADbAAAADwAAAAAAAAABACAAAAAiAAAAZHJzL2Rvd25yZXYueG1sUEsBAhQAFAAAAAgAh07iQDMv&#10;BZ47AAAAOQAAABAAAAAAAAAAAQAgAAAADQEAAGRycy9zaGFwZXhtbC54bWxQSwUGAAAAAAYABgBb&#10;AQAAtwMAAAAA&#10;">
                  <v:fill on="t" focussize="0,0"/>
                  <v:stroke on="f"/>
                  <v:imagedata o:title=""/>
                  <o:lock v:ext="edit" aspectratio="f"/>
                </v:rect>
                <v:shape id="docshape282" o:spid="_x0000_s1026" o:spt="202" type="#_x0000_t202" style="position:absolute;left:6790;top:2675;height:568;width:801;" fillcolor="#00549F" filled="t" stroked="f" coordsize="21600,21600" o:gfxdata="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x1krugAAANs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831296" behindDoc="1" locked="0" layoutInCell="1" allowOverlap="1">
                <wp:simplePos x="0" y="0"/>
                <wp:positionH relativeFrom="page">
                  <wp:posOffset>4992370</wp:posOffset>
                </wp:positionH>
                <wp:positionV relativeFrom="paragraph">
                  <wp:posOffset>618490</wp:posOffset>
                </wp:positionV>
                <wp:extent cx="508635" cy="1441450"/>
                <wp:effectExtent l="635" t="635" r="11430" b="5715"/>
                <wp:wrapTopAndBottom/>
                <wp:docPr id="100" name="docshapegroup283"/>
                <wp:cNvGraphicFramePr/>
                <a:graphic xmlns:a="http://schemas.openxmlformats.org/drawingml/2006/main">
                  <a:graphicData uri="http://schemas.microsoft.com/office/word/2010/wordprocessingGroup">
                    <wpg:wgp>
                      <wpg:cNvGrpSpPr/>
                      <wpg:grpSpPr>
                        <a:xfrm>
                          <a:off x="0" y="0"/>
                          <a:ext cx="508635" cy="1441450"/>
                          <a:chOff x="7862" y="974"/>
                          <a:chExt cx="801" cy="2270"/>
                        </a:xfrm>
                      </wpg:grpSpPr>
                      <wps:wsp>
                        <wps:cNvPr id="102" name="docshape284"/>
                        <wps:cNvSpPr/>
                        <wps:spPr bwMode="auto">
                          <a:xfrm>
                            <a:off x="7861"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104" name="docshape285"/>
                        <wps:cNvSpPr txBox="1"/>
                        <wps:spPr bwMode="auto">
                          <a:xfrm>
                            <a:off x="7861"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83" o:spid="_x0000_s1026" o:spt="203" style="position:absolute;left:0pt;margin-left:393.1pt;margin-top:48.7pt;height:113.5pt;width:40.05pt;mso-position-horizontal-relative:page;mso-wrap-distance-bottom:0pt;mso-wrap-distance-top:0pt;z-index:-251485184;mso-width-relative:page;mso-height-relative:page;" coordorigin="7862,974" coordsize="801,2270" o:gfxdata="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DqjdxzbAAAACgEAAA8AAAAAAAAAAQAg&#10;AAAAIgAAAGRycy9kb3ducmV2LnhtbFBLAQIUABQAAAAIAIdO4kA1p/D9tgIAAFMHAAAOAAAAAAAA&#10;AAEAIAAAACoBAABkcnMvZTJvRG9jLnhtbFBLBQYAAAAABgAGAFkBAABSBgAAAAA=&#10;">
                <o:lock v:ext="edit" aspectratio="f"/>
                <v:rect id="docshape284" o:spid="_x0000_s1026" o:spt="1" style="position:absolute;left:7861;top:973;height:1703;width:801;" fillcolor="#DCE5EE" filled="t" stroked="f" coordsize="21600,21600" o:gfxdata="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sWm8AAAA&#10;3AAAAA8AAAAAAAAAAQAgAAAAIgAAAGRycy9kb3ducmV2LnhtbFBLAQIUABQAAAAIAIdO4kAzLwWe&#10;OwAAADkAAAAQAAAAAAAAAAEAIAAAAAsBAABkcnMvc2hhcGV4bWwueG1sUEsFBgAAAAAGAAYAWwEA&#10;ALUDAAAAAA==&#10;">
                  <v:fill on="t" focussize="0,0"/>
                  <v:stroke on="f"/>
                  <v:imagedata o:title=""/>
                  <o:lock v:ext="edit" aspectratio="f"/>
                </v:rect>
                <v:shape id="docshape285" o:spid="_x0000_s1026" o:spt="202" type="#_x0000_t202" style="position:absolute;left:7861;top:2675;height:568;width:801;" fillcolor="#00549F" filled="t" stroked="f" coordsize="21600,21600" o:gfxdata="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RK0+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832320" behindDoc="1" locked="0" layoutInCell="1" allowOverlap="1">
                <wp:simplePos x="0" y="0"/>
                <wp:positionH relativeFrom="page">
                  <wp:posOffset>5672455</wp:posOffset>
                </wp:positionH>
                <wp:positionV relativeFrom="paragraph">
                  <wp:posOffset>618490</wp:posOffset>
                </wp:positionV>
                <wp:extent cx="508635" cy="1441450"/>
                <wp:effectExtent l="635" t="635" r="11430" b="5715"/>
                <wp:wrapTopAndBottom/>
                <wp:docPr id="106" name="docshapegroup286"/>
                <wp:cNvGraphicFramePr/>
                <a:graphic xmlns:a="http://schemas.openxmlformats.org/drawingml/2006/main">
                  <a:graphicData uri="http://schemas.microsoft.com/office/word/2010/wordprocessingGroup">
                    <wpg:wgp>
                      <wpg:cNvGrpSpPr/>
                      <wpg:grpSpPr>
                        <a:xfrm>
                          <a:off x="0" y="0"/>
                          <a:ext cx="508635" cy="1441450"/>
                          <a:chOff x="8933" y="974"/>
                          <a:chExt cx="801" cy="2270"/>
                        </a:xfrm>
                      </wpg:grpSpPr>
                      <wps:wsp>
                        <wps:cNvPr id="108" name="docshape287"/>
                        <wps:cNvSpPr/>
                        <wps:spPr bwMode="auto">
                          <a:xfrm>
                            <a:off x="8932" y="973"/>
                            <a:ext cx="801" cy="1725"/>
                          </a:xfrm>
                          <a:prstGeom prst="rect">
                            <a:avLst/>
                          </a:prstGeom>
                          <a:solidFill>
                            <a:srgbClr val="DCE5EE"/>
                          </a:solidFill>
                          <a:ln>
                            <a:noFill/>
                          </a:ln>
                        </wps:spPr>
                        <wps:bodyPr rot="0" vert="horz" wrap="square" lIns="91440" tIns="45720" rIns="91440" bIns="45720" anchor="t" anchorCtr="0" upright="1">
                          <a:noAutofit/>
                        </wps:bodyPr>
                      </wps:wsp>
                      <wps:wsp>
                        <wps:cNvPr id="110" name="docshape288"/>
                        <wps:cNvSpPr txBox="1"/>
                        <wps:spPr bwMode="auto">
                          <a:xfrm>
                            <a:off x="8932" y="2698"/>
                            <a:ext cx="801" cy="545"/>
                          </a:xfrm>
                          <a:prstGeom prst="rect">
                            <a:avLst/>
                          </a:prstGeom>
                          <a:solidFill>
                            <a:srgbClr val="00549F"/>
                          </a:solidFill>
                          <a:ln>
                            <a:noFill/>
                          </a:ln>
                        </wps:spPr>
                        <wps:txbx>
                          <w:txbxContent>
                            <w:p>
                              <w:pPr>
                                <w:spacing w:before="120"/>
                                <w:ind w:left="249"/>
                                <w:rPr>
                                  <w:rFonts w:ascii="Century Gothic"/>
                                  <w:b/>
                                  <w:color w:val="000000"/>
                                  <w:sz w:val="14"/>
                                </w:rPr>
                              </w:pPr>
                              <w:r>
                                <w:rPr>
                                  <w:rFonts w:ascii="Century Gothic"/>
                                  <w:b/>
                                  <w:color w:val="FFFFFF"/>
                                  <w:spacing w:val="-5"/>
                                  <w:w w:val="110"/>
                                  <w:sz w:val="14"/>
                                </w:rPr>
                                <w:t>24%</w:t>
                              </w:r>
                            </w:p>
                          </w:txbxContent>
                        </wps:txbx>
                        <wps:bodyPr rot="0" vert="horz" wrap="square" lIns="0" tIns="0" rIns="0" bIns="0" anchor="t" anchorCtr="0" upright="1">
                          <a:noAutofit/>
                        </wps:bodyPr>
                      </wps:wsp>
                    </wpg:wgp>
                  </a:graphicData>
                </a:graphic>
              </wp:anchor>
            </w:drawing>
          </mc:Choice>
          <mc:Fallback>
            <w:pict>
              <v:group id="docshapegroup286" o:spid="_x0000_s1026" o:spt="203" style="position:absolute;left:0pt;margin-left:446.65pt;margin-top:48.7pt;height:113.5pt;width:40.05pt;mso-position-horizontal-relative:page;mso-wrap-distance-bottom:0pt;mso-wrap-distance-top:0pt;z-index:-251484160;mso-width-relative:page;mso-height-relative:page;" coordorigin="8933,974" coordsize="801,2270" o:gfxdata="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BH1goJ2wAAAAoBAAAPAAAAAAAAAAEAIAAAACIAAABkcnMv&#10;ZG93bnJldi54bWxQSwECFAAUAAAACACHTuJA/UnJVasCAABTBwAADgAAAAAAAAABACAAAAAqAQAA&#10;ZHJzL2Uyb0RvYy54bWxQSwUGAAAAAAYABgBZAQAARwYAAAAA&#10;">
                <o:lock v:ext="edit" aspectratio="f"/>
                <v:rect id="docshape287" o:spid="_x0000_s1026" o:spt="1" style="position:absolute;left:8932;top:973;height:1725;width:801;" fillcolor="#DCE5EE" filled="t" stroked="f" coordsize="21600,21600" o:gfxdata="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Q4aDvQAA&#10;ANwAAAAPAAAAAAAAAAEAIAAAACIAAABkcnMvZG93bnJldi54bWxQSwECFAAUAAAACACHTuJAMy8F&#10;njsAAAA5AAAAEAAAAAAAAAABACAAAAAMAQAAZHJzL3NoYXBleG1sLnhtbFBLBQYAAAAABgAGAFsB&#10;AAC2AwAAAAA=&#10;">
                  <v:fill on="t" focussize="0,0"/>
                  <v:stroke on="f"/>
                  <v:imagedata o:title=""/>
                  <o:lock v:ext="edit" aspectratio="f"/>
                </v:rect>
                <v:shape id="docshape288" o:spid="_x0000_s1026" o:spt="202" type="#_x0000_t202" style="position:absolute;left:8932;top:2698;height:545;width:801;" fillcolor="#00549F" filled="t" stroked="f" coordsize="21600,21600" o:gfxdata="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zu5G/&#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120"/>
                          <w:ind w:left="249"/>
                          <w:rPr>
                            <w:rFonts w:ascii="Century Gothic"/>
                            <w:b/>
                            <w:color w:val="000000"/>
                            <w:sz w:val="14"/>
                          </w:rPr>
                        </w:pPr>
                        <w:r>
                          <w:rPr>
                            <w:rFonts w:ascii="Century Gothic"/>
                            <w:b/>
                            <w:color w:val="FFFFFF"/>
                            <w:spacing w:val="-5"/>
                            <w:w w:val="110"/>
                            <w:sz w:val="14"/>
                          </w:rPr>
                          <w:t>24%</w:t>
                        </w:r>
                      </w:p>
                    </w:txbxContent>
                  </v:textbox>
                </v:shape>
                <w10:wrap type="topAndBottom"/>
              </v:group>
            </w:pict>
          </mc:Fallback>
        </mc:AlternateContent>
      </w:r>
      <w:r>
        <mc:AlternateContent>
          <mc:Choice Requires="wpg">
            <w:drawing>
              <wp:anchor distT="0" distB="0" distL="0" distR="0" simplePos="0" relativeHeight="251833344" behindDoc="1" locked="0" layoutInCell="1" allowOverlap="1">
                <wp:simplePos x="0" y="0"/>
                <wp:positionH relativeFrom="page">
                  <wp:posOffset>6351905</wp:posOffset>
                </wp:positionH>
                <wp:positionV relativeFrom="paragraph">
                  <wp:posOffset>618490</wp:posOffset>
                </wp:positionV>
                <wp:extent cx="508635" cy="1441450"/>
                <wp:effectExtent l="0" t="635" r="12065" b="5715"/>
                <wp:wrapTopAndBottom/>
                <wp:docPr id="112" name="docshapegroup289"/>
                <wp:cNvGraphicFramePr/>
                <a:graphic xmlns:a="http://schemas.openxmlformats.org/drawingml/2006/main">
                  <a:graphicData uri="http://schemas.microsoft.com/office/word/2010/wordprocessingGroup">
                    <wpg:wgp>
                      <wpg:cNvGrpSpPr/>
                      <wpg:grpSpPr>
                        <a:xfrm>
                          <a:off x="0" y="0"/>
                          <a:ext cx="508635" cy="1441450"/>
                          <a:chOff x="10003" y="974"/>
                          <a:chExt cx="801" cy="2270"/>
                        </a:xfrm>
                      </wpg:grpSpPr>
                      <wps:wsp>
                        <wps:cNvPr id="114" name="docshape290"/>
                        <wps:cNvSpPr/>
                        <wps:spPr bwMode="auto">
                          <a:xfrm>
                            <a:off x="10003" y="973"/>
                            <a:ext cx="801" cy="1793"/>
                          </a:xfrm>
                          <a:prstGeom prst="rect">
                            <a:avLst/>
                          </a:prstGeom>
                          <a:solidFill>
                            <a:srgbClr val="DCE5EE"/>
                          </a:solidFill>
                          <a:ln>
                            <a:noFill/>
                          </a:ln>
                        </wps:spPr>
                        <wps:bodyPr rot="0" vert="horz" wrap="square" lIns="91440" tIns="45720" rIns="91440" bIns="45720" anchor="t" anchorCtr="0" upright="1">
                          <a:noAutofit/>
                        </wps:bodyPr>
                      </wps:wsp>
                      <wps:wsp>
                        <wps:cNvPr id="116" name="docshape291"/>
                        <wps:cNvSpPr txBox="1"/>
                        <wps:spPr bwMode="auto">
                          <a:xfrm>
                            <a:off x="10003" y="2766"/>
                            <a:ext cx="801" cy="477"/>
                          </a:xfrm>
                          <a:prstGeom prst="rect">
                            <a:avLst/>
                          </a:prstGeom>
                          <a:solidFill>
                            <a:srgbClr val="00549F"/>
                          </a:solidFill>
                          <a:ln>
                            <a:noFill/>
                          </a:ln>
                        </wps:spPr>
                        <wps:txbx>
                          <w:txbxContent>
                            <w:p>
                              <w:pPr>
                                <w:spacing w:before="97"/>
                                <w:ind w:left="259"/>
                                <w:rPr>
                                  <w:rFonts w:ascii="Century Gothic"/>
                                  <w:b/>
                                  <w:color w:val="000000"/>
                                  <w:sz w:val="14"/>
                                </w:rPr>
                              </w:pPr>
                              <w:r>
                                <w:rPr>
                                  <w:rFonts w:ascii="Century Gothic"/>
                                  <w:b/>
                                  <w:color w:val="FFFFFF"/>
                                  <w:spacing w:val="-5"/>
                                  <w:sz w:val="14"/>
                                </w:rPr>
                                <w:t>21%</w:t>
                              </w:r>
                            </w:p>
                          </w:txbxContent>
                        </wps:txbx>
                        <wps:bodyPr rot="0" vert="horz" wrap="square" lIns="0" tIns="0" rIns="0" bIns="0" anchor="t" anchorCtr="0" upright="1">
                          <a:noAutofit/>
                        </wps:bodyPr>
                      </wps:wsp>
                    </wpg:wgp>
                  </a:graphicData>
                </a:graphic>
              </wp:anchor>
            </w:drawing>
          </mc:Choice>
          <mc:Fallback>
            <w:pict>
              <v:group id="docshapegroup289" o:spid="_x0000_s1026" o:spt="203" style="position:absolute;left:0pt;margin-left:500.15pt;margin-top:48.7pt;height:113.5pt;width:40.05pt;mso-position-horizontal-relative:page;mso-wrap-distance-bottom:0pt;mso-wrap-distance-top:0pt;z-index:-251483136;mso-width-relative:page;mso-height-relative:page;" coordorigin="10003,974" coordsize="801,2270" o:gfxdata="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4UgyDtoAAAAMAQAADwAAAAAAAAABACAAAAAi&#10;AAAAZHJzL2Rvd25yZXYueG1sUEsBAhQAFAAAAAgAh07iQH5bEyizAgAAVgcAAA4AAAAAAAAAAQAg&#10;AAAAKQEAAGRycy9lMm9Eb2MueG1sUEsFBgAAAAAGAAYAWQEAAE4GAAAAAA==&#10;">
                <o:lock v:ext="edit" aspectratio="f"/>
                <v:rect id="docshape290" o:spid="_x0000_s1026" o:spt="1" style="position:absolute;left:10003;top:973;height:1793;width:801;" fillcolor="#DCE5EE" filled="t" stroked="f" coordsize="21600,21600" o:gfxdata="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XGlu8AAAA&#10;3AAAAA8AAAAAAAAAAQAgAAAAIgAAAGRycy9kb3ducmV2LnhtbFBLAQIUABQAAAAIAIdO4kAzLwWe&#10;OwAAADkAAAAQAAAAAAAAAAEAIAAAAAsBAABkcnMvc2hhcGV4bWwueG1sUEsFBgAAAAAGAAYAWwEA&#10;ALUDAAAAAA==&#10;">
                  <v:fill on="t" focussize="0,0"/>
                  <v:stroke on="f"/>
                  <v:imagedata o:title=""/>
                  <o:lock v:ext="edit" aspectratio="f"/>
                </v:rect>
                <v:shape id="docshape291" o:spid="_x0000_s1026" o:spt="202" type="#_x0000_t202" style="position:absolute;left:10003;top:2766;height:477;width:801;" fillcolor="#00549F" filled="t" stroked="f" coordsize="21600,21600" o:gfxdata="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VoZ+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97"/>
                          <w:ind w:left="259"/>
                          <w:rPr>
                            <w:rFonts w:ascii="Century Gothic"/>
                            <w:b/>
                            <w:color w:val="000000"/>
                            <w:sz w:val="14"/>
                          </w:rPr>
                        </w:pPr>
                        <w:r>
                          <w:rPr>
                            <w:rFonts w:ascii="Century Gothic"/>
                            <w:b/>
                            <w:color w:val="FFFFFF"/>
                            <w:spacing w:val="-5"/>
                            <w:sz w:val="14"/>
                          </w:rPr>
                          <w:t>21%</w:t>
                        </w:r>
                      </w:p>
                    </w:txbxContent>
                  </v:textbox>
                </v:shape>
                <w10:wrap type="topAndBottom"/>
              </v:group>
            </w:pict>
          </mc:Fallback>
        </mc:AlternateContent>
      </w:r>
    </w:p>
    <w:p>
      <w:pPr>
        <w:pStyle w:val="6"/>
        <w:spacing w:before="5"/>
        <w:rPr>
          <w:lang w:eastAsia="zh-CN"/>
        </w:rPr>
      </w:pPr>
    </w:p>
    <w:p>
      <w:pPr>
        <w:pStyle w:val="6"/>
        <w:spacing w:before="8"/>
        <w:rPr>
          <w:sz w:val="5"/>
          <w:lang w:eastAsia="zh-CN"/>
        </w:rPr>
      </w:pPr>
    </w:p>
    <w:p>
      <w:pPr>
        <w:rPr>
          <w:sz w:val="5"/>
          <w:lang w:eastAsia="zh-CN"/>
        </w:rPr>
        <w:sectPr>
          <w:headerReference r:id="rId18" w:type="default"/>
          <w:footerReference r:id="rId19" w:type="default"/>
          <w:pgSz w:w="12240" w:h="15840"/>
          <w:pgMar w:top="1220" w:right="0" w:bottom="860" w:left="520" w:header="0" w:footer="675" w:gutter="0"/>
          <w:cols w:space="720" w:num="1"/>
        </w:sectPr>
      </w:pPr>
    </w:p>
    <w:p>
      <w:pPr>
        <w:spacing w:before="86" w:line="235" w:lineRule="auto"/>
        <w:ind w:left="987"/>
        <w:jc w:val="center"/>
        <w:rPr>
          <w:sz w:val="12"/>
          <w:lang w:eastAsia="zh-CN"/>
        </w:rPr>
      </w:pPr>
      <w:r>
        <w:rPr>
          <w:rFonts w:hint="eastAsia" w:ascii="微软雅黑" w:hAnsi="微软雅黑" w:eastAsia="微软雅黑" w:cs="微软雅黑"/>
          <w:color w:val="231F37"/>
          <w:spacing w:val="-2"/>
          <w:w w:val="115"/>
          <w:sz w:val="12"/>
          <w:lang w:eastAsia="zh-CN"/>
        </w:rPr>
        <w:t>数据质量</w:t>
      </w:r>
      <w:r>
        <w:rPr>
          <w:color w:val="231F37"/>
          <w:spacing w:val="-2"/>
          <w:w w:val="115"/>
          <w:sz w:val="12"/>
          <w:lang w:eastAsia="zh-CN"/>
        </w:rPr>
        <w:t>(</w:t>
      </w:r>
      <w:r>
        <w:rPr>
          <w:rFonts w:hint="eastAsia" w:ascii="微软雅黑" w:hAnsi="微软雅黑" w:eastAsia="微软雅黑" w:cs="微软雅黑"/>
          <w:color w:val="231F37"/>
          <w:spacing w:val="-2"/>
          <w:w w:val="115"/>
          <w:sz w:val="12"/>
          <w:lang w:eastAsia="zh-CN"/>
        </w:rPr>
        <w:t>如：</w:t>
      </w:r>
      <w:del w:id="41" w:author="张家齐" w:date="2024-05-06T15:25:20Z">
        <w:r>
          <w:rPr>
            <w:rFonts w:hint="eastAsia" w:ascii="微软雅黑" w:hAnsi="微软雅黑" w:eastAsia="微软雅黑" w:cs="微软雅黑"/>
            <w:color w:val="231F37"/>
            <w:spacing w:val="-2"/>
            <w:w w:val="115"/>
            <w:sz w:val="12"/>
            <w:lang w:eastAsia="zh-CN"/>
          </w:rPr>
          <w:delText>非</w:delText>
        </w:r>
      </w:del>
      <w:r>
        <w:rPr>
          <w:rFonts w:hint="eastAsia" w:ascii="微软雅黑" w:hAnsi="微软雅黑" w:eastAsia="微软雅黑" w:cs="微软雅黑"/>
          <w:color w:val="231F37"/>
          <w:spacing w:val="-2"/>
          <w:w w:val="115"/>
          <w:sz w:val="12"/>
          <w:lang w:eastAsia="zh-CN"/>
        </w:rPr>
        <w:t>预期</w:t>
      </w:r>
      <w:ins w:id="42" w:author="张家齐" w:date="2024-05-06T15:25:23Z">
        <w:r>
          <w:rPr>
            <w:rFonts w:hint="eastAsia" w:ascii="微软雅黑" w:hAnsi="微软雅黑" w:eastAsia="微软雅黑" w:cs="微软雅黑"/>
            <w:color w:val="231F37"/>
            <w:spacing w:val="-2"/>
            <w:w w:val="115"/>
            <w:sz w:val="12"/>
            <w:lang w:val="en-US" w:eastAsia="zh-CN"/>
          </w:rPr>
          <w:t>外</w:t>
        </w:r>
      </w:ins>
      <w:r>
        <w:rPr>
          <w:rFonts w:hint="eastAsia" w:ascii="微软雅黑" w:hAnsi="微软雅黑" w:eastAsia="微软雅黑" w:cs="微软雅黑"/>
          <w:color w:val="231F37"/>
          <w:spacing w:val="-2"/>
          <w:w w:val="115"/>
          <w:sz w:val="12"/>
          <w:lang w:eastAsia="zh-CN"/>
        </w:rPr>
        <w:t>偏见</w:t>
      </w:r>
      <w:r>
        <w:rPr>
          <w:color w:val="231F37"/>
          <w:spacing w:val="-2"/>
          <w:w w:val="115"/>
          <w:sz w:val="12"/>
          <w:lang w:eastAsia="zh-CN"/>
        </w:rPr>
        <w:t>)</w:t>
      </w:r>
    </w:p>
    <w:p>
      <w:pPr>
        <w:spacing w:before="86" w:line="235" w:lineRule="auto"/>
        <w:ind w:left="346" w:firstLine="162"/>
        <w:rPr>
          <w:sz w:val="12"/>
          <w:lang w:eastAsia="zh-CN"/>
        </w:rPr>
      </w:pPr>
      <w:r>
        <w:rPr>
          <w:lang w:eastAsia="zh-CN"/>
        </w:rPr>
        <w:br w:type="column"/>
      </w:r>
      <w:r>
        <w:rPr>
          <w:rFonts w:hint="eastAsia" w:ascii="微软雅黑" w:hAnsi="微软雅黑" w:eastAsia="微软雅黑" w:cs="微软雅黑"/>
          <w:color w:val="231F37"/>
          <w:w w:val="115"/>
          <w:sz w:val="12"/>
          <w:lang w:eastAsia="zh-CN"/>
        </w:rPr>
        <w:t>不透明性</w:t>
      </w:r>
    </w:p>
    <w:p>
      <w:pPr>
        <w:spacing w:before="86" w:line="235" w:lineRule="auto"/>
        <w:ind w:left="332"/>
        <w:jc w:val="center"/>
        <w:rPr>
          <w:sz w:val="12"/>
          <w:lang w:eastAsia="zh-CN"/>
        </w:rPr>
      </w:pPr>
      <w:r>
        <w:rPr>
          <w:lang w:eastAsia="zh-CN"/>
        </w:rPr>
        <w:br w:type="column"/>
      </w:r>
      <w:r>
        <w:rPr>
          <w:rFonts w:hint="eastAsia" w:ascii="微软雅黑" w:hAnsi="微软雅黑" w:eastAsia="微软雅黑" w:cs="微软雅黑"/>
          <w:color w:val="231F37"/>
          <w:w w:val="115"/>
          <w:sz w:val="12"/>
          <w:lang w:eastAsia="zh-CN"/>
        </w:rPr>
        <w:t>技能和专业知识</w:t>
      </w:r>
    </w:p>
    <w:p>
      <w:pPr>
        <w:tabs>
          <w:tab w:val="left" w:pos="1372"/>
          <w:tab w:val="left" w:pos="2634"/>
        </w:tabs>
        <w:spacing w:before="84"/>
        <w:ind w:left="275"/>
        <w:rPr>
          <w:sz w:val="12"/>
          <w:lang w:eastAsia="zh-CN"/>
        </w:rPr>
      </w:pPr>
      <w:r>
        <w:rPr>
          <w:lang w:eastAsia="zh-CN"/>
        </w:rPr>
        <w:br w:type="column"/>
      </w:r>
      <w:r>
        <w:rPr>
          <w:rFonts w:hint="eastAsia"/>
          <w:lang w:eastAsia="zh-CN"/>
        </w:rPr>
        <w:t xml:space="preserve">   </w:t>
      </w:r>
      <w:r>
        <w:rPr>
          <w:rFonts w:hint="eastAsia" w:ascii="微软雅黑" w:hAnsi="微软雅黑" w:eastAsia="微软雅黑" w:cs="微软雅黑"/>
          <w:color w:val="231F37"/>
          <w:w w:val="110"/>
          <w:sz w:val="12"/>
          <w:lang w:eastAsia="zh-CN"/>
        </w:rPr>
        <w:t>数据污染</w:t>
      </w:r>
      <w:r>
        <w:rPr>
          <w:rFonts w:hint="eastAsia"/>
          <w:color w:val="231F37"/>
          <w:sz w:val="12"/>
          <w:lang w:eastAsia="zh-CN"/>
        </w:rPr>
        <w:tab/>
      </w:r>
      <w:r>
        <w:rPr>
          <w:rFonts w:hint="eastAsia"/>
          <w:color w:val="231F37"/>
          <w:sz w:val="12"/>
          <w:lang w:eastAsia="zh-CN"/>
        </w:rPr>
        <w:t xml:space="preserve">         </w:t>
      </w:r>
      <w:r>
        <w:rPr>
          <w:rFonts w:hint="eastAsia" w:ascii="微软雅黑" w:hAnsi="微软雅黑" w:eastAsia="微软雅黑" w:cs="微软雅黑"/>
          <w:color w:val="231F37"/>
          <w:spacing w:val="-2"/>
          <w:w w:val="115"/>
          <w:sz w:val="12"/>
          <w:lang w:eastAsia="zh-CN"/>
        </w:rPr>
        <w:t>幻觉</w:t>
      </w:r>
      <w:r>
        <w:rPr>
          <w:color w:val="231F37"/>
          <w:sz w:val="12"/>
          <w:lang w:eastAsia="zh-CN"/>
        </w:rPr>
        <w:tab/>
      </w:r>
      <w:r>
        <w:rPr>
          <w:rFonts w:hint="eastAsia"/>
          <w:color w:val="231F37"/>
          <w:sz w:val="12"/>
          <w:lang w:eastAsia="zh-CN"/>
        </w:rPr>
        <w:t xml:space="preserve">  </w:t>
      </w:r>
      <w:r>
        <w:rPr>
          <w:rFonts w:hint="eastAsia" w:ascii="微软雅黑" w:hAnsi="微软雅黑" w:eastAsia="微软雅黑" w:cs="微软雅黑"/>
          <w:color w:val="231F37"/>
          <w:spacing w:val="-4"/>
          <w:w w:val="115"/>
          <w:sz w:val="12"/>
          <w:lang w:eastAsia="zh-CN"/>
        </w:rPr>
        <w:t>隐私</w:t>
      </w:r>
    </w:p>
    <w:p>
      <w:pPr>
        <w:spacing w:before="86" w:line="235" w:lineRule="auto"/>
        <w:ind w:left="412"/>
        <w:rPr>
          <w:sz w:val="12"/>
          <w:lang w:eastAsia="zh-CN"/>
        </w:rPr>
      </w:pPr>
      <w:r>
        <w:rPr>
          <w:lang w:eastAsia="zh-CN"/>
        </w:rPr>
        <w:br w:type="column"/>
      </w:r>
      <w:r>
        <w:rPr>
          <w:rFonts w:hint="eastAsia" w:ascii="微软雅黑" w:hAnsi="微软雅黑" w:eastAsia="微软雅黑" w:cs="微软雅黑"/>
          <w:color w:val="231F37"/>
          <w:spacing w:val="-4"/>
          <w:w w:val="115"/>
          <w:sz w:val="12"/>
          <w:lang w:eastAsia="zh-CN"/>
        </w:rPr>
        <w:t>数据泄露或丢失</w:t>
      </w:r>
    </w:p>
    <w:p>
      <w:pPr>
        <w:spacing w:before="84"/>
        <w:ind w:left="358"/>
        <w:rPr>
          <w:sz w:val="12"/>
          <w:lang w:eastAsia="zh-CN"/>
        </w:rPr>
      </w:pPr>
      <w:r>
        <w:rPr>
          <w:lang w:eastAsia="zh-CN"/>
        </w:rPr>
        <w:br w:type="column"/>
      </w:r>
      <w:r>
        <w:rPr>
          <w:rFonts w:hint="eastAsia" w:ascii="微软雅黑" w:hAnsi="微软雅黑" w:eastAsia="微软雅黑" w:cs="微软雅黑"/>
          <w:color w:val="231F37"/>
          <w:spacing w:val="-2"/>
          <w:w w:val="115"/>
          <w:sz w:val="12"/>
          <w:lang w:eastAsia="zh-CN"/>
        </w:rPr>
        <w:t>准确性</w:t>
      </w:r>
    </w:p>
    <w:p>
      <w:pPr>
        <w:spacing w:before="84"/>
        <w:ind w:left="589"/>
        <w:rPr>
          <w:sz w:val="12"/>
          <w:lang w:eastAsia="zh-CN"/>
        </w:rPr>
        <w:sectPr>
          <w:type w:val="continuous"/>
          <w:pgSz w:w="12240" w:h="15840"/>
          <w:pgMar w:top="1500" w:right="0" w:bottom="280" w:left="520" w:header="0" w:footer="675" w:gutter="0"/>
          <w:cols w:equalWidth="0" w:num="7">
            <w:col w:w="1644" w:space="40"/>
            <w:col w:w="1060" w:space="39"/>
            <w:col w:w="1017" w:space="39"/>
            <w:col w:w="3026" w:space="40"/>
            <w:col w:w="1259" w:space="40"/>
            <w:col w:w="858" w:space="39"/>
            <w:col w:w="2619"/>
          </w:cols>
        </w:sectPr>
      </w:pPr>
      <w:r>
        <w:rPr>
          <w:lang w:eastAsia="zh-CN"/>
        </w:rPr>
        <w:br w:type="column"/>
      </w:r>
      <w:r>
        <w:rPr>
          <w:rFonts w:hint="eastAsia"/>
          <w:color w:val="231F37"/>
          <w:spacing w:val="-2"/>
          <w:w w:val="110"/>
          <w:sz w:val="12"/>
          <w:lang w:eastAsia="zh-CN"/>
        </w:rPr>
        <w:t xml:space="preserve">  </w:t>
      </w:r>
      <w:r>
        <w:rPr>
          <w:rFonts w:hint="eastAsia" w:ascii="微软雅黑" w:hAnsi="微软雅黑" w:eastAsia="微软雅黑" w:cs="微软雅黑"/>
          <w:sz w:val="12"/>
          <w:lang w:eastAsia="zh-CN"/>
        </w:rPr>
        <w:t>滥用</w:t>
      </w:r>
    </w:p>
    <w:p>
      <w:pPr>
        <w:pStyle w:val="4"/>
        <w:ind w:left="0"/>
        <w:rPr>
          <w:w w:val="115"/>
          <w:lang w:eastAsia="zh-CN"/>
        </w:rPr>
      </w:pPr>
    </w:p>
    <w:p>
      <w:pPr>
        <w:pStyle w:val="4"/>
      </w:pPr>
      <w:r>
        <w:rPr>
          <w:w w:val="115"/>
        </w:rPr>
        <w:t>Impact</w:t>
      </w:r>
      <w:r>
        <w:rPr>
          <w:spacing w:val="-11"/>
          <w:w w:val="115"/>
        </w:rPr>
        <w:t xml:space="preserve"> </w:t>
      </w:r>
      <w:r>
        <w:rPr>
          <w:w w:val="115"/>
        </w:rPr>
        <w:t>of</w:t>
      </w:r>
      <w:r>
        <w:rPr>
          <w:spacing w:val="-11"/>
          <w:w w:val="115"/>
        </w:rPr>
        <w:t xml:space="preserve"> </w:t>
      </w:r>
      <w:r>
        <w:rPr>
          <w:w w:val="115"/>
        </w:rPr>
        <w:t>AI</w:t>
      </w:r>
      <w:r>
        <w:rPr>
          <w:spacing w:val="-11"/>
          <w:w w:val="115"/>
        </w:rPr>
        <w:t xml:space="preserve"> </w:t>
      </w:r>
      <w:r>
        <w:rPr>
          <w:w w:val="115"/>
        </w:rPr>
        <w:t>on</w:t>
      </w:r>
      <w:r>
        <w:rPr>
          <w:spacing w:val="-10"/>
          <w:w w:val="115"/>
        </w:rPr>
        <w:t xml:space="preserve"> </w:t>
      </w:r>
      <w:r>
        <w:rPr>
          <w:w w:val="115"/>
        </w:rPr>
        <w:t>current</w:t>
      </w:r>
      <w:r>
        <w:rPr>
          <w:spacing w:val="-11"/>
          <w:w w:val="115"/>
        </w:rPr>
        <w:t xml:space="preserve"> </w:t>
      </w:r>
      <w:r>
        <w:rPr>
          <w:w w:val="115"/>
        </w:rPr>
        <w:t>cybersecurity</w:t>
      </w:r>
      <w:r>
        <w:rPr>
          <w:spacing w:val="-11"/>
          <w:w w:val="115"/>
        </w:rPr>
        <w:t xml:space="preserve"> </w:t>
      </w:r>
      <w:r>
        <w:rPr>
          <w:spacing w:val="-2"/>
          <w:w w:val="115"/>
        </w:rPr>
        <w:t>roles</w:t>
      </w:r>
    </w:p>
    <w:p>
      <w:pPr>
        <w:pStyle w:val="4"/>
        <w:rPr>
          <w:lang w:eastAsia="zh-CN"/>
        </w:rPr>
      </w:pPr>
      <w:r>
        <w:rPr>
          <w:rFonts w:hint="eastAsia"/>
          <w:lang w:eastAsia="zh-CN"/>
        </w:rPr>
        <w:t xml:space="preserve">AI </w:t>
      </w:r>
      <w:r>
        <w:rPr>
          <w:rFonts w:hint="eastAsia" w:ascii="微软雅黑" w:hAnsi="微软雅黑" w:eastAsia="微软雅黑" w:cs="微软雅黑"/>
          <w:lang w:eastAsia="zh-CN"/>
        </w:rPr>
        <w:t>对当前网络安全行业岗位的影响</w:t>
      </w:r>
    </w:p>
    <w:p>
      <w:pPr>
        <w:pStyle w:val="6"/>
        <w:spacing w:before="294" w:line="276" w:lineRule="auto"/>
        <w:ind w:left="920" w:right="3071"/>
      </w:pPr>
      <w:r>
        <mc:AlternateContent>
          <mc:Choice Requires="wpg">
            <w:drawing>
              <wp:anchor distT="0" distB="0" distL="114300" distR="114300" simplePos="0" relativeHeight="251784192" behindDoc="0" locked="0" layoutInCell="1" allowOverlap="1">
                <wp:simplePos x="0" y="0"/>
                <wp:positionH relativeFrom="page">
                  <wp:posOffset>2963545</wp:posOffset>
                </wp:positionH>
                <wp:positionV relativeFrom="paragraph">
                  <wp:posOffset>727075</wp:posOffset>
                </wp:positionV>
                <wp:extent cx="1837690" cy="1844675"/>
                <wp:effectExtent l="0" t="0" r="3810" b="9525"/>
                <wp:wrapNone/>
                <wp:docPr id="122" name="docshapegroup292"/>
                <wp:cNvGraphicFramePr/>
                <a:graphic xmlns:a="http://schemas.openxmlformats.org/drawingml/2006/main">
                  <a:graphicData uri="http://schemas.microsoft.com/office/word/2010/wordprocessingGroup">
                    <wpg:wgp>
                      <wpg:cNvGrpSpPr/>
                      <wpg:grpSpPr>
                        <a:xfrm>
                          <a:off x="0" y="0"/>
                          <a:ext cx="1837690" cy="1844675"/>
                          <a:chOff x="4667" y="1145"/>
                          <a:chExt cx="2894" cy="2905"/>
                        </a:xfrm>
                      </wpg:grpSpPr>
                      <wps:wsp>
                        <wps:cNvPr id="124" name="docshape293"/>
                        <wps:cNvSpPr/>
                        <wps:spPr bwMode="auto">
                          <a:xfrm>
                            <a:off x="4938" y="1156"/>
                            <a:ext cx="2622" cy="2883"/>
                          </a:xfrm>
                          <a:custGeom>
                            <a:avLst/>
                            <a:gdLst>
                              <a:gd name="T0" fmla="+- 0 6072 4939"/>
                              <a:gd name="T1" fmla="*/ T0 w 2622"/>
                              <a:gd name="T2" fmla="+- 0 1157 1156"/>
                              <a:gd name="T3" fmla="*/ 1157 h 2883"/>
                              <a:gd name="T4" fmla="+- 0 4939 4939"/>
                              <a:gd name="T5" fmla="*/ T4 w 2622"/>
                              <a:gd name="T6" fmla="+- 0 3423 1156"/>
                              <a:gd name="T7" fmla="*/ 3423 h 2883"/>
                              <a:gd name="T8" fmla="+- 0 5035 4939"/>
                              <a:gd name="T9" fmla="*/ T8 w 2622"/>
                              <a:gd name="T10" fmla="+- 0 3546 1156"/>
                              <a:gd name="T11" fmla="*/ 3546 h 2883"/>
                              <a:gd name="T12" fmla="+- 0 5142 4939"/>
                              <a:gd name="T13" fmla="*/ T12 w 2622"/>
                              <a:gd name="T14" fmla="+- 0 3656 1156"/>
                              <a:gd name="T15" fmla="*/ 3656 h 2883"/>
                              <a:gd name="T16" fmla="+- 0 5260 4939"/>
                              <a:gd name="T17" fmla="*/ T16 w 2622"/>
                              <a:gd name="T18" fmla="+- 0 3754 1156"/>
                              <a:gd name="T19" fmla="*/ 3754 h 2883"/>
                              <a:gd name="T20" fmla="+- 0 5387 4939"/>
                              <a:gd name="T21" fmla="*/ T20 w 2622"/>
                              <a:gd name="T22" fmla="+- 0 3838 1156"/>
                              <a:gd name="T23" fmla="*/ 3838 h 2883"/>
                              <a:gd name="T24" fmla="+- 0 5522 4939"/>
                              <a:gd name="T25" fmla="*/ T24 w 2622"/>
                              <a:gd name="T26" fmla="+- 0 3909 1156"/>
                              <a:gd name="T27" fmla="*/ 3909 h 2883"/>
                              <a:gd name="T28" fmla="+- 0 5664 4939"/>
                              <a:gd name="T29" fmla="*/ T28 w 2622"/>
                              <a:gd name="T30" fmla="+- 0 3964 1156"/>
                              <a:gd name="T31" fmla="*/ 3964 h 2883"/>
                              <a:gd name="T32" fmla="+- 0 5812 4939"/>
                              <a:gd name="T33" fmla="*/ T32 w 2622"/>
                              <a:gd name="T34" fmla="+- 0 4005 1156"/>
                              <a:gd name="T35" fmla="*/ 4005 h 2883"/>
                              <a:gd name="T36" fmla="+- 0 5964 4939"/>
                              <a:gd name="T37" fmla="*/ T36 w 2622"/>
                              <a:gd name="T38" fmla="+- 0 4030 1156"/>
                              <a:gd name="T39" fmla="*/ 4030 h 2883"/>
                              <a:gd name="T40" fmla="+- 0 6119 4939"/>
                              <a:gd name="T41" fmla="*/ T40 w 2622"/>
                              <a:gd name="T42" fmla="+- 0 4038 1156"/>
                              <a:gd name="T43" fmla="*/ 4038 h 2883"/>
                              <a:gd name="T44" fmla="+- 0 6270 4939"/>
                              <a:gd name="T45" fmla="*/ T44 w 2622"/>
                              <a:gd name="T46" fmla="+- 0 4030 1156"/>
                              <a:gd name="T47" fmla="*/ 4030 h 2883"/>
                              <a:gd name="T48" fmla="+- 0 6417 4939"/>
                              <a:gd name="T49" fmla="*/ T48 w 2622"/>
                              <a:gd name="T50" fmla="+- 0 4007 1156"/>
                              <a:gd name="T51" fmla="*/ 4007 h 2883"/>
                              <a:gd name="T52" fmla="+- 0 6559 4939"/>
                              <a:gd name="T53" fmla="*/ T52 w 2622"/>
                              <a:gd name="T54" fmla="+- 0 3969 1156"/>
                              <a:gd name="T55" fmla="*/ 3969 h 2883"/>
                              <a:gd name="T56" fmla="+- 0 6695 4939"/>
                              <a:gd name="T57" fmla="*/ T56 w 2622"/>
                              <a:gd name="T58" fmla="+- 0 3917 1156"/>
                              <a:gd name="T59" fmla="*/ 3917 h 2883"/>
                              <a:gd name="T60" fmla="+- 0 6824 4939"/>
                              <a:gd name="T61" fmla="*/ T60 w 2622"/>
                              <a:gd name="T62" fmla="+- 0 3852 1156"/>
                              <a:gd name="T63" fmla="*/ 3852 h 2883"/>
                              <a:gd name="T64" fmla="+- 0 6945 4939"/>
                              <a:gd name="T65" fmla="*/ T64 w 2622"/>
                              <a:gd name="T66" fmla="+- 0 3776 1156"/>
                              <a:gd name="T67" fmla="*/ 3776 h 2883"/>
                              <a:gd name="T68" fmla="+- 0 7058 4939"/>
                              <a:gd name="T69" fmla="*/ T68 w 2622"/>
                              <a:gd name="T70" fmla="+- 0 3687 1156"/>
                              <a:gd name="T71" fmla="*/ 3687 h 2883"/>
                              <a:gd name="T72" fmla="+- 0 7161 4939"/>
                              <a:gd name="T73" fmla="*/ T72 w 2622"/>
                              <a:gd name="T74" fmla="+- 0 3589 1156"/>
                              <a:gd name="T75" fmla="*/ 3589 h 2883"/>
                              <a:gd name="T76" fmla="+- 0 7255 4939"/>
                              <a:gd name="T77" fmla="*/ T76 w 2622"/>
                              <a:gd name="T78" fmla="+- 0 3480 1156"/>
                              <a:gd name="T79" fmla="*/ 3480 h 2883"/>
                              <a:gd name="T80" fmla="+- 0 7338 4939"/>
                              <a:gd name="T81" fmla="*/ T80 w 2622"/>
                              <a:gd name="T82" fmla="+- 0 3363 1156"/>
                              <a:gd name="T83" fmla="*/ 3363 h 2883"/>
                              <a:gd name="T84" fmla="+- 0 7408 4939"/>
                              <a:gd name="T85" fmla="*/ T84 w 2622"/>
                              <a:gd name="T86" fmla="+- 0 3238 1156"/>
                              <a:gd name="T87" fmla="*/ 3238 h 2883"/>
                              <a:gd name="T88" fmla="+- 0 7467 4939"/>
                              <a:gd name="T89" fmla="*/ T88 w 2622"/>
                              <a:gd name="T90" fmla="+- 0 3106 1156"/>
                              <a:gd name="T91" fmla="*/ 3106 h 2883"/>
                              <a:gd name="T92" fmla="+- 0 7512 4939"/>
                              <a:gd name="T93" fmla="*/ T92 w 2622"/>
                              <a:gd name="T94" fmla="+- 0 2967 1156"/>
                              <a:gd name="T95" fmla="*/ 2967 h 2883"/>
                              <a:gd name="T96" fmla="+- 0 7543 4939"/>
                              <a:gd name="T97" fmla="*/ T96 w 2622"/>
                              <a:gd name="T98" fmla="+- 0 2822 1156"/>
                              <a:gd name="T99" fmla="*/ 2822 h 2883"/>
                              <a:gd name="T100" fmla="+- 0 7558 4939"/>
                              <a:gd name="T101" fmla="*/ T100 w 2622"/>
                              <a:gd name="T102" fmla="+- 0 2673 1156"/>
                              <a:gd name="T103" fmla="*/ 2673 h 2883"/>
                              <a:gd name="T104" fmla="+- 0 7558 4939"/>
                              <a:gd name="T105" fmla="*/ T104 w 2622"/>
                              <a:gd name="T106" fmla="+- 0 2521 1156"/>
                              <a:gd name="T107" fmla="*/ 2521 h 2883"/>
                              <a:gd name="T108" fmla="+- 0 7543 4939"/>
                              <a:gd name="T109" fmla="*/ T108 w 2622"/>
                              <a:gd name="T110" fmla="+- 0 2372 1156"/>
                              <a:gd name="T111" fmla="*/ 2372 h 2883"/>
                              <a:gd name="T112" fmla="+- 0 7512 4939"/>
                              <a:gd name="T113" fmla="*/ T112 w 2622"/>
                              <a:gd name="T114" fmla="+- 0 2228 1156"/>
                              <a:gd name="T115" fmla="*/ 2228 h 2883"/>
                              <a:gd name="T116" fmla="+- 0 7467 4939"/>
                              <a:gd name="T117" fmla="*/ T116 w 2622"/>
                              <a:gd name="T118" fmla="+- 0 2089 1156"/>
                              <a:gd name="T119" fmla="*/ 2089 h 2883"/>
                              <a:gd name="T120" fmla="+- 0 7408 4939"/>
                              <a:gd name="T121" fmla="*/ T120 w 2622"/>
                              <a:gd name="T122" fmla="+- 0 1957 1156"/>
                              <a:gd name="T123" fmla="*/ 1957 h 2883"/>
                              <a:gd name="T124" fmla="+- 0 7338 4939"/>
                              <a:gd name="T125" fmla="*/ T124 w 2622"/>
                              <a:gd name="T126" fmla="+- 0 1831 1156"/>
                              <a:gd name="T127" fmla="*/ 1831 h 2883"/>
                              <a:gd name="T128" fmla="+- 0 7255 4939"/>
                              <a:gd name="T129" fmla="*/ T128 w 2622"/>
                              <a:gd name="T130" fmla="+- 0 1714 1156"/>
                              <a:gd name="T131" fmla="*/ 1714 h 2883"/>
                              <a:gd name="T132" fmla="+- 0 7161 4939"/>
                              <a:gd name="T133" fmla="*/ T132 w 2622"/>
                              <a:gd name="T134" fmla="+- 0 1606 1156"/>
                              <a:gd name="T135" fmla="*/ 1606 h 2883"/>
                              <a:gd name="T136" fmla="+- 0 7058 4939"/>
                              <a:gd name="T137" fmla="*/ T136 w 2622"/>
                              <a:gd name="T138" fmla="+- 0 1507 1156"/>
                              <a:gd name="T139" fmla="*/ 1507 h 2883"/>
                              <a:gd name="T140" fmla="+- 0 6945 4939"/>
                              <a:gd name="T141" fmla="*/ T140 w 2622"/>
                              <a:gd name="T142" fmla="+- 0 1419 1156"/>
                              <a:gd name="T143" fmla="*/ 1419 h 2883"/>
                              <a:gd name="T144" fmla="+- 0 6824 4939"/>
                              <a:gd name="T145" fmla="*/ T144 w 2622"/>
                              <a:gd name="T146" fmla="+- 0 1342 1156"/>
                              <a:gd name="T147" fmla="*/ 1342 h 2883"/>
                              <a:gd name="T148" fmla="+- 0 6695 4939"/>
                              <a:gd name="T149" fmla="*/ T148 w 2622"/>
                              <a:gd name="T150" fmla="+- 0 1277 1156"/>
                              <a:gd name="T151" fmla="*/ 1277 h 2883"/>
                              <a:gd name="T152" fmla="+- 0 6559 4939"/>
                              <a:gd name="T153" fmla="*/ T152 w 2622"/>
                              <a:gd name="T154" fmla="+- 0 1226 1156"/>
                              <a:gd name="T155" fmla="*/ 1226 h 2883"/>
                              <a:gd name="T156" fmla="+- 0 6417 4939"/>
                              <a:gd name="T157" fmla="*/ T156 w 2622"/>
                              <a:gd name="T158" fmla="+- 0 1188 1156"/>
                              <a:gd name="T159" fmla="*/ 1188 h 2883"/>
                              <a:gd name="T160" fmla="+- 0 6270 4939"/>
                              <a:gd name="T161" fmla="*/ T160 w 2622"/>
                              <a:gd name="T162" fmla="+- 0 1164 1156"/>
                              <a:gd name="T163" fmla="*/ 1164 h 2883"/>
                              <a:gd name="T164" fmla="+- 0 6119 4939"/>
                              <a:gd name="T165" fmla="*/ T164 w 2622"/>
                              <a:gd name="T166" fmla="+- 0 1156 1156"/>
                              <a:gd name="T167" fmla="*/ 1156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622" h="2883">
                                <a:moveTo>
                                  <a:pt x="1180" y="0"/>
                                </a:moveTo>
                                <a:lnTo>
                                  <a:pt x="1133" y="1"/>
                                </a:lnTo>
                                <a:lnTo>
                                  <a:pt x="1180" y="1441"/>
                                </a:lnTo>
                                <a:lnTo>
                                  <a:pt x="0" y="2267"/>
                                </a:lnTo>
                                <a:lnTo>
                                  <a:pt x="46" y="2330"/>
                                </a:lnTo>
                                <a:lnTo>
                                  <a:pt x="96" y="2390"/>
                                </a:lnTo>
                                <a:lnTo>
                                  <a:pt x="148" y="2447"/>
                                </a:lnTo>
                                <a:lnTo>
                                  <a:pt x="203" y="2500"/>
                                </a:lnTo>
                                <a:lnTo>
                                  <a:pt x="261" y="2551"/>
                                </a:lnTo>
                                <a:lnTo>
                                  <a:pt x="321" y="2598"/>
                                </a:lnTo>
                                <a:lnTo>
                                  <a:pt x="383" y="2642"/>
                                </a:lnTo>
                                <a:lnTo>
                                  <a:pt x="448" y="2682"/>
                                </a:lnTo>
                                <a:lnTo>
                                  <a:pt x="515" y="2719"/>
                                </a:lnTo>
                                <a:lnTo>
                                  <a:pt x="583" y="2753"/>
                                </a:lnTo>
                                <a:lnTo>
                                  <a:pt x="653" y="2782"/>
                                </a:lnTo>
                                <a:lnTo>
                                  <a:pt x="725" y="2808"/>
                                </a:lnTo>
                                <a:lnTo>
                                  <a:pt x="798" y="2831"/>
                                </a:lnTo>
                                <a:lnTo>
                                  <a:pt x="873" y="2849"/>
                                </a:lnTo>
                                <a:lnTo>
                                  <a:pt x="948" y="2864"/>
                                </a:lnTo>
                                <a:lnTo>
                                  <a:pt x="1025" y="2874"/>
                                </a:lnTo>
                                <a:lnTo>
                                  <a:pt x="1102" y="2880"/>
                                </a:lnTo>
                                <a:lnTo>
                                  <a:pt x="1180" y="2882"/>
                                </a:lnTo>
                                <a:lnTo>
                                  <a:pt x="1256" y="2880"/>
                                </a:lnTo>
                                <a:lnTo>
                                  <a:pt x="1331" y="2874"/>
                                </a:lnTo>
                                <a:lnTo>
                                  <a:pt x="1405" y="2865"/>
                                </a:lnTo>
                                <a:lnTo>
                                  <a:pt x="1478" y="2851"/>
                                </a:lnTo>
                                <a:lnTo>
                                  <a:pt x="1550" y="2834"/>
                                </a:lnTo>
                                <a:lnTo>
                                  <a:pt x="1620" y="2813"/>
                                </a:lnTo>
                                <a:lnTo>
                                  <a:pt x="1689" y="2789"/>
                                </a:lnTo>
                                <a:lnTo>
                                  <a:pt x="1756" y="2761"/>
                                </a:lnTo>
                                <a:lnTo>
                                  <a:pt x="1821" y="2730"/>
                                </a:lnTo>
                                <a:lnTo>
                                  <a:pt x="1885" y="2696"/>
                                </a:lnTo>
                                <a:lnTo>
                                  <a:pt x="1946" y="2659"/>
                                </a:lnTo>
                                <a:lnTo>
                                  <a:pt x="2006" y="2620"/>
                                </a:lnTo>
                                <a:lnTo>
                                  <a:pt x="2063" y="2577"/>
                                </a:lnTo>
                                <a:lnTo>
                                  <a:pt x="2119" y="2531"/>
                                </a:lnTo>
                                <a:lnTo>
                                  <a:pt x="2172" y="2483"/>
                                </a:lnTo>
                                <a:lnTo>
                                  <a:pt x="2222" y="2433"/>
                                </a:lnTo>
                                <a:lnTo>
                                  <a:pt x="2270" y="2380"/>
                                </a:lnTo>
                                <a:lnTo>
                                  <a:pt x="2316" y="2324"/>
                                </a:lnTo>
                                <a:lnTo>
                                  <a:pt x="2359" y="2267"/>
                                </a:lnTo>
                                <a:lnTo>
                                  <a:pt x="2399" y="2207"/>
                                </a:lnTo>
                                <a:lnTo>
                                  <a:pt x="2435" y="2145"/>
                                </a:lnTo>
                                <a:lnTo>
                                  <a:pt x="2469" y="2082"/>
                                </a:lnTo>
                                <a:lnTo>
                                  <a:pt x="2500" y="2017"/>
                                </a:lnTo>
                                <a:lnTo>
                                  <a:pt x="2528" y="1950"/>
                                </a:lnTo>
                                <a:lnTo>
                                  <a:pt x="2552" y="1881"/>
                                </a:lnTo>
                                <a:lnTo>
                                  <a:pt x="2573" y="1811"/>
                                </a:lnTo>
                                <a:lnTo>
                                  <a:pt x="2590" y="1739"/>
                                </a:lnTo>
                                <a:lnTo>
                                  <a:pt x="2604" y="1666"/>
                                </a:lnTo>
                                <a:lnTo>
                                  <a:pt x="2613" y="1592"/>
                                </a:lnTo>
                                <a:lnTo>
                                  <a:pt x="2619" y="1517"/>
                                </a:lnTo>
                                <a:lnTo>
                                  <a:pt x="2621" y="1441"/>
                                </a:lnTo>
                                <a:lnTo>
                                  <a:pt x="2619" y="1365"/>
                                </a:lnTo>
                                <a:lnTo>
                                  <a:pt x="2613" y="1290"/>
                                </a:lnTo>
                                <a:lnTo>
                                  <a:pt x="2604" y="1216"/>
                                </a:lnTo>
                                <a:lnTo>
                                  <a:pt x="2590" y="1143"/>
                                </a:lnTo>
                                <a:lnTo>
                                  <a:pt x="2573" y="1072"/>
                                </a:lnTo>
                                <a:lnTo>
                                  <a:pt x="2552" y="1002"/>
                                </a:lnTo>
                                <a:lnTo>
                                  <a:pt x="2528" y="933"/>
                                </a:lnTo>
                                <a:lnTo>
                                  <a:pt x="2500" y="866"/>
                                </a:lnTo>
                                <a:lnTo>
                                  <a:pt x="2469" y="801"/>
                                </a:lnTo>
                                <a:lnTo>
                                  <a:pt x="2435" y="737"/>
                                </a:lnTo>
                                <a:lnTo>
                                  <a:pt x="2399" y="675"/>
                                </a:lnTo>
                                <a:lnTo>
                                  <a:pt x="2359" y="616"/>
                                </a:lnTo>
                                <a:lnTo>
                                  <a:pt x="2316" y="558"/>
                                </a:lnTo>
                                <a:lnTo>
                                  <a:pt x="2270" y="503"/>
                                </a:lnTo>
                                <a:lnTo>
                                  <a:pt x="2222" y="450"/>
                                </a:lnTo>
                                <a:lnTo>
                                  <a:pt x="2172" y="399"/>
                                </a:lnTo>
                                <a:lnTo>
                                  <a:pt x="2119" y="351"/>
                                </a:lnTo>
                                <a:lnTo>
                                  <a:pt x="2063" y="306"/>
                                </a:lnTo>
                                <a:lnTo>
                                  <a:pt x="2006" y="263"/>
                                </a:lnTo>
                                <a:lnTo>
                                  <a:pt x="1946" y="223"/>
                                </a:lnTo>
                                <a:lnTo>
                                  <a:pt x="1885" y="186"/>
                                </a:lnTo>
                                <a:lnTo>
                                  <a:pt x="1821" y="152"/>
                                </a:lnTo>
                                <a:lnTo>
                                  <a:pt x="1756" y="121"/>
                                </a:lnTo>
                                <a:lnTo>
                                  <a:pt x="1689" y="94"/>
                                </a:lnTo>
                                <a:lnTo>
                                  <a:pt x="1620" y="70"/>
                                </a:lnTo>
                                <a:lnTo>
                                  <a:pt x="1550" y="49"/>
                                </a:lnTo>
                                <a:lnTo>
                                  <a:pt x="1478" y="32"/>
                                </a:lnTo>
                                <a:lnTo>
                                  <a:pt x="1405" y="18"/>
                                </a:lnTo>
                                <a:lnTo>
                                  <a:pt x="1331" y="8"/>
                                </a:lnTo>
                                <a:lnTo>
                                  <a:pt x="1256" y="2"/>
                                </a:lnTo>
                                <a:lnTo>
                                  <a:pt x="1180" y="0"/>
                                </a:lnTo>
                                <a:close/>
                              </a:path>
                            </a:pathLst>
                          </a:custGeom>
                          <a:solidFill>
                            <a:srgbClr val="CF4300"/>
                          </a:solidFill>
                          <a:ln>
                            <a:noFill/>
                          </a:ln>
                        </wps:spPr>
                        <wps:bodyPr rot="0" vert="horz" wrap="square" lIns="91440" tIns="45720" rIns="91440" bIns="45720" anchor="t" anchorCtr="0" upright="1">
                          <a:noAutofit/>
                        </wps:bodyPr>
                      </wps:wsp>
                      <wps:wsp>
                        <wps:cNvPr id="126" name="docshape294"/>
                        <wps:cNvSpPr/>
                        <wps:spPr bwMode="auto">
                          <a:xfrm>
                            <a:off x="4678" y="1267"/>
                            <a:ext cx="2807" cy="2771"/>
                          </a:xfrm>
                          <a:custGeom>
                            <a:avLst/>
                            <a:gdLst>
                              <a:gd name="T0" fmla="+- 0 5492 4678"/>
                              <a:gd name="T1" fmla="*/ T0 w 2807"/>
                              <a:gd name="T2" fmla="+- 0 1300 1267"/>
                              <a:gd name="T3" fmla="*/ 1300 h 2771"/>
                              <a:gd name="T4" fmla="+- 0 5356 4678"/>
                              <a:gd name="T5" fmla="*/ T4 w 2807"/>
                              <a:gd name="T6" fmla="+- 0 1375 1267"/>
                              <a:gd name="T7" fmla="*/ 1375 h 2771"/>
                              <a:gd name="T8" fmla="+- 0 5230 4678"/>
                              <a:gd name="T9" fmla="*/ T8 w 2807"/>
                              <a:gd name="T10" fmla="+- 0 1464 1267"/>
                              <a:gd name="T11" fmla="*/ 1464 h 2771"/>
                              <a:gd name="T12" fmla="+- 0 5115 4678"/>
                              <a:gd name="T13" fmla="*/ T12 w 2807"/>
                              <a:gd name="T14" fmla="+- 0 1565 1267"/>
                              <a:gd name="T15" fmla="*/ 1565 h 2771"/>
                              <a:gd name="T16" fmla="+- 0 5011 4678"/>
                              <a:gd name="T17" fmla="*/ T16 w 2807"/>
                              <a:gd name="T18" fmla="+- 0 1677 1267"/>
                              <a:gd name="T19" fmla="*/ 1677 h 2771"/>
                              <a:gd name="T20" fmla="+- 0 4920 4678"/>
                              <a:gd name="T21" fmla="*/ T20 w 2807"/>
                              <a:gd name="T22" fmla="+- 0 1799 1267"/>
                              <a:gd name="T23" fmla="*/ 1799 h 2771"/>
                              <a:gd name="T24" fmla="+- 0 4843 4678"/>
                              <a:gd name="T25" fmla="*/ T24 w 2807"/>
                              <a:gd name="T26" fmla="+- 0 1929 1267"/>
                              <a:gd name="T27" fmla="*/ 1929 h 2771"/>
                              <a:gd name="T28" fmla="+- 0 4779 4678"/>
                              <a:gd name="T29" fmla="*/ T28 w 2807"/>
                              <a:gd name="T30" fmla="+- 0 2068 1267"/>
                              <a:gd name="T31" fmla="*/ 2068 h 2771"/>
                              <a:gd name="T32" fmla="+- 0 4731 4678"/>
                              <a:gd name="T33" fmla="*/ T32 w 2807"/>
                              <a:gd name="T34" fmla="+- 0 2213 1267"/>
                              <a:gd name="T35" fmla="*/ 2213 h 2771"/>
                              <a:gd name="T36" fmla="+- 0 4697 4678"/>
                              <a:gd name="T37" fmla="*/ T36 w 2807"/>
                              <a:gd name="T38" fmla="+- 0 2364 1267"/>
                              <a:gd name="T39" fmla="*/ 2364 h 2771"/>
                              <a:gd name="T40" fmla="+- 0 4680 4678"/>
                              <a:gd name="T41" fmla="*/ T40 w 2807"/>
                              <a:gd name="T42" fmla="+- 0 2519 1267"/>
                              <a:gd name="T43" fmla="*/ 2519 h 2771"/>
                              <a:gd name="T44" fmla="+- 0 4680 4678"/>
                              <a:gd name="T45" fmla="*/ T44 w 2807"/>
                              <a:gd name="T46" fmla="+- 0 2673 1267"/>
                              <a:gd name="T47" fmla="*/ 2673 h 2771"/>
                              <a:gd name="T48" fmla="+- 0 4696 4678"/>
                              <a:gd name="T49" fmla="*/ T48 w 2807"/>
                              <a:gd name="T50" fmla="+- 0 2822 1267"/>
                              <a:gd name="T51" fmla="*/ 2822 h 2771"/>
                              <a:gd name="T52" fmla="+- 0 4727 4678"/>
                              <a:gd name="T53" fmla="*/ T52 w 2807"/>
                              <a:gd name="T54" fmla="+- 0 2967 1267"/>
                              <a:gd name="T55" fmla="*/ 2967 h 2771"/>
                              <a:gd name="T56" fmla="+- 0 4772 4678"/>
                              <a:gd name="T57" fmla="*/ T56 w 2807"/>
                              <a:gd name="T58" fmla="+- 0 3106 1267"/>
                              <a:gd name="T59" fmla="*/ 3106 h 2771"/>
                              <a:gd name="T60" fmla="+- 0 4830 4678"/>
                              <a:gd name="T61" fmla="*/ T60 w 2807"/>
                              <a:gd name="T62" fmla="+- 0 3238 1267"/>
                              <a:gd name="T63" fmla="*/ 3238 h 2771"/>
                              <a:gd name="T64" fmla="+- 0 4901 4678"/>
                              <a:gd name="T65" fmla="*/ T64 w 2807"/>
                              <a:gd name="T66" fmla="+- 0 3363 1267"/>
                              <a:gd name="T67" fmla="*/ 3363 h 2771"/>
                              <a:gd name="T68" fmla="+- 0 4984 4678"/>
                              <a:gd name="T69" fmla="*/ T68 w 2807"/>
                              <a:gd name="T70" fmla="+- 0 3480 1267"/>
                              <a:gd name="T71" fmla="*/ 3480 h 2771"/>
                              <a:gd name="T72" fmla="+- 0 5077 4678"/>
                              <a:gd name="T73" fmla="*/ T72 w 2807"/>
                              <a:gd name="T74" fmla="+- 0 3589 1267"/>
                              <a:gd name="T75" fmla="*/ 3589 h 2771"/>
                              <a:gd name="T76" fmla="+- 0 5181 4678"/>
                              <a:gd name="T77" fmla="*/ T76 w 2807"/>
                              <a:gd name="T78" fmla="+- 0 3687 1267"/>
                              <a:gd name="T79" fmla="*/ 3687 h 2771"/>
                              <a:gd name="T80" fmla="+- 0 5294 4678"/>
                              <a:gd name="T81" fmla="*/ T80 w 2807"/>
                              <a:gd name="T82" fmla="+- 0 3776 1267"/>
                              <a:gd name="T83" fmla="*/ 3776 h 2771"/>
                              <a:gd name="T84" fmla="+- 0 5415 4678"/>
                              <a:gd name="T85" fmla="*/ T84 w 2807"/>
                              <a:gd name="T86" fmla="+- 0 3852 1267"/>
                              <a:gd name="T87" fmla="*/ 3852 h 2771"/>
                              <a:gd name="T88" fmla="+- 0 5544 4678"/>
                              <a:gd name="T89" fmla="*/ T88 w 2807"/>
                              <a:gd name="T90" fmla="+- 0 3917 1267"/>
                              <a:gd name="T91" fmla="*/ 3917 h 2771"/>
                              <a:gd name="T92" fmla="+- 0 5680 4678"/>
                              <a:gd name="T93" fmla="*/ T92 w 2807"/>
                              <a:gd name="T94" fmla="+- 0 3969 1267"/>
                              <a:gd name="T95" fmla="*/ 3969 h 2771"/>
                              <a:gd name="T96" fmla="+- 0 5821 4678"/>
                              <a:gd name="T97" fmla="*/ T96 w 2807"/>
                              <a:gd name="T98" fmla="+- 0 4007 1267"/>
                              <a:gd name="T99" fmla="*/ 4007 h 2771"/>
                              <a:gd name="T100" fmla="+- 0 5968 4678"/>
                              <a:gd name="T101" fmla="*/ T100 w 2807"/>
                              <a:gd name="T102" fmla="+- 0 4030 1267"/>
                              <a:gd name="T103" fmla="*/ 4030 h 2771"/>
                              <a:gd name="T104" fmla="+- 0 6119 4678"/>
                              <a:gd name="T105" fmla="*/ T104 w 2807"/>
                              <a:gd name="T106" fmla="+- 0 4038 1267"/>
                              <a:gd name="T107" fmla="*/ 4038 h 2771"/>
                              <a:gd name="T108" fmla="+- 0 6272 4678"/>
                              <a:gd name="T109" fmla="*/ T108 w 2807"/>
                              <a:gd name="T110" fmla="+- 0 4030 1267"/>
                              <a:gd name="T111" fmla="*/ 4030 h 2771"/>
                              <a:gd name="T112" fmla="+- 0 6421 4678"/>
                              <a:gd name="T113" fmla="*/ T112 w 2807"/>
                              <a:gd name="T114" fmla="+- 0 4006 1267"/>
                              <a:gd name="T115" fmla="*/ 4006 h 2771"/>
                              <a:gd name="T116" fmla="+- 0 6565 4678"/>
                              <a:gd name="T117" fmla="*/ T116 w 2807"/>
                              <a:gd name="T118" fmla="+- 0 3967 1267"/>
                              <a:gd name="T119" fmla="*/ 3967 h 2771"/>
                              <a:gd name="T120" fmla="+- 0 6704 4678"/>
                              <a:gd name="T121" fmla="*/ T120 w 2807"/>
                              <a:gd name="T122" fmla="+- 0 3914 1267"/>
                              <a:gd name="T123" fmla="*/ 3914 h 2771"/>
                              <a:gd name="T124" fmla="+- 0 6835 4678"/>
                              <a:gd name="T125" fmla="*/ T124 w 2807"/>
                              <a:gd name="T126" fmla="+- 0 3847 1267"/>
                              <a:gd name="T127" fmla="*/ 3847 h 2771"/>
                              <a:gd name="T128" fmla="+- 0 6959 4678"/>
                              <a:gd name="T129" fmla="*/ T128 w 2807"/>
                              <a:gd name="T130" fmla="+- 0 3767 1267"/>
                              <a:gd name="T131" fmla="*/ 3767 h 2771"/>
                              <a:gd name="T132" fmla="+- 0 7075 4678"/>
                              <a:gd name="T133" fmla="*/ T132 w 2807"/>
                              <a:gd name="T134" fmla="+- 0 3675 1267"/>
                              <a:gd name="T135" fmla="*/ 3675 h 2771"/>
                              <a:gd name="T136" fmla="+- 0 7180 4678"/>
                              <a:gd name="T137" fmla="*/ T136 w 2807"/>
                              <a:gd name="T138" fmla="+- 0 3572 1267"/>
                              <a:gd name="T139" fmla="*/ 3572 h 2771"/>
                              <a:gd name="T140" fmla="+- 0 7275 4678"/>
                              <a:gd name="T141" fmla="*/ T140 w 2807"/>
                              <a:gd name="T142" fmla="+- 0 3458 1267"/>
                              <a:gd name="T143" fmla="*/ 3458 h 2771"/>
                              <a:gd name="T144" fmla="+- 0 7358 4678"/>
                              <a:gd name="T145" fmla="*/ T144 w 2807"/>
                              <a:gd name="T146" fmla="+- 0 3334 1267"/>
                              <a:gd name="T147" fmla="*/ 3334 h 2771"/>
                              <a:gd name="T148" fmla="+- 0 7428 4678"/>
                              <a:gd name="T149" fmla="*/ T148 w 2807"/>
                              <a:gd name="T150" fmla="+- 0 3200 1267"/>
                              <a:gd name="T151" fmla="*/ 3200 h 2771"/>
                              <a:gd name="T152" fmla="+- 0 7485 4678"/>
                              <a:gd name="T153" fmla="*/ T152 w 2807"/>
                              <a:gd name="T154" fmla="+- 0 3058 1267"/>
                              <a:gd name="T155" fmla="*/ 3058 h 2771"/>
                              <a:gd name="T156" fmla="+- 0 5564 4678"/>
                              <a:gd name="T157" fmla="*/ T156 w 2807"/>
                              <a:gd name="T158" fmla="+- 0 1267 1267"/>
                              <a:gd name="T159" fmla="*/ 1267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807" h="2771">
                                <a:moveTo>
                                  <a:pt x="886" y="0"/>
                                </a:moveTo>
                                <a:lnTo>
                                  <a:pt x="814" y="33"/>
                                </a:lnTo>
                                <a:lnTo>
                                  <a:pt x="745" y="69"/>
                                </a:lnTo>
                                <a:lnTo>
                                  <a:pt x="678" y="108"/>
                                </a:lnTo>
                                <a:lnTo>
                                  <a:pt x="614" y="151"/>
                                </a:lnTo>
                                <a:lnTo>
                                  <a:pt x="552" y="197"/>
                                </a:lnTo>
                                <a:lnTo>
                                  <a:pt x="493" y="246"/>
                                </a:lnTo>
                                <a:lnTo>
                                  <a:pt x="437" y="298"/>
                                </a:lnTo>
                                <a:lnTo>
                                  <a:pt x="383" y="352"/>
                                </a:lnTo>
                                <a:lnTo>
                                  <a:pt x="333" y="410"/>
                                </a:lnTo>
                                <a:lnTo>
                                  <a:pt x="286" y="469"/>
                                </a:lnTo>
                                <a:lnTo>
                                  <a:pt x="242" y="532"/>
                                </a:lnTo>
                                <a:lnTo>
                                  <a:pt x="202" y="596"/>
                                </a:lnTo>
                                <a:lnTo>
                                  <a:pt x="165" y="662"/>
                                </a:lnTo>
                                <a:lnTo>
                                  <a:pt x="131" y="731"/>
                                </a:lnTo>
                                <a:lnTo>
                                  <a:pt x="101" y="801"/>
                                </a:lnTo>
                                <a:lnTo>
                                  <a:pt x="75" y="873"/>
                                </a:lnTo>
                                <a:lnTo>
                                  <a:pt x="53" y="946"/>
                                </a:lnTo>
                                <a:lnTo>
                                  <a:pt x="34" y="1021"/>
                                </a:lnTo>
                                <a:lnTo>
                                  <a:pt x="19" y="1097"/>
                                </a:lnTo>
                                <a:lnTo>
                                  <a:pt x="9" y="1174"/>
                                </a:lnTo>
                                <a:lnTo>
                                  <a:pt x="2" y="1252"/>
                                </a:lnTo>
                                <a:lnTo>
                                  <a:pt x="0" y="1330"/>
                                </a:lnTo>
                                <a:lnTo>
                                  <a:pt x="2" y="1406"/>
                                </a:lnTo>
                                <a:lnTo>
                                  <a:pt x="8" y="1481"/>
                                </a:lnTo>
                                <a:lnTo>
                                  <a:pt x="18" y="1555"/>
                                </a:lnTo>
                                <a:lnTo>
                                  <a:pt x="32" y="1628"/>
                                </a:lnTo>
                                <a:lnTo>
                                  <a:pt x="49" y="1700"/>
                                </a:lnTo>
                                <a:lnTo>
                                  <a:pt x="70" y="1770"/>
                                </a:lnTo>
                                <a:lnTo>
                                  <a:pt x="94" y="1839"/>
                                </a:lnTo>
                                <a:lnTo>
                                  <a:pt x="121" y="1906"/>
                                </a:lnTo>
                                <a:lnTo>
                                  <a:pt x="152" y="1971"/>
                                </a:lnTo>
                                <a:lnTo>
                                  <a:pt x="186" y="2034"/>
                                </a:lnTo>
                                <a:lnTo>
                                  <a:pt x="223" y="2096"/>
                                </a:lnTo>
                                <a:lnTo>
                                  <a:pt x="263" y="2156"/>
                                </a:lnTo>
                                <a:lnTo>
                                  <a:pt x="306" y="2213"/>
                                </a:lnTo>
                                <a:lnTo>
                                  <a:pt x="351" y="2269"/>
                                </a:lnTo>
                                <a:lnTo>
                                  <a:pt x="399" y="2322"/>
                                </a:lnTo>
                                <a:lnTo>
                                  <a:pt x="450" y="2372"/>
                                </a:lnTo>
                                <a:lnTo>
                                  <a:pt x="503" y="2420"/>
                                </a:lnTo>
                                <a:lnTo>
                                  <a:pt x="558" y="2466"/>
                                </a:lnTo>
                                <a:lnTo>
                                  <a:pt x="616" y="2509"/>
                                </a:lnTo>
                                <a:lnTo>
                                  <a:pt x="675" y="2548"/>
                                </a:lnTo>
                                <a:lnTo>
                                  <a:pt x="737" y="2585"/>
                                </a:lnTo>
                                <a:lnTo>
                                  <a:pt x="801" y="2619"/>
                                </a:lnTo>
                                <a:lnTo>
                                  <a:pt x="866" y="2650"/>
                                </a:lnTo>
                                <a:lnTo>
                                  <a:pt x="933" y="2678"/>
                                </a:lnTo>
                                <a:lnTo>
                                  <a:pt x="1002" y="2702"/>
                                </a:lnTo>
                                <a:lnTo>
                                  <a:pt x="1072" y="2723"/>
                                </a:lnTo>
                                <a:lnTo>
                                  <a:pt x="1143" y="2740"/>
                                </a:lnTo>
                                <a:lnTo>
                                  <a:pt x="1216" y="2754"/>
                                </a:lnTo>
                                <a:lnTo>
                                  <a:pt x="1290" y="2763"/>
                                </a:lnTo>
                                <a:lnTo>
                                  <a:pt x="1365" y="2769"/>
                                </a:lnTo>
                                <a:lnTo>
                                  <a:pt x="1441" y="2771"/>
                                </a:lnTo>
                                <a:lnTo>
                                  <a:pt x="1518" y="2769"/>
                                </a:lnTo>
                                <a:lnTo>
                                  <a:pt x="1594" y="2763"/>
                                </a:lnTo>
                                <a:lnTo>
                                  <a:pt x="1669" y="2753"/>
                                </a:lnTo>
                                <a:lnTo>
                                  <a:pt x="1743" y="2739"/>
                                </a:lnTo>
                                <a:lnTo>
                                  <a:pt x="1816" y="2722"/>
                                </a:lnTo>
                                <a:lnTo>
                                  <a:pt x="1887" y="2700"/>
                                </a:lnTo>
                                <a:lnTo>
                                  <a:pt x="1957" y="2675"/>
                                </a:lnTo>
                                <a:lnTo>
                                  <a:pt x="2026" y="2647"/>
                                </a:lnTo>
                                <a:lnTo>
                                  <a:pt x="2092" y="2615"/>
                                </a:lnTo>
                                <a:lnTo>
                                  <a:pt x="2157" y="2580"/>
                                </a:lnTo>
                                <a:lnTo>
                                  <a:pt x="2220" y="2542"/>
                                </a:lnTo>
                                <a:lnTo>
                                  <a:pt x="2281" y="2500"/>
                                </a:lnTo>
                                <a:lnTo>
                                  <a:pt x="2340" y="2456"/>
                                </a:lnTo>
                                <a:lnTo>
                                  <a:pt x="2397" y="2408"/>
                                </a:lnTo>
                                <a:lnTo>
                                  <a:pt x="2451" y="2358"/>
                                </a:lnTo>
                                <a:lnTo>
                                  <a:pt x="2502" y="2305"/>
                                </a:lnTo>
                                <a:lnTo>
                                  <a:pt x="2551" y="2249"/>
                                </a:lnTo>
                                <a:lnTo>
                                  <a:pt x="2597" y="2191"/>
                                </a:lnTo>
                                <a:lnTo>
                                  <a:pt x="2640" y="2130"/>
                                </a:lnTo>
                                <a:lnTo>
                                  <a:pt x="2680" y="2067"/>
                                </a:lnTo>
                                <a:lnTo>
                                  <a:pt x="2717" y="2001"/>
                                </a:lnTo>
                                <a:lnTo>
                                  <a:pt x="2750" y="1933"/>
                                </a:lnTo>
                                <a:lnTo>
                                  <a:pt x="2780" y="1863"/>
                                </a:lnTo>
                                <a:lnTo>
                                  <a:pt x="2807" y="1791"/>
                                </a:lnTo>
                                <a:lnTo>
                                  <a:pt x="1441" y="1330"/>
                                </a:lnTo>
                                <a:lnTo>
                                  <a:pt x="886" y="0"/>
                                </a:lnTo>
                                <a:close/>
                              </a:path>
                            </a:pathLst>
                          </a:custGeom>
                          <a:solidFill>
                            <a:srgbClr val="FF7A00"/>
                          </a:solidFill>
                          <a:ln>
                            <a:noFill/>
                          </a:ln>
                        </wps:spPr>
                        <wps:bodyPr rot="0" vert="horz" wrap="square" lIns="91440" tIns="45720" rIns="91440" bIns="45720" anchor="t" anchorCtr="0" upright="1">
                          <a:noAutofit/>
                        </wps:bodyPr>
                      </wps:wsp>
                      <wps:wsp>
                        <wps:cNvPr id="128" name="docshape295"/>
                        <wps:cNvSpPr/>
                        <wps:spPr bwMode="auto">
                          <a:xfrm>
                            <a:off x="4678" y="1267"/>
                            <a:ext cx="2807" cy="2771"/>
                          </a:xfrm>
                          <a:custGeom>
                            <a:avLst/>
                            <a:gdLst>
                              <a:gd name="T0" fmla="+- 0 7485 4678"/>
                              <a:gd name="T1" fmla="*/ T0 w 2807"/>
                              <a:gd name="T2" fmla="+- 0 3058 1267"/>
                              <a:gd name="T3" fmla="*/ 3058 h 2771"/>
                              <a:gd name="T4" fmla="+- 0 7428 4678"/>
                              <a:gd name="T5" fmla="*/ T4 w 2807"/>
                              <a:gd name="T6" fmla="+- 0 3200 1267"/>
                              <a:gd name="T7" fmla="*/ 3200 h 2771"/>
                              <a:gd name="T8" fmla="+- 0 7358 4678"/>
                              <a:gd name="T9" fmla="*/ T8 w 2807"/>
                              <a:gd name="T10" fmla="+- 0 3334 1267"/>
                              <a:gd name="T11" fmla="*/ 3334 h 2771"/>
                              <a:gd name="T12" fmla="+- 0 7275 4678"/>
                              <a:gd name="T13" fmla="*/ T12 w 2807"/>
                              <a:gd name="T14" fmla="+- 0 3458 1267"/>
                              <a:gd name="T15" fmla="*/ 3458 h 2771"/>
                              <a:gd name="T16" fmla="+- 0 7180 4678"/>
                              <a:gd name="T17" fmla="*/ T16 w 2807"/>
                              <a:gd name="T18" fmla="+- 0 3572 1267"/>
                              <a:gd name="T19" fmla="*/ 3572 h 2771"/>
                              <a:gd name="T20" fmla="+- 0 7075 4678"/>
                              <a:gd name="T21" fmla="*/ T20 w 2807"/>
                              <a:gd name="T22" fmla="+- 0 3675 1267"/>
                              <a:gd name="T23" fmla="*/ 3675 h 2771"/>
                              <a:gd name="T24" fmla="+- 0 6959 4678"/>
                              <a:gd name="T25" fmla="*/ T24 w 2807"/>
                              <a:gd name="T26" fmla="+- 0 3767 1267"/>
                              <a:gd name="T27" fmla="*/ 3767 h 2771"/>
                              <a:gd name="T28" fmla="+- 0 6835 4678"/>
                              <a:gd name="T29" fmla="*/ T28 w 2807"/>
                              <a:gd name="T30" fmla="+- 0 3847 1267"/>
                              <a:gd name="T31" fmla="*/ 3847 h 2771"/>
                              <a:gd name="T32" fmla="+- 0 6704 4678"/>
                              <a:gd name="T33" fmla="*/ T32 w 2807"/>
                              <a:gd name="T34" fmla="+- 0 3914 1267"/>
                              <a:gd name="T35" fmla="*/ 3914 h 2771"/>
                              <a:gd name="T36" fmla="+- 0 6565 4678"/>
                              <a:gd name="T37" fmla="*/ T36 w 2807"/>
                              <a:gd name="T38" fmla="+- 0 3967 1267"/>
                              <a:gd name="T39" fmla="*/ 3967 h 2771"/>
                              <a:gd name="T40" fmla="+- 0 6421 4678"/>
                              <a:gd name="T41" fmla="*/ T40 w 2807"/>
                              <a:gd name="T42" fmla="+- 0 4006 1267"/>
                              <a:gd name="T43" fmla="*/ 4006 h 2771"/>
                              <a:gd name="T44" fmla="+- 0 6272 4678"/>
                              <a:gd name="T45" fmla="*/ T44 w 2807"/>
                              <a:gd name="T46" fmla="+- 0 4030 1267"/>
                              <a:gd name="T47" fmla="*/ 4030 h 2771"/>
                              <a:gd name="T48" fmla="+- 0 6119 4678"/>
                              <a:gd name="T49" fmla="*/ T48 w 2807"/>
                              <a:gd name="T50" fmla="+- 0 4038 1267"/>
                              <a:gd name="T51" fmla="*/ 4038 h 2771"/>
                              <a:gd name="T52" fmla="+- 0 5968 4678"/>
                              <a:gd name="T53" fmla="*/ T52 w 2807"/>
                              <a:gd name="T54" fmla="+- 0 4030 1267"/>
                              <a:gd name="T55" fmla="*/ 4030 h 2771"/>
                              <a:gd name="T56" fmla="+- 0 5821 4678"/>
                              <a:gd name="T57" fmla="*/ T56 w 2807"/>
                              <a:gd name="T58" fmla="+- 0 4007 1267"/>
                              <a:gd name="T59" fmla="*/ 4007 h 2771"/>
                              <a:gd name="T60" fmla="+- 0 5680 4678"/>
                              <a:gd name="T61" fmla="*/ T60 w 2807"/>
                              <a:gd name="T62" fmla="+- 0 3969 1267"/>
                              <a:gd name="T63" fmla="*/ 3969 h 2771"/>
                              <a:gd name="T64" fmla="+- 0 5544 4678"/>
                              <a:gd name="T65" fmla="*/ T64 w 2807"/>
                              <a:gd name="T66" fmla="+- 0 3917 1267"/>
                              <a:gd name="T67" fmla="*/ 3917 h 2771"/>
                              <a:gd name="T68" fmla="+- 0 5415 4678"/>
                              <a:gd name="T69" fmla="*/ T68 w 2807"/>
                              <a:gd name="T70" fmla="+- 0 3852 1267"/>
                              <a:gd name="T71" fmla="*/ 3852 h 2771"/>
                              <a:gd name="T72" fmla="+- 0 5294 4678"/>
                              <a:gd name="T73" fmla="*/ T72 w 2807"/>
                              <a:gd name="T74" fmla="+- 0 3776 1267"/>
                              <a:gd name="T75" fmla="*/ 3776 h 2771"/>
                              <a:gd name="T76" fmla="+- 0 5181 4678"/>
                              <a:gd name="T77" fmla="*/ T76 w 2807"/>
                              <a:gd name="T78" fmla="+- 0 3687 1267"/>
                              <a:gd name="T79" fmla="*/ 3687 h 2771"/>
                              <a:gd name="T80" fmla="+- 0 5077 4678"/>
                              <a:gd name="T81" fmla="*/ T80 w 2807"/>
                              <a:gd name="T82" fmla="+- 0 3589 1267"/>
                              <a:gd name="T83" fmla="*/ 3589 h 2771"/>
                              <a:gd name="T84" fmla="+- 0 4984 4678"/>
                              <a:gd name="T85" fmla="*/ T84 w 2807"/>
                              <a:gd name="T86" fmla="+- 0 3480 1267"/>
                              <a:gd name="T87" fmla="*/ 3480 h 2771"/>
                              <a:gd name="T88" fmla="+- 0 4901 4678"/>
                              <a:gd name="T89" fmla="*/ T88 w 2807"/>
                              <a:gd name="T90" fmla="+- 0 3363 1267"/>
                              <a:gd name="T91" fmla="*/ 3363 h 2771"/>
                              <a:gd name="T92" fmla="+- 0 4830 4678"/>
                              <a:gd name="T93" fmla="*/ T92 w 2807"/>
                              <a:gd name="T94" fmla="+- 0 3238 1267"/>
                              <a:gd name="T95" fmla="*/ 3238 h 2771"/>
                              <a:gd name="T96" fmla="+- 0 4772 4678"/>
                              <a:gd name="T97" fmla="*/ T96 w 2807"/>
                              <a:gd name="T98" fmla="+- 0 3106 1267"/>
                              <a:gd name="T99" fmla="*/ 3106 h 2771"/>
                              <a:gd name="T100" fmla="+- 0 4727 4678"/>
                              <a:gd name="T101" fmla="*/ T100 w 2807"/>
                              <a:gd name="T102" fmla="+- 0 2967 1267"/>
                              <a:gd name="T103" fmla="*/ 2967 h 2771"/>
                              <a:gd name="T104" fmla="+- 0 4696 4678"/>
                              <a:gd name="T105" fmla="*/ T104 w 2807"/>
                              <a:gd name="T106" fmla="+- 0 2822 1267"/>
                              <a:gd name="T107" fmla="*/ 2822 h 2771"/>
                              <a:gd name="T108" fmla="+- 0 4680 4678"/>
                              <a:gd name="T109" fmla="*/ T108 w 2807"/>
                              <a:gd name="T110" fmla="+- 0 2673 1267"/>
                              <a:gd name="T111" fmla="*/ 2673 h 2771"/>
                              <a:gd name="T112" fmla="+- 0 4680 4678"/>
                              <a:gd name="T113" fmla="*/ T112 w 2807"/>
                              <a:gd name="T114" fmla="+- 0 2519 1267"/>
                              <a:gd name="T115" fmla="*/ 2519 h 2771"/>
                              <a:gd name="T116" fmla="+- 0 4697 4678"/>
                              <a:gd name="T117" fmla="*/ T116 w 2807"/>
                              <a:gd name="T118" fmla="+- 0 2364 1267"/>
                              <a:gd name="T119" fmla="*/ 2364 h 2771"/>
                              <a:gd name="T120" fmla="+- 0 4731 4678"/>
                              <a:gd name="T121" fmla="*/ T120 w 2807"/>
                              <a:gd name="T122" fmla="+- 0 2213 1267"/>
                              <a:gd name="T123" fmla="*/ 2213 h 2771"/>
                              <a:gd name="T124" fmla="+- 0 4779 4678"/>
                              <a:gd name="T125" fmla="*/ T124 w 2807"/>
                              <a:gd name="T126" fmla="+- 0 2068 1267"/>
                              <a:gd name="T127" fmla="*/ 2068 h 2771"/>
                              <a:gd name="T128" fmla="+- 0 4843 4678"/>
                              <a:gd name="T129" fmla="*/ T128 w 2807"/>
                              <a:gd name="T130" fmla="+- 0 1929 1267"/>
                              <a:gd name="T131" fmla="*/ 1929 h 2771"/>
                              <a:gd name="T132" fmla="+- 0 4920 4678"/>
                              <a:gd name="T133" fmla="*/ T132 w 2807"/>
                              <a:gd name="T134" fmla="+- 0 1799 1267"/>
                              <a:gd name="T135" fmla="*/ 1799 h 2771"/>
                              <a:gd name="T136" fmla="+- 0 5011 4678"/>
                              <a:gd name="T137" fmla="*/ T136 w 2807"/>
                              <a:gd name="T138" fmla="+- 0 1677 1267"/>
                              <a:gd name="T139" fmla="*/ 1677 h 2771"/>
                              <a:gd name="T140" fmla="+- 0 5115 4678"/>
                              <a:gd name="T141" fmla="*/ T140 w 2807"/>
                              <a:gd name="T142" fmla="+- 0 1565 1267"/>
                              <a:gd name="T143" fmla="*/ 1565 h 2771"/>
                              <a:gd name="T144" fmla="+- 0 5230 4678"/>
                              <a:gd name="T145" fmla="*/ T144 w 2807"/>
                              <a:gd name="T146" fmla="+- 0 1464 1267"/>
                              <a:gd name="T147" fmla="*/ 1464 h 2771"/>
                              <a:gd name="T148" fmla="+- 0 5356 4678"/>
                              <a:gd name="T149" fmla="*/ T148 w 2807"/>
                              <a:gd name="T150" fmla="+- 0 1375 1267"/>
                              <a:gd name="T151" fmla="*/ 1375 h 2771"/>
                              <a:gd name="T152" fmla="+- 0 5492 4678"/>
                              <a:gd name="T153" fmla="*/ T152 w 2807"/>
                              <a:gd name="T154" fmla="+- 0 1300 1267"/>
                              <a:gd name="T155" fmla="*/ 1300 h 2771"/>
                              <a:gd name="T156" fmla="+- 0 6119 4678"/>
                              <a:gd name="T157" fmla="*/ T156 w 2807"/>
                              <a:gd name="T158" fmla="+- 0 2597 1267"/>
                              <a:gd name="T159" fmla="*/ 2597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807" h="2771">
                                <a:moveTo>
                                  <a:pt x="1441" y="1330"/>
                                </a:moveTo>
                                <a:lnTo>
                                  <a:pt x="2807" y="1791"/>
                                </a:lnTo>
                                <a:lnTo>
                                  <a:pt x="2780" y="1863"/>
                                </a:lnTo>
                                <a:lnTo>
                                  <a:pt x="2750" y="1933"/>
                                </a:lnTo>
                                <a:lnTo>
                                  <a:pt x="2717" y="2001"/>
                                </a:lnTo>
                                <a:lnTo>
                                  <a:pt x="2680" y="2067"/>
                                </a:lnTo>
                                <a:lnTo>
                                  <a:pt x="2640" y="2130"/>
                                </a:lnTo>
                                <a:lnTo>
                                  <a:pt x="2597" y="2191"/>
                                </a:lnTo>
                                <a:lnTo>
                                  <a:pt x="2551" y="2249"/>
                                </a:lnTo>
                                <a:lnTo>
                                  <a:pt x="2502" y="2305"/>
                                </a:lnTo>
                                <a:lnTo>
                                  <a:pt x="2451" y="2358"/>
                                </a:lnTo>
                                <a:lnTo>
                                  <a:pt x="2397" y="2408"/>
                                </a:lnTo>
                                <a:lnTo>
                                  <a:pt x="2340" y="2456"/>
                                </a:lnTo>
                                <a:lnTo>
                                  <a:pt x="2281" y="2500"/>
                                </a:lnTo>
                                <a:lnTo>
                                  <a:pt x="2220" y="2542"/>
                                </a:lnTo>
                                <a:lnTo>
                                  <a:pt x="2157" y="2580"/>
                                </a:lnTo>
                                <a:lnTo>
                                  <a:pt x="2092" y="2615"/>
                                </a:lnTo>
                                <a:lnTo>
                                  <a:pt x="2026" y="2647"/>
                                </a:lnTo>
                                <a:lnTo>
                                  <a:pt x="1957" y="2675"/>
                                </a:lnTo>
                                <a:lnTo>
                                  <a:pt x="1887" y="2700"/>
                                </a:lnTo>
                                <a:lnTo>
                                  <a:pt x="1816" y="2722"/>
                                </a:lnTo>
                                <a:lnTo>
                                  <a:pt x="1743" y="2739"/>
                                </a:lnTo>
                                <a:lnTo>
                                  <a:pt x="1669" y="2753"/>
                                </a:lnTo>
                                <a:lnTo>
                                  <a:pt x="1594" y="2763"/>
                                </a:lnTo>
                                <a:lnTo>
                                  <a:pt x="1518" y="2769"/>
                                </a:lnTo>
                                <a:lnTo>
                                  <a:pt x="1441" y="2771"/>
                                </a:lnTo>
                                <a:lnTo>
                                  <a:pt x="1365" y="2769"/>
                                </a:lnTo>
                                <a:lnTo>
                                  <a:pt x="1290" y="2763"/>
                                </a:lnTo>
                                <a:lnTo>
                                  <a:pt x="1216" y="2754"/>
                                </a:lnTo>
                                <a:lnTo>
                                  <a:pt x="1143" y="2740"/>
                                </a:lnTo>
                                <a:lnTo>
                                  <a:pt x="1072" y="2723"/>
                                </a:lnTo>
                                <a:lnTo>
                                  <a:pt x="1002" y="2702"/>
                                </a:lnTo>
                                <a:lnTo>
                                  <a:pt x="933" y="2678"/>
                                </a:lnTo>
                                <a:lnTo>
                                  <a:pt x="866" y="2650"/>
                                </a:lnTo>
                                <a:lnTo>
                                  <a:pt x="801" y="2619"/>
                                </a:lnTo>
                                <a:lnTo>
                                  <a:pt x="737" y="2585"/>
                                </a:lnTo>
                                <a:lnTo>
                                  <a:pt x="675" y="2548"/>
                                </a:lnTo>
                                <a:lnTo>
                                  <a:pt x="616" y="2509"/>
                                </a:lnTo>
                                <a:lnTo>
                                  <a:pt x="558" y="2466"/>
                                </a:lnTo>
                                <a:lnTo>
                                  <a:pt x="503" y="2420"/>
                                </a:lnTo>
                                <a:lnTo>
                                  <a:pt x="450" y="2372"/>
                                </a:lnTo>
                                <a:lnTo>
                                  <a:pt x="399" y="2322"/>
                                </a:lnTo>
                                <a:lnTo>
                                  <a:pt x="351" y="2269"/>
                                </a:lnTo>
                                <a:lnTo>
                                  <a:pt x="306" y="2213"/>
                                </a:lnTo>
                                <a:lnTo>
                                  <a:pt x="263" y="2156"/>
                                </a:lnTo>
                                <a:lnTo>
                                  <a:pt x="223" y="2096"/>
                                </a:lnTo>
                                <a:lnTo>
                                  <a:pt x="186" y="2034"/>
                                </a:lnTo>
                                <a:lnTo>
                                  <a:pt x="152" y="1971"/>
                                </a:lnTo>
                                <a:lnTo>
                                  <a:pt x="121" y="1906"/>
                                </a:lnTo>
                                <a:lnTo>
                                  <a:pt x="94" y="1839"/>
                                </a:lnTo>
                                <a:lnTo>
                                  <a:pt x="70" y="1770"/>
                                </a:lnTo>
                                <a:lnTo>
                                  <a:pt x="49" y="1700"/>
                                </a:lnTo>
                                <a:lnTo>
                                  <a:pt x="32" y="1628"/>
                                </a:lnTo>
                                <a:lnTo>
                                  <a:pt x="18" y="1555"/>
                                </a:lnTo>
                                <a:lnTo>
                                  <a:pt x="8" y="1481"/>
                                </a:lnTo>
                                <a:lnTo>
                                  <a:pt x="2" y="1406"/>
                                </a:lnTo>
                                <a:lnTo>
                                  <a:pt x="0" y="1330"/>
                                </a:lnTo>
                                <a:lnTo>
                                  <a:pt x="2" y="1252"/>
                                </a:lnTo>
                                <a:lnTo>
                                  <a:pt x="9" y="1174"/>
                                </a:lnTo>
                                <a:lnTo>
                                  <a:pt x="19" y="1097"/>
                                </a:lnTo>
                                <a:lnTo>
                                  <a:pt x="34" y="1021"/>
                                </a:lnTo>
                                <a:lnTo>
                                  <a:pt x="53" y="946"/>
                                </a:lnTo>
                                <a:lnTo>
                                  <a:pt x="75" y="873"/>
                                </a:lnTo>
                                <a:lnTo>
                                  <a:pt x="101" y="801"/>
                                </a:lnTo>
                                <a:lnTo>
                                  <a:pt x="131" y="731"/>
                                </a:lnTo>
                                <a:lnTo>
                                  <a:pt x="165" y="662"/>
                                </a:lnTo>
                                <a:lnTo>
                                  <a:pt x="202" y="596"/>
                                </a:lnTo>
                                <a:lnTo>
                                  <a:pt x="242" y="532"/>
                                </a:lnTo>
                                <a:lnTo>
                                  <a:pt x="286" y="469"/>
                                </a:lnTo>
                                <a:lnTo>
                                  <a:pt x="333" y="410"/>
                                </a:lnTo>
                                <a:lnTo>
                                  <a:pt x="383" y="352"/>
                                </a:lnTo>
                                <a:lnTo>
                                  <a:pt x="437" y="298"/>
                                </a:lnTo>
                                <a:lnTo>
                                  <a:pt x="493" y="246"/>
                                </a:lnTo>
                                <a:lnTo>
                                  <a:pt x="552" y="197"/>
                                </a:lnTo>
                                <a:lnTo>
                                  <a:pt x="614" y="151"/>
                                </a:lnTo>
                                <a:lnTo>
                                  <a:pt x="678" y="108"/>
                                </a:lnTo>
                                <a:lnTo>
                                  <a:pt x="745" y="69"/>
                                </a:lnTo>
                                <a:lnTo>
                                  <a:pt x="814" y="33"/>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30" name="docshape296"/>
                        <wps:cNvSpPr/>
                        <wps:spPr bwMode="auto">
                          <a:xfrm>
                            <a:off x="4678" y="1267"/>
                            <a:ext cx="1442" cy="2599"/>
                          </a:xfrm>
                          <a:custGeom>
                            <a:avLst/>
                            <a:gdLst>
                              <a:gd name="T0" fmla="+- 0 5564 4678"/>
                              <a:gd name="T1" fmla="*/ T0 w 1442"/>
                              <a:gd name="T2" fmla="+- 0 1267 1267"/>
                              <a:gd name="T3" fmla="*/ 1267 h 2599"/>
                              <a:gd name="T4" fmla="+- 0 5492 4678"/>
                              <a:gd name="T5" fmla="*/ T4 w 1442"/>
                              <a:gd name="T6" fmla="+- 0 1300 1267"/>
                              <a:gd name="T7" fmla="*/ 1300 h 2599"/>
                              <a:gd name="T8" fmla="+- 0 5423 4678"/>
                              <a:gd name="T9" fmla="*/ T8 w 1442"/>
                              <a:gd name="T10" fmla="+- 0 1336 1267"/>
                              <a:gd name="T11" fmla="*/ 1336 h 2599"/>
                              <a:gd name="T12" fmla="+- 0 5356 4678"/>
                              <a:gd name="T13" fmla="*/ T12 w 1442"/>
                              <a:gd name="T14" fmla="+- 0 1375 1267"/>
                              <a:gd name="T15" fmla="*/ 1375 h 2599"/>
                              <a:gd name="T16" fmla="+- 0 5292 4678"/>
                              <a:gd name="T17" fmla="*/ T16 w 1442"/>
                              <a:gd name="T18" fmla="+- 0 1418 1267"/>
                              <a:gd name="T19" fmla="*/ 1418 h 2599"/>
                              <a:gd name="T20" fmla="+- 0 5230 4678"/>
                              <a:gd name="T21" fmla="*/ T20 w 1442"/>
                              <a:gd name="T22" fmla="+- 0 1464 1267"/>
                              <a:gd name="T23" fmla="*/ 1464 h 2599"/>
                              <a:gd name="T24" fmla="+- 0 5171 4678"/>
                              <a:gd name="T25" fmla="*/ T24 w 1442"/>
                              <a:gd name="T26" fmla="+- 0 1513 1267"/>
                              <a:gd name="T27" fmla="*/ 1513 h 2599"/>
                              <a:gd name="T28" fmla="+- 0 5115 4678"/>
                              <a:gd name="T29" fmla="*/ T28 w 1442"/>
                              <a:gd name="T30" fmla="+- 0 1565 1267"/>
                              <a:gd name="T31" fmla="*/ 1565 h 2599"/>
                              <a:gd name="T32" fmla="+- 0 5061 4678"/>
                              <a:gd name="T33" fmla="*/ T32 w 1442"/>
                              <a:gd name="T34" fmla="+- 0 1619 1267"/>
                              <a:gd name="T35" fmla="*/ 1619 h 2599"/>
                              <a:gd name="T36" fmla="+- 0 5011 4678"/>
                              <a:gd name="T37" fmla="*/ T36 w 1442"/>
                              <a:gd name="T38" fmla="+- 0 1677 1267"/>
                              <a:gd name="T39" fmla="*/ 1677 h 2599"/>
                              <a:gd name="T40" fmla="+- 0 4964 4678"/>
                              <a:gd name="T41" fmla="*/ T40 w 1442"/>
                              <a:gd name="T42" fmla="+- 0 1736 1267"/>
                              <a:gd name="T43" fmla="*/ 1736 h 2599"/>
                              <a:gd name="T44" fmla="+- 0 4920 4678"/>
                              <a:gd name="T45" fmla="*/ T44 w 1442"/>
                              <a:gd name="T46" fmla="+- 0 1799 1267"/>
                              <a:gd name="T47" fmla="*/ 1799 h 2599"/>
                              <a:gd name="T48" fmla="+- 0 4880 4678"/>
                              <a:gd name="T49" fmla="*/ T48 w 1442"/>
                              <a:gd name="T50" fmla="+- 0 1863 1267"/>
                              <a:gd name="T51" fmla="*/ 1863 h 2599"/>
                              <a:gd name="T52" fmla="+- 0 4843 4678"/>
                              <a:gd name="T53" fmla="*/ T52 w 1442"/>
                              <a:gd name="T54" fmla="+- 0 1929 1267"/>
                              <a:gd name="T55" fmla="*/ 1929 h 2599"/>
                              <a:gd name="T56" fmla="+- 0 4809 4678"/>
                              <a:gd name="T57" fmla="*/ T56 w 1442"/>
                              <a:gd name="T58" fmla="+- 0 1998 1267"/>
                              <a:gd name="T59" fmla="*/ 1998 h 2599"/>
                              <a:gd name="T60" fmla="+- 0 4779 4678"/>
                              <a:gd name="T61" fmla="*/ T60 w 1442"/>
                              <a:gd name="T62" fmla="+- 0 2068 1267"/>
                              <a:gd name="T63" fmla="*/ 2068 h 2599"/>
                              <a:gd name="T64" fmla="+- 0 4753 4678"/>
                              <a:gd name="T65" fmla="*/ T64 w 1442"/>
                              <a:gd name="T66" fmla="+- 0 2140 1267"/>
                              <a:gd name="T67" fmla="*/ 2140 h 2599"/>
                              <a:gd name="T68" fmla="+- 0 4731 4678"/>
                              <a:gd name="T69" fmla="*/ T68 w 1442"/>
                              <a:gd name="T70" fmla="+- 0 2213 1267"/>
                              <a:gd name="T71" fmla="*/ 2213 h 2599"/>
                              <a:gd name="T72" fmla="+- 0 4712 4678"/>
                              <a:gd name="T73" fmla="*/ T72 w 1442"/>
                              <a:gd name="T74" fmla="+- 0 2288 1267"/>
                              <a:gd name="T75" fmla="*/ 2288 h 2599"/>
                              <a:gd name="T76" fmla="+- 0 4697 4678"/>
                              <a:gd name="T77" fmla="*/ T76 w 1442"/>
                              <a:gd name="T78" fmla="+- 0 2364 1267"/>
                              <a:gd name="T79" fmla="*/ 2364 h 2599"/>
                              <a:gd name="T80" fmla="+- 0 4687 4678"/>
                              <a:gd name="T81" fmla="*/ T80 w 1442"/>
                              <a:gd name="T82" fmla="+- 0 2441 1267"/>
                              <a:gd name="T83" fmla="*/ 2441 h 2599"/>
                              <a:gd name="T84" fmla="+- 0 4680 4678"/>
                              <a:gd name="T85" fmla="*/ T84 w 1442"/>
                              <a:gd name="T86" fmla="+- 0 2519 1267"/>
                              <a:gd name="T87" fmla="*/ 2519 h 2599"/>
                              <a:gd name="T88" fmla="+- 0 4678 4678"/>
                              <a:gd name="T89" fmla="*/ T88 w 1442"/>
                              <a:gd name="T90" fmla="+- 0 2597 1267"/>
                              <a:gd name="T91" fmla="*/ 2597 h 2599"/>
                              <a:gd name="T92" fmla="+- 0 4680 4678"/>
                              <a:gd name="T93" fmla="*/ T92 w 1442"/>
                              <a:gd name="T94" fmla="+- 0 2676 1267"/>
                              <a:gd name="T95" fmla="*/ 2676 h 2599"/>
                              <a:gd name="T96" fmla="+- 0 4687 4678"/>
                              <a:gd name="T97" fmla="*/ T96 w 1442"/>
                              <a:gd name="T98" fmla="+- 0 2755 1267"/>
                              <a:gd name="T99" fmla="*/ 2755 h 2599"/>
                              <a:gd name="T100" fmla="+- 0 4698 4678"/>
                              <a:gd name="T101" fmla="*/ T100 w 1442"/>
                              <a:gd name="T102" fmla="+- 0 2832 1267"/>
                              <a:gd name="T103" fmla="*/ 2832 h 2599"/>
                              <a:gd name="T104" fmla="+- 0 4712 4678"/>
                              <a:gd name="T105" fmla="*/ T104 w 1442"/>
                              <a:gd name="T106" fmla="+- 0 2908 1267"/>
                              <a:gd name="T107" fmla="*/ 2908 h 2599"/>
                              <a:gd name="T108" fmla="+- 0 4731 4678"/>
                              <a:gd name="T109" fmla="*/ T108 w 1442"/>
                              <a:gd name="T110" fmla="+- 0 2983 1267"/>
                              <a:gd name="T111" fmla="*/ 2983 h 2599"/>
                              <a:gd name="T112" fmla="+- 0 4754 4678"/>
                              <a:gd name="T113" fmla="*/ T112 w 1442"/>
                              <a:gd name="T114" fmla="+- 0 3057 1267"/>
                              <a:gd name="T115" fmla="*/ 3057 h 2599"/>
                              <a:gd name="T116" fmla="+- 0 4780 4678"/>
                              <a:gd name="T117" fmla="*/ T116 w 1442"/>
                              <a:gd name="T118" fmla="+- 0 3129 1267"/>
                              <a:gd name="T119" fmla="*/ 3129 h 2599"/>
                              <a:gd name="T120" fmla="+- 0 4811 4678"/>
                              <a:gd name="T121" fmla="*/ T120 w 1442"/>
                              <a:gd name="T122" fmla="+- 0 3200 1267"/>
                              <a:gd name="T123" fmla="*/ 3200 h 2599"/>
                              <a:gd name="T124" fmla="+- 0 4845 4678"/>
                              <a:gd name="T125" fmla="*/ T124 w 1442"/>
                              <a:gd name="T126" fmla="+- 0 3269 1267"/>
                              <a:gd name="T127" fmla="*/ 3269 h 2599"/>
                              <a:gd name="T128" fmla="+- 0 4882 4678"/>
                              <a:gd name="T129" fmla="*/ T128 w 1442"/>
                              <a:gd name="T130" fmla="+- 0 3336 1267"/>
                              <a:gd name="T131" fmla="*/ 3336 h 2599"/>
                              <a:gd name="T132" fmla="+- 0 4923 4678"/>
                              <a:gd name="T133" fmla="*/ T132 w 1442"/>
                              <a:gd name="T134" fmla="+- 0 3401 1267"/>
                              <a:gd name="T135" fmla="*/ 3401 h 2599"/>
                              <a:gd name="T136" fmla="+- 0 4968 4678"/>
                              <a:gd name="T137" fmla="*/ T136 w 1442"/>
                              <a:gd name="T138" fmla="+- 0 3463 1267"/>
                              <a:gd name="T139" fmla="*/ 3463 h 2599"/>
                              <a:gd name="T140" fmla="+- 0 5015 4678"/>
                              <a:gd name="T141" fmla="*/ T140 w 1442"/>
                              <a:gd name="T142" fmla="+- 0 3523 1267"/>
                              <a:gd name="T143" fmla="*/ 3523 h 2599"/>
                              <a:gd name="T144" fmla="+- 0 5066 4678"/>
                              <a:gd name="T145" fmla="*/ T144 w 1442"/>
                              <a:gd name="T146" fmla="+- 0 3581 1267"/>
                              <a:gd name="T147" fmla="*/ 3581 h 2599"/>
                              <a:gd name="T148" fmla="+- 0 5121 4678"/>
                              <a:gd name="T149" fmla="*/ T148 w 1442"/>
                              <a:gd name="T150" fmla="+- 0 3636 1267"/>
                              <a:gd name="T151" fmla="*/ 3636 h 2599"/>
                              <a:gd name="T152" fmla="+- 0 5178 4678"/>
                              <a:gd name="T153" fmla="*/ T152 w 1442"/>
                              <a:gd name="T154" fmla="+- 0 3688 1267"/>
                              <a:gd name="T155" fmla="*/ 3688 h 2599"/>
                              <a:gd name="T156" fmla="+- 0 5238 4678"/>
                              <a:gd name="T157" fmla="*/ T156 w 1442"/>
                              <a:gd name="T158" fmla="+- 0 3737 1267"/>
                              <a:gd name="T159" fmla="*/ 3737 h 2599"/>
                              <a:gd name="T160" fmla="+- 0 5301 4678"/>
                              <a:gd name="T161" fmla="*/ T160 w 1442"/>
                              <a:gd name="T162" fmla="+- 0 3783 1267"/>
                              <a:gd name="T163" fmla="*/ 3783 h 2599"/>
                              <a:gd name="T164" fmla="+- 0 5367 4678"/>
                              <a:gd name="T165" fmla="*/ T164 w 1442"/>
                              <a:gd name="T166" fmla="+- 0 3826 1267"/>
                              <a:gd name="T167" fmla="*/ 3826 h 2599"/>
                              <a:gd name="T168" fmla="+- 0 5435 4678"/>
                              <a:gd name="T169" fmla="*/ T168 w 1442"/>
                              <a:gd name="T170" fmla="+- 0 3866 1267"/>
                              <a:gd name="T171" fmla="*/ 3866 h 2599"/>
                              <a:gd name="T172" fmla="+- 0 6119 4678"/>
                              <a:gd name="T173" fmla="*/ T172 w 1442"/>
                              <a:gd name="T174" fmla="+- 0 2597 1267"/>
                              <a:gd name="T175" fmla="*/ 2597 h 2599"/>
                              <a:gd name="T176" fmla="+- 0 5564 4678"/>
                              <a:gd name="T177" fmla="*/ T176 w 1442"/>
                              <a:gd name="T178" fmla="+- 0 1267 1267"/>
                              <a:gd name="T179" fmla="*/ 1267 h 2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42" h="2599">
                                <a:moveTo>
                                  <a:pt x="886" y="0"/>
                                </a:moveTo>
                                <a:lnTo>
                                  <a:pt x="814" y="33"/>
                                </a:lnTo>
                                <a:lnTo>
                                  <a:pt x="745" y="69"/>
                                </a:lnTo>
                                <a:lnTo>
                                  <a:pt x="678" y="108"/>
                                </a:lnTo>
                                <a:lnTo>
                                  <a:pt x="614" y="151"/>
                                </a:lnTo>
                                <a:lnTo>
                                  <a:pt x="552" y="197"/>
                                </a:lnTo>
                                <a:lnTo>
                                  <a:pt x="493" y="246"/>
                                </a:lnTo>
                                <a:lnTo>
                                  <a:pt x="437" y="298"/>
                                </a:lnTo>
                                <a:lnTo>
                                  <a:pt x="383" y="352"/>
                                </a:lnTo>
                                <a:lnTo>
                                  <a:pt x="333" y="410"/>
                                </a:lnTo>
                                <a:lnTo>
                                  <a:pt x="286" y="469"/>
                                </a:lnTo>
                                <a:lnTo>
                                  <a:pt x="242" y="532"/>
                                </a:lnTo>
                                <a:lnTo>
                                  <a:pt x="202" y="596"/>
                                </a:lnTo>
                                <a:lnTo>
                                  <a:pt x="165" y="662"/>
                                </a:lnTo>
                                <a:lnTo>
                                  <a:pt x="131" y="731"/>
                                </a:lnTo>
                                <a:lnTo>
                                  <a:pt x="101" y="801"/>
                                </a:lnTo>
                                <a:lnTo>
                                  <a:pt x="75" y="873"/>
                                </a:lnTo>
                                <a:lnTo>
                                  <a:pt x="53" y="946"/>
                                </a:lnTo>
                                <a:lnTo>
                                  <a:pt x="34" y="1021"/>
                                </a:lnTo>
                                <a:lnTo>
                                  <a:pt x="19" y="1097"/>
                                </a:lnTo>
                                <a:lnTo>
                                  <a:pt x="9" y="1174"/>
                                </a:lnTo>
                                <a:lnTo>
                                  <a:pt x="2" y="1252"/>
                                </a:lnTo>
                                <a:lnTo>
                                  <a:pt x="0" y="1330"/>
                                </a:lnTo>
                                <a:lnTo>
                                  <a:pt x="2" y="1409"/>
                                </a:lnTo>
                                <a:lnTo>
                                  <a:pt x="9" y="1488"/>
                                </a:lnTo>
                                <a:lnTo>
                                  <a:pt x="20" y="1565"/>
                                </a:lnTo>
                                <a:lnTo>
                                  <a:pt x="34" y="1641"/>
                                </a:lnTo>
                                <a:lnTo>
                                  <a:pt x="53" y="1716"/>
                                </a:lnTo>
                                <a:lnTo>
                                  <a:pt x="76" y="1790"/>
                                </a:lnTo>
                                <a:lnTo>
                                  <a:pt x="102" y="1862"/>
                                </a:lnTo>
                                <a:lnTo>
                                  <a:pt x="133" y="1933"/>
                                </a:lnTo>
                                <a:lnTo>
                                  <a:pt x="167" y="2002"/>
                                </a:lnTo>
                                <a:lnTo>
                                  <a:pt x="204" y="2069"/>
                                </a:lnTo>
                                <a:lnTo>
                                  <a:pt x="245" y="2134"/>
                                </a:lnTo>
                                <a:lnTo>
                                  <a:pt x="290" y="2196"/>
                                </a:lnTo>
                                <a:lnTo>
                                  <a:pt x="337" y="2256"/>
                                </a:lnTo>
                                <a:lnTo>
                                  <a:pt x="388" y="2314"/>
                                </a:lnTo>
                                <a:lnTo>
                                  <a:pt x="443" y="2369"/>
                                </a:lnTo>
                                <a:lnTo>
                                  <a:pt x="500" y="2421"/>
                                </a:lnTo>
                                <a:lnTo>
                                  <a:pt x="560" y="2470"/>
                                </a:lnTo>
                                <a:lnTo>
                                  <a:pt x="623" y="2516"/>
                                </a:lnTo>
                                <a:lnTo>
                                  <a:pt x="689" y="2559"/>
                                </a:lnTo>
                                <a:lnTo>
                                  <a:pt x="757" y="2599"/>
                                </a:lnTo>
                                <a:lnTo>
                                  <a:pt x="1441" y="1330"/>
                                </a:lnTo>
                                <a:lnTo>
                                  <a:pt x="886" y="0"/>
                                </a:lnTo>
                                <a:close/>
                              </a:path>
                            </a:pathLst>
                          </a:custGeom>
                          <a:solidFill>
                            <a:srgbClr val="FFA600"/>
                          </a:solidFill>
                          <a:ln>
                            <a:noFill/>
                          </a:ln>
                        </wps:spPr>
                        <wps:bodyPr rot="0" vert="horz" wrap="square" lIns="91440" tIns="45720" rIns="91440" bIns="45720" anchor="t" anchorCtr="0" upright="1">
                          <a:noAutofit/>
                        </wps:bodyPr>
                      </wps:wsp>
                      <wps:wsp>
                        <wps:cNvPr id="132" name="docshape297"/>
                        <wps:cNvSpPr/>
                        <wps:spPr bwMode="auto">
                          <a:xfrm>
                            <a:off x="4678" y="1267"/>
                            <a:ext cx="1442" cy="2599"/>
                          </a:xfrm>
                          <a:custGeom>
                            <a:avLst/>
                            <a:gdLst>
                              <a:gd name="T0" fmla="+- 0 6119 4678"/>
                              <a:gd name="T1" fmla="*/ T0 w 1442"/>
                              <a:gd name="T2" fmla="+- 0 2597 1267"/>
                              <a:gd name="T3" fmla="*/ 2597 h 2599"/>
                              <a:gd name="T4" fmla="+- 0 5435 4678"/>
                              <a:gd name="T5" fmla="*/ T4 w 1442"/>
                              <a:gd name="T6" fmla="+- 0 3866 1267"/>
                              <a:gd name="T7" fmla="*/ 3866 h 2599"/>
                              <a:gd name="T8" fmla="+- 0 5367 4678"/>
                              <a:gd name="T9" fmla="*/ T8 w 1442"/>
                              <a:gd name="T10" fmla="+- 0 3826 1267"/>
                              <a:gd name="T11" fmla="*/ 3826 h 2599"/>
                              <a:gd name="T12" fmla="+- 0 5301 4678"/>
                              <a:gd name="T13" fmla="*/ T12 w 1442"/>
                              <a:gd name="T14" fmla="+- 0 3783 1267"/>
                              <a:gd name="T15" fmla="*/ 3783 h 2599"/>
                              <a:gd name="T16" fmla="+- 0 5238 4678"/>
                              <a:gd name="T17" fmla="*/ T16 w 1442"/>
                              <a:gd name="T18" fmla="+- 0 3737 1267"/>
                              <a:gd name="T19" fmla="*/ 3737 h 2599"/>
                              <a:gd name="T20" fmla="+- 0 5178 4678"/>
                              <a:gd name="T21" fmla="*/ T20 w 1442"/>
                              <a:gd name="T22" fmla="+- 0 3688 1267"/>
                              <a:gd name="T23" fmla="*/ 3688 h 2599"/>
                              <a:gd name="T24" fmla="+- 0 5121 4678"/>
                              <a:gd name="T25" fmla="*/ T24 w 1442"/>
                              <a:gd name="T26" fmla="+- 0 3636 1267"/>
                              <a:gd name="T27" fmla="*/ 3636 h 2599"/>
                              <a:gd name="T28" fmla="+- 0 5066 4678"/>
                              <a:gd name="T29" fmla="*/ T28 w 1442"/>
                              <a:gd name="T30" fmla="+- 0 3581 1267"/>
                              <a:gd name="T31" fmla="*/ 3581 h 2599"/>
                              <a:gd name="T32" fmla="+- 0 5015 4678"/>
                              <a:gd name="T33" fmla="*/ T32 w 1442"/>
                              <a:gd name="T34" fmla="+- 0 3523 1267"/>
                              <a:gd name="T35" fmla="*/ 3523 h 2599"/>
                              <a:gd name="T36" fmla="+- 0 4968 4678"/>
                              <a:gd name="T37" fmla="*/ T36 w 1442"/>
                              <a:gd name="T38" fmla="+- 0 3463 1267"/>
                              <a:gd name="T39" fmla="*/ 3463 h 2599"/>
                              <a:gd name="T40" fmla="+- 0 4923 4678"/>
                              <a:gd name="T41" fmla="*/ T40 w 1442"/>
                              <a:gd name="T42" fmla="+- 0 3401 1267"/>
                              <a:gd name="T43" fmla="*/ 3401 h 2599"/>
                              <a:gd name="T44" fmla="+- 0 4882 4678"/>
                              <a:gd name="T45" fmla="*/ T44 w 1442"/>
                              <a:gd name="T46" fmla="+- 0 3336 1267"/>
                              <a:gd name="T47" fmla="*/ 3336 h 2599"/>
                              <a:gd name="T48" fmla="+- 0 4845 4678"/>
                              <a:gd name="T49" fmla="*/ T48 w 1442"/>
                              <a:gd name="T50" fmla="+- 0 3269 1267"/>
                              <a:gd name="T51" fmla="*/ 3269 h 2599"/>
                              <a:gd name="T52" fmla="+- 0 4811 4678"/>
                              <a:gd name="T53" fmla="*/ T52 w 1442"/>
                              <a:gd name="T54" fmla="+- 0 3200 1267"/>
                              <a:gd name="T55" fmla="*/ 3200 h 2599"/>
                              <a:gd name="T56" fmla="+- 0 4780 4678"/>
                              <a:gd name="T57" fmla="*/ T56 w 1442"/>
                              <a:gd name="T58" fmla="+- 0 3129 1267"/>
                              <a:gd name="T59" fmla="*/ 3129 h 2599"/>
                              <a:gd name="T60" fmla="+- 0 4754 4678"/>
                              <a:gd name="T61" fmla="*/ T60 w 1442"/>
                              <a:gd name="T62" fmla="+- 0 3057 1267"/>
                              <a:gd name="T63" fmla="*/ 3057 h 2599"/>
                              <a:gd name="T64" fmla="+- 0 4731 4678"/>
                              <a:gd name="T65" fmla="*/ T64 w 1442"/>
                              <a:gd name="T66" fmla="+- 0 2983 1267"/>
                              <a:gd name="T67" fmla="*/ 2983 h 2599"/>
                              <a:gd name="T68" fmla="+- 0 4712 4678"/>
                              <a:gd name="T69" fmla="*/ T68 w 1442"/>
                              <a:gd name="T70" fmla="+- 0 2908 1267"/>
                              <a:gd name="T71" fmla="*/ 2908 h 2599"/>
                              <a:gd name="T72" fmla="+- 0 4698 4678"/>
                              <a:gd name="T73" fmla="*/ T72 w 1442"/>
                              <a:gd name="T74" fmla="+- 0 2832 1267"/>
                              <a:gd name="T75" fmla="*/ 2832 h 2599"/>
                              <a:gd name="T76" fmla="+- 0 4687 4678"/>
                              <a:gd name="T77" fmla="*/ T76 w 1442"/>
                              <a:gd name="T78" fmla="+- 0 2755 1267"/>
                              <a:gd name="T79" fmla="*/ 2755 h 2599"/>
                              <a:gd name="T80" fmla="+- 0 4680 4678"/>
                              <a:gd name="T81" fmla="*/ T80 w 1442"/>
                              <a:gd name="T82" fmla="+- 0 2676 1267"/>
                              <a:gd name="T83" fmla="*/ 2676 h 2599"/>
                              <a:gd name="T84" fmla="+- 0 4678 4678"/>
                              <a:gd name="T85" fmla="*/ T84 w 1442"/>
                              <a:gd name="T86" fmla="+- 0 2597 1267"/>
                              <a:gd name="T87" fmla="*/ 2597 h 2599"/>
                              <a:gd name="T88" fmla="+- 0 4680 4678"/>
                              <a:gd name="T89" fmla="*/ T88 w 1442"/>
                              <a:gd name="T90" fmla="+- 0 2519 1267"/>
                              <a:gd name="T91" fmla="*/ 2519 h 2599"/>
                              <a:gd name="T92" fmla="+- 0 4687 4678"/>
                              <a:gd name="T93" fmla="*/ T92 w 1442"/>
                              <a:gd name="T94" fmla="+- 0 2441 1267"/>
                              <a:gd name="T95" fmla="*/ 2441 h 2599"/>
                              <a:gd name="T96" fmla="+- 0 4697 4678"/>
                              <a:gd name="T97" fmla="*/ T96 w 1442"/>
                              <a:gd name="T98" fmla="+- 0 2364 1267"/>
                              <a:gd name="T99" fmla="*/ 2364 h 2599"/>
                              <a:gd name="T100" fmla="+- 0 4712 4678"/>
                              <a:gd name="T101" fmla="*/ T100 w 1442"/>
                              <a:gd name="T102" fmla="+- 0 2288 1267"/>
                              <a:gd name="T103" fmla="*/ 2288 h 2599"/>
                              <a:gd name="T104" fmla="+- 0 4731 4678"/>
                              <a:gd name="T105" fmla="*/ T104 w 1442"/>
                              <a:gd name="T106" fmla="+- 0 2213 1267"/>
                              <a:gd name="T107" fmla="*/ 2213 h 2599"/>
                              <a:gd name="T108" fmla="+- 0 4753 4678"/>
                              <a:gd name="T109" fmla="*/ T108 w 1442"/>
                              <a:gd name="T110" fmla="+- 0 2140 1267"/>
                              <a:gd name="T111" fmla="*/ 2140 h 2599"/>
                              <a:gd name="T112" fmla="+- 0 4779 4678"/>
                              <a:gd name="T113" fmla="*/ T112 w 1442"/>
                              <a:gd name="T114" fmla="+- 0 2068 1267"/>
                              <a:gd name="T115" fmla="*/ 2068 h 2599"/>
                              <a:gd name="T116" fmla="+- 0 4809 4678"/>
                              <a:gd name="T117" fmla="*/ T116 w 1442"/>
                              <a:gd name="T118" fmla="+- 0 1998 1267"/>
                              <a:gd name="T119" fmla="*/ 1998 h 2599"/>
                              <a:gd name="T120" fmla="+- 0 4843 4678"/>
                              <a:gd name="T121" fmla="*/ T120 w 1442"/>
                              <a:gd name="T122" fmla="+- 0 1929 1267"/>
                              <a:gd name="T123" fmla="*/ 1929 h 2599"/>
                              <a:gd name="T124" fmla="+- 0 4880 4678"/>
                              <a:gd name="T125" fmla="*/ T124 w 1442"/>
                              <a:gd name="T126" fmla="+- 0 1863 1267"/>
                              <a:gd name="T127" fmla="*/ 1863 h 2599"/>
                              <a:gd name="T128" fmla="+- 0 4920 4678"/>
                              <a:gd name="T129" fmla="*/ T128 w 1442"/>
                              <a:gd name="T130" fmla="+- 0 1799 1267"/>
                              <a:gd name="T131" fmla="*/ 1799 h 2599"/>
                              <a:gd name="T132" fmla="+- 0 4964 4678"/>
                              <a:gd name="T133" fmla="*/ T132 w 1442"/>
                              <a:gd name="T134" fmla="+- 0 1736 1267"/>
                              <a:gd name="T135" fmla="*/ 1736 h 2599"/>
                              <a:gd name="T136" fmla="+- 0 5011 4678"/>
                              <a:gd name="T137" fmla="*/ T136 w 1442"/>
                              <a:gd name="T138" fmla="+- 0 1677 1267"/>
                              <a:gd name="T139" fmla="*/ 1677 h 2599"/>
                              <a:gd name="T140" fmla="+- 0 5061 4678"/>
                              <a:gd name="T141" fmla="*/ T140 w 1442"/>
                              <a:gd name="T142" fmla="+- 0 1619 1267"/>
                              <a:gd name="T143" fmla="*/ 1619 h 2599"/>
                              <a:gd name="T144" fmla="+- 0 5115 4678"/>
                              <a:gd name="T145" fmla="*/ T144 w 1442"/>
                              <a:gd name="T146" fmla="+- 0 1565 1267"/>
                              <a:gd name="T147" fmla="*/ 1565 h 2599"/>
                              <a:gd name="T148" fmla="+- 0 5171 4678"/>
                              <a:gd name="T149" fmla="*/ T148 w 1442"/>
                              <a:gd name="T150" fmla="+- 0 1513 1267"/>
                              <a:gd name="T151" fmla="*/ 1513 h 2599"/>
                              <a:gd name="T152" fmla="+- 0 5230 4678"/>
                              <a:gd name="T153" fmla="*/ T152 w 1442"/>
                              <a:gd name="T154" fmla="+- 0 1464 1267"/>
                              <a:gd name="T155" fmla="*/ 1464 h 2599"/>
                              <a:gd name="T156" fmla="+- 0 5292 4678"/>
                              <a:gd name="T157" fmla="*/ T156 w 1442"/>
                              <a:gd name="T158" fmla="+- 0 1418 1267"/>
                              <a:gd name="T159" fmla="*/ 1418 h 2599"/>
                              <a:gd name="T160" fmla="+- 0 5356 4678"/>
                              <a:gd name="T161" fmla="*/ T160 w 1442"/>
                              <a:gd name="T162" fmla="+- 0 1375 1267"/>
                              <a:gd name="T163" fmla="*/ 1375 h 2599"/>
                              <a:gd name="T164" fmla="+- 0 5423 4678"/>
                              <a:gd name="T165" fmla="*/ T164 w 1442"/>
                              <a:gd name="T166" fmla="+- 0 1336 1267"/>
                              <a:gd name="T167" fmla="*/ 1336 h 2599"/>
                              <a:gd name="T168" fmla="+- 0 5492 4678"/>
                              <a:gd name="T169" fmla="*/ T168 w 1442"/>
                              <a:gd name="T170" fmla="+- 0 1300 1267"/>
                              <a:gd name="T171" fmla="*/ 1300 h 2599"/>
                              <a:gd name="T172" fmla="+- 0 5564 4678"/>
                              <a:gd name="T173" fmla="*/ T172 w 1442"/>
                              <a:gd name="T174" fmla="+- 0 1267 1267"/>
                              <a:gd name="T175" fmla="*/ 1267 h 2599"/>
                              <a:gd name="T176" fmla="+- 0 6119 4678"/>
                              <a:gd name="T177" fmla="*/ T176 w 1442"/>
                              <a:gd name="T178" fmla="+- 0 2597 1267"/>
                              <a:gd name="T179" fmla="*/ 2597 h 2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42" h="2599">
                                <a:moveTo>
                                  <a:pt x="1441" y="1330"/>
                                </a:moveTo>
                                <a:lnTo>
                                  <a:pt x="757" y="2599"/>
                                </a:lnTo>
                                <a:lnTo>
                                  <a:pt x="689" y="2559"/>
                                </a:lnTo>
                                <a:lnTo>
                                  <a:pt x="623" y="2516"/>
                                </a:lnTo>
                                <a:lnTo>
                                  <a:pt x="560" y="2470"/>
                                </a:lnTo>
                                <a:lnTo>
                                  <a:pt x="500" y="2421"/>
                                </a:lnTo>
                                <a:lnTo>
                                  <a:pt x="443" y="2369"/>
                                </a:lnTo>
                                <a:lnTo>
                                  <a:pt x="388" y="2314"/>
                                </a:lnTo>
                                <a:lnTo>
                                  <a:pt x="337" y="2256"/>
                                </a:lnTo>
                                <a:lnTo>
                                  <a:pt x="290" y="2196"/>
                                </a:lnTo>
                                <a:lnTo>
                                  <a:pt x="245" y="2134"/>
                                </a:lnTo>
                                <a:lnTo>
                                  <a:pt x="204" y="2069"/>
                                </a:lnTo>
                                <a:lnTo>
                                  <a:pt x="167" y="2002"/>
                                </a:lnTo>
                                <a:lnTo>
                                  <a:pt x="133" y="1933"/>
                                </a:lnTo>
                                <a:lnTo>
                                  <a:pt x="102" y="1862"/>
                                </a:lnTo>
                                <a:lnTo>
                                  <a:pt x="76" y="1790"/>
                                </a:lnTo>
                                <a:lnTo>
                                  <a:pt x="53" y="1716"/>
                                </a:lnTo>
                                <a:lnTo>
                                  <a:pt x="34" y="1641"/>
                                </a:lnTo>
                                <a:lnTo>
                                  <a:pt x="20" y="1565"/>
                                </a:lnTo>
                                <a:lnTo>
                                  <a:pt x="9" y="1488"/>
                                </a:lnTo>
                                <a:lnTo>
                                  <a:pt x="2" y="1409"/>
                                </a:lnTo>
                                <a:lnTo>
                                  <a:pt x="0" y="1330"/>
                                </a:lnTo>
                                <a:lnTo>
                                  <a:pt x="2" y="1252"/>
                                </a:lnTo>
                                <a:lnTo>
                                  <a:pt x="9" y="1174"/>
                                </a:lnTo>
                                <a:lnTo>
                                  <a:pt x="19" y="1097"/>
                                </a:lnTo>
                                <a:lnTo>
                                  <a:pt x="34" y="1021"/>
                                </a:lnTo>
                                <a:lnTo>
                                  <a:pt x="53" y="946"/>
                                </a:lnTo>
                                <a:lnTo>
                                  <a:pt x="75" y="873"/>
                                </a:lnTo>
                                <a:lnTo>
                                  <a:pt x="101" y="801"/>
                                </a:lnTo>
                                <a:lnTo>
                                  <a:pt x="131" y="731"/>
                                </a:lnTo>
                                <a:lnTo>
                                  <a:pt x="165" y="662"/>
                                </a:lnTo>
                                <a:lnTo>
                                  <a:pt x="202" y="596"/>
                                </a:lnTo>
                                <a:lnTo>
                                  <a:pt x="242" y="532"/>
                                </a:lnTo>
                                <a:lnTo>
                                  <a:pt x="286" y="469"/>
                                </a:lnTo>
                                <a:lnTo>
                                  <a:pt x="333" y="410"/>
                                </a:lnTo>
                                <a:lnTo>
                                  <a:pt x="383" y="352"/>
                                </a:lnTo>
                                <a:lnTo>
                                  <a:pt x="437" y="298"/>
                                </a:lnTo>
                                <a:lnTo>
                                  <a:pt x="493" y="246"/>
                                </a:lnTo>
                                <a:lnTo>
                                  <a:pt x="552" y="197"/>
                                </a:lnTo>
                                <a:lnTo>
                                  <a:pt x="614" y="151"/>
                                </a:lnTo>
                                <a:lnTo>
                                  <a:pt x="678" y="108"/>
                                </a:lnTo>
                                <a:lnTo>
                                  <a:pt x="745" y="69"/>
                                </a:lnTo>
                                <a:lnTo>
                                  <a:pt x="814" y="33"/>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34" name="docshape298"/>
                        <wps:cNvSpPr/>
                        <wps:spPr bwMode="auto">
                          <a:xfrm>
                            <a:off x="4807" y="1181"/>
                            <a:ext cx="1312" cy="1417"/>
                          </a:xfrm>
                          <a:custGeom>
                            <a:avLst/>
                            <a:gdLst>
                              <a:gd name="T0" fmla="+- 0 5852 4808"/>
                              <a:gd name="T1" fmla="*/ T0 w 1312"/>
                              <a:gd name="T2" fmla="+- 0 1181 1181"/>
                              <a:gd name="T3" fmla="*/ 1181 h 1417"/>
                              <a:gd name="T4" fmla="+- 0 5777 4808"/>
                              <a:gd name="T5" fmla="*/ T4 w 1312"/>
                              <a:gd name="T6" fmla="+- 0 1198 1181"/>
                              <a:gd name="T7" fmla="*/ 1198 h 1417"/>
                              <a:gd name="T8" fmla="+- 0 5703 4808"/>
                              <a:gd name="T9" fmla="*/ T8 w 1312"/>
                              <a:gd name="T10" fmla="+- 0 1218 1181"/>
                              <a:gd name="T11" fmla="*/ 1218 h 1417"/>
                              <a:gd name="T12" fmla="+- 0 5630 4808"/>
                              <a:gd name="T13" fmla="*/ T12 w 1312"/>
                              <a:gd name="T14" fmla="+- 0 1242 1181"/>
                              <a:gd name="T15" fmla="*/ 1242 h 1417"/>
                              <a:gd name="T16" fmla="+- 0 5559 4808"/>
                              <a:gd name="T17" fmla="*/ T16 w 1312"/>
                              <a:gd name="T18" fmla="+- 0 1270 1181"/>
                              <a:gd name="T19" fmla="*/ 1270 h 1417"/>
                              <a:gd name="T20" fmla="+- 0 5489 4808"/>
                              <a:gd name="T21" fmla="*/ T20 w 1312"/>
                              <a:gd name="T22" fmla="+- 0 1301 1181"/>
                              <a:gd name="T23" fmla="*/ 1301 h 1417"/>
                              <a:gd name="T24" fmla="+- 0 5421 4808"/>
                              <a:gd name="T25" fmla="*/ T24 w 1312"/>
                              <a:gd name="T26" fmla="+- 0 1336 1181"/>
                              <a:gd name="T27" fmla="*/ 1336 h 1417"/>
                              <a:gd name="T28" fmla="+- 0 5356 4808"/>
                              <a:gd name="T29" fmla="*/ T28 w 1312"/>
                              <a:gd name="T30" fmla="+- 0 1375 1181"/>
                              <a:gd name="T31" fmla="*/ 1375 h 1417"/>
                              <a:gd name="T32" fmla="+- 0 5292 4808"/>
                              <a:gd name="T33" fmla="*/ T32 w 1312"/>
                              <a:gd name="T34" fmla="+- 0 1418 1181"/>
                              <a:gd name="T35" fmla="*/ 1418 h 1417"/>
                              <a:gd name="T36" fmla="+- 0 5230 4808"/>
                              <a:gd name="T37" fmla="*/ T36 w 1312"/>
                              <a:gd name="T38" fmla="+- 0 1463 1181"/>
                              <a:gd name="T39" fmla="*/ 1463 h 1417"/>
                              <a:gd name="T40" fmla="+- 0 5171 4808"/>
                              <a:gd name="T41" fmla="*/ T40 w 1312"/>
                              <a:gd name="T42" fmla="+- 0 1512 1181"/>
                              <a:gd name="T43" fmla="*/ 1512 h 1417"/>
                              <a:gd name="T44" fmla="+- 0 5114 4808"/>
                              <a:gd name="T45" fmla="*/ T44 w 1312"/>
                              <a:gd name="T46" fmla="+- 0 1564 1181"/>
                              <a:gd name="T47" fmla="*/ 1564 h 1417"/>
                              <a:gd name="T48" fmla="+- 0 5061 4808"/>
                              <a:gd name="T49" fmla="*/ T48 w 1312"/>
                              <a:gd name="T50" fmla="+- 0 1619 1181"/>
                              <a:gd name="T51" fmla="*/ 1619 h 1417"/>
                              <a:gd name="T52" fmla="+- 0 5011 4808"/>
                              <a:gd name="T53" fmla="*/ T52 w 1312"/>
                              <a:gd name="T54" fmla="+- 0 1677 1181"/>
                              <a:gd name="T55" fmla="*/ 1677 h 1417"/>
                              <a:gd name="T56" fmla="+- 0 4963 4808"/>
                              <a:gd name="T57" fmla="*/ T56 w 1312"/>
                              <a:gd name="T58" fmla="+- 0 1737 1181"/>
                              <a:gd name="T59" fmla="*/ 1737 h 1417"/>
                              <a:gd name="T60" fmla="+- 0 4919 4808"/>
                              <a:gd name="T61" fmla="*/ T60 w 1312"/>
                              <a:gd name="T62" fmla="+- 0 1799 1181"/>
                              <a:gd name="T63" fmla="*/ 1799 h 1417"/>
                              <a:gd name="T64" fmla="+- 0 4879 4808"/>
                              <a:gd name="T65" fmla="*/ T64 w 1312"/>
                              <a:gd name="T66" fmla="+- 0 1864 1181"/>
                              <a:gd name="T67" fmla="*/ 1864 h 1417"/>
                              <a:gd name="T68" fmla="+- 0 4841 4808"/>
                              <a:gd name="T69" fmla="*/ T68 w 1312"/>
                              <a:gd name="T70" fmla="+- 0 1931 1181"/>
                              <a:gd name="T71" fmla="*/ 1931 h 1417"/>
                              <a:gd name="T72" fmla="+- 0 4808 4808"/>
                              <a:gd name="T73" fmla="*/ T72 w 1312"/>
                              <a:gd name="T74" fmla="+- 0 2000 1181"/>
                              <a:gd name="T75" fmla="*/ 2000 h 1417"/>
                              <a:gd name="T76" fmla="+- 0 6119 4808"/>
                              <a:gd name="T77" fmla="*/ T76 w 1312"/>
                              <a:gd name="T78" fmla="+- 0 2597 1181"/>
                              <a:gd name="T79" fmla="*/ 2597 h 1417"/>
                              <a:gd name="T80" fmla="+- 0 5852 4808"/>
                              <a:gd name="T81" fmla="*/ T80 w 1312"/>
                              <a:gd name="T82" fmla="+- 0 1181 1181"/>
                              <a:gd name="T83" fmla="*/ 1181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2" h="1417">
                                <a:moveTo>
                                  <a:pt x="1044" y="0"/>
                                </a:moveTo>
                                <a:lnTo>
                                  <a:pt x="969" y="17"/>
                                </a:lnTo>
                                <a:lnTo>
                                  <a:pt x="895" y="37"/>
                                </a:lnTo>
                                <a:lnTo>
                                  <a:pt x="822" y="61"/>
                                </a:lnTo>
                                <a:lnTo>
                                  <a:pt x="751" y="89"/>
                                </a:lnTo>
                                <a:lnTo>
                                  <a:pt x="681" y="120"/>
                                </a:lnTo>
                                <a:lnTo>
                                  <a:pt x="613" y="155"/>
                                </a:lnTo>
                                <a:lnTo>
                                  <a:pt x="548" y="194"/>
                                </a:lnTo>
                                <a:lnTo>
                                  <a:pt x="484" y="237"/>
                                </a:lnTo>
                                <a:lnTo>
                                  <a:pt x="422" y="282"/>
                                </a:lnTo>
                                <a:lnTo>
                                  <a:pt x="363" y="331"/>
                                </a:lnTo>
                                <a:lnTo>
                                  <a:pt x="306" y="383"/>
                                </a:lnTo>
                                <a:lnTo>
                                  <a:pt x="253" y="438"/>
                                </a:lnTo>
                                <a:lnTo>
                                  <a:pt x="203" y="496"/>
                                </a:lnTo>
                                <a:lnTo>
                                  <a:pt x="155" y="556"/>
                                </a:lnTo>
                                <a:lnTo>
                                  <a:pt x="111" y="618"/>
                                </a:lnTo>
                                <a:lnTo>
                                  <a:pt x="71" y="683"/>
                                </a:lnTo>
                                <a:lnTo>
                                  <a:pt x="33" y="750"/>
                                </a:lnTo>
                                <a:lnTo>
                                  <a:pt x="0" y="819"/>
                                </a:lnTo>
                                <a:lnTo>
                                  <a:pt x="1311" y="1416"/>
                                </a:lnTo>
                                <a:lnTo>
                                  <a:pt x="1044" y="0"/>
                                </a:lnTo>
                                <a:close/>
                              </a:path>
                            </a:pathLst>
                          </a:custGeom>
                          <a:solidFill>
                            <a:srgbClr val="FFCA66"/>
                          </a:solidFill>
                          <a:ln>
                            <a:noFill/>
                          </a:ln>
                        </wps:spPr>
                        <wps:bodyPr rot="0" vert="horz" wrap="square" lIns="91440" tIns="45720" rIns="91440" bIns="45720" anchor="t" anchorCtr="0" upright="1">
                          <a:noAutofit/>
                        </wps:bodyPr>
                      </wps:wsp>
                      <wps:wsp>
                        <wps:cNvPr id="136" name="docshape299"/>
                        <wps:cNvSpPr/>
                        <wps:spPr bwMode="auto">
                          <a:xfrm>
                            <a:off x="4807" y="1181"/>
                            <a:ext cx="1312" cy="1417"/>
                          </a:xfrm>
                          <a:custGeom>
                            <a:avLst/>
                            <a:gdLst>
                              <a:gd name="T0" fmla="+- 0 6119 4808"/>
                              <a:gd name="T1" fmla="*/ T0 w 1312"/>
                              <a:gd name="T2" fmla="+- 0 2597 1181"/>
                              <a:gd name="T3" fmla="*/ 2597 h 1417"/>
                              <a:gd name="T4" fmla="+- 0 4808 4808"/>
                              <a:gd name="T5" fmla="*/ T4 w 1312"/>
                              <a:gd name="T6" fmla="+- 0 2000 1181"/>
                              <a:gd name="T7" fmla="*/ 2000 h 1417"/>
                              <a:gd name="T8" fmla="+- 0 4841 4808"/>
                              <a:gd name="T9" fmla="*/ T8 w 1312"/>
                              <a:gd name="T10" fmla="+- 0 1931 1181"/>
                              <a:gd name="T11" fmla="*/ 1931 h 1417"/>
                              <a:gd name="T12" fmla="+- 0 4879 4808"/>
                              <a:gd name="T13" fmla="*/ T12 w 1312"/>
                              <a:gd name="T14" fmla="+- 0 1864 1181"/>
                              <a:gd name="T15" fmla="*/ 1864 h 1417"/>
                              <a:gd name="T16" fmla="+- 0 4919 4808"/>
                              <a:gd name="T17" fmla="*/ T16 w 1312"/>
                              <a:gd name="T18" fmla="+- 0 1799 1181"/>
                              <a:gd name="T19" fmla="*/ 1799 h 1417"/>
                              <a:gd name="T20" fmla="+- 0 4963 4808"/>
                              <a:gd name="T21" fmla="*/ T20 w 1312"/>
                              <a:gd name="T22" fmla="+- 0 1737 1181"/>
                              <a:gd name="T23" fmla="*/ 1737 h 1417"/>
                              <a:gd name="T24" fmla="+- 0 5011 4808"/>
                              <a:gd name="T25" fmla="*/ T24 w 1312"/>
                              <a:gd name="T26" fmla="+- 0 1677 1181"/>
                              <a:gd name="T27" fmla="*/ 1677 h 1417"/>
                              <a:gd name="T28" fmla="+- 0 5061 4808"/>
                              <a:gd name="T29" fmla="*/ T28 w 1312"/>
                              <a:gd name="T30" fmla="+- 0 1619 1181"/>
                              <a:gd name="T31" fmla="*/ 1619 h 1417"/>
                              <a:gd name="T32" fmla="+- 0 5114 4808"/>
                              <a:gd name="T33" fmla="*/ T32 w 1312"/>
                              <a:gd name="T34" fmla="+- 0 1564 1181"/>
                              <a:gd name="T35" fmla="*/ 1564 h 1417"/>
                              <a:gd name="T36" fmla="+- 0 5171 4808"/>
                              <a:gd name="T37" fmla="*/ T36 w 1312"/>
                              <a:gd name="T38" fmla="+- 0 1512 1181"/>
                              <a:gd name="T39" fmla="*/ 1512 h 1417"/>
                              <a:gd name="T40" fmla="+- 0 5230 4808"/>
                              <a:gd name="T41" fmla="*/ T40 w 1312"/>
                              <a:gd name="T42" fmla="+- 0 1463 1181"/>
                              <a:gd name="T43" fmla="*/ 1463 h 1417"/>
                              <a:gd name="T44" fmla="+- 0 5292 4808"/>
                              <a:gd name="T45" fmla="*/ T44 w 1312"/>
                              <a:gd name="T46" fmla="+- 0 1418 1181"/>
                              <a:gd name="T47" fmla="*/ 1418 h 1417"/>
                              <a:gd name="T48" fmla="+- 0 5356 4808"/>
                              <a:gd name="T49" fmla="*/ T48 w 1312"/>
                              <a:gd name="T50" fmla="+- 0 1375 1181"/>
                              <a:gd name="T51" fmla="*/ 1375 h 1417"/>
                              <a:gd name="T52" fmla="+- 0 5421 4808"/>
                              <a:gd name="T53" fmla="*/ T52 w 1312"/>
                              <a:gd name="T54" fmla="+- 0 1336 1181"/>
                              <a:gd name="T55" fmla="*/ 1336 h 1417"/>
                              <a:gd name="T56" fmla="+- 0 5489 4808"/>
                              <a:gd name="T57" fmla="*/ T56 w 1312"/>
                              <a:gd name="T58" fmla="+- 0 1301 1181"/>
                              <a:gd name="T59" fmla="*/ 1301 h 1417"/>
                              <a:gd name="T60" fmla="+- 0 5559 4808"/>
                              <a:gd name="T61" fmla="*/ T60 w 1312"/>
                              <a:gd name="T62" fmla="+- 0 1270 1181"/>
                              <a:gd name="T63" fmla="*/ 1270 h 1417"/>
                              <a:gd name="T64" fmla="+- 0 5630 4808"/>
                              <a:gd name="T65" fmla="*/ T64 w 1312"/>
                              <a:gd name="T66" fmla="+- 0 1242 1181"/>
                              <a:gd name="T67" fmla="*/ 1242 h 1417"/>
                              <a:gd name="T68" fmla="+- 0 5703 4808"/>
                              <a:gd name="T69" fmla="*/ T68 w 1312"/>
                              <a:gd name="T70" fmla="+- 0 1218 1181"/>
                              <a:gd name="T71" fmla="*/ 1218 h 1417"/>
                              <a:gd name="T72" fmla="+- 0 5777 4808"/>
                              <a:gd name="T73" fmla="*/ T72 w 1312"/>
                              <a:gd name="T74" fmla="+- 0 1198 1181"/>
                              <a:gd name="T75" fmla="*/ 1198 h 1417"/>
                              <a:gd name="T76" fmla="+- 0 5852 4808"/>
                              <a:gd name="T77" fmla="*/ T76 w 1312"/>
                              <a:gd name="T78" fmla="+- 0 1181 1181"/>
                              <a:gd name="T79" fmla="*/ 1181 h 1417"/>
                              <a:gd name="T80" fmla="+- 0 6119 4808"/>
                              <a:gd name="T81" fmla="*/ T80 w 1312"/>
                              <a:gd name="T82" fmla="+- 0 2597 1181"/>
                              <a:gd name="T83" fmla="*/ 2597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2" h="1417">
                                <a:moveTo>
                                  <a:pt x="1311" y="1416"/>
                                </a:moveTo>
                                <a:lnTo>
                                  <a:pt x="0" y="819"/>
                                </a:lnTo>
                                <a:lnTo>
                                  <a:pt x="33" y="750"/>
                                </a:lnTo>
                                <a:lnTo>
                                  <a:pt x="71" y="683"/>
                                </a:lnTo>
                                <a:lnTo>
                                  <a:pt x="111" y="618"/>
                                </a:lnTo>
                                <a:lnTo>
                                  <a:pt x="155" y="556"/>
                                </a:lnTo>
                                <a:lnTo>
                                  <a:pt x="203" y="496"/>
                                </a:lnTo>
                                <a:lnTo>
                                  <a:pt x="253" y="438"/>
                                </a:lnTo>
                                <a:lnTo>
                                  <a:pt x="306" y="383"/>
                                </a:lnTo>
                                <a:lnTo>
                                  <a:pt x="363" y="331"/>
                                </a:lnTo>
                                <a:lnTo>
                                  <a:pt x="422" y="282"/>
                                </a:lnTo>
                                <a:lnTo>
                                  <a:pt x="484" y="237"/>
                                </a:lnTo>
                                <a:lnTo>
                                  <a:pt x="548" y="194"/>
                                </a:lnTo>
                                <a:lnTo>
                                  <a:pt x="613" y="155"/>
                                </a:lnTo>
                                <a:lnTo>
                                  <a:pt x="681" y="120"/>
                                </a:lnTo>
                                <a:lnTo>
                                  <a:pt x="751" y="89"/>
                                </a:lnTo>
                                <a:lnTo>
                                  <a:pt x="822" y="61"/>
                                </a:lnTo>
                                <a:lnTo>
                                  <a:pt x="895" y="37"/>
                                </a:lnTo>
                                <a:lnTo>
                                  <a:pt x="969" y="17"/>
                                </a:lnTo>
                                <a:lnTo>
                                  <a:pt x="1044" y="0"/>
                                </a:lnTo>
                                <a:lnTo>
                                  <a:pt x="1311" y="1416"/>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38" name="docshape300"/>
                        <wps:cNvSpPr/>
                        <wps:spPr bwMode="auto">
                          <a:xfrm>
                            <a:off x="5681" y="1156"/>
                            <a:ext cx="438" cy="1442"/>
                          </a:xfrm>
                          <a:custGeom>
                            <a:avLst/>
                            <a:gdLst>
                              <a:gd name="T0" fmla="+- 0 6119 5682"/>
                              <a:gd name="T1" fmla="*/ T0 w 438"/>
                              <a:gd name="T2" fmla="+- 0 1156 1156"/>
                              <a:gd name="T3" fmla="*/ 1156 h 1442"/>
                              <a:gd name="T4" fmla="+- 0 6008 5682"/>
                              <a:gd name="T5" fmla="*/ T4 w 438"/>
                              <a:gd name="T6" fmla="+- 0 1160 1156"/>
                              <a:gd name="T7" fmla="*/ 1160 h 1442"/>
                              <a:gd name="T8" fmla="+- 0 5898 5682"/>
                              <a:gd name="T9" fmla="*/ T8 w 438"/>
                              <a:gd name="T10" fmla="+- 0 1173 1156"/>
                              <a:gd name="T11" fmla="*/ 1173 h 1442"/>
                              <a:gd name="T12" fmla="+- 0 5789 5682"/>
                              <a:gd name="T13" fmla="*/ T12 w 438"/>
                              <a:gd name="T14" fmla="+- 0 1195 1156"/>
                              <a:gd name="T15" fmla="*/ 1195 h 1442"/>
                              <a:gd name="T16" fmla="+- 0 5682 5682"/>
                              <a:gd name="T17" fmla="*/ T16 w 438"/>
                              <a:gd name="T18" fmla="+- 0 1224 1156"/>
                              <a:gd name="T19" fmla="*/ 1224 h 1442"/>
                              <a:gd name="T20" fmla="+- 0 6119 5682"/>
                              <a:gd name="T21" fmla="*/ T20 w 438"/>
                              <a:gd name="T22" fmla="+- 0 2597 1156"/>
                              <a:gd name="T23" fmla="*/ 2597 h 1442"/>
                              <a:gd name="T24" fmla="+- 0 6119 5682"/>
                              <a:gd name="T25" fmla="*/ T24 w 438"/>
                              <a:gd name="T26" fmla="+- 0 1156 1156"/>
                              <a:gd name="T27" fmla="*/ 1156 h 1442"/>
                            </a:gdLst>
                            <a:ahLst/>
                            <a:cxnLst>
                              <a:cxn ang="0">
                                <a:pos x="T1" y="T3"/>
                              </a:cxn>
                              <a:cxn ang="0">
                                <a:pos x="T5" y="T7"/>
                              </a:cxn>
                              <a:cxn ang="0">
                                <a:pos x="T9" y="T11"/>
                              </a:cxn>
                              <a:cxn ang="0">
                                <a:pos x="T13" y="T15"/>
                              </a:cxn>
                              <a:cxn ang="0">
                                <a:pos x="T17" y="T19"/>
                              </a:cxn>
                              <a:cxn ang="0">
                                <a:pos x="T21" y="T23"/>
                              </a:cxn>
                              <a:cxn ang="0">
                                <a:pos x="T25" y="T27"/>
                              </a:cxn>
                            </a:cxnLst>
                            <a:rect l="0" t="0" r="r" b="b"/>
                            <a:pathLst>
                              <a:path w="438" h="1442">
                                <a:moveTo>
                                  <a:pt x="437" y="0"/>
                                </a:moveTo>
                                <a:lnTo>
                                  <a:pt x="326" y="4"/>
                                </a:lnTo>
                                <a:lnTo>
                                  <a:pt x="216" y="17"/>
                                </a:lnTo>
                                <a:lnTo>
                                  <a:pt x="107" y="39"/>
                                </a:lnTo>
                                <a:lnTo>
                                  <a:pt x="0" y="68"/>
                                </a:lnTo>
                                <a:lnTo>
                                  <a:pt x="437" y="1441"/>
                                </a:lnTo>
                                <a:lnTo>
                                  <a:pt x="437" y="0"/>
                                </a:lnTo>
                                <a:close/>
                              </a:path>
                            </a:pathLst>
                          </a:custGeom>
                          <a:solidFill>
                            <a:srgbClr val="FFE7BD"/>
                          </a:solidFill>
                          <a:ln>
                            <a:noFill/>
                          </a:ln>
                        </wps:spPr>
                        <wps:bodyPr rot="0" vert="horz" wrap="square" lIns="91440" tIns="45720" rIns="91440" bIns="45720" anchor="t" anchorCtr="0" upright="1">
                          <a:noAutofit/>
                        </wps:bodyPr>
                      </wps:wsp>
                      <wps:wsp>
                        <wps:cNvPr id="140" name="docshape301"/>
                        <wps:cNvSpPr/>
                        <wps:spPr bwMode="auto">
                          <a:xfrm>
                            <a:off x="5681" y="1156"/>
                            <a:ext cx="438" cy="1442"/>
                          </a:xfrm>
                          <a:custGeom>
                            <a:avLst/>
                            <a:gdLst>
                              <a:gd name="T0" fmla="+- 0 6119 5682"/>
                              <a:gd name="T1" fmla="*/ T0 w 438"/>
                              <a:gd name="T2" fmla="+- 0 2597 1156"/>
                              <a:gd name="T3" fmla="*/ 2597 h 1442"/>
                              <a:gd name="T4" fmla="+- 0 5682 5682"/>
                              <a:gd name="T5" fmla="*/ T4 w 438"/>
                              <a:gd name="T6" fmla="+- 0 1224 1156"/>
                              <a:gd name="T7" fmla="*/ 1224 h 1442"/>
                              <a:gd name="T8" fmla="+- 0 5735 5682"/>
                              <a:gd name="T9" fmla="*/ T8 w 438"/>
                              <a:gd name="T10" fmla="+- 0 1208 1156"/>
                              <a:gd name="T11" fmla="*/ 1208 h 1442"/>
                              <a:gd name="T12" fmla="+- 0 5789 5682"/>
                              <a:gd name="T13" fmla="*/ T12 w 438"/>
                              <a:gd name="T14" fmla="+- 0 1195 1156"/>
                              <a:gd name="T15" fmla="*/ 1195 h 1442"/>
                              <a:gd name="T16" fmla="+- 0 5898 5682"/>
                              <a:gd name="T17" fmla="*/ T16 w 438"/>
                              <a:gd name="T18" fmla="+- 0 1173 1156"/>
                              <a:gd name="T19" fmla="*/ 1173 h 1442"/>
                              <a:gd name="T20" fmla="+- 0 6008 5682"/>
                              <a:gd name="T21" fmla="*/ T20 w 438"/>
                              <a:gd name="T22" fmla="+- 0 1160 1156"/>
                              <a:gd name="T23" fmla="*/ 1160 h 1442"/>
                              <a:gd name="T24" fmla="+- 0 6119 5682"/>
                              <a:gd name="T25" fmla="*/ T24 w 438"/>
                              <a:gd name="T26" fmla="+- 0 1156 1156"/>
                              <a:gd name="T27" fmla="*/ 1156 h 1442"/>
                              <a:gd name="T28" fmla="+- 0 6119 5682"/>
                              <a:gd name="T29" fmla="*/ T28 w 438"/>
                              <a:gd name="T30" fmla="+- 0 2597 1156"/>
                              <a:gd name="T31" fmla="*/ 2597 h 144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8" h="1442">
                                <a:moveTo>
                                  <a:pt x="437" y="1441"/>
                                </a:moveTo>
                                <a:lnTo>
                                  <a:pt x="0" y="68"/>
                                </a:lnTo>
                                <a:lnTo>
                                  <a:pt x="53" y="52"/>
                                </a:lnTo>
                                <a:lnTo>
                                  <a:pt x="107" y="39"/>
                                </a:lnTo>
                                <a:lnTo>
                                  <a:pt x="216" y="17"/>
                                </a:lnTo>
                                <a:lnTo>
                                  <a:pt x="326" y="4"/>
                                </a:lnTo>
                                <a:lnTo>
                                  <a:pt x="437" y="0"/>
                                </a:lnTo>
                                <a:lnTo>
                                  <a:pt x="437"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42" name="docshape302"/>
                        <wps:cNvSpPr/>
                        <wps:spPr bwMode="auto">
                          <a:xfrm>
                            <a:off x="5146" y="1617"/>
                            <a:ext cx="1946" cy="1946"/>
                          </a:xfrm>
                          <a:custGeom>
                            <a:avLst/>
                            <a:gdLst>
                              <a:gd name="T0" fmla="+- 0 6043 5147"/>
                              <a:gd name="T1" fmla="*/ T0 w 1946"/>
                              <a:gd name="T2" fmla="+- 0 1620 1617"/>
                              <a:gd name="T3" fmla="*/ 1620 h 1946"/>
                              <a:gd name="T4" fmla="+- 0 5896 5147"/>
                              <a:gd name="T5" fmla="*/ T4 w 1946"/>
                              <a:gd name="T6" fmla="+- 0 1643 1617"/>
                              <a:gd name="T7" fmla="*/ 1643 h 1946"/>
                              <a:gd name="T8" fmla="+- 0 5757 5147"/>
                              <a:gd name="T9" fmla="*/ T8 w 1946"/>
                              <a:gd name="T10" fmla="+- 0 1687 1617"/>
                              <a:gd name="T11" fmla="*/ 1687 h 1946"/>
                              <a:gd name="T12" fmla="+- 0 5628 5147"/>
                              <a:gd name="T13" fmla="*/ T12 w 1946"/>
                              <a:gd name="T14" fmla="+- 0 1750 1617"/>
                              <a:gd name="T15" fmla="*/ 1750 h 1946"/>
                              <a:gd name="T16" fmla="+- 0 5511 5147"/>
                              <a:gd name="T17" fmla="*/ T16 w 1946"/>
                              <a:gd name="T18" fmla="+- 0 1831 1617"/>
                              <a:gd name="T19" fmla="*/ 1831 h 1946"/>
                              <a:gd name="T20" fmla="+- 0 5407 5147"/>
                              <a:gd name="T21" fmla="*/ T20 w 1946"/>
                              <a:gd name="T22" fmla="+- 0 1928 1617"/>
                              <a:gd name="T23" fmla="*/ 1928 h 1946"/>
                              <a:gd name="T24" fmla="+- 0 5318 5147"/>
                              <a:gd name="T25" fmla="*/ T24 w 1946"/>
                              <a:gd name="T26" fmla="+- 0 2039 1617"/>
                              <a:gd name="T27" fmla="*/ 2039 h 1946"/>
                              <a:gd name="T28" fmla="+- 0 5245 5147"/>
                              <a:gd name="T29" fmla="*/ T28 w 1946"/>
                              <a:gd name="T30" fmla="+- 0 2162 1617"/>
                              <a:gd name="T31" fmla="*/ 2162 h 1946"/>
                              <a:gd name="T32" fmla="+- 0 5192 5147"/>
                              <a:gd name="T33" fmla="*/ T32 w 1946"/>
                              <a:gd name="T34" fmla="+- 0 2297 1617"/>
                              <a:gd name="T35" fmla="*/ 2297 h 1946"/>
                              <a:gd name="T36" fmla="+- 0 5158 5147"/>
                              <a:gd name="T37" fmla="*/ T36 w 1946"/>
                              <a:gd name="T38" fmla="+- 0 2440 1617"/>
                              <a:gd name="T39" fmla="*/ 2440 h 1946"/>
                              <a:gd name="T40" fmla="+- 0 5147 5147"/>
                              <a:gd name="T41" fmla="*/ T40 w 1946"/>
                              <a:gd name="T42" fmla="+- 0 2590 1617"/>
                              <a:gd name="T43" fmla="*/ 2590 h 1946"/>
                              <a:gd name="T44" fmla="+- 0 5158 5147"/>
                              <a:gd name="T45" fmla="*/ T44 w 1946"/>
                              <a:gd name="T46" fmla="+- 0 2741 1617"/>
                              <a:gd name="T47" fmla="*/ 2741 h 1946"/>
                              <a:gd name="T48" fmla="+- 0 5192 5147"/>
                              <a:gd name="T49" fmla="*/ T48 w 1946"/>
                              <a:gd name="T50" fmla="+- 0 2884 1617"/>
                              <a:gd name="T51" fmla="*/ 2884 h 1946"/>
                              <a:gd name="T52" fmla="+- 0 5245 5147"/>
                              <a:gd name="T53" fmla="*/ T52 w 1946"/>
                              <a:gd name="T54" fmla="+- 0 3018 1617"/>
                              <a:gd name="T55" fmla="*/ 3018 h 1946"/>
                              <a:gd name="T56" fmla="+- 0 5318 5147"/>
                              <a:gd name="T57" fmla="*/ T56 w 1946"/>
                              <a:gd name="T58" fmla="+- 0 3141 1617"/>
                              <a:gd name="T59" fmla="*/ 3141 h 1946"/>
                              <a:gd name="T60" fmla="+- 0 5407 5147"/>
                              <a:gd name="T61" fmla="*/ T60 w 1946"/>
                              <a:gd name="T62" fmla="+- 0 3252 1617"/>
                              <a:gd name="T63" fmla="*/ 3252 h 1946"/>
                              <a:gd name="T64" fmla="+- 0 5511 5147"/>
                              <a:gd name="T65" fmla="*/ T64 w 1946"/>
                              <a:gd name="T66" fmla="+- 0 3349 1617"/>
                              <a:gd name="T67" fmla="*/ 3349 h 1946"/>
                              <a:gd name="T68" fmla="+- 0 5628 5147"/>
                              <a:gd name="T69" fmla="*/ T68 w 1946"/>
                              <a:gd name="T70" fmla="+- 0 3430 1617"/>
                              <a:gd name="T71" fmla="*/ 3430 h 1946"/>
                              <a:gd name="T72" fmla="+- 0 5757 5147"/>
                              <a:gd name="T73" fmla="*/ T72 w 1946"/>
                              <a:gd name="T74" fmla="+- 0 3493 1617"/>
                              <a:gd name="T75" fmla="*/ 3493 h 1946"/>
                              <a:gd name="T76" fmla="+- 0 5896 5147"/>
                              <a:gd name="T77" fmla="*/ T76 w 1946"/>
                              <a:gd name="T78" fmla="+- 0 3537 1617"/>
                              <a:gd name="T79" fmla="*/ 3537 h 1946"/>
                              <a:gd name="T80" fmla="+- 0 6043 5147"/>
                              <a:gd name="T81" fmla="*/ T80 w 1946"/>
                              <a:gd name="T82" fmla="+- 0 3560 1617"/>
                              <a:gd name="T83" fmla="*/ 3560 h 1946"/>
                              <a:gd name="T84" fmla="+- 0 6195 5147"/>
                              <a:gd name="T85" fmla="*/ T84 w 1946"/>
                              <a:gd name="T86" fmla="+- 0 3560 1617"/>
                              <a:gd name="T87" fmla="*/ 3560 h 1946"/>
                              <a:gd name="T88" fmla="+- 0 6342 5147"/>
                              <a:gd name="T89" fmla="*/ T88 w 1946"/>
                              <a:gd name="T90" fmla="+- 0 3537 1617"/>
                              <a:gd name="T91" fmla="*/ 3537 h 1946"/>
                              <a:gd name="T92" fmla="+- 0 6481 5147"/>
                              <a:gd name="T93" fmla="*/ T92 w 1946"/>
                              <a:gd name="T94" fmla="+- 0 3493 1617"/>
                              <a:gd name="T95" fmla="*/ 3493 h 1946"/>
                              <a:gd name="T96" fmla="+- 0 6610 5147"/>
                              <a:gd name="T97" fmla="*/ T96 w 1946"/>
                              <a:gd name="T98" fmla="+- 0 3430 1617"/>
                              <a:gd name="T99" fmla="*/ 3430 h 1946"/>
                              <a:gd name="T100" fmla="+- 0 6728 5147"/>
                              <a:gd name="T101" fmla="*/ T100 w 1946"/>
                              <a:gd name="T102" fmla="+- 0 3349 1617"/>
                              <a:gd name="T103" fmla="*/ 3349 h 1946"/>
                              <a:gd name="T104" fmla="+- 0 6832 5147"/>
                              <a:gd name="T105" fmla="*/ T104 w 1946"/>
                              <a:gd name="T106" fmla="+- 0 3252 1617"/>
                              <a:gd name="T107" fmla="*/ 3252 h 1946"/>
                              <a:gd name="T108" fmla="+- 0 6921 5147"/>
                              <a:gd name="T109" fmla="*/ T108 w 1946"/>
                              <a:gd name="T110" fmla="+- 0 3141 1617"/>
                              <a:gd name="T111" fmla="*/ 3141 h 1946"/>
                              <a:gd name="T112" fmla="+- 0 6993 5147"/>
                              <a:gd name="T113" fmla="*/ T112 w 1946"/>
                              <a:gd name="T114" fmla="+- 0 3018 1617"/>
                              <a:gd name="T115" fmla="*/ 3018 h 1946"/>
                              <a:gd name="T116" fmla="+- 0 7047 5147"/>
                              <a:gd name="T117" fmla="*/ T116 w 1946"/>
                              <a:gd name="T118" fmla="+- 0 2884 1617"/>
                              <a:gd name="T119" fmla="*/ 2884 h 1946"/>
                              <a:gd name="T120" fmla="+- 0 7081 5147"/>
                              <a:gd name="T121" fmla="*/ T120 w 1946"/>
                              <a:gd name="T122" fmla="+- 0 2741 1617"/>
                              <a:gd name="T123" fmla="*/ 2741 h 1946"/>
                              <a:gd name="T124" fmla="+- 0 7092 5147"/>
                              <a:gd name="T125" fmla="*/ T124 w 1946"/>
                              <a:gd name="T126" fmla="+- 0 2590 1617"/>
                              <a:gd name="T127" fmla="*/ 2590 h 1946"/>
                              <a:gd name="T128" fmla="+- 0 7081 5147"/>
                              <a:gd name="T129" fmla="*/ T128 w 1946"/>
                              <a:gd name="T130" fmla="+- 0 2440 1617"/>
                              <a:gd name="T131" fmla="*/ 2440 h 1946"/>
                              <a:gd name="T132" fmla="+- 0 7047 5147"/>
                              <a:gd name="T133" fmla="*/ T132 w 1946"/>
                              <a:gd name="T134" fmla="+- 0 2297 1617"/>
                              <a:gd name="T135" fmla="*/ 2297 h 1946"/>
                              <a:gd name="T136" fmla="+- 0 6993 5147"/>
                              <a:gd name="T137" fmla="*/ T136 w 1946"/>
                              <a:gd name="T138" fmla="+- 0 2162 1617"/>
                              <a:gd name="T139" fmla="*/ 2162 h 1946"/>
                              <a:gd name="T140" fmla="+- 0 6921 5147"/>
                              <a:gd name="T141" fmla="*/ T140 w 1946"/>
                              <a:gd name="T142" fmla="+- 0 2039 1617"/>
                              <a:gd name="T143" fmla="*/ 2039 h 1946"/>
                              <a:gd name="T144" fmla="+- 0 6832 5147"/>
                              <a:gd name="T145" fmla="*/ T144 w 1946"/>
                              <a:gd name="T146" fmla="+- 0 1928 1617"/>
                              <a:gd name="T147" fmla="*/ 1928 h 1946"/>
                              <a:gd name="T148" fmla="+- 0 6728 5147"/>
                              <a:gd name="T149" fmla="*/ T148 w 1946"/>
                              <a:gd name="T150" fmla="+- 0 1831 1617"/>
                              <a:gd name="T151" fmla="*/ 1831 h 1946"/>
                              <a:gd name="T152" fmla="+- 0 6610 5147"/>
                              <a:gd name="T153" fmla="*/ T152 w 1946"/>
                              <a:gd name="T154" fmla="+- 0 1750 1617"/>
                              <a:gd name="T155" fmla="*/ 1750 h 1946"/>
                              <a:gd name="T156" fmla="+- 0 6481 5147"/>
                              <a:gd name="T157" fmla="*/ T156 w 1946"/>
                              <a:gd name="T158" fmla="+- 0 1687 1617"/>
                              <a:gd name="T159" fmla="*/ 1687 h 1946"/>
                              <a:gd name="T160" fmla="+- 0 6342 5147"/>
                              <a:gd name="T161" fmla="*/ T160 w 1946"/>
                              <a:gd name="T162" fmla="+- 0 1643 1617"/>
                              <a:gd name="T163" fmla="*/ 1643 h 1946"/>
                              <a:gd name="T164" fmla="+- 0 6195 5147"/>
                              <a:gd name="T165" fmla="*/ T164 w 1946"/>
                              <a:gd name="T166" fmla="+- 0 1620 1617"/>
                              <a:gd name="T167" fmla="*/ 1620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2" y="0"/>
                                </a:moveTo>
                                <a:lnTo>
                                  <a:pt x="896" y="3"/>
                                </a:lnTo>
                                <a:lnTo>
                                  <a:pt x="822" y="12"/>
                                </a:lnTo>
                                <a:lnTo>
                                  <a:pt x="749" y="26"/>
                                </a:lnTo>
                                <a:lnTo>
                                  <a:pt x="679" y="46"/>
                                </a:lnTo>
                                <a:lnTo>
                                  <a:pt x="610" y="70"/>
                                </a:lnTo>
                                <a:lnTo>
                                  <a:pt x="545" y="99"/>
                                </a:lnTo>
                                <a:lnTo>
                                  <a:pt x="481" y="133"/>
                                </a:lnTo>
                                <a:lnTo>
                                  <a:pt x="421" y="172"/>
                                </a:lnTo>
                                <a:lnTo>
                                  <a:pt x="364" y="214"/>
                                </a:lnTo>
                                <a:lnTo>
                                  <a:pt x="310" y="261"/>
                                </a:lnTo>
                                <a:lnTo>
                                  <a:pt x="260" y="311"/>
                                </a:lnTo>
                                <a:lnTo>
                                  <a:pt x="213" y="365"/>
                                </a:lnTo>
                                <a:lnTo>
                                  <a:pt x="171" y="422"/>
                                </a:lnTo>
                                <a:lnTo>
                                  <a:pt x="132" y="482"/>
                                </a:lnTo>
                                <a:lnTo>
                                  <a:pt x="98" y="545"/>
                                </a:lnTo>
                                <a:lnTo>
                                  <a:pt x="69" y="611"/>
                                </a:lnTo>
                                <a:lnTo>
                                  <a:pt x="45" y="680"/>
                                </a:lnTo>
                                <a:lnTo>
                                  <a:pt x="25" y="750"/>
                                </a:lnTo>
                                <a:lnTo>
                                  <a:pt x="11" y="823"/>
                                </a:lnTo>
                                <a:lnTo>
                                  <a:pt x="2" y="897"/>
                                </a:lnTo>
                                <a:lnTo>
                                  <a:pt x="0" y="973"/>
                                </a:lnTo>
                                <a:lnTo>
                                  <a:pt x="2" y="1049"/>
                                </a:lnTo>
                                <a:lnTo>
                                  <a:pt x="11" y="1124"/>
                                </a:lnTo>
                                <a:lnTo>
                                  <a:pt x="25" y="1196"/>
                                </a:lnTo>
                                <a:lnTo>
                                  <a:pt x="45" y="1267"/>
                                </a:lnTo>
                                <a:lnTo>
                                  <a:pt x="69" y="1335"/>
                                </a:lnTo>
                                <a:lnTo>
                                  <a:pt x="98" y="1401"/>
                                </a:lnTo>
                                <a:lnTo>
                                  <a:pt x="132" y="1464"/>
                                </a:lnTo>
                                <a:lnTo>
                                  <a:pt x="171" y="1524"/>
                                </a:lnTo>
                                <a:lnTo>
                                  <a:pt x="213" y="1582"/>
                                </a:lnTo>
                                <a:lnTo>
                                  <a:pt x="260" y="1635"/>
                                </a:lnTo>
                                <a:lnTo>
                                  <a:pt x="310" y="1686"/>
                                </a:lnTo>
                                <a:lnTo>
                                  <a:pt x="364" y="1732"/>
                                </a:lnTo>
                                <a:lnTo>
                                  <a:pt x="421" y="1775"/>
                                </a:lnTo>
                                <a:lnTo>
                                  <a:pt x="481" y="1813"/>
                                </a:lnTo>
                                <a:lnTo>
                                  <a:pt x="545" y="1847"/>
                                </a:lnTo>
                                <a:lnTo>
                                  <a:pt x="610" y="1876"/>
                                </a:lnTo>
                                <a:lnTo>
                                  <a:pt x="679" y="1901"/>
                                </a:lnTo>
                                <a:lnTo>
                                  <a:pt x="749" y="1920"/>
                                </a:lnTo>
                                <a:lnTo>
                                  <a:pt x="822" y="1934"/>
                                </a:lnTo>
                                <a:lnTo>
                                  <a:pt x="896" y="1943"/>
                                </a:lnTo>
                                <a:lnTo>
                                  <a:pt x="972" y="1946"/>
                                </a:lnTo>
                                <a:lnTo>
                                  <a:pt x="1048" y="1943"/>
                                </a:lnTo>
                                <a:lnTo>
                                  <a:pt x="1123" y="1934"/>
                                </a:lnTo>
                                <a:lnTo>
                                  <a:pt x="1195" y="1920"/>
                                </a:lnTo>
                                <a:lnTo>
                                  <a:pt x="1266" y="1901"/>
                                </a:lnTo>
                                <a:lnTo>
                                  <a:pt x="1334" y="1876"/>
                                </a:lnTo>
                                <a:lnTo>
                                  <a:pt x="1400" y="1847"/>
                                </a:lnTo>
                                <a:lnTo>
                                  <a:pt x="1463" y="1813"/>
                                </a:lnTo>
                                <a:lnTo>
                                  <a:pt x="1524" y="1775"/>
                                </a:lnTo>
                                <a:lnTo>
                                  <a:pt x="1581" y="1732"/>
                                </a:lnTo>
                                <a:lnTo>
                                  <a:pt x="1635" y="1686"/>
                                </a:lnTo>
                                <a:lnTo>
                                  <a:pt x="1685" y="1635"/>
                                </a:lnTo>
                                <a:lnTo>
                                  <a:pt x="1731" y="1582"/>
                                </a:lnTo>
                                <a:lnTo>
                                  <a:pt x="1774" y="1524"/>
                                </a:lnTo>
                                <a:lnTo>
                                  <a:pt x="1812" y="1464"/>
                                </a:lnTo>
                                <a:lnTo>
                                  <a:pt x="1846" y="1401"/>
                                </a:lnTo>
                                <a:lnTo>
                                  <a:pt x="1876" y="1335"/>
                                </a:lnTo>
                                <a:lnTo>
                                  <a:pt x="1900" y="1267"/>
                                </a:lnTo>
                                <a:lnTo>
                                  <a:pt x="1919" y="1196"/>
                                </a:lnTo>
                                <a:lnTo>
                                  <a:pt x="1934" y="1124"/>
                                </a:lnTo>
                                <a:lnTo>
                                  <a:pt x="1942" y="1049"/>
                                </a:lnTo>
                                <a:lnTo>
                                  <a:pt x="1945" y="973"/>
                                </a:lnTo>
                                <a:lnTo>
                                  <a:pt x="1942" y="897"/>
                                </a:lnTo>
                                <a:lnTo>
                                  <a:pt x="1934" y="823"/>
                                </a:lnTo>
                                <a:lnTo>
                                  <a:pt x="1919" y="750"/>
                                </a:lnTo>
                                <a:lnTo>
                                  <a:pt x="1900" y="680"/>
                                </a:lnTo>
                                <a:lnTo>
                                  <a:pt x="1876" y="611"/>
                                </a:lnTo>
                                <a:lnTo>
                                  <a:pt x="1846" y="545"/>
                                </a:lnTo>
                                <a:lnTo>
                                  <a:pt x="1812" y="482"/>
                                </a:lnTo>
                                <a:lnTo>
                                  <a:pt x="1774" y="422"/>
                                </a:lnTo>
                                <a:lnTo>
                                  <a:pt x="1731" y="365"/>
                                </a:lnTo>
                                <a:lnTo>
                                  <a:pt x="1685" y="311"/>
                                </a:lnTo>
                                <a:lnTo>
                                  <a:pt x="1635" y="261"/>
                                </a:lnTo>
                                <a:lnTo>
                                  <a:pt x="1581" y="214"/>
                                </a:lnTo>
                                <a:lnTo>
                                  <a:pt x="1524" y="172"/>
                                </a:lnTo>
                                <a:lnTo>
                                  <a:pt x="1463" y="133"/>
                                </a:lnTo>
                                <a:lnTo>
                                  <a:pt x="1400" y="99"/>
                                </a:lnTo>
                                <a:lnTo>
                                  <a:pt x="1334" y="70"/>
                                </a:lnTo>
                                <a:lnTo>
                                  <a:pt x="1266" y="46"/>
                                </a:lnTo>
                                <a:lnTo>
                                  <a:pt x="1195" y="26"/>
                                </a:lnTo>
                                <a:lnTo>
                                  <a:pt x="1123" y="12"/>
                                </a:lnTo>
                                <a:lnTo>
                                  <a:pt x="1048" y="3"/>
                                </a:lnTo>
                                <a:lnTo>
                                  <a:pt x="972"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292" o:spid="_x0000_s1026" o:spt="203" style="position:absolute;left:0pt;margin-left:233.35pt;margin-top:57.25pt;height:145.25pt;width:144.7pt;mso-position-horizontal-relative:page;z-index:251784192;mso-width-relative:page;mso-height-relative:page;" coordorigin="4667,1145" coordsize="2894,2905" o:gfxdata="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">
                <o:lock v:ext="edit" aspectratio="f"/>
                <v:shape id="docshape293" o:spid="_x0000_s1026" o:spt="100" style="position:absolute;left:4938;top:1156;height:2883;width:2622;" fillcolor="#CF4300" filled="t" stroked="f" coordsize="2622,2883" o:gfxdata="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V0KK8AAAA&#10;3AAAAA8AAAAAAAAAAQAgAAAAIgAAAGRycy9kb3ducmV2LnhtbFBLAQIUABQAAAAIAIdO4kAzLwWe&#10;OwAAADkAAAAQAAAAAAAAAAEAIAAAAAsBAABkcnMvc2hhcGV4bWwueG1sUEsFBgAAAAAGAAYAWwEA&#10;ALUDAAAAAA==&#10;" path="m1180,0l1133,1,1180,1441,0,2267,46,2330,96,2390,148,2447,203,2500,261,2551,321,2598,383,2642,448,2682,515,2719,583,2753,653,2782,725,2808,798,2831,873,2849,948,2864,1025,2874,1102,2880,1180,2882,1256,2880,1331,2874,1405,2865,1478,2851,1550,2834,1620,2813,1689,2789,1756,2761,1821,2730,1885,2696,1946,2659,2006,2620,2063,2577,2119,2531,2172,2483,2222,2433,2270,2380,2316,2324,2359,2267,2399,2207,2435,2145,2469,2082,2500,2017,2528,1950,2552,1881,2573,1811,2590,1739,2604,1666,2613,1592,2619,1517,2621,1441,2619,1365,2613,1290,2604,1216,2590,1143,2573,1072,2552,1002,2528,933,2500,866,2469,801,2435,737,2399,675,2359,616,2316,558,2270,503,2222,450,2172,399,2119,351,2063,306,2006,263,1946,223,1885,186,1821,152,1756,121,1689,94,1620,70,1550,49,1478,32,1405,18,1331,8,1256,2,1180,0xe">
                  <v:path o:connectlocs="1133,1157;0,3423;96,3546;203,3656;321,3754;448,3838;583,3909;725,3964;873,4005;1025,4030;1180,4038;1331,4030;1478,4007;1620,3969;1756,3917;1885,3852;2006,3776;2119,3687;2222,3589;2316,3480;2399,3363;2469,3238;2528,3106;2573,2967;2604,2822;2619,2673;2619,2521;2604,2372;2573,2228;2528,2089;2469,1957;2399,1831;2316,1714;2222,1606;2119,1507;2006,1419;1885,1342;1756,1277;1620,1226;1478,1188;1331,1164;1180,1156" o:connectangles="0,0,0,0,0,0,0,0,0,0,0,0,0,0,0,0,0,0,0,0,0,0,0,0,0,0,0,0,0,0,0,0,0,0,0,0,0,0,0,0,0,0"/>
                  <v:fill on="t" focussize="0,0"/>
                  <v:stroke on="f"/>
                  <v:imagedata o:title=""/>
                  <o:lock v:ext="edit" aspectratio="f"/>
                </v:shape>
                <v:shape id="docshape294" o:spid="_x0000_s1026" o:spt="100" style="position:absolute;left:4678;top:1267;height:2771;width:2807;" fillcolor="#FF7A00" filled="t" stroked="f" coordsize="2807,2771" o:gfxdata="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coJ68AAAA&#10;3AAAAA8AAAAAAAAAAQAgAAAAIgAAAGRycy9kb3ducmV2LnhtbFBLAQIUABQAAAAIAIdO4kAzLwWe&#10;OwAAADkAAAAQAAAAAAAAAAEAIAAAAAsBAABkcnMvc2hhcGV4bWwueG1sUEsFBgAAAAAGAAYAWwEA&#10;ALUDAAAAAA==&#10;" path="m886,0l814,33,745,69,678,108,614,151,552,197,493,246,437,298,383,352,333,410,286,469,242,532,202,596,165,662,131,731,101,801,75,873,53,946,34,1021,19,1097,9,1174,2,1252,0,1330,2,1406,8,1481,18,1555,32,1628,49,1700,70,1770,94,1839,121,1906,152,1971,186,2034,223,2096,263,2156,306,2213,351,2269,399,2322,450,2372,503,2420,558,2466,616,2509,675,2548,737,2585,801,2619,866,2650,933,2678,1002,2702,1072,2723,1143,2740,1216,2754,1290,2763,1365,2769,1441,2771,1518,2769,1594,2763,1669,2753,1743,2739,1816,2722,1887,2700,1957,2675,2026,2647,2092,2615,2157,2580,2220,2542,2281,2500,2340,2456,2397,2408,2451,2358,2502,2305,2551,2249,2597,2191,2640,2130,2680,2067,2717,2001,2750,1933,2780,1863,2807,1791,1441,1330,886,0xe">
                  <v:path o:connectlocs="814,1300;678,1375;552,1464;437,1565;333,1677;242,1799;165,1929;101,2068;53,2213;19,2364;2,2519;2,2673;18,2822;49,2967;94,3106;152,3238;223,3363;306,3480;399,3589;503,3687;616,3776;737,3852;866,3917;1002,3969;1143,4007;1290,4030;1441,4038;1594,4030;1743,4006;1887,3967;2026,3914;2157,3847;2281,3767;2397,3675;2502,3572;2597,3458;2680,3334;2750,3200;2807,3058;886,1267" o:connectangles="0,0,0,0,0,0,0,0,0,0,0,0,0,0,0,0,0,0,0,0,0,0,0,0,0,0,0,0,0,0,0,0,0,0,0,0,0,0,0,0"/>
                  <v:fill on="t" focussize="0,0"/>
                  <v:stroke on="f"/>
                  <v:imagedata o:title=""/>
                  <o:lock v:ext="edit" aspectratio="f"/>
                </v:shape>
                <v:shape id="docshape295" o:spid="_x0000_s1026" o:spt="100" style="position:absolute;left:4678;top:1267;height:2771;width:2807;" filled="f" stroked="t" coordsize="2807,2771" o:gfxdata="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76bx&#10;wAAAANwAAAAPAAAAAAAAAAEAIAAAACIAAABkcnMvZG93bnJldi54bWxQSwECFAAUAAAACACHTuJA&#10;My8FnjsAAAA5AAAAEAAAAAAAAAABACAAAAAPAQAAZHJzL3NoYXBleG1sLnhtbFBLBQYAAAAABgAG&#10;AFsBAAC5AwAAAAA=&#10;" path="m1441,1330l2807,1791,2780,1863,2750,1933,2717,2001,2680,2067,2640,2130,2597,2191,2551,2249,2502,2305,2451,2358,2397,2408,2340,2456,2281,2500,2220,2542,2157,2580,2092,2615,2026,2647,1957,2675,1887,2700,1816,2722,1743,2739,1669,2753,1594,2763,1518,2769,1441,2771,1365,2769,1290,2763,1216,2754,1143,2740,1072,2723,1002,2702,933,2678,866,2650,801,2619,737,2585,675,2548,616,2509,558,2466,503,2420,450,2372,399,2322,351,2269,306,2213,263,2156,223,2096,186,2034,152,1971,121,1906,94,1839,70,1770,49,1700,32,1628,18,1555,8,1481,2,1406,0,1330,2,1252,9,1174,19,1097,34,1021,53,946,75,873,101,801,131,731,165,662,202,596,242,532,286,469,333,410,383,352,437,298,493,246,552,197,614,151,678,108,745,69,814,33,886,0,1441,1330xe">
                  <v:path o:connectlocs="2807,3058;2750,3200;2680,3334;2597,3458;2502,3572;2397,3675;2281,3767;2157,3847;2026,3914;1887,3967;1743,4006;1594,4030;1441,4038;1290,4030;1143,4007;1002,3969;866,3917;737,3852;616,3776;503,3687;399,3589;306,3480;223,3363;152,3238;94,3106;49,2967;18,2822;2,2673;2,2519;19,2364;53,2213;101,2068;165,1929;242,1799;333,1677;437,1565;552,1464;678,1375;814,1300;1441,2597" o:connectangles="0,0,0,0,0,0,0,0,0,0,0,0,0,0,0,0,0,0,0,0,0,0,0,0,0,0,0,0,0,0,0,0,0,0,0,0,0,0,0,0"/>
                  <v:fill on="f" focussize="0,0"/>
                  <v:stroke weight="1.11196850393701pt" color="#FFFFFF" joinstyle="round"/>
                  <v:imagedata o:title=""/>
                  <o:lock v:ext="edit" aspectratio="f"/>
                </v:shape>
                <v:shape id="docshape296" o:spid="_x0000_s1026" o:spt="100" style="position:absolute;left:4678;top:1267;height:2599;width:1442;" fillcolor="#FFA600" filled="t" stroked="f" coordsize="1442,2599" o:gfxdata="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2YJ2/&#10;AAAA3AAAAA8AAAAAAAAAAQAgAAAAIgAAAGRycy9kb3ducmV2LnhtbFBLAQIUABQAAAAIAIdO4kAz&#10;LwWeOwAAADkAAAAQAAAAAAAAAAEAIAAAAA4BAABkcnMvc2hhcGV4bWwueG1sUEsFBgAAAAAGAAYA&#10;WwEAALgDAAAAAA==&#10;" path="m886,0l814,33,745,69,678,108,614,151,552,197,493,246,437,298,383,352,333,410,286,469,242,532,202,596,165,662,131,731,101,801,75,873,53,946,34,1021,19,1097,9,1174,2,1252,0,1330,2,1409,9,1488,20,1565,34,1641,53,1716,76,1790,102,1862,133,1933,167,2002,204,2069,245,2134,290,2196,337,2256,388,2314,443,2369,500,2421,560,2470,623,2516,689,2559,757,2599,1441,1330,886,0xe">
                  <v:path o:connectlocs="886,1267;814,1300;745,1336;678,1375;614,1418;552,1464;493,1513;437,1565;383,1619;333,1677;286,1736;242,1799;202,1863;165,1929;131,1998;101,2068;75,2140;53,2213;34,2288;19,2364;9,2441;2,2519;0,2597;2,2676;9,2755;20,2832;34,2908;53,2983;76,3057;102,3129;133,3200;167,3269;204,3336;245,3401;290,3463;337,3523;388,3581;443,3636;500,3688;560,3737;623,3783;689,3826;757,3866;1441,2597;886,1267" o:connectangles="0,0,0,0,0,0,0,0,0,0,0,0,0,0,0,0,0,0,0,0,0,0,0,0,0,0,0,0,0,0,0,0,0,0,0,0,0,0,0,0,0,0,0,0,0"/>
                  <v:fill on="t" focussize="0,0"/>
                  <v:stroke on="f"/>
                  <v:imagedata o:title=""/>
                  <o:lock v:ext="edit" aspectratio="f"/>
                </v:shape>
                <v:shape id="docshape297" o:spid="_x0000_s1026" o:spt="100" style="position:absolute;left:4678;top:1267;height:2599;width:1442;" filled="f" stroked="t" coordsize="1442,2599" o:gfxdata="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x24za5AAAA3AAA&#10;AA8AAAAAAAAAAQAgAAAAIgAAAGRycy9kb3ducmV2LnhtbFBLAQIUABQAAAAIAIdO4kAzLwWeOwAA&#10;ADkAAAAQAAAAAAAAAAEAIAAAAAgBAABkcnMvc2hhcGV4bWwueG1sUEsFBgAAAAAGAAYAWwEAALID&#10;AAAAAA==&#10;" path="m1441,1330l757,2599,689,2559,623,2516,560,2470,500,2421,443,2369,388,2314,337,2256,290,2196,245,2134,204,2069,167,2002,133,1933,102,1862,76,1790,53,1716,34,1641,20,1565,9,1488,2,1409,0,1330,2,1252,9,1174,19,1097,34,1021,53,946,75,873,101,801,131,731,165,662,202,596,242,532,286,469,333,410,383,352,437,298,493,246,552,197,614,151,678,108,745,69,814,33,886,0,1441,1330xe">
                  <v:path o:connectlocs="1441,2597;757,3866;689,3826;623,3783;560,3737;500,3688;443,3636;388,3581;337,3523;290,3463;245,3401;204,3336;167,3269;133,3200;102,3129;76,3057;53,2983;34,2908;20,2832;9,2755;2,2676;0,2597;2,2519;9,2441;19,2364;34,2288;53,2213;75,2140;101,2068;131,1998;165,1929;202,1863;242,1799;286,1736;333,1677;383,1619;437,1565;493,1513;552,1464;614,1418;678,1375;745,1336;814,1300;886,1267;1441,2597" o:connectangles="0,0,0,0,0,0,0,0,0,0,0,0,0,0,0,0,0,0,0,0,0,0,0,0,0,0,0,0,0,0,0,0,0,0,0,0,0,0,0,0,0,0,0,0,0"/>
                  <v:fill on="f" focussize="0,0"/>
                  <v:stroke weight="1.11196850393701pt" color="#FFFFFF" joinstyle="round"/>
                  <v:imagedata o:title=""/>
                  <o:lock v:ext="edit" aspectratio="f"/>
                </v:shape>
                <v:shape id="docshape298" o:spid="_x0000_s1026" o:spt="100" style="position:absolute;left:4807;top:1181;height:1417;width:1312;" fillcolor="#FFCA66" filled="t" stroked="f" coordsize="1312,1417" o:gfxdata="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JT3G8AAAA&#10;3AAAAA8AAAAAAAAAAQAgAAAAIgAAAGRycy9kb3ducmV2LnhtbFBLAQIUABQAAAAIAIdO4kAzLwWe&#10;OwAAADkAAAAQAAAAAAAAAAEAIAAAAAsBAABkcnMvc2hhcGV4bWwueG1sUEsFBgAAAAAGAAYAWwEA&#10;ALUDAAAAAA==&#10;" path="m1044,0l969,17,895,37,822,61,751,89,681,120,613,155,548,194,484,237,422,282,363,331,306,383,253,438,203,496,155,556,111,618,71,683,33,750,0,819,1311,1416,1044,0xe">
                  <v:path o:connectlocs="1044,1181;969,1198;895,1218;822,1242;751,1270;681,1301;613,1336;548,1375;484,1418;422,1463;363,1512;306,1564;253,1619;203,1677;155,1737;111,1799;71,1864;33,1931;0,2000;1311,2597;1044,1181" o:connectangles="0,0,0,0,0,0,0,0,0,0,0,0,0,0,0,0,0,0,0,0,0"/>
                  <v:fill on="t" focussize="0,0"/>
                  <v:stroke on="f"/>
                  <v:imagedata o:title=""/>
                  <o:lock v:ext="edit" aspectratio="f"/>
                </v:shape>
                <v:shape id="docshape299" o:spid="_x0000_s1026" o:spt="100" style="position:absolute;left:4807;top:1181;height:1417;width:1312;" filled="f" stroked="t" coordsize="1312,1417" o:gfxdata="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CPLi8AAAA&#10;3AAAAA8AAAAAAAAAAQAgAAAAIgAAAGRycy9kb3ducmV2LnhtbFBLAQIUABQAAAAIAIdO4kAzLwWe&#10;OwAAADkAAAAQAAAAAAAAAAEAIAAAAAsBAABkcnMvc2hhcGV4bWwueG1sUEsFBgAAAAAGAAYAWwEA&#10;ALUDAAAAAA==&#10;" path="m1311,1416l0,819,33,750,71,683,111,618,155,556,203,496,253,438,306,383,363,331,422,282,484,237,548,194,613,155,681,120,751,89,822,61,895,37,969,17,1044,0,1311,1416xe">
                  <v:path o:connectlocs="1311,2597;0,2000;33,1931;71,1864;111,1799;155,1737;203,1677;253,1619;306,1564;363,1512;422,1463;484,1418;548,1375;613,1336;681,1301;751,1270;822,1242;895,1218;969,1198;1044,1181;1311,2597" o:connectangles="0,0,0,0,0,0,0,0,0,0,0,0,0,0,0,0,0,0,0,0,0"/>
                  <v:fill on="f" focussize="0,0"/>
                  <v:stroke weight="1.11196850393701pt" color="#FFFFFF" joinstyle="round"/>
                  <v:imagedata o:title=""/>
                  <o:lock v:ext="edit" aspectratio="f"/>
                </v:shape>
                <v:shape id="docshape300" o:spid="_x0000_s1026" o:spt="100" style="position:absolute;left:5681;top:1156;height:1442;width:438;" fillcolor="#FFE7BD" filled="t" stroked="f" coordsize="438,1442" o:gfxdata="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LlGT+/&#10;AAAA3AAAAA8AAAAAAAAAAQAgAAAAIgAAAGRycy9kb3ducmV2LnhtbFBLAQIUABQAAAAIAIdO4kAz&#10;LwWeOwAAADkAAAAQAAAAAAAAAAEAIAAAAA4BAABkcnMvc2hhcGV4bWwueG1sUEsFBgAAAAAGAAYA&#10;WwEAALgDAAAAAA==&#10;" path="m437,0l326,4,216,17,107,39,0,68,437,1441,437,0xe">
                  <v:path o:connectlocs="437,1156;326,1160;216,1173;107,1195;0,1224;437,2597;437,1156" o:connectangles="0,0,0,0,0,0,0"/>
                  <v:fill on="t" focussize="0,0"/>
                  <v:stroke on="f"/>
                  <v:imagedata o:title=""/>
                  <o:lock v:ext="edit" aspectratio="f"/>
                </v:shape>
                <v:shape id="docshape301" o:spid="_x0000_s1026" o:spt="100" style="position:absolute;left:5681;top:1156;height:1442;width:438;" filled="f" stroked="t" coordsize="438,1442" o:gfxdata="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VKi9vQAA&#10;ANwAAAAPAAAAAAAAAAEAIAAAACIAAABkcnMvZG93bnJldi54bWxQSwECFAAUAAAACACHTuJAMy8F&#10;njsAAAA5AAAAEAAAAAAAAAABACAAAAAMAQAAZHJzL3NoYXBleG1sLnhtbFBLBQYAAAAABgAGAFsB&#10;AAC2AwAAAAA=&#10;" path="m437,1441l0,68,53,52,107,39,216,17,326,4,437,0,437,1441xe">
                  <v:path o:connectlocs="437,2597;0,1224;53,1208;107,1195;216,1173;326,1160;437,1156;437,2597" o:connectangles="0,0,0,0,0,0,0,0"/>
                  <v:fill on="f" focussize="0,0"/>
                  <v:stroke weight="1.11196850393701pt" color="#FFFFFF" joinstyle="round"/>
                  <v:imagedata o:title=""/>
                  <o:lock v:ext="edit" aspectratio="f"/>
                </v:shape>
                <v:shape id="docshape302" o:spid="_x0000_s1026" o:spt="100" style="position:absolute;left:5146;top:1617;height:1946;width:1946;" fillcolor="#FFFFFF" filled="t" stroked="f" coordsize="1946,1946" o:gfxdata="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ODqUugAAANwA&#10;AAAPAAAAAAAAAAEAIAAAACIAAABkcnMvZG93bnJldi54bWxQSwECFAAUAAAACACHTuJAMy8FnjsA&#10;AAA5AAAAEAAAAAAAAAABACAAAAAJAQAAZHJzL3NoYXBleG1sLnhtbFBLBQYAAAAABgAGAFsBAACz&#10;AwAAAAA=&#10;" path="m972,0l896,3,822,12,749,26,679,46,610,70,545,99,481,133,421,172,364,214,310,261,260,311,213,365,171,422,132,482,98,545,69,611,45,680,25,750,11,823,2,897,0,973,2,1049,11,1124,25,1196,45,1267,69,1335,98,1401,132,1464,171,1524,213,1582,260,1635,310,1686,364,1732,421,1775,481,1813,545,1847,610,1876,679,1901,749,1920,822,1934,896,1943,972,1946,1048,1943,1123,1934,1195,1920,1266,1901,1334,1876,1400,1847,1463,1813,1524,1775,1581,1732,1635,1686,1685,1635,1731,1582,1774,1524,1812,1464,1846,1401,1876,1335,1900,1267,1919,1196,1934,1124,1942,1049,1945,973,1942,897,1934,823,1919,750,1900,680,1876,611,1846,545,1812,482,1774,422,1731,365,1685,311,1635,261,1581,214,1524,172,1463,133,1400,99,1334,70,1266,46,1195,26,1123,12,1048,3,972,0xe">
                  <v:path o:connectlocs="896,1620;749,1643;610,1687;481,1750;364,1831;260,1928;171,2039;98,2162;45,2297;11,2440;0,2590;11,2741;45,2884;98,3018;171,3141;260,3252;364,3349;481,3430;610,3493;749,3537;896,3560;1048,3560;1195,3537;1334,3493;1463,3430;1581,3349;1685,3252;1774,3141;1846,3018;1900,2884;1934,2741;1945,2590;1934,2440;1900,2297;1846,2162;1774,2039;1685,1928;1581,1831;1463,1750;1334,1687;1195,1643;1048,1620" o:connectangles="0,0,0,0,0,0,0,0,0,0,0,0,0,0,0,0,0,0,0,0,0,0,0,0,0,0,0,0,0,0,0,0,0,0,0,0,0,0,0,0,0,0"/>
                  <v:fill on="t" focussize="0,0"/>
                  <v:stroke on="f"/>
                  <v:imagedata o:title=""/>
                  <o:lock v:ext="edit" aspectratio="f"/>
                </v:shape>
              </v:group>
            </w:pict>
          </mc:Fallback>
        </mc:AlternateContent>
      </w:r>
      <w:r>
        <mc:AlternateContent>
          <mc:Choice Requires="wps">
            <w:drawing>
              <wp:anchor distT="0" distB="0" distL="114300" distR="114300" simplePos="0" relativeHeight="251786240" behindDoc="0" locked="0" layoutInCell="1" allowOverlap="1">
                <wp:simplePos x="0" y="0"/>
                <wp:positionH relativeFrom="page">
                  <wp:posOffset>2970530</wp:posOffset>
                </wp:positionH>
                <wp:positionV relativeFrom="paragraph">
                  <wp:posOffset>224790</wp:posOffset>
                </wp:positionV>
                <wp:extent cx="3887470" cy="376555"/>
                <wp:effectExtent l="0" t="0" r="11430" b="4445"/>
                <wp:wrapNone/>
                <wp:docPr id="144" name="docshape303"/>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spacing w:before="54" w:line="278" w:lineRule="auto"/>
                              <w:ind w:left="689" w:hanging="169"/>
                              <w:rPr>
                                <w:rFonts w:ascii="Verdana"/>
                                <w:i/>
                                <w:color w:val="000000"/>
                                <w:sz w:val="17"/>
                              </w:rPr>
                            </w:pPr>
                            <w:r>
                              <w:rPr>
                                <w:rFonts w:ascii="Verdana"/>
                                <w:i/>
                                <w:color w:val="454C5B"/>
                                <w:w w:val="90"/>
                                <w:sz w:val="17"/>
                              </w:rPr>
                              <w:t xml:space="preserve">Please select the option that best reflects your opinion about AI's </w:t>
                            </w:r>
                            <w:r>
                              <w:rPr>
                                <w:rFonts w:ascii="Verdana"/>
                                <w:i/>
                                <w:color w:val="454C5B"/>
                                <w:w w:val="95"/>
                                <w:sz w:val="17"/>
                              </w:rPr>
                              <w:t>potential</w:t>
                            </w:r>
                            <w:r>
                              <w:rPr>
                                <w:rFonts w:ascii="Verdana"/>
                                <w:i/>
                                <w:color w:val="454C5B"/>
                                <w:spacing w:val="-16"/>
                                <w:w w:val="95"/>
                                <w:sz w:val="17"/>
                              </w:rPr>
                              <w:t xml:space="preserve"> </w:t>
                            </w:r>
                            <w:r>
                              <w:rPr>
                                <w:rFonts w:ascii="Verdana"/>
                                <w:i/>
                                <w:color w:val="454C5B"/>
                                <w:w w:val="95"/>
                                <w:sz w:val="17"/>
                              </w:rPr>
                              <w:t>impact</w:t>
                            </w:r>
                            <w:r>
                              <w:rPr>
                                <w:rFonts w:ascii="Verdana"/>
                                <w:i/>
                                <w:color w:val="454C5B"/>
                                <w:spacing w:val="-16"/>
                                <w:w w:val="95"/>
                                <w:sz w:val="17"/>
                              </w:rPr>
                              <w:t xml:space="preserve"> </w:t>
                            </w:r>
                            <w:r>
                              <w:rPr>
                                <w:rFonts w:ascii="Verdana"/>
                                <w:i/>
                                <w:color w:val="454C5B"/>
                                <w:w w:val="95"/>
                                <w:sz w:val="17"/>
                              </w:rPr>
                              <w:t>on</w:t>
                            </w:r>
                            <w:r>
                              <w:rPr>
                                <w:rFonts w:ascii="Verdana"/>
                                <w:i/>
                                <w:color w:val="454C5B"/>
                                <w:spacing w:val="-16"/>
                                <w:w w:val="95"/>
                                <w:sz w:val="17"/>
                              </w:rPr>
                              <w:t xml:space="preserve"> </w:t>
                            </w:r>
                            <w:r>
                              <w:rPr>
                                <w:rFonts w:ascii="Verdana"/>
                                <w:i/>
                                <w:color w:val="454C5B"/>
                                <w:w w:val="95"/>
                                <w:sz w:val="17"/>
                              </w:rPr>
                              <w:t>your</w:t>
                            </w:r>
                            <w:r>
                              <w:rPr>
                                <w:rFonts w:ascii="Verdana"/>
                                <w:i/>
                                <w:color w:val="454C5B"/>
                                <w:spacing w:val="-16"/>
                                <w:w w:val="95"/>
                                <w:sz w:val="17"/>
                              </w:rPr>
                              <w:t xml:space="preserve"> </w:t>
                            </w:r>
                            <w:r>
                              <w:rPr>
                                <w:rFonts w:ascii="Verdana"/>
                                <w:i/>
                                <w:color w:val="454C5B"/>
                                <w:w w:val="95"/>
                                <w:sz w:val="17"/>
                              </w:rPr>
                              <w:t>role.</w:t>
                            </w:r>
                            <w:r>
                              <w:rPr>
                                <w:rFonts w:ascii="Verdana"/>
                                <w:i/>
                                <w:color w:val="454C5B"/>
                                <w:spacing w:val="-16"/>
                                <w:w w:val="95"/>
                                <w:sz w:val="17"/>
                              </w:rPr>
                              <w:t xml:space="preserve"> </w:t>
                            </w:r>
                            <w:r>
                              <w:rPr>
                                <w:rFonts w:ascii="Verdana"/>
                                <w:i/>
                                <w:color w:val="454C5B"/>
                                <w:w w:val="95"/>
                                <w:sz w:val="17"/>
                              </w:rPr>
                              <w:t>Over</w:t>
                            </w:r>
                            <w:r>
                              <w:rPr>
                                <w:rFonts w:ascii="Verdana"/>
                                <w:i/>
                                <w:color w:val="454C5B"/>
                                <w:spacing w:val="-16"/>
                                <w:w w:val="95"/>
                                <w:sz w:val="17"/>
                              </w:rPr>
                              <w:t xml:space="preserve"> </w:t>
                            </w:r>
                            <w:r>
                              <w:rPr>
                                <w:rFonts w:ascii="Verdana"/>
                                <w:i/>
                                <w:color w:val="454C5B"/>
                                <w:w w:val="95"/>
                                <w:sz w:val="17"/>
                              </w:rPr>
                              <w:t>the</w:t>
                            </w:r>
                            <w:r>
                              <w:rPr>
                                <w:rFonts w:ascii="Verdana"/>
                                <w:i/>
                                <w:color w:val="454C5B"/>
                                <w:spacing w:val="-16"/>
                                <w:w w:val="95"/>
                                <w:sz w:val="17"/>
                              </w:rPr>
                              <w:t xml:space="preserve"> </w:t>
                            </w:r>
                            <w:r>
                              <w:rPr>
                                <w:rFonts w:ascii="Verdana"/>
                                <w:i/>
                                <w:color w:val="454C5B"/>
                                <w:w w:val="95"/>
                                <w:sz w:val="17"/>
                              </w:rPr>
                              <w:t>next</w:t>
                            </w:r>
                            <w:r>
                              <w:rPr>
                                <w:rFonts w:ascii="Verdana"/>
                                <w:i/>
                                <w:color w:val="454C5B"/>
                                <w:spacing w:val="-16"/>
                                <w:w w:val="95"/>
                                <w:sz w:val="17"/>
                              </w:rPr>
                              <w:t xml:space="preserve"> </w:t>
                            </w:r>
                            <w:r>
                              <w:rPr>
                                <w:rFonts w:ascii="Verdana"/>
                                <w:i/>
                                <w:color w:val="454C5B"/>
                                <w:w w:val="95"/>
                                <w:sz w:val="17"/>
                              </w:rPr>
                              <w:t>5</w:t>
                            </w:r>
                            <w:r>
                              <w:rPr>
                                <w:rFonts w:ascii="Verdana"/>
                                <w:i/>
                                <w:color w:val="454C5B"/>
                                <w:spacing w:val="-16"/>
                                <w:w w:val="95"/>
                                <w:sz w:val="17"/>
                              </w:rPr>
                              <w:t xml:space="preserve"> </w:t>
                            </w:r>
                            <w:r>
                              <w:rPr>
                                <w:rFonts w:ascii="Verdana"/>
                                <w:i/>
                                <w:color w:val="454C5B"/>
                                <w:w w:val="95"/>
                                <w:sz w:val="17"/>
                              </w:rPr>
                              <w:t>years,</w:t>
                            </w:r>
                            <w:r>
                              <w:rPr>
                                <w:rFonts w:ascii="Verdana"/>
                                <w:i/>
                                <w:color w:val="454C5B"/>
                                <w:spacing w:val="-16"/>
                                <w:w w:val="95"/>
                                <w:sz w:val="17"/>
                              </w:rPr>
                              <w:t xml:space="preserve"> </w:t>
                            </w:r>
                            <w:r>
                              <w:rPr>
                                <w:rFonts w:ascii="Verdana"/>
                                <w:i/>
                                <w:color w:val="454C5B"/>
                                <w:w w:val="95"/>
                                <w:sz w:val="17"/>
                              </w:rPr>
                              <w:t>AI</w:t>
                            </w:r>
                            <w:r>
                              <w:rPr>
                                <w:rFonts w:ascii="Verdana"/>
                                <w:i/>
                                <w:color w:val="454C5B"/>
                                <w:spacing w:val="-16"/>
                                <w:w w:val="95"/>
                                <w:sz w:val="17"/>
                              </w:rPr>
                              <w:t xml:space="preserve"> </w:t>
                            </w:r>
                            <w:r>
                              <w:rPr>
                                <w:rFonts w:ascii="Verdana"/>
                                <w:i/>
                                <w:color w:val="454C5B"/>
                                <w:w w:val="95"/>
                                <w:sz w:val="17"/>
                              </w:rPr>
                              <w:t>will...</w:t>
                            </w:r>
                          </w:p>
                        </w:txbxContent>
                      </wps:txbx>
                      <wps:bodyPr rot="0" vert="horz" wrap="square" lIns="0" tIns="0" rIns="0" bIns="0" anchor="t" anchorCtr="0" upright="1">
                        <a:noAutofit/>
                      </wps:bodyPr>
                    </wps:wsp>
                  </a:graphicData>
                </a:graphic>
              </wp:anchor>
            </w:drawing>
          </mc:Choice>
          <mc:Fallback>
            <w:pict>
              <v:shape id="docshape303" o:spid="_x0000_s1026" o:spt="202" type="#_x0000_t202" style="position:absolute;left:0pt;margin-left:233.9pt;margin-top:17.7pt;height:29.65pt;width:306.1pt;mso-position-horizontal-relative:page;z-index:251786240;mso-width-relative:page;mso-height-relative:page;" fillcolor="#EEF3F8" filled="t" stroked="f" coordsize="21600,21600" o:gfxdata="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LFTfrYAAAACgEAAA8AAAAAAAAAAQAgAAAAIgAAAGRycy9kb3ducmV2&#10;LnhtbFBLAQIUABQAAAAIAIdO4kA4ngES/AEAAAAEAAAOAAAAAAAAAAEAIAAAACcBAABkcnMvZTJv&#10;RG9jLnhtbFBLBQYAAAAABgAGAFkBAACVBQAAAAA=&#10;">
                <v:fill on="t" focussize="0,0"/>
                <v:stroke on="f"/>
                <v:imagedata o:title=""/>
                <o:lock v:ext="edit" aspectratio="f"/>
                <v:textbox inset="0mm,0mm,0mm,0mm">
                  <w:txbxContent>
                    <w:p>
                      <w:pPr>
                        <w:spacing w:before="54" w:line="278" w:lineRule="auto"/>
                        <w:ind w:left="689" w:hanging="169"/>
                        <w:rPr>
                          <w:rFonts w:ascii="Verdana"/>
                          <w:i/>
                          <w:color w:val="000000"/>
                          <w:sz w:val="17"/>
                        </w:rPr>
                      </w:pPr>
                      <w:r>
                        <w:rPr>
                          <w:rFonts w:ascii="Verdana"/>
                          <w:i/>
                          <w:color w:val="454C5B"/>
                          <w:w w:val="90"/>
                          <w:sz w:val="17"/>
                        </w:rPr>
                        <w:t xml:space="preserve">Please select the option that best reflects your opinion about AI's </w:t>
                      </w:r>
                      <w:r>
                        <w:rPr>
                          <w:rFonts w:ascii="Verdana"/>
                          <w:i/>
                          <w:color w:val="454C5B"/>
                          <w:w w:val="95"/>
                          <w:sz w:val="17"/>
                        </w:rPr>
                        <w:t>potential</w:t>
                      </w:r>
                      <w:r>
                        <w:rPr>
                          <w:rFonts w:ascii="Verdana"/>
                          <w:i/>
                          <w:color w:val="454C5B"/>
                          <w:spacing w:val="-16"/>
                          <w:w w:val="95"/>
                          <w:sz w:val="17"/>
                        </w:rPr>
                        <w:t xml:space="preserve"> </w:t>
                      </w:r>
                      <w:r>
                        <w:rPr>
                          <w:rFonts w:ascii="Verdana"/>
                          <w:i/>
                          <w:color w:val="454C5B"/>
                          <w:w w:val="95"/>
                          <w:sz w:val="17"/>
                        </w:rPr>
                        <w:t>impact</w:t>
                      </w:r>
                      <w:r>
                        <w:rPr>
                          <w:rFonts w:ascii="Verdana"/>
                          <w:i/>
                          <w:color w:val="454C5B"/>
                          <w:spacing w:val="-16"/>
                          <w:w w:val="95"/>
                          <w:sz w:val="17"/>
                        </w:rPr>
                        <w:t xml:space="preserve"> </w:t>
                      </w:r>
                      <w:r>
                        <w:rPr>
                          <w:rFonts w:ascii="Verdana"/>
                          <w:i/>
                          <w:color w:val="454C5B"/>
                          <w:w w:val="95"/>
                          <w:sz w:val="17"/>
                        </w:rPr>
                        <w:t>on</w:t>
                      </w:r>
                      <w:r>
                        <w:rPr>
                          <w:rFonts w:ascii="Verdana"/>
                          <w:i/>
                          <w:color w:val="454C5B"/>
                          <w:spacing w:val="-16"/>
                          <w:w w:val="95"/>
                          <w:sz w:val="17"/>
                        </w:rPr>
                        <w:t xml:space="preserve"> </w:t>
                      </w:r>
                      <w:r>
                        <w:rPr>
                          <w:rFonts w:ascii="Verdana"/>
                          <w:i/>
                          <w:color w:val="454C5B"/>
                          <w:w w:val="95"/>
                          <w:sz w:val="17"/>
                        </w:rPr>
                        <w:t>your</w:t>
                      </w:r>
                      <w:r>
                        <w:rPr>
                          <w:rFonts w:ascii="Verdana"/>
                          <w:i/>
                          <w:color w:val="454C5B"/>
                          <w:spacing w:val="-16"/>
                          <w:w w:val="95"/>
                          <w:sz w:val="17"/>
                        </w:rPr>
                        <w:t xml:space="preserve"> </w:t>
                      </w:r>
                      <w:r>
                        <w:rPr>
                          <w:rFonts w:ascii="Verdana"/>
                          <w:i/>
                          <w:color w:val="454C5B"/>
                          <w:w w:val="95"/>
                          <w:sz w:val="17"/>
                        </w:rPr>
                        <w:t>role.</w:t>
                      </w:r>
                      <w:r>
                        <w:rPr>
                          <w:rFonts w:ascii="Verdana"/>
                          <w:i/>
                          <w:color w:val="454C5B"/>
                          <w:spacing w:val="-16"/>
                          <w:w w:val="95"/>
                          <w:sz w:val="17"/>
                        </w:rPr>
                        <w:t xml:space="preserve"> </w:t>
                      </w:r>
                      <w:r>
                        <w:rPr>
                          <w:rFonts w:ascii="Verdana"/>
                          <w:i/>
                          <w:color w:val="454C5B"/>
                          <w:w w:val="95"/>
                          <w:sz w:val="17"/>
                        </w:rPr>
                        <w:t>Over</w:t>
                      </w:r>
                      <w:r>
                        <w:rPr>
                          <w:rFonts w:ascii="Verdana"/>
                          <w:i/>
                          <w:color w:val="454C5B"/>
                          <w:spacing w:val="-16"/>
                          <w:w w:val="95"/>
                          <w:sz w:val="17"/>
                        </w:rPr>
                        <w:t xml:space="preserve"> </w:t>
                      </w:r>
                      <w:r>
                        <w:rPr>
                          <w:rFonts w:ascii="Verdana"/>
                          <w:i/>
                          <w:color w:val="454C5B"/>
                          <w:w w:val="95"/>
                          <w:sz w:val="17"/>
                        </w:rPr>
                        <w:t>the</w:t>
                      </w:r>
                      <w:r>
                        <w:rPr>
                          <w:rFonts w:ascii="Verdana"/>
                          <w:i/>
                          <w:color w:val="454C5B"/>
                          <w:spacing w:val="-16"/>
                          <w:w w:val="95"/>
                          <w:sz w:val="17"/>
                        </w:rPr>
                        <w:t xml:space="preserve"> </w:t>
                      </w:r>
                      <w:r>
                        <w:rPr>
                          <w:rFonts w:ascii="Verdana"/>
                          <w:i/>
                          <w:color w:val="454C5B"/>
                          <w:w w:val="95"/>
                          <w:sz w:val="17"/>
                        </w:rPr>
                        <w:t>next</w:t>
                      </w:r>
                      <w:r>
                        <w:rPr>
                          <w:rFonts w:ascii="Verdana"/>
                          <w:i/>
                          <w:color w:val="454C5B"/>
                          <w:spacing w:val="-16"/>
                          <w:w w:val="95"/>
                          <w:sz w:val="17"/>
                        </w:rPr>
                        <w:t xml:space="preserve"> </w:t>
                      </w:r>
                      <w:r>
                        <w:rPr>
                          <w:rFonts w:ascii="Verdana"/>
                          <w:i/>
                          <w:color w:val="454C5B"/>
                          <w:w w:val="95"/>
                          <w:sz w:val="17"/>
                        </w:rPr>
                        <w:t>5</w:t>
                      </w:r>
                      <w:r>
                        <w:rPr>
                          <w:rFonts w:ascii="Verdana"/>
                          <w:i/>
                          <w:color w:val="454C5B"/>
                          <w:spacing w:val="-16"/>
                          <w:w w:val="95"/>
                          <w:sz w:val="17"/>
                        </w:rPr>
                        <w:t xml:space="preserve"> </w:t>
                      </w:r>
                      <w:r>
                        <w:rPr>
                          <w:rFonts w:ascii="Verdana"/>
                          <w:i/>
                          <w:color w:val="454C5B"/>
                          <w:w w:val="95"/>
                          <w:sz w:val="17"/>
                        </w:rPr>
                        <w:t>years,</w:t>
                      </w:r>
                      <w:r>
                        <w:rPr>
                          <w:rFonts w:ascii="Verdana"/>
                          <w:i/>
                          <w:color w:val="454C5B"/>
                          <w:spacing w:val="-16"/>
                          <w:w w:val="95"/>
                          <w:sz w:val="17"/>
                        </w:rPr>
                        <w:t xml:space="preserve"> </w:t>
                      </w:r>
                      <w:r>
                        <w:rPr>
                          <w:rFonts w:ascii="Verdana"/>
                          <w:i/>
                          <w:color w:val="454C5B"/>
                          <w:w w:val="95"/>
                          <w:sz w:val="17"/>
                        </w:rPr>
                        <w:t>AI</w:t>
                      </w:r>
                      <w:r>
                        <w:rPr>
                          <w:rFonts w:ascii="Verdana"/>
                          <w:i/>
                          <w:color w:val="454C5B"/>
                          <w:spacing w:val="-16"/>
                          <w:w w:val="95"/>
                          <w:sz w:val="17"/>
                        </w:rPr>
                        <w:t xml:space="preserve"> </w:t>
                      </w:r>
                      <w:r>
                        <w:rPr>
                          <w:rFonts w:ascii="Verdana"/>
                          <w:i/>
                          <w:color w:val="454C5B"/>
                          <w:w w:val="95"/>
                          <w:sz w:val="17"/>
                        </w:rPr>
                        <w:t>will...</w:t>
                      </w:r>
                    </w:p>
                  </w:txbxContent>
                </v:textbox>
              </v:shape>
            </w:pict>
          </mc:Fallback>
        </mc:AlternateContent>
      </w:r>
      <w:r>
        <w:rPr>
          <w:w w:val="115"/>
        </w:rPr>
        <w:t>Within the cybersecurity field, professionals widely anticipate that AI will have a</w:t>
      </w:r>
      <w:r>
        <w:rPr>
          <w:spacing w:val="-13"/>
          <w:w w:val="115"/>
        </w:rPr>
        <w:t xml:space="preserve"> </w:t>
      </w:r>
      <w:r>
        <w:rPr>
          <w:w w:val="115"/>
        </w:rPr>
        <w:t>significant</w:t>
      </w:r>
      <w:r>
        <w:rPr>
          <w:spacing w:val="-13"/>
          <w:w w:val="115"/>
        </w:rPr>
        <w:t xml:space="preserve"> </w:t>
      </w:r>
      <w:r>
        <w:rPr>
          <w:w w:val="115"/>
        </w:rPr>
        <w:t>impact</w:t>
      </w:r>
      <w:r>
        <w:rPr>
          <w:spacing w:val="-13"/>
          <w:w w:val="115"/>
        </w:rPr>
        <w:t xml:space="preserve"> </w:t>
      </w:r>
      <w:r>
        <w:rPr>
          <w:w w:val="115"/>
        </w:rPr>
        <w:t>on</w:t>
      </w:r>
      <w:r>
        <w:rPr>
          <w:spacing w:val="-13"/>
          <w:w w:val="115"/>
        </w:rPr>
        <w:t xml:space="preserve"> </w:t>
      </w:r>
      <w:r>
        <w:rPr>
          <w:w w:val="115"/>
        </w:rPr>
        <w:t>their</w:t>
      </w:r>
    </w:p>
    <w:p>
      <w:pPr>
        <w:pStyle w:val="6"/>
        <w:spacing w:line="276" w:lineRule="auto"/>
        <w:ind w:left="920" w:right="2892"/>
      </w:pPr>
      <w:r>
        <w:rPr>
          <w:w w:val="115"/>
        </w:rPr>
        <w:t>roles</w:t>
      </w:r>
      <w:r>
        <w:rPr>
          <w:spacing w:val="-11"/>
          <w:w w:val="115"/>
        </w:rPr>
        <w:t xml:space="preserve"> </w:t>
      </w:r>
      <w:r>
        <w:rPr>
          <w:w w:val="115"/>
        </w:rPr>
        <w:t>over</w:t>
      </w:r>
      <w:r>
        <w:rPr>
          <w:spacing w:val="-11"/>
          <w:w w:val="115"/>
        </w:rPr>
        <w:t xml:space="preserve"> </w:t>
      </w:r>
      <w:r>
        <w:rPr>
          <w:w w:val="115"/>
        </w:rPr>
        <w:t>the</w:t>
      </w:r>
      <w:r>
        <w:rPr>
          <w:spacing w:val="-11"/>
          <w:w w:val="115"/>
        </w:rPr>
        <w:t xml:space="preserve"> </w:t>
      </w:r>
      <w:r>
        <w:rPr>
          <w:w w:val="115"/>
        </w:rPr>
        <w:t>next</w:t>
      </w:r>
      <w:r>
        <w:rPr>
          <w:spacing w:val="-11"/>
          <w:w w:val="115"/>
        </w:rPr>
        <w:t xml:space="preserve"> </w:t>
      </w:r>
      <w:r>
        <w:rPr>
          <w:w w:val="115"/>
        </w:rPr>
        <w:t>five</w:t>
      </w:r>
      <w:r>
        <w:rPr>
          <w:spacing w:val="-11"/>
          <w:w w:val="115"/>
        </w:rPr>
        <w:t xml:space="preserve"> </w:t>
      </w:r>
      <w:r>
        <w:rPr>
          <w:w w:val="115"/>
        </w:rPr>
        <w:t>years. This sentiment reflects the disruptive nature of AI in the workplace. A substantial number (58%) perceive AI as a tool that will support and enhance their current roles.</w:t>
      </w:r>
    </w:p>
    <w:p>
      <w:pPr>
        <w:pStyle w:val="6"/>
        <w:spacing w:line="276" w:lineRule="auto"/>
        <w:ind w:left="920" w:right="2770"/>
      </w:pPr>
      <w:r>
        <w:rPr>
          <w:w w:val="115"/>
        </w:rPr>
        <w:t>Specifically,</w:t>
      </w:r>
      <w:r>
        <w:rPr>
          <w:spacing w:val="-13"/>
          <w:w w:val="115"/>
        </w:rPr>
        <w:t xml:space="preserve"> </w:t>
      </w:r>
      <w:r>
        <w:rPr>
          <w:w w:val="115"/>
        </w:rPr>
        <w:t>30%</w:t>
      </w:r>
      <w:r>
        <w:rPr>
          <w:spacing w:val="-13"/>
          <w:w w:val="115"/>
        </w:rPr>
        <w:t xml:space="preserve"> </w:t>
      </w:r>
      <w:r>
        <w:rPr>
          <w:w w:val="115"/>
        </w:rPr>
        <w:t>believe</w:t>
      </w:r>
      <w:r>
        <w:rPr>
          <w:spacing w:val="-13"/>
          <w:w w:val="115"/>
        </w:rPr>
        <w:t xml:space="preserve"> </w:t>
      </w:r>
      <w:r>
        <w:rPr>
          <w:w w:val="115"/>
        </w:rPr>
        <w:t>AI</w:t>
      </w:r>
      <w:r>
        <w:rPr>
          <w:spacing w:val="-13"/>
          <w:w w:val="115"/>
        </w:rPr>
        <w:t xml:space="preserve"> </w:t>
      </w:r>
      <w:r>
        <w:rPr>
          <w:w w:val="115"/>
        </w:rPr>
        <w:t>will help enhance certain aspects of their skillset, while 28%</w:t>
      </w:r>
    </w:p>
    <w:p>
      <w:pPr>
        <w:pStyle w:val="6"/>
        <w:spacing w:line="242" w:lineRule="exact"/>
        <w:ind w:left="920"/>
      </w:pPr>
      <w:r>
        <w:rPr>
          <w:w w:val="115"/>
        </w:rPr>
        <w:t>see</w:t>
      </w:r>
      <w:r>
        <w:rPr>
          <w:spacing w:val="-7"/>
          <w:w w:val="115"/>
        </w:rPr>
        <w:t xml:space="preserve"> </w:t>
      </w:r>
      <w:r>
        <w:rPr>
          <w:w w:val="115"/>
        </w:rPr>
        <w:t>it</w:t>
      </w:r>
      <w:r>
        <w:rPr>
          <w:spacing w:val="-6"/>
          <w:w w:val="115"/>
        </w:rPr>
        <w:t xml:space="preserve"> </w:t>
      </w:r>
      <w:r>
        <w:rPr>
          <w:w w:val="115"/>
        </w:rPr>
        <w:t>as</w:t>
      </w:r>
      <w:r>
        <w:rPr>
          <w:spacing w:val="-6"/>
          <w:w w:val="115"/>
        </w:rPr>
        <w:t xml:space="preserve"> </w:t>
      </w:r>
      <w:r>
        <w:rPr>
          <w:w w:val="115"/>
        </w:rPr>
        <w:t>an</w:t>
      </w:r>
      <w:r>
        <w:rPr>
          <w:spacing w:val="-6"/>
          <w:w w:val="115"/>
        </w:rPr>
        <w:t xml:space="preserve"> </w:t>
      </w:r>
      <w:r>
        <w:rPr>
          <w:w w:val="115"/>
        </w:rPr>
        <w:t>overall</w:t>
      </w:r>
      <w:r>
        <w:rPr>
          <w:spacing w:val="-6"/>
          <w:w w:val="115"/>
        </w:rPr>
        <w:t xml:space="preserve"> </w:t>
      </w:r>
      <w:r>
        <w:rPr>
          <w:spacing w:val="-2"/>
          <w:w w:val="115"/>
        </w:rPr>
        <w:t>support</w:t>
      </w:r>
    </w:p>
    <w:p>
      <w:pPr>
        <w:rPr>
          <w:sz w:val="16"/>
        </w:rPr>
      </w:pPr>
      <w:r>
        <w:br w:type="column"/>
      </w:r>
    </w:p>
    <w:p>
      <w:pPr>
        <w:pStyle w:val="6"/>
        <w:rPr>
          <w:sz w:val="16"/>
        </w:rPr>
      </w:pPr>
    </w:p>
    <w:p>
      <w:pPr>
        <w:pStyle w:val="6"/>
        <w:rPr>
          <w:sz w:val="16"/>
        </w:rPr>
      </w:pPr>
    </w:p>
    <w:p>
      <w:pPr>
        <w:pStyle w:val="6"/>
        <w:rPr>
          <w:sz w:val="16"/>
        </w:rPr>
      </w:pPr>
    </w:p>
    <w:p>
      <w:pPr>
        <w:pStyle w:val="6"/>
        <w:rPr>
          <w:sz w:val="16"/>
          <w:lang w:eastAsia="zh-CN"/>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spacing w:before="2"/>
        <w:rPr>
          <w:sz w:val="19"/>
          <w:lang w:eastAsia="zh-CN"/>
        </w:rPr>
      </w:pPr>
    </w:p>
    <w:p>
      <w:pPr>
        <w:pStyle w:val="6"/>
        <w:spacing w:before="2"/>
        <w:rPr>
          <w:sz w:val="19"/>
          <w:lang w:eastAsia="zh-CN"/>
        </w:rPr>
      </w:pPr>
    </w:p>
    <w:p>
      <w:pPr>
        <w:pStyle w:val="6"/>
        <w:spacing w:before="2"/>
        <w:rPr>
          <w:sz w:val="19"/>
          <w:lang w:eastAsia="zh-CN"/>
        </w:rPr>
      </w:pPr>
    </w:p>
    <w:p>
      <w:pPr>
        <w:pStyle w:val="6"/>
        <w:spacing w:before="2"/>
        <w:rPr>
          <w:sz w:val="19"/>
          <w:lang w:eastAsia="zh-CN"/>
        </w:rPr>
      </w:pPr>
    </w:p>
    <w:p>
      <w:pPr>
        <w:pStyle w:val="6"/>
        <w:spacing w:before="2"/>
        <w:rPr>
          <w:sz w:val="19"/>
          <w:lang w:eastAsia="zh-CN"/>
        </w:rPr>
      </w:pPr>
    </w:p>
    <w:p>
      <w:pPr>
        <w:pStyle w:val="6"/>
        <w:spacing w:before="2"/>
        <w:rPr>
          <w:sz w:val="19"/>
          <w:lang w:eastAsia="zh-CN"/>
        </w:rPr>
      </w:pPr>
    </w:p>
    <w:p>
      <w:pPr>
        <w:ind w:left="782"/>
        <w:rPr>
          <w:sz w:val="12"/>
        </w:rPr>
      </w:pPr>
      <w:r>
        <w:drawing>
          <wp:anchor distT="0" distB="0" distL="0" distR="0" simplePos="0" relativeHeight="251784192" behindDoc="0" locked="0" layoutInCell="1" allowOverlap="1">
            <wp:simplePos x="0" y="0"/>
            <wp:positionH relativeFrom="page">
              <wp:posOffset>5029200</wp:posOffset>
            </wp:positionH>
            <wp:positionV relativeFrom="paragraph">
              <wp:posOffset>392430</wp:posOffset>
            </wp:positionV>
            <wp:extent cx="82550" cy="82550"/>
            <wp:effectExtent l="0" t="0" r="6350" b="6350"/>
            <wp:wrapNone/>
            <wp:docPr id="14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9.png"/>
                    <pic:cNvPicPr>
                      <a:picLocks noChangeAspect="1"/>
                    </pic:cNvPicPr>
                  </pic:nvPicPr>
                  <pic:blipFill>
                    <a:blip r:embed="rId56" cstate="print"/>
                    <a:stretch>
                      <a:fillRect/>
                    </a:stretch>
                  </pic:blipFill>
                  <pic:spPr>
                    <a:xfrm>
                      <a:off x="0" y="0"/>
                      <a:ext cx="82581" cy="82581"/>
                    </a:xfrm>
                    <a:prstGeom prst="rect">
                      <a:avLst/>
                    </a:prstGeom>
                  </pic:spPr>
                </pic:pic>
              </a:graphicData>
            </a:graphic>
          </wp:anchor>
        </w:drawing>
      </w:r>
      <w:r>
        <w:drawing>
          <wp:anchor distT="0" distB="0" distL="0" distR="0" simplePos="0" relativeHeight="251785216" behindDoc="0" locked="0" layoutInCell="1" allowOverlap="1">
            <wp:simplePos x="0" y="0"/>
            <wp:positionH relativeFrom="page">
              <wp:posOffset>5029200</wp:posOffset>
            </wp:positionH>
            <wp:positionV relativeFrom="paragraph">
              <wp:posOffset>198755</wp:posOffset>
            </wp:positionV>
            <wp:extent cx="82550" cy="82550"/>
            <wp:effectExtent l="0" t="0" r="6350" b="6350"/>
            <wp:wrapNone/>
            <wp:docPr id="14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png"/>
                    <pic:cNvPicPr>
                      <a:picLocks noChangeAspect="1"/>
                    </pic:cNvPicPr>
                  </pic:nvPicPr>
                  <pic:blipFill>
                    <a:blip r:embed="rId57" cstate="print"/>
                    <a:stretch>
                      <a:fillRect/>
                    </a:stretch>
                  </pic:blipFill>
                  <pic:spPr>
                    <a:xfrm>
                      <a:off x="0" y="0"/>
                      <a:ext cx="82295" cy="82296"/>
                    </a:xfrm>
                    <a:prstGeom prst="rect">
                      <a:avLst/>
                    </a:prstGeom>
                  </pic:spPr>
                </pic:pic>
              </a:graphicData>
            </a:graphic>
          </wp:anchor>
        </w:drawing>
      </w:r>
      <w:r>
        <w:drawing>
          <wp:anchor distT="0" distB="0" distL="0" distR="0" simplePos="0" relativeHeight="251785216" behindDoc="0" locked="0" layoutInCell="1" allowOverlap="1">
            <wp:simplePos x="0" y="0"/>
            <wp:positionH relativeFrom="page">
              <wp:posOffset>5029200</wp:posOffset>
            </wp:positionH>
            <wp:positionV relativeFrom="paragraph">
              <wp:posOffset>586105</wp:posOffset>
            </wp:positionV>
            <wp:extent cx="82550" cy="82550"/>
            <wp:effectExtent l="0" t="0" r="6350" b="6350"/>
            <wp:wrapNone/>
            <wp:docPr id="14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0.png"/>
                    <pic:cNvPicPr>
                      <a:picLocks noChangeAspect="1"/>
                    </pic:cNvPicPr>
                  </pic:nvPicPr>
                  <pic:blipFill>
                    <a:blip r:embed="rId58" cstate="print"/>
                    <a:stretch>
                      <a:fillRect/>
                    </a:stretch>
                  </pic:blipFill>
                  <pic:spPr>
                    <a:xfrm>
                      <a:off x="0" y="0"/>
                      <a:ext cx="82581" cy="82581"/>
                    </a:xfrm>
                    <a:prstGeom prst="rect">
                      <a:avLst/>
                    </a:prstGeom>
                  </pic:spPr>
                </pic:pic>
              </a:graphicData>
            </a:graphic>
          </wp:anchor>
        </w:drawing>
      </w:r>
      <w:r>
        <w:drawing>
          <wp:anchor distT="0" distB="0" distL="0" distR="0" simplePos="0" relativeHeight="251786240" behindDoc="0" locked="0" layoutInCell="1" allowOverlap="1">
            <wp:simplePos x="0" y="0"/>
            <wp:positionH relativeFrom="page">
              <wp:posOffset>5029200</wp:posOffset>
            </wp:positionH>
            <wp:positionV relativeFrom="paragraph">
              <wp:posOffset>779780</wp:posOffset>
            </wp:positionV>
            <wp:extent cx="82550" cy="82550"/>
            <wp:effectExtent l="0" t="0" r="6350" b="6350"/>
            <wp:wrapNone/>
            <wp:docPr id="14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1.png"/>
                    <pic:cNvPicPr>
                      <a:picLocks noChangeAspect="1"/>
                    </pic:cNvPicPr>
                  </pic:nvPicPr>
                  <pic:blipFill>
                    <a:blip r:embed="rId59" cstate="print"/>
                    <a:stretch>
                      <a:fillRect/>
                    </a:stretch>
                  </pic:blipFill>
                  <pic:spPr>
                    <a:xfrm>
                      <a:off x="0" y="0"/>
                      <a:ext cx="82295" cy="82296"/>
                    </a:xfrm>
                    <a:prstGeom prst="rect">
                      <a:avLst/>
                    </a:prstGeom>
                  </pic:spPr>
                </pic:pic>
              </a:graphicData>
            </a:graphic>
          </wp:anchor>
        </w:drawing>
      </w:r>
      <w:r>
        <w:drawing>
          <wp:inline distT="0" distB="0" distL="0" distR="0">
            <wp:extent cx="82550" cy="82550"/>
            <wp:effectExtent l="0" t="0" r="6350" b="6350"/>
            <wp:docPr id="14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31.png"/>
                    <pic:cNvPicPr>
                      <a:picLocks noChangeAspect="1"/>
                    </pic:cNvPicPr>
                  </pic:nvPicPr>
                  <pic:blipFill>
                    <a:blip r:embed="rId60" cstate="print"/>
                    <a:stretch>
                      <a:fillRect/>
                    </a:stretch>
                  </pic:blipFill>
                  <pic:spPr>
                    <a:xfrm>
                      <a:off x="0" y="0"/>
                      <a:ext cx="82753" cy="82753"/>
                    </a:xfrm>
                    <a:prstGeom prst="rect">
                      <a:avLst/>
                    </a:prstGeom>
                  </pic:spPr>
                </pic:pic>
              </a:graphicData>
            </a:graphic>
          </wp:inline>
        </w:drawing>
      </w:r>
      <w:r>
        <w:rPr>
          <w:rFonts w:ascii="Times New Roman"/>
          <w:spacing w:val="29"/>
          <w:w w:val="115"/>
          <w:position w:val="2"/>
          <w:sz w:val="20"/>
        </w:rPr>
        <w:t xml:space="preserve"> </w:t>
      </w:r>
      <w:r>
        <w:rPr>
          <w:rFonts w:ascii="Century Gothic"/>
          <w:b/>
          <w:color w:val="141221"/>
          <w:w w:val="115"/>
          <w:position w:val="2"/>
          <w:sz w:val="12"/>
        </w:rPr>
        <w:t>30%</w:t>
      </w:r>
      <w:r>
        <w:rPr>
          <w:rFonts w:ascii="Century Gothic"/>
          <w:b/>
          <w:color w:val="141221"/>
          <w:spacing w:val="59"/>
          <w:w w:val="115"/>
          <w:position w:val="2"/>
          <w:sz w:val="12"/>
        </w:rPr>
        <w:t xml:space="preserve">  </w:t>
      </w:r>
      <w:r>
        <w:rPr>
          <w:color w:val="141221"/>
          <w:w w:val="115"/>
          <w:position w:val="2"/>
          <w:sz w:val="12"/>
        </w:rPr>
        <w:t>Help</w:t>
      </w:r>
      <w:r>
        <w:rPr>
          <w:color w:val="141221"/>
          <w:spacing w:val="-3"/>
          <w:w w:val="115"/>
          <w:position w:val="2"/>
          <w:sz w:val="12"/>
        </w:rPr>
        <w:t xml:space="preserve"> </w:t>
      </w:r>
      <w:r>
        <w:rPr>
          <w:color w:val="141221"/>
          <w:w w:val="115"/>
          <w:position w:val="2"/>
          <w:sz w:val="12"/>
        </w:rPr>
        <w:t>enhance</w:t>
      </w:r>
      <w:r>
        <w:rPr>
          <w:color w:val="141221"/>
          <w:spacing w:val="-3"/>
          <w:w w:val="115"/>
          <w:position w:val="2"/>
          <w:sz w:val="12"/>
        </w:rPr>
        <w:t xml:space="preserve"> </w:t>
      </w:r>
      <w:r>
        <w:rPr>
          <w:color w:val="141221"/>
          <w:w w:val="115"/>
          <w:position w:val="2"/>
          <w:sz w:val="12"/>
        </w:rPr>
        <w:t>parts</w:t>
      </w:r>
      <w:r>
        <w:rPr>
          <w:color w:val="141221"/>
          <w:spacing w:val="-3"/>
          <w:w w:val="115"/>
          <w:position w:val="2"/>
          <w:sz w:val="12"/>
        </w:rPr>
        <w:t xml:space="preserve"> </w:t>
      </w:r>
      <w:r>
        <w:rPr>
          <w:color w:val="141221"/>
          <w:w w:val="115"/>
          <w:position w:val="2"/>
          <w:sz w:val="12"/>
        </w:rPr>
        <w:t>of</w:t>
      </w:r>
      <w:r>
        <w:rPr>
          <w:color w:val="141221"/>
          <w:spacing w:val="-3"/>
          <w:w w:val="115"/>
          <w:position w:val="2"/>
          <w:sz w:val="12"/>
        </w:rPr>
        <w:t xml:space="preserve"> </w:t>
      </w:r>
      <w:r>
        <w:rPr>
          <w:color w:val="141221"/>
          <w:w w:val="115"/>
          <w:position w:val="2"/>
          <w:sz w:val="12"/>
        </w:rPr>
        <w:t>your</w:t>
      </w:r>
      <w:r>
        <w:rPr>
          <w:color w:val="141221"/>
          <w:spacing w:val="-3"/>
          <w:w w:val="115"/>
          <w:position w:val="2"/>
          <w:sz w:val="12"/>
        </w:rPr>
        <w:t xml:space="preserve"> </w:t>
      </w:r>
      <w:r>
        <w:rPr>
          <w:color w:val="141221"/>
          <w:w w:val="115"/>
          <w:position w:val="2"/>
          <w:sz w:val="12"/>
        </w:rPr>
        <w:t>skillset</w:t>
      </w:r>
    </w:p>
    <w:p>
      <w:pPr>
        <w:pStyle w:val="6"/>
        <w:spacing w:before="6"/>
        <w:rPr>
          <w:sz w:val="12"/>
        </w:rPr>
      </w:pPr>
    </w:p>
    <w:tbl>
      <w:tblPr>
        <w:tblStyle w:val="8"/>
        <w:tblW w:w="0" w:type="auto"/>
        <w:tblInd w:w="957" w:type="dxa"/>
        <w:tblLayout w:type="fixed"/>
        <w:tblCellMar>
          <w:top w:w="0" w:type="dxa"/>
          <w:left w:w="0" w:type="dxa"/>
          <w:bottom w:w="0" w:type="dxa"/>
          <w:right w:w="0" w:type="dxa"/>
        </w:tblCellMar>
      </w:tblPr>
      <w:tblGrid>
        <w:gridCol w:w="406"/>
        <w:gridCol w:w="2304"/>
      </w:tblGrid>
      <w:tr>
        <w:tblPrEx>
          <w:tblCellMar>
            <w:top w:w="0" w:type="dxa"/>
            <w:left w:w="0" w:type="dxa"/>
            <w:bottom w:w="0" w:type="dxa"/>
            <w:right w:w="0" w:type="dxa"/>
          </w:tblCellMar>
        </w:tblPrEx>
        <w:trPr>
          <w:trHeight w:val="230" w:hRule="atLeast"/>
        </w:trPr>
        <w:tc>
          <w:tcPr>
            <w:tcW w:w="406" w:type="dxa"/>
          </w:tcPr>
          <w:p>
            <w:pPr>
              <w:pStyle w:val="13"/>
              <w:spacing w:before="2"/>
              <w:ind w:left="36" w:right="81"/>
              <w:jc w:val="center"/>
              <w:rPr>
                <w:rFonts w:ascii="Century Gothic"/>
                <w:b/>
                <w:sz w:val="12"/>
              </w:rPr>
            </w:pPr>
            <w:r>
              <w:rPr>
                <w:rFonts w:ascii="Century Gothic"/>
                <w:b/>
                <w:color w:val="141221"/>
                <w:spacing w:val="-5"/>
                <w:w w:val="110"/>
                <w:sz w:val="12"/>
              </w:rPr>
              <w:t>28%</w:t>
            </w:r>
          </w:p>
        </w:tc>
        <w:tc>
          <w:tcPr>
            <w:tcW w:w="2304" w:type="dxa"/>
          </w:tcPr>
          <w:p>
            <w:pPr>
              <w:pStyle w:val="13"/>
              <w:spacing w:before="8"/>
              <w:ind w:left="95"/>
              <w:rPr>
                <w:sz w:val="12"/>
              </w:rPr>
            </w:pPr>
            <w:r>
              <w:rPr>
                <w:color w:val="141221"/>
                <w:w w:val="110"/>
                <w:sz w:val="12"/>
              </w:rPr>
              <w:t>Support</w:t>
            </w:r>
            <w:r>
              <w:rPr>
                <w:color w:val="141221"/>
                <w:spacing w:val="2"/>
                <w:w w:val="110"/>
                <w:sz w:val="12"/>
              </w:rPr>
              <w:t xml:space="preserve"> </w:t>
            </w:r>
            <w:r>
              <w:rPr>
                <w:color w:val="141221"/>
                <w:w w:val="110"/>
                <w:sz w:val="12"/>
              </w:rPr>
              <w:t>you</w:t>
            </w:r>
            <w:r>
              <w:rPr>
                <w:color w:val="141221"/>
                <w:spacing w:val="3"/>
                <w:w w:val="110"/>
                <w:sz w:val="12"/>
              </w:rPr>
              <w:t xml:space="preserve"> </w:t>
            </w:r>
            <w:r>
              <w:rPr>
                <w:color w:val="141221"/>
                <w:w w:val="110"/>
                <w:sz w:val="12"/>
              </w:rPr>
              <w:t>overall</w:t>
            </w:r>
            <w:r>
              <w:rPr>
                <w:color w:val="141221"/>
                <w:spacing w:val="3"/>
                <w:w w:val="110"/>
                <w:sz w:val="12"/>
              </w:rPr>
              <w:t xml:space="preserve"> </w:t>
            </w:r>
            <w:r>
              <w:rPr>
                <w:color w:val="141221"/>
                <w:w w:val="110"/>
                <w:sz w:val="12"/>
              </w:rPr>
              <w:t>in</w:t>
            </w:r>
            <w:r>
              <w:rPr>
                <w:color w:val="141221"/>
                <w:spacing w:val="3"/>
                <w:w w:val="110"/>
                <w:sz w:val="12"/>
              </w:rPr>
              <w:t xml:space="preserve"> </w:t>
            </w:r>
            <w:r>
              <w:rPr>
                <w:color w:val="141221"/>
                <w:w w:val="110"/>
                <w:sz w:val="12"/>
              </w:rPr>
              <w:t>your</w:t>
            </w:r>
            <w:r>
              <w:rPr>
                <w:color w:val="141221"/>
                <w:spacing w:val="2"/>
                <w:w w:val="110"/>
                <w:sz w:val="12"/>
              </w:rPr>
              <w:t xml:space="preserve"> </w:t>
            </w:r>
            <w:r>
              <w:rPr>
                <w:color w:val="141221"/>
                <w:w w:val="110"/>
                <w:sz w:val="12"/>
              </w:rPr>
              <w:t>current</w:t>
            </w:r>
            <w:r>
              <w:rPr>
                <w:color w:val="141221"/>
                <w:spacing w:val="3"/>
                <w:w w:val="110"/>
                <w:sz w:val="12"/>
              </w:rPr>
              <w:t xml:space="preserve"> </w:t>
            </w:r>
            <w:r>
              <w:rPr>
                <w:color w:val="141221"/>
                <w:spacing w:val="-4"/>
                <w:w w:val="110"/>
                <w:sz w:val="12"/>
              </w:rPr>
              <w:t>role</w:t>
            </w:r>
          </w:p>
        </w:tc>
      </w:tr>
      <w:tr>
        <w:tblPrEx>
          <w:tblCellMar>
            <w:top w:w="0" w:type="dxa"/>
            <w:left w:w="0" w:type="dxa"/>
            <w:bottom w:w="0" w:type="dxa"/>
            <w:right w:w="0" w:type="dxa"/>
          </w:tblCellMar>
        </w:tblPrEx>
        <w:trPr>
          <w:trHeight w:val="305" w:hRule="atLeast"/>
        </w:trPr>
        <w:tc>
          <w:tcPr>
            <w:tcW w:w="406" w:type="dxa"/>
          </w:tcPr>
          <w:p>
            <w:pPr>
              <w:pStyle w:val="13"/>
              <w:spacing w:before="77"/>
              <w:ind w:left="36" w:right="79"/>
              <w:jc w:val="center"/>
              <w:rPr>
                <w:rFonts w:ascii="Century Gothic"/>
                <w:b/>
                <w:sz w:val="12"/>
              </w:rPr>
            </w:pPr>
            <w:r>
              <w:rPr>
                <w:rFonts w:ascii="Century Gothic"/>
                <w:b/>
                <w:color w:val="141221"/>
                <w:spacing w:val="-5"/>
                <w:w w:val="110"/>
                <w:sz w:val="12"/>
              </w:rPr>
              <w:t>24%</w:t>
            </w:r>
          </w:p>
        </w:tc>
        <w:tc>
          <w:tcPr>
            <w:tcW w:w="2304" w:type="dxa"/>
          </w:tcPr>
          <w:p>
            <w:pPr>
              <w:pStyle w:val="13"/>
              <w:spacing w:before="83"/>
              <w:ind w:left="95"/>
              <w:rPr>
                <w:sz w:val="12"/>
              </w:rPr>
            </w:pPr>
            <w:r>
              <w:rPr>
                <w:color w:val="141221"/>
                <w:w w:val="110"/>
                <w:sz w:val="12"/>
              </w:rPr>
              <w:t>Replace</w:t>
            </w:r>
            <w:r>
              <w:rPr>
                <w:color w:val="141221"/>
                <w:spacing w:val="2"/>
                <w:w w:val="110"/>
                <w:sz w:val="12"/>
              </w:rPr>
              <w:t xml:space="preserve"> </w:t>
            </w:r>
            <w:r>
              <w:rPr>
                <w:color w:val="141221"/>
                <w:w w:val="110"/>
                <w:sz w:val="12"/>
              </w:rPr>
              <w:t>a</w:t>
            </w:r>
            <w:r>
              <w:rPr>
                <w:color w:val="141221"/>
                <w:spacing w:val="3"/>
                <w:w w:val="110"/>
                <w:sz w:val="12"/>
              </w:rPr>
              <w:t xml:space="preserve"> </w:t>
            </w:r>
            <w:r>
              <w:rPr>
                <w:color w:val="141221"/>
                <w:w w:val="110"/>
                <w:sz w:val="12"/>
              </w:rPr>
              <w:t>large</w:t>
            </w:r>
            <w:r>
              <w:rPr>
                <w:color w:val="141221"/>
                <w:spacing w:val="2"/>
                <w:w w:val="110"/>
                <w:sz w:val="12"/>
              </w:rPr>
              <w:t xml:space="preserve"> </w:t>
            </w:r>
            <w:r>
              <w:rPr>
                <w:color w:val="141221"/>
                <w:w w:val="110"/>
                <w:sz w:val="12"/>
              </w:rPr>
              <w:t>part</w:t>
            </w:r>
            <w:r>
              <w:rPr>
                <w:color w:val="141221"/>
                <w:spacing w:val="3"/>
                <w:w w:val="110"/>
                <w:sz w:val="12"/>
              </w:rPr>
              <w:t xml:space="preserve"> </w:t>
            </w:r>
            <w:r>
              <w:rPr>
                <w:color w:val="141221"/>
                <w:w w:val="110"/>
                <w:sz w:val="12"/>
              </w:rPr>
              <w:t>of</w:t>
            </w:r>
            <w:r>
              <w:rPr>
                <w:color w:val="141221"/>
                <w:spacing w:val="2"/>
                <w:w w:val="110"/>
                <w:sz w:val="12"/>
              </w:rPr>
              <w:t xml:space="preserve"> </w:t>
            </w:r>
            <w:r>
              <w:rPr>
                <w:color w:val="141221"/>
                <w:w w:val="110"/>
                <w:sz w:val="12"/>
              </w:rPr>
              <w:t>your</w:t>
            </w:r>
            <w:r>
              <w:rPr>
                <w:color w:val="141221"/>
                <w:spacing w:val="3"/>
                <w:w w:val="110"/>
                <w:sz w:val="12"/>
              </w:rPr>
              <w:t xml:space="preserve"> </w:t>
            </w:r>
            <w:r>
              <w:rPr>
                <w:color w:val="141221"/>
                <w:spacing w:val="-4"/>
                <w:w w:val="110"/>
                <w:sz w:val="12"/>
              </w:rPr>
              <w:t>role</w:t>
            </w:r>
          </w:p>
        </w:tc>
      </w:tr>
      <w:tr>
        <w:tblPrEx>
          <w:tblCellMar>
            <w:top w:w="0" w:type="dxa"/>
            <w:left w:w="0" w:type="dxa"/>
            <w:bottom w:w="0" w:type="dxa"/>
            <w:right w:w="0" w:type="dxa"/>
          </w:tblCellMar>
        </w:tblPrEx>
        <w:trPr>
          <w:trHeight w:val="305" w:hRule="atLeast"/>
        </w:trPr>
        <w:tc>
          <w:tcPr>
            <w:tcW w:w="406" w:type="dxa"/>
          </w:tcPr>
          <w:p>
            <w:pPr>
              <w:pStyle w:val="13"/>
              <w:spacing w:before="77"/>
              <w:ind w:left="21" w:right="81"/>
              <w:jc w:val="center"/>
              <w:rPr>
                <w:rFonts w:ascii="Century Gothic"/>
                <w:b/>
                <w:sz w:val="12"/>
              </w:rPr>
            </w:pPr>
            <w:r>
              <w:rPr>
                <w:rFonts w:ascii="Century Gothic"/>
                <w:b/>
                <w:color w:val="141221"/>
                <w:spacing w:val="-5"/>
                <w:sz w:val="12"/>
              </w:rPr>
              <w:t>12%</w:t>
            </w:r>
          </w:p>
        </w:tc>
        <w:tc>
          <w:tcPr>
            <w:tcW w:w="2304" w:type="dxa"/>
          </w:tcPr>
          <w:p>
            <w:pPr>
              <w:pStyle w:val="13"/>
              <w:spacing w:before="83"/>
              <w:ind w:left="95"/>
              <w:rPr>
                <w:sz w:val="12"/>
              </w:rPr>
            </w:pPr>
            <w:r>
              <w:rPr>
                <w:color w:val="141221"/>
                <w:spacing w:val="-2"/>
                <w:w w:val="115"/>
                <w:sz w:val="12"/>
              </w:rPr>
              <w:t>Completely</w:t>
            </w:r>
            <w:r>
              <w:rPr>
                <w:color w:val="141221"/>
                <w:spacing w:val="3"/>
                <w:w w:val="115"/>
                <w:sz w:val="12"/>
              </w:rPr>
              <w:t xml:space="preserve"> </w:t>
            </w:r>
            <w:r>
              <w:rPr>
                <w:color w:val="141221"/>
                <w:spacing w:val="-2"/>
                <w:w w:val="115"/>
                <w:sz w:val="12"/>
              </w:rPr>
              <w:t>replace</w:t>
            </w:r>
            <w:r>
              <w:rPr>
                <w:color w:val="141221"/>
                <w:spacing w:val="4"/>
                <w:w w:val="115"/>
                <w:sz w:val="12"/>
              </w:rPr>
              <w:t xml:space="preserve"> </w:t>
            </w:r>
            <w:r>
              <w:rPr>
                <w:color w:val="141221"/>
                <w:spacing w:val="-2"/>
                <w:w w:val="115"/>
                <w:sz w:val="12"/>
              </w:rPr>
              <w:t>your</w:t>
            </w:r>
            <w:r>
              <w:rPr>
                <w:color w:val="141221"/>
                <w:spacing w:val="3"/>
                <w:w w:val="115"/>
                <w:sz w:val="12"/>
              </w:rPr>
              <w:t xml:space="preserve"> </w:t>
            </w:r>
            <w:r>
              <w:rPr>
                <w:color w:val="141221"/>
                <w:spacing w:val="-4"/>
                <w:w w:val="115"/>
                <w:sz w:val="12"/>
              </w:rPr>
              <w:t>role</w:t>
            </w:r>
          </w:p>
        </w:tc>
      </w:tr>
      <w:tr>
        <w:tblPrEx>
          <w:tblCellMar>
            <w:top w:w="0" w:type="dxa"/>
            <w:left w:w="0" w:type="dxa"/>
            <w:bottom w:w="0" w:type="dxa"/>
            <w:right w:w="0" w:type="dxa"/>
          </w:tblCellMar>
        </w:tblPrEx>
        <w:trPr>
          <w:trHeight w:val="230" w:hRule="atLeast"/>
        </w:trPr>
        <w:tc>
          <w:tcPr>
            <w:tcW w:w="406" w:type="dxa"/>
          </w:tcPr>
          <w:p>
            <w:pPr>
              <w:pStyle w:val="13"/>
              <w:spacing w:before="77" w:line="133" w:lineRule="exact"/>
              <w:ind w:left="36" w:right="160"/>
              <w:jc w:val="center"/>
              <w:rPr>
                <w:rFonts w:ascii="Century Gothic"/>
                <w:b/>
                <w:sz w:val="12"/>
              </w:rPr>
            </w:pPr>
            <w:r>
              <w:rPr>
                <w:rFonts w:ascii="Century Gothic"/>
                <w:b/>
                <w:color w:val="141221"/>
                <w:spacing w:val="-5"/>
                <w:w w:val="105"/>
                <w:sz w:val="12"/>
              </w:rPr>
              <w:t>5%</w:t>
            </w:r>
          </w:p>
        </w:tc>
        <w:tc>
          <w:tcPr>
            <w:tcW w:w="2304" w:type="dxa"/>
          </w:tcPr>
          <w:p>
            <w:pPr>
              <w:pStyle w:val="13"/>
              <w:spacing w:before="83" w:line="127" w:lineRule="exact"/>
              <w:ind w:left="95"/>
              <w:rPr>
                <w:sz w:val="12"/>
              </w:rPr>
            </w:pPr>
            <w:r>
              <w:rPr>
                <w:color w:val="141221"/>
                <w:w w:val="115"/>
                <w:sz w:val="12"/>
              </w:rPr>
              <w:t>Not</w:t>
            </w:r>
            <w:r>
              <w:rPr>
                <w:color w:val="141221"/>
                <w:spacing w:val="-6"/>
                <w:w w:val="115"/>
                <w:sz w:val="12"/>
              </w:rPr>
              <w:t xml:space="preserve"> </w:t>
            </w:r>
            <w:r>
              <w:rPr>
                <w:color w:val="141221"/>
                <w:w w:val="115"/>
                <w:sz w:val="12"/>
              </w:rPr>
              <w:t>impact</w:t>
            </w:r>
            <w:r>
              <w:rPr>
                <w:color w:val="141221"/>
                <w:spacing w:val="-6"/>
                <w:w w:val="115"/>
                <w:sz w:val="12"/>
              </w:rPr>
              <w:t xml:space="preserve"> </w:t>
            </w:r>
            <w:r>
              <w:rPr>
                <w:color w:val="141221"/>
                <w:w w:val="115"/>
                <w:sz w:val="12"/>
              </w:rPr>
              <w:t>your</w:t>
            </w:r>
            <w:r>
              <w:rPr>
                <w:color w:val="141221"/>
                <w:spacing w:val="-6"/>
                <w:w w:val="115"/>
                <w:sz w:val="12"/>
              </w:rPr>
              <w:t xml:space="preserve"> </w:t>
            </w:r>
            <w:r>
              <w:rPr>
                <w:color w:val="141221"/>
                <w:spacing w:val="-4"/>
                <w:w w:val="115"/>
                <w:sz w:val="12"/>
              </w:rPr>
              <w:t>role</w:t>
            </w:r>
          </w:p>
        </w:tc>
      </w:tr>
    </w:tbl>
    <w:p>
      <w:pPr>
        <w:spacing w:line="127" w:lineRule="exact"/>
        <w:rPr>
          <w:sz w:val="12"/>
        </w:rPr>
        <w:sectPr>
          <w:pgSz w:w="12240" w:h="15840"/>
          <w:pgMar w:top="1220" w:right="0" w:bottom="860" w:left="520" w:header="0" w:footer="675" w:gutter="0"/>
          <w:cols w:equalWidth="0" w:num="2">
            <w:col w:w="6578" w:space="40"/>
            <w:col w:w="5102"/>
          </w:cols>
        </w:sectPr>
      </w:pPr>
    </w:p>
    <w:p>
      <w:pPr>
        <w:pStyle w:val="6"/>
        <w:spacing w:before="28" w:line="276" w:lineRule="auto"/>
        <w:ind w:left="920" w:right="1444"/>
        <w:rPr>
          <w:w w:val="115"/>
          <w:lang w:eastAsia="zh-CN"/>
        </w:rPr>
      </w:pPr>
      <w:r>
        <w:rPr>
          <w:w w:val="115"/>
        </w:rPr>
        <w:t>to their existing functions. This perspective underscores the potential of AI to augment human capabilities,</w:t>
      </w:r>
      <w:r>
        <w:rPr>
          <w:spacing w:val="-6"/>
          <w:w w:val="115"/>
        </w:rPr>
        <w:t xml:space="preserve"> </w:t>
      </w:r>
      <w:r>
        <w:rPr>
          <w:w w:val="115"/>
        </w:rPr>
        <w:t>especially</w:t>
      </w:r>
      <w:r>
        <w:rPr>
          <w:spacing w:val="-6"/>
          <w:w w:val="115"/>
        </w:rPr>
        <w:t xml:space="preserve"> </w:t>
      </w:r>
      <w:r>
        <w:rPr>
          <w:w w:val="115"/>
        </w:rPr>
        <w:t>in</w:t>
      </w:r>
      <w:r>
        <w:rPr>
          <w:spacing w:val="-6"/>
          <w:w w:val="115"/>
        </w:rPr>
        <w:t xml:space="preserve"> </w:t>
      </w:r>
      <w:r>
        <w:rPr>
          <w:w w:val="115"/>
        </w:rPr>
        <w:t>automating</w:t>
      </w:r>
      <w:r>
        <w:rPr>
          <w:spacing w:val="-6"/>
          <w:w w:val="115"/>
        </w:rPr>
        <w:t xml:space="preserve"> </w:t>
      </w:r>
      <w:r>
        <w:rPr>
          <w:w w:val="115"/>
        </w:rPr>
        <w:t>manual</w:t>
      </w:r>
      <w:r>
        <w:rPr>
          <w:spacing w:val="-6"/>
          <w:w w:val="115"/>
        </w:rPr>
        <w:t xml:space="preserve"> </w:t>
      </w:r>
      <w:r>
        <w:rPr>
          <w:w w:val="115"/>
        </w:rPr>
        <w:t>and</w:t>
      </w:r>
      <w:r>
        <w:rPr>
          <w:spacing w:val="-6"/>
          <w:w w:val="115"/>
        </w:rPr>
        <w:t xml:space="preserve"> </w:t>
      </w:r>
      <w:r>
        <w:rPr>
          <w:w w:val="115"/>
        </w:rPr>
        <w:t>routine</w:t>
      </w:r>
      <w:r>
        <w:rPr>
          <w:spacing w:val="-6"/>
          <w:w w:val="115"/>
        </w:rPr>
        <w:t xml:space="preserve"> </w:t>
      </w:r>
      <w:r>
        <w:rPr>
          <w:w w:val="115"/>
        </w:rPr>
        <w:t>tasks.</w:t>
      </w:r>
      <w:r>
        <w:rPr>
          <w:spacing w:val="-6"/>
          <w:w w:val="115"/>
        </w:rPr>
        <w:t xml:space="preserve"> </w:t>
      </w:r>
      <w:r>
        <w:rPr>
          <w:w w:val="115"/>
        </w:rPr>
        <w:t>Technologies</w:t>
      </w:r>
      <w:r>
        <w:rPr>
          <w:spacing w:val="-6"/>
          <w:w w:val="115"/>
        </w:rPr>
        <w:t xml:space="preserve"> </w:t>
      </w:r>
      <w:r>
        <w:rPr>
          <w:w w:val="115"/>
        </w:rPr>
        <w:t>like</w:t>
      </w:r>
      <w:r>
        <w:rPr>
          <w:spacing w:val="-6"/>
          <w:w w:val="115"/>
        </w:rPr>
        <w:t xml:space="preserve"> </w:t>
      </w:r>
      <w:r>
        <w:rPr>
          <w:w w:val="115"/>
        </w:rPr>
        <w:t>AI-driven</w:t>
      </w:r>
      <w:r>
        <w:rPr>
          <w:spacing w:val="-6"/>
          <w:w w:val="115"/>
        </w:rPr>
        <w:t xml:space="preserve"> </w:t>
      </w:r>
      <w:r>
        <w:rPr>
          <w:w w:val="115"/>
        </w:rPr>
        <w:t>chatbots and</w:t>
      </w:r>
      <w:r>
        <w:rPr>
          <w:spacing w:val="-3"/>
          <w:w w:val="115"/>
        </w:rPr>
        <w:t xml:space="preserve"> </w:t>
      </w:r>
      <w:r>
        <w:rPr>
          <w:w w:val="115"/>
        </w:rPr>
        <w:t>analytical</w:t>
      </w:r>
      <w:r>
        <w:rPr>
          <w:spacing w:val="-3"/>
          <w:w w:val="115"/>
        </w:rPr>
        <w:t xml:space="preserve"> </w:t>
      </w:r>
      <w:r>
        <w:rPr>
          <w:w w:val="115"/>
        </w:rPr>
        <w:t>tools</w:t>
      </w:r>
      <w:r>
        <w:rPr>
          <w:spacing w:val="-3"/>
          <w:w w:val="115"/>
        </w:rPr>
        <w:t xml:space="preserve"> </w:t>
      </w:r>
      <w:r>
        <w:rPr>
          <w:w w:val="115"/>
        </w:rPr>
        <w:t>are</w:t>
      </w:r>
      <w:r>
        <w:rPr>
          <w:spacing w:val="-3"/>
          <w:w w:val="115"/>
        </w:rPr>
        <w:t xml:space="preserve"> </w:t>
      </w:r>
      <w:r>
        <w:rPr>
          <w:w w:val="115"/>
        </w:rPr>
        <w:t>expected</w:t>
      </w:r>
      <w:r>
        <w:rPr>
          <w:spacing w:val="-3"/>
          <w:w w:val="115"/>
        </w:rPr>
        <w:t xml:space="preserve"> </w:t>
      </w:r>
      <w:r>
        <w:rPr>
          <w:w w:val="115"/>
        </w:rPr>
        <w:t>to</w:t>
      </w:r>
      <w:r>
        <w:rPr>
          <w:spacing w:val="-3"/>
          <w:w w:val="115"/>
        </w:rPr>
        <w:t xml:space="preserve"> </w:t>
      </w:r>
      <w:r>
        <w:rPr>
          <w:w w:val="115"/>
        </w:rPr>
        <w:t>streamline</w:t>
      </w:r>
      <w:r>
        <w:rPr>
          <w:spacing w:val="-3"/>
          <w:w w:val="115"/>
        </w:rPr>
        <w:t xml:space="preserve"> </w:t>
      </w:r>
      <w:r>
        <w:rPr>
          <w:w w:val="115"/>
        </w:rPr>
        <w:t>operations</w:t>
      </w:r>
      <w:r>
        <w:rPr>
          <w:spacing w:val="-3"/>
          <w:w w:val="115"/>
        </w:rPr>
        <w:t xml:space="preserve"> </w:t>
      </w:r>
      <w:r>
        <w:rPr>
          <w:w w:val="115"/>
        </w:rPr>
        <w:t>and</w:t>
      </w:r>
      <w:r>
        <w:rPr>
          <w:spacing w:val="-3"/>
          <w:w w:val="115"/>
        </w:rPr>
        <w:t xml:space="preserve"> </w:t>
      </w:r>
      <w:r>
        <w:rPr>
          <w:w w:val="115"/>
        </w:rPr>
        <w:t>increase</w:t>
      </w:r>
      <w:r>
        <w:rPr>
          <w:spacing w:val="-3"/>
          <w:w w:val="115"/>
        </w:rPr>
        <w:t xml:space="preserve"> </w:t>
      </w:r>
      <w:r>
        <w:rPr>
          <w:w w:val="115"/>
        </w:rPr>
        <w:t>efficiency,</w:t>
      </w:r>
      <w:r>
        <w:rPr>
          <w:spacing w:val="-3"/>
          <w:w w:val="115"/>
        </w:rPr>
        <w:t xml:space="preserve"> </w:t>
      </w:r>
      <w:r>
        <w:rPr>
          <w:w w:val="115"/>
        </w:rPr>
        <w:t>assisting</w:t>
      </w:r>
      <w:r>
        <w:rPr>
          <w:spacing w:val="-3"/>
          <w:w w:val="115"/>
        </w:rPr>
        <w:t xml:space="preserve"> </w:t>
      </w:r>
      <w:r>
        <w:rPr>
          <w:w w:val="115"/>
        </w:rPr>
        <w:t>security professionals in more effectively managing their workload. Freeing their time up from more menial tasks to focus on more complex and creative elements of their job role.</w:t>
      </w:r>
    </w:p>
    <w:p>
      <w:pPr>
        <w:pStyle w:val="6"/>
        <w:spacing w:before="28" w:line="276" w:lineRule="auto"/>
        <w:ind w:left="920" w:right="1444"/>
        <w:rPr>
          <w:w w:val="115"/>
          <w:lang w:eastAsia="zh-CN"/>
        </w:rPr>
      </w:pPr>
    </w:p>
    <w:p>
      <w:pPr>
        <w:pStyle w:val="6"/>
        <w:spacing w:before="28" w:line="276" w:lineRule="auto"/>
        <w:ind w:left="920" w:right="1444"/>
        <w:rPr>
          <w:lang w:eastAsia="zh-CN"/>
        </w:rPr>
      </w:pPr>
    </w:p>
    <w:p>
      <w:pPr>
        <w:pStyle w:val="6"/>
        <w:spacing w:before="28" w:line="276" w:lineRule="auto"/>
        <w:ind w:left="920" w:right="1444"/>
        <w:rPr>
          <w:lang w:val="zh-CN" w:eastAsia="zh-CN"/>
        </w:rPr>
      </w:pPr>
    </w:p>
    <w:p>
      <w:pPr>
        <w:pStyle w:val="6"/>
        <w:spacing w:before="28" w:line="276" w:lineRule="auto"/>
        <w:ind w:left="920" w:right="1444"/>
        <w:rPr>
          <w:lang w:val="zh-CN" w:eastAsia="zh-CN"/>
        </w:rPr>
      </w:pPr>
      <w:r>
        <w:rPr>
          <w:lang w:val="zh-CN" w:eastAsia="zh-CN"/>
        </w:rPr>
        <w:br w:type="page"/>
      </w:r>
    </w:p>
    <w:p>
      <w:pPr>
        <w:pStyle w:val="6"/>
        <w:spacing w:before="294" w:line="276" w:lineRule="auto"/>
        <w:ind w:left="920" w:right="3071"/>
        <w:rPr>
          <w:rFonts w:ascii="微软雅黑" w:hAnsi="微软雅黑" w:eastAsia="微软雅黑" w:cs="微软雅黑"/>
          <w:lang w:eastAsia="zh-CN"/>
        </w:rPr>
      </w:pPr>
      <w:r>
        <w:rPr>
          <w:rFonts w:ascii="微软雅黑" w:hAnsi="微软雅黑" w:eastAsia="微软雅黑"/>
        </w:rPr>
        <mc:AlternateContent>
          <mc:Choice Requires="wps">
            <w:drawing>
              <wp:anchor distT="0" distB="0" distL="114300" distR="114300" simplePos="0" relativeHeight="251839488" behindDoc="0" locked="0" layoutInCell="1" allowOverlap="1">
                <wp:simplePos x="0" y="0"/>
                <wp:positionH relativeFrom="page">
                  <wp:posOffset>2973070</wp:posOffset>
                </wp:positionH>
                <wp:positionV relativeFrom="paragraph">
                  <wp:posOffset>188595</wp:posOffset>
                </wp:positionV>
                <wp:extent cx="3931285" cy="471805"/>
                <wp:effectExtent l="0" t="0" r="5715" b="10795"/>
                <wp:wrapNone/>
                <wp:docPr id="150" name="docshape303"/>
                <wp:cNvGraphicFramePr/>
                <a:graphic xmlns:a="http://schemas.openxmlformats.org/drawingml/2006/main">
                  <a:graphicData uri="http://schemas.microsoft.com/office/word/2010/wordprocessingShape">
                    <wps:wsp>
                      <wps:cNvSpPr txBox="1"/>
                      <wps:spPr bwMode="auto">
                        <a:xfrm>
                          <a:off x="0" y="0"/>
                          <a:ext cx="3931536" cy="471577"/>
                        </a:xfrm>
                        <a:prstGeom prst="rect">
                          <a:avLst/>
                        </a:prstGeom>
                        <a:solidFill>
                          <a:srgbClr val="EEF3F8"/>
                        </a:solidFill>
                        <a:ln>
                          <a:noFill/>
                        </a:ln>
                      </wps:spPr>
                      <wps:txbx>
                        <w:txbxContent>
                          <w:p>
                            <w:pPr>
                              <w:spacing w:before="54" w:line="278" w:lineRule="auto"/>
                              <w:ind w:left="689" w:hanging="169"/>
                              <w:rPr>
                                <w:rFonts w:ascii="Verdana"/>
                                <w:i/>
                                <w:color w:val="000000"/>
                                <w:sz w:val="17"/>
                                <w:lang w:eastAsia="zh-CN"/>
                              </w:rPr>
                            </w:pPr>
                            <w:r>
                              <w:rPr>
                                <w:rFonts w:hint="eastAsia" w:ascii="微软雅黑" w:hAnsi="微软雅黑" w:eastAsia="微软雅黑" w:cs="微软雅黑"/>
                                <w:i/>
                                <w:color w:val="454C5B"/>
                                <w:w w:val="90"/>
                                <w:sz w:val="17"/>
                                <w:lang w:eastAsia="zh-CN"/>
                              </w:rPr>
                              <w:t>请选择一个选项，以最佳反映您对</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在未来五年对您的岗位可能产生的影响的观点。未来</w:t>
                            </w:r>
                            <w:r>
                              <w:rPr>
                                <w:rFonts w:ascii="Verdana"/>
                                <w:i/>
                                <w:color w:val="454C5B"/>
                                <w:w w:val="90"/>
                                <w:sz w:val="17"/>
                                <w:lang w:eastAsia="zh-CN"/>
                              </w:rPr>
                              <w:t xml:space="preserve"> 5 </w:t>
                            </w:r>
                            <w:r>
                              <w:rPr>
                                <w:rFonts w:hint="eastAsia" w:ascii="微软雅黑" w:hAnsi="微软雅黑" w:eastAsia="微软雅黑" w:cs="微软雅黑"/>
                                <w:i/>
                                <w:color w:val="454C5B"/>
                                <w:w w:val="90"/>
                                <w:sz w:val="17"/>
                                <w:lang w:eastAsia="zh-CN"/>
                              </w:rPr>
                              <w:t>年内，</w:t>
                            </w:r>
                            <w:r>
                              <w:rPr>
                                <w:rFonts w:ascii="Verdana"/>
                                <w:i/>
                                <w:color w:val="454C5B"/>
                                <w:w w:val="90"/>
                                <w:sz w:val="17"/>
                                <w:lang w:eastAsia="zh-CN"/>
                              </w:rPr>
                              <w:t xml:space="preserve">AI </w:t>
                            </w:r>
                            <w:r>
                              <w:rPr>
                                <w:rFonts w:hint="eastAsia" w:ascii="微软雅黑" w:hAnsi="微软雅黑" w:eastAsia="微软雅黑" w:cs="微软雅黑"/>
                                <w:i/>
                                <w:color w:val="454C5B"/>
                                <w:w w:val="90"/>
                                <w:sz w:val="17"/>
                                <w:lang w:eastAsia="zh-CN"/>
                              </w:rPr>
                              <w:t>将</w:t>
                            </w:r>
                            <w:r>
                              <w:rPr>
                                <w:rFonts w:ascii="Verdana"/>
                                <w:i/>
                                <w:color w:val="454C5B"/>
                                <w:w w:val="90"/>
                                <w:sz w:val="17"/>
                                <w:lang w:eastAsia="zh-CN"/>
                              </w:rPr>
                              <w:t>...</w:t>
                            </w:r>
                          </w:p>
                        </w:txbxContent>
                      </wps:txbx>
                      <wps:bodyPr rot="0" vert="horz" wrap="square" lIns="0" tIns="0" rIns="0" bIns="0" anchor="t" anchorCtr="0" upright="1">
                        <a:noAutofit/>
                      </wps:bodyPr>
                    </wps:wsp>
                  </a:graphicData>
                </a:graphic>
              </wp:anchor>
            </w:drawing>
          </mc:Choice>
          <mc:Fallback>
            <w:pict>
              <v:shape id="docshape303" o:spid="_x0000_s1026" o:spt="202" type="#_x0000_t202" style="position:absolute;left:0pt;margin-left:234.1pt;margin-top:14.85pt;height:37.15pt;width:309.55pt;mso-position-horizontal-relative:page;z-index:251839488;mso-width-relative:page;mso-height-relative:page;" fillcolor="#EEF3F8" filled="t" stroked="f" coordsize="21600,21600" o:gfxdata="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LUK5fYAAAACwEAAA8AAAAAAAAAAQAgAAAAIgAAAGRycy9kb3ducmV2&#10;LnhtbFBLAQIUABQAAAAIAIdO4kD1QKz2/AEAAAAEAAAOAAAAAAAAAAEAIAAAACcBAABkcnMvZTJv&#10;RG9jLnhtbFBLBQYAAAAABgAGAFkBAACVBQAAAAA=&#10;">
                <v:fill on="t" focussize="0,0"/>
                <v:stroke on="f"/>
                <v:imagedata o:title=""/>
                <o:lock v:ext="edit" aspectratio="f"/>
                <v:textbox inset="0mm,0mm,0mm,0mm">
                  <w:txbxContent>
                    <w:p>
                      <w:pPr>
                        <w:spacing w:before="54" w:line="278" w:lineRule="auto"/>
                        <w:ind w:left="689" w:hanging="169"/>
                        <w:rPr>
                          <w:rFonts w:ascii="Verdana"/>
                          <w:i/>
                          <w:color w:val="000000"/>
                          <w:sz w:val="17"/>
                          <w:lang w:eastAsia="zh-CN"/>
                        </w:rPr>
                      </w:pPr>
                      <w:r>
                        <w:rPr>
                          <w:rFonts w:hint="eastAsia" w:ascii="微软雅黑" w:hAnsi="微软雅黑" w:eastAsia="微软雅黑" w:cs="微软雅黑"/>
                          <w:i/>
                          <w:color w:val="454C5B"/>
                          <w:w w:val="90"/>
                          <w:sz w:val="17"/>
                          <w:lang w:eastAsia="zh-CN"/>
                        </w:rPr>
                        <w:t>请选择一个选项，以最佳反映您对</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在未来五年对您的岗位可能产生的影响的观点。未来</w:t>
                      </w:r>
                      <w:r>
                        <w:rPr>
                          <w:rFonts w:ascii="Verdana"/>
                          <w:i/>
                          <w:color w:val="454C5B"/>
                          <w:w w:val="90"/>
                          <w:sz w:val="17"/>
                          <w:lang w:eastAsia="zh-CN"/>
                        </w:rPr>
                        <w:t xml:space="preserve"> 5 </w:t>
                      </w:r>
                      <w:r>
                        <w:rPr>
                          <w:rFonts w:hint="eastAsia" w:ascii="微软雅黑" w:hAnsi="微软雅黑" w:eastAsia="微软雅黑" w:cs="微软雅黑"/>
                          <w:i/>
                          <w:color w:val="454C5B"/>
                          <w:w w:val="90"/>
                          <w:sz w:val="17"/>
                          <w:lang w:eastAsia="zh-CN"/>
                        </w:rPr>
                        <w:t>年内，</w:t>
                      </w:r>
                      <w:r>
                        <w:rPr>
                          <w:rFonts w:ascii="Verdana"/>
                          <w:i/>
                          <w:color w:val="454C5B"/>
                          <w:w w:val="90"/>
                          <w:sz w:val="17"/>
                          <w:lang w:eastAsia="zh-CN"/>
                        </w:rPr>
                        <w:t xml:space="preserve">AI </w:t>
                      </w:r>
                      <w:r>
                        <w:rPr>
                          <w:rFonts w:hint="eastAsia" w:ascii="微软雅黑" w:hAnsi="微软雅黑" w:eastAsia="微软雅黑" w:cs="微软雅黑"/>
                          <w:i/>
                          <w:color w:val="454C5B"/>
                          <w:w w:val="90"/>
                          <w:sz w:val="17"/>
                          <w:lang w:eastAsia="zh-CN"/>
                        </w:rPr>
                        <w:t>将</w:t>
                      </w:r>
                      <w:r>
                        <w:rPr>
                          <w:rFonts w:ascii="Verdana"/>
                          <w:i/>
                          <w:color w:val="454C5B"/>
                          <w:w w:val="90"/>
                          <w:sz w:val="17"/>
                          <w:lang w:eastAsia="zh-CN"/>
                        </w:rPr>
                        <w:t>...</w:t>
                      </w:r>
                    </w:p>
                  </w:txbxContent>
                </v:textbox>
              </v:shape>
            </w:pict>
          </mc:Fallback>
        </mc:AlternateContent>
      </w:r>
      <w:r>
        <w:rPr>
          <w:rFonts w:ascii="微软雅黑" w:hAnsi="微软雅黑" w:eastAsia="微软雅黑"/>
        </w:rPr>
        <mc:AlternateContent>
          <mc:Choice Requires="wpg">
            <w:drawing>
              <wp:anchor distT="0" distB="0" distL="114300" distR="114300" simplePos="0" relativeHeight="251834368" behindDoc="0" locked="0" layoutInCell="1" allowOverlap="1">
                <wp:simplePos x="0" y="0"/>
                <wp:positionH relativeFrom="page">
                  <wp:posOffset>2963545</wp:posOffset>
                </wp:positionH>
                <wp:positionV relativeFrom="paragraph">
                  <wp:posOffset>727075</wp:posOffset>
                </wp:positionV>
                <wp:extent cx="1837690" cy="1844675"/>
                <wp:effectExtent l="0" t="0" r="3810" b="9525"/>
                <wp:wrapNone/>
                <wp:docPr id="151" name="docshapegroup292"/>
                <wp:cNvGraphicFramePr/>
                <a:graphic xmlns:a="http://schemas.openxmlformats.org/drawingml/2006/main">
                  <a:graphicData uri="http://schemas.microsoft.com/office/word/2010/wordprocessingGroup">
                    <wpg:wgp>
                      <wpg:cNvGrpSpPr/>
                      <wpg:grpSpPr>
                        <a:xfrm>
                          <a:off x="0" y="0"/>
                          <a:ext cx="1837690" cy="1844675"/>
                          <a:chOff x="4667" y="1145"/>
                          <a:chExt cx="2894" cy="2905"/>
                        </a:xfrm>
                      </wpg:grpSpPr>
                      <wps:wsp>
                        <wps:cNvPr id="152" name="docshape293"/>
                        <wps:cNvSpPr/>
                        <wps:spPr bwMode="auto">
                          <a:xfrm>
                            <a:off x="4938" y="1156"/>
                            <a:ext cx="2622" cy="2883"/>
                          </a:xfrm>
                          <a:custGeom>
                            <a:avLst/>
                            <a:gdLst>
                              <a:gd name="T0" fmla="+- 0 6072 4939"/>
                              <a:gd name="T1" fmla="*/ T0 w 2622"/>
                              <a:gd name="T2" fmla="+- 0 1157 1156"/>
                              <a:gd name="T3" fmla="*/ 1157 h 2883"/>
                              <a:gd name="T4" fmla="+- 0 4939 4939"/>
                              <a:gd name="T5" fmla="*/ T4 w 2622"/>
                              <a:gd name="T6" fmla="+- 0 3423 1156"/>
                              <a:gd name="T7" fmla="*/ 3423 h 2883"/>
                              <a:gd name="T8" fmla="+- 0 5035 4939"/>
                              <a:gd name="T9" fmla="*/ T8 w 2622"/>
                              <a:gd name="T10" fmla="+- 0 3546 1156"/>
                              <a:gd name="T11" fmla="*/ 3546 h 2883"/>
                              <a:gd name="T12" fmla="+- 0 5142 4939"/>
                              <a:gd name="T13" fmla="*/ T12 w 2622"/>
                              <a:gd name="T14" fmla="+- 0 3656 1156"/>
                              <a:gd name="T15" fmla="*/ 3656 h 2883"/>
                              <a:gd name="T16" fmla="+- 0 5260 4939"/>
                              <a:gd name="T17" fmla="*/ T16 w 2622"/>
                              <a:gd name="T18" fmla="+- 0 3754 1156"/>
                              <a:gd name="T19" fmla="*/ 3754 h 2883"/>
                              <a:gd name="T20" fmla="+- 0 5387 4939"/>
                              <a:gd name="T21" fmla="*/ T20 w 2622"/>
                              <a:gd name="T22" fmla="+- 0 3838 1156"/>
                              <a:gd name="T23" fmla="*/ 3838 h 2883"/>
                              <a:gd name="T24" fmla="+- 0 5522 4939"/>
                              <a:gd name="T25" fmla="*/ T24 w 2622"/>
                              <a:gd name="T26" fmla="+- 0 3909 1156"/>
                              <a:gd name="T27" fmla="*/ 3909 h 2883"/>
                              <a:gd name="T28" fmla="+- 0 5664 4939"/>
                              <a:gd name="T29" fmla="*/ T28 w 2622"/>
                              <a:gd name="T30" fmla="+- 0 3964 1156"/>
                              <a:gd name="T31" fmla="*/ 3964 h 2883"/>
                              <a:gd name="T32" fmla="+- 0 5812 4939"/>
                              <a:gd name="T33" fmla="*/ T32 w 2622"/>
                              <a:gd name="T34" fmla="+- 0 4005 1156"/>
                              <a:gd name="T35" fmla="*/ 4005 h 2883"/>
                              <a:gd name="T36" fmla="+- 0 5964 4939"/>
                              <a:gd name="T37" fmla="*/ T36 w 2622"/>
                              <a:gd name="T38" fmla="+- 0 4030 1156"/>
                              <a:gd name="T39" fmla="*/ 4030 h 2883"/>
                              <a:gd name="T40" fmla="+- 0 6119 4939"/>
                              <a:gd name="T41" fmla="*/ T40 w 2622"/>
                              <a:gd name="T42" fmla="+- 0 4038 1156"/>
                              <a:gd name="T43" fmla="*/ 4038 h 2883"/>
                              <a:gd name="T44" fmla="+- 0 6270 4939"/>
                              <a:gd name="T45" fmla="*/ T44 w 2622"/>
                              <a:gd name="T46" fmla="+- 0 4030 1156"/>
                              <a:gd name="T47" fmla="*/ 4030 h 2883"/>
                              <a:gd name="T48" fmla="+- 0 6417 4939"/>
                              <a:gd name="T49" fmla="*/ T48 w 2622"/>
                              <a:gd name="T50" fmla="+- 0 4007 1156"/>
                              <a:gd name="T51" fmla="*/ 4007 h 2883"/>
                              <a:gd name="T52" fmla="+- 0 6559 4939"/>
                              <a:gd name="T53" fmla="*/ T52 w 2622"/>
                              <a:gd name="T54" fmla="+- 0 3969 1156"/>
                              <a:gd name="T55" fmla="*/ 3969 h 2883"/>
                              <a:gd name="T56" fmla="+- 0 6695 4939"/>
                              <a:gd name="T57" fmla="*/ T56 w 2622"/>
                              <a:gd name="T58" fmla="+- 0 3917 1156"/>
                              <a:gd name="T59" fmla="*/ 3917 h 2883"/>
                              <a:gd name="T60" fmla="+- 0 6824 4939"/>
                              <a:gd name="T61" fmla="*/ T60 w 2622"/>
                              <a:gd name="T62" fmla="+- 0 3852 1156"/>
                              <a:gd name="T63" fmla="*/ 3852 h 2883"/>
                              <a:gd name="T64" fmla="+- 0 6945 4939"/>
                              <a:gd name="T65" fmla="*/ T64 w 2622"/>
                              <a:gd name="T66" fmla="+- 0 3776 1156"/>
                              <a:gd name="T67" fmla="*/ 3776 h 2883"/>
                              <a:gd name="T68" fmla="+- 0 7058 4939"/>
                              <a:gd name="T69" fmla="*/ T68 w 2622"/>
                              <a:gd name="T70" fmla="+- 0 3687 1156"/>
                              <a:gd name="T71" fmla="*/ 3687 h 2883"/>
                              <a:gd name="T72" fmla="+- 0 7161 4939"/>
                              <a:gd name="T73" fmla="*/ T72 w 2622"/>
                              <a:gd name="T74" fmla="+- 0 3589 1156"/>
                              <a:gd name="T75" fmla="*/ 3589 h 2883"/>
                              <a:gd name="T76" fmla="+- 0 7255 4939"/>
                              <a:gd name="T77" fmla="*/ T76 w 2622"/>
                              <a:gd name="T78" fmla="+- 0 3480 1156"/>
                              <a:gd name="T79" fmla="*/ 3480 h 2883"/>
                              <a:gd name="T80" fmla="+- 0 7338 4939"/>
                              <a:gd name="T81" fmla="*/ T80 w 2622"/>
                              <a:gd name="T82" fmla="+- 0 3363 1156"/>
                              <a:gd name="T83" fmla="*/ 3363 h 2883"/>
                              <a:gd name="T84" fmla="+- 0 7408 4939"/>
                              <a:gd name="T85" fmla="*/ T84 w 2622"/>
                              <a:gd name="T86" fmla="+- 0 3238 1156"/>
                              <a:gd name="T87" fmla="*/ 3238 h 2883"/>
                              <a:gd name="T88" fmla="+- 0 7467 4939"/>
                              <a:gd name="T89" fmla="*/ T88 w 2622"/>
                              <a:gd name="T90" fmla="+- 0 3106 1156"/>
                              <a:gd name="T91" fmla="*/ 3106 h 2883"/>
                              <a:gd name="T92" fmla="+- 0 7512 4939"/>
                              <a:gd name="T93" fmla="*/ T92 w 2622"/>
                              <a:gd name="T94" fmla="+- 0 2967 1156"/>
                              <a:gd name="T95" fmla="*/ 2967 h 2883"/>
                              <a:gd name="T96" fmla="+- 0 7543 4939"/>
                              <a:gd name="T97" fmla="*/ T96 w 2622"/>
                              <a:gd name="T98" fmla="+- 0 2822 1156"/>
                              <a:gd name="T99" fmla="*/ 2822 h 2883"/>
                              <a:gd name="T100" fmla="+- 0 7558 4939"/>
                              <a:gd name="T101" fmla="*/ T100 w 2622"/>
                              <a:gd name="T102" fmla="+- 0 2673 1156"/>
                              <a:gd name="T103" fmla="*/ 2673 h 2883"/>
                              <a:gd name="T104" fmla="+- 0 7558 4939"/>
                              <a:gd name="T105" fmla="*/ T104 w 2622"/>
                              <a:gd name="T106" fmla="+- 0 2521 1156"/>
                              <a:gd name="T107" fmla="*/ 2521 h 2883"/>
                              <a:gd name="T108" fmla="+- 0 7543 4939"/>
                              <a:gd name="T109" fmla="*/ T108 w 2622"/>
                              <a:gd name="T110" fmla="+- 0 2372 1156"/>
                              <a:gd name="T111" fmla="*/ 2372 h 2883"/>
                              <a:gd name="T112" fmla="+- 0 7512 4939"/>
                              <a:gd name="T113" fmla="*/ T112 w 2622"/>
                              <a:gd name="T114" fmla="+- 0 2228 1156"/>
                              <a:gd name="T115" fmla="*/ 2228 h 2883"/>
                              <a:gd name="T116" fmla="+- 0 7467 4939"/>
                              <a:gd name="T117" fmla="*/ T116 w 2622"/>
                              <a:gd name="T118" fmla="+- 0 2089 1156"/>
                              <a:gd name="T119" fmla="*/ 2089 h 2883"/>
                              <a:gd name="T120" fmla="+- 0 7408 4939"/>
                              <a:gd name="T121" fmla="*/ T120 w 2622"/>
                              <a:gd name="T122" fmla="+- 0 1957 1156"/>
                              <a:gd name="T123" fmla="*/ 1957 h 2883"/>
                              <a:gd name="T124" fmla="+- 0 7338 4939"/>
                              <a:gd name="T125" fmla="*/ T124 w 2622"/>
                              <a:gd name="T126" fmla="+- 0 1831 1156"/>
                              <a:gd name="T127" fmla="*/ 1831 h 2883"/>
                              <a:gd name="T128" fmla="+- 0 7255 4939"/>
                              <a:gd name="T129" fmla="*/ T128 w 2622"/>
                              <a:gd name="T130" fmla="+- 0 1714 1156"/>
                              <a:gd name="T131" fmla="*/ 1714 h 2883"/>
                              <a:gd name="T132" fmla="+- 0 7161 4939"/>
                              <a:gd name="T133" fmla="*/ T132 w 2622"/>
                              <a:gd name="T134" fmla="+- 0 1606 1156"/>
                              <a:gd name="T135" fmla="*/ 1606 h 2883"/>
                              <a:gd name="T136" fmla="+- 0 7058 4939"/>
                              <a:gd name="T137" fmla="*/ T136 w 2622"/>
                              <a:gd name="T138" fmla="+- 0 1507 1156"/>
                              <a:gd name="T139" fmla="*/ 1507 h 2883"/>
                              <a:gd name="T140" fmla="+- 0 6945 4939"/>
                              <a:gd name="T141" fmla="*/ T140 w 2622"/>
                              <a:gd name="T142" fmla="+- 0 1419 1156"/>
                              <a:gd name="T143" fmla="*/ 1419 h 2883"/>
                              <a:gd name="T144" fmla="+- 0 6824 4939"/>
                              <a:gd name="T145" fmla="*/ T144 w 2622"/>
                              <a:gd name="T146" fmla="+- 0 1342 1156"/>
                              <a:gd name="T147" fmla="*/ 1342 h 2883"/>
                              <a:gd name="T148" fmla="+- 0 6695 4939"/>
                              <a:gd name="T149" fmla="*/ T148 w 2622"/>
                              <a:gd name="T150" fmla="+- 0 1277 1156"/>
                              <a:gd name="T151" fmla="*/ 1277 h 2883"/>
                              <a:gd name="T152" fmla="+- 0 6559 4939"/>
                              <a:gd name="T153" fmla="*/ T152 w 2622"/>
                              <a:gd name="T154" fmla="+- 0 1226 1156"/>
                              <a:gd name="T155" fmla="*/ 1226 h 2883"/>
                              <a:gd name="T156" fmla="+- 0 6417 4939"/>
                              <a:gd name="T157" fmla="*/ T156 w 2622"/>
                              <a:gd name="T158" fmla="+- 0 1188 1156"/>
                              <a:gd name="T159" fmla="*/ 1188 h 2883"/>
                              <a:gd name="T160" fmla="+- 0 6270 4939"/>
                              <a:gd name="T161" fmla="*/ T160 w 2622"/>
                              <a:gd name="T162" fmla="+- 0 1164 1156"/>
                              <a:gd name="T163" fmla="*/ 1164 h 2883"/>
                              <a:gd name="T164" fmla="+- 0 6119 4939"/>
                              <a:gd name="T165" fmla="*/ T164 w 2622"/>
                              <a:gd name="T166" fmla="+- 0 1156 1156"/>
                              <a:gd name="T167" fmla="*/ 1156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622" h="2883">
                                <a:moveTo>
                                  <a:pt x="1180" y="0"/>
                                </a:moveTo>
                                <a:lnTo>
                                  <a:pt x="1133" y="1"/>
                                </a:lnTo>
                                <a:lnTo>
                                  <a:pt x="1180" y="1441"/>
                                </a:lnTo>
                                <a:lnTo>
                                  <a:pt x="0" y="2267"/>
                                </a:lnTo>
                                <a:lnTo>
                                  <a:pt x="46" y="2330"/>
                                </a:lnTo>
                                <a:lnTo>
                                  <a:pt x="96" y="2390"/>
                                </a:lnTo>
                                <a:lnTo>
                                  <a:pt x="148" y="2447"/>
                                </a:lnTo>
                                <a:lnTo>
                                  <a:pt x="203" y="2500"/>
                                </a:lnTo>
                                <a:lnTo>
                                  <a:pt x="261" y="2551"/>
                                </a:lnTo>
                                <a:lnTo>
                                  <a:pt x="321" y="2598"/>
                                </a:lnTo>
                                <a:lnTo>
                                  <a:pt x="383" y="2642"/>
                                </a:lnTo>
                                <a:lnTo>
                                  <a:pt x="448" y="2682"/>
                                </a:lnTo>
                                <a:lnTo>
                                  <a:pt x="515" y="2719"/>
                                </a:lnTo>
                                <a:lnTo>
                                  <a:pt x="583" y="2753"/>
                                </a:lnTo>
                                <a:lnTo>
                                  <a:pt x="653" y="2782"/>
                                </a:lnTo>
                                <a:lnTo>
                                  <a:pt x="725" y="2808"/>
                                </a:lnTo>
                                <a:lnTo>
                                  <a:pt x="798" y="2831"/>
                                </a:lnTo>
                                <a:lnTo>
                                  <a:pt x="873" y="2849"/>
                                </a:lnTo>
                                <a:lnTo>
                                  <a:pt x="948" y="2864"/>
                                </a:lnTo>
                                <a:lnTo>
                                  <a:pt x="1025" y="2874"/>
                                </a:lnTo>
                                <a:lnTo>
                                  <a:pt x="1102" y="2880"/>
                                </a:lnTo>
                                <a:lnTo>
                                  <a:pt x="1180" y="2882"/>
                                </a:lnTo>
                                <a:lnTo>
                                  <a:pt x="1256" y="2880"/>
                                </a:lnTo>
                                <a:lnTo>
                                  <a:pt x="1331" y="2874"/>
                                </a:lnTo>
                                <a:lnTo>
                                  <a:pt x="1405" y="2865"/>
                                </a:lnTo>
                                <a:lnTo>
                                  <a:pt x="1478" y="2851"/>
                                </a:lnTo>
                                <a:lnTo>
                                  <a:pt x="1550" y="2834"/>
                                </a:lnTo>
                                <a:lnTo>
                                  <a:pt x="1620" y="2813"/>
                                </a:lnTo>
                                <a:lnTo>
                                  <a:pt x="1689" y="2789"/>
                                </a:lnTo>
                                <a:lnTo>
                                  <a:pt x="1756" y="2761"/>
                                </a:lnTo>
                                <a:lnTo>
                                  <a:pt x="1821" y="2730"/>
                                </a:lnTo>
                                <a:lnTo>
                                  <a:pt x="1885" y="2696"/>
                                </a:lnTo>
                                <a:lnTo>
                                  <a:pt x="1946" y="2659"/>
                                </a:lnTo>
                                <a:lnTo>
                                  <a:pt x="2006" y="2620"/>
                                </a:lnTo>
                                <a:lnTo>
                                  <a:pt x="2063" y="2577"/>
                                </a:lnTo>
                                <a:lnTo>
                                  <a:pt x="2119" y="2531"/>
                                </a:lnTo>
                                <a:lnTo>
                                  <a:pt x="2172" y="2483"/>
                                </a:lnTo>
                                <a:lnTo>
                                  <a:pt x="2222" y="2433"/>
                                </a:lnTo>
                                <a:lnTo>
                                  <a:pt x="2270" y="2380"/>
                                </a:lnTo>
                                <a:lnTo>
                                  <a:pt x="2316" y="2324"/>
                                </a:lnTo>
                                <a:lnTo>
                                  <a:pt x="2359" y="2267"/>
                                </a:lnTo>
                                <a:lnTo>
                                  <a:pt x="2399" y="2207"/>
                                </a:lnTo>
                                <a:lnTo>
                                  <a:pt x="2435" y="2145"/>
                                </a:lnTo>
                                <a:lnTo>
                                  <a:pt x="2469" y="2082"/>
                                </a:lnTo>
                                <a:lnTo>
                                  <a:pt x="2500" y="2017"/>
                                </a:lnTo>
                                <a:lnTo>
                                  <a:pt x="2528" y="1950"/>
                                </a:lnTo>
                                <a:lnTo>
                                  <a:pt x="2552" y="1881"/>
                                </a:lnTo>
                                <a:lnTo>
                                  <a:pt x="2573" y="1811"/>
                                </a:lnTo>
                                <a:lnTo>
                                  <a:pt x="2590" y="1739"/>
                                </a:lnTo>
                                <a:lnTo>
                                  <a:pt x="2604" y="1666"/>
                                </a:lnTo>
                                <a:lnTo>
                                  <a:pt x="2613" y="1592"/>
                                </a:lnTo>
                                <a:lnTo>
                                  <a:pt x="2619" y="1517"/>
                                </a:lnTo>
                                <a:lnTo>
                                  <a:pt x="2621" y="1441"/>
                                </a:lnTo>
                                <a:lnTo>
                                  <a:pt x="2619" y="1365"/>
                                </a:lnTo>
                                <a:lnTo>
                                  <a:pt x="2613" y="1290"/>
                                </a:lnTo>
                                <a:lnTo>
                                  <a:pt x="2604" y="1216"/>
                                </a:lnTo>
                                <a:lnTo>
                                  <a:pt x="2590" y="1143"/>
                                </a:lnTo>
                                <a:lnTo>
                                  <a:pt x="2573" y="1072"/>
                                </a:lnTo>
                                <a:lnTo>
                                  <a:pt x="2552" y="1002"/>
                                </a:lnTo>
                                <a:lnTo>
                                  <a:pt x="2528" y="933"/>
                                </a:lnTo>
                                <a:lnTo>
                                  <a:pt x="2500" y="866"/>
                                </a:lnTo>
                                <a:lnTo>
                                  <a:pt x="2469" y="801"/>
                                </a:lnTo>
                                <a:lnTo>
                                  <a:pt x="2435" y="737"/>
                                </a:lnTo>
                                <a:lnTo>
                                  <a:pt x="2399" y="675"/>
                                </a:lnTo>
                                <a:lnTo>
                                  <a:pt x="2359" y="616"/>
                                </a:lnTo>
                                <a:lnTo>
                                  <a:pt x="2316" y="558"/>
                                </a:lnTo>
                                <a:lnTo>
                                  <a:pt x="2270" y="503"/>
                                </a:lnTo>
                                <a:lnTo>
                                  <a:pt x="2222" y="450"/>
                                </a:lnTo>
                                <a:lnTo>
                                  <a:pt x="2172" y="399"/>
                                </a:lnTo>
                                <a:lnTo>
                                  <a:pt x="2119" y="351"/>
                                </a:lnTo>
                                <a:lnTo>
                                  <a:pt x="2063" y="306"/>
                                </a:lnTo>
                                <a:lnTo>
                                  <a:pt x="2006" y="263"/>
                                </a:lnTo>
                                <a:lnTo>
                                  <a:pt x="1946" y="223"/>
                                </a:lnTo>
                                <a:lnTo>
                                  <a:pt x="1885" y="186"/>
                                </a:lnTo>
                                <a:lnTo>
                                  <a:pt x="1821" y="152"/>
                                </a:lnTo>
                                <a:lnTo>
                                  <a:pt x="1756" y="121"/>
                                </a:lnTo>
                                <a:lnTo>
                                  <a:pt x="1689" y="94"/>
                                </a:lnTo>
                                <a:lnTo>
                                  <a:pt x="1620" y="70"/>
                                </a:lnTo>
                                <a:lnTo>
                                  <a:pt x="1550" y="49"/>
                                </a:lnTo>
                                <a:lnTo>
                                  <a:pt x="1478" y="32"/>
                                </a:lnTo>
                                <a:lnTo>
                                  <a:pt x="1405" y="18"/>
                                </a:lnTo>
                                <a:lnTo>
                                  <a:pt x="1331" y="8"/>
                                </a:lnTo>
                                <a:lnTo>
                                  <a:pt x="1256" y="2"/>
                                </a:lnTo>
                                <a:lnTo>
                                  <a:pt x="1180" y="0"/>
                                </a:lnTo>
                                <a:close/>
                              </a:path>
                            </a:pathLst>
                          </a:custGeom>
                          <a:solidFill>
                            <a:srgbClr val="CF4300"/>
                          </a:solidFill>
                          <a:ln>
                            <a:noFill/>
                          </a:ln>
                        </wps:spPr>
                        <wps:bodyPr rot="0" vert="horz" wrap="square" lIns="91440" tIns="45720" rIns="91440" bIns="45720" anchor="t" anchorCtr="0" upright="1">
                          <a:noAutofit/>
                        </wps:bodyPr>
                      </wps:wsp>
                      <wps:wsp>
                        <wps:cNvPr id="153" name="docshape294"/>
                        <wps:cNvSpPr/>
                        <wps:spPr bwMode="auto">
                          <a:xfrm>
                            <a:off x="4678" y="1267"/>
                            <a:ext cx="2807" cy="2771"/>
                          </a:xfrm>
                          <a:custGeom>
                            <a:avLst/>
                            <a:gdLst>
                              <a:gd name="T0" fmla="+- 0 5492 4678"/>
                              <a:gd name="T1" fmla="*/ T0 w 2807"/>
                              <a:gd name="T2" fmla="+- 0 1300 1267"/>
                              <a:gd name="T3" fmla="*/ 1300 h 2771"/>
                              <a:gd name="T4" fmla="+- 0 5356 4678"/>
                              <a:gd name="T5" fmla="*/ T4 w 2807"/>
                              <a:gd name="T6" fmla="+- 0 1375 1267"/>
                              <a:gd name="T7" fmla="*/ 1375 h 2771"/>
                              <a:gd name="T8" fmla="+- 0 5230 4678"/>
                              <a:gd name="T9" fmla="*/ T8 w 2807"/>
                              <a:gd name="T10" fmla="+- 0 1464 1267"/>
                              <a:gd name="T11" fmla="*/ 1464 h 2771"/>
                              <a:gd name="T12" fmla="+- 0 5115 4678"/>
                              <a:gd name="T13" fmla="*/ T12 w 2807"/>
                              <a:gd name="T14" fmla="+- 0 1565 1267"/>
                              <a:gd name="T15" fmla="*/ 1565 h 2771"/>
                              <a:gd name="T16" fmla="+- 0 5011 4678"/>
                              <a:gd name="T17" fmla="*/ T16 w 2807"/>
                              <a:gd name="T18" fmla="+- 0 1677 1267"/>
                              <a:gd name="T19" fmla="*/ 1677 h 2771"/>
                              <a:gd name="T20" fmla="+- 0 4920 4678"/>
                              <a:gd name="T21" fmla="*/ T20 w 2807"/>
                              <a:gd name="T22" fmla="+- 0 1799 1267"/>
                              <a:gd name="T23" fmla="*/ 1799 h 2771"/>
                              <a:gd name="T24" fmla="+- 0 4843 4678"/>
                              <a:gd name="T25" fmla="*/ T24 w 2807"/>
                              <a:gd name="T26" fmla="+- 0 1929 1267"/>
                              <a:gd name="T27" fmla="*/ 1929 h 2771"/>
                              <a:gd name="T28" fmla="+- 0 4779 4678"/>
                              <a:gd name="T29" fmla="*/ T28 w 2807"/>
                              <a:gd name="T30" fmla="+- 0 2068 1267"/>
                              <a:gd name="T31" fmla="*/ 2068 h 2771"/>
                              <a:gd name="T32" fmla="+- 0 4731 4678"/>
                              <a:gd name="T33" fmla="*/ T32 w 2807"/>
                              <a:gd name="T34" fmla="+- 0 2213 1267"/>
                              <a:gd name="T35" fmla="*/ 2213 h 2771"/>
                              <a:gd name="T36" fmla="+- 0 4697 4678"/>
                              <a:gd name="T37" fmla="*/ T36 w 2807"/>
                              <a:gd name="T38" fmla="+- 0 2364 1267"/>
                              <a:gd name="T39" fmla="*/ 2364 h 2771"/>
                              <a:gd name="T40" fmla="+- 0 4680 4678"/>
                              <a:gd name="T41" fmla="*/ T40 w 2807"/>
                              <a:gd name="T42" fmla="+- 0 2519 1267"/>
                              <a:gd name="T43" fmla="*/ 2519 h 2771"/>
                              <a:gd name="T44" fmla="+- 0 4680 4678"/>
                              <a:gd name="T45" fmla="*/ T44 w 2807"/>
                              <a:gd name="T46" fmla="+- 0 2673 1267"/>
                              <a:gd name="T47" fmla="*/ 2673 h 2771"/>
                              <a:gd name="T48" fmla="+- 0 4696 4678"/>
                              <a:gd name="T49" fmla="*/ T48 w 2807"/>
                              <a:gd name="T50" fmla="+- 0 2822 1267"/>
                              <a:gd name="T51" fmla="*/ 2822 h 2771"/>
                              <a:gd name="T52" fmla="+- 0 4727 4678"/>
                              <a:gd name="T53" fmla="*/ T52 w 2807"/>
                              <a:gd name="T54" fmla="+- 0 2967 1267"/>
                              <a:gd name="T55" fmla="*/ 2967 h 2771"/>
                              <a:gd name="T56" fmla="+- 0 4772 4678"/>
                              <a:gd name="T57" fmla="*/ T56 w 2807"/>
                              <a:gd name="T58" fmla="+- 0 3106 1267"/>
                              <a:gd name="T59" fmla="*/ 3106 h 2771"/>
                              <a:gd name="T60" fmla="+- 0 4830 4678"/>
                              <a:gd name="T61" fmla="*/ T60 w 2807"/>
                              <a:gd name="T62" fmla="+- 0 3238 1267"/>
                              <a:gd name="T63" fmla="*/ 3238 h 2771"/>
                              <a:gd name="T64" fmla="+- 0 4901 4678"/>
                              <a:gd name="T65" fmla="*/ T64 w 2807"/>
                              <a:gd name="T66" fmla="+- 0 3363 1267"/>
                              <a:gd name="T67" fmla="*/ 3363 h 2771"/>
                              <a:gd name="T68" fmla="+- 0 4984 4678"/>
                              <a:gd name="T69" fmla="*/ T68 w 2807"/>
                              <a:gd name="T70" fmla="+- 0 3480 1267"/>
                              <a:gd name="T71" fmla="*/ 3480 h 2771"/>
                              <a:gd name="T72" fmla="+- 0 5077 4678"/>
                              <a:gd name="T73" fmla="*/ T72 w 2807"/>
                              <a:gd name="T74" fmla="+- 0 3589 1267"/>
                              <a:gd name="T75" fmla="*/ 3589 h 2771"/>
                              <a:gd name="T76" fmla="+- 0 5181 4678"/>
                              <a:gd name="T77" fmla="*/ T76 w 2807"/>
                              <a:gd name="T78" fmla="+- 0 3687 1267"/>
                              <a:gd name="T79" fmla="*/ 3687 h 2771"/>
                              <a:gd name="T80" fmla="+- 0 5294 4678"/>
                              <a:gd name="T81" fmla="*/ T80 w 2807"/>
                              <a:gd name="T82" fmla="+- 0 3776 1267"/>
                              <a:gd name="T83" fmla="*/ 3776 h 2771"/>
                              <a:gd name="T84" fmla="+- 0 5415 4678"/>
                              <a:gd name="T85" fmla="*/ T84 w 2807"/>
                              <a:gd name="T86" fmla="+- 0 3852 1267"/>
                              <a:gd name="T87" fmla="*/ 3852 h 2771"/>
                              <a:gd name="T88" fmla="+- 0 5544 4678"/>
                              <a:gd name="T89" fmla="*/ T88 w 2807"/>
                              <a:gd name="T90" fmla="+- 0 3917 1267"/>
                              <a:gd name="T91" fmla="*/ 3917 h 2771"/>
                              <a:gd name="T92" fmla="+- 0 5680 4678"/>
                              <a:gd name="T93" fmla="*/ T92 w 2807"/>
                              <a:gd name="T94" fmla="+- 0 3969 1267"/>
                              <a:gd name="T95" fmla="*/ 3969 h 2771"/>
                              <a:gd name="T96" fmla="+- 0 5821 4678"/>
                              <a:gd name="T97" fmla="*/ T96 w 2807"/>
                              <a:gd name="T98" fmla="+- 0 4007 1267"/>
                              <a:gd name="T99" fmla="*/ 4007 h 2771"/>
                              <a:gd name="T100" fmla="+- 0 5968 4678"/>
                              <a:gd name="T101" fmla="*/ T100 w 2807"/>
                              <a:gd name="T102" fmla="+- 0 4030 1267"/>
                              <a:gd name="T103" fmla="*/ 4030 h 2771"/>
                              <a:gd name="T104" fmla="+- 0 6119 4678"/>
                              <a:gd name="T105" fmla="*/ T104 w 2807"/>
                              <a:gd name="T106" fmla="+- 0 4038 1267"/>
                              <a:gd name="T107" fmla="*/ 4038 h 2771"/>
                              <a:gd name="T108" fmla="+- 0 6272 4678"/>
                              <a:gd name="T109" fmla="*/ T108 w 2807"/>
                              <a:gd name="T110" fmla="+- 0 4030 1267"/>
                              <a:gd name="T111" fmla="*/ 4030 h 2771"/>
                              <a:gd name="T112" fmla="+- 0 6421 4678"/>
                              <a:gd name="T113" fmla="*/ T112 w 2807"/>
                              <a:gd name="T114" fmla="+- 0 4006 1267"/>
                              <a:gd name="T115" fmla="*/ 4006 h 2771"/>
                              <a:gd name="T116" fmla="+- 0 6565 4678"/>
                              <a:gd name="T117" fmla="*/ T116 w 2807"/>
                              <a:gd name="T118" fmla="+- 0 3967 1267"/>
                              <a:gd name="T119" fmla="*/ 3967 h 2771"/>
                              <a:gd name="T120" fmla="+- 0 6704 4678"/>
                              <a:gd name="T121" fmla="*/ T120 w 2807"/>
                              <a:gd name="T122" fmla="+- 0 3914 1267"/>
                              <a:gd name="T123" fmla="*/ 3914 h 2771"/>
                              <a:gd name="T124" fmla="+- 0 6835 4678"/>
                              <a:gd name="T125" fmla="*/ T124 w 2807"/>
                              <a:gd name="T126" fmla="+- 0 3847 1267"/>
                              <a:gd name="T127" fmla="*/ 3847 h 2771"/>
                              <a:gd name="T128" fmla="+- 0 6959 4678"/>
                              <a:gd name="T129" fmla="*/ T128 w 2807"/>
                              <a:gd name="T130" fmla="+- 0 3767 1267"/>
                              <a:gd name="T131" fmla="*/ 3767 h 2771"/>
                              <a:gd name="T132" fmla="+- 0 7075 4678"/>
                              <a:gd name="T133" fmla="*/ T132 w 2807"/>
                              <a:gd name="T134" fmla="+- 0 3675 1267"/>
                              <a:gd name="T135" fmla="*/ 3675 h 2771"/>
                              <a:gd name="T136" fmla="+- 0 7180 4678"/>
                              <a:gd name="T137" fmla="*/ T136 w 2807"/>
                              <a:gd name="T138" fmla="+- 0 3572 1267"/>
                              <a:gd name="T139" fmla="*/ 3572 h 2771"/>
                              <a:gd name="T140" fmla="+- 0 7275 4678"/>
                              <a:gd name="T141" fmla="*/ T140 w 2807"/>
                              <a:gd name="T142" fmla="+- 0 3458 1267"/>
                              <a:gd name="T143" fmla="*/ 3458 h 2771"/>
                              <a:gd name="T144" fmla="+- 0 7358 4678"/>
                              <a:gd name="T145" fmla="*/ T144 w 2807"/>
                              <a:gd name="T146" fmla="+- 0 3334 1267"/>
                              <a:gd name="T147" fmla="*/ 3334 h 2771"/>
                              <a:gd name="T148" fmla="+- 0 7428 4678"/>
                              <a:gd name="T149" fmla="*/ T148 w 2807"/>
                              <a:gd name="T150" fmla="+- 0 3200 1267"/>
                              <a:gd name="T151" fmla="*/ 3200 h 2771"/>
                              <a:gd name="T152" fmla="+- 0 7485 4678"/>
                              <a:gd name="T153" fmla="*/ T152 w 2807"/>
                              <a:gd name="T154" fmla="+- 0 3058 1267"/>
                              <a:gd name="T155" fmla="*/ 3058 h 2771"/>
                              <a:gd name="T156" fmla="+- 0 5564 4678"/>
                              <a:gd name="T157" fmla="*/ T156 w 2807"/>
                              <a:gd name="T158" fmla="+- 0 1267 1267"/>
                              <a:gd name="T159" fmla="*/ 1267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807" h="2771">
                                <a:moveTo>
                                  <a:pt x="886" y="0"/>
                                </a:moveTo>
                                <a:lnTo>
                                  <a:pt x="814" y="33"/>
                                </a:lnTo>
                                <a:lnTo>
                                  <a:pt x="745" y="69"/>
                                </a:lnTo>
                                <a:lnTo>
                                  <a:pt x="678" y="108"/>
                                </a:lnTo>
                                <a:lnTo>
                                  <a:pt x="614" y="151"/>
                                </a:lnTo>
                                <a:lnTo>
                                  <a:pt x="552" y="197"/>
                                </a:lnTo>
                                <a:lnTo>
                                  <a:pt x="493" y="246"/>
                                </a:lnTo>
                                <a:lnTo>
                                  <a:pt x="437" y="298"/>
                                </a:lnTo>
                                <a:lnTo>
                                  <a:pt x="383" y="352"/>
                                </a:lnTo>
                                <a:lnTo>
                                  <a:pt x="333" y="410"/>
                                </a:lnTo>
                                <a:lnTo>
                                  <a:pt x="286" y="469"/>
                                </a:lnTo>
                                <a:lnTo>
                                  <a:pt x="242" y="532"/>
                                </a:lnTo>
                                <a:lnTo>
                                  <a:pt x="202" y="596"/>
                                </a:lnTo>
                                <a:lnTo>
                                  <a:pt x="165" y="662"/>
                                </a:lnTo>
                                <a:lnTo>
                                  <a:pt x="131" y="731"/>
                                </a:lnTo>
                                <a:lnTo>
                                  <a:pt x="101" y="801"/>
                                </a:lnTo>
                                <a:lnTo>
                                  <a:pt x="75" y="873"/>
                                </a:lnTo>
                                <a:lnTo>
                                  <a:pt x="53" y="946"/>
                                </a:lnTo>
                                <a:lnTo>
                                  <a:pt x="34" y="1021"/>
                                </a:lnTo>
                                <a:lnTo>
                                  <a:pt x="19" y="1097"/>
                                </a:lnTo>
                                <a:lnTo>
                                  <a:pt x="9" y="1174"/>
                                </a:lnTo>
                                <a:lnTo>
                                  <a:pt x="2" y="1252"/>
                                </a:lnTo>
                                <a:lnTo>
                                  <a:pt x="0" y="1330"/>
                                </a:lnTo>
                                <a:lnTo>
                                  <a:pt x="2" y="1406"/>
                                </a:lnTo>
                                <a:lnTo>
                                  <a:pt x="8" y="1481"/>
                                </a:lnTo>
                                <a:lnTo>
                                  <a:pt x="18" y="1555"/>
                                </a:lnTo>
                                <a:lnTo>
                                  <a:pt x="32" y="1628"/>
                                </a:lnTo>
                                <a:lnTo>
                                  <a:pt x="49" y="1700"/>
                                </a:lnTo>
                                <a:lnTo>
                                  <a:pt x="70" y="1770"/>
                                </a:lnTo>
                                <a:lnTo>
                                  <a:pt x="94" y="1839"/>
                                </a:lnTo>
                                <a:lnTo>
                                  <a:pt x="121" y="1906"/>
                                </a:lnTo>
                                <a:lnTo>
                                  <a:pt x="152" y="1971"/>
                                </a:lnTo>
                                <a:lnTo>
                                  <a:pt x="186" y="2034"/>
                                </a:lnTo>
                                <a:lnTo>
                                  <a:pt x="223" y="2096"/>
                                </a:lnTo>
                                <a:lnTo>
                                  <a:pt x="263" y="2156"/>
                                </a:lnTo>
                                <a:lnTo>
                                  <a:pt x="306" y="2213"/>
                                </a:lnTo>
                                <a:lnTo>
                                  <a:pt x="351" y="2269"/>
                                </a:lnTo>
                                <a:lnTo>
                                  <a:pt x="399" y="2322"/>
                                </a:lnTo>
                                <a:lnTo>
                                  <a:pt x="450" y="2372"/>
                                </a:lnTo>
                                <a:lnTo>
                                  <a:pt x="503" y="2420"/>
                                </a:lnTo>
                                <a:lnTo>
                                  <a:pt x="558" y="2466"/>
                                </a:lnTo>
                                <a:lnTo>
                                  <a:pt x="616" y="2509"/>
                                </a:lnTo>
                                <a:lnTo>
                                  <a:pt x="675" y="2548"/>
                                </a:lnTo>
                                <a:lnTo>
                                  <a:pt x="737" y="2585"/>
                                </a:lnTo>
                                <a:lnTo>
                                  <a:pt x="801" y="2619"/>
                                </a:lnTo>
                                <a:lnTo>
                                  <a:pt x="866" y="2650"/>
                                </a:lnTo>
                                <a:lnTo>
                                  <a:pt x="933" y="2678"/>
                                </a:lnTo>
                                <a:lnTo>
                                  <a:pt x="1002" y="2702"/>
                                </a:lnTo>
                                <a:lnTo>
                                  <a:pt x="1072" y="2723"/>
                                </a:lnTo>
                                <a:lnTo>
                                  <a:pt x="1143" y="2740"/>
                                </a:lnTo>
                                <a:lnTo>
                                  <a:pt x="1216" y="2754"/>
                                </a:lnTo>
                                <a:lnTo>
                                  <a:pt x="1290" y="2763"/>
                                </a:lnTo>
                                <a:lnTo>
                                  <a:pt x="1365" y="2769"/>
                                </a:lnTo>
                                <a:lnTo>
                                  <a:pt x="1441" y="2771"/>
                                </a:lnTo>
                                <a:lnTo>
                                  <a:pt x="1518" y="2769"/>
                                </a:lnTo>
                                <a:lnTo>
                                  <a:pt x="1594" y="2763"/>
                                </a:lnTo>
                                <a:lnTo>
                                  <a:pt x="1669" y="2753"/>
                                </a:lnTo>
                                <a:lnTo>
                                  <a:pt x="1743" y="2739"/>
                                </a:lnTo>
                                <a:lnTo>
                                  <a:pt x="1816" y="2722"/>
                                </a:lnTo>
                                <a:lnTo>
                                  <a:pt x="1887" y="2700"/>
                                </a:lnTo>
                                <a:lnTo>
                                  <a:pt x="1957" y="2675"/>
                                </a:lnTo>
                                <a:lnTo>
                                  <a:pt x="2026" y="2647"/>
                                </a:lnTo>
                                <a:lnTo>
                                  <a:pt x="2092" y="2615"/>
                                </a:lnTo>
                                <a:lnTo>
                                  <a:pt x="2157" y="2580"/>
                                </a:lnTo>
                                <a:lnTo>
                                  <a:pt x="2220" y="2542"/>
                                </a:lnTo>
                                <a:lnTo>
                                  <a:pt x="2281" y="2500"/>
                                </a:lnTo>
                                <a:lnTo>
                                  <a:pt x="2340" y="2456"/>
                                </a:lnTo>
                                <a:lnTo>
                                  <a:pt x="2397" y="2408"/>
                                </a:lnTo>
                                <a:lnTo>
                                  <a:pt x="2451" y="2358"/>
                                </a:lnTo>
                                <a:lnTo>
                                  <a:pt x="2502" y="2305"/>
                                </a:lnTo>
                                <a:lnTo>
                                  <a:pt x="2551" y="2249"/>
                                </a:lnTo>
                                <a:lnTo>
                                  <a:pt x="2597" y="2191"/>
                                </a:lnTo>
                                <a:lnTo>
                                  <a:pt x="2640" y="2130"/>
                                </a:lnTo>
                                <a:lnTo>
                                  <a:pt x="2680" y="2067"/>
                                </a:lnTo>
                                <a:lnTo>
                                  <a:pt x="2717" y="2001"/>
                                </a:lnTo>
                                <a:lnTo>
                                  <a:pt x="2750" y="1933"/>
                                </a:lnTo>
                                <a:lnTo>
                                  <a:pt x="2780" y="1863"/>
                                </a:lnTo>
                                <a:lnTo>
                                  <a:pt x="2807" y="1791"/>
                                </a:lnTo>
                                <a:lnTo>
                                  <a:pt x="1441" y="1330"/>
                                </a:lnTo>
                                <a:lnTo>
                                  <a:pt x="886" y="0"/>
                                </a:lnTo>
                                <a:close/>
                              </a:path>
                            </a:pathLst>
                          </a:custGeom>
                          <a:solidFill>
                            <a:srgbClr val="FF7A00"/>
                          </a:solidFill>
                          <a:ln>
                            <a:noFill/>
                          </a:ln>
                        </wps:spPr>
                        <wps:bodyPr rot="0" vert="horz" wrap="square" lIns="91440" tIns="45720" rIns="91440" bIns="45720" anchor="t" anchorCtr="0" upright="1">
                          <a:noAutofit/>
                        </wps:bodyPr>
                      </wps:wsp>
                      <wps:wsp>
                        <wps:cNvPr id="154" name="docshape295"/>
                        <wps:cNvSpPr/>
                        <wps:spPr bwMode="auto">
                          <a:xfrm>
                            <a:off x="4678" y="1267"/>
                            <a:ext cx="2807" cy="2771"/>
                          </a:xfrm>
                          <a:custGeom>
                            <a:avLst/>
                            <a:gdLst>
                              <a:gd name="T0" fmla="+- 0 7485 4678"/>
                              <a:gd name="T1" fmla="*/ T0 w 2807"/>
                              <a:gd name="T2" fmla="+- 0 3058 1267"/>
                              <a:gd name="T3" fmla="*/ 3058 h 2771"/>
                              <a:gd name="T4" fmla="+- 0 7428 4678"/>
                              <a:gd name="T5" fmla="*/ T4 w 2807"/>
                              <a:gd name="T6" fmla="+- 0 3200 1267"/>
                              <a:gd name="T7" fmla="*/ 3200 h 2771"/>
                              <a:gd name="T8" fmla="+- 0 7358 4678"/>
                              <a:gd name="T9" fmla="*/ T8 w 2807"/>
                              <a:gd name="T10" fmla="+- 0 3334 1267"/>
                              <a:gd name="T11" fmla="*/ 3334 h 2771"/>
                              <a:gd name="T12" fmla="+- 0 7275 4678"/>
                              <a:gd name="T13" fmla="*/ T12 w 2807"/>
                              <a:gd name="T14" fmla="+- 0 3458 1267"/>
                              <a:gd name="T15" fmla="*/ 3458 h 2771"/>
                              <a:gd name="T16" fmla="+- 0 7180 4678"/>
                              <a:gd name="T17" fmla="*/ T16 w 2807"/>
                              <a:gd name="T18" fmla="+- 0 3572 1267"/>
                              <a:gd name="T19" fmla="*/ 3572 h 2771"/>
                              <a:gd name="T20" fmla="+- 0 7075 4678"/>
                              <a:gd name="T21" fmla="*/ T20 w 2807"/>
                              <a:gd name="T22" fmla="+- 0 3675 1267"/>
                              <a:gd name="T23" fmla="*/ 3675 h 2771"/>
                              <a:gd name="T24" fmla="+- 0 6959 4678"/>
                              <a:gd name="T25" fmla="*/ T24 w 2807"/>
                              <a:gd name="T26" fmla="+- 0 3767 1267"/>
                              <a:gd name="T27" fmla="*/ 3767 h 2771"/>
                              <a:gd name="T28" fmla="+- 0 6835 4678"/>
                              <a:gd name="T29" fmla="*/ T28 w 2807"/>
                              <a:gd name="T30" fmla="+- 0 3847 1267"/>
                              <a:gd name="T31" fmla="*/ 3847 h 2771"/>
                              <a:gd name="T32" fmla="+- 0 6704 4678"/>
                              <a:gd name="T33" fmla="*/ T32 w 2807"/>
                              <a:gd name="T34" fmla="+- 0 3914 1267"/>
                              <a:gd name="T35" fmla="*/ 3914 h 2771"/>
                              <a:gd name="T36" fmla="+- 0 6565 4678"/>
                              <a:gd name="T37" fmla="*/ T36 w 2807"/>
                              <a:gd name="T38" fmla="+- 0 3967 1267"/>
                              <a:gd name="T39" fmla="*/ 3967 h 2771"/>
                              <a:gd name="T40" fmla="+- 0 6421 4678"/>
                              <a:gd name="T41" fmla="*/ T40 w 2807"/>
                              <a:gd name="T42" fmla="+- 0 4006 1267"/>
                              <a:gd name="T43" fmla="*/ 4006 h 2771"/>
                              <a:gd name="T44" fmla="+- 0 6272 4678"/>
                              <a:gd name="T45" fmla="*/ T44 w 2807"/>
                              <a:gd name="T46" fmla="+- 0 4030 1267"/>
                              <a:gd name="T47" fmla="*/ 4030 h 2771"/>
                              <a:gd name="T48" fmla="+- 0 6119 4678"/>
                              <a:gd name="T49" fmla="*/ T48 w 2807"/>
                              <a:gd name="T50" fmla="+- 0 4038 1267"/>
                              <a:gd name="T51" fmla="*/ 4038 h 2771"/>
                              <a:gd name="T52" fmla="+- 0 5968 4678"/>
                              <a:gd name="T53" fmla="*/ T52 w 2807"/>
                              <a:gd name="T54" fmla="+- 0 4030 1267"/>
                              <a:gd name="T55" fmla="*/ 4030 h 2771"/>
                              <a:gd name="T56" fmla="+- 0 5821 4678"/>
                              <a:gd name="T57" fmla="*/ T56 w 2807"/>
                              <a:gd name="T58" fmla="+- 0 4007 1267"/>
                              <a:gd name="T59" fmla="*/ 4007 h 2771"/>
                              <a:gd name="T60" fmla="+- 0 5680 4678"/>
                              <a:gd name="T61" fmla="*/ T60 w 2807"/>
                              <a:gd name="T62" fmla="+- 0 3969 1267"/>
                              <a:gd name="T63" fmla="*/ 3969 h 2771"/>
                              <a:gd name="T64" fmla="+- 0 5544 4678"/>
                              <a:gd name="T65" fmla="*/ T64 w 2807"/>
                              <a:gd name="T66" fmla="+- 0 3917 1267"/>
                              <a:gd name="T67" fmla="*/ 3917 h 2771"/>
                              <a:gd name="T68" fmla="+- 0 5415 4678"/>
                              <a:gd name="T69" fmla="*/ T68 w 2807"/>
                              <a:gd name="T70" fmla="+- 0 3852 1267"/>
                              <a:gd name="T71" fmla="*/ 3852 h 2771"/>
                              <a:gd name="T72" fmla="+- 0 5294 4678"/>
                              <a:gd name="T73" fmla="*/ T72 w 2807"/>
                              <a:gd name="T74" fmla="+- 0 3776 1267"/>
                              <a:gd name="T75" fmla="*/ 3776 h 2771"/>
                              <a:gd name="T76" fmla="+- 0 5181 4678"/>
                              <a:gd name="T77" fmla="*/ T76 w 2807"/>
                              <a:gd name="T78" fmla="+- 0 3687 1267"/>
                              <a:gd name="T79" fmla="*/ 3687 h 2771"/>
                              <a:gd name="T80" fmla="+- 0 5077 4678"/>
                              <a:gd name="T81" fmla="*/ T80 w 2807"/>
                              <a:gd name="T82" fmla="+- 0 3589 1267"/>
                              <a:gd name="T83" fmla="*/ 3589 h 2771"/>
                              <a:gd name="T84" fmla="+- 0 4984 4678"/>
                              <a:gd name="T85" fmla="*/ T84 w 2807"/>
                              <a:gd name="T86" fmla="+- 0 3480 1267"/>
                              <a:gd name="T87" fmla="*/ 3480 h 2771"/>
                              <a:gd name="T88" fmla="+- 0 4901 4678"/>
                              <a:gd name="T89" fmla="*/ T88 w 2807"/>
                              <a:gd name="T90" fmla="+- 0 3363 1267"/>
                              <a:gd name="T91" fmla="*/ 3363 h 2771"/>
                              <a:gd name="T92" fmla="+- 0 4830 4678"/>
                              <a:gd name="T93" fmla="*/ T92 w 2807"/>
                              <a:gd name="T94" fmla="+- 0 3238 1267"/>
                              <a:gd name="T95" fmla="*/ 3238 h 2771"/>
                              <a:gd name="T96" fmla="+- 0 4772 4678"/>
                              <a:gd name="T97" fmla="*/ T96 w 2807"/>
                              <a:gd name="T98" fmla="+- 0 3106 1267"/>
                              <a:gd name="T99" fmla="*/ 3106 h 2771"/>
                              <a:gd name="T100" fmla="+- 0 4727 4678"/>
                              <a:gd name="T101" fmla="*/ T100 w 2807"/>
                              <a:gd name="T102" fmla="+- 0 2967 1267"/>
                              <a:gd name="T103" fmla="*/ 2967 h 2771"/>
                              <a:gd name="T104" fmla="+- 0 4696 4678"/>
                              <a:gd name="T105" fmla="*/ T104 w 2807"/>
                              <a:gd name="T106" fmla="+- 0 2822 1267"/>
                              <a:gd name="T107" fmla="*/ 2822 h 2771"/>
                              <a:gd name="T108" fmla="+- 0 4680 4678"/>
                              <a:gd name="T109" fmla="*/ T108 w 2807"/>
                              <a:gd name="T110" fmla="+- 0 2673 1267"/>
                              <a:gd name="T111" fmla="*/ 2673 h 2771"/>
                              <a:gd name="T112" fmla="+- 0 4680 4678"/>
                              <a:gd name="T113" fmla="*/ T112 w 2807"/>
                              <a:gd name="T114" fmla="+- 0 2519 1267"/>
                              <a:gd name="T115" fmla="*/ 2519 h 2771"/>
                              <a:gd name="T116" fmla="+- 0 4697 4678"/>
                              <a:gd name="T117" fmla="*/ T116 w 2807"/>
                              <a:gd name="T118" fmla="+- 0 2364 1267"/>
                              <a:gd name="T119" fmla="*/ 2364 h 2771"/>
                              <a:gd name="T120" fmla="+- 0 4731 4678"/>
                              <a:gd name="T121" fmla="*/ T120 w 2807"/>
                              <a:gd name="T122" fmla="+- 0 2213 1267"/>
                              <a:gd name="T123" fmla="*/ 2213 h 2771"/>
                              <a:gd name="T124" fmla="+- 0 4779 4678"/>
                              <a:gd name="T125" fmla="*/ T124 w 2807"/>
                              <a:gd name="T126" fmla="+- 0 2068 1267"/>
                              <a:gd name="T127" fmla="*/ 2068 h 2771"/>
                              <a:gd name="T128" fmla="+- 0 4843 4678"/>
                              <a:gd name="T129" fmla="*/ T128 w 2807"/>
                              <a:gd name="T130" fmla="+- 0 1929 1267"/>
                              <a:gd name="T131" fmla="*/ 1929 h 2771"/>
                              <a:gd name="T132" fmla="+- 0 4920 4678"/>
                              <a:gd name="T133" fmla="*/ T132 w 2807"/>
                              <a:gd name="T134" fmla="+- 0 1799 1267"/>
                              <a:gd name="T135" fmla="*/ 1799 h 2771"/>
                              <a:gd name="T136" fmla="+- 0 5011 4678"/>
                              <a:gd name="T137" fmla="*/ T136 w 2807"/>
                              <a:gd name="T138" fmla="+- 0 1677 1267"/>
                              <a:gd name="T139" fmla="*/ 1677 h 2771"/>
                              <a:gd name="T140" fmla="+- 0 5115 4678"/>
                              <a:gd name="T141" fmla="*/ T140 w 2807"/>
                              <a:gd name="T142" fmla="+- 0 1565 1267"/>
                              <a:gd name="T143" fmla="*/ 1565 h 2771"/>
                              <a:gd name="T144" fmla="+- 0 5230 4678"/>
                              <a:gd name="T145" fmla="*/ T144 w 2807"/>
                              <a:gd name="T146" fmla="+- 0 1464 1267"/>
                              <a:gd name="T147" fmla="*/ 1464 h 2771"/>
                              <a:gd name="T148" fmla="+- 0 5356 4678"/>
                              <a:gd name="T149" fmla="*/ T148 w 2807"/>
                              <a:gd name="T150" fmla="+- 0 1375 1267"/>
                              <a:gd name="T151" fmla="*/ 1375 h 2771"/>
                              <a:gd name="T152" fmla="+- 0 5492 4678"/>
                              <a:gd name="T153" fmla="*/ T152 w 2807"/>
                              <a:gd name="T154" fmla="+- 0 1300 1267"/>
                              <a:gd name="T155" fmla="*/ 1300 h 2771"/>
                              <a:gd name="T156" fmla="+- 0 6119 4678"/>
                              <a:gd name="T157" fmla="*/ T156 w 2807"/>
                              <a:gd name="T158" fmla="+- 0 2597 1267"/>
                              <a:gd name="T159" fmla="*/ 2597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807" h="2771">
                                <a:moveTo>
                                  <a:pt x="1441" y="1330"/>
                                </a:moveTo>
                                <a:lnTo>
                                  <a:pt x="2807" y="1791"/>
                                </a:lnTo>
                                <a:lnTo>
                                  <a:pt x="2780" y="1863"/>
                                </a:lnTo>
                                <a:lnTo>
                                  <a:pt x="2750" y="1933"/>
                                </a:lnTo>
                                <a:lnTo>
                                  <a:pt x="2717" y="2001"/>
                                </a:lnTo>
                                <a:lnTo>
                                  <a:pt x="2680" y="2067"/>
                                </a:lnTo>
                                <a:lnTo>
                                  <a:pt x="2640" y="2130"/>
                                </a:lnTo>
                                <a:lnTo>
                                  <a:pt x="2597" y="2191"/>
                                </a:lnTo>
                                <a:lnTo>
                                  <a:pt x="2551" y="2249"/>
                                </a:lnTo>
                                <a:lnTo>
                                  <a:pt x="2502" y="2305"/>
                                </a:lnTo>
                                <a:lnTo>
                                  <a:pt x="2451" y="2358"/>
                                </a:lnTo>
                                <a:lnTo>
                                  <a:pt x="2397" y="2408"/>
                                </a:lnTo>
                                <a:lnTo>
                                  <a:pt x="2340" y="2456"/>
                                </a:lnTo>
                                <a:lnTo>
                                  <a:pt x="2281" y="2500"/>
                                </a:lnTo>
                                <a:lnTo>
                                  <a:pt x="2220" y="2542"/>
                                </a:lnTo>
                                <a:lnTo>
                                  <a:pt x="2157" y="2580"/>
                                </a:lnTo>
                                <a:lnTo>
                                  <a:pt x="2092" y="2615"/>
                                </a:lnTo>
                                <a:lnTo>
                                  <a:pt x="2026" y="2647"/>
                                </a:lnTo>
                                <a:lnTo>
                                  <a:pt x="1957" y="2675"/>
                                </a:lnTo>
                                <a:lnTo>
                                  <a:pt x="1887" y="2700"/>
                                </a:lnTo>
                                <a:lnTo>
                                  <a:pt x="1816" y="2722"/>
                                </a:lnTo>
                                <a:lnTo>
                                  <a:pt x="1743" y="2739"/>
                                </a:lnTo>
                                <a:lnTo>
                                  <a:pt x="1669" y="2753"/>
                                </a:lnTo>
                                <a:lnTo>
                                  <a:pt x="1594" y="2763"/>
                                </a:lnTo>
                                <a:lnTo>
                                  <a:pt x="1518" y="2769"/>
                                </a:lnTo>
                                <a:lnTo>
                                  <a:pt x="1441" y="2771"/>
                                </a:lnTo>
                                <a:lnTo>
                                  <a:pt x="1365" y="2769"/>
                                </a:lnTo>
                                <a:lnTo>
                                  <a:pt x="1290" y="2763"/>
                                </a:lnTo>
                                <a:lnTo>
                                  <a:pt x="1216" y="2754"/>
                                </a:lnTo>
                                <a:lnTo>
                                  <a:pt x="1143" y="2740"/>
                                </a:lnTo>
                                <a:lnTo>
                                  <a:pt x="1072" y="2723"/>
                                </a:lnTo>
                                <a:lnTo>
                                  <a:pt x="1002" y="2702"/>
                                </a:lnTo>
                                <a:lnTo>
                                  <a:pt x="933" y="2678"/>
                                </a:lnTo>
                                <a:lnTo>
                                  <a:pt x="866" y="2650"/>
                                </a:lnTo>
                                <a:lnTo>
                                  <a:pt x="801" y="2619"/>
                                </a:lnTo>
                                <a:lnTo>
                                  <a:pt x="737" y="2585"/>
                                </a:lnTo>
                                <a:lnTo>
                                  <a:pt x="675" y="2548"/>
                                </a:lnTo>
                                <a:lnTo>
                                  <a:pt x="616" y="2509"/>
                                </a:lnTo>
                                <a:lnTo>
                                  <a:pt x="558" y="2466"/>
                                </a:lnTo>
                                <a:lnTo>
                                  <a:pt x="503" y="2420"/>
                                </a:lnTo>
                                <a:lnTo>
                                  <a:pt x="450" y="2372"/>
                                </a:lnTo>
                                <a:lnTo>
                                  <a:pt x="399" y="2322"/>
                                </a:lnTo>
                                <a:lnTo>
                                  <a:pt x="351" y="2269"/>
                                </a:lnTo>
                                <a:lnTo>
                                  <a:pt x="306" y="2213"/>
                                </a:lnTo>
                                <a:lnTo>
                                  <a:pt x="263" y="2156"/>
                                </a:lnTo>
                                <a:lnTo>
                                  <a:pt x="223" y="2096"/>
                                </a:lnTo>
                                <a:lnTo>
                                  <a:pt x="186" y="2034"/>
                                </a:lnTo>
                                <a:lnTo>
                                  <a:pt x="152" y="1971"/>
                                </a:lnTo>
                                <a:lnTo>
                                  <a:pt x="121" y="1906"/>
                                </a:lnTo>
                                <a:lnTo>
                                  <a:pt x="94" y="1839"/>
                                </a:lnTo>
                                <a:lnTo>
                                  <a:pt x="70" y="1770"/>
                                </a:lnTo>
                                <a:lnTo>
                                  <a:pt x="49" y="1700"/>
                                </a:lnTo>
                                <a:lnTo>
                                  <a:pt x="32" y="1628"/>
                                </a:lnTo>
                                <a:lnTo>
                                  <a:pt x="18" y="1555"/>
                                </a:lnTo>
                                <a:lnTo>
                                  <a:pt x="8" y="1481"/>
                                </a:lnTo>
                                <a:lnTo>
                                  <a:pt x="2" y="1406"/>
                                </a:lnTo>
                                <a:lnTo>
                                  <a:pt x="0" y="1330"/>
                                </a:lnTo>
                                <a:lnTo>
                                  <a:pt x="2" y="1252"/>
                                </a:lnTo>
                                <a:lnTo>
                                  <a:pt x="9" y="1174"/>
                                </a:lnTo>
                                <a:lnTo>
                                  <a:pt x="19" y="1097"/>
                                </a:lnTo>
                                <a:lnTo>
                                  <a:pt x="34" y="1021"/>
                                </a:lnTo>
                                <a:lnTo>
                                  <a:pt x="53" y="946"/>
                                </a:lnTo>
                                <a:lnTo>
                                  <a:pt x="75" y="873"/>
                                </a:lnTo>
                                <a:lnTo>
                                  <a:pt x="101" y="801"/>
                                </a:lnTo>
                                <a:lnTo>
                                  <a:pt x="131" y="731"/>
                                </a:lnTo>
                                <a:lnTo>
                                  <a:pt x="165" y="662"/>
                                </a:lnTo>
                                <a:lnTo>
                                  <a:pt x="202" y="596"/>
                                </a:lnTo>
                                <a:lnTo>
                                  <a:pt x="242" y="532"/>
                                </a:lnTo>
                                <a:lnTo>
                                  <a:pt x="286" y="469"/>
                                </a:lnTo>
                                <a:lnTo>
                                  <a:pt x="333" y="410"/>
                                </a:lnTo>
                                <a:lnTo>
                                  <a:pt x="383" y="352"/>
                                </a:lnTo>
                                <a:lnTo>
                                  <a:pt x="437" y="298"/>
                                </a:lnTo>
                                <a:lnTo>
                                  <a:pt x="493" y="246"/>
                                </a:lnTo>
                                <a:lnTo>
                                  <a:pt x="552" y="197"/>
                                </a:lnTo>
                                <a:lnTo>
                                  <a:pt x="614" y="151"/>
                                </a:lnTo>
                                <a:lnTo>
                                  <a:pt x="678" y="108"/>
                                </a:lnTo>
                                <a:lnTo>
                                  <a:pt x="745" y="69"/>
                                </a:lnTo>
                                <a:lnTo>
                                  <a:pt x="814" y="33"/>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55" name="docshape296"/>
                        <wps:cNvSpPr/>
                        <wps:spPr bwMode="auto">
                          <a:xfrm>
                            <a:off x="4678" y="1267"/>
                            <a:ext cx="1442" cy="2599"/>
                          </a:xfrm>
                          <a:custGeom>
                            <a:avLst/>
                            <a:gdLst>
                              <a:gd name="T0" fmla="+- 0 5564 4678"/>
                              <a:gd name="T1" fmla="*/ T0 w 1442"/>
                              <a:gd name="T2" fmla="+- 0 1267 1267"/>
                              <a:gd name="T3" fmla="*/ 1267 h 2599"/>
                              <a:gd name="T4" fmla="+- 0 5492 4678"/>
                              <a:gd name="T5" fmla="*/ T4 w 1442"/>
                              <a:gd name="T6" fmla="+- 0 1300 1267"/>
                              <a:gd name="T7" fmla="*/ 1300 h 2599"/>
                              <a:gd name="T8" fmla="+- 0 5423 4678"/>
                              <a:gd name="T9" fmla="*/ T8 w 1442"/>
                              <a:gd name="T10" fmla="+- 0 1336 1267"/>
                              <a:gd name="T11" fmla="*/ 1336 h 2599"/>
                              <a:gd name="T12" fmla="+- 0 5356 4678"/>
                              <a:gd name="T13" fmla="*/ T12 w 1442"/>
                              <a:gd name="T14" fmla="+- 0 1375 1267"/>
                              <a:gd name="T15" fmla="*/ 1375 h 2599"/>
                              <a:gd name="T16" fmla="+- 0 5292 4678"/>
                              <a:gd name="T17" fmla="*/ T16 w 1442"/>
                              <a:gd name="T18" fmla="+- 0 1418 1267"/>
                              <a:gd name="T19" fmla="*/ 1418 h 2599"/>
                              <a:gd name="T20" fmla="+- 0 5230 4678"/>
                              <a:gd name="T21" fmla="*/ T20 w 1442"/>
                              <a:gd name="T22" fmla="+- 0 1464 1267"/>
                              <a:gd name="T23" fmla="*/ 1464 h 2599"/>
                              <a:gd name="T24" fmla="+- 0 5171 4678"/>
                              <a:gd name="T25" fmla="*/ T24 w 1442"/>
                              <a:gd name="T26" fmla="+- 0 1513 1267"/>
                              <a:gd name="T27" fmla="*/ 1513 h 2599"/>
                              <a:gd name="T28" fmla="+- 0 5115 4678"/>
                              <a:gd name="T29" fmla="*/ T28 w 1442"/>
                              <a:gd name="T30" fmla="+- 0 1565 1267"/>
                              <a:gd name="T31" fmla="*/ 1565 h 2599"/>
                              <a:gd name="T32" fmla="+- 0 5061 4678"/>
                              <a:gd name="T33" fmla="*/ T32 w 1442"/>
                              <a:gd name="T34" fmla="+- 0 1619 1267"/>
                              <a:gd name="T35" fmla="*/ 1619 h 2599"/>
                              <a:gd name="T36" fmla="+- 0 5011 4678"/>
                              <a:gd name="T37" fmla="*/ T36 w 1442"/>
                              <a:gd name="T38" fmla="+- 0 1677 1267"/>
                              <a:gd name="T39" fmla="*/ 1677 h 2599"/>
                              <a:gd name="T40" fmla="+- 0 4964 4678"/>
                              <a:gd name="T41" fmla="*/ T40 w 1442"/>
                              <a:gd name="T42" fmla="+- 0 1736 1267"/>
                              <a:gd name="T43" fmla="*/ 1736 h 2599"/>
                              <a:gd name="T44" fmla="+- 0 4920 4678"/>
                              <a:gd name="T45" fmla="*/ T44 w 1442"/>
                              <a:gd name="T46" fmla="+- 0 1799 1267"/>
                              <a:gd name="T47" fmla="*/ 1799 h 2599"/>
                              <a:gd name="T48" fmla="+- 0 4880 4678"/>
                              <a:gd name="T49" fmla="*/ T48 w 1442"/>
                              <a:gd name="T50" fmla="+- 0 1863 1267"/>
                              <a:gd name="T51" fmla="*/ 1863 h 2599"/>
                              <a:gd name="T52" fmla="+- 0 4843 4678"/>
                              <a:gd name="T53" fmla="*/ T52 w 1442"/>
                              <a:gd name="T54" fmla="+- 0 1929 1267"/>
                              <a:gd name="T55" fmla="*/ 1929 h 2599"/>
                              <a:gd name="T56" fmla="+- 0 4809 4678"/>
                              <a:gd name="T57" fmla="*/ T56 w 1442"/>
                              <a:gd name="T58" fmla="+- 0 1998 1267"/>
                              <a:gd name="T59" fmla="*/ 1998 h 2599"/>
                              <a:gd name="T60" fmla="+- 0 4779 4678"/>
                              <a:gd name="T61" fmla="*/ T60 w 1442"/>
                              <a:gd name="T62" fmla="+- 0 2068 1267"/>
                              <a:gd name="T63" fmla="*/ 2068 h 2599"/>
                              <a:gd name="T64" fmla="+- 0 4753 4678"/>
                              <a:gd name="T65" fmla="*/ T64 w 1442"/>
                              <a:gd name="T66" fmla="+- 0 2140 1267"/>
                              <a:gd name="T67" fmla="*/ 2140 h 2599"/>
                              <a:gd name="T68" fmla="+- 0 4731 4678"/>
                              <a:gd name="T69" fmla="*/ T68 w 1442"/>
                              <a:gd name="T70" fmla="+- 0 2213 1267"/>
                              <a:gd name="T71" fmla="*/ 2213 h 2599"/>
                              <a:gd name="T72" fmla="+- 0 4712 4678"/>
                              <a:gd name="T73" fmla="*/ T72 w 1442"/>
                              <a:gd name="T74" fmla="+- 0 2288 1267"/>
                              <a:gd name="T75" fmla="*/ 2288 h 2599"/>
                              <a:gd name="T76" fmla="+- 0 4697 4678"/>
                              <a:gd name="T77" fmla="*/ T76 w 1442"/>
                              <a:gd name="T78" fmla="+- 0 2364 1267"/>
                              <a:gd name="T79" fmla="*/ 2364 h 2599"/>
                              <a:gd name="T80" fmla="+- 0 4687 4678"/>
                              <a:gd name="T81" fmla="*/ T80 w 1442"/>
                              <a:gd name="T82" fmla="+- 0 2441 1267"/>
                              <a:gd name="T83" fmla="*/ 2441 h 2599"/>
                              <a:gd name="T84" fmla="+- 0 4680 4678"/>
                              <a:gd name="T85" fmla="*/ T84 w 1442"/>
                              <a:gd name="T86" fmla="+- 0 2519 1267"/>
                              <a:gd name="T87" fmla="*/ 2519 h 2599"/>
                              <a:gd name="T88" fmla="+- 0 4678 4678"/>
                              <a:gd name="T89" fmla="*/ T88 w 1442"/>
                              <a:gd name="T90" fmla="+- 0 2597 1267"/>
                              <a:gd name="T91" fmla="*/ 2597 h 2599"/>
                              <a:gd name="T92" fmla="+- 0 4680 4678"/>
                              <a:gd name="T93" fmla="*/ T92 w 1442"/>
                              <a:gd name="T94" fmla="+- 0 2676 1267"/>
                              <a:gd name="T95" fmla="*/ 2676 h 2599"/>
                              <a:gd name="T96" fmla="+- 0 4687 4678"/>
                              <a:gd name="T97" fmla="*/ T96 w 1442"/>
                              <a:gd name="T98" fmla="+- 0 2755 1267"/>
                              <a:gd name="T99" fmla="*/ 2755 h 2599"/>
                              <a:gd name="T100" fmla="+- 0 4698 4678"/>
                              <a:gd name="T101" fmla="*/ T100 w 1442"/>
                              <a:gd name="T102" fmla="+- 0 2832 1267"/>
                              <a:gd name="T103" fmla="*/ 2832 h 2599"/>
                              <a:gd name="T104" fmla="+- 0 4712 4678"/>
                              <a:gd name="T105" fmla="*/ T104 w 1442"/>
                              <a:gd name="T106" fmla="+- 0 2908 1267"/>
                              <a:gd name="T107" fmla="*/ 2908 h 2599"/>
                              <a:gd name="T108" fmla="+- 0 4731 4678"/>
                              <a:gd name="T109" fmla="*/ T108 w 1442"/>
                              <a:gd name="T110" fmla="+- 0 2983 1267"/>
                              <a:gd name="T111" fmla="*/ 2983 h 2599"/>
                              <a:gd name="T112" fmla="+- 0 4754 4678"/>
                              <a:gd name="T113" fmla="*/ T112 w 1442"/>
                              <a:gd name="T114" fmla="+- 0 3057 1267"/>
                              <a:gd name="T115" fmla="*/ 3057 h 2599"/>
                              <a:gd name="T116" fmla="+- 0 4780 4678"/>
                              <a:gd name="T117" fmla="*/ T116 w 1442"/>
                              <a:gd name="T118" fmla="+- 0 3129 1267"/>
                              <a:gd name="T119" fmla="*/ 3129 h 2599"/>
                              <a:gd name="T120" fmla="+- 0 4811 4678"/>
                              <a:gd name="T121" fmla="*/ T120 w 1442"/>
                              <a:gd name="T122" fmla="+- 0 3200 1267"/>
                              <a:gd name="T123" fmla="*/ 3200 h 2599"/>
                              <a:gd name="T124" fmla="+- 0 4845 4678"/>
                              <a:gd name="T125" fmla="*/ T124 w 1442"/>
                              <a:gd name="T126" fmla="+- 0 3269 1267"/>
                              <a:gd name="T127" fmla="*/ 3269 h 2599"/>
                              <a:gd name="T128" fmla="+- 0 4882 4678"/>
                              <a:gd name="T129" fmla="*/ T128 w 1442"/>
                              <a:gd name="T130" fmla="+- 0 3336 1267"/>
                              <a:gd name="T131" fmla="*/ 3336 h 2599"/>
                              <a:gd name="T132" fmla="+- 0 4923 4678"/>
                              <a:gd name="T133" fmla="*/ T132 w 1442"/>
                              <a:gd name="T134" fmla="+- 0 3401 1267"/>
                              <a:gd name="T135" fmla="*/ 3401 h 2599"/>
                              <a:gd name="T136" fmla="+- 0 4968 4678"/>
                              <a:gd name="T137" fmla="*/ T136 w 1442"/>
                              <a:gd name="T138" fmla="+- 0 3463 1267"/>
                              <a:gd name="T139" fmla="*/ 3463 h 2599"/>
                              <a:gd name="T140" fmla="+- 0 5015 4678"/>
                              <a:gd name="T141" fmla="*/ T140 w 1442"/>
                              <a:gd name="T142" fmla="+- 0 3523 1267"/>
                              <a:gd name="T143" fmla="*/ 3523 h 2599"/>
                              <a:gd name="T144" fmla="+- 0 5066 4678"/>
                              <a:gd name="T145" fmla="*/ T144 w 1442"/>
                              <a:gd name="T146" fmla="+- 0 3581 1267"/>
                              <a:gd name="T147" fmla="*/ 3581 h 2599"/>
                              <a:gd name="T148" fmla="+- 0 5121 4678"/>
                              <a:gd name="T149" fmla="*/ T148 w 1442"/>
                              <a:gd name="T150" fmla="+- 0 3636 1267"/>
                              <a:gd name="T151" fmla="*/ 3636 h 2599"/>
                              <a:gd name="T152" fmla="+- 0 5178 4678"/>
                              <a:gd name="T153" fmla="*/ T152 w 1442"/>
                              <a:gd name="T154" fmla="+- 0 3688 1267"/>
                              <a:gd name="T155" fmla="*/ 3688 h 2599"/>
                              <a:gd name="T156" fmla="+- 0 5238 4678"/>
                              <a:gd name="T157" fmla="*/ T156 w 1442"/>
                              <a:gd name="T158" fmla="+- 0 3737 1267"/>
                              <a:gd name="T159" fmla="*/ 3737 h 2599"/>
                              <a:gd name="T160" fmla="+- 0 5301 4678"/>
                              <a:gd name="T161" fmla="*/ T160 w 1442"/>
                              <a:gd name="T162" fmla="+- 0 3783 1267"/>
                              <a:gd name="T163" fmla="*/ 3783 h 2599"/>
                              <a:gd name="T164" fmla="+- 0 5367 4678"/>
                              <a:gd name="T165" fmla="*/ T164 w 1442"/>
                              <a:gd name="T166" fmla="+- 0 3826 1267"/>
                              <a:gd name="T167" fmla="*/ 3826 h 2599"/>
                              <a:gd name="T168" fmla="+- 0 5435 4678"/>
                              <a:gd name="T169" fmla="*/ T168 w 1442"/>
                              <a:gd name="T170" fmla="+- 0 3866 1267"/>
                              <a:gd name="T171" fmla="*/ 3866 h 2599"/>
                              <a:gd name="T172" fmla="+- 0 6119 4678"/>
                              <a:gd name="T173" fmla="*/ T172 w 1442"/>
                              <a:gd name="T174" fmla="+- 0 2597 1267"/>
                              <a:gd name="T175" fmla="*/ 2597 h 2599"/>
                              <a:gd name="T176" fmla="+- 0 5564 4678"/>
                              <a:gd name="T177" fmla="*/ T176 w 1442"/>
                              <a:gd name="T178" fmla="+- 0 1267 1267"/>
                              <a:gd name="T179" fmla="*/ 1267 h 2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42" h="2599">
                                <a:moveTo>
                                  <a:pt x="886" y="0"/>
                                </a:moveTo>
                                <a:lnTo>
                                  <a:pt x="814" y="33"/>
                                </a:lnTo>
                                <a:lnTo>
                                  <a:pt x="745" y="69"/>
                                </a:lnTo>
                                <a:lnTo>
                                  <a:pt x="678" y="108"/>
                                </a:lnTo>
                                <a:lnTo>
                                  <a:pt x="614" y="151"/>
                                </a:lnTo>
                                <a:lnTo>
                                  <a:pt x="552" y="197"/>
                                </a:lnTo>
                                <a:lnTo>
                                  <a:pt x="493" y="246"/>
                                </a:lnTo>
                                <a:lnTo>
                                  <a:pt x="437" y="298"/>
                                </a:lnTo>
                                <a:lnTo>
                                  <a:pt x="383" y="352"/>
                                </a:lnTo>
                                <a:lnTo>
                                  <a:pt x="333" y="410"/>
                                </a:lnTo>
                                <a:lnTo>
                                  <a:pt x="286" y="469"/>
                                </a:lnTo>
                                <a:lnTo>
                                  <a:pt x="242" y="532"/>
                                </a:lnTo>
                                <a:lnTo>
                                  <a:pt x="202" y="596"/>
                                </a:lnTo>
                                <a:lnTo>
                                  <a:pt x="165" y="662"/>
                                </a:lnTo>
                                <a:lnTo>
                                  <a:pt x="131" y="731"/>
                                </a:lnTo>
                                <a:lnTo>
                                  <a:pt x="101" y="801"/>
                                </a:lnTo>
                                <a:lnTo>
                                  <a:pt x="75" y="873"/>
                                </a:lnTo>
                                <a:lnTo>
                                  <a:pt x="53" y="946"/>
                                </a:lnTo>
                                <a:lnTo>
                                  <a:pt x="34" y="1021"/>
                                </a:lnTo>
                                <a:lnTo>
                                  <a:pt x="19" y="1097"/>
                                </a:lnTo>
                                <a:lnTo>
                                  <a:pt x="9" y="1174"/>
                                </a:lnTo>
                                <a:lnTo>
                                  <a:pt x="2" y="1252"/>
                                </a:lnTo>
                                <a:lnTo>
                                  <a:pt x="0" y="1330"/>
                                </a:lnTo>
                                <a:lnTo>
                                  <a:pt x="2" y="1409"/>
                                </a:lnTo>
                                <a:lnTo>
                                  <a:pt x="9" y="1488"/>
                                </a:lnTo>
                                <a:lnTo>
                                  <a:pt x="20" y="1565"/>
                                </a:lnTo>
                                <a:lnTo>
                                  <a:pt x="34" y="1641"/>
                                </a:lnTo>
                                <a:lnTo>
                                  <a:pt x="53" y="1716"/>
                                </a:lnTo>
                                <a:lnTo>
                                  <a:pt x="76" y="1790"/>
                                </a:lnTo>
                                <a:lnTo>
                                  <a:pt x="102" y="1862"/>
                                </a:lnTo>
                                <a:lnTo>
                                  <a:pt x="133" y="1933"/>
                                </a:lnTo>
                                <a:lnTo>
                                  <a:pt x="167" y="2002"/>
                                </a:lnTo>
                                <a:lnTo>
                                  <a:pt x="204" y="2069"/>
                                </a:lnTo>
                                <a:lnTo>
                                  <a:pt x="245" y="2134"/>
                                </a:lnTo>
                                <a:lnTo>
                                  <a:pt x="290" y="2196"/>
                                </a:lnTo>
                                <a:lnTo>
                                  <a:pt x="337" y="2256"/>
                                </a:lnTo>
                                <a:lnTo>
                                  <a:pt x="388" y="2314"/>
                                </a:lnTo>
                                <a:lnTo>
                                  <a:pt x="443" y="2369"/>
                                </a:lnTo>
                                <a:lnTo>
                                  <a:pt x="500" y="2421"/>
                                </a:lnTo>
                                <a:lnTo>
                                  <a:pt x="560" y="2470"/>
                                </a:lnTo>
                                <a:lnTo>
                                  <a:pt x="623" y="2516"/>
                                </a:lnTo>
                                <a:lnTo>
                                  <a:pt x="689" y="2559"/>
                                </a:lnTo>
                                <a:lnTo>
                                  <a:pt x="757" y="2599"/>
                                </a:lnTo>
                                <a:lnTo>
                                  <a:pt x="1441" y="1330"/>
                                </a:lnTo>
                                <a:lnTo>
                                  <a:pt x="886" y="0"/>
                                </a:lnTo>
                                <a:close/>
                              </a:path>
                            </a:pathLst>
                          </a:custGeom>
                          <a:solidFill>
                            <a:srgbClr val="FFA600"/>
                          </a:solidFill>
                          <a:ln>
                            <a:noFill/>
                          </a:ln>
                        </wps:spPr>
                        <wps:bodyPr rot="0" vert="horz" wrap="square" lIns="91440" tIns="45720" rIns="91440" bIns="45720" anchor="t" anchorCtr="0" upright="1">
                          <a:noAutofit/>
                        </wps:bodyPr>
                      </wps:wsp>
                      <wps:wsp>
                        <wps:cNvPr id="156" name="docshape297"/>
                        <wps:cNvSpPr/>
                        <wps:spPr bwMode="auto">
                          <a:xfrm>
                            <a:off x="4678" y="1267"/>
                            <a:ext cx="1442" cy="2599"/>
                          </a:xfrm>
                          <a:custGeom>
                            <a:avLst/>
                            <a:gdLst>
                              <a:gd name="T0" fmla="+- 0 6119 4678"/>
                              <a:gd name="T1" fmla="*/ T0 w 1442"/>
                              <a:gd name="T2" fmla="+- 0 2597 1267"/>
                              <a:gd name="T3" fmla="*/ 2597 h 2599"/>
                              <a:gd name="T4" fmla="+- 0 5435 4678"/>
                              <a:gd name="T5" fmla="*/ T4 w 1442"/>
                              <a:gd name="T6" fmla="+- 0 3866 1267"/>
                              <a:gd name="T7" fmla="*/ 3866 h 2599"/>
                              <a:gd name="T8" fmla="+- 0 5367 4678"/>
                              <a:gd name="T9" fmla="*/ T8 w 1442"/>
                              <a:gd name="T10" fmla="+- 0 3826 1267"/>
                              <a:gd name="T11" fmla="*/ 3826 h 2599"/>
                              <a:gd name="T12" fmla="+- 0 5301 4678"/>
                              <a:gd name="T13" fmla="*/ T12 w 1442"/>
                              <a:gd name="T14" fmla="+- 0 3783 1267"/>
                              <a:gd name="T15" fmla="*/ 3783 h 2599"/>
                              <a:gd name="T16" fmla="+- 0 5238 4678"/>
                              <a:gd name="T17" fmla="*/ T16 w 1442"/>
                              <a:gd name="T18" fmla="+- 0 3737 1267"/>
                              <a:gd name="T19" fmla="*/ 3737 h 2599"/>
                              <a:gd name="T20" fmla="+- 0 5178 4678"/>
                              <a:gd name="T21" fmla="*/ T20 w 1442"/>
                              <a:gd name="T22" fmla="+- 0 3688 1267"/>
                              <a:gd name="T23" fmla="*/ 3688 h 2599"/>
                              <a:gd name="T24" fmla="+- 0 5121 4678"/>
                              <a:gd name="T25" fmla="*/ T24 w 1442"/>
                              <a:gd name="T26" fmla="+- 0 3636 1267"/>
                              <a:gd name="T27" fmla="*/ 3636 h 2599"/>
                              <a:gd name="T28" fmla="+- 0 5066 4678"/>
                              <a:gd name="T29" fmla="*/ T28 w 1442"/>
                              <a:gd name="T30" fmla="+- 0 3581 1267"/>
                              <a:gd name="T31" fmla="*/ 3581 h 2599"/>
                              <a:gd name="T32" fmla="+- 0 5015 4678"/>
                              <a:gd name="T33" fmla="*/ T32 w 1442"/>
                              <a:gd name="T34" fmla="+- 0 3523 1267"/>
                              <a:gd name="T35" fmla="*/ 3523 h 2599"/>
                              <a:gd name="T36" fmla="+- 0 4968 4678"/>
                              <a:gd name="T37" fmla="*/ T36 w 1442"/>
                              <a:gd name="T38" fmla="+- 0 3463 1267"/>
                              <a:gd name="T39" fmla="*/ 3463 h 2599"/>
                              <a:gd name="T40" fmla="+- 0 4923 4678"/>
                              <a:gd name="T41" fmla="*/ T40 w 1442"/>
                              <a:gd name="T42" fmla="+- 0 3401 1267"/>
                              <a:gd name="T43" fmla="*/ 3401 h 2599"/>
                              <a:gd name="T44" fmla="+- 0 4882 4678"/>
                              <a:gd name="T45" fmla="*/ T44 w 1442"/>
                              <a:gd name="T46" fmla="+- 0 3336 1267"/>
                              <a:gd name="T47" fmla="*/ 3336 h 2599"/>
                              <a:gd name="T48" fmla="+- 0 4845 4678"/>
                              <a:gd name="T49" fmla="*/ T48 w 1442"/>
                              <a:gd name="T50" fmla="+- 0 3269 1267"/>
                              <a:gd name="T51" fmla="*/ 3269 h 2599"/>
                              <a:gd name="T52" fmla="+- 0 4811 4678"/>
                              <a:gd name="T53" fmla="*/ T52 w 1442"/>
                              <a:gd name="T54" fmla="+- 0 3200 1267"/>
                              <a:gd name="T55" fmla="*/ 3200 h 2599"/>
                              <a:gd name="T56" fmla="+- 0 4780 4678"/>
                              <a:gd name="T57" fmla="*/ T56 w 1442"/>
                              <a:gd name="T58" fmla="+- 0 3129 1267"/>
                              <a:gd name="T59" fmla="*/ 3129 h 2599"/>
                              <a:gd name="T60" fmla="+- 0 4754 4678"/>
                              <a:gd name="T61" fmla="*/ T60 w 1442"/>
                              <a:gd name="T62" fmla="+- 0 3057 1267"/>
                              <a:gd name="T63" fmla="*/ 3057 h 2599"/>
                              <a:gd name="T64" fmla="+- 0 4731 4678"/>
                              <a:gd name="T65" fmla="*/ T64 w 1442"/>
                              <a:gd name="T66" fmla="+- 0 2983 1267"/>
                              <a:gd name="T67" fmla="*/ 2983 h 2599"/>
                              <a:gd name="T68" fmla="+- 0 4712 4678"/>
                              <a:gd name="T69" fmla="*/ T68 w 1442"/>
                              <a:gd name="T70" fmla="+- 0 2908 1267"/>
                              <a:gd name="T71" fmla="*/ 2908 h 2599"/>
                              <a:gd name="T72" fmla="+- 0 4698 4678"/>
                              <a:gd name="T73" fmla="*/ T72 w 1442"/>
                              <a:gd name="T74" fmla="+- 0 2832 1267"/>
                              <a:gd name="T75" fmla="*/ 2832 h 2599"/>
                              <a:gd name="T76" fmla="+- 0 4687 4678"/>
                              <a:gd name="T77" fmla="*/ T76 w 1442"/>
                              <a:gd name="T78" fmla="+- 0 2755 1267"/>
                              <a:gd name="T79" fmla="*/ 2755 h 2599"/>
                              <a:gd name="T80" fmla="+- 0 4680 4678"/>
                              <a:gd name="T81" fmla="*/ T80 w 1442"/>
                              <a:gd name="T82" fmla="+- 0 2676 1267"/>
                              <a:gd name="T83" fmla="*/ 2676 h 2599"/>
                              <a:gd name="T84" fmla="+- 0 4678 4678"/>
                              <a:gd name="T85" fmla="*/ T84 w 1442"/>
                              <a:gd name="T86" fmla="+- 0 2597 1267"/>
                              <a:gd name="T87" fmla="*/ 2597 h 2599"/>
                              <a:gd name="T88" fmla="+- 0 4680 4678"/>
                              <a:gd name="T89" fmla="*/ T88 w 1442"/>
                              <a:gd name="T90" fmla="+- 0 2519 1267"/>
                              <a:gd name="T91" fmla="*/ 2519 h 2599"/>
                              <a:gd name="T92" fmla="+- 0 4687 4678"/>
                              <a:gd name="T93" fmla="*/ T92 w 1442"/>
                              <a:gd name="T94" fmla="+- 0 2441 1267"/>
                              <a:gd name="T95" fmla="*/ 2441 h 2599"/>
                              <a:gd name="T96" fmla="+- 0 4697 4678"/>
                              <a:gd name="T97" fmla="*/ T96 w 1442"/>
                              <a:gd name="T98" fmla="+- 0 2364 1267"/>
                              <a:gd name="T99" fmla="*/ 2364 h 2599"/>
                              <a:gd name="T100" fmla="+- 0 4712 4678"/>
                              <a:gd name="T101" fmla="*/ T100 w 1442"/>
                              <a:gd name="T102" fmla="+- 0 2288 1267"/>
                              <a:gd name="T103" fmla="*/ 2288 h 2599"/>
                              <a:gd name="T104" fmla="+- 0 4731 4678"/>
                              <a:gd name="T105" fmla="*/ T104 w 1442"/>
                              <a:gd name="T106" fmla="+- 0 2213 1267"/>
                              <a:gd name="T107" fmla="*/ 2213 h 2599"/>
                              <a:gd name="T108" fmla="+- 0 4753 4678"/>
                              <a:gd name="T109" fmla="*/ T108 w 1442"/>
                              <a:gd name="T110" fmla="+- 0 2140 1267"/>
                              <a:gd name="T111" fmla="*/ 2140 h 2599"/>
                              <a:gd name="T112" fmla="+- 0 4779 4678"/>
                              <a:gd name="T113" fmla="*/ T112 w 1442"/>
                              <a:gd name="T114" fmla="+- 0 2068 1267"/>
                              <a:gd name="T115" fmla="*/ 2068 h 2599"/>
                              <a:gd name="T116" fmla="+- 0 4809 4678"/>
                              <a:gd name="T117" fmla="*/ T116 w 1442"/>
                              <a:gd name="T118" fmla="+- 0 1998 1267"/>
                              <a:gd name="T119" fmla="*/ 1998 h 2599"/>
                              <a:gd name="T120" fmla="+- 0 4843 4678"/>
                              <a:gd name="T121" fmla="*/ T120 w 1442"/>
                              <a:gd name="T122" fmla="+- 0 1929 1267"/>
                              <a:gd name="T123" fmla="*/ 1929 h 2599"/>
                              <a:gd name="T124" fmla="+- 0 4880 4678"/>
                              <a:gd name="T125" fmla="*/ T124 w 1442"/>
                              <a:gd name="T126" fmla="+- 0 1863 1267"/>
                              <a:gd name="T127" fmla="*/ 1863 h 2599"/>
                              <a:gd name="T128" fmla="+- 0 4920 4678"/>
                              <a:gd name="T129" fmla="*/ T128 w 1442"/>
                              <a:gd name="T130" fmla="+- 0 1799 1267"/>
                              <a:gd name="T131" fmla="*/ 1799 h 2599"/>
                              <a:gd name="T132" fmla="+- 0 4964 4678"/>
                              <a:gd name="T133" fmla="*/ T132 w 1442"/>
                              <a:gd name="T134" fmla="+- 0 1736 1267"/>
                              <a:gd name="T135" fmla="*/ 1736 h 2599"/>
                              <a:gd name="T136" fmla="+- 0 5011 4678"/>
                              <a:gd name="T137" fmla="*/ T136 w 1442"/>
                              <a:gd name="T138" fmla="+- 0 1677 1267"/>
                              <a:gd name="T139" fmla="*/ 1677 h 2599"/>
                              <a:gd name="T140" fmla="+- 0 5061 4678"/>
                              <a:gd name="T141" fmla="*/ T140 w 1442"/>
                              <a:gd name="T142" fmla="+- 0 1619 1267"/>
                              <a:gd name="T143" fmla="*/ 1619 h 2599"/>
                              <a:gd name="T144" fmla="+- 0 5115 4678"/>
                              <a:gd name="T145" fmla="*/ T144 w 1442"/>
                              <a:gd name="T146" fmla="+- 0 1565 1267"/>
                              <a:gd name="T147" fmla="*/ 1565 h 2599"/>
                              <a:gd name="T148" fmla="+- 0 5171 4678"/>
                              <a:gd name="T149" fmla="*/ T148 w 1442"/>
                              <a:gd name="T150" fmla="+- 0 1513 1267"/>
                              <a:gd name="T151" fmla="*/ 1513 h 2599"/>
                              <a:gd name="T152" fmla="+- 0 5230 4678"/>
                              <a:gd name="T153" fmla="*/ T152 w 1442"/>
                              <a:gd name="T154" fmla="+- 0 1464 1267"/>
                              <a:gd name="T155" fmla="*/ 1464 h 2599"/>
                              <a:gd name="T156" fmla="+- 0 5292 4678"/>
                              <a:gd name="T157" fmla="*/ T156 w 1442"/>
                              <a:gd name="T158" fmla="+- 0 1418 1267"/>
                              <a:gd name="T159" fmla="*/ 1418 h 2599"/>
                              <a:gd name="T160" fmla="+- 0 5356 4678"/>
                              <a:gd name="T161" fmla="*/ T160 w 1442"/>
                              <a:gd name="T162" fmla="+- 0 1375 1267"/>
                              <a:gd name="T163" fmla="*/ 1375 h 2599"/>
                              <a:gd name="T164" fmla="+- 0 5423 4678"/>
                              <a:gd name="T165" fmla="*/ T164 w 1442"/>
                              <a:gd name="T166" fmla="+- 0 1336 1267"/>
                              <a:gd name="T167" fmla="*/ 1336 h 2599"/>
                              <a:gd name="T168" fmla="+- 0 5492 4678"/>
                              <a:gd name="T169" fmla="*/ T168 w 1442"/>
                              <a:gd name="T170" fmla="+- 0 1300 1267"/>
                              <a:gd name="T171" fmla="*/ 1300 h 2599"/>
                              <a:gd name="T172" fmla="+- 0 5564 4678"/>
                              <a:gd name="T173" fmla="*/ T172 w 1442"/>
                              <a:gd name="T174" fmla="+- 0 1267 1267"/>
                              <a:gd name="T175" fmla="*/ 1267 h 2599"/>
                              <a:gd name="T176" fmla="+- 0 6119 4678"/>
                              <a:gd name="T177" fmla="*/ T176 w 1442"/>
                              <a:gd name="T178" fmla="+- 0 2597 1267"/>
                              <a:gd name="T179" fmla="*/ 2597 h 2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42" h="2599">
                                <a:moveTo>
                                  <a:pt x="1441" y="1330"/>
                                </a:moveTo>
                                <a:lnTo>
                                  <a:pt x="757" y="2599"/>
                                </a:lnTo>
                                <a:lnTo>
                                  <a:pt x="689" y="2559"/>
                                </a:lnTo>
                                <a:lnTo>
                                  <a:pt x="623" y="2516"/>
                                </a:lnTo>
                                <a:lnTo>
                                  <a:pt x="560" y="2470"/>
                                </a:lnTo>
                                <a:lnTo>
                                  <a:pt x="500" y="2421"/>
                                </a:lnTo>
                                <a:lnTo>
                                  <a:pt x="443" y="2369"/>
                                </a:lnTo>
                                <a:lnTo>
                                  <a:pt x="388" y="2314"/>
                                </a:lnTo>
                                <a:lnTo>
                                  <a:pt x="337" y="2256"/>
                                </a:lnTo>
                                <a:lnTo>
                                  <a:pt x="290" y="2196"/>
                                </a:lnTo>
                                <a:lnTo>
                                  <a:pt x="245" y="2134"/>
                                </a:lnTo>
                                <a:lnTo>
                                  <a:pt x="204" y="2069"/>
                                </a:lnTo>
                                <a:lnTo>
                                  <a:pt x="167" y="2002"/>
                                </a:lnTo>
                                <a:lnTo>
                                  <a:pt x="133" y="1933"/>
                                </a:lnTo>
                                <a:lnTo>
                                  <a:pt x="102" y="1862"/>
                                </a:lnTo>
                                <a:lnTo>
                                  <a:pt x="76" y="1790"/>
                                </a:lnTo>
                                <a:lnTo>
                                  <a:pt x="53" y="1716"/>
                                </a:lnTo>
                                <a:lnTo>
                                  <a:pt x="34" y="1641"/>
                                </a:lnTo>
                                <a:lnTo>
                                  <a:pt x="20" y="1565"/>
                                </a:lnTo>
                                <a:lnTo>
                                  <a:pt x="9" y="1488"/>
                                </a:lnTo>
                                <a:lnTo>
                                  <a:pt x="2" y="1409"/>
                                </a:lnTo>
                                <a:lnTo>
                                  <a:pt x="0" y="1330"/>
                                </a:lnTo>
                                <a:lnTo>
                                  <a:pt x="2" y="1252"/>
                                </a:lnTo>
                                <a:lnTo>
                                  <a:pt x="9" y="1174"/>
                                </a:lnTo>
                                <a:lnTo>
                                  <a:pt x="19" y="1097"/>
                                </a:lnTo>
                                <a:lnTo>
                                  <a:pt x="34" y="1021"/>
                                </a:lnTo>
                                <a:lnTo>
                                  <a:pt x="53" y="946"/>
                                </a:lnTo>
                                <a:lnTo>
                                  <a:pt x="75" y="873"/>
                                </a:lnTo>
                                <a:lnTo>
                                  <a:pt x="101" y="801"/>
                                </a:lnTo>
                                <a:lnTo>
                                  <a:pt x="131" y="731"/>
                                </a:lnTo>
                                <a:lnTo>
                                  <a:pt x="165" y="662"/>
                                </a:lnTo>
                                <a:lnTo>
                                  <a:pt x="202" y="596"/>
                                </a:lnTo>
                                <a:lnTo>
                                  <a:pt x="242" y="532"/>
                                </a:lnTo>
                                <a:lnTo>
                                  <a:pt x="286" y="469"/>
                                </a:lnTo>
                                <a:lnTo>
                                  <a:pt x="333" y="410"/>
                                </a:lnTo>
                                <a:lnTo>
                                  <a:pt x="383" y="352"/>
                                </a:lnTo>
                                <a:lnTo>
                                  <a:pt x="437" y="298"/>
                                </a:lnTo>
                                <a:lnTo>
                                  <a:pt x="493" y="246"/>
                                </a:lnTo>
                                <a:lnTo>
                                  <a:pt x="552" y="197"/>
                                </a:lnTo>
                                <a:lnTo>
                                  <a:pt x="614" y="151"/>
                                </a:lnTo>
                                <a:lnTo>
                                  <a:pt x="678" y="108"/>
                                </a:lnTo>
                                <a:lnTo>
                                  <a:pt x="745" y="69"/>
                                </a:lnTo>
                                <a:lnTo>
                                  <a:pt x="814" y="33"/>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57" name="docshape298"/>
                        <wps:cNvSpPr/>
                        <wps:spPr bwMode="auto">
                          <a:xfrm>
                            <a:off x="4807" y="1181"/>
                            <a:ext cx="1312" cy="1417"/>
                          </a:xfrm>
                          <a:custGeom>
                            <a:avLst/>
                            <a:gdLst>
                              <a:gd name="T0" fmla="+- 0 5852 4808"/>
                              <a:gd name="T1" fmla="*/ T0 w 1312"/>
                              <a:gd name="T2" fmla="+- 0 1181 1181"/>
                              <a:gd name="T3" fmla="*/ 1181 h 1417"/>
                              <a:gd name="T4" fmla="+- 0 5777 4808"/>
                              <a:gd name="T5" fmla="*/ T4 w 1312"/>
                              <a:gd name="T6" fmla="+- 0 1198 1181"/>
                              <a:gd name="T7" fmla="*/ 1198 h 1417"/>
                              <a:gd name="T8" fmla="+- 0 5703 4808"/>
                              <a:gd name="T9" fmla="*/ T8 w 1312"/>
                              <a:gd name="T10" fmla="+- 0 1218 1181"/>
                              <a:gd name="T11" fmla="*/ 1218 h 1417"/>
                              <a:gd name="T12" fmla="+- 0 5630 4808"/>
                              <a:gd name="T13" fmla="*/ T12 w 1312"/>
                              <a:gd name="T14" fmla="+- 0 1242 1181"/>
                              <a:gd name="T15" fmla="*/ 1242 h 1417"/>
                              <a:gd name="T16" fmla="+- 0 5559 4808"/>
                              <a:gd name="T17" fmla="*/ T16 w 1312"/>
                              <a:gd name="T18" fmla="+- 0 1270 1181"/>
                              <a:gd name="T19" fmla="*/ 1270 h 1417"/>
                              <a:gd name="T20" fmla="+- 0 5489 4808"/>
                              <a:gd name="T21" fmla="*/ T20 w 1312"/>
                              <a:gd name="T22" fmla="+- 0 1301 1181"/>
                              <a:gd name="T23" fmla="*/ 1301 h 1417"/>
                              <a:gd name="T24" fmla="+- 0 5421 4808"/>
                              <a:gd name="T25" fmla="*/ T24 w 1312"/>
                              <a:gd name="T26" fmla="+- 0 1336 1181"/>
                              <a:gd name="T27" fmla="*/ 1336 h 1417"/>
                              <a:gd name="T28" fmla="+- 0 5356 4808"/>
                              <a:gd name="T29" fmla="*/ T28 w 1312"/>
                              <a:gd name="T30" fmla="+- 0 1375 1181"/>
                              <a:gd name="T31" fmla="*/ 1375 h 1417"/>
                              <a:gd name="T32" fmla="+- 0 5292 4808"/>
                              <a:gd name="T33" fmla="*/ T32 w 1312"/>
                              <a:gd name="T34" fmla="+- 0 1418 1181"/>
                              <a:gd name="T35" fmla="*/ 1418 h 1417"/>
                              <a:gd name="T36" fmla="+- 0 5230 4808"/>
                              <a:gd name="T37" fmla="*/ T36 w 1312"/>
                              <a:gd name="T38" fmla="+- 0 1463 1181"/>
                              <a:gd name="T39" fmla="*/ 1463 h 1417"/>
                              <a:gd name="T40" fmla="+- 0 5171 4808"/>
                              <a:gd name="T41" fmla="*/ T40 w 1312"/>
                              <a:gd name="T42" fmla="+- 0 1512 1181"/>
                              <a:gd name="T43" fmla="*/ 1512 h 1417"/>
                              <a:gd name="T44" fmla="+- 0 5114 4808"/>
                              <a:gd name="T45" fmla="*/ T44 w 1312"/>
                              <a:gd name="T46" fmla="+- 0 1564 1181"/>
                              <a:gd name="T47" fmla="*/ 1564 h 1417"/>
                              <a:gd name="T48" fmla="+- 0 5061 4808"/>
                              <a:gd name="T49" fmla="*/ T48 w 1312"/>
                              <a:gd name="T50" fmla="+- 0 1619 1181"/>
                              <a:gd name="T51" fmla="*/ 1619 h 1417"/>
                              <a:gd name="T52" fmla="+- 0 5011 4808"/>
                              <a:gd name="T53" fmla="*/ T52 w 1312"/>
                              <a:gd name="T54" fmla="+- 0 1677 1181"/>
                              <a:gd name="T55" fmla="*/ 1677 h 1417"/>
                              <a:gd name="T56" fmla="+- 0 4963 4808"/>
                              <a:gd name="T57" fmla="*/ T56 w 1312"/>
                              <a:gd name="T58" fmla="+- 0 1737 1181"/>
                              <a:gd name="T59" fmla="*/ 1737 h 1417"/>
                              <a:gd name="T60" fmla="+- 0 4919 4808"/>
                              <a:gd name="T61" fmla="*/ T60 w 1312"/>
                              <a:gd name="T62" fmla="+- 0 1799 1181"/>
                              <a:gd name="T63" fmla="*/ 1799 h 1417"/>
                              <a:gd name="T64" fmla="+- 0 4879 4808"/>
                              <a:gd name="T65" fmla="*/ T64 w 1312"/>
                              <a:gd name="T66" fmla="+- 0 1864 1181"/>
                              <a:gd name="T67" fmla="*/ 1864 h 1417"/>
                              <a:gd name="T68" fmla="+- 0 4841 4808"/>
                              <a:gd name="T69" fmla="*/ T68 w 1312"/>
                              <a:gd name="T70" fmla="+- 0 1931 1181"/>
                              <a:gd name="T71" fmla="*/ 1931 h 1417"/>
                              <a:gd name="T72" fmla="+- 0 4808 4808"/>
                              <a:gd name="T73" fmla="*/ T72 w 1312"/>
                              <a:gd name="T74" fmla="+- 0 2000 1181"/>
                              <a:gd name="T75" fmla="*/ 2000 h 1417"/>
                              <a:gd name="T76" fmla="+- 0 6119 4808"/>
                              <a:gd name="T77" fmla="*/ T76 w 1312"/>
                              <a:gd name="T78" fmla="+- 0 2597 1181"/>
                              <a:gd name="T79" fmla="*/ 2597 h 1417"/>
                              <a:gd name="T80" fmla="+- 0 5852 4808"/>
                              <a:gd name="T81" fmla="*/ T80 w 1312"/>
                              <a:gd name="T82" fmla="+- 0 1181 1181"/>
                              <a:gd name="T83" fmla="*/ 1181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2" h="1417">
                                <a:moveTo>
                                  <a:pt x="1044" y="0"/>
                                </a:moveTo>
                                <a:lnTo>
                                  <a:pt x="969" y="17"/>
                                </a:lnTo>
                                <a:lnTo>
                                  <a:pt x="895" y="37"/>
                                </a:lnTo>
                                <a:lnTo>
                                  <a:pt x="822" y="61"/>
                                </a:lnTo>
                                <a:lnTo>
                                  <a:pt x="751" y="89"/>
                                </a:lnTo>
                                <a:lnTo>
                                  <a:pt x="681" y="120"/>
                                </a:lnTo>
                                <a:lnTo>
                                  <a:pt x="613" y="155"/>
                                </a:lnTo>
                                <a:lnTo>
                                  <a:pt x="548" y="194"/>
                                </a:lnTo>
                                <a:lnTo>
                                  <a:pt x="484" y="237"/>
                                </a:lnTo>
                                <a:lnTo>
                                  <a:pt x="422" y="282"/>
                                </a:lnTo>
                                <a:lnTo>
                                  <a:pt x="363" y="331"/>
                                </a:lnTo>
                                <a:lnTo>
                                  <a:pt x="306" y="383"/>
                                </a:lnTo>
                                <a:lnTo>
                                  <a:pt x="253" y="438"/>
                                </a:lnTo>
                                <a:lnTo>
                                  <a:pt x="203" y="496"/>
                                </a:lnTo>
                                <a:lnTo>
                                  <a:pt x="155" y="556"/>
                                </a:lnTo>
                                <a:lnTo>
                                  <a:pt x="111" y="618"/>
                                </a:lnTo>
                                <a:lnTo>
                                  <a:pt x="71" y="683"/>
                                </a:lnTo>
                                <a:lnTo>
                                  <a:pt x="33" y="750"/>
                                </a:lnTo>
                                <a:lnTo>
                                  <a:pt x="0" y="819"/>
                                </a:lnTo>
                                <a:lnTo>
                                  <a:pt x="1311" y="1416"/>
                                </a:lnTo>
                                <a:lnTo>
                                  <a:pt x="1044" y="0"/>
                                </a:lnTo>
                                <a:close/>
                              </a:path>
                            </a:pathLst>
                          </a:custGeom>
                          <a:solidFill>
                            <a:srgbClr val="FFCA66"/>
                          </a:solidFill>
                          <a:ln>
                            <a:noFill/>
                          </a:ln>
                        </wps:spPr>
                        <wps:bodyPr rot="0" vert="horz" wrap="square" lIns="91440" tIns="45720" rIns="91440" bIns="45720" anchor="t" anchorCtr="0" upright="1">
                          <a:noAutofit/>
                        </wps:bodyPr>
                      </wps:wsp>
                      <wps:wsp>
                        <wps:cNvPr id="158" name="docshape299"/>
                        <wps:cNvSpPr/>
                        <wps:spPr bwMode="auto">
                          <a:xfrm>
                            <a:off x="4807" y="1181"/>
                            <a:ext cx="1312" cy="1417"/>
                          </a:xfrm>
                          <a:custGeom>
                            <a:avLst/>
                            <a:gdLst>
                              <a:gd name="T0" fmla="+- 0 6119 4808"/>
                              <a:gd name="T1" fmla="*/ T0 w 1312"/>
                              <a:gd name="T2" fmla="+- 0 2597 1181"/>
                              <a:gd name="T3" fmla="*/ 2597 h 1417"/>
                              <a:gd name="T4" fmla="+- 0 4808 4808"/>
                              <a:gd name="T5" fmla="*/ T4 w 1312"/>
                              <a:gd name="T6" fmla="+- 0 2000 1181"/>
                              <a:gd name="T7" fmla="*/ 2000 h 1417"/>
                              <a:gd name="T8" fmla="+- 0 4841 4808"/>
                              <a:gd name="T9" fmla="*/ T8 w 1312"/>
                              <a:gd name="T10" fmla="+- 0 1931 1181"/>
                              <a:gd name="T11" fmla="*/ 1931 h 1417"/>
                              <a:gd name="T12" fmla="+- 0 4879 4808"/>
                              <a:gd name="T13" fmla="*/ T12 w 1312"/>
                              <a:gd name="T14" fmla="+- 0 1864 1181"/>
                              <a:gd name="T15" fmla="*/ 1864 h 1417"/>
                              <a:gd name="T16" fmla="+- 0 4919 4808"/>
                              <a:gd name="T17" fmla="*/ T16 w 1312"/>
                              <a:gd name="T18" fmla="+- 0 1799 1181"/>
                              <a:gd name="T19" fmla="*/ 1799 h 1417"/>
                              <a:gd name="T20" fmla="+- 0 4963 4808"/>
                              <a:gd name="T21" fmla="*/ T20 w 1312"/>
                              <a:gd name="T22" fmla="+- 0 1737 1181"/>
                              <a:gd name="T23" fmla="*/ 1737 h 1417"/>
                              <a:gd name="T24" fmla="+- 0 5011 4808"/>
                              <a:gd name="T25" fmla="*/ T24 w 1312"/>
                              <a:gd name="T26" fmla="+- 0 1677 1181"/>
                              <a:gd name="T27" fmla="*/ 1677 h 1417"/>
                              <a:gd name="T28" fmla="+- 0 5061 4808"/>
                              <a:gd name="T29" fmla="*/ T28 w 1312"/>
                              <a:gd name="T30" fmla="+- 0 1619 1181"/>
                              <a:gd name="T31" fmla="*/ 1619 h 1417"/>
                              <a:gd name="T32" fmla="+- 0 5114 4808"/>
                              <a:gd name="T33" fmla="*/ T32 w 1312"/>
                              <a:gd name="T34" fmla="+- 0 1564 1181"/>
                              <a:gd name="T35" fmla="*/ 1564 h 1417"/>
                              <a:gd name="T36" fmla="+- 0 5171 4808"/>
                              <a:gd name="T37" fmla="*/ T36 w 1312"/>
                              <a:gd name="T38" fmla="+- 0 1512 1181"/>
                              <a:gd name="T39" fmla="*/ 1512 h 1417"/>
                              <a:gd name="T40" fmla="+- 0 5230 4808"/>
                              <a:gd name="T41" fmla="*/ T40 w 1312"/>
                              <a:gd name="T42" fmla="+- 0 1463 1181"/>
                              <a:gd name="T43" fmla="*/ 1463 h 1417"/>
                              <a:gd name="T44" fmla="+- 0 5292 4808"/>
                              <a:gd name="T45" fmla="*/ T44 w 1312"/>
                              <a:gd name="T46" fmla="+- 0 1418 1181"/>
                              <a:gd name="T47" fmla="*/ 1418 h 1417"/>
                              <a:gd name="T48" fmla="+- 0 5356 4808"/>
                              <a:gd name="T49" fmla="*/ T48 w 1312"/>
                              <a:gd name="T50" fmla="+- 0 1375 1181"/>
                              <a:gd name="T51" fmla="*/ 1375 h 1417"/>
                              <a:gd name="T52" fmla="+- 0 5421 4808"/>
                              <a:gd name="T53" fmla="*/ T52 w 1312"/>
                              <a:gd name="T54" fmla="+- 0 1336 1181"/>
                              <a:gd name="T55" fmla="*/ 1336 h 1417"/>
                              <a:gd name="T56" fmla="+- 0 5489 4808"/>
                              <a:gd name="T57" fmla="*/ T56 w 1312"/>
                              <a:gd name="T58" fmla="+- 0 1301 1181"/>
                              <a:gd name="T59" fmla="*/ 1301 h 1417"/>
                              <a:gd name="T60" fmla="+- 0 5559 4808"/>
                              <a:gd name="T61" fmla="*/ T60 w 1312"/>
                              <a:gd name="T62" fmla="+- 0 1270 1181"/>
                              <a:gd name="T63" fmla="*/ 1270 h 1417"/>
                              <a:gd name="T64" fmla="+- 0 5630 4808"/>
                              <a:gd name="T65" fmla="*/ T64 w 1312"/>
                              <a:gd name="T66" fmla="+- 0 1242 1181"/>
                              <a:gd name="T67" fmla="*/ 1242 h 1417"/>
                              <a:gd name="T68" fmla="+- 0 5703 4808"/>
                              <a:gd name="T69" fmla="*/ T68 w 1312"/>
                              <a:gd name="T70" fmla="+- 0 1218 1181"/>
                              <a:gd name="T71" fmla="*/ 1218 h 1417"/>
                              <a:gd name="T72" fmla="+- 0 5777 4808"/>
                              <a:gd name="T73" fmla="*/ T72 w 1312"/>
                              <a:gd name="T74" fmla="+- 0 1198 1181"/>
                              <a:gd name="T75" fmla="*/ 1198 h 1417"/>
                              <a:gd name="T76" fmla="+- 0 5852 4808"/>
                              <a:gd name="T77" fmla="*/ T76 w 1312"/>
                              <a:gd name="T78" fmla="+- 0 1181 1181"/>
                              <a:gd name="T79" fmla="*/ 1181 h 1417"/>
                              <a:gd name="T80" fmla="+- 0 6119 4808"/>
                              <a:gd name="T81" fmla="*/ T80 w 1312"/>
                              <a:gd name="T82" fmla="+- 0 2597 1181"/>
                              <a:gd name="T83" fmla="*/ 2597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2" h="1417">
                                <a:moveTo>
                                  <a:pt x="1311" y="1416"/>
                                </a:moveTo>
                                <a:lnTo>
                                  <a:pt x="0" y="819"/>
                                </a:lnTo>
                                <a:lnTo>
                                  <a:pt x="33" y="750"/>
                                </a:lnTo>
                                <a:lnTo>
                                  <a:pt x="71" y="683"/>
                                </a:lnTo>
                                <a:lnTo>
                                  <a:pt x="111" y="618"/>
                                </a:lnTo>
                                <a:lnTo>
                                  <a:pt x="155" y="556"/>
                                </a:lnTo>
                                <a:lnTo>
                                  <a:pt x="203" y="496"/>
                                </a:lnTo>
                                <a:lnTo>
                                  <a:pt x="253" y="438"/>
                                </a:lnTo>
                                <a:lnTo>
                                  <a:pt x="306" y="383"/>
                                </a:lnTo>
                                <a:lnTo>
                                  <a:pt x="363" y="331"/>
                                </a:lnTo>
                                <a:lnTo>
                                  <a:pt x="422" y="282"/>
                                </a:lnTo>
                                <a:lnTo>
                                  <a:pt x="484" y="237"/>
                                </a:lnTo>
                                <a:lnTo>
                                  <a:pt x="548" y="194"/>
                                </a:lnTo>
                                <a:lnTo>
                                  <a:pt x="613" y="155"/>
                                </a:lnTo>
                                <a:lnTo>
                                  <a:pt x="681" y="120"/>
                                </a:lnTo>
                                <a:lnTo>
                                  <a:pt x="751" y="89"/>
                                </a:lnTo>
                                <a:lnTo>
                                  <a:pt x="822" y="61"/>
                                </a:lnTo>
                                <a:lnTo>
                                  <a:pt x="895" y="37"/>
                                </a:lnTo>
                                <a:lnTo>
                                  <a:pt x="969" y="17"/>
                                </a:lnTo>
                                <a:lnTo>
                                  <a:pt x="1044" y="0"/>
                                </a:lnTo>
                                <a:lnTo>
                                  <a:pt x="1311" y="1416"/>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59" name="docshape300"/>
                        <wps:cNvSpPr/>
                        <wps:spPr bwMode="auto">
                          <a:xfrm>
                            <a:off x="5681" y="1156"/>
                            <a:ext cx="438" cy="1442"/>
                          </a:xfrm>
                          <a:custGeom>
                            <a:avLst/>
                            <a:gdLst>
                              <a:gd name="T0" fmla="+- 0 6119 5682"/>
                              <a:gd name="T1" fmla="*/ T0 w 438"/>
                              <a:gd name="T2" fmla="+- 0 1156 1156"/>
                              <a:gd name="T3" fmla="*/ 1156 h 1442"/>
                              <a:gd name="T4" fmla="+- 0 6008 5682"/>
                              <a:gd name="T5" fmla="*/ T4 w 438"/>
                              <a:gd name="T6" fmla="+- 0 1160 1156"/>
                              <a:gd name="T7" fmla="*/ 1160 h 1442"/>
                              <a:gd name="T8" fmla="+- 0 5898 5682"/>
                              <a:gd name="T9" fmla="*/ T8 w 438"/>
                              <a:gd name="T10" fmla="+- 0 1173 1156"/>
                              <a:gd name="T11" fmla="*/ 1173 h 1442"/>
                              <a:gd name="T12" fmla="+- 0 5789 5682"/>
                              <a:gd name="T13" fmla="*/ T12 w 438"/>
                              <a:gd name="T14" fmla="+- 0 1195 1156"/>
                              <a:gd name="T15" fmla="*/ 1195 h 1442"/>
                              <a:gd name="T16" fmla="+- 0 5682 5682"/>
                              <a:gd name="T17" fmla="*/ T16 w 438"/>
                              <a:gd name="T18" fmla="+- 0 1224 1156"/>
                              <a:gd name="T19" fmla="*/ 1224 h 1442"/>
                              <a:gd name="T20" fmla="+- 0 6119 5682"/>
                              <a:gd name="T21" fmla="*/ T20 w 438"/>
                              <a:gd name="T22" fmla="+- 0 2597 1156"/>
                              <a:gd name="T23" fmla="*/ 2597 h 1442"/>
                              <a:gd name="T24" fmla="+- 0 6119 5682"/>
                              <a:gd name="T25" fmla="*/ T24 w 438"/>
                              <a:gd name="T26" fmla="+- 0 1156 1156"/>
                              <a:gd name="T27" fmla="*/ 1156 h 1442"/>
                            </a:gdLst>
                            <a:ahLst/>
                            <a:cxnLst>
                              <a:cxn ang="0">
                                <a:pos x="T1" y="T3"/>
                              </a:cxn>
                              <a:cxn ang="0">
                                <a:pos x="T5" y="T7"/>
                              </a:cxn>
                              <a:cxn ang="0">
                                <a:pos x="T9" y="T11"/>
                              </a:cxn>
                              <a:cxn ang="0">
                                <a:pos x="T13" y="T15"/>
                              </a:cxn>
                              <a:cxn ang="0">
                                <a:pos x="T17" y="T19"/>
                              </a:cxn>
                              <a:cxn ang="0">
                                <a:pos x="T21" y="T23"/>
                              </a:cxn>
                              <a:cxn ang="0">
                                <a:pos x="T25" y="T27"/>
                              </a:cxn>
                            </a:cxnLst>
                            <a:rect l="0" t="0" r="r" b="b"/>
                            <a:pathLst>
                              <a:path w="438" h="1442">
                                <a:moveTo>
                                  <a:pt x="437" y="0"/>
                                </a:moveTo>
                                <a:lnTo>
                                  <a:pt x="326" y="4"/>
                                </a:lnTo>
                                <a:lnTo>
                                  <a:pt x="216" y="17"/>
                                </a:lnTo>
                                <a:lnTo>
                                  <a:pt x="107" y="39"/>
                                </a:lnTo>
                                <a:lnTo>
                                  <a:pt x="0" y="68"/>
                                </a:lnTo>
                                <a:lnTo>
                                  <a:pt x="437" y="1441"/>
                                </a:lnTo>
                                <a:lnTo>
                                  <a:pt x="437" y="0"/>
                                </a:lnTo>
                                <a:close/>
                              </a:path>
                            </a:pathLst>
                          </a:custGeom>
                          <a:solidFill>
                            <a:srgbClr val="FFE7BD"/>
                          </a:solidFill>
                          <a:ln>
                            <a:noFill/>
                          </a:ln>
                        </wps:spPr>
                        <wps:bodyPr rot="0" vert="horz" wrap="square" lIns="91440" tIns="45720" rIns="91440" bIns="45720" anchor="t" anchorCtr="0" upright="1">
                          <a:noAutofit/>
                        </wps:bodyPr>
                      </wps:wsp>
                      <wps:wsp>
                        <wps:cNvPr id="160" name="docshape301"/>
                        <wps:cNvSpPr/>
                        <wps:spPr bwMode="auto">
                          <a:xfrm>
                            <a:off x="5681" y="1156"/>
                            <a:ext cx="438" cy="1442"/>
                          </a:xfrm>
                          <a:custGeom>
                            <a:avLst/>
                            <a:gdLst>
                              <a:gd name="T0" fmla="+- 0 6119 5682"/>
                              <a:gd name="T1" fmla="*/ T0 w 438"/>
                              <a:gd name="T2" fmla="+- 0 2597 1156"/>
                              <a:gd name="T3" fmla="*/ 2597 h 1442"/>
                              <a:gd name="T4" fmla="+- 0 5682 5682"/>
                              <a:gd name="T5" fmla="*/ T4 w 438"/>
                              <a:gd name="T6" fmla="+- 0 1224 1156"/>
                              <a:gd name="T7" fmla="*/ 1224 h 1442"/>
                              <a:gd name="T8" fmla="+- 0 5735 5682"/>
                              <a:gd name="T9" fmla="*/ T8 w 438"/>
                              <a:gd name="T10" fmla="+- 0 1208 1156"/>
                              <a:gd name="T11" fmla="*/ 1208 h 1442"/>
                              <a:gd name="T12" fmla="+- 0 5789 5682"/>
                              <a:gd name="T13" fmla="*/ T12 w 438"/>
                              <a:gd name="T14" fmla="+- 0 1195 1156"/>
                              <a:gd name="T15" fmla="*/ 1195 h 1442"/>
                              <a:gd name="T16" fmla="+- 0 5898 5682"/>
                              <a:gd name="T17" fmla="*/ T16 w 438"/>
                              <a:gd name="T18" fmla="+- 0 1173 1156"/>
                              <a:gd name="T19" fmla="*/ 1173 h 1442"/>
                              <a:gd name="T20" fmla="+- 0 6008 5682"/>
                              <a:gd name="T21" fmla="*/ T20 w 438"/>
                              <a:gd name="T22" fmla="+- 0 1160 1156"/>
                              <a:gd name="T23" fmla="*/ 1160 h 1442"/>
                              <a:gd name="T24" fmla="+- 0 6119 5682"/>
                              <a:gd name="T25" fmla="*/ T24 w 438"/>
                              <a:gd name="T26" fmla="+- 0 1156 1156"/>
                              <a:gd name="T27" fmla="*/ 1156 h 1442"/>
                              <a:gd name="T28" fmla="+- 0 6119 5682"/>
                              <a:gd name="T29" fmla="*/ T28 w 438"/>
                              <a:gd name="T30" fmla="+- 0 2597 1156"/>
                              <a:gd name="T31" fmla="*/ 2597 h 144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8" h="1442">
                                <a:moveTo>
                                  <a:pt x="437" y="1441"/>
                                </a:moveTo>
                                <a:lnTo>
                                  <a:pt x="0" y="68"/>
                                </a:lnTo>
                                <a:lnTo>
                                  <a:pt x="53" y="52"/>
                                </a:lnTo>
                                <a:lnTo>
                                  <a:pt x="107" y="39"/>
                                </a:lnTo>
                                <a:lnTo>
                                  <a:pt x="216" y="17"/>
                                </a:lnTo>
                                <a:lnTo>
                                  <a:pt x="326" y="4"/>
                                </a:lnTo>
                                <a:lnTo>
                                  <a:pt x="437" y="0"/>
                                </a:lnTo>
                                <a:lnTo>
                                  <a:pt x="437"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61" name="docshape302"/>
                        <wps:cNvSpPr/>
                        <wps:spPr bwMode="auto">
                          <a:xfrm>
                            <a:off x="5146" y="1617"/>
                            <a:ext cx="1946" cy="1946"/>
                          </a:xfrm>
                          <a:custGeom>
                            <a:avLst/>
                            <a:gdLst>
                              <a:gd name="T0" fmla="+- 0 6043 5147"/>
                              <a:gd name="T1" fmla="*/ T0 w 1946"/>
                              <a:gd name="T2" fmla="+- 0 1620 1617"/>
                              <a:gd name="T3" fmla="*/ 1620 h 1946"/>
                              <a:gd name="T4" fmla="+- 0 5896 5147"/>
                              <a:gd name="T5" fmla="*/ T4 w 1946"/>
                              <a:gd name="T6" fmla="+- 0 1643 1617"/>
                              <a:gd name="T7" fmla="*/ 1643 h 1946"/>
                              <a:gd name="T8" fmla="+- 0 5757 5147"/>
                              <a:gd name="T9" fmla="*/ T8 w 1946"/>
                              <a:gd name="T10" fmla="+- 0 1687 1617"/>
                              <a:gd name="T11" fmla="*/ 1687 h 1946"/>
                              <a:gd name="T12" fmla="+- 0 5628 5147"/>
                              <a:gd name="T13" fmla="*/ T12 w 1946"/>
                              <a:gd name="T14" fmla="+- 0 1750 1617"/>
                              <a:gd name="T15" fmla="*/ 1750 h 1946"/>
                              <a:gd name="T16" fmla="+- 0 5511 5147"/>
                              <a:gd name="T17" fmla="*/ T16 w 1946"/>
                              <a:gd name="T18" fmla="+- 0 1831 1617"/>
                              <a:gd name="T19" fmla="*/ 1831 h 1946"/>
                              <a:gd name="T20" fmla="+- 0 5407 5147"/>
                              <a:gd name="T21" fmla="*/ T20 w 1946"/>
                              <a:gd name="T22" fmla="+- 0 1928 1617"/>
                              <a:gd name="T23" fmla="*/ 1928 h 1946"/>
                              <a:gd name="T24" fmla="+- 0 5318 5147"/>
                              <a:gd name="T25" fmla="*/ T24 w 1946"/>
                              <a:gd name="T26" fmla="+- 0 2039 1617"/>
                              <a:gd name="T27" fmla="*/ 2039 h 1946"/>
                              <a:gd name="T28" fmla="+- 0 5245 5147"/>
                              <a:gd name="T29" fmla="*/ T28 w 1946"/>
                              <a:gd name="T30" fmla="+- 0 2162 1617"/>
                              <a:gd name="T31" fmla="*/ 2162 h 1946"/>
                              <a:gd name="T32" fmla="+- 0 5192 5147"/>
                              <a:gd name="T33" fmla="*/ T32 w 1946"/>
                              <a:gd name="T34" fmla="+- 0 2297 1617"/>
                              <a:gd name="T35" fmla="*/ 2297 h 1946"/>
                              <a:gd name="T36" fmla="+- 0 5158 5147"/>
                              <a:gd name="T37" fmla="*/ T36 w 1946"/>
                              <a:gd name="T38" fmla="+- 0 2440 1617"/>
                              <a:gd name="T39" fmla="*/ 2440 h 1946"/>
                              <a:gd name="T40" fmla="+- 0 5147 5147"/>
                              <a:gd name="T41" fmla="*/ T40 w 1946"/>
                              <a:gd name="T42" fmla="+- 0 2590 1617"/>
                              <a:gd name="T43" fmla="*/ 2590 h 1946"/>
                              <a:gd name="T44" fmla="+- 0 5158 5147"/>
                              <a:gd name="T45" fmla="*/ T44 w 1946"/>
                              <a:gd name="T46" fmla="+- 0 2741 1617"/>
                              <a:gd name="T47" fmla="*/ 2741 h 1946"/>
                              <a:gd name="T48" fmla="+- 0 5192 5147"/>
                              <a:gd name="T49" fmla="*/ T48 w 1946"/>
                              <a:gd name="T50" fmla="+- 0 2884 1617"/>
                              <a:gd name="T51" fmla="*/ 2884 h 1946"/>
                              <a:gd name="T52" fmla="+- 0 5245 5147"/>
                              <a:gd name="T53" fmla="*/ T52 w 1946"/>
                              <a:gd name="T54" fmla="+- 0 3018 1617"/>
                              <a:gd name="T55" fmla="*/ 3018 h 1946"/>
                              <a:gd name="T56" fmla="+- 0 5318 5147"/>
                              <a:gd name="T57" fmla="*/ T56 w 1946"/>
                              <a:gd name="T58" fmla="+- 0 3141 1617"/>
                              <a:gd name="T59" fmla="*/ 3141 h 1946"/>
                              <a:gd name="T60" fmla="+- 0 5407 5147"/>
                              <a:gd name="T61" fmla="*/ T60 w 1946"/>
                              <a:gd name="T62" fmla="+- 0 3252 1617"/>
                              <a:gd name="T63" fmla="*/ 3252 h 1946"/>
                              <a:gd name="T64" fmla="+- 0 5511 5147"/>
                              <a:gd name="T65" fmla="*/ T64 w 1946"/>
                              <a:gd name="T66" fmla="+- 0 3349 1617"/>
                              <a:gd name="T67" fmla="*/ 3349 h 1946"/>
                              <a:gd name="T68" fmla="+- 0 5628 5147"/>
                              <a:gd name="T69" fmla="*/ T68 w 1946"/>
                              <a:gd name="T70" fmla="+- 0 3430 1617"/>
                              <a:gd name="T71" fmla="*/ 3430 h 1946"/>
                              <a:gd name="T72" fmla="+- 0 5757 5147"/>
                              <a:gd name="T73" fmla="*/ T72 w 1946"/>
                              <a:gd name="T74" fmla="+- 0 3493 1617"/>
                              <a:gd name="T75" fmla="*/ 3493 h 1946"/>
                              <a:gd name="T76" fmla="+- 0 5896 5147"/>
                              <a:gd name="T77" fmla="*/ T76 w 1946"/>
                              <a:gd name="T78" fmla="+- 0 3537 1617"/>
                              <a:gd name="T79" fmla="*/ 3537 h 1946"/>
                              <a:gd name="T80" fmla="+- 0 6043 5147"/>
                              <a:gd name="T81" fmla="*/ T80 w 1946"/>
                              <a:gd name="T82" fmla="+- 0 3560 1617"/>
                              <a:gd name="T83" fmla="*/ 3560 h 1946"/>
                              <a:gd name="T84" fmla="+- 0 6195 5147"/>
                              <a:gd name="T85" fmla="*/ T84 w 1946"/>
                              <a:gd name="T86" fmla="+- 0 3560 1617"/>
                              <a:gd name="T87" fmla="*/ 3560 h 1946"/>
                              <a:gd name="T88" fmla="+- 0 6342 5147"/>
                              <a:gd name="T89" fmla="*/ T88 w 1946"/>
                              <a:gd name="T90" fmla="+- 0 3537 1617"/>
                              <a:gd name="T91" fmla="*/ 3537 h 1946"/>
                              <a:gd name="T92" fmla="+- 0 6481 5147"/>
                              <a:gd name="T93" fmla="*/ T92 w 1946"/>
                              <a:gd name="T94" fmla="+- 0 3493 1617"/>
                              <a:gd name="T95" fmla="*/ 3493 h 1946"/>
                              <a:gd name="T96" fmla="+- 0 6610 5147"/>
                              <a:gd name="T97" fmla="*/ T96 w 1946"/>
                              <a:gd name="T98" fmla="+- 0 3430 1617"/>
                              <a:gd name="T99" fmla="*/ 3430 h 1946"/>
                              <a:gd name="T100" fmla="+- 0 6728 5147"/>
                              <a:gd name="T101" fmla="*/ T100 w 1946"/>
                              <a:gd name="T102" fmla="+- 0 3349 1617"/>
                              <a:gd name="T103" fmla="*/ 3349 h 1946"/>
                              <a:gd name="T104" fmla="+- 0 6832 5147"/>
                              <a:gd name="T105" fmla="*/ T104 w 1946"/>
                              <a:gd name="T106" fmla="+- 0 3252 1617"/>
                              <a:gd name="T107" fmla="*/ 3252 h 1946"/>
                              <a:gd name="T108" fmla="+- 0 6921 5147"/>
                              <a:gd name="T109" fmla="*/ T108 w 1946"/>
                              <a:gd name="T110" fmla="+- 0 3141 1617"/>
                              <a:gd name="T111" fmla="*/ 3141 h 1946"/>
                              <a:gd name="T112" fmla="+- 0 6993 5147"/>
                              <a:gd name="T113" fmla="*/ T112 w 1946"/>
                              <a:gd name="T114" fmla="+- 0 3018 1617"/>
                              <a:gd name="T115" fmla="*/ 3018 h 1946"/>
                              <a:gd name="T116" fmla="+- 0 7047 5147"/>
                              <a:gd name="T117" fmla="*/ T116 w 1946"/>
                              <a:gd name="T118" fmla="+- 0 2884 1617"/>
                              <a:gd name="T119" fmla="*/ 2884 h 1946"/>
                              <a:gd name="T120" fmla="+- 0 7081 5147"/>
                              <a:gd name="T121" fmla="*/ T120 w 1946"/>
                              <a:gd name="T122" fmla="+- 0 2741 1617"/>
                              <a:gd name="T123" fmla="*/ 2741 h 1946"/>
                              <a:gd name="T124" fmla="+- 0 7092 5147"/>
                              <a:gd name="T125" fmla="*/ T124 w 1946"/>
                              <a:gd name="T126" fmla="+- 0 2590 1617"/>
                              <a:gd name="T127" fmla="*/ 2590 h 1946"/>
                              <a:gd name="T128" fmla="+- 0 7081 5147"/>
                              <a:gd name="T129" fmla="*/ T128 w 1946"/>
                              <a:gd name="T130" fmla="+- 0 2440 1617"/>
                              <a:gd name="T131" fmla="*/ 2440 h 1946"/>
                              <a:gd name="T132" fmla="+- 0 7047 5147"/>
                              <a:gd name="T133" fmla="*/ T132 w 1946"/>
                              <a:gd name="T134" fmla="+- 0 2297 1617"/>
                              <a:gd name="T135" fmla="*/ 2297 h 1946"/>
                              <a:gd name="T136" fmla="+- 0 6993 5147"/>
                              <a:gd name="T137" fmla="*/ T136 w 1946"/>
                              <a:gd name="T138" fmla="+- 0 2162 1617"/>
                              <a:gd name="T139" fmla="*/ 2162 h 1946"/>
                              <a:gd name="T140" fmla="+- 0 6921 5147"/>
                              <a:gd name="T141" fmla="*/ T140 w 1946"/>
                              <a:gd name="T142" fmla="+- 0 2039 1617"/>
                              <a:gd name="T143" fmla="*/ 2039 h 1946"/>
                              <a:gd name="T144" fmla="+- 0 6832 5147"/>
                              <a:gd name="T145" fmla="*/ T144 w 1946"/>
                              <a:gd name="T146" fmla="+- 0 1928 1617"/>
                              <a:gd name="T147" fmla="*/ 1928 h 1946"/>
                              <a:gd name="T148" fmla="+- 0 6728 5147"/>
                              <a:gd name="T149" fmla="*/ T148 w 1946"/>
                              <a:gd name="T150" fmla="+- 0 1831 1617"/>
                              <a:gd name="T151" fmla="*/ 1831 h 1946"/>
                              <a:gd name="T152" fmla="+- 0 6610 5147"/>
                              <a:gd name="T153" fmla="*/ T152 w 1946"/>
                              <a:gd name="T154" fmla="+- 0 1750 1617"/>
                              <a:gd name="T155" fmla="*/ 1750 h 1946"/>
                              <a:gd name="T156" fmla="+- 0 6481 5147"/>
                              <a:gd name="T157" fmla="*/ T156 w 1946"/>
                              <a:gd name="T158" fmla="+- 0 1687 1617"/>
                              <a:gd name="T159" fmla="*/ 1687 h 1946"/>
                              <a:gd name="T160" fmla="+- 0 6342 5147"/>
                              <a:gd name="T161" fmla="*/ T160 w 1946"/>
                              <a:gd name="T162" fmla="+- 0 1643 1617"/>
                              <a:gd name="T163" fmla="*/ 1643 h 1946"/>
                              <a:gd name="T164" fmla="+- 0 6195 5147"/>
                              <a:gd name="T165" fmla="*/ T164 w 1946"/>
                              <a:gd name="T166" fmla="+- 0 1620 1617"/>
                              <a:gd name="T167" fmla="*/ 1620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2" y="0"/>
                                </a:moveTo>
                                <a:lnTo>
                                  <a:pt x="896" y="3"/>
                                </a:lnTo>
                                <a:lnTo>
                                  <a:pt x="822" y="12"/>
                                </a:lnTo>
                                <a:lnTo>
                                  <a:pt x="749" y="26"/>
                                </a:lnTo>
                                <a:lnTo>
                                  <a:pt x="679" y="46"/>
                                </a:lnTo>
                                <a:lnTo>
                                  <a:pt x="610" y="70"/>
                                </a:lnTo>
                                <a:lnTo>
                                  <a:pt x="545" y="99"/>
                                </a:lnTo>
                                <a:lnTo>
                                  <a:pt x="481" y="133"/>
                                </a:lnTo>
                                <a:lnTo>
                                  <a:pt x="421" y="172"/>
                                </a:lnTo>
                                <a:lnTo>
                                  <a:pt x="364" y="214"/>
                                </a:lnTo>
                                <a:lnTo>
                                  <a:pt x="310" y="261"/>
                                </a:lnTo>
                                <a:lnTo>
                                  <a:pt x="260" y="311"/>
                                </a:lnTo>
                                <a:lnTo>
                                  <a:pt x="213" y="365"/>
                                </a:lnTo>
                                <a:lnTo>
                                  <a:pt x="171" y="422"/>
                                </a:lnTo>
                                <a:lnTo>
                                  <a:pt x="132" y="482"/>
                                </a:lnTo>
                                <a:lnTo>
                                  <a:pt x="98" y="545"/>
                                </a:lnTo>
                                <a:lnTo>
                                  <a:pt x="69" y="611"/>
                                </a:lnTo>
                                <a:lnTo>
                                  <a:pt x="45" y="680"/>
                                </a:lnTo>
                                <a:lnTo>
                                  <a:pt x="25" y="750"/>
                                </a:lnTo>
                                <a:lnTo>
                                  <a:pt x="11" y="823"/>
                                </a:lnTo>
                                <a:lnTo>
                                  <a:pt x="2" y="897"/>
                                </a:lnTo>
                                <a:lnTo>
                                  <a:pt x="0" y="973"/>
                                </a:lnTo>
                                <a:lnTo>
                                  <a:pt x="2" y="1049"/>
                                </a:lnTo>
                                <a:lnTo>
                                  <a:pt x="11" y="1124"/>
                                </a:lnTo>
                                <a:lnTo>
                                  <a:pt x="25" y="1196"/>
                                </a:lnTo>
                                <a:lnTo>
                                  <a:pt x="45" y="1267"/>
                                </a:lnTo>
                                <a:lnTo>
                                  <a:pt x="69" y="1335"/>
                                </a:lnTo>
                                <a:lnTo>
                                  <a:pt x="98" y="1401"/>
                                </a:lnTo>
                                <a:lnTo>
                                  <a:pt x="132" y="1464"/>
                                </a:lnTo>
                                <a:lnTo>
                                  <a:pt x="171" y="1524"/>
                                </a:lnTo>
                                <a:lnTo>
                                  <a:pt x="213" y="1582"/>
                                </a:lnTo>
                                <a:lnTo>
                                  <a:pt x="260" y="1635"/>
                                </a:lnTo>
                                <a:lnTo>
                                  <a:pt x="310" y="1686"/>
                                </a:lnTo>
                                <a:lnTo>
                                  <a:pt x="364" y="1732"/>
                                </a:lnTo>
                                <a:lnTo>
                                  <a:pt x="421" y="1775"/>
                                </a:lnTo>
                                <a:lnTo>
                                  <a:pt x="481" y="1813"/>
                                </a:lnTo>
                                <a:lnTo>
                                  <a:pt x="545" y="1847"/>
                                </a:lnTo>
                                <a:lnTo>
                                  <a:pt x="610" y="1876"/>
                                </a:lnTo>
                                <a:lnTo>
                                  <a:pt x="679" y="1901"/>
                                </a:lnTo>
                                <a:lnTo>
                                  <a:pt x="749" y="1920"/>
                                </a:lnTo>
                                <a:lnTo>
                                  <a:pt x="822" y="1934"/>
                                </a:lnTo>
                                <a:lnTo>
                                  <a:pt x="896" y="1943"/>
                                </a:lnTo>
                                <a:lnTo>
                                  <a:pt x="972" y="1946"/>
                                </a:lnTo>
                                <a:lnTo>
                                  <a:pt x="1048" y="1943"/>
                                </a:lnTo>
                                <a:lnTo>
                                  <a:pt x="1123" y="1934"/>
                                </a:lnTo>
                                <a:lnTo>
                                  <a:pt x="1195" y="1920"/>
                                </a:lnTo>
                                <a:lnTo>
                                  <a:pt x="1266" y="1901"/>
                                </a:lnTo>
                                <a:lnTo>
                                  <a:pt x="1334" y="1876"/>
                                </a:lnTo>
                                <a:lnTo>
                                  <a:pt x="1400" y="1847"/>
                                </a:lnTo>
                                <a:lnTo>
                                  <a:pt x="1463" y="1813"/>
                                </a:lnTo>
                                <a:lnTo>
                                  <a:pt x="1524" y="1775"/>
                                </a:lnTo>
                                <a:lnTo>
                                  <a:pt x="1581" y="1732"/>
                                </a:lnTo>
                                <a:lnTo>
                                  <a:pt x="1635" y="1686"/>
                                </a:lnTo>
                                <a:lnTo>
                                  <a:pt x="1685" y="1635"/>
                                </a:lnTo>
                                <a:lnTo>
                                  <a:pt x="1731" y="1582"/>
                                </a:lnTo>
                                <a:lnTo>
                                  <a:pt x="1774" y="1524"/>
                                </a:lnTo>
                                <a:lnTo>
                                  <a:pt x="1812" y="1464"/>
                                </a:lnTo>
                                <a:lnTo>
                                  <a:pt x="1846" y="1401"/>
                                </a:lnTo>
                                <a:lnTo>
                                  <a:pt x="1876" y="1335"/>
                                </a:lnTo>
                                <a:lnTo>
                                  <a:pt x="1900" y="1267"/>
                                </a:lnTo>
                                <a:lnTo>
                                  <a:pt x="1919" y="1196"/>
                                </a:lnTo>
                                <a:lnTo>
                                  <a:pt x="1934" y="1124"/>
                                </a:lnTo>
                                <a:lnTo>
                                  <a:pt x="1942" y="1049"/>
                                </a:lnTo>
                                <a:lnTo>
                                  <a:pt x="1945" y="973"/>
                                </a:lnTo>
                                <a:lnTo>
                                  <a:pt x="1942" y="897"/>
                                </a:lnTo>
                                <a:lnTo>
                                  <a:pt x="1934" y="823"/>
                                </a:lnTo>
                                <a:lnTo>
                                  <a:pt x="1919" y="750"/>
                                </a:lnTo>
                                <a:lnTo>
                                  <a:pt x="1900" y="680"/>
                                </a:lnTo>
                                <a:lnTo>
                                  <a:pt x="1876" y="611"/>
                                </a:lnTo>
                                <a:lnTo>
                                  <a:pt x="1846" y="545"/>
                                </a:lnTo>
                                <a:lnTo>
                                  <a:pt x="1812" y="482"/>
                                </a:lnTo>
                                <a:lnTo>
                                  <a:pt x="1774" y="422"/>
                                </a:lnTo>
                                <a:lnTo>
                                  <a:pt x="1731" y="365"/>
                                </a:lnTo>
                                <a:lnTo>
                                  <a:pt x="1685" y="311"/>
                                </a:lnTo>
                                <a:lnTo>
                                  <a:pt x="1635" y="261"/>
                                </a:lnTo>
                                <a:lnTo>
                                  <a:pt x="1581" y="214"/>
                                </a:lnTo>
                                <a:lnTo>
                                  <a:pt x="1524" y="172"/>
                                </a:lnTo>
                                <a:lnTo>
                                  <a:pt x="1463" y="133"/>
                                </a:lnTo>
                                <a:lnTo>
                                  <a:pt x="1400" y="99"/>
                                </a:lnTo>
                                <a:lnTo>
                                  <a:pt x="1334" y="70"/>
                                </a:lnTo>
                                <a:lnTo>
                                  <a:pt x="1266" y="46"/>
                                </a:lnTo>
                                <a:lnTo>
                                  <a:pt x="1195" y="26"/>
                                </a:lnTo>
                                <a:lnTo>
                                  <a:pt x="1123" y="12"/>
                                </a:lnTo>
                                <a:lnTo>
                                  <a:pt x="1048" y="3"/>
                                </a:lnTo>
                                <a:lnTo>
                                  <a:pt x="972"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292" o:spid="_x0000_s1026" o:spt="203" style="position:absolute;left:0pt;margin-left:233.35pt;margin-top:57.25pt;height:145.25pt;width:144.7pt;mso-position-horizontal-relative:page;z-index:251834368;mso-width-relative:page;mso-height-relative:page;" coordorigin="4667,1145" coordsize="2894,2905" o:gfxdata="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">
                <o:lock v:ext="edit" aspectratio="f"/>
                <v:shape id="docshape293" o:spid="_x0000_s1026" o:spt="100" style="position:absolute;left:4938;top:1156;height:2883;width:2622;" fillcolor="#CF4300" filled="t" stroked="f" coordsize="2622,2883" o:gfxdata="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naeMLsAAADc&#10;AAAADwAAAAAAAAABACAAAAAiAAAAZHJzL2Rvd25yZXYueG1sUEsBAhQAFAAAAAgAh07iQDMvBZ47&#10;AAAAOQAAABAAAAAAAAAAAQAgAAAACgEAAGRycy9zaGFwZXhtbC54bWxQSwUGAAAAAAYABgBbAQAA&#10;tAMAAAAA&#10;" path="m1180,0l1133,1,1180,1441,0,2267,46,2330,96,2390,148,2447,203,2500,261,2551,321,2598,383,2642,448,2682,515,2719,583,2753,653,2782,725,2808,798,2831,873,2849,948,2864,1025,2874,1102,2880,1180,2882,1256,2880,1331,2874,1405,2865,1478,2851,1550,2834,1620,2813,1689,2789,1756,2761,1821,2730,1885,2696,1946,2659,2006,2620,2063,2577,2119,2531,2172,2483,2222,2433,2270,2380,2316,2324,2359,2267,2399,2207,2435,2145,2469,2082,2500,2017,2528,1950,2552,1881,2573,1811,2590,1739,2604,1666,2613,1592,2619,1517,2621,1441,2619,1365,2613,1290,2604,1216,2590,1143,2573,1072,2552,1002,2528,933,2500,866,2469,801,2435,737,2399,675,2359,616,2316,558,2270,503,2222,450,2172,399,2119,351,2063,306,2006,263,1946,223,1885,186,1821,152,1756,121,1689,94,1620,70,1550,49,1478,32,1405,18,1331,8,1256,2,1180,0xe">
                  <v:path o:connectlocs="1133,1157;0,3423;96,3546;203,3656;321,3754;448,3838;583,3909;725,3964;873,4005;1025,4030;1180,4038;1331,4030;1478,4007;1620,3969;1756,3917;1885,3852;2006,3776;2119,3687;2222,3589;2316,3480;2399,3363;2469,3238;2528,3106;2573,2967;2604,2822;2619,2673;2619,2521;2604,2372;2573,2228;2528,2089;2469,1957;2399,1831;2316,1714;2222,1606;2119,1507;2006,1419;1885,1342;1756,1277;1620,1226;1478,1188;1331,1164;1180,1156" o:connectangles="0,0,0,0,0,0,0,0,0,0,0,0,0,0,0,0,0,0,0,0,0,0,0,0,0,0,0,0,0,0,0,0,0,0,0,0,0,0,0,0,0,0"/>
                  <v:fill on="t" focussize="0,0"/>
                  <v:stroke on="f"/>
                  <v:imagedata o:title=""/>
                  <o:lock v:ext="edit" aspectratio="f"/>
                </v:shape>
                <v:shape id="docshape294" o:spid="_x0000_s1026" o:spt="100" style="position:absolute;left:4678;top:1267;height:2771;width:2807;" fillcolor="#FF7A00" filled="t" stroked="f" coordsize="2807,2771" o:gfxdata="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1we7sAAADc&#10;AAAADwAAAAAAAAABACAAAAAiAAAAZHJzL2Rvd25yZXYueG1sUEsBAhQAFAAAAAgAh07iQDMvBZ47&#10;AAAAOQAAABAAAAAAAAAAAQAgAAAACgEAAGRycy9zaGFwZXhtbC54bWxQSwUGAAAAAAYABgBbAQAA&#10;tAMAAAAA&#10;" path="m886,0l814,33,745,69,678,108,614,151,552,197,493,246,437,298,383,352,333,410,286,469,242,532,202,596,165,662,131,731,101,801,75,873,53,946,34,1021,19,1097,9,1174,2,1252,0,1330,2,1406,8,1481,18,1555,32,1628,49,1700,70,1770,94,1839,121,1906,152,1971,186,2034,223,2096,263,2156,306,2213,351,2269,399,2322,450,2372,503,2420,558,2466,616,2509,675,2548,737,2585,801,2619,866,2650,933,2678,1002,2702,1072,2723,1143,2740,1216,2754,1290,2763,1365,2769,1441,2771,1518,2769,1594,2763,1669,2753,1743,2739,1816,2722,1887,2700,1957,2675,2026,2647,2092,2615,2157,2580,2220,2542,2281,2500,2340,2456,2397,2408,2451,2358,2502,2305,2551,2249,2597,2191,2640,2130,2680,2067,2717,2001,2750,1933,2780,1863,2807,1791,1441,1330,886,0xe">
                  <v:path o:connectlocs="814,1300;678,1375;552,1464;437,1565;333,1677;242,1799;165,1929;101,2068;53,2213;19,2364;2,2519;2,2673;18,2822;49,2967;94,3106;152,3238;223,3363;306,3480;399,3589;503,3687;616,3776;737,3852;866,3917;1002,3969;1143,4007;1290,4030;1441,4038;1594,4030;1743,4006;1887,3967;2026,3914;2157,3847;2281,3767;2397,3675;2502,3572;2597,3458;2680,3334;2750,3200;2807,3058;886,1267" o:connectangles="0,0,0,0,0,0,0,0,0,0,0,0,0,0,0,0,0,0,0,0,0,0,0,0,0,0,0,0,0,0,0,0,0,0,0,0,0,0,0,0"/>
                  <v:fill on="t" focussize="0,0"/>
                  <v:stroke on="f"/>
                  <v:imagedata o:title=""/>
                  <o:lock v:ext="edit" aspectratio="f"/>
                </v:shape>
                <v:shape id="docshape295" o:spid="_x0000_s1026" o:spt="100" style="position:absolute;left:4678;top:1267;height:2771;width:2807;" filled="f" stroked="t" coordsize="2807,2771" o:gfxdata="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pN+JvQAA&#10;ANwAAAAPAAAAAAAAAAEAIAAAACIAAABkcnMvZG93bnJldi54bWxQSwECFAAUAAAACACHTuJAMy8F&#10;njsAAAA5AAAAEAAAAAAAAAABACAAAAAMAQAAZHJzL3NoYXBleG1sLnhtbFBLBQYAAAAABgAGAFsB&#10;AAC2AwAAAAA=&#10;" path="m1441,1330l2807,1791,2780,1863,2750,1933,2717,2001,2680,2067,2640,2130,2597,2191,2551,2249,2502,2305,2451,2358,2397,2408,2340,2456,2281,2500,2220,2542,2157,2580,2092,2615,2026,2647,1957,2675,1887,2700,1816,2722,1743,2739,1669,2753,1594,2763,1518,2769,1441,2771,1365,2769,1290,2763,1216,2754,1143,2740,1072,2723,1002,2702,933,2678,866,2650,801,2619,737,2585,675,2548,616,2509,558,2466,503,2420,450,2372,399,2322,351,2269,306,2213,263,2156,223,2096,186,2034,152,1971,121,1906,94,1839,70,1770,49,1700,32,1628,18,1555,8,1481,2,1406,0,1330,2,1252,9,1174,19,1097,34,1021,53,946,75,873,101,801,131,731,165,662,202,596,242,532,286,469,333,410,383,352,437,298,493,246,552,197,614,151,678,108,745,69,814,33,886,0,1441,1330xe">
                  <v:path o:connectlocs="2807,3058;2750,3200;2680,3334;2597,3458;2502,3572;2397,3675;2281,3767;2157,3847;2026,3914;1887,3967;1743,4006;1594,4030;1441,4038;1290,4030;1143,4007;1002,3969;866,3917;737,3852;616,3776;503,3687;399,3589;306,3480;223,3363;152,3238;94,3106;49,2967;18,2822;2,2673;2,2519;19,2364;53,2213;101,2068;165,1929;242,1799;333,1677;437,1565;552,1464;678,1375;814,1300;1441,2597" o:connectangles="0,0,0,0,0,0,0,0,0,0,0,0,0,0,0,0,0,0,0,0,0,0,0,0,0,0,0,0,0,0,0,0,0,0,0,0,0,0,0,0"/>
                  <v:fill on="f" focussize="0,0"/>
                  <v:stroke weight="1.11196850393701pt" color="#FFFFFF" joinstyle="round"/>
                  <v:imagedata o:title=""/>
                  <o:lock v:ext="edit" aspectratio="f"/>
                </v:shape>
                <v:shape id="docshape296" o:spid="_x0000_s1026" o:spt="100" style="position:absolute;left:4678;top:1267;height:2599;width:1442;" fillcolor="#FFA600" filled="t" stroked="f" coordsize="1442,2599" o:gfxdata="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7eJqW8AAAA&#10;3AAAAA8AAAAAAAAAAQAgAAAAIgAAAGRycy9kb3ducmV2LnhtbFBLAQIUABQAAAAIAIdO4kAzLwWe&#10;OwAAADkAAAAQAAAAAAAAAAEAIAAAAAsBAABkcnMvc2hhcGV4bWwueG1sUEsFBgAAAAAGAAYAWwEA&#10;ALUDAAAAAA==&#10;" path="m886,0l814,33,745,69,678,108,614,151,552,197,493,246,437,298,383,352,333,410,286,469,242,532,202,596,165,662,131,731,101,801,75,873,53,946,34,1021,19,1097,9,1174,2,1252,0,1330,2,1409,9,1488,20,1565,34,1641,53,1716,76,1790,102,1862,133,1933,167,2002,204,2069,245,2134,290,2196,337,2256,388,2314,443,2369,500,2421,560,2470,623,2516,689,2559,757,2599,1441,1330,886,0xe">
                  <v:path o:connectlocs="886,1267;814,1300;745,1336;678,1375;614,1418;552,1464;493,1513;437,1565;383,1619;333,1677;286,1736;242,1799;202,1863;165,1929;131,1998;101,2068;75,2140;53,2213;34,2288;19,2364;9,2441;2,2519;0,2597;2,2676;9,2755;20,2832;34,2908;53,2983;76,3057;102,3129;133,3200;167,3269;204,3336;245,3401;290,3463;337,3523;388,3581;443,3636;500,3688;560,3737;623,3783;689,3826;757,3866;1441,2597;886,1267" o:connectangles="0,0,0,0,0,0,0,0,0,0,0,0,0,0,0,0,0,0,0,0,0,0,0,0,0,0,0,0,0,0,0,0,0,0,0,0,0,0,0,0,0,0,0,0,0"/>
                  <v:fill on="t" focussize="0,0"/>
                  <v:stroke on="f"/>
                  <v:imagedata o:title=""/>
                  <o:lock v:ext="edit" aspectratio="f"/>
                </v:shape>
                <v:shape id="docshape297" o:spid="_x0000_s1026" o:spt="100" style="position:absolute;left:4678;top:1267;height:2599;width:1442;" filled="f" stroked="t" coordsize="1442,2599" o:gfxdata="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kgCVugAAANwA&#10;AAAPAAAAAAAAAAEAIAAAACIAAABkcnMvZG93bnJldi54bWxQSwECFAAUAAAACACHTuJAMy8FnjsA&#10;AAA5AAAAEAAAAAAAAAABACAAAAAJAQAAZHJzL3NoYXBleG1sLnhtbFBLBQYAAAAABgAGAFsBAACz&#10;AwAAAAA=&#10;" path="m1441,1330l757,2599,689,2559,623,2516,560,2470,500,2421,443,2369,388,2314,337,2256,290,2196,245,2134,204,2069,167,2002,133,1933,102,1862,76,1790,53,1716,34,1641,20,1565,9,1488,2,1409,0,1330,2,1252,9,1174,19,1097,34,1021,53,946,75,873,101,801,131,731,165,662,202,596,242,532,286,469,333,410,383,352,437,298,493,246,552,197,614,151,678,108,745,69,814,33,886,0,1441,1330xe">
                  <v:path o:connectlocs="1441,2597;757,3866;689,3826;623,3783;560,3737;500,3688;443,3636;388,3581;337,3523;290,3463;245,3401;204,3336;167,3269;133,3200;102,3129;76,3057;53,2983;34,2908;20,2832;9,2755;2,2676;0,2597;2,2519;9,2441;19,2364;34,2288;53,2213;75,2140;101,2068;131,1998;165,1929;202,1863;242,1799;286,1736;333,1677;383,1619;437,1565;493,1513;552,1464;614,1418;678,1375;745,1336;814,1300;886,1267;1441,2597" o:connectangles="0,0,0,0,0,0,0,0,0,0,0,0,0,0,0,0,0,0,0,0,0,0,0,0,0,0,0,0,0,0,0,0,0,0,0,0,0,0,0,0,0,0,0,0,0"/>
                  <v:fill on="f" focussize="0,0"/>
                  <v:stroke weight="1.11196850393701pt" color="#FFFFFF" joinstyle="round"/>
                  <v:imagedata o:title=""/>
                  <o:lock v:ext="edit" aspectratio="f"/>
                </v:shape>
                <v:shape id="docshape298" o:spid="_x0000_s1026" o:spt="100" style="position:absolute;left:4807;top:1181;height:1417;width:1312;" fillcolor="#FFCA66" filled="t" stroked="f" coordsize="1312,1417" o:gfxdata="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wQ0prsAAADc&#10;AAAADwAAAAAAAAABACAAAAAiAAAAZHJzL2Rvd25yZXYueG1sUEsBAhQAFAAAAAgAh07iQDMvBZ47&#10;AAAAOQAAABAAAAAAAAAAAQAgAAAACgEAAGRycy9zaGFwZXhtbC54bWxQSwUGAAAAAAYABgBbAQAA&#10;tAMAAAAA&#10;" path="m1044,0l969,17,895,37,822,61,751,89,681,120,613,155,548,194,484,237,422,282,363,331,306,383,253,438,203,496,155,556,111,618,71,683,33,750,0,819,1311,1416,1044,0xe">
                  <v:path o:connectlocs="1044,1181;969,1198;895,1218;822,1242;751,1270;681,1301;613,1336;548,1375;484,1418;422,1463;363,1512;306,1564;253,1619;203,1677;155,1737;111,1799;71,1864;33,1931;0,2000;1311,2597;1044,1181" o:connectangles="0,0,0,0,0,0,0,0,0,0,0,0,0,0,0,0,0,0,0,0,0"/>
                  <v:fill on="t" focussize="0,0"/>
                  <v:stroke on="f"/>
                  <v:imagedata o:title=""/>
                  <o:lock v:ext="edit" aspectratio="f"/>
                </v:shape>
                <v:shape id="docshape299" o:spid="_x0000_s1026" o:spt="100" style="position:absolute;left:4807;top:1181;height:1417;width:1312;" filled="f" stroked="t" coordsize="1312,1417" o:gfxdata="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zujx&#10;wAAAANwAAAAPAAAAAAAAAAEAIAAAACIAAABkcnMvZG93bnJldi54bWxQSwECFAAUAAAACACHTuJA&#10;My8FnjsAAAA5AAAAEAAAAAAAAAABACAAAAAPAQAAZHJzL3NoYXBleG1sLnhtbFBLBQYAAAAABgAG&#10;AFsBAAC5AwAAAAA=&#10;" path="m1311,1416l0,819,33,750,71,683,111,618,155,556,203,496,253,438,306,383,363,331,422,282,484,237,548,194,613,155,681,120,751,89,822,61,895,37,969,17,1044,0,1311,1416xe">
                  <v:path o:connectlocs="1311,2597;0,2000;33,1931;71,1864;111,1799;155,1737;203,1677;253,1619;306,1564;363,1512;422,1463;484,1418;548,1375;613,1336;681,1301;751,1270;822,1242;895,1218;969,1198;1044,1181;1311,2597" o:connectangles="0,0,0,0,0,0,0,0,0,0,0,0,0,0,0,0,0,0,0,0,0"/>
                  <v:fill on="f" focussize="0,0"/>
                  <v:stroke weight="1.11196850393701pt" color="#FFFFFF" joinstyle="round"/>
                  <v:imagedata o:title=""/>
                  <o:lock v:ext="edit" aspectratio="f"/>
                </v:shape>
                <v:shape id="docshape300" o:spid="_x0000_s1026" o:spt="100" style="position:absolute;left:5681;top:1156;height:1442;width:438;" fillcolor="#FFE7BD" filled="t" stroked="f" coordsize="438,1442" o:gfxdata="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2WQS8AAAA&#10;3AAAAA8AAAAAAAAAAQAgAAAAIgAAAGRycy9kb3ducmV2LnhtbFBLAQIUABQAAAAIAIdO4kAzLwWe&#10;OwAAADkAAAAQAAAAAAAAAAEAIAAAAAsBAABkcnMvc2hhcGV4bWwueG1sUEsFBgAAAAAGAAYAWwEA&#10;ALUDAAAAAA==&#10;" path="m437,0l326,4,216,17,107,39,0,68,437,1441,437,0xe">
                  <v:path o:connectlocs="437,1156;326,1160;216,1173;107,1195;0,1224;437,2597;437,1156" o:connectangles="0,0,0,0,0,0,0"/>
                  <v:fill on="t" focussize="0,0"/>
                  <v:stroke on="f"/>
                  <v:imagedata o:title=""/>
                  <o:lock v:ext="edit" aspectratio="f"/>
                </v:shape>
                <v:shape id="docshape301" o:spid="_x0000_s1026" o:spt="100" style="position:absolute;left:5681;top:1156;height:1442;width:438;" filled="f" stroked="t" coordsize="438,1442" o:gfxdata="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03b4A&#10;AADcAAAADwAAAAAAAAABACAAAAAiAAAAZHJzL2Rvd25yZXYueG1sUEsBAhQAFAAAAAgAh07iQDMv&#10;BZ47AAAAOQAAABAAAAAAAAAAAQAgAAAADQEAAGRycy9zaGFwZXhtbC54bWxQSwUGAAAAAAYABgBb&#10;AQAAtwMAAAAA&#10;" path="m437,1441l0,68,53,52,107,39,216,17,326,4,437,0,437,1441xe">
                  <v:path o:connectlocs="437,2597;0,1224;53,1208;107,1195;216,1173;326,1160;437,1156;437,2597" o:connectangles="0,0,0,0,0,0,0,0"/>
                  <v:fill on="f" focussize="0,0"/>
                  <v:stroke weight="1.11196850393701pt" color="#FFFFFF" joinstyle="round"/>
                  <v:imagedata o:title=""/>
                  <o:lock v:ext="edit" aspectratio="f"/>
                </v:shape>
                <v:shape id="docshape302" o:spid="_x0000_s1026" o:spt="100" style="position:absolute;left:5146;top:1617;height:1946;width:1946;" fillcolor="#FFFFFF" filled="t" stroked="f" coordsize="1946,1946" o:gfxdata="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xf+IO2AAAA3AAAAA8A&#10;AAAAAAAAAQAgAAAAIgAAAGRycy9kb3ducmV2LnhtbFBLAQIUABQAAAAIAIdO4kAzLwWeOwAAADkA&#10;AAAQAAAAAAAAAAEAIAAAAAUBAABkcnMvc2hhcGV4bWwueG1sUEsFBgAAAAAGAAYAWwEAAK8DAAAA&#10;AA==&#10;" path="m972,0l896,3,822,12,749,26,679,46,610,70,545,99,481,133,421,172,364,214,310,261,260,311,213,365,171,422,132,482,98,545,69,611,45,680,25,750,11,823,2,897,0,973,2,1049,11,1124,25,1196,45,1267,69,1335,98,1401,132,1464,171,1524,213,1582,260,1635,310,1686,364,1732,421,1775,481,1813,545,1847,610,1876,679,1901,749,1920,822,1934,896,1943,972,1946,1048,1943,1123,1934,1195,1920,1266,1901,1334,1876,1400,1847,1463,1813,1524,1775,1581,1732,1635,1686,1685,1635,1731,1582,1774,1524,1812,1464,1846,1401,1876,1335,1900,1267,1919,1196,1934,1124,1942,1049,1945,973,1942,897,1934,823,1919,750,1900,680,1876,611,1846,545,1812,482,1774,422,1731,365,1685,311,1635,261,1581,214,1524,172,1463,133,1400,99,1334,70,1266,46,1195,26,1123,12,1048,3,972,0xe">
                  <v:path o:connectlocs="896,1620;749,1643;610,1687;481,1750;364,1831;260,1928;171,2039;98,2162;45,2297;11,2440;0,2590;11,2741;45,2884;98,3018;171,3141;260,3252;364,3349;481,3430;610,3493;749,3537;896,3560;1048,3560;1195,3537;1334,3493;1463,3430;1581,3349;1685,3252;1774,3141;1846,3018;1900,2884;1934,2741;1945,2590;1934,2440;1900,2297;1846,2162;1774,2039;1685,1928;1581,1831;1463,1750;1334,1687;1195,1643;1048,1620" o:connectangles="0,0,0,0,0,0,0,0,0,0,0,0,0,0,0,0,0,0,0,0,0,0,0,0,0,0,0,0,0,0,0,0,0,0,0,0,0,0,0,0,0,0"/>
                  <v:fill on="t" focussize="0,0"/>
                  <v:stroke on="f"/>
                  <v:imagedata o:title=""/>
                  <o:lock v:ext="edit" aspectratio="f"/>
                </v:shape>
              </v:group>
            </w:pict>
          </mc:Fallback>
        </mc:AlternateContent>
      </w:r>
      <w:r>
        <w:rPr>
          <w:rFonts w:hint="eastAsia" w:ascii="微软雅黑" w:hAnsi="微软雅黑" w:eastAsia="微软雅黑" w:cs="微软雅黑"/>
          <w:lang w:eastAsia="zh-CN"/>
        </w:rPr>
        <w:t>在网络安全领域，专业人士广泛预计，在未来五年内，</w:t>
      </w:r>
      <w:r>
        <w:rPr>
          <w:rFonts w:ascii="微软雅黑" w:hAnsi="微软雅黑" w:eastAsia="微软雅黑"/>
          <w:lang w:eastAsia="zh-CN"/>
        </w:rPr>
        <w:t xml:space="preserve">AI </w:t>
      </w:r>
      <w:r>
        <w:rPr>
          <w:rFonts w:hint="eastAsia" w:ascii="微软雅黑" w:hAnsi="微软雅黑" w:eastAsia="微软雅黑" w:cs="微软雅黑"/>
          <w:lang w:eastAsia="zh-CN"/>
        </w:rPr>
        <w:t>将对他们的工作职责和岗位产生显著影响。这种观点反映了</w:t>
      </w:r>
      <w:r>
        <w:rPr>
          <w:rFonts w:ascii="微软雅黑" w:hAnsi="微软雅黑" w:eastAsia="微软雅黑"/>
          <w:lang w:eastAsia="zh-CN"/>
        </w:rPr>
        <w:t xml:space="preserve"> AI </w:t>
      </w:r>
      <w:r>
        <w:rPr>
          <w:rFonts w:hint="eastAsia" w:ascii="微软雅黑" w:hAnsi="微软雅黑" w:eastAsia="微软雅黑" w:cs="微软雅黑"/>
          <w:lang w:eastAsia="zh-CN"/>
        </w:rPr>
        <w:t>在职场中的颠覆性。有相当一部分人（</w:t>
      </w:r>
      <w:r>
        <w:rPr>
          <w:rFonts w:ascii="微软雅黑" w:hAnsi="微软雅黑" w:eastAsia="微软雅黑"/>
          <w:lang w:eastAsia="zh-CN"/>
        </w:rPr>
        <w:t>58%</w:t>
      </w:r>
      <w:r>
        <w:rPr>
          <w:rFonts w:hint="eastAsia" w:ascii="微软雅黑" w:hAnsi="微软雅黑" w:eastAsia="微软雅黑"/>
          <w:lang w:eastAsia="zh-CN"/>
        </w:rPr>
        <w:t>）</w:t>
      </w:r>
      <w:r>
        <w:rPr>
          <w:rFonts w:ascii="微软雅黑" w:hAnsi="微软雅黑" w:eastAsia="微软雅黑"/>
          <w:lang w:eastAsia="zh-CN"/>
        </w:rPr>
        <w:t xml:space="preserve"> </w:t>
      </w:r>
      <w:r>
        <w:rPr>
          <w:rFonts w:hint="eastAsia" w:ascii="微软雅黑" w:hAnsi="微软雅黑" w:eastAsia="微软雅黑" w:cs="微软雅黑"/>
          <w:lang w:eastAsia="zh-CN"/>
        </w:rPr>
        <w:t>认为</w:t>
      </w:r>
      <w:r>
        <w:rPr>
          <w:rFonts w:ascii="微软雅黑" w:hAnsi="微软雅黑" w:eastAsia="微软雅黑"/>
          <w:lang w:eastAsia="zh-CN"/>
        </w:rPr>
        <w:t xml:space="preserve"> AI </w:t>
      </w:r>
      <w:r>
        <w:rPr>
          <w:rFonts w:hint="eastAsia" w:ascii="微软雅黑" w:hAnsi="微软雅黑" w:eastAsia="微软雅黑" w:cs="微软雅黑"/>
          <w:lang w:eastAsia="zh-CN"/>
        </w:rPr>
        <w:t>将成为支持和提升他们当前工作职能的工具。</w:t>
      </w:r>
    </w:p>
    <w:p>
      <w:pPr>
        <w:pStyle w:val="6"/>
        <w:spacing w:line="276" w:lineRule="auto"/>
        <w:ind w:left="920" w:right="2770"/>
        <w:rPr>
          <w:rFonts w:ascii="微软雅黑" w:hAnsi="微软雅黑" w:eastAsia="微软雅黑"/>
          <w:lang w:eastAsia="zh-CN"/>
        </w:rPr>
      </w:pPr>
      <w:r>
        <w:rPr>
          <w:rFonts w:hint="eastAsia" w:ascii="微软雅黑" w:hAnsi="微软雅黑" w:eastAsia="微软雅黑" w:cs="微软雅黑"/>
          <w:lang w:eastAsia="zh-CN"/>
        </w:rPr>
        <w:t>具体来说，有</w:t>
      </w:r>
      <w:r>
        <w:rPr>
          <w:rFonts w:ascii="微软雅黑" w:hAnsi="微软雅黑" w:eastAsia="微软雅黑"/>
          <w:lang w:eastAsia="zh-CN"/>
        </w:rPr>
        <w:t xml:space="preserve"> 30% </w:t>
      </w:r>
      <w:r>
        <w:rPr>
          <w:rFonts w:hint="eastAsia" w:ascii="微软雅黑" w:hAnsi="微软雅黑" w:eastAsia="微软雅黑"/>
          <w:lang w:eastAsia="zh-CN"/>
        </w:rPr>
        <w:t>的人相信</w:t>
      </w:r>
      <w:r>
        <w:rPr>
          <w:rFonts w:ascii="微软雅黑" w:hAnsi="微软雅黑" w:eastAsia="微软雅黑"/>
          <w:lang w:eastAsia="zh-CN"/>
        </w:rPr>
        <w:t xml:space="preserve"> AI </w:t>
      </w:r>
      <w:r>
        <w:rPr>
          <w:rFonts w:hint="eastAsia" w:ascii="微软雅黑" w:hAnsi="微软雅黑" w:eastAsia="微软雅黑"/>
          <w:lang w:eastAsia="zh-CN"/>
        </w:rPr>
        <w:t>将有助于提升他们的某些技能，而</w:t>
      </w:r>
      <w:r>
        <w:rPr>
          <w:rFonts w:ascii="微软雅黑" w:hAnsi="微软雅黑" w:eastAsia="微软雅黑"/>
          <w:lang w:eastAsia="zh-CN"/>
        </w:rPr>
        <w:t xml:space="preserve"> 28% </w:t>
      </w:r>
      <w:r>
        <w:rPr>
          <w:rFonts w:hint="eastAsia" w:ascii="微软雅黑" w:hAnsi="微软雅黑" w:eastAsia="微软雅黑"/>
          <w:lang w:eastAsia="zh-CN"/>
        </w:rPr>
        <w:t>的人认为</w:t>
      </w:r>
      <w:r>
        <w:rPr>
          <w:rFonts w:ascii="微软雅黑" w:hAnsi="微软雅黑" w:eastAsia="微软雅黑"/>
          <w:lang w:eastAsia="zh-CN"/>
        </w:rPr>
        <w:t xml:space="preserve"> AI </w:t>
      </w:r>
      <w:r>
        <w:rPr>
          <w:rFonts w:hint="eastAsia" w:ascii="微软雅黑" w:hAnsi="微软雅黑" w:eastAsia="微软雅黑"/>
          <w:lang w:eastAsia="zh-CN"/>
        </w:rPr>
        <w:t>将全面支持他们现有的工作职责。</w:t>
      </w:r>
    </w:p>
    <w:p>
      <w:pPr>
        <w:rPr>
          <w:sz w:val="16"/>
          <w:lang w:eastAsia="zh-CN"/>
        </w:rPr>
      </w:pPr>
      <w:r>
        <w:rPr>
          <w:lang w:eastAsia="zh-CN"/>
        </w:rPr>
        <w:br w:type="column"/>
      </w: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spacing w:before="2"/>
        <w:rPr>
          <w:sz w:val="19"/>
          <w:lang w:eastAsia="zh-CN"/>
        </w:rPr>
      </w:pPr>
    </w:p>
    <w:p>
      <w:pPr>
        <w:ind w:left="782"/>
        <w:rPr>
          <w:sz w:val="12"/>
        </w:rPr>
      </w:pPr>
      <w:r>
        <w:drawing>
          <wp:inline distT="0" distB="0" distL="0" distR="0">
            <wp:extent cx="82550" cy="82550"/>
            <wp:effectExtent l="0" t="0" r="6350" b="6350"/>
            <wp:docPr id="162"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1.png"/>
                    <pic:cNvPicPr>
                      <a:picLocks noChangeAspect="1"/>
                    </pic:cNvPicPr>
                  </pic:nvPicPr>
                  <pic:blipFill>
                    <a:blip r:embed="rId60" cstate="print"/>
                    <a:stretch>
                      <a:fillRect/>
                    </a:stretch>
                  </pic:blipFill>
                  <pic:spPr>
                    <a:xfrm>
                      <a:off x="0" y="0"/>
                      <a:ext cx="82753" cy="82753"/>
                    </a:xfrm>
                    <a:prstGeom prst="rect">
                      <a:avLst/>
                    </a:prstGeom>
                  </pic:spPr>
                </pic:pic>
              </a:graphicData>
            </a:graphic>
          </wp:inline>
        </w:drawing>
      </w:r>
      <w:r>
        <w:rPr>
          <w:rFonts w:ascii="Times New Roman"/>
          <w:spacing w:val="29"/>
          <w:w w:val="115"/>
          <w:position w:val="2"/>
          <w:sz w:val="20"/>
        </w:rPr>
        <w:t xml:space="preserve"> </w:t>
      </w:r>
      <w:r>
        <w:rPr>
          <w:rFonts w:ascii="Century Gothic"/>
          <w:b/>
          <w:color w:val="141221"/>
          <w:w w:val="115"/>
          <w:position w:val="2"/>
          <w:sz w:val="12"/>
        </w:rPr>
        <w:t>30%</w:t>
      </w:r>
      <w:r>
        <w:rPr>
          <w:rFonts w:ascii="Century Gothic"/>
          <w:b/>
          <w:color w:val="141221"/>
          <w:spacing w:val="59"/>
          <w:w w:val="115"/>
          <w:position w:val="2"/>
          <w:sz w:val="12"/>
        </w:rPr>
        <w:t xml:space="preserve">  </w:t>
      </w:r>
      <w:r>
        <w:rPr>
          <w:rFonts w:hint="eastAsia" w:ascii="微软雅黑" w:hAnsi="微软雅黑" w:eastAsia="微软雅黑" w:cs="微软雅黑"/>
          <w:color w:val="141221"/>
          <w:w w:val="115"/>
          <w:position w:val="2"/>
          <w:sz w:val="12"/>
        </w:rPr>
        <w:t>帮助增强部分技能</w:t>
      </w:r>
    </w:p>
    <w:p>
      <w:pPr>
        <w:pStyle w:val="6"/>
        <w:spacing w:before="6"/>
        <w:rPr>
          <w:sz w:val="12"/>
        </w:rPr>
      </w:pPr>
      <w:r>
        <w:drawing>
          <wp:anchor distT="0" distB="0" distL="0" distR="0" simplePos="0" relativeHeight="251835392" behindDoc="0" locked="0" layoutInCell="1" allowOverlap="1">
            <wp:simplePos x="0" y="0"/>
            <wp:positionH relativeFrom="page">
              <wp:posOffset>5029835</wp:posOffset>
            </wp:positionH>
            <wp:positionV relativeFrom="paragraph">
              <wp:posOffset>288290</wp:posOffset>
            </wp:positionV>
            <wp:extent cx="82550" cy="82550"/>
            <wp:effectExtent l="0" t="0" r="6350" b="6350"/>
            <wp:wrapNone/>
            <wp:docPr id="16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9.png"/>
                    <pic:cNvPicPr>
                      <a:picLocks noChangeAspect="1"/>
                    </pic:cNvPicPr>
                  </pic:nvPicPr>
                  <pic:blipFill>
                    <a:blip r:embed="rId56" cstate="print"/>
                    <a:stretch>
                      <a:fillRect/>
                    </a:stretch>
                  </pic:blipFill>
                  <pic:spPr>
                    <a:xfrm>
                      <a:off x="0" y="0"/>
                      <a:ext cx="82550" cy="82550"/>
                    </a:xfrm>
                    <a:prstGeom prst="rect">
                      <a:avLst/>
                    </a:prstGeom>
                  </pic:spPr>
                </pic:pic>
              </a:graphicData>
            </a:graphic>
          </wp:anchor>
        </w:drawing>
      </w:r>
      <w:r>
        <w:drawing>
          <wp:anchor distT="0" distB="0" distL="0" distR="0" simplePos="0" relativeHeight="251836416" behindDoc="0" locked="0" layoutInCell="1" allowOverlap="1">
            <wp:simplePos x="0" y="0"/>
            <wp:positionH relativeFrom="page">
              <wp:posOffset>5029835</wp:posOffset>
            </wp:positionH>
            <wp:positionV relativeFrom="paragraph">
              <wp:posOffset>94615</wp:posOffset>
            </wp:positionV>
            <wp:extent cx="81915" cy="81915"/>
            <wp:effectExtent l="0" t="0" r="6985" b="6985"/>
            <wp:wrapNone/>
            <wp:docPr id="16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png"/>
                    <pic:cNvPicPr>
                      <a:picLocks noChangeAspect="1"/>
                    </pic:cNvPicPr>
                  </pic:nvPicPr>
                  <pic:blipFill>
                    <a:blip r:embed="rId57" cstate="print"/>
                    <a:stretch>
                      <a:fillRect/>
                    </a:stretch>
                  </pic:blipFill>
                  <pic:spPr>
                    <a:xfrm>
                      <a:off x="0" y="0"/>
                      <a:ext cx="81915" cy="81915"/>
                    </a:xfrm>
                    <a:prstGeom prst="rect">
                      <a:avLst/>
                    </a:prstGeom>
                  </pic:spPr>
                </pic:pic>
              </a:graphicData>
            </a:graphic>
          </wp:anchor>
        </w:drawing>
      </w:r>
      <w:r>
        <w:drawing>
          <wp:anchor distT="0" distB="0" distL="0" distR="0" simplePos="0" relativeHeight="251837440" behindDoc="0" locked="0" layoutInCell="1" allowOverlap="1">
            <wp:simplePos x="0" y="0"/>
            <wp:positionH relativeFrom="page">
              <wp:posOffset>5029835</wp:posOffset>
            </wp:positionH>
            <wp:positionV relativeFrom="paragraph">
              <wp:posOffset>481965</wp:posOffset>
            </wp:positionV>
            <wp:extent cx="82550" cy="82550"/>
            <wp:effectExtent l="0" t="0" r="6350" b="6350"/>
            <wp:wrapNone/>
            <wp:docPr id="16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0.png"/>
                    <pic:cNvPicPr>
                      <a:picLocks noChangeAspect="1"/>
                    </pic:cNvPicPr>
                  </pic:nvPicPr>
                  <pic:blipFill>
                    <a:blip r:embed="rId58" cstate="print"/>
                    <a:stretch>
                      <a:fillRect/>
                    </a:stretch>
                  </pic:blipFill>
                  <pic:spPr>
                    <a:xfrm>
                      <a:off x="0" y="0"/>
                      <a:ext cx="82550" cy="82550"/>
                    </a:xfrm>
                    <a:prstGeom prst="rect">
                      <a:avLst/>
                    </a:prstGeom>
                  </pic:spPr>
                </pic:pic>
              </a:graphicData>
            </a:graphic>
          </wp:anchor>
        </w:drawing>
      </w:r>
      <w:r>
        <w:drawing>
          <wp:anchor distT="0" distB="0" distL="0" distR="0" simplePos="0" relativeHeight="251838464" behindDoc="0" locked="0" layoutInCell="1" allowOverlap="1">
            <wp:simplePos x="0" y="0"/>
            <wp:positionH relativeFrom="page">
              <wp:posOffset>5029835</wp:posOffset>
            </wp:positionH>
            <wp:positionV relativeFrom="paragraph">
              <wp:posOffset>675640</wp:posOffset>
            </wp:positionV>
            <wp:extent cx="82550" cy="82550"/>
            <wp:effectExtent l="0" t="0" r="6350" b="6350"/>
            <wp:wrapNone/>
            <wp:docPr id="16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1.png"/>
                    <pic:cNvPicPr>
                      <a:picLocks noChangeAspect="1"/>
                    </pic:cNvPicPr>
                  </pic:nvPicPr>
                  <pic:blipFill>
                    <a:blip r:embed="rId59" cstate="print"/>
                    <a:stretch>
                      <a:fillRect/>
                    </a:stretch>
                  </pic:blipFill>
                  <pic:spPr>
                    <a:xfrm>
                      <a:off x="0" y="0"/>
                      <a:ext cx="82295" cy="82296"/>
                    </a:xfrm>
                    <a:prstGeom prst="rect">
                      <a:avLst/>
                    </a:prstGeom>
                  </pic:spPr>
                </pic:pic>
              </a:graphicData>
            </a:graphic>
          </wp:anchor>
        </w:drawing>
      </w:r>
    </w:p>
    <w:tbl>
      <w:tblPr>
        <w:tblStyle w:val="8"/>
        <w:tblW w:w="0" w:type="auto"/>
        <w:tblInd w:w="957" w:type="dxa"/>
        <w:tblLayout w:type="fixed"/>
        <w:tblCellMar>
          <w:top w:w="0" w:type="dxa"/>
          <w:left w:w="0" w:type="dxa"/>
          <w:bottom w:w="0" w:type="dxa"/>
          <w:right w:w="0" w:type="dxa"/>
        </w:tblCellMar>
      </w:tblPr>
      <w:tblGrid>
        <w:gridCol w:w="406"/>
        <w:gridCol w:w="2304"/>
      </w:tblGrid>
      <w:tr>
        <w:tblPrEx>
          <w:tblCellMar>
            <w:top w:w="0" w:type="dxa"/>
            <w:left w:w="0" w:type="dxa"/>
            <w:bottom w:w="0" w:type="dxa"/>
            <w:right w:w="0" w:type="dxa"/>
          </w:tblCellMar>
        </w:tblPrEx>
        <w:trPr>
          <w:trHeight w:val="230" w:hRule="atLeast"/>
        </w:trPr>
        <w:tc>
          <w:tcPr>
            <w:tcW w:w="406" w:type="dxa"/>
          </w:tcPr>
          <w:p>
            <w:pPr>
              <w:pStyle w:val="13"/>
              <w:spacing w:before="2"/>
              <w:ind w:left="36" w:right="81"/>
              <w:jc w:val="center"/>
              <w:rPr>
                <w:rFonts w:ascii="Century Gothic"/>
                <w:b/>
                <w:sz w:val="12"/>
              </w:rPr>
            </w:pPr>
            <w:r>
              <w:rPr>
                <w:rFonts w:ascii="Century Gothic"/>
                <w:b/>
                <w:color w:val="141221"/>
                <w:spacing w:val="-5"/>
                <w:w w:val="110"/>
                <w:sz w:val="12"/>
              </w:rPr>
              <w:t>28%</w:t>
            </w:r>
          </w:p>
        </w:tc>
        <w:tc>
          <w:tcPr>
            <w:tcW w:w="2304" w:type="dxa"/>
          </w:tcPr>
          <w:p>
            <w:pPr>
              <w:pStyle w:val="13"/>
              <w:spacing w:before="8"/>
              <w:ind w:left="95"/>
              <w:rPr>
                <w:sz w:val="12"/>
                <w:lang w:eastAsia="zh-CN"/>
              </w:rPr>
            </w:pPr>
            <w:r>
              <w:rPr>
                <w:rFonts w:hint="eastAsia" w:ascii="微软雅黑" w:hAnsi="微软雅黑" w:eastAsia="微软雅黑" w:cs="微软雅黑"/>
                <w:color w:val="141221"/>
                <w:w w:val="110"/>
                <w:sz w:val="12"/>
                <w:lang w:eastAsia="zh-CN"/>
              </w:rPr>
              <w:t>在当前的工作中提供整体支持</w:t>
            </w:r>
          </w:p>
        </w:tc>
      </w:tr>
      <w:tr>
        <w:tblPrEx>
          <w:tblCellMar>
            <w:top w:w="0" w:type="dxa"/>
            <w:left w:w="0" w:type="dxa"/>
            <w:bottom w:w="0" w:type="dxa"/>
            <w:right w:w="0" w:type="dxa"/>
          </w:tblCellMar>
        </w:tblPrEx>
        <w:trPr>
          <w:trHeight w:val="305" w:hRule="atLeast"/>
        </w:trPr>
        <w:tc>
          <w:tcPr>
            <w:tcW w:w="406" w:type="dxa"/>
          </w:tcPr>
          <w:p>
            <w:pPr>
              <w:pStyle w:val="13"/>
              <w:spacing w:before="77"/>
              <w:ind w:left="36" w:right="79"/>
              <w:jc w:val="center"/>
              <w:rPr>
                <w:rFonts w:ascii="Century Gothic"/>
                <w:b/>
                <w:sz w:val="12"/>
              </w:rPr>
            </w:pPr>
            <w:r>
              <w:rPr>
                <w:rFonts w:ascii="Century Gothic"/>
                <w:b/>
                <w:color w:val="141221"/>
                <w:spacing w:val="-5"/>
                <w:w w:val="110"/>
                <w:sz w:val="12"/>
              </w:rPr>
              <w:t>24%</w:t>
            </w:r>
          </w:p>
        </w:tc>
        <w:tc>
          <w:tcPr>
            <w:tcW w:w="2304" w:type="dxa"/>
          </w:tcPr>
          <w:p>
            <w:pPr>
              <w:pStyle w:val="13"/>
              <w:spacing w:before="83"/>
              <w:ind w:left="95"/>
              <w:rPr>
                <w:sz w:val="12"/>
                <w:lang w:eastAsia="zh-CN"/>
              </w:rPr>
            </w:pPr>
            <w:r>
              <w:rPr>
                <w:rFonts w:hint="eastAsia" w:ascii="微软雅黑" w:hAnsi="微软雅黑" w:eastAsia="微软雅黑" w:cs="微软雅黑"/>
                <w:color w:val="141221"/>
                <w:w w:val="110"/>
                <w:sz w:val="12"/>
                <w:lang w:eastAsia="zh-CN"/>
              </w:rPr>
              <w:t>替代职责中的大部分</w:t>
            </w:r>
          </w:p>
        </w:tc>
      </w:tr>
      <w:tr>
        <w:tblPrEx>
          <w:tblCellMar>
            <w:top w:w="0" w:type="dxa"/>
            <w:left w:w="0" w:type="dxa"/>
            <w:bottom w:w="0" w:type="dxa"/>
            <w:right w:w="0" w:type="dxa"/>
          </w:tblCellMar>
        </w:tblPrEx>
        <w:trPr>
          <w:trHeight w:val="305" w:hRule="atLeast"/>
        </w:trPr>
        <w:tc>
          <w:tcPr>
            <w:tcW w:w="406" w:type="dxa"/>
          </w:tcPr>
          <w:p>
            <w:pPr>
              <w:pStyle w:val="13"/>
              <w:spacing w:before="77"/>
              <w:ind w:left="21" w:right="81"/>
              <w:jc w:val="center"/>
              <w:rPr>
                <w:rFonts w:ascii="Century Gothic"/>
                <w:b/>
                <w:sz w:val="12"/>
              </w:rPr>
            </w:pPr>
            <w:r>
              <w:rPr>
                <w:rFonts w:ascii="Century Gothic"/>
                <w:b/>
                <w:color w:val="141221"/>
                <w:spacing w:val="-5"/>
                <w:sz w:val="12"/>
              </w:rPr>
              <w:t>12%</w:t>
            </w:r>
          </w:p>
        </w:tc>
        <w:tc>
          <w:tcPr>
            <w:tcW w:w="2304" w:type="dxa"/>
          </w:tcPr>
          <w:p>
            <w:pPr>
              <w:pStyle w:val="13"/>
              <w:spacing w:before="83"/>
              <w:ind w:left="95"/>
              <w:rPr>
                <w:sz w:val="12"/>
                <w:lang w:eastAsia="zh-CN"/>
              </w:rPr>
            </w:pPr>
            <w:r>
              <w:rPr>
                <w:rFonts w:hint="eastAsia" w:ascii="微软雅黑" w:hAnsi="微软雅黑" w:eastAsia="微软雅黑" w:cs="微软雅黑"/>
                <w:color w:val="141221"/>
                <w:spacing w:val="-2"/>
                <w:w w:val="115"/>
                <w:sz w:val="12"/>
              </w:rPr>
              <w:t>完全取代您的</w:t>
            </w:r>
            <w:r>
              <w:rPr>
                <w:rFonts w:hint="eastAsia" w:ascii="微软雅黑" w:hAnsi="微软雅黑" w:eastAsia="微软雅黑" w:cs="微软雅黑"/>
                <w:color w:val="141221"/>
                <w:spacing w:val="-2"/>
                <w:w w:val="115"/>
                <w:sz w:val="12"/>
                <w:lang w:eastAsia="zh-CN"/>
              </w:rPr>
              <w:t>岗位</w:t>
            </w:r>
          </w:p>
        </w:tc>
      </w:tr>
      <w:tr>
        <w:tblPrEx>
          <w:tblCellMar>
            <w:top w:w="0" w:type="dxa"/>
            <w:left w:w="0" w:type="dxa"/>
            <w:bottom w:w="0" w:type="dxa"/>
            <w:right w:w="0" w:type="dxa"/>
          </w:tblCellMar>
        </w:tblPrEx>
        <w:trPr>
          <w:trHeight w:val="230" w:hRule="atLeast"/>
        </w:trPr>
        <w:tc>
          <w:tcPr>
            <w:tcW w:w="406" w:type="dxa"/>
          </w:tcPr>
          <w:p>
            <w:pPr>
              <w:pStyle w:val="13"/>
              <w:spacing w:before="77" w:line="133" w:lineRule="exact"/>
              <w:ind w:left="36" w:right="160"/>
              <w:jc w:val="center"/>
              <w:rPr>
                <w:rFonts w:ascii="Century Gothic"/>
                <w:b/>
                <w:sz w:val="12"/>
              </w:rPr>
            </w:pPr>
            <w:r>
              <w:rPr>
                <w:rFonts w:ascii="Century Gothic"/>
                <w:b/>
                <w:color w:val="141221"/>
                <w:spacing w:val="-5"/>
                <w:w w:val="105"/>
                <w:sz w:val="12"/>
              </w:rPr>
              <w:t>5%</w:t>
            </w:r>
          </w:p>
        </w:tc>
        <w:tc>
          <w:tcPr>
            <w:tcW w:w="2304" w:type="dxa"/>
          </w:tcPr>
          <w:p>
            <w:pPr>
              <w:pStyle w:val="13"/>
              <w:spacing w:before="83" w:line="127" w:lineRule="exact"/>
              <w:ind w:left="95"/>
              <w:rPr>
                <w:sz w:val="12"/>
              </w:rPr>
            </w:pPr>
            <w:r>
              <w:rPr>
                <w:rFonts w:hint="eastAsia" w:ascii="微软雅黑" w:hAnsi="微软雅黑" w:eastAsia="微软雅黑" w:cs="微软雅黑"/>
                <w:color w:val="141221"/>
                <w:w w:val="115"/>
                <w:sz w:val="12"/>
              </w:rPr>
              <w:t>对您的</w:t>
            </w:r>
            <w:r>
              <w:rPr>
                <w:rFonts w:hint="eastAsia" w:ascii="微软雅黑" w:hAnsi="微软雅黑" w:eastAsia="微软雅黑" w:cs="微软雅黑"/>
                <w:color w:val="141221"/>
                <w:w w:val="115"/>
                <w:sz w:val="12"/>
                <w:lang w:eastAsia="zh-CN"/>
              </w:rPr>
              <w:t>岗位</w:t>
            </w:r>
            <w:r>
              <w:rPr>
                <w:rFonts w:hint="eastAsia" w:ascii="微软雅黑" w:hAnsi="微软雅黑" w:eastAsia="微软雅黑" w:cs="微软雅黑"/>
                <w:color w:val="141221"/>
                <w:w w:val="115"/>
                <w:sz w:val="12"/>
              </w:rPr>
              <w:t>没有影响</w:t>
            </w:r>
          </w:p>
        </w:tc>
      </w:tr>
    </w:tbl>
    <w:p>
      <w:pPr>
        <w:spacing w:line="127" w:lineRule="exact"/>
        <w:rPr>
          <w:sz w:val="12"/>
          <w:lang w:eastAsia="zh-CN"/>
        </w:rPr>
        <w:sectPr>
          <w:type w:val="continuous"/>
          <w:pgSz w:w="12240" w:h="15840"/>
          <w:pgMar w:top="1220" w:right="0" w:bottom="860" w:left="520" w:header="0" w:footer="675" w:gutter="0"/>
          <w:cols w:equalWidth="0" w:num="2">
            <w:col w:w="6578" w:space="40"/>
            <w:col w:w="5102"/>
          </w:cols>
        </w:sectPr>
      </w:pPr>
    </w:p>
    <w:p>
      <w:pPr>
        <w:pStyle w:val="6"/>
        <w:spacing w:before="7"/>
        <w:rPr>
          <w:sz w:val="22"/>
          <w:lang w:eastAsia="zh-CN"/>
        </w:rPr>
      </w:pPr>
    </w:p>
    <w:p>
      <w:pPr>
        <w:pStyle w:val="6"/>
        <w:spacing w:line="276" w:lineRule="auto"/>
        <w:ind w:left="920" w:right="1687"/>
        <w:jc w:val="both"/>
        <w:rPr>
          <w:rFonts w:ascii="微软雅黑" w:hAnsi="微软雅黑" w:eastAsia="微软雅黑" w:cs="微软雅黑"/>
          <w:lang w:eastAsia="zh-CN"/>
        </w:rPr>
      </w:pPr>
      <w:r>
        <w:rPr>
          <w:rFonts w:hint="eastAsia" w:ascii="微软雅黑" w:hAnsi="微软雅黑" w:eastAsia="微软雅黑" w:cs="微软雅黑"/>
          <w:lang w:eastAsia="zh-CN"/>
        </w:rPr>
        <w:t>这种看法突出了</w:t>
      </w:r>
      <w:r>
        <w:rPr>
          <w:rFonts w:ascii="微软雅黑" w:hAnsi="微软雅黑" w:eastAsia="微软雅黑"/>
          <w:lang w:eastAsia="zh-CN"/>
        </w:rPr>
        <w:t xml:space="preserve"> AI </w:t>
      </w:r>
      <w:r>
        <w:rPr>
          <w:rFonts w:hint="eastAsia" w:ascii="微软雅黑" w:hAnsi="微软雅黑" w:eastAsia="微软雅黑" w:cs="微软雅黑"/>
          <w:lang w:eastAsia="zh-CN"/>
        </w:rPr>
        <w:t>提高人类能力的可能性，尤其是在将人工执行和日常工作自动化的方面。诸如</w:t>
      </w:r>
      <w:r>
        <w:rPr>
          <w:rFonts w:ascii="微软雅黑" w:hAnsi="微软雅黑" w:eastAsia="微软雅黑" w:cs="微软雅黑"/>
          <w:lang w:eastAsia="zh-CN"/>
        </w:rPr>
        <w:t xml:space="preserve"> AI </w:t>
      </w:r>
      <w:r>
        <w:rPr>
          <w:rFonts w:hint="eastAsia" w:ascii="微软雅黑" w:hAnsi="微软雅黑" w:eastAsia="微软雅黑" w:cs="微软雅黑"/>
          <w:lang w:eastAsia="zh-CN"/>
        </w:rPr>
        <w:t>驱动的聊天机器人和分析工具等技术有望简化流程并提升效率，从而协助安全专家更加高效地处理工作</w:t>
      </w:r>
      <w:del w:id="43" w:author="张家齐" w:date="2024-05-06T15:30:26Z">
        <w:r>
          <w:rPr>
            <w:rFonts w:hint="eastAsia" w:ascii="微软雅黑" w:hAnsi="微软雅黑" w:eastAsia="微软雅黑" w:cs="微软雅黑"/>
            <w:lang w:eastAsia="zh-CN"/>
          </w:rPr>
          <w:delText>负载</w:delText>
        </w:r>
      </w:del>
      <w:r>
        <w:rPr>
          <w:rFonts w:hint="eastAsia" w:ascii="微软雅黑" w:hAnsi="微软雅黑" w:eastAsia="微软雅黑" w:cs="微软雅黑"/>
          <w:lang w:eastAsia="zh-CN"/>
        </w:rPr>
        <w:t>。这样，他们就可以将时间从繁琐的任务中解放出来，转而关注职责中更为复杂和更</w:t>
      </w:r>
      <w:ins w:id="44" w:author="张家齐" w:date="2024-05-06T15:29:39Z">
        <w:r>
          <w:rPr>
            <w:rFonts w:hint="eastAsia" w:ascii="微软雅黑" w:hAnsi="微软雅黑" w:eastAsia="微软雅黑" w:cs="微软雅黑"/>
            <w:lang w:val="en-US" w:eastAsia="zh-CN"/>
          </w:rPr>
          <w:t>需要</w:t>
        </w:r>
      </w:ins>
      <w:del w:id="45" w:author="张家齐" w:date="2024-05-06T15:29:37Z">
        <w:r>
          <w:rPr>
            <w:rFonts w:hint="eastAsia" w:ascii="微软雅黑" w:hAnsi="微软雅黑" w:eastAsia="微软雅黑" w:cs="微软雅黑"/>
            <w:lang w:eastAsia="zh-CN"/>
          </w:rPr>
          <w:delText>有</w:delText>
        </w:r>
      </w:del>
      <w:r>
        <w:rPr>
          <w:rFonts w:hint="eastAsia" w:ascii="微软雅黑" w:hAnsi="微软雅黑" w:eastAsia="微软雅黑" w:cs="微软雅黑"/>
          <w:lang w:eastAsia="zh-CN"/>
        </w:rPr>
        <w:t>创造性的</w:t>
      </w:r>
      <w:ins w:id="46" w:author="张家齐" w:date="2024-05-06T15:29:34Z">
        <w:r>
          <w:rPr>
            <w:rFonts w:hint="eastAsia" w:ascii="微软雅黑" w:hAnsi="微软雅黑" w:eastAsia="微软雅黑" w:cs="微软雅黑"/>
            <w:lang w:val="en-US" w:eastAsia="zh-CN"/>
          </w:rPr>
          <w:t>部分</w:t>
        </w:r>
      </w:ins>
      <w:del w:id="47" w:author="张家齐" w:date="2024-05-06T15:29:30Z">
        <w:r>
          <w:rPr>
            <w:rFonts w:hint="eastAsia" w:ascii="微软雅黑" w:hAnsi="微软雅黑" w:eastAsia="微软雅黑" w:cs="微软雅黑"/>
            <w:lang w:eastAsia="zh-CN"/>
          </w:rPr>
          <w:delText>能</w:delText>
        </w:r>
      </w:del>
      <w:del w:id="48" w:author="张家齐" w:date="2024-05-06T15:29:29Z">
        <w:r>
          <w:rPr>
            <w:rFonts w:hint="eastAsia" w:ascii="微软雅黑" w:hAnsi="微软雅黑" w:eastAsia="微软雅黑" w:cs="微软雅黑"/>
            <w:lang w:eastAsia="zh-CN"/>
          </w:rPr>
          <w:delText>力</w:delText>
        </w:r>
      </w:del>
      <w:r>
        <w:rPr>
          <w:rFonts w:hint="eastAsia" w:ascii="微软雅黑" w:hAnsi="微软雅黑" w:eastAsia="微软雅黑" w:cs="微软雅黑"/>
          <w:lang w:eastAsia="zh-CN"/>
        </w:rPr>
        <w:t>。</w:t>
      </w:r>
    </w:p>
    <w:p>
      <w:pPr>
        <w:pStyle w:val="6"/>
        <w:spacing w:line="276" w:lineRule="auto"/>
        <w:ind w:left="920" w:right="1687"/>
        <w:rPr>
          <w:rFonts w:ascii="微软雅黑" w:hAnsi="微软雅黑" w:eastAsia="微软雅黑" w:cs="微软雅黑"/>
          <w:lang w:eastAsia="zh-CN"/>
        </w:rPr>
      </w:pPr>
    </w:p>
    <w:p>
      <w:pPr>
        <w:pStyle w:val="6"/>
        <w:spacing w:line="276" w:lineRule="auto"/>
        <w:ind w:left="920" w:right="1687"/>
        <w:rPr>
          <w:rFonts w:ascii="微软雅黑" w:hAnsi="微软雅黑" w:eastAsia="微软雅黑" w:cs="微软雅黑"/>
          <w:lang w:eastAsia="zh-CN"/>
        </w:rPr>
      </w:pPr>
    </w:p>
    <w:p>
      <w:pPr>
        <w:pStyle w:val="6"/>
        <w:spacing w:line="276" w:lineRule="auto"/>
        <w:ind w:left="920" w:right="1687"/>
        <w:rPr>
          <w:w w:val="115"/>
          <w:lang w:eastAsia="zh-CN"/>
        </w:rPr>
      </w:pPr>
      <w:r>
        <w:rPr>
          <w:w w:val="115"/>
          <w:lang w:eastAsia="zh-CN"/>
        </w:rPr>
        <w:t xml:space="preserve">There’s a notable concern among these professionals about AI’s ability to replace human roles. </w:t>
      </w:r>
      <w:r>
        <w:rPr>
          <w:w w:val="115"/>
        </w:rPr>
        <w:t>About 24% foresee AI replacing significant parts of their job, and 12% even predict a complete replacement of their role. This apprehension is more pronounced in aspects of cybersecurity work</w:t>
      </w:r>
      <w:r>
        <w:rPr>
          <w:spacing w:val="-12"/>
          <w:w w:val="115"/>
        </w:rPr>
        <w:t xml:space="preserve"> </w:t>
      </w:r>
      <w:r>
        <w:rPr>
          <w:w w:val="115"/>
        </w:rPr>
        <w:t>that</w:t>
      </w:r>
      <w:r>
        <w:rPr>
          <w:spacing w:val="-12"/>
          <w:w w:val="115"/>
        </w:rPr>
        <w:t xml:space="preserve"> </w:t>
      </w:r>
      <w:r>
        <w:rPr>
          <w:w w:val="115"/>
        </w:rPr>
        <w:t>are</w:t>
      </w:r>
      <w:r>
        <w:rPr>
          <w:spacing w:val="-12"/>
          <w:w w:val="115"/>
        </w:rPr>
        <w:t xml:space="preserve"> </w:t>
      </w:r>
      <w:r>
        <w:rPr>
          <w:w w:val="115"/>
        </w:rPr>
        <w:t>heavily</w:t>
      </w:r>
      <w:r>
        <w:rPr>
          <w:spacing w:val="-12"/>
          <w:w w:val="115"/>
        </w:rPr>
        <w:t xml:space="preserve"> </w:t>
      </w:r>
      <w:r>
        <w:rPr>
          <w:w w:val="115"/>
        </w:rPr>
        <w:t>manual</w:t>
      </w:r>
      <w:r>
        <w:rPr>
          <w:spacing w:val="-12"/>
          <w:w w:val="115"/>
        </w:rPr>
        <w:t xml:space="preserve"> </w:t>
      </w:r>
      <w:r>
        <w:rPr>
          <w:w w:val="115"/>
        </w:rPr>
        <w:t>or</w:t>
      </w:r>
      <w:r>
        <w:rPr>
          <w:spacing w:val="-12"/>
          <w:w w:val="115"/>
        </w:rPr>
        <w:t xml:space="preserve"> </w:t>
      </w:r>
      <w:r>
        <w:rPr>
          <w:w w:val="115"/>
        </w:rPr>
        <w:t>repetitive,</w:t>
      </w:r>
      <w:r>
        <w:rPr>
          <w:spacing w:val="-12"/>
          <w:w w:val="115"/>
        </w:rPr>
        <w:t xml:space="preserve"> </w:t>
      </w:r>
      <w:r>
        <w:rPr>
          <w:w w:val="115"/>
        </w:rPr>
        <w:t>where</w:t>
      </w:r>
      <w:r>
        <w:rPr>
          <w:spacing w:val="-12"/>
          <w:w w:val="115"/>
        </w:rPr>
        <w:t xml:space="preserve"> </w:t>
      </w:r>
      <w:r>
        <w:rPr>
          <w:w w:val="115"/>
        </w:rPr>
        <w:t>AI’s</w:t>
      </w:r>
      <w:r>
        <w:rPr>
          <w:spacing w:val="-12"/>
          <w:w w:val="115"/>
        </w:rPr>
        <w:t xml:space="preserve"> </w:t>
      </w:r>
      <w:r>
        <w:rPr>
          <w:w w:val="115"/>
        </w:rPr>
        <w:t>capabilities</w:t>
      </w:r>
      <w:r>
        <w:rPr>
          <w:spacing w:val="-12"/>
          <w:w w:val="115"/>
        </w:rPr>
        <w:t xml:space="preserve"> </w:t>
      </w:r>
      <w:r>
        <w:rPr>
          <w:w w:val="115"/>
        </w:rPr>
        <w:t>for</w:t>
      </w:r>
      <w:r>
        <w:rPr>
          <w:spacing w:val="-12"/>
          <w:w w:val="115"/>
        </w:rPr>
        <w:t xml:space="preserve"> </w:t>
      </w:r>
      <w:r>
        <w:rPr>
          <w:w w:val="115"/>
        </w:rPr>
        <w:t>automation</w:t>
      </w:r>
      <w:r>
        <w:rPr>
          <w:spacing w:val="-12"/>
          <w:w w:val="115"/>
        </w:rPr>
        <w:t xml:space="preserve"> </w:t>
      </w:r>
      <w:r>
        <w:rPr>
          <w:w w:val="115"/>
        </w:rPr>
        <w:t>are</w:t>
      </w:r>
      <w:r>
        <w:rPr>
          <w:spacing w:val="-12"/>
          <w:w w:val="115"/>
        </w:rPr>
        <w:t xml:space="preserve"> </w:t>
      </w:r>
      <w:r>
        <w:rPr>
          <w:w w:val="115"/>
        </w:rPr>
        <w:t>most</w:t>
      </w:r>
      <w:r>
        <w:rPr>
          <w:spacing w:val="-12"/>
          <w:w w:val="115"/>
        </w:rPr>
        <w:t xml:space="preserve"> </w:t>
      </w:r>
      <w:r>
        <w:rPr>
          <w:w w:val="115"/>
        </w:rPr>
        <w:t>directly applicable.</w:t>
      </w:r>
      <w:r>
        <w:rPr>
          <w:spacing w:val="-3"/>
          <w:w w:val="115"/>
        </w:rPr>
        <w:t xml:space="preserve"> </w:t>
      </w:r>
      <w:r>
        <w:rPr>
          <w:w w:val="115"/>
        </w:rPr>
        <w:t>It’s</w:t>
      </w:r>
      <w:r>
        <w:rPr>
          <w:spacing w:val="-3"/>
          <w:w w:val="115"/>
        </w:rPr>
        <w:t xml:space="preserve"> </w:t>
      </w:r>
      <w:r>
        <w:rPr>
          <w:w w:val="115"/>
        </w:rPr>
        <w:t>important</w:t>
      </w:r>
      <w:r>
        <w:rPr>
          <w:spacing w:val="-3"/>
          <w:w w:val="115"/>
        </w:rPr>
        <w:t xml:space="preserve"> </w:t>
      </w:r>
      <w:r>
        <w:rPr>
          <w:w w:val="115"/>
        </w:rPr>
        <w:t>to</w:t>
      </w:r>
      <w:r>
        <w:rPr>
          <w:spacing w:val="-3"/>
          <w:w w:val="115"/>
        </w:rPr>
        <w:t xml:space="preserve"> </w:t>
      </w:r>
      <w:r>
        <w:rPr>
          <w:w w:val="115"/>
        </w:rPr>
        <w:t>recognize</w:t>
      </w:r>
      <w:r>
        <w:rPr>
          <w:spacing w:val="-3"/>
          <w:w w:val="115"/>
        </w:rPr>
        <w:t xml:space="preserve"> </w:t>
      </w:r>
      <w:r>
        <w:rPr>
          <w:w w:val="115"/>
        </w:rPr>
        <w:t>that</w:t>
      </w:r>
      <w:r>
        <w:rPr>
          <w:spacing w:val="-3"/>
          <w:w w:val="115"/>
        </w:rPr>
        <w:t xml:space="preserve"> </w:t>
      </w:r>
      <w:r>
        <w:rPr>
          <w:w w:val="115"/>
        </w:rPr>
        <w:t>while</w:t>
      </w:r>
      <w:r>
        <w:rPr>
          <w:spacing w:val="-3"/>
          <w:w w:val="115"/>
        </w:rPr>
        <w:t xml:space="preserve"> </w:t>
      </w:r>
      <w:r>
        <w:rPr>
          <w:w w:val="115"/>
        </w:rPr>
        <w:t>AI</w:t>
      </w:r>
      <w:r>
        <w:rPr>
          <w:spacing w:val="-3"/>
          <w:w w:val="115"/>
        </w:rPr>
        <w:t xml:space="preserve"> </w:t>
      </w:r>
      <w:r>
        <w:rPr>
          <w:w w:val="115"/>
        </w:rPr>
        <w:t>is</w:t>
      </w:r>
      <w:r>
        <w:rPr>
          <w:spacing w:val="-3"/>
          <w:w w:val="115"/>
        </w:rPr>
        <w:t xml:space="preserve"> </w:t>
      </w:r>
      <w:r>
        <w:rPr>
          <w:w w:val="115"/>
        </w:rPr>
        <w:t>seen</w:t>
      </w:r>
      <w:r>
        <w:rPr>
          <w:spacing w:val="-3"/>
          <w:w w:val="115"/>
        </w:rPr>
        <w:t xml:space="preserve"> </w:t>
      </w:r>
      <w:r>
        <w:rPr>
          <w:w w:val="115"/>
        </w:rPr>
        <w:t>as</w:t>
      </w:r>
      <w:r>
        <w:rPr>
          <w:spacing w:val="-3"/>
          <w:w w:val="115"/>
        </w:rPr>
        <w:t xml:space="preserve"> </w:t>
      </w:r>
      <w:r>
        <w:rPr>
          <w:w w:val="115"/>
        </w:rPr>
        <w:t>a</w:t>
      </w:r>
      <w:r>
        <w:rPr>
          <w:spacing w:val="-3"/>
          <w:w w:val="115"/>
        </w:rPr>
        <w:t xml:space="preserve"> </w:t>
      </w:r>
      <w:r>
        <w:rPr>
          <w:w w:val="115"/>
        </w:rPr>
        <w:t>supportive</w:t>
      </w:r>
      <w:r>
        <w:rPr>
          <w:spacing w:val="-3"/>
          <w:w w:val="115"/>
        </w:rPr>
        <w:t xml:space="preserve"> </w:t>
      </w:r>
      <w:r>
        <w:rPr>
          <w:w w:val="115"/>
        </w:rPr>
        <w:t>and</w:t>
      </w:r>
      <w:r>
        <w:rPr>
          <w:spacing w:val="-3"/>
          <w:w w:val="115"/>
        </w:rPr>
        <w:t xml:space="preserve"> </w:t>
      </w:r>
      <w:r>
        <w:rPr>
          <w:w w:val="115"/>
        </w:rPr>
        <w:t>enhancing</w:t>
      </w:r>
      <w:r>
        <w:rPr>
          <w:spacing w:val="-3"/>
          <w:w w:val="115"/>
        </w:rPr>
        <w:t xml:space="preserve"> </w:t>
      </w:r>
      <w:r>
        <w:rPr>
          <w:w w:val="115"/>
        </w:rPr>
        <w:t>tool,</w:t>
      </w:r>
      <w:r>
        <w:rPr>
          <w:spacing w:val="-3"/>
          <w:w w:val="115"/>
        </w:rPr>
        <w:t xml:space="preserve"> </w:t>
      </w:r>
      <w:r>
        <w:rPr>
          <w:w w:val="115"/>
        </w:rPr>
        <w:t>its potential to disrupt existing job structures in cybersecurity is also a key consideration. Security professionals are thus faced with the dual challenge of leveraging AI for its benefits while also preparing</w:t>
      </w:r>
      <w:r>
        <w:rPr>
          <w:spacing w:val="-1"/>
          <w:w w:val="115"/>
        </w:rPr>
        <w:t xml:space="preserve"> </w:t>
      </w:r>
      <w:r>
        <w:rPr>
          <w:w w:val="115"/>
        </w:rPr>
        <w:t>for</w:t>
      </w:r>
      <w:r>
        <w:rPr>
          <w:spacing w:val="-1"/>
          <w:w w:val="115"/>
        </w:rPr>
        <w:t xml:space="preserve"> </w:t>
      </w:r>
      <w:r>
        <w:rPr>
          <w:w w:val="115"/>
        </w:rPr>
        <w:t>the</w:t>
      </w:r>
      <w:r>
        <w:rPr>
          <w:spacing w:val="-1"/>
          <w:w w:val="115"/>
        </w:rPr>
        <w:t xml:space="preserve"> </w:t>
      </w:r>
      <w:r>
        <w:rPr>
          <w:w w:val="115"/>
        </w:rPr>
        <w:t>shifts</w:t>
      </w:r>
      <w:r>
        <w:rPr>
          <w:spacing w:val="-1"/>
          <w:w w:val="115"/>
        </w:rPr>
        <w:t xml:space="preserve"> </w:t>
      </w:r>
      <w:r>
        <w:rPr>
          <w:w w:val="115"/>
        </w:rPr>
        <w:t>it</w:t>
      </w:r>
      <w:r>
        <w:rPr>
          <w:spacing w:val="-1"/>
          <w:w w:val="115"/>
        </w:rPr>
        <w:t xml:space="preserve"> </w:t>
      </w:r>
      <w:r>
        <w:rPr>
          <w:w w:val="115"/>
        </w:rPr>
        <w:t>may</w:t>
      </w:r>
      <w:r>
        <w:rPr>
          <w:spacing w:val="-1"/>
          <w:w w:val="115"/>
        </w:rPr>
        <w:t xml:space="preserve"> </w:t>
      </w:r>
      <w:r>
        <w:rPr>
          <w:w w:val="115"/>
        </w:rPr>
        <w:t>bring</w:t>
      </w:r>
      <w:r>
        <w:rPr>
          <w:spacing w:val="-1"/>
          <w:w w:val="115"/>
        </w:rPr>
        <w:t xml:space="preserve"> </w:t>
      </w:r>
      <w:r>
        <w:rPr>
          <w:w w:val="115"/>
        </w:rPr>
        <w:t>in</w:t>
      </w:r>
      <w:r>
        <w:rPr>
          <w:spacing w:val="-1"/>
          <w:w w:val="115"/>
        </w:rPr>
        <w:t xml:space="preserve"> </w:t>
      </w:r>
      <w:r>
        <w:rPr>
          <w:w w:val="115"/>
        </w:rPr>
        <w:t>the</w:t>
      </w:r>
      <w:r>
        <w:rPr>
          <w:spacing w:val="-1"/>
          <w:w w:val="115"/>
        </w:rPr>
        <w:t xml:space="preserve"> </w:t>
      </w:r>
      <w:r>
        <w:rPr>
          <w:w w:val="115"/>
        </w:rPr>
        <w:t>job</w:t>
      </w:r>
      <w:r>
        <w:rPr>
          <w:spacing w:val="-1"/>
          <w:w w:val="115"/>
        </w:rPr>
        <w:t xml:space="preserve"> </w:t>
      </w:r>
      <w:r>
        <w:rPr>
          <w:w w:val="115"/>
        </w:rPr>
        <w:t>market,</w:t>
      </w:r>
      <w:r>
        <w:rPr>
          <w:spacing w:val="-1"/>
          <w:w w:val="115"/>
        </w:rPr>
        <w:t xml:space="preserve"> </w:t>
      </w:r>
      <w:r>
        <w:rPr>
          <w:w w:val="115"/>
        </w:rPr>
        <w:t>highlighting</w:t>
      </w:r>
      <w:r>
        <w:rPr>
          <w:spacing w:val="-1"/>
          <w:w w:val="115"/>
        </w:rPr>
        <w:t xml:space="preserve"> </w:t>
      </w:r>
      <w:r>
        <w:rPr>
          <w:w w:val="115"/>
        </w:rPr>
        <w:t>the</w:t>
      </w:r>
      <w:r>
        <w:rPr>
          <w:spacing w:val="-1"/>
          <w:w w:val="115"/>
        </w:rPr>
        <w:t xml:space="preserve"> </w:t>
      </w:r>
      <w:r>
        <w:rPr>
          <w:w w:val="115"/>
        </w:rPr>
        <w:t>importance</w:t>
      </w:r>
      <w:r>
        <w:rPr>
          <w:spacing w:val="-1"/>
          <w:w w:val="115"/>
        </w:rPr>
        <w:t xml:space="preserve"> </w:t>
      </w:r>
      <w:r>
        <w:rPr>
          <w:w w:val="115"/>
        </w:rPr>
        <w:t>of</w:t>
      </w:r>
      <w:r>
        <w:rPr>
          <w:spacing w:val="-1"/>
          <w:w w:val="115"/>
        </w:rPr>
        <w:t xml:space="preserve"> </w:t>
      </w:r>
      <w:r>
        <w:rPr>
          <w:w w:val="115"/>
        </w:rPr>
        <w:t>adaptability and continuous skill development in this rapidly evolving field.</w:t>
      </w:r>
    </w:p>
    <w:p>
      <w:pPr>
        <w:pStyle w:val="6"/>
        <w:spacing w:line="276" w:lineRule="auto"/>
        <w:ind w:left="920" w:right="1687"/>
        <w:rPr>
          <w:w w:val="115"/>
          <w:lang w:eastAsia="zh-CN"/>
        </w:rPr>
      </w:pPr>
    </w:p>
    <w:p>
      <w:pPr>
        <w:pStyle w:val="6"/>
        <w:spacing w:line="276" w:lineRule="auto"/>
        <w:ind w:left="920" w:right="1687"/>
        <w:rPr>
          <w:w w:val="115"/>
          <w:lang w:eastAsia="zh-CN"/>
        </w:rPr>
      </w:pPr>
    </w:p>
    <w:p>
      <w:pPr>
        <w:pStyle w:val="6"/>
        <w:spacing w:line="276" w:lineRule="auto"/>
        <w:ind w:left="920" w:right="1687"/>
        <w:rPr>
          <w:rFonts w:ascii="微软雅黑" w:hAnsi="微软雅黑" w:eastAsia="微软雅黑" w:cs="微软雅黑"/>
          <w:lang w:val="zh-CN" w:eastAsia="zh-CN"/>
        </w:rPr>
      </w:pPr>
      <w:r>
        <w:rPr>
          <w:rFonts w:hint="eastAsia" w:ascii="微软雅黑" w:hAnsi="微软雅黑" w:eastAsia="微软雅黑" w:cs="微软雅黑"/>
          <w:lang w:val="zh-CN" w:eastAsia="zh-CN"/>
        </w:rPr>
        <w:t>然而，专业人士对</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取代人类职位的能力也表示出</w:t>
      </w:r>
      <w:ins w:id="49" w:author="张家齐" w:date="2024-05-06T15:35:39Z">
        <w:r>
          <w:rPr>
            <w:rFonts w:hint="eastAsia" w:ascii="微软雅黑" w:hAnsi="微软雅黑" w:eastAsia="微软雅黑" w:cs="微软雅黑"/>
            <w:lang w:val="en-US" w:eastAsia="zh-CN"/>
          </w:rPr>
          <w:t>明细</w:t>
        </w:r>
      </w:ins>
      <w:del w:id="50" w:author="张家齐" w:date="2024-05-06T15:35:37Z">
        <w:r>
          <w:rPr>
            <w:rFonts w:hint="eastAsia" w:ascii="微软雅黑" w:hAnsi="微软雅黑" w:eastAsia="微软雅黑" w:cs="微软雅黑"/>
            <w:lang w:val="zh-CN" w:eastAsia="zh-CN"/>
          </w:rPr>
          <w:delText>显著</w:delText>
        </w:r>
      </w:del>
      <w:r>
        <w:rPr>
          <w:rFonts w:hint="eastAsia" w:ascii="微软雅黑" w:hAnsi="微软雅黑" w:eastAsia="微软雅黑" w:cs="微软雅黑"/>
          <w:lang w:val="zh-CN" w:eastAsia="zh-CN"/>
        </w:rPr>
        <w:t>的担忧。约</w:t>
      </w:r>
      <w:r>
        <w:rPr>
          <w:rFonts w:ascii="微软雅黑" w:hAnsi="微软雅黑" w:eastAsia="微软雅黑"/>
          <w:lang w:val="zh-CN" w:eastAsia="zh-CN"/>
        </w:rPr>
        <w:t xml:space="preserve"> 24% </w:t>
      </w:r>
      <w:r>
        <w:rPr>
          <w:rFonts w:hint="eastAsia" w:ascii="微软雅黑" w:hAnsi="微软雅黑" w:eastAsia="微软雅黑" w:cs="微软雅黑"/>
          <w:lang w:val="zh-CN" w:eastAsia="zh-CN"/>
        </w:rPr>
        <w:t>的人预计</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将取代他们工作的重要部分，还有</w:t>
      </w:r>
      <w:r>
        <w:rPr>
          <w:rFonts w:ascii="微软雅黑" w:hAnsi="微软雅黑" w:eastAsia="微软雅黑"/>
          <w:lang w:val="zh-CN" w:eastAsia="zh-CN"/>
        </w:rPr>
        <w:t xml:space="preserve"> 12% </w:t>
      </w:r>
      <w:r>
        <w:rPr>
          <w:rFonts w:hint="eastAsia" w:ascii="微软雅黑" w:hAnsi="微软雅黑" w:eastAsia="微软雅黑" w:cs="微软雅黑"/>
          <w:lang w:val="zh-CN" w:eastAsia="zh-CN"/>
        </w:rPr>
        <w:t>的人甚至预测 AI 将完全取代他们的职位。这种担忧</w:t>
      </w:r>
      <w:ins w:id="51" w:author="张家齐" w:date="2024-05-06T15:38:54Z">
        <w:r>
          <w:rPr>
            <w:rFonts w:hint="eastAsia" w:ascii="微软雅黑" w:hAnsi="微软雅黑" w:eastAsia="微软雅黑" w:cs="微软雅黑"/>
            <w:lang w:val="en-US" w:eastAsia="zh-CN"/>
          </w:rPr>
          <w:t>更</w:t>
        </w:r>
      </w:ins>
      <w:ins w:id="52" w:author="张家齐" w:date="2024-05-06T15:38:55Z">
        <w:r>
          <w:rPr>
            <w:rFonts w:hint="eastAsia" w:ascii="微软雅黑" w:hAnsi="微软雅黑" w:eastAsia="微软雅黑" w:cs="微软雅黑"/>
            <w:lang w:val="en-US" w:eastAsia="zh-CN"/>
          </w:rPr>
          <w:t>明显的</w:t>
        </w:r>
      </w:ins>
      <w:ins w:id="53" w:author="张家齐" w:date="2024-05-06T15:39:00Z">
        <w:r>
          <w:rPr>
            <w:rFonts w:hint="eastAsia" w:ascii="微软雅黑" w:hAnsi="微软雅黑" w:eastAsia="微软雅黑" w:cs="微软雅黑"/>
            <w:lang w:val="en-US" w:eastAsia="zh-CN"/>
          </w:rPr>
          <w:t>体现</w:t>
        </w:r>
      </w:ins>
      <w:r>
        <w:rPr>
          <w:rFonts w:hint="eastAsia" w:ascii="微软雅黑" w:hAnsi="微软雅黑" w:eastAsia="微软雅黑" w:cs="微软雅黑"/>
          <w:lang w:val="zh-CN" w:eastAsia="zh-CN"/>
        </w:rPr>
        <w:t>在网络安全领域中那些</w:t>
      </w:r>
      <w:del w:id="54" w:author="张家齐" w:date="2024-05-06T15:38:27Z">
        <w:r>
          <w:rPr>
            <w:rFonts w:hint="default" w:ascii="微软雅黑" w:hAnsi="微软雅黑" w:eastAsia="微软雅黑" w:cs="微软雅黑"/>
            <w:lang w:val="en-US" w:eastAsia="zh-CN"/>
          </w:rPr>
          <w:delText>人工执行</w:delText>
        </w:r>
      </w:del>
      <w:ins w:id="55" w:author="张家齐" w:date="2024-05-06T15:38:29Z">
        <w:r>
          <w:rPr>
            <w:rFonts w:hint="eastAsia" w:ascii="微软雅黑" w:hAnsi="微软雅黑" w:eastAsia="微软雅黑" w:cs="微软雅黑"/>
            <w:lang w:val="en-US" w:eastAsia="zh-CN"/>
          </w:rPr>
          <w:t>手动</w:t>
        </w:r>
      </w:ins>
      <w:ins w:id="56" w:author="张家齐" w:date="2024-05-06T15:38:30Z">
        <w:r>
          <w:rPr>
            <w:rFonts w:hint="eastAsia" w:ascii="微软雅黑" w:hAnsi="微软雅黑" w:eastAsia="微软雅黑" w:cs="微软雅黑"/>
            <w:lang w:val="en-US" w:eastAsia="zh-CN"/>
          </w:rPr>
          <w:t>的</w:t>
        </w:r>
      </w:ins>
      <w:r>
        <w:rPr>
          <w:rFonts w:hint="eastAsia" w:ascii="微软雅黑" w:hAnsi="微软雅黑" w:eastAsia="微软雅黑" w:cs="微软雅黑"/>
          <w:lang w:val="zh-CN" w:eastAsia="zh-CN"/>
        </w:rPr>
        <w:t>或重复性</w:t>
      </w:r>
      <w:ins w:id="57" w:author="张家齐" w:date="2024-05-06T15:38:32Z">
        <w:r>
          <w:rPr>
            <w:rFonts w:hint="eastAsia" w:ascii="微软雅黑" w:hAnsi="微软雅黑" w:eastAsia="微软雅黑" w:cs="微软雅黑"/>
            <w:lang w:val="en-US" w:eastAsia="zh-CN"/>
          </w:rPr>
          <w:t>的</w:t>
        </w:r>
      </w:ins>
      <w:r>
        <w:rPr>
          <w:rFonts w:hint="eastAsia" w:ascii="微软雅黑" w:hAnsi="微软雅黑" w:eastAsia="微软雅黑" w:cs="微软雅黑"/>
          <w:lang w:val="zh-CN" w:eastAsia="zh-CN"/>
        </w:rPr>
        <w:t>工作上</w:t>
      </w:r>
      <w:del w:id="58" w:author="张家齐" w:date="2024-05-06T15:38:51Z">
        <w:r>
          <w:rPr>
            <w:rFonts w:hint="eastAsia" w:ascii="微软雅黑" w:hAnsi="微软雅黑" w:eastAsia="微软雅黑" w:cs="微软雅黑"/>
            <w:lang w:val="zh-CN" w:eastAsia="zh-CN"/>
          </w:rPr>
          <w:delText>明显体现</w:delText>
        </w:r>
      </w:del>
      <w:r>
        <w:rPr>
          <w:rFonts w:hint="eastAsia" w:ascii="微软雅黑" w:hAnsi="微软雅黑" w:eastAsia="微软雅黑" w:cs="微软雅黑"/>
          <w:lang w:val="zh-CN" w:eastAsia="zh-CN"/>
        </w:rPr>
        <w:t>，因为</w:t>
      </w:r>
      <w:r>
        <w:rPr>
          <w:rFonts w:ascii="微软雅黑" w:hAnsi="微软雅黑" w:eastAsia="微软雅黑"/>
          <w:lang w:val="zh-CN" w:eastAsia="zh-CN"/>
        </w:rPr>
        <w:t xml:space="preserve"> AI</w:t>
      </w:r>
      <w:r>
        <w:rPr>
          <w:rFonts w:hint="eastAsia" w:ascii="微软雅黑" w:hAnsi="微软雅黑" w:eastAsia="微软雅黑"/>
          <w:lang w:val="zh-CN" w:eastAsia="zh-CN"/>
        </w:rPr>
        <w:t xml:space="preserve"> </w:t>
      </w:r>
      <w:r>
        <w:rPr>
          <w:rFonts w:hint="eastAsia" w:ascii="微软雅黑" w:hAnsi="微软雅黑" w:eastAsia="微软雅黑" w:cs="微软雅黑"/>
          <w:lang w:val="zh-CN" w:eastAsia="zh-CN"/>
        </w:rPr>
        <w:t>在这些方面的自动化能力最为直接适用。重要的是，要认识到</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虽然被看作是一种支持和增强工具，但其颠覆现有岗位和职能结构的潜在可能性也是网络安全领域需要重视的关键因素。因此，安全专业人员面临的双重挑战是，一方面要利用</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带来的好处，另一方面也要为其可能引发的职场变革做好准备，这突显了在这快速发展变化的领域中，适应性和持续</w:t>
      </w:r>
      <w:ins w:id="59" w:author="张家齐" w:date="2024-05-06T15:39:33Z">
        <w:r>
          <w:rPr>
            <w:rFonts w:hint="eastAsia" w:ascii="微软雅黑" w:hAnsi="微软雅黑" w:eastAsia="微软雅黑" w:cs="微软雅黑"/>
            <w:lang w:val="en-US" w:eastAsia="zh-CN"/>
          </w:rPr>
          <w:t>的</w:t>
        </w:r>
      </w:ins>
      <w:r>
        <w:rPr>
          <w:rFonts w:hint="eastAsia" w:ascii="微软雅黑" w:hAnsi="微软雅黑" w:eastAsia="微软雅黑" w:cs="微软雅黑"/>
          <w:lang w:val="zh-CN" w:eastAsia="zh-CN"/>
        </w:rPr>
        <w:t>技能提升的重要性。</w:t>
      </w:r>
    </w:p>
    <w:p>
      <w:pPr>
        <w:pStyle w:val="6"/>
        <w:spacing w:before="28" w:line="276" w:lineRule="auto"/>
        <w:ind w:left="920" w:right="1444"/>
        <w:rPr>
          <w:rFonts w:ascii="微软雅黑" w:hAnsi="微软雅黑" w:eastAsia="微软雅黑"/>
          <w:lang w:val="zh-CN" w:eastAsia="zh-CN"/>
        </w:rPr>
      </w:pPr>
    </w:p>
    <w:p>
      <w:pPr>
        <w:pStyle w:val="6"/>
        <w:spacing w:line="276" w:lineRule="auto"/>
        <w:ind w:left="920" w:right="1687"/>
        <w:rPr>
          <w:w w:val="115"/>
          <w:lang w:eastAsia="zh-CN"/>
        </w:rPr>
      </w:pPr>
    </w:p>
    <w:p>
      <w:pPr>
        <w:pStyle w:val="6"/>
        <w:spacing w:line="276" w:lineRule="auto"/>
        <w:ind w:left="920" w:right="1687"/>
        <w:rPr>
          <w:lang w:eastAsia="zh-CN"/>
        </w:rPr>
      </w:pPr>
    </w:p>
    <w:p>
      <w:pPr>
        <w:pStyle w:val="6"/>
        <w:spacing w:before="9"/>
        <w:rPr>
          <w:sz w:val="22"/>
          <w:lang w:eastAsia="zh-CN"/>
        </w:rPr>
      </w:pPr>
    </w:p>
    <w:p>
      <w:pPr>
        <w:pStyle w:val="4"/>
        <w:spacing w:before="0" w:line="252" w:lineRule="auto"/>
        <w:ind w:right="1444"/>
        <w:rPr>
          <w:w w:val="115"/>
          <w:lang w:eastAsia="zh-CN"/>
        </w:rPr>
      </w:pPr>
      <w:r>
        <w:rPr>
          <w:w w:val="115"/>
        </w:rPr>
        <w:t>Confidence</w:t>
      </w:r>
      <w:r>
        <w:rPr>
          <w:spacing w:val="-10"/>
          <w:w w:val="115"/>
        </w:rPr>
        <w:t xml:space="preserve"> </w:t>
      </w:r>
      <w:r>
        <w:rPr>
          <w:w w:val="115"/>
        </w:rPr>
        <w:t>in</w:t>
      </w:r>
      <w:r>
        <w:rPr>
          <w:spacing w:val="-10"/>
          <w:w w:val="115"/>
        </w:rPr>
        <w:t xml:space="preserve"> </w:t>
      </w:r>
      <w:r>
        <w:rPr>
          <w:w w:val="115"/>
        </w:rPr>
        <w:t>organizations’</w:t>
      </w:r>
      <w:r>
        <w:rPr>
          <w:spacing w:val="-10"/>
          <w:w w:val="115"/>
        </w:rPr>
        <w:t xml:space="preserve"> </w:t>
      </w:r>
      <w:r>
        <w:rPr>
          <w:w w:val="115"/>
        </w:rPr>
        <w:t>skills</w:t>
      </w:r>
      <w:r>
        <w:rPr>
          <w:spacing w:val="-10"/>
          <w:w w:val="115"/>
        </w:rPr>
        <w:t xml:space="preserve"> </w:t>
      </w:r>
      <w:r>
        <w:rPr>
          <w:w w:val="115"/>
        </w:rPr>
        <w:t>to</w:t>
      </w:r>
      <w:r>
        <w:rPr>
          <w:spacing w:val="-10"/>
          <w:w w:val="115"/>
        </w:rPr>
        <w:t xml:space="preserve"> </w:t>
      </w:r>
      <w:r>
        <w:rPr>
          <w:w w:val="115"/>
        </w:rPr>
        <w:t>execute</w:t>
      </w:r>
      <w:r>
        <w:rPr>
          <w:spacing w:val="-10"/>
          <w:w w:val="115"/>
        </w:rPr>
        <w:t xml:space="preserve"> </w:t>
      </w:r>
      <w:r>
        <w:rPr>
          <w:w w:val="115"/>
        </w:rPr>
        <w:t>a</w:t>
      </w:r>
      <w:r>
        <w:rPr>
          <w:spacing w:val="-10"/>
          <w:w w:val="115"/>
        </w:rPr>
        <w:t xml:space="preserve"> </w:t>
      </w:r>
      <w:r>
        <w:rPr>
          <w:w w:val="115"/>
        </w:rPr>
        <w:t>security</w:t>
      </w:r>
      <w:r>
        <w:rPr>
          <w:spacing w:val="-10"/>
          <w:w w:val="115"/>
        </w:rPr>
        <w:t xml:space="preserve"> </w:t>
      </w:r>
      <w:r>
        <w:rPr>
          <w:w w:val="115"/>
        </w:rPr>
        <w:t>strategy leveraging AI</w:t>
      </w:r>
    </w:p>
    <w:p>
      <w:pPr>
        <w:pStyle w:val="4"/>
        <w:spacing w:before="0" w:line="252" w:lineRule="auto"/>
        <w:ind w:right="1444"/>
        <w:rPr>
          <w:lang w:eastAsia="zh-CN"/>
        </w:rPr>
      </w:pPr>
      <w:r>
        <w:rPr>
          <w:rFonts w:hint="eastAsia" w:ascii="微软雅黑" w:hAnsi="微软雅黑" w:eastAsia="微软雅黑" w:cs="微软雅黑"/>
          <w:lang w:eastAsia="zh-CN"/>
        </w:rPr>
        <w:t>对组织利用</w:t>
      </w:r>
      <w:r>
        <w:rPr>
          <w:lang w:eastAsia="zh-CN"/>
        </w:rPr>
        <w:t xml:space="preserve"> AI </w:t>
      </w:r>
      <w:r>
        <w:rPr>
          <w:rFonts w:hint="eastAsia" w:ascii="微软雅黑" w:hAnsi="微软雅黑" w:eastAsia="微软雅黑" w:cs="微软雅黑"/>
          <w:lang w:eastAsia="zh-CN"/>
        </w:rPr>
        <w:t>能力实施安全策略的信心</w:t>
      </w:r>
    </w:p>
    <w:p>
      <w:pPr>
        <w:pStyle w:val="4"/>
        <w:spacing w:before="0" w:line="252" w:lineRule="auto"/>
        <w:ind w:right="1444"/>
        <w:rPr>
          <w:lang w:eastAsia="zh-CN"/>
        </w:rPr>
      </w:pPr>
    </w:p>
    <w:p>
      <w:pPr>
        <w:pStyle w:val="6"/>
        <w:spacing w:before="278" w:line="276" w:lineRule="auto"/>
        <w:ind w:left="920" w:right="1507"/>
        <w:rPr>
          <w:w w:val="115"/>
          <w:lang w:eastAsia="zh-CN"/>
        </w:rPr>
      </w:pPr>
      <w:r>
        <w:rPr>
          <w:w w:val="115"/>
        </w:rPr>
        <w:t>In the cybersecurity sector, there’s a cautiously optimistic view regarding organizations’ readiness to leverage AI. About 48% of professionals express confidence in their organization’s ability to implement</w:t>
      </w:r>
      <w:r>
        <w:rPr>
          <w:spacing w:val="-2"/>
          <w:w w:val="115"/>
        </w:rPr>
        <w:t xml:space="preserve"> </w:t>
      </w:r>
      <w:r>
        <w:rPr>
          <w:w w:val="115"/>
        </w:rPr>
        <w:t>AI</w:t>
      </w:r>
      <w:r>
        <w:rPr>
          <w:spacing w:val="-2"/>
          <w:w w:val="115"/>
        </w:rPr>
        <w:t xml:space="preserve"> </w:t>
      </w:r>
      <w:r>
        <w:rPr>
          <w:w w:val="115"/>
        </w:rPr>
        <w:t>strategies</w:t>
      </w:r>
      <w:r>
        <w:rPr>
          <w:spacing w:val="-2"/>
          <w:w w:val="115"/>
        </w:rPr>
        <w:t xml:space="preserve"> </w:t>
      </w:r>
      <w:r>
        <w:rPr>
          <w:w w:val="115"/>
        </w:rPr>
        <w:t>effectively,</w:t>
      </w:r>
      <w:r>
        <w:rPr>
          <w:spacing w:val="-2"/>
          <w:w w:val="115"/>
        </w:rPr>
        <w:t xml:space="preserve"> </w:t>
      </w:r>
      <w:r>
        <w:rPr>
          <w:w w:val="115"/>
        </w:rPr>
        <w:t>with</w:t>
      </w:r>
      <w:r>
        <w:rPr>
          <w:spacing w:val="-2"/>
          <w:w w:val="115"/>
        </w:rPr>
        <w:t xml:space="preserve"> </w:t>
      </w:r>
      <w:r>
        <w:rPr>
          <w:w w:val="115"/>
        </w:rPr>
        <w:t>28%</w:t>
      </w:r>
      <w:r>
        <w:rPr>
          <w:spacing w:val="-2"/>
          <w:w w:val="115"/>
        </w:rPr>
        <w:t xml:space="preserve"> </w:t>
      </w:r>
      <w:r>
        <w:rPr>
          <w:w w:val="115"/>
        </w:rPr>
        <w:t>feeling</w:t>
      </w:r>
      <w:r>
        <w:rPr>
          <w:spacing w:val="-2"/>
          <w:w w:val="115"/>
        </w:rPr>
        <w:t xml:space="preserve"> </w:t>
      </w:r>
      <w:r>
        <w:rPr>
          <w:w w:val="115"/>
        </w:rPr>
        <w:t>reasonably</w:t>
      </w:r>
      <w:r>
        <w:rPr>
          <w:spacing w:val="-2"/>
          <w:w w:val="115"/>
        </w:rPr>
        <w:t xml:space="preserve"> </w:t>
      </w:r>
      <w:r>
        <w:rPr>
          <w:w w:val="115"/>
        </w:rPr>
        <w:t>confident</w:t>
      </w:r>
      <w:r>
        <w:rPr>
          <w:spacing w:val="-2"/>
          <w:w w:val="115"/>
        </w:rPr>
        <w:t xml:space="preserve"> </w:t>
      </w:r>
      <w:r>
        <w:rPr>
          <w:w w:val="115"/>
        </w:rPr>
        <w:t>and</w:t>
      </w:r>
      <w:r>
        <w:rPr>
          <w:spacing w:val="-2"/>
          <w:w w:val="115"/>
        </w:rPr>
        <w:t xml:space="preserve"> </w:t>
      </w:r>
      <w:r>
        <w:rPr>
          <w:w w:val="115"/>
        </w:rPr>
        <w:t>20%</w:t>
      </w:r>
      <w:r>
        <w:rPr>
          <w:spacing w:val="-2"/>
          <w:w w:val="115"/>
        </w:rPr>
        <w:t xml:space="preserve"> </w:t>
      </w:r>
      <w:r>
        <w:rPr>
          <w:w w:val="115"/>
        </w:rPr>
        <w:t>very</w:t>
      </w:r>
      <w:r>
        <w:rPr>
          <w:spacing w:val="-2"/>
          <w:w w:val="115"/>
        </w:rPr>
        <w:t xml:space="preserve"> </w:t>
      </w:r>
      <w:r>
        <w:rPr>
          <w:w w:val="115"/>
        </w:rPr>
        <w:t>confident. This level of assurance is intriguing, considering the nascent stage of AI in this field. It suggests that many professionals might be optimistic about their preparedness or overlook the intricacies of AI integration, a classic scenario of an unknown unknown.</w:t>
      </w:r>
    </w:p>
    <w:p>
      <w:pPr>
        <w:pStyle w:val="6"/>
        <w:spacing w:before="278" w:line="276" w:lineRule="auto"/>
        <w:ind w:left="920" w:right="1507"/>
        <w:jc w:val="both"/>
        <w:rPr>
          <w:rFonts w:hint="default" w:ascii="微软雅黑" w:hAnsi="微软雅黑" w:eastAsia="微软雅黑"/>
          <w:lang w:val="en-US" w:eastAsia="zh-CN"/>
        </w:rPr>
      </w:pPr>
      <w:r>
        <w:rPr>
          <w:rFonts w:hint="eastAsia" w:ascii="微软雅黑" w:hAnsi="微软雅黑" w:eastAsia="微软雅黑" w:cs="微软雅黑"/>
          <w:lang w:eastAsia="zh-CN"/>
        </w:rPr>
        <w:t>在网络安全行业中，安全从业人员对组织准备利用</w:t>
      </w:r>
      <w:r>
        <w:rPr>
          <w:rFonts w:ascii="微软雅黑" w:hAnsi="微软雅黑" w:eastAsia="微软雅黑"/>
          <w:lang w:eastAsia="zh-CN"/>
        </w:rPr>
        <w:t xml:space="preserve"> AI </w:t>
      </w:r>
      <w:r>
        <w:rPr>
          <w:rFonts w:hint="eastAsia" w:ascii="微软雅黑" w:hAnsi="微软雅黑" w:eastAsia="微软雅黑" w:cs="微软雅黑"/>
          <w:lang w:eastAsia="zh-CN"/>
        </w:rPr>
        <w:t>的能力持谨慎乐观态度。大约</w:t>
      </w:r>
      <w:r>
        <w:rPr>
          <w:rFonts w:ascii="微软雅黑" w:hAnsi="微软雅黑" w:eastAsia="微软雅黑"/>
          <w:lang w:eastAsia="zh-CN"/>
        </w:rPr>
        <w:t xml:space="preserve"> 48% </w:t>
      </w:r>
      <w:r>
        <w:rPr>
          <w:rFonts w:hint="eastAsia" w:ascii="微软雅黑" w:hAnsi="微软雅黑" w:eastAsia="微软雅黑" w:cs="微软雅黑"/>
          <w:lang w:eastAsia="zh-CN"/>
        </w:rPr>
        <w:t>的专业人员对他们的组织有效地实施</w:t>
      </w:r>
      <w:r>
        <w:rPr>
          <w:rFonts w:ascii="微软雅黑" w:hAnsi="微软雅黑" w:eastAsia="微软雅黑"/>
          <w:lang w:eastAsia="zh-CN"/>
        </w:rPr>
        <w:t xml:space="preserve"> AI </w:t>
      </w:r>
      <w:r>
        <w:rPr>
          <w:rFonts w:hint="eastAsia" w:ascii="微软雅黑" w:hAnsi="微软雅黑" w:eastAsia="微软雅黑" w:cs="微软雅黑"/>
          <w:lang w:eastAsia="zh-CN"/>
        </w:rPr>
        <w:t>策略的能力表示有信心，其中</w:t>
      </w:r>
      <w:r>
        <w:rPr>
          <w:rFonts w:ascii="微软雅黑" w:hAnsi="微软雅黑" w:eastAsia="微软雅黑"/>
          <w:lang w:eastAsia="zh-CN"/>
        </w:rPr>
        <w:t xml:space="preserve"> 28% </w:t>
      </w:r>
      <w:r>
        <w:rPr>
          <w:rFonts w:hint="eastAsia" w:ascii="微软雅黑" w:hAnsi="微软雅黑" w:eastAsia="微软雅黑" w:cs="微软雅黑"/>
          <w:lang w:eastAsia="zh-CN"/>
        </w:rPr>
        <w:t>的人认为相当有信心，</w:t>
      </w:r>
      <w:r>
        <w:rPr>
          <w:rFonts w:ascii="微软雅黑" w:hAnsi="微软雅黑" w:eastAsia="微软雅黑"/>
          <w:lang w:eastAsia="zh-CN"/>
        </w:rPr>
        <w:t xml:space="preserve">20% </w:t>
      </w:r>
      <w:r>
        <w:rPr>
          <w:rFonts w:hint="eastAsia" w:ascii="微软雅黑" w:hAnsi="微软雅黑" w:eastAsia="微软雅黑" w:cs="微软雅黑"/>
          <w:lang w:eastAsia="zh-CN"/>
        </w:rPr>
        <w:t>的人非常有信心。考虑到</w:t>
      </w:r>
      <w:r>
        <w:rPr>
          <w:rFonts w:ascii="微软雅黑" w:hAnsi="微软雅黑" w:eastAsia="微软雅黑"/>
          <w:lang w:eastAsia="zh-CN"/>
        </w:rPr>
        <w:t xml:space="preserve"> AI </w:t>
      </w:r>
      <w:r>
        <w:rPr>
          <w:rFonts w:hint="eastAsia" w:ascii="微软雅黑" w:hAnsi="微软雅黑" w:eastAsia="微软雅黑" w:cs="微软雅黑"/>
          <w:lang w:eastAsia="zh-CN"/>
        </w:rPr>
        <w:t>在该领域还处于初期阶段，这种程度的信心显得尤为引人注意。这种情况表明，许多专业人士可能对他们的准备情况过于乐观，或者忽视了</w:t>
      </w:r>
      <w:r>
        <w:rPr>
          <w:rFonts w:ascii="微软雅黑" w:hAnsi="微软雅黑" w:eastAsia="微软雅黑"/>
          <w:lang w:eastAsia="zh-CN"/>
        </w:rPr>
        <w:t xml:space="preserve"> AI </w:t>
      </w:r>
      <w:r>
        <w:rPr>
          <w:rFonts w:hint="eastAsia" w:ascii="微软雅黑" w:hAnsi="微软雅黑" w:eastAsia="微软雅黑"/>
          <w:lang w:eastAsia="zh-CN"/>
        </w:rPr>
        <w:t>集成</w:t>
      </w:r>
      <w:r>
        <w:rPr>
          <w:rFonts w:hint="eastAsia" w:ascii="微软雅黑" w:hAnsi="微软雅黑" w:eastAsia="微软雅黑" w:cs="微软雅黑"/>
          <w:lang w:eastAsia="zh-CN"/>
        </w:rPr>
        <w:t>应用的复杂性，这是一个</w:t>
      </w:r>
      <w:r>
        <w:rPr>
          <w:rFonts w:hint="eastAsia" w:ascii="微软雅黑" w:hAnsi="微软雅黑" w:eastAsia="微软雅黑"/>
          <w:lang w:eastAsia="zh-CN"/>
        </w:rPr>
        <w:t>“</w:t>
      </w:r>
      <w:del w:id="60" w:author="张家齐" w:date="2024-05-06T16:07:36Z">
        <w:r>
          <w:rPr>
            <w:rFonts w:hint="default" w:ascii="微软雅黑" w:hAnsi="微软雅黑" w:eastAsia="微软雅黑" w:cs="微软雅黑"/>
            <w:lang w:val="en-US" w:eastAsia="zh-CN"/>
          </w:rPr>
          <w:delText>不知之不知”（对未知情况的未知）的经典示例。</w:delText>
        </w:r>
      </w:del>
      <w:ins w:id="61" w:author="张家齐" w:date="2024-05-06T16:07:37Z">
        <w:r>
          <w:rPr>
            <w:rFonts w:hint="eastAsia" w:ascii="微软雅黑" w:hAnsi="微软雅黑" w:eastAsia="微软雅黑" w:cs="微软雅黑"/>
            <w:lang w:val="en-US" w:eastAsia="zh-CN"/>
          </w:rPr>
          <w:t>不知道</w:t>
        </w:r>
      </w:ins>
      <w:ins w:id="62" w:author="张家齐" w:date="2024-05-06T16:07:38Z">
        <w:r>
          <w:rPr>
            <w:rFonts w:hint="eastAsia" w:ascii="微软雅黑" w:hAnsi="微软雅黑" w:eastAsia="微软雅黑" w:cs="微软雅黑"/>
            <w:lang w:val="en-US" w:eastAsia="zh-CN"/>
          </w:rPr>
          <w:t>自己</w:t>
        </w:r>
      </w:ins>
      <w:ins w:id="63" w:author="张家齐" w:date="2024-05-06T16:07:40Z">
        <w:r>
          <w:rPr>
            <w:rFonts w:hint="eastAsia" w:ascii="微软雅黑" w:hAnsi="微软雅黑" w:eastAsia="微软雅黑" w:cs="微软雅黑"/>
            <w:lang w:val="en-US" w:eastAsia="zh-CN"/>
          </w:rPr>
          <w:t>不知道什么</w:t>
        </w:r>
      </w:ins>
      <w:ins w:id="64" w:author="张家齐" w:date="2024-05-06T16:07:54Z">
        <w:r>
          <w:rPr>
            <w:rFonts w:hint="default" w:ascii="微软雅黑" w:hAnsi="微软雅黑" w:eastAsia="微软雅黑" w:cs="微软雅黑"/>
            <w:lang w:val="en-US" w:eastAsia="zh-CN"/>
          </w:rPr>
          <w:t>”</w:t>
        </w:r>
      </w:ins>
      <w:ins w:id="65" w:author="张家齐" w:date="2024-05-06T16:07:42Z">
        <w:r>
          <w:rPr>
            <w:rFonts w:hint="eastAsia" w:ascii="微软雅黑" w:hAnsi="微软雅黑" w:eastAsia="微软雅黑" w:cs="微软雅黑"/>
            <w:lang w:val="en-US" w:eastAsia="zh-CN"/>
          </w:rPr>
          <w:t>的</w:t>
        </w:r>
      </w:ins>
      <w:ins w:id="66" w:author="张家齐" w:date="2024-05-06T16:14:38Z">
        <w:r>
          <w:rPr>
            <w:rFonts w:hint="eastAsia" w:ascii="微软雅黑" w:hAnsi="微软雅黑" w:eastAsia="微软雅黑" w:cs="微软雅黑"/>
            <w:lang w:val="en-US" w:eastAsia="zh-CN"/>
          </w:rPr>
          <w:t>经典</w:t>
        </w:r>
      </w:ins>
      <w:ins w:id="67" w:author="张家齐" w:date="2024-05-06T16:08:02Z">
        <w:r>
          <w:rPr>
            <w:rFonts w:hint="eastAsia" w:ascii="微软雅黑" w:hAnsi="微软雅黑" w:eastAsia="微软雅黑" w:cs="微软雅黑"/>
            <w:lang w:val="en-US" w:eastAsia="zh-CN"/>
          </w:rPr>
          <w:t>场景</w:t>
        </w:r>
      </w:ins>
      <w:ins w:id="68" w:author="张家齐" w:date="2024-05-06T16:08:45Z">
        <w:r>
          <w:rPr>
            <w:rFonts w:hint="eastAsia" w:ascii="微软雅黑" w:hAnsi="微软雅黑" w:eastAsia="微软雅黑" w:cs="微软雅黑"/>
            <w:lang w:val="en-US" w:eastAsia="zh-CN"/>
          </w:rPr>
          <w:t>。</w:t>
        </w:r>
      </w:ins>
    </w:p>
    <w:p>
      <w:pPr>
        <w:pStyle w:val="6"/>
        <w:spacing w:before="278" w:line="276" w:lineRule="auto"/>
        <w:ind w:left="920" w:right="1507"/>
        <w:rPr>
          <w:lang w:eastAsia="zh-CN"/>
        </w:rPr>
      </w:pPr>
    </w:p>
    <w:p>
      <w:pPr>
        <w:spacing w:line="276" w:lineRule="auto"/>
        <w:rPr>
          <w:lang w:eastAsia="zh-CN"/>
        </w:rPr>
      </w:pPr>
    </w:p>
    <w:p>
      <w:pPr>
        <w:spacing w:line="276" w:lineRule="auto"/>
        <w:rPr>
          <w:lang w:eastAsia="zh-CN"/>
        </w:rPr>
        <w:sectPr>
          <w:type w:val="continuous"/>
          <w:pgSz w:w="12240" w:h="15840"/>
          <w:pgMar w:top="1500" w:right="0" w:bottom="280" w:left="520" w:header="0" w:footer="675" w:gutter="0"/>
          <w:cols w:space="720" w:num="1"/>
        </w:sectPr>
      </w:pPr>
    </w:p>
    <w:p>
      <w:pPr>
        <w:pStyle w:val="6"/>
        <w:spacing w:before="172" w:line="276" w:lineRule="auto"/>
        <w:ind w:left="920"/>
      </w:pPr>
      <w:r>
        <w:rPr>
          <w:w w:val="115"/>
        </w:rPr>
        <w:t xml:space="preserve">Conversely, a notable 30% remain neutral, indicating </w:t>
      </w:r>
      <w:r>
        <w:rPr>
          <w:spacing w:val="-2"/>
          <w:w w:val="115"/>
        </w:rPr>
        <w:t>either</w:t>
      </w:r>
      <w:r>
        <w:rPr>
          <w:spacing w:val="-7"/>
          <w:w w:val="115"/>
        </w:rPr>
        <w:t xml:space="preserve"> </w:t>
      </w:r>
      <w:r>
        <w:rPr>
          <w:spacing w:val="-2"/>
          <w:w w:val="115"/>
        </w:rPr>
        <w:t>a</w:t>
      </w:r>
      <w:r>
        <w:rPr>
          <w:spacing w:val="-7"/>
          <w:w w:val="115"/>
        </w:rPr>
        <w:t xml:space="preserve"> </w:t>
      </w:r>
      <w:r>
        <w:rPr>
          <w:spacing w:val="-2"/>
          <w:w w:val="115"/>
        </w:rPr>
        <w:t>balanced</w:t>
      </w:r>
      <w:r>
        <w:rPr>
          <w:spacing w:val="-7"/>
          <w:w w:val="115"/>
        </w:rPr>
        <w:t xml:space="preserve"> </w:t>
      </w:r>
      <w:r>
        <w:rPr>
          <w:spacing w:val="-2"/>
          <w:w w:val="115"/>
        </w:rPr>
        <w:t xml:space="preserve">recognition </w:t>
      </w:r>
      <w:r>
        <w:rPr>
          <w:w w:val="115"/>
        </w:rPr>
        <w:t>of their capabilities or uncertainty about the challenges AI might pose.</w:t>
      </w:r>
    </w:p>
    <w:p>
      <w:pPr>
        <w:pStyle w:val="6"/>
        <w:spacing w:line="276" w:lineRule="auto"/>
        <w:ind w:left="920" w:right="91"/>
      </w:pPr>
      <w:r>
        <w:rPr>
          <w:w w:val="115"/>
        </w:rPr>
        <w:t>The remaining 22% show less confidence, including 18% who are somewhat unconfident and 4% who are</w:t>
      </w:r>
      <w:r>
        <w:rPr>
          <w:spacing w:val="-13"/>
          <w:w w:val="115"/>
        </w:rPr>
        <w:t xml:space="preserve"> </w:t>
      </w:r>
      <w:r>
        <w:rPr>
          <w:w w:val="115"/>
        </w:rPr>
        <w:t>not</w:t>
      </w:r>
      <w:r>
        <w:rPr>
          <w:spacing w:val="-13"/>
          <w:w w:val="115"/>
        </w:rPr>
        <w:t xml:space="preserve"> </w:t>
      </w:r>
      <w:r>
        <w:rPr>
          <w:w w:val="115"/>
        </w:rPr>
        <w:t>confident</w:t>
      </w:r>
      <w:r>
        <w:rPr>
          <w:spacing w:val="-13"/>
          <w:w w:val="115"/>
        </w:rPr>
        <w:t xml:space="preserve"> </w:t>
      </w:r>
      <w:r>
        <w:rPr>
          <w:w w:val="115"/>
        </w:rPr>
        <w:t>at</w:t>
      </w:r>
      <w:r>
        <w:rPr>
          <w:spacing w:val="-13"/>
          <w:w w:val="115"/>
        </w:rPr>
        <w:t xml:space="preserve"> </w:t>
      </w:r>
      <w:r>
        <w:rPr>
          <w:w w:val="115"/>
        </w:rPr>
        <w:t>all.</w:t>
      </w:r>
      <w:r>
        <w:rPr>
          <w:spacing w:val="-13"/>
          <w:w w:val="115"/>
        </w:rPr>
        <w:t xml:space="preserve"> </w:t>
      </w:r>
      <w:r>
        <w:rPr>
          <w:w w:val="115"/>
        </w:rPr>
        <w:t>This spread in confidence levels across the cybersecurity community points to a complex landscape where</w:t>
      </w:r>
    </w:p>
    <w:p>
      <w:pPr>
        <w:spacing w:before="9" w:after="25"/>
        <w:rPr>
          <w:sz w:val="14"/>
        </w:rPr>
      </w:pPr>
      <w:r>
        <w:br w:type="column"/>
      </w:r>
    </w:p>
    <w:p>
      <w:pPr>
        <w:pStyle w:val="6"/>
        <w:ind w:left="489"/>
      </w:pPr>
      <w:r>
        <mc:AlternateContent>
          <mc:Choice Requires="wps">
            <w:drawing>
              <wp:inline distT="0" distB="0" distL="0" distR="0">
                <wp:extent cx="3887470" cy="376555"/>
                <wp:effectExtent l="0" t="0" r="11430" b="4445"/>
                <wp:docPr id="167" name="docshape304"/>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spacing w:before="54" w:line="278" w:lineRule="auto"/>
                              <w:ind w:left="1213" w:right="723" w:hanging="364"/>
                              <w:rPr>
                                <w:rFonts w:ascii="Verdana" w:hAnsi="Verdana"/>
                                <w:i/>
                                <w:color w:val="000000"/>
                                <w:sz w:val="17"/>
                              </w:rPr>
                            </w:pPr>
                            <w:r>
                              <w:rPr>
                                <w:rFonts w:ascii="Verdana" w:hAnsi="Verdana"/>
                                <w:i/>
                                <w:color w:val="454C5B"/>
                                <w:spacing w:val="-2"/>
                                <w:w w:val="95"/>
                                <w:sz w:val="17"/>
                              </w:rPr>
                              <w:t>How</w:t>
                            </w:r>
                            <w:r>
                              <w:rPr>
                                <w:rFonts w:ascii="Verdana" w:hAnsi="Verdana"/>
                                <w:i/>
                                <w:color w:val="454C5B"/>
                                <w:spacing w:val="-18"/>
                                <w:w w:val="95"/>
                                <w:sz w:val="17"/>
                              </w:rPr>
                              <w:t xml:space="preserve"> </w:t>
                            </w:r>
                            <w:r>
                              <w:rPr>
                                <w:rFonts w:ascii="Verdana" w:hAnsi="Verdana"/>
                                <w:i/>
                                <w:color w:val="454C5B"/>
                                <w:spacing w:val="-2"/>
                                <w:w w:val="95"/>
                                <w:sz w:val="17"/>
                              </w:rPr>
                              <w:t>confident</w:t>
                            </w:r>
                            <w:r>
                              <w:rPr>
                                <w:rFonts w:ascii="Verdana" w:hAnsi="Verdana"/>
                                <w:i/>
                                <w:color w:val="454C5B"/>
                                <w:spacing w:val="-17"/>
                                <w:w w:val="95"/>
                                <w:sz w:val="17"/>
                              </w:rPr>
                              <w:t xml:space="preserve"> </w:t>
                            </w:r>
                            <w:r>
                              <w:rPr>
                                <w:rFonts w:ascii="Verdana" w:hAnsi="Verdana"/>
                                <w:i/>
                                <w:color w:val="454C5B"/>
                                <w:spacing w:val="-2"/>
                                <w:w w:val="95"/>
                                <w:sz w:val="17"/>
                              </w:rPr>
                              <w:t>are</w:t>
                            </w:r>
                            <w:r>
                              <w:rPr>
                                <w:rFonts w:ascii="Verdana" w:hAnsi="Verdana"/>
                                <w:i/>
                                <w:color w:val="454C5B"/>
                                <w:spacing w:val="-17"/>
                                <w:w w:val="95"/>
                                <w:sz w:val="17"/>
                              </w:rPr>
                              <w:t xml:space="preserve"> </w:t>
                            </w:r>
                            <w:r>
                              <w:rPr>
                                <w:rFonts w:ascii="Verdana" w:hAnsi="Verdana"/>
                                <w:i/>
                                <w:color w:val="454C5B"/>
                                <w:spacing w:val="-2"/>
                                <w:w w:val="95"/>
                                <w:sz w:val="17"/>
                              </w:rPr>
                              <w:t>you</w:t>
                            </w:r>
                            <w:r>
                              <w:rPr>
                                <w:rFonts w:ascii="Verdana" w:hAnsi="Verdana"/>
                                <w:i/>
                                <w:color w:val="454C5B"/>
                                <w:spacing w:val="-17"/>
                                <w:w w:val="95"/>
                                <w:sz w:val="17"/>
                              </w:rPr>
                              <w:t xml:space="preserve"> </w:t>
                            </w:r>
                            <w:r>
                              <w:rPr>
                                <w:rFonts w:ascii="Verdana" w:hAnsi="Verdana"/>
                                <w:i/>
                                <w:color w:val="454C5B"/>
                                <w:spacing w:val="-2"/>
                                <w:w w:val="95"/>
                                <w:sz w:val="17"/>
                              </w:rPr>
                              <w:t>about</w:t>
                            </w:r>
                            <w:r>
                              <w:rPr>
                                <w:rFonts w:ascii="Verdana" w:hAnsi="Verdana"/>
                                <w:i/>
                                <w:color w:val="454C5B"/>
                                <w:spacing w:val="-17"/>
                                <w:w w:val="95"/>
                                <w:sz w:val="17"/>
                              </w:rPr>
                              <w:t xml:space="preserve"> </w:t>
                            </w:r>
                            <w:r>
                              <w:rPr>
                                <w:rFonts w:ascii="Verdana" w:hAnsi="Verdana"/>
                                <w:i/>
                                <w:color w:val="454C5B"/>
                                <w:spacing w:val="-2"/>
                                <w:w w:val="95"/>
                                <w:sz w:val="17"/>
                              </w:rPr>
                              <w:t>your</w:t>
                            </w:r>
                            <w:r>
                              <w:rPr>
                                <w:rFonts w:ascii="Verdana" w:hAnsi="Verdana"/>
                                <w:i/>
                                <w:color w:val="454C5B"/>
                                <w:spacing w:val="-17"/>
                                <w:w w:val="95"/>
                                <w:sz w:val="17"/>
                              </w:rPr>
                              <w:t xml:space="preserve"> </w:t>
                            </w:r>
                            <w:r>
                              <w:rPr>
                                <w:rFonts w:ascii="Verdana" w:hAnsi="Verdana"/>
                                <w:i/>
                                <w:color w:val="454C5B"/>
                                <w:spacing w:val="-2"/>
                                <w:w w:val="95"/>
                                <w:sz w:val="17"/>
                              </w:rPr>
                              <w:t>organization’s</w:t>
                            </w:r>
                            <w:r>
                              <w:rPr>
                                <w:rFonts w:ascii="Verdana" w:hAnsi="Verdana"/>
                                <w:i/>
                                <w:color w:val="454C5B"/>
                                <w:spacing w:val="-17"/>
                                <w:w w:val="95"/>
                                <w:sz w:val="17"/>
                              </w:rPr>
                              <w:t xml:space="preserve"> </w:t>
                            </w:r>
                            <w:r>
                              <w:rPr>
                                <w:rFonts w:ascii="Verdana" w:hAnsi="Verdana"/>
                                <w:i/>
                                <w:color w:val="454C5B"/>
                                <w:spacing w:val="-2"/>
                                <w:w w:val="95"/>
                                <w:sz w:val="17"/>
                              </w:rPr>
                              <w:t>skills</w:t>
                            </w:r>
                            <w:r>
                              <w:rPr>
                                <w:rFonts w:ascii="Verdana" w:hAnsi="Verdana"/>
                                <w:i/>
                                <w:color w:val="454C5B"/>
                                <w:spacing w:val="-17"/>
                                <w:w w:val="95"/>
                                <w:sz w:val="17"/>
                              </w:rPr>
                              <w:t xml:space="preserve"> </w:t>
                            </w:r>
                            <w:r>
                              <w:rPr>
                                <w:rFonts w:ascii="Verdana" w:hAnsi="Verdana"/>
                                <w:i/>
                                <w:color w:val="454C5B"/>
                                <w:spacing w:val="-2"/>
                                <w:w w:val="95"/>
                                <w:sz w:val="17"/>
                              </w:rPr>
                              <w:t xml:space="preserve">to </w:t>
                            </w:r>
                            <w:r>
                              <w:rPr>
                                <w:rFonts w:ascii="Verdana" w:hAnsi="Verdana"/>
                                <w:i/>
                                <w:color w:val="454C5B"/>
                                <w:sz w:val="17"/>
                              </w:rPr>
                              <w:t>execute</w:t>
                            </w:r>
                            <w:r>
                              <w:rPr>
                                <w:rFonts w:ascii="Verdana" w:hAnsi="Verdana"/>
                                <w:i/>
                                <w:color w:val="454C5B"/>
                                <w:spacing w:val="-15"/>
                                <w:sz w:val="17"/>
                              </w:rPr>
                              <w:t xml:space="preserve"> </w:t>
                            </w:r>
                            <w:r>
                              <w:rPr>
                                <w:rFonts w:ascii="Verdana" w:hAnsi="Verdana"/>
                                <w:i/>
                                <w:color w:val="454C5B"/>
                                <w:sz w:val="17"/>
                              </w:rPr>
                              <w:t>a</w:t>
                            </w:r>
                            <w:r>
                              <w:rPr>
                                <w:rFonts w:ascii="Verdana" w:hAnsi="Verdana"/>
                                <w:i/>
                                <w:color w:val="454C5B"/>
                                <w:spacing w:val="-15"/>
                                <w:sz w:val="17"/>
                              </w:rPr>
                              <w:t xml:space="preserve"> </w:t>
                            </w:r>
                            <w:r>
                              <w:rPr>
                                <w:rFonts w:ascii="Verdana" w:hAnsi="Verdana"/>
                                <w:i/>
                                <w:color w:val="454C5B"/>
                                <w:sz w:val="17"/>
                              </w:rPr>
                              <w:t>strategy</w:t>
                            </w:r>
                            <w:r>
                              <w:rPr>
                                <w:rFonts w:ascii="Verdana" w:hAnsi="Verdana"/>
                                <w:i/>
                                <w:color w:val="454C5B"/>
                                <w:spacing w:val="-15"/>
                                <w:sz w:val="17"/>
                              </w:rPr>
                              <w:t xml:space="preserve"> </w:t>
                            </w:r>
                            <w:r>
                              <w:rPr>
                                <w:rFonts w:ascii="Verdana" w:hAnsi="Verdana"/>
                                <w:i/>
                                <w:color w:val="454C5B"/>
                                <w:sz w:val="17"/>
                              </w:rPr>
                              <w:t>for</w:t>
                            </w:r>
                            <w:r>
                              <w:rPr>
                                <w:rFonts w:ascii="Verdana" w:hAnsi="Verdana"/>
                                <w:i/>
                                <w:color w:val="454C5B"/>
                                <w:spacing w:val="-15"/>
                                <w:sz w:val="17"/>
                              </w:rPr>
                              <w:t xml:space="preserve"> </w:t>
                            </w:r>
                            <w:r>
                              <w:rPr>
                                <w:rFonts w:ascii="Verdana" w:hAnsi="Verdana"/>
                                <w:i/>
                                <w:color w:val="454C5B"/>
                                <w:sz w:val="17"/>
                              </w:rPr>
                              <w:t>leveraging</w:t>
                            </w:r>
                            <w:r>
                              <w:rPr>
                                <w:rFonts w:ascii="Verdana" w:hAnsi="Verdana"/>
                                <w:i/>
                                <w:color w:val="454C5B"/>
                                <w:spacing w:val="-15"/>
                                <w:sz w:val="17"/>
                              </w:rPr>
                              <w:t xml:space="preserve"> </w:t>
                            </w:r>
                            <w:r>
                              <w:rPr>
                                <w:rFonts w:ascii="Verdana" w:hAnsi="Verdana"/>
                                <w:i/>
                                <w:color w:val="454C5B"/>
                                <w:sz w:val="17"/>
                              </w:rPr>
                              <w:t>AI</w:t>
                            </w:r>
                            <w:r>
                              <w:rPr>
                                <w:rFonts w:ascii="Verdana" w:hAnsi="Verdana"/>
                                <w:i/>
                                <w:color w:val="454C5B"/>
                                <w:spacing w:val="-15"/>
                                <w:sz w:val="17"/>
                              </w:rPr>
                              <w:t xml:space="preserve"> </w:t>
                            </w:r>
                            <w:r>
                              <w:rPr>
                                <w:rFonts w:ascii="Verdana" w:hAnsi="Verdana"/>
                                <w:i/>
                                <w:color w:val="454C5B"/>
                                <w:sz w:val="17"/>
                              </w:rPr>
                              <w:t>in</w:t>
                            </w:r>
                            <w:r>
                              <w:rPr>
                                <w:rFonts w:ascii="Verdana" w:hAnsi="Verdana"/>
                                <w:i/>
                                <w:color w:val="454C5B"/>
                                <w:spacing w:val="-15"/>
                                <w:sz w:val="17"/>
                              </w:rPr>
                              <w:t xml:space="preserve"> </w:t>
                            </w:r>
                            <w:r>
                              <w:rPr>
                                <w:rFonts w:ascii="Verdana" w:hAnsi="Verdana"/>
                                <w:i/>
                                <w:color w:val="454C5B"/>
                                <w:sz w:val="17"/>
                              </w:rPr>
                              <w:t>security?</w:t>
                            </w:r>
                          </w:p>
                        </w:txbxContent>
                      </wps:txbx>
                      <wps:bodyPr rot="0" vert="horz" wrap="square" lIns="0" tIns="0" rIns="0" bIns="0" anchor="t" anchorCtr="0" upright="1">
                        <a:noAutofit/>
                      </wps:bodyPr>
                    </wps:wsp>
                  </a:graphicData>
                </a:graphic>
              </wp:inline>
            </w:drawing>
          </mc:Choice>
          <mc:Fallback>
            <w:pict>
              <v:shape id="docshape304" o:spid="_x0000_s1026" o:spt="202" type="#_x0000_t202" style="height:29.65pt;width:306.1pt;" fillcolor="#EEF3F8" filled="t" stroked="f" coordsize="21600,21600" o:gfxdata="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pectQAAAAEAQAADwAAAAAAAAABACAAAAAiAAAAZHJzL2Rvd25yZXYueG1s&#10;UEsBAhQAFAAAAAgAh07iQA8bBYb8AQAAAAQAAA4AAAAAAAAAAQAgAAAAIwEAAGRycy9lMm9Eb2Mu&#10;eG1sUEsFBgAAAAAGAAYAWQEAAJEFAAAAAA==&#10;">
                <v:fill on="t" focussize="0,0"/>
                <v:stroke on="f"/>
                <v:imagedata o:title=""/>
                <o:lock v:ext="edit" aspectratio="f"/>
                <v:textbox inset="0mm,0mm,0mm,0mm">
                  <w:txbxContent>
                    <w:p>
                      <w:pPr>
                        <w:spacing w:before="54" w:line="278" w:lineRule="auto"/>
                        <w:ind w:left="1213" w:right="723" w:hanging="364"/>
                        <w:rPr>
                          <w:rFonts w:ascii="Verdana" w:hAnsi="Verdana"/>
                          <w:i/>
                          <w:color w:val="000000"/>
                          <w:sz w:val="17"/>
                        </w:rPr>
                      </w:pPr>
                      <w:r>
                        <w:rPr>
                          <w:rFonts w:ascii="Verdana" w:hAnsi="Verdana"/>
                          <w:i/>
                          <w:color w:val="454C5B"/>
                          <w:spacing w:val="-2"/>
                          <w:w w:val="95"/>
                          <w:sz w:val="17"/>
                        </w:rPr>
                        <w:t>How</w:t>
                      </w:r>
                      <w:r>
                        <w:rPr>
                          <w:rFonts w:ascii="Verdana" w:hAnsi="Verdana"/>
                          <w:i/>
                          <w:color w:val="454C5B"/>
                          <w:spacing w:val="-18"/>
                          <w:w w:val="95"/>
                          <w:sz w:val="17"/>
                        </w:rPr>
                        <w:t xml:space="preserve"> </w:t>
                      </w:r>
                      <w:r>
                        <w:rPr>
                          <w:rFonts w:ascii="Verdana" w:hAnsi="Verdana"/>
                          <w:i/>
                          <w:color w:val="454C5B"/>
                          <w:spacing w:val="-2"/>
                          <w:w w:val="95"/>
                          <w:sz w:val="17"/>
                        </w:rPr>
                        <w:t>confident</w:t>
                      </w:r>
                      <w:r>
                        <w:rPr>
                          <w:rFonts w:ascii="Verdana" w:hAnsi="Verdana"/>
                          <w:i/>
                          <w:color w:val="454C5B"/>
                          <w:spacing w:val="-17"/>
                          <w:w w:val="95"/>
                          <w:sz w:val="17"/>
                        </w:rPr>
                        <w:t xml:space="preserve"> </w:t>
                      </w:r>
                      <w:r>
                        <w:rPr>
                          <w:rFonts w:ascii="Verdana" w:hAnsi="Verdana"/>
                          <w:i/>
                          <w:color w:val="454C5B"/>
                          <w:spacing w:val="-2"/>
                          <w:w w:val="95"/>
                          <w:sz w:val="17"/>
                        </w:rPr>
                        <w:t>are</w:t>
                      </w:r>
                      <w:r>
                        <w:rPr>
                          <w:rFonts w:ascii="Verdana" w:hAnsi="Verdana"/>
                          <w:i/>
                          <w:color w:val="454C5B"/>
                          <w:spacing w:val="-17"/>
                          <w:w w:val="95"/>
                          <w:sz w:val="17"/>
                        </w:rPr>
                        <w:t xml:space="preserve"> </w:t>
                      </w:r>
                      <w:r>
                        <w:rPr>
                          <w:rFonts w:ascii="Verdana" w:hAnsi="Verdana"/>
                          <w:i/>
                          <w:color w:val="454C5B"/>
                          <w:spacing w:val="-2"/>
                          <w:w w:val="95"/>
                          <w:sz w:val="17"/>
                        </w:rPr>
                        <w:t>you</w:t>
                      </w:r>
                      <w:r>
                        <w:rPr>
                          <w:rFonts w:ascii="Verdana" w:hAnsi="Verdana"/>
                          <w:i/>
                          <w:color w:val="454C5B"/>
                          <w:spacing w:val="-17"/>
                          <w:w w:val="95"/>
                          <w:sz w:val="17"/>
                        </w:rPr>
                        <w:t xml:space="preserve"> </w:t>
                      </w:r>
                      <w:r>
                        <w:rPr>
                          <w:rFonts w:ascii="Verdana" w:hAnsi="Verdana"/>
                          <w:i/>
                          <w:color w:val="454C5B"/>
                          <w:spacing w:val="-2"/>
                          <w:w w:val="95"/>
                          <w:sz w:val="17"/>
                        </w:rPr>
                        <w:t>about</w:t>
                      </w:r>
                      <w:r>
                        <w:rPr>
                          <w:rFonts w:ascii="Verdana" w:hAnsi="Verdana"/>
                          <w:i/>
                          <w:color w:val="454C5B"/>
                          <w:spacing w:val="-17"/>
                          <w:w w:val="95"/>
                          <w:sz w:val="17"/>
                        </w:rPr>
                        <w:t xml:space="preserve"> </w:t>
                      </w:r>
                      <w:r>
                        <w:rPr>
                          <w:rFonts w:ascii="Verdana" w:hAnsi="Verdana"/>
                          <w:i/>
                          <w:color w:val="454C5B"/>
                          <w:spacing w:val="-2"/>
                          <w:w w:val="95"/>
                          <w:sz w:val="17"/>
                        </w:rPr>
                        <w:t>your</w:t>
                      </w:r>
                      <w:r>
                        <w:rPr>
                          <w:rFonts w:ascii="Verdana" w:hAnsi="Verdana"/>
                          <w:i/>
                          <w:color w:val="454C5B"/>
                          <w:spacing w:val="-17"/>
                          <w:w w:val="95"/>
                          <w:sz w:val="17"/>
                        </w:rPr>
                        <w:t xml:space="preserve"> </w:t>
                      </w:r>
                      <w:r>
                        <w:rPr>
                          <w:rFonts w:ascii="Verdana" w:hAnsi="Verdana"/>
                          <w:i/>
                          <w:color w:val="454C5B"/>
                          <w:spacing w:val="-2"/>
                          <w:w w:val="95"/>
                          <w:sz w:val="17"/>
                        </w:rPr>
                        <w:t>organization’s</w:t>
                      </w:r>
                      <w:r>
                        <w:rPr>
                          <w:rFonts w:ascii="Verdana" w:hAnsi="Verdana"/>
                          <w:i/>
                          <w:color w:val="454C5B"/>
                          <w:spacing w:val="-17"/>
                          <w:w w:val="95"/>
                          <w:sz w:val="17"/>
                        </w:rPr>
                        <w:t xml:space="preserve"> </w:t>
                      </w:r>
                      <w:r>
                        <w:rPr>
                          <w:rFonts w:ascii="Verdana" w:hAnsi="Verdana"/>
                          <w:i/>
                          <w:color w:val="454C5B"/>
                          <w:spacing w:val="-2"/>
                          <w:w w:val="95"/>
                          <w:sz w:val="17"/>
                        </w:rPr>
                        <w:t>skills</w:t>
                      </w:r>
                      <w:r>
                        <w:rPr>
                          <w:rFonts w:ascii="Verdana" w:hAnsi="Verdana"/>
                          <w:i/>
                          <w:color w:val="454C5B"/>
                          <w:spacing w:val="-17"/>
                          <w:w w:val="95"/>
                          <w:sz w:val="17"/>
                        </w:rPr>
                        <w:t xml:space="preserve"> </w:t>
                      </w:r>
                      <w:r>
                        <w:rPr>
                          <w:rFonts w:ascii="Verdana" w:hAnsi="Verdana"/>
                          <w:i/>
                          <w:color w:val="454C5B"/>
                          <w:spacing w:val="-2"/>
                          <w:w w:val="95"/>
                          <w:sz w:val="17"/>
                        </w:rPr>
                        <w:t xml:space="preserve">to </w:t>
                      </w:r>
                      <w:r>
                        <w:rPr>
                          <w:rFonts w:ascii="Verdana" w:hAnsi="Verdana"/>
                          <w:i/>
                          <w:color w:val="454C5B"/>
                          <w:sz w:val="17"/>
                        </w:rPr>
                        <w:t>execute</w:t>
                      </w:r>
                      <w:r>
                        <w:rPr>
                          <w:rFonts w:ascii="Verdana" w:hAnsi="Verdana"/>
                          <w:i/>
                          <w:color w:val="454C5B"/>
                          <w:spacing w:val="-15"/>
                          <w:sz w:val="17"/>
                        </w:rPr>
                        <w:t xml:space="preserve"> </w:t>
                      </w:r>
                      <w:r>
                        <w:rPr>
                          <w:rFonts w:ascii="Verdana" w:hAnsi="Verdana"/>
                          <w:i/>
                          <w:color w:val="454C5B"/>
                          <w:sz w:val="17"/>
                        </w:rPr>
                        <w:t>a</w:t>
                      </w:r>
                      <w:r>
                        <w:rPr>
                          <w:rFonts w:ascii="Verdana" w:hAnsi="Verdana"/>
                          <w:i/>
                          <w:color w:val="454C5B"/>
                          <w:spacing w:val="-15"/>
                          <w:sz w:val="17"/>
                        </w:rPr>
                        <w:t xml:space="preserve"> </w:t>
                      </w:r>
                      <w:r>
                        <w:rPr>
                          <w:rFonts w:ascii="Verdana" w:hAnsi="Verdana"/>
                          <w:i/>
                          <w:color w:val="454C5B"/>
                          <w:sz w:val="17"/>
                        </w:rPr>
                        <w:t>strategy</w:t>
                      </w:r>
                      <w:r>
                        <w:rPr>
                          <w:rFonts w:ascii="Verdana" w:hAnsi="Verdana"/>
                          <w:i/>
                          <w:color w:val="454C5B"/>
                          <w:spacing w:val="-15"/>
                          <w:sz w:val="17"/>
                        </w:rPr>
                        <w:t xml:space="preserve"> </w:t>
                      </w:r>
                      <w:r>
                        <w:rPr>
                          <w:rFonts w:ascii="Verdana" w:hAnsi="Verdana"/>
                          <w:i/>
                          <w:color w:val="454C5B"/>
                          <w:sz w:val="17"/>
                        </w:rPr>
                        <w:t>for</w:t>
                      </w:r>
                      <w:r>
                        <w:rPr>
                          <w:rFonts w:ascii="Verdana" w:hAnsi="Verdana"/>
                          <w:i/>
                          <w:color w:val="454C5B"/>
                          <w:spacing w:val="-15"/>
                          <w:sz w:val="17"/>
                        </w:rPr>
                        <w:t xml:space="preserve"> </w:t>
                      </w:r>
                      <w:r>
                        <w:rPr>
                          <w:rFonts w:ascii="Verdana" w:hAnsi="Verdana"/>
                          <w:i/>
                          <w:color w:val="454C5B"/>
                          <w:sz w:val="17"/>
                        </w:rPr>
                        <w:t>leveraging</w:t>
                      </w:r>
                      <w:r>
                        <w:rPr>
                          <w:rFonts w:ascii="Verdana" w:hAnsi="Verdana"/>
                          <w:i/>
                          <w:color w:val="454C5B"/>
                          <w:spacing w:val="-15"/>
                          <w:sz w:val="17"/>
                        </w:rPr>
                        <w:t xml:space="preserve"> </w:t>
                      </w:r>
                      <w:r>
                        <w:rPr>
                          <w:rFonts w:ascii="Verdana" w:hAnsi="Verdana"/>
                          <w:i/>
                          <w:color w:val="454C5B"/>
                          <w:sz w:val="17"/>
                        </w:rPr>
                        <w:t>AI</w:t>
                      </w:r>
                      <w:r>
                        <w:rPr>
                          <w:rFonts w:ascii="Verdana" w:hAnsi="Verdana"/>
                          <w:i/>
                          <w:color w:val="454C5B"/>
                          <w:spacing w:val="-15"/>
                          <w:sz w:val="17"/>
                        </w:rPr>
                        <w:t xml:space="preserve"> </w:t>
                      </w:r>
                      <w:r>
                        <w:rPr>
                          <w:rFonts w:ascii="Verdana" w:hAnsi="Verdana"/>
                          <w:i/>
                          <w:color w:val="454C5B"/>
                          <w:sz w:val="17"/>
                        </w:rPr>
                        <w:t>in</w:t>
                      </w:r>
                      <w:r>
                        <w:rPr>
                          <w:rFonts w:ascii="Verdana" w:hAnsi="Verdana"/>
                          <w:i/>
                          <w:color w:val="454C5B"/>
                          <w:spacing w:val="-15"/>
                          <w:sz w:val="17"/>
                        </w:rPr>
                        <w:t xml:space="preserve"> </w:t>
                      </w:r>
                      <w:r>
                        <w:rPr>
                          <w:rFonts w:ascii="Verdana" w:hAnsi="Verdana"/>
                          <w:i/>
                          <w:color w:val="454C5B"/>
                          <w:sz w:val="17"/>
                        </w:rPr>
                        <w:t>security?</w:t>
                      </w:r>
                    </w:p>
                  </w:txbxContent>
                </v:textbox>
                <w10:wrap type="none"/>
                <w10:anchorlock/>
              </v:shape>
            </w:pict>
          </mc:Fallback>
        </mc:AlternateContent>
      </w:r>
    </w:p>
    <w:p>
      <w:pPr>
        <w:pStyle w:val="6"/>
        <w:rPr>
          <w:sz w:val="18"/>
        </w:rPr>
      </w:pPr>
    </w:p>
    <w:p>
      <w:pPr>
        <w:pStyle w:val="6"/>
        <w:rPr>
          <w:sz w:val="18"/>
        </w:rPr>
      </w:pPr>
    </w:p>
    <w:p>
      <w:pPr>
        <w:pStyle w:val="6"/>
        <w:rPr>
          <w:sz w:val="18"/>
        </w:rPr>
      </w:pPr>
    </w:p>
    <w:p>
      <w:pPr>
        <w:pStyle w:val="6"/>
        <w:spacing w:before="1"/>
        <w:rPr>
          <w:sz w:val="19"/>
        </w:rPr>
      </w:pPr>
    </w:p>
    <w:p>
      <w:pPr>
        <w:tabs>
          <w:tab w:val="left" w:pos="4399"/>
        </w:tabs>
        <w:ind w:left="3731"/>
        <w:rPr>
          <w:sz w:val="14"/>
        </w:rPr>
      </w:pPr>
      <w:r>
        <w:drawing>
          <wp:anchor distT="0" distB="0" distL="0" distR="0" simplePos="0" relativeHeight="251787264" behindDoc="0" locked="0" layoutInCell="1" allowOverlap="1">
            <wp:simplePos x="0" y="0"/>
            <wp:positionH relativeFrom="page">
              <wp:posOffset>2963545</wp:posOffset>
            </wp:positionH>
            <wp:positionV relativeFrom="paragraph">
              <wp:posOffset>-454660</wp:posOffset>
            </wp:positionV>
            <wp:extent cx="1844040" cy="1844040"/>
            <wp:effectExtent l="0" t="0" r="10160" b="10160"/>
            <wp:wrapNone/>
            <wp:docPr id="168"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2.png"/>
                    <pic:cNvPicPr>
                      <a:picLocks noChangeAspect="1"/>
                    </pic:cNvPicPr>
                  </pic:nvPicPr>
                  <pic:blipFill>
                    <a:blip r:embed="rId61" cstate="print"/>
                    <a:stretch>
                      <a:fillRect/>
                    </a:stretch>
                  </pic:blipFill>
                  <pic:spPr>
                    <a:xfrm>
                      <a:off x="0" y="0"/>
                      <a:ext cx="1844293" cy="1844294"/>
                    </a:xfrm>
                    <a:prstGeom prst="rect">
                      <a:avLst/>
                    </a:prstGeom>
                  </pic:spPr>
                </pic:pic>
              </a:graphicData>
            </a:graphic>
          </wp:anchor>
        </w:drawing>
      </w:r>
      <w:r>
        <w:drawing>
          <wp:inline distT="0" distB="0" distL="0" distR="0">
            <wp:extent cx="82550" cy="82550"/>
            <wp:effectExtent l="0" t="0" r="6350" b="6350"/>
            <wp:docPr id="16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29.png"/>
                    <pic:cNvPicPr>
                      <a:picLocks noChangeAspect="1"/>
                    </pic:cNvPicPr>
                  </pic:nvPicPr>
                  <pic:blipFill>
                    <a:blip r:embed="rId55" cstate="print"/>
                    <a:stretch>
                      <a:fillRect/>
                    </a:stretch>
                  </pic:blipFill>
                  <pic:spPr>
                    <a:xfrm>
                      <a:off x="0" y="0"/>
                      <a:ext cx="82753" cy="82753"/>
                    </a:xfrm>
                    <a:prstGeom prst="rect">
                      <a:avLst/>
                    </a:prstGeom>
                  </pic:spPr>
                </pic:pic>
              </a:graphicData>
            </a:graphic>
          </wp:inline>
        </w:drawing>
      </w:r>
      <w:r>
        <w:rPr>
          <w:rFonts w:ascii="Times New Roman"/>
          <w:w w:val="115"/>
          <w:position w:val="2"/>
          <w:sz w:val="20"/>
        </w:rPr>
        <w:t xml:space="preserve"> </w:t>
      </w:r>
      <w:r>
        <w:rPr>
          <w:rFonts w:ascii="Century Gothic"/>
          <w:b/>
          <w:color w:val="141221"/>
          <w:w w:val="115"/>
          <w:position w:val="2"/>
          <w:sz w:val="14"/>
        </w:rPr>
        <w:t>4%</w:t>
      </w:r>
      <w:r>
        <w:rPr>
          <w:rFonts w:ascii="Century Gothic"/>
          <w:b/>
          <w:color w:val="141221"/>
          <w:position w:val="2"/>
          <w:sz w:val="14"/>
        </w:rPr>
        <w:tab/>
      </w:r>
      <w:r>
        <w:rPr>
          <w:color w:val="141221"/>
          <w:w w:val="115"/>
          <w:position w:val="2"/>
          <w:sz w:val="14"/>
        </w:rPr>
        <w:t>1</w:t>
      </w:r>
      <w:r>
        <w:rPr>
          <w:color w:val="141221"/>
          <w:spacing w:val="-6"/>
          <w:w w:val="115"/>
          <w:position w:val="2"/>
          <w:sz w:val="14"/>
        </w:rPr>
        <w:t xml:space="preserve"> </w:t>
      </w:r>
      <w:r>
        <w:rPr>
          <w:color w:val="141221"/>
          <w:w w:val="115"/>
          <w:position w:val="2"/>
          <w:sz w:val="14"/>
        </w:rPr>
        <w:t>(Not</w:t>
      </w:r>
      <w:r>
        <w:rPr>
          <w:color w:val="141221"/>
          <w:spacing w:val="-6"/>
          <w:w w:val="115"/>
          <w:position w:val="2"/>
          <w:sz w:val="14"/>
        </w:rPr>
        <w:t xml:space="preserve"> </w:t>
      </w:r>
      <w:r>
        <w:rPr>
          <w:color w:val="141221"/>
          <w:spacing w:val="-2"/>
          <w:w w:val="115"/>
          <w:position w:val="2"/>
          <w:sz w:val="14"/>
        </w:rPr>
        <w:t>Confident)</w:t>
      </w:r>
    </w:p>
    <w:p>
      <w:pPr>
        <w:spacing w:before="125"/>
        <w:ind w:left="3731"/>
        <w:rPr>
          <w:sz w:val="14"/>
        </w:rPr>
      </w:pPr>
      <w:r>
        <w:drawing>
          <wp:inline distT="0" distB="0" distL="0" distR="0">
            <wp:extent cx="82550" cy="82550"/>
            <wp:effectExtent l="0" t="0" r="6350" b="6350"/>
            <wp:docPr id="17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7.png"/>
                    <pic:cNvPicPr>
                      <a:picLocks noChangeAspect="1"/>
                    </pic:cNvPicPr>
                  </pic:nvPicPr>
                  <pic:blipFill>
                    <a:blip r:embed="rId54"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rPr>
        <w:t xml:space="preserve"> </w:t>
      </w:r>
      <w:r>
        <w:rPr>
          <w:rFonts w:ascii="Century Gothic"/>
          <w:b/>
          <w:color w:val="141221"/>
          <w:w w:val="110"/>
          <w:position w:val="2"/>
          <w:sz w:val="14"/>
        </w:rPr>
        <w:t>18%</w:t>
      </w:r>
      <w:r>
        <w:rPr>
          <w:rFonts w:ascii="Century Gothic"/>
          <w:b/>
          <w:color w:val="141221"/>
          <w:spacing w:val="80"/>
          <w:w w:val="150"/>
          <w:position w:val="2"/>
          <w:sz w:val="14"/>
        </w:rPr>
        <w:t xml:space="preserve"> </w:t>
      </w:r>
      <w:r>
        <w:rPr>
          <w:color w:val="141221"/>
          <w:w w:val="110"/>
          <w:position w:val="2"/>
          <w:sz w:val="14"/>
        </w:rPr>
        <w:t>2</w:t>
      </w:r>
    </w:p>
    <w:p>
      <w:pPr>
        <w:spacing w:before="126"/>
        <w:ind w:left="3731"/>
        <w:rPr>
          <w:sz w:val="14"/>
        </w:rPr>
      </w:pPr>
      <w:r>
        <w:drawing>
          <wp:inline distT="0" distB="0" distL="0" distR="0">
            <wp:extent cx="82550" cy="82550"/>
            <wp:effectExtent l="0" t="0" r="6350" b="6350"/>
            <wp:docPr id="17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6.png"/>
                    <pic:cNvPicPr>
                      <a:picLocks noChangeAspect="1"/>
                    </pic:cNvPicPr>
                  </pic:nvPicPr>
                  <pic:blipFill>
                    <a:blip r:embed="rId62"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rPr>
        <w:t xml:space="preserve"> </w:t>
      </w:r>
      <w:r>
        <w:rPr>
          <w:rFonts w:ascii="Century Gothic"/>
          <w:b/>
          <w:color w:val="141221"/>
          <w:w w:val="110"/>
          <w:position w:val="2"/>
          <w:sz w:val="14"/>
        </w:rPr>
        <w:t>30%</w:t>
      </w:r>
      <w:r>
        <w:rPr>
          <w:rFonts w:ascii="Century Gothic"/>
          <w:b/>
          <w:color w:val="141221"/>
          <w:spacing w:val="80"/>
          <w:w w:val="150"/>
          <w:position w:val="2"/>
          <w:sz w:val="14"/>
        </w:rPr>
        <w:t xml:space="preserve"> </w:t>
      </w:r>
      <w:r>
        <w:rPr>
          <w:color w:val="141221"/>
          <w:w w:val="110"/>
          <w:position w:val="2"/>
          <w:sz w:val="14"/>
        </w:rPr>
        <w:t>3 (Neutral)</w:t>
      </w:r>
    </w:p>
    <w:p>
      <w:pPr>
        <w:spacing w:before="127"/>
        <w:ind w:left="3731"/>
        <w:rPr>
          <w:sz w:val="14"/>
        </w:rPr>
      </w:pPr>
      <w:r>
        <w:drawing>
          <wp:inline distT="0" distB="0" distL="0" distR="0">
            <wp:extent cx="82550" cy="82550"/>
            <wp:effectExtent l="0" t="0" r="6350" b="6350"/>
            <wp:docPr id="17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inline>
        </w:drawing>
      </w:r>
      <w:r>
        <w:rPr>
          <w:rFonts w:ascii="Times New Roman"/>
          <w:spacing w:val="38"/>
          <w:w w:val="115"/>
          <w:position w:val="2"/>
          <w:sz w:val="20"/>
        </w:rPr>
        <w:t xml:space="preserve"> </w:t>
      </w:r>
      <w:r>
        <w:rPr>
          <w:rFonts w:ascii="Century Gothic"/>
          <w:b/>
          <w:color w:val="141221"/>
          <w:w w:val="115"/>
          <w:position w:val="2"/>
          <w:sz w:val="14"/>
        </w:rPr>
        <w:t>28%</w:t>
      </w:r>
      <w:r>
        <w:rPr>
          <w:rFonts w:ascii="Century Gothic"/>
          <w:b/>
          <w:color w:val="141221"/>
          <w:spacing w:val="80"/>
          <w:w w:val="115"/>
          <w:position w:val="2"/>
          <w:sz w:val="14"/>
        </w:rPr>
        <w:t xml:space="preserve"> </w:t>
      </w:r>
      <w:r>
        <w:rPr>
          <w:color w:val="141221"/>
          <w:w w:val="115"/>
          <w:position w:val="2"/>
          <w:sz w:val="14"/>
        </w:rPr>
        <w:t>4</w:t>
      </w:r>
    </w:p>
    <w:p>
      <w:pPr>
        <w:spacing w:before="127"/>
        <w:ind w:left="3731"/>
        <w:rPr>
          <w:sz w:val="14"/>
        </w:rPr>
      </w:pPr>
      <w:r>
        <w:drawing>
          <wp:inline distT="0" distB="0" distL="0" distR="0">
            <wp:extent cx="82550" cy="82550"/>
            <wp:effectExtent l="0" t="0" r="6350" b="6350"/>
            <wp:docPr id="17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26.png"/>
                    <pic:cNvPicPr>
                      <a:picLocks noChangeAspect="1"/>
                    </pic:cNvPicPr>
                  </pic:nvPicPr>
                  <pic:blipFill>
                    <a:blip r:embed="rId63"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rPr>
        <w:t xml:space="preserve"> </w:t>
      </w:r>
      <w:r>
        <w:rPr>
          <w:rFonts w:ascii="Century Gothic"/>
          <w:b/>
          <w:color w:val="141221"/>
          <w:w w:val="110"/>
          <w:position w:val="2"/>
          <w:sz w:val="14"/>
        </w:rPr>
        <w:t>20%</w:t>
      </w:r>
      <w:r>
        <w:rPr>
          <w:rFonts w:ascii="Century Gothic"/>
          <w:b/>
          <w:color w:val="141221"/>
          <w:spacing w:val="80"/>
          <w:w w:val="150"/>
          <w:position w:val="2"/>
          <w:sz w:val="14"/>
        </w:rPr>
        <w:t xml:space="preserve"> </w:t>
      </w:r>
      <w:r>
        <w:rPr>
          <w:color w:val="141221"/>
          <w:w w:val="110"/>
          <w:position w:val="2"/>
          <w:sz w:val="14"/>
        </w:rPr>
        <w:t>5 (Very Confident)</w:t>
      </w:r>
    </w:p>
    <w:p>
      <w:pPr>
        <w:rPr>
          <w:sz w:val="14"/>
        </w:rPr>
        <w:sectPr>
          <w:pgSz w:w="12240" w:h="15840"/>
          <w:pgMar w:top="1220" w:right="0" w:bottom="860" w:left="520" w:header="0" w:footer="675" w:gutter="0"/>
          <w:cols w:equalWidth="0" w:num="2">
            <w:col w:w="3629" w:space="40"/>
            <w:col w:w="8051"/>
          </w:cols>
        </w:sectPr>
      </w:pPr>
    </w:p>
    <w:p>
      <w:pPr>
        <w:pStyle w:val="6"/>
        <w:spacing w:line="276" w:lineRule="auto"/>
        <w:ind w:left="920" w:right="1772"/>
      </w:pPr>
      <w:r>
        <w:rPr>
          <w:w w:val="115"/>
        </w:rPr>
        <w:t>some</w:t>
      </w:r>
      <w:r>
        <w:rPr>
          <w:spacing w:val="-8"/>
          <w:w w:val="115"/>
        </w:rPr>
        <w:t xml:space="preserve"> </w:t>
      </w:r>
      <w:r>
        <w:rPr>
          <w:w w:val="115"/>
        </w:rPr>
        <w:t>AI</w:t>
      </w:r>
      <w:r>
        <w:rPr>
          <w:spacing w:val="-8"/>
          <w:w w:val="115"/>
        </w:rPr>
        <w:t xml:space="preserve"> </w:t>
      </w:r>
      <w:r>
        <w:rPr>
          <w:w w:val="115"/>
        </w:rPr>
        <w:t>applications</w:t>
      </w:r>
      <w:r>
        <w:rPr>
          <w:spacing w:val="-8"/>
          <w:w w:val="115"/>
        </w:rPr>
        <w:t xml:space="preserve"> </w:t>
      </w:r>
      <w:r>
        <w:rPr>
          <w:w w:val="115"/>
        </w:rPr>
        <w:t>are</w:t>
      </w:r>
      <w:r>
        <w:rPr>
          <w:spacing w:val="-8"/>
          <w:w w:val="115"/>
        </w:rPr>
        <w:t xml:space="preserve"> </w:t>
      </w:r>
      <w:r>
        <w:rPr>
          <w:w w:val="115"/>
        </w:rPr>
        <w:t>seen</w:t>
      </w:r>
      <w:r>
        <w:rPr>
          <w:spacing w:val="-8"/>
          <w:w w:val="115"/>
        </w:rPr>
        <w:t xml:space="preserve"> </w:t>
      </w:r>
      <w:r>
        <w:rPr>
          <w:w w:val="115"/>
        </w:rPr>
        <w:t>as</w:t>
      </w:r>
      <w:r>
        <w:rPr>
          <w:spacing w:val="-8"/>
          <w:w w:val="115"/>
        </w:rPr>
        <w:t xml:space="preserve"> </w:t>
      </w:r>
      <w:r>
        <w:rPr>
          <w:w w:val="115"/>
        </w:rPr>
        <w:t>straightforward</w:t>
      </w:r>
      <w:r>
        <w:rPr>
          <w:spacing w:val="-8"/>
          <w:w w:val="115"/>
        </w:rPr>
        <w:t xml:space="preserve"> </w:t>
      </w:r>
      <w:r>
        <w:rPr>
          <w:w w:val="115"/>
        </w:rPr>
        <w:t>and</w:t>
      </w:r>
      <w:r>
        <w:rPr>
          <w:spacing w:val="-8"/>
          <w:w w:val="115"/>
        </w:rPr>
        <w:t xml:space="preserve"> </w:t>
      </w:r>
      <w:r>
        <w:rPr>
          <w:w w:val="115"/>
        </w:rPr>
        <w:t>readily</w:t>
      </w:r>
      <w:r>
        <w:rPr>
          <w:spacing w:val="-8"/>
          <w:w w:val="115"/>
        </w:rPr>
        <w:t xml:space="preserve"> </w:t>
      </w:r>
      <w:r>
        <w:rPr>
          <w:w w:val="115"/>
        </w:rPr>
        <w:t>deployable,</w:t>
      </w:r>
      <w:r>
        <w:rPr>
          <w:spacing w:val="-8"/>
          <w:w w:val="115"/>
        </w:rPr>
        <w:t xml:space="preserve"> </w:t>
      </w:r>
      <w:r>
        <w:rPr>
          <w:w w:val="115"/>
        </w:rPr>
        <w:t>while</w:t>
      </w:r>
      <w:r>
        <w:rPr>
          <w:spacing w:val="-8"/>
          <w:w w:val="115"/>
        </w:rPr>
        <w:t xml:space="preserve"> </w:t>
      </w:r>
      <w:r>
        <w:rPr>
          <w:w w:val="115"/>
        </w:rPr>
        <w:t>others,</w:t>
      </w:r>
      <w:r>
        <w:rPr>
          <w:spacing w:val="-8"/>
          <w:w w:val="115"/>
        </w:rPr>
        <w:t xml:space="preserve"> </w:t>
      </w:r>
      <w:r>
        <w:rPr>
          <w:w w:val="115"/>
        </w:rPr>
        <w:t>more complex and novel, evoke caution and uncertainty.</w:t>
      </w:r>
    </w:p>
    <w:p>
      <w:pPr>
        <w:pStyle w:val="6"/>
        <w:spacing w:before="2"/>
        <w:rPr>
          <w:sz w:val="22"/>
          <w:lang w:eastAsia="zh-CN"/>
        </w:rPr>
      </w:pPr>
    </w:p>
    <w:p>
      <w:pPr>
        <w:pStyle w:val="6"/>
        <w:spacing w:before="2"/>
        <w:rPr>
          <w:sz w:val="22"/>
          <w:lang w:eastAsia="zh-CN"/>
        </w:rPr>
      </w:pPr>
    </w:p>
    <w:p>
      <w:pPr>
        <w:pStyle w:val="6"/>
        <w:spacing w:before="2"/>
        <w:rPr>
          <w:sz w:val="22"/>
          <w:lang w:eastAsia="zh-CN"/>
        </w:rPr>
        <w:sectPr>
          <w:type w:val="continuous"/>
          <w:pgSz w:w="12240" w:h="15840"/>
          <w:pgMar w:top="1500" w:right="0" w:bottom="280" w:left="520" w:header="0" w:footer="675" w:gutter="0"/>
          <w:cols w:space="720" w:num="1"/>
        </w:sectPr>
      </w:pPr>
    </w:p>
    <w:p>
      <w:pPr>
        <w:pStyle w:val="6"/>
        <w:spacing w:line="276" w:lineRule="auto"/>
        <w:ind w:left="920" w:right="91"/>
        <w:rPr>
          <w:lang w:eastAsia="zh-CN"/>
        </w:rPr>
      </w:pPr>
      <w:r>
        <w:rPr>
          <w:rFonts w:hint="eastAsia" w:ascii="微软雅黑" w:hAnsi="微软雅黑" w:eastAsia="微软雅黑" w:cs="微软雅黑"/>
          <w:lang w:eastAsia="zh-CN"/>
        </w:rPr>
        <w:t>另一方面，有</w:t>
      </w:r>
      <w:r>
        <w:rPr>
          <w:rFonts w:ascii="微软雅黑" w:hAnsi="微软雅黑" w:eastAsia="微软雅黑"/>
          <w:lang w:eastAsia="zh-CN"/>
        </w:rPr>
        <w:t xml:space="preserve"> 30% </w:t>
      </w:r>
      <w:r>
        <w:rPr>
          <w:rFonts w:hint="eastAsia" w:ascii="微软雅黑" w:hAnsi="微软雅黑" w:eastAsia="微软雅黑" w:cs="微软雅黑"/>
          <w:lang w:eastAsia="zh-CN"/>
        </w:rPr>
        <w:t>的人持中立态度，这可能表明他们对自己的能力有一个平衡的认识，或者对</w:t>
      </w:r>
      <w:r>
        <w:rPr>
          <w:rFonts w:ascii="微软雅黑" w:hAnsi="微软雅黑" w:eastAsia="微软雅黑"/>
          <w:lang w:eastAsia="zh-CN"/>
        </w:rPr>
        <w:t xml:space="preserve"> AI </w:t>
      </w:r>
      <w:r>
        <w:rPr>
          <w:rFonts w:hint="eastAsia" w:ascii="微软雅黑" w:hAnsi="微软雅黑" w:eastAsia="微软雅黑" w:cs="微软雅黑"/>
          <w:lang w:eastAsia="zh-CN"/>
        </w:rPr>
        <w:t>可能带来的挑战感到不确定性。其余的</w:t>
      </w:r>
      <w:r>
        <w:rPr>
          <w:rFonts w:ascii="微软雅黑" w:hAnsi="微软雅黑" w:eastAsia="微软雅黑"/>
          <w:lang w:eastAsia="zh-CN"/>
        </w:rPr>
        <w:t xml:space="preserve"> 22% </w:t>
      </w:r>
      <w:r>
        <w:rPr>
          <w:rFonts w:hint="eastAsia" w:ascii="微软雅黑" w:hAnsi="微软雅黑" w:eastAsia="微软雅黑" w:cs="微软雅黑"/>
          <w:lang w:eastAsia="zh-CN"/>
        </w:rPr>
        <w:t>对此表示出较低的信心，其中</w:t>
      </w:r>
      <w:r>
        <w:rPr>
          <w:rFonts w:ascii="微软雅黑" w:hAnsi="微软雅黑" w:eastAsia="微软雅黑"/>
          <w:lang w:eastAsia="zh-CN"/>
        </w:rPr>
        <w:t xml:space="preserve"> 18% </w:t>
      </w:r>
      <w:r>
        <w:rPr>
          <w:rFonts w:hint="eastAsia" w:ascii="微软雅黑" w:hAnsi="微软雅黑" w:eastAsia="微软雅黑" w:cs="微软雅黑"/>
          <w:lang w:eastAsia="zh-CN"/>
        </w:rPr>
        <w:t>的人表示有些不自信，</w:t>
      </w:r>
      <w:r>
        <w:rPr>
          <w:rFonts w:ascii="微软雅黑" w:hAnsi="微软雅黑" w:eastAsia="微软雅黑"/>
          <w:lang w:eastAsia="zh-CN"/>
        </w:rPr>
        <w:t xml:space="preserve">4% </w:t>
      </w:r>
      <w:r>
        <w:rPr>
          <w:rFonts w:hint="eastAsia" w:ascii="微软雅黑" w:hAnsi="微软雅黑" w:eastAsia="微软雅黑" w:cs="微软雅黑"/>
          <w:lang w:eastAsia="zh-CN"/>
        </w:rPr>
        <w:t>的人则完全不自信。网络安全界对信心水平的这种分布揭示了一个复杂的局面：一些</w:t>
      </w:r>
      <w:r>
        <w:rPr>
          <w:rFonts w:ascii="微软雅黑" w:hAnsi="微软雅黑" w:eastAsia="微软雅黑" w:cs="微软雅黑"/>
          <w:lang w:eastAsia="zh-CN"/>
        </w:rPr>
        <w:t xml:space="preserve"> AI </w:t>
      </w:r>
      <w:r>
        <w:rPr>
          <w:rFonts w:hint="eastAsia" w:ascii="微软雅黑" w:hAnsi="微软雅黑" w:eastAsia="微软雅黑" w:cs="微软雅黑"/>
          <w:lang w:eastAsia="zh-CN"/>
        </w:rPr>
        <w:t>应用被认为是简单直接、容易部署的，而其他更为复杂和新颖的应用则引发了安全从业人员对于 AI 的谨慎和不确定性。</w:t>
      </w:r>
    </w:p>
    <w:p>
      <w:pPr>
        <w:spacing w:before="9" w:after="25"/>
        <w:rPr>
          <w:sz w:val="14"/>
          <w:lang w:eastAsia="zh-CN"/>
        </w:rPr>
      </w:pPr>
      <w:r>
        <w:rPr>
          <w:lang w:eastAsia="zh-CN"/>
        </w:rPr>
        <w:br w:type="column"/>
      </w:r>
    </w:p>
    <w:p>
      <w:pPr>
        <w:pStyle w:val="6"/>
        <w:ind w:left="489"/>
      </w:pPr>
      <w:r>
        <mc:AlternateContent>
          <mc:Choice Requires="wps">
            <w:drawing>
              <wp:inline distT="0" distB="0" distL="0" distR="0">
                <wp:extent cx="3887470" cy="376555"/>
                <wp:effectExtent l="0" t="0" r="11430" b="4445"/>
                <wp:docPr id="174" name="docshape304"/>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spacing w:before="54" w:line="278" w:lineRule="auto"/>
                              <w:ind w:left="1213" w:right="723" w:hanging="364"/>
                              <w:rPr>
                                <w:rFonts w:ascii="Verdana" w:hAnsi="Verdana"/>
                                <w:i/>
                                <w:color w:val="000000"/>
                                <w:sz w:val="17"/>
                                <w:lang w:eastAsia="zh-CN"/>
                              </w:rPr>
                            </w:pPr>
                            <w:r>
                              <w:rPr>
                                <w:rFonts w:hint="eastAsia" w:ascii="微软雅黑" w:hAnsi="微软雅黑" w:eastAsia="微软雅黑" w:cs="微软雅黑"/>
                                <w:i/>
                                <w:color w:val="454C5B"/>
                                <w:spacing w:val="-2"/>
                                <w:w w:val="95"/>
                                <w:sz w:val="17"/>
                                <w:lang w:eastAsia="zh-CN"/>
                              </w:rPr>
                              <w:t>您对您的组织在安全方面利用</w:t>
                            </w:r>
                            <w:r>
                              <w:rPr>
                                <w:rFonts w:ascii="Verdana" w:hAnsi="Verdana"/>
                                <w:i/>
                                <w:color w:val="454C5B"/>
                                <w:spacing w:val="-2"/>
                                <w:w w:val="95"/>
                                <w:sz w:val="17"/>
                                <w:lang w:eastAsia="zh-CN"/>
                              </w:rPr>
                              <w:t xml:space="preserve"> AI </w:t>
                            </w:r>
                            <w:r>
                              <w:rPr>
                                <w:rFonts w:hint="eastAsia" w:ascii="微软雅黑" w:hAnsi="微软雅黑" w:eastAsia="微软雅黑" w:cs="微软雅黑"/>
                                <w:i/>
                                <w:color w:val="454C5B"/>
                                <w:spacing w:val="-2"/>
                                <w:w w:val="95"/>
                                <w:sz w:val="17"/>
                                <w:lang w:eastAsia="zh-CN"/>
                              </w:rPr>
                              <w:t>实施策略的能力有多少信心？</w:t>
                            </w:r>
                          </w:p>
                        </w:txbxContent>
                      </wps:txbx>
                      <wps:bodyPr rot="0" vert="horz" wrap="square" lIns="0" tIns="0" rIns="0" bIns="0" anchor="t" anchorCtr="0" upright="1">
                        <a:noAutofit/>
                      </wps:bodyPr>
                    </wps:wsp>
                  </a:graphicData>
                </a:graphic>
              </wp:inline>
            </w:drawing>
          </mc:Choice>
          <mc:Fallback>
            <w:pict>
              <v:shape id="docshape304" o:spid="_x0000_s1026" o:spt="202" type="#_x0000_t202" style="height:29.65pt;width:306.1pt;" fillcolor="#EEF3F8" filled="t" stroked="f" coordsize="21600,21600" o:gfxdata="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pectQAAAAEAQAADwAAAAAAAAABACAAAAAiAAAAZHJzL2Rvd25yZXYueG1s&#10;UEsBAhQAFAAAAAgAh07iQATUHlv8AQAAAAQAAA4AAAAAAAAAAQAgAAAAIwEAAGRycy9lMm9Eb2Mu&#10;eG1sUEsFBgAAAAAGAAYAWQEAAJEFAAAAAA==&#10;">
                <v:fill on="t" focussize="0,0"/>
                <v:stroke on="f"/>
                <v:imagedata o:title=""/>
                <o:lock v:ext="edit" aspectratio="f"/>
                <v:textbox inset="0mm,0mm,0mm,0mm">
                  <w:txbxContent>
                    <w:p>
                      <w:pPr>
                        <w:spacing w:before="54" w:line="278" w:lineRule="auto"/>
                        <w:ind w:left="1213" w:right="723" w:hanging="364"/>
                        <w:rPr>
                          <w:rFonts w:ascii="Verdana" w:hAnsi="Verdana"/>
                          <w:i/>
                          <w:color w:val="000000"/>
                          <w:sz w:val="17"/>
                          <w:lang w:eastAsia="zh-CN"/>
                        </w:rPr>
                      </w:pPr>
                      <w:r>
                        <w:rPr>
                          <w:rFonts w:hint="eastAsia" w:ascii="微软雅黑" w:hAnsi="微软雅黑" w:eastAsia="微软雅黑" w:cs="微软雅黑"/>
                          <w:i/>
                          <w:color w:val="454C5B"/>
                          <w:spacing w:val="-2"/>
                          <w:w w:val="95"/>
                          <w:sz w:val="17"/>
                          <w:lang w:eastAsia="zh-CN"/>
                        </w:rPr>
                        <w:t>您对您的组织在安全方面利用</w:t>
                      </w:r>
                      <w:r>
                        <w:rPr>
                          <w:rFonts w:ascii="Verdana" w:hAnsi="Verdana"/>
                          <w:i/>
                          <w:color w:val="454C5B"/>
                          <w:spacing w:val="-2"/>
                          <w:w w:val="95"/>
                          <w:sz w:val="17"/>
                          <w:lang w:eastAsia="zh-CN"/>
                        </w:rPr>
                        <w:t xml:space="preserve"> AI </w:t>
                      </w:r>
                      <w:r>
                        <w:rPr>
                          <w:rFonts w:hint="eastAsia" w:ascii="微软雅黑" w:hAnsi="微软雅黑" w:eastAsia="微软雅黑" w:cs="微软雅黑"/>
                          <w:i/>
                          <w:color w:val="454C5B"/>
                          <w:spacing w:val="-2"/>
                          <w:w w:val="95"/>
                          <w:sz w:val="17"/>
                          <w:lang w:eastAsia="zh-CN"/>
                        </w:rPr>
                        <w:t>实施策略的能力有多少信心？</w:t>
                      </w:r>
                    </w:p>
                  </w:txbxContent>
                </v:textbox>
                <w10:wrap type="none"/>
                <w10:anchorlock/>
              </v:shape>
            </w:pict>
          </mc:Fallback>
        </mc:AlternateContent>
      </w:r>
    </w:p>
    <w:p>
      <w:pPr>
        <w:pStyle w:val="6"/>
        <w:rPr>
          <w:sz w:val="18"/>
        </w:rPr>
      </w:pPr>
    </w:p>
    <w:p>
      <w:pPr>
        <w:pStyle w:val="6"/>
        <w:rPr>
          <w:sz w:val="18"/>
        </w:rPr>
      </w:pPr>
    </w:p>
    <w:p>
      <w:pPr>
        <w:pStyle w:val="6"/>
        <w:rPr>
          <w:sz w:val="18"/>
        </w:rPr>
      </w:pPr>
    </w:p>
    <w:p>
      <w:pPr>
        <w:pStyle w:val="6"/>
        <w:spacing w:before="1"/>
        <w:rPr>
          <w:sz w:val="19"/>
        </w:rPr>
      </w:pPr>
    </w:p>
    <w:p>
      <w:pPr>
        <w:tabs>
          <w:tab w:val="left" w:pos="4399"/>
        </w:tabs>
        <w:ind w:left="3731"/>
        <w:rPr>
          <w:sz w:val="14"/>
          <w:lang w:eastAsia="zh-CN"/>
        </w:rPr>
      </w:pPr>
      <w:r>
        <w:drawing>
          <wp:anchor distT="0" distB="0" distL="0" distR="0" simplePos="0" relativeHeight="251840512" behindDoc="0" locked="0" layoutInCell="1" allowOverlap="1">
            <wp:simplePos x="0" y="0"/>
            <wp:positionH relativeFrom="page">
              <wp:posOffset>2963545</wp:posOffset>
            </wp:positionH>
            <wp:positionV relativeFrom="paragraph">
              <wp:posOffset>-454660</wp:posOffset>
            </wp:positionV>
            <wp:extent cx="1844040" cy="1844040"/>
            <wp:effectExtent l="0" t="0" r="10160" b="10160"/>
            <wp:wrapNone/>
            <wp:docPr id="17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32.png"/>
                    <pic:cNvPicPr>
                      <a:picLocks noChangeAspect="1"/>
                    </pic:cNvPicPr>
                  </pic:nvPicPr>
                  <pic:blipFill>
                    <a:blip r:embed="rId61" cstate="print"/>
                    <a:stretch>
                      <a:fillRect/>
                    </a:stretch>
                  </pic:blipFill>
                  <pic:spPr>
                    <a:xfrm>
                      <a:off x="0" y="0"/>
                      <a:ext cx="1844293" cy="1844294"/>
                    </a:xfrm>
                    <a:prstGeom prst="rect">
                      <a:avLst/>
                    </a:prstGeom>
                  </pic:spPr>
                </pic:pic>
              </a:graphicData>
            </a:graphic>
          </wp:anchor>
        </w:drawing>
      </w:r>
      <w:r>
        <w:drawing>
          <wp:inline distT="0" distB="0" distL="0" distR="0">
            <wp:extent cx="82550" cy="82550"/>
            <wp:effectExtent l="0" t="0" r="6350" b="6350"/>
            <wp:docPr id="176"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9.png"/>
                    <pic:cNvPicPr>
                      <a:picLocks noChangeAspect="1"/>
                    </pic:cNvPicPr>
                  </pic:nvPicPr>
                  <pic:blipFill>
                    <a:blip r:embed="rId55" cstate="print"/>
                    <a:stretch>
                      <a:fillRect/>
                    </a:stretch>
                  </pic:blipFill>
                  <pic:spPr>
                    <a:xfrm>
                      <a:off x="0" y="0"/>
                      <a:ext cx="82753" cy="82753"/>
                    </a:xfrm>
                    <a:prstGeom prst="rect">
                      <a:avLst/>
                    </a:prstGeom>
                  </pic:spPr>
                </pic:pic>
              </a:graphicData>
            </a:graphic>
          </wp:inline>
        </w:drawing>
      </w:r>
      <w:r>
        <w:rPr>
          <w:rFonts w:ascii="Times New Roman"/>
          <w:w w:val="115"/>
          <w:position w:val="2"/>
          <w:sz w:val="20"/>
          <w:lang w:eastAsia="zh-CN"/>
        </w:rPr>
        <w:t xml:space="preserve"> </w:t>
      </w:r>
      <w:r>
        <w:rPr>
          <w:rFonts w:ascii="Century Gothic"/>
          <w:b/>
          <w:color w:val="141221"/>
          <w:w w:val="115"/>
          <w:position w:val="2"/>
          <w:sz w:val="14"/>
          <w:lang w:eastAsia="zh-CN"/>
        </w:rPr>
        <w:t>4%</w:t>
      </w:r>
      <w:r>
        <w:rPr>
          <w:rFonts w:ascii="Century Gothic"/>
          <w:b/>
          <w:color w:val="141221"/>
          <w:position w:val="2"/>
          <w:sz w:val="14"/>
          <w:lang w:eastAsia="zh-CN"/>
        </w:rPr>
        <w:tab/>
      </w:r>
      <w:r>
        <w:rPr>
          <w:color w:val="141221"/>
          <w:w w:val="115"/>
          <w:position w:val="2"/>
          <w:sz w:val="14"/>
          <w:lang w:eastAsia="zh-CN"/>
        </w:rPr>
        <w:t>1</w:t>
      </w:r>
      <w:r>
        <w:rPr>
          <w:color w:val="141221"/>
          <w:spacing w:val="-6"/>
          <w:w w:val="115"/>
          <w:position w:val="2"/>
          <w:sz w:val="14"/>
          <w:lang w:eastAsia="zh-CN"/>
        </w:rPr>
        <w:t xml:space="preserve"> </w:t>
      </w:r>
      <w:r>
        <w:rPr>
          <w:rFonts w:hint="eastAsia" w:ascii="微软雅黑" w:hAnsi="微软雅黑" w:eastAsia="微软雅黑" w:cs="微软雅黑"/>
          <w:color w:val="141221"/>
          <w:w w:val="115"/>
          <w:position w:val="2"/>
          <w:sz w:val="14"/>
          <w:lang w:eastAsia="zh-CN"/>
        </w:rPr>
        <w:t>（完全不自信)</w:t>
      </w:r>
    </w:p>
    <w:p>
      <w:pPr>
        <w:spacing w:before="125"/>
        <w:ind w:left="3731"/>
        <w:rPr>
          <w:sz w:val="14"/>
          <w:lang w:eastAsia="zh-CN"/>
        </w:rPr>
      </w:pPr>
      <w:r>
        <w:drawing>
          <wp:inline distT="0" distB="0" distL="0" distR="0">
            <wp:extent cx="82550" cy="82550"/>
            <wp:effectExtent l="0" t="0" r="6350" b="6350"/>
            <wp:docPr id="17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7.png"/>
                    <pic:cNvPicPr>
                      <a:picLocks noChangeAspect="1"/>
                    </pic:cNvPicPr>
                  </pic:nvPicPr>
                  <pic:blipFill>
                    <a:blip r:embed="rId54"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lang w:eastAsia="zh-CN"/>
        </w:rPr>
        <w:t xml:space="preserve"> </w:t>
      </w:r>
      <w:r>
        <w:rPr>
          <w:rFonts w:ascii="Century Gothic"/>
          <w:b/>
          <w:color w:val="141221"/>
          <w:w w:val="110"/>
          <w:position w:val="2"/>
          <w:sz w:val="14"/>
          <w:lang w:eastAsia="zh-CN"/>
        </w:rPr>
        <w:t>18%</w:t>
      </w:r>
      <w:r>
        <w:rPr>
          <w:rFonts w:ascii="Century Gothic"/>
          <w:b/>
          <w:color w:val="141221"/>
          <w:spacing w:val="80"/>
          <w:w w:val="150"/>
          <w:position w:val="2"/>
          <w:sz w:val="14"/>
          <w:lang w:eastAsia="zh-CN"/>
        </w:rPr>
        <w:t xml:space="preserve"> </w:t>
      </w:r>
      <w:r>
        <w:rPr>
          <w:color w:val="141221"/>
          <w:w w:val="110"/>
          <w:position w:val="2"/>
          <w:sz w:val="14"/>
          <w:lang w:eastAsia="zh-CN"/>
        </w:rPr>
        <w:t>2</w:t>
      </w:r>
    </w:p>
    <w:p>
      <w:pPr>
        <w:spacing w:before="126"/>
        <w:ind w:left="3731"/>
        <w:rPr>
          <w:rFonts w:ascii="微软雅黑" w:hAnsi="微软雅黑" w:eastAsia="微软雅黑" w:cs="微软雅黑"/>
          <w:sz w:val="14"/>
          <w:lang w:eastAsia="zh-CN"/>
        </w:rPr>
      </w:pPr>
      <w:r>
        <w:drawing>
          <wp:inline distT="0" distB="0" distL="0" distR="0">
            <wp:extent cx="82550" cy="82550"/>
            <wp:effectExtent l="0" t="0" r="6350" b="6350"/>
            <wp:docPr id="17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6.png"/>
                    <pic:cNvPicPr>
                      <a:picLocks noChangeAspect="1"/>
                    </pic:cNvPicPr>
                  </pic:nvPicPr>
                  <pic:blipFill>
                    <a:blip r:embed="rId62"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lang w:eastAsia="zh-CN"/>
        </w:rPr>
        <w:t xml:space="preserve"> </w:t>
      </w:r>
      <w:r>
        <w:rPr>
          <w:rFonts w:ascii="Century Gothic"/>
          <w:b/>
          <w:color w:val="141221"/>
          <w:w w:val="110"/>
          <w:position w:val="2"/>
          <w:sz w:val="14"/>
          <w:lang w:eastAsia="zh-CN"/>
        </w:rPr>
        <w:t>30%</w:t>
      </w:r>
      <w:r>
        <w:rPr>
          <w:rFonts w:ascii="Century Gothic"/>
          <w:b/>
          <w:color w:val="141221"/>
          <w:spacing w:val="80"/>
          <w:w w:val="150"/>
          <w:position w:val="2"/>
          <w:sz w:val="14"/>
          <w:lang w:eastAsia="zh-CN"/>
        </w:rPr>
        <w:t xml:space="preserve"> </w:t>
      </w:r>
      <w:r>
        <w:rPr>
          <w:color w:val="141221"/>
          <w:w w:val="110"/>
          <w:position w:val="2"/>
          <w:sz w:val="14"/>
          <w:lang w:eastAsia="zh-CN"/>
        </w:rPr>
        <w:t xml:space="preserve">3 </w:t>
      </w:r>
      <w:r>
        <w:rPr>
          <w:rFonts w:hint="eastAsia" w:ascii="微软雅黑" w:hAnsi="微软雅黑" w:eastAsia="微软雅黑" w:cs="微软雅黑"/>
          <w:color w:val="141221"/>
          <w:w w:val="110"/>
          <w:position w:val="2"/>
          <w:sz w:val="14"/>
          <w:lang w:eastAsia="zh-CN"/>
        </w:rPr>
        <w:t>（中立态度）</w:t>
      </w:r>
    </w:p>
    <w:p>
      <w:pPr>
        <w:spacing w:before="127"/>
        <w:ind w:left="3731"/>
        <w:rPr>
          <w:sz w:val="14"/>
          <w:lang w:eastAsia="zh-CN"/>
        </w:rPr>
      </w:pPr>
      <w:r>
        <w:drawing>
          <wp:inline distT="0" distB="0" distL="0" distR="0">
            <wp:extent cx="82550" cy="82550"/>
            <wp:effectExtent l="0" t="0" r="6350" b="6350"/>
            <wp:docPr id="17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inline>
        </w:drawing>
      </w:r>
      <w:r>
        <w:rPr>
          <w:rFonts w:ascii="Times New Roman"/>
          <w:spacing w:val="38"/>
          <w:w w:val="115"/>
          <w:position w:val="2"/>
          <w:sz w:val="20"/>
          <w:lang w:eastAsia="zh-CN"/>
        </w:rPr>
        <w:t xml:space="preserve"> </w:t>
      </w:r>
      <w:r>
        <w:rPr>
          <w:rFonts w:ascii="Century Gothic"/>
          <w:b/>
          <w:color w:val="141221"/>
          <w:w w:val="115"/>
          <w:position w:val="2"/>
          <w:sz w:val="14"/>
          <w:lang w:eastAsia="zh-CN"/>
        </w:rPr>
        <w:t>28%</w:t>
      </w:r>
      <w:r>
        <w:rPr>
          <w:rFonts w:ascii="Century Gothic"/>
          <w:b/>
          <w:color w:val="141221"/>
          <w:spacing w:val="80"/>
          <w:w w:val="115"/>
          <w:position w:val="2"/>
          <w:sz w:val="14"/>
          <w:lang w:eastAsia="zh-CN"/>
        </w:rPr>
        <w:t xml:space="preserve"> </w:t>
      </w:r>
      <w:r>
        <w:rPr>
          <w:color w:val="141221"/>
          <w:w w:val="115"/>
          <w:position w:val="2"/>
          <w:sz w:val="14"/>
          <w:lang w:eastAsia="zh-CN"/>
        </w:rPr>
        <w:t>4</w:t>
      </w:r>
    </w:p>
    <w:p>
      <w:pPr>
        <w:spacing w:before="127"/>
        <w:ind w:left="3731"/>
        <w:rPr>
          <w:rFonts w:ascii="微软雅黑" w:hAnsi="微软雅黑" w:eastAsia="微软雅黑" w:cs="微软雅黑"/>
          <w:sz w:val="14"/>
          <w:lang w:eastAsia="zh-CN"/>
        </w:rPr>
        <w:sectPr>
          <w:pgSz w:w="12240" w:h="15840"/>
          <w:pgMar w:top="1220" w:right="0" w:bottom="860" w:left="520" w:header="0" w:footer="675" w:gutter="0"/>
          <w:cols w:equalWidth="0" w:num="2">
            <w:col w:w="3629" w:space="40"/>
            <w:col w:w="8051"/>
          </w:cols>
        </w:sectPr>
      </w:pPr>
      <w:r>
        <w:drawing>
          <wp:inline distT="0" distB="0" distL="0" distR="0">
            <wp:extent cx="82550" cy="82550"/>
            <wp:effectExtent l="0" t="0" r="6350" b="6350"/>
            <wp:docPr id="18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6.png"/>
                    <pic:cNvPicPr>
                      <a:picLocks noChangeAspect="1"/>
                    </pic:cNvPicPr>
                  </pic:nvPicPr>
                  <pic:blipFill>
                    <a:blip r:embed="rId63"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lang w:eastAsia="zh-CN"/>
        </w:rPr>
        <w:t xml:space="preserve"> </w:t>
      </w:r>
      <w:r>
        <w:rPr>
          <w:rFonts w:ascii="Century Gothic"/>
          <w:b/>
          <w:color w:val="141221"/>
          <w:w w:val="110"/>
          <w:position w:val="2"/>
          <w:sz w:val="14"/>
          <w:lang w:eastAsia="zh-CN"/>
        </w:rPr>
        <w:t>20%</w:t>
      </w:r>
      <w:r>
        <w:rPr>
          <w:rFonts w:ascii="Century Gothic"/>
          <w:b/>
          <w:color w:val="141221"/>
          <w:spacing w:val="80"/>
          <w:w w:val="150"/>
          <w:position w:val="2"/>
          <w:sz w:val="14"/>
          <w:lang w:eastAsia="zh-CN"/>
        </w:rPr>
        <w:t xml:space="preserve"> </w:t>
      </w:r>
      <w:r>
        <w:rPr>
          <w:color w:val="141221"/>
          <w:w w:val="110"/>
          <w:position w:val="2"/>
          <w:sz w:val="14"/>
          <w:lang w:eastAsia="zh-CN"/>
        </w:rPr>
        <w:t xml:space="preserve">5 </w:t>
      </w:r>
      <w:r>
        <w:rPr>
          <w:rFonts w:hint="eastAsia" w:ascii="微软雅黑" w:hAnsi="微软雅黑" w:eastAsia="微软雅黑" w:cs="微软雅黑"/>
          <w:color w:val="141221"/>
          <w:w w:val="110"/>
          <w:position w:val="2"/>
          <w:sz w:val="14"/>
          <w:lang w:eastAsia="zh-CN"/>
        </w:rPr>
        <w:t>（非常自信）</w:t>
      </w:r>
    </w:p>
    <w:p>
      <w:pPr>
        <w:pStyle w:val="6"/>
        <w:tabs>
          <w:tab w:val="left" w:pos="1730"/>
        </w:tabs>
        <w:spacing w:before="2"/>
        <w:rPr>
          <w:sz w:val="22"/>
          <w:lang w:eastAsia="zh-CN"/>
        </w:rPr>
      </w:pPr>
    </w:p>
    <w:p>
      <w:pPr>
        <w:pStyle w:val="6"/>
        <w:spacing w:before="2"/>
        <w:rPr>
          <w:sz w:val="22"/>
          <w:lang w:eastAsia="zh-CN"/>
        </w:rPr>
      </w:pPr>
    </w:p>
    <w:p>
      <w:pPr>
        <w:pStyle w:val="4"/>
        <w:spacing w:before="0" w:line="252" w:lineRule="auto"/>
        <w:ind w:right="1444"/>
        <w:rPr>
          <w:w w:val="115"/>
          <w:lang w:eastAsia="zh-CN"/>
        </w:rPr>
      </w:pPr>
      <w:r>
        <w:rPr>
          <w:w w:val="115"/>
        </w:rPr>
        <w:t>Confidence</w:t>
      </w:r>
      <w:r>
        <w:rPr>
          <w:spacing w:val="-10"/>
          <w:w w:val="115"/>
        </w:rPr>
        <w:t xml:space="preserve"> </w:t>
      </w:r>
      <w:r>
        <w:rPr>
          <w:w w:val="115"/>
        </w:rPr>
        <w:t>in</w:t>
      </w:r>
      <w:r>
        <w:rPr>
          <w:spacing w:val="-10"/>
          <w:w w:val="115"/>
        </w:rPr>
        <w:t xml:space="preserve"> </w:t>
      </w:r>
      <w:r>
        <w:rPr>
          <w:w w:val="115"/>
        </w:rPr>
        <w:t>organizations’</w:t>
      </w:r>
      <w:r>
        <w:rPr>
          <w:spacing w:val="-10"/>
          <w:w w:val="115"/>
        </w:rPr>
        <w:t xml:space="preserve"> </w:t>
      </w:r>
      <w:r>
        <w:rPr>
          <w:w w:val="115"/>
        </w:rPr>
        <w:t>skills</w:t>
      </w:r>
      <w:r>
        <w:rPr>
          <w:spacing w:val="-10"/>
          <w:w w:val="115"/>
        </w:rPr>
        <w:t xml:space="preserve"> </w:t>
      </w:r>
      <w:r>
        <w:rPr>
          <w:w w:val="115"/>
        </w:rPr>
        <w:t>to</w:t>
      </w:r>
      <w:r>
        <w:rPr>
          <w:spacing w:val="-10"/>
          <w:w w:val="115"/>
        </w:rPr>
        <w:t xml:space="preserve"> </w:t>
      </w:r>
      <w:r>
        <w:rPr>
          <w:w w:val="115"/>
        </w:rPr>
        <w:t>execute</w:t>
      </w:r>
      <w:r>
        <w:rPr>
          <w:spacing w:val="-10"/>
          <w:w w:val="115"/>
        </w:rPr>
        <w:t xml:space="preserve"> </w:t>
      </w:r>
      <w:r>
        <w:rPr>
          <w:w w:val="115"/>
        </w:rPr>
        <w:t>a</w:t>
      </w:r>
      <w:r>
        <w:rPr>
          <w:spacing w:val="-10"/>
          <w:w w:val="115"/>
        </w:rPr>
        <w:t xml:space="preserve"> </w:t>
      </w:r>
      <w:r>
        <w:rPr>
          <w:w w:val="115"/>
        </w:rPr>
        <w:t>security</w:t>
      </w:r>
      <w:r>
        <w:rPr>
          <w:spacing w:val="-10"/>
          <w:w w:val="115"/>
        </w:rPr>
        <w:t xml:space="preserve"> </w:t>
      </w:r>
      <w:r>
        <w:rPr>
          <w:w w:val="115"/>
        </w:rPr>
        <w:t>strategy</w:t>
      </w:r>
      <w:r>
        <w:rPr>
          <w:spacing w:val="-10"/>
          <w:w w:val="115"/>
        </w:rPr>
        <w:t xml:space="preserve"> </w:t>
      </w:r>
      <w:r>
        <w:rPr>
          <w:w w:val="115"/>
        </w:rPr>
        <w:t>to protect AI systems</w:t>
      </w:r>
    </w:p>
    <w:p>
      <w:pPr>
        <w:pStyle w:val="6"/>
        <w:spacing w:before="2"/>
        <w:rPr>
          <w:sz w:val="22"/>
          <w:lang w:eastAsia="zh-CN"/>
        </w:rPr>
      </w:pPr>
    </w:p>
    <w:p>
      <w:pPr>
        <w:pStyle w:val="4"/>
        <w:spacing w:before="0" w:line="252" w:lineRule="auto"/>
        <w:ind w:right="1444"/>
        <w:rPr>
          <w:lang w:eastAsia="zh-CN"/>
        </w:rPr>
      </w:pPr>
      <w:r>
        <w:rPr>
          <w:rFonts w:hint="eastAsia" w:ascii="微软雅黑" w:hAnsi="微软雅黑" w:eastAsia="微软雅黑" w:cs="微软雅黑"/>
          <w:lang w:eastAsia="zh-CN"/>
        </w:rPr>
        <w:t>对组织</w:t>
      </w:r>
      <w:del w:id="69" w:author="张家齐" w:date="2024-05-06T16:14:55Z">
        <w:r>
          <w:rPr>
            <w:rFonts w:hint="eastAsia" w:ascii="微软雅黑" w:hAnsi="微软雅黑" w:eastAsia="微软雅黑" w:cs="微软雅黑"/>
            <w:lang w:eastAsia="zh-CN"/>
          </w:rPr>
          <w:delText>在</w:delText>
        </w:r>
      </w:del>
      <w:del w:id="70" w:author="张家齐" w:date="2024-05-06T16:14:52Z">
        <w:r>
          <w:rPr>
            <w:rFonts w:hint="eastAsia" w:ascii="微软雅黑" w:hAnsi="微软雅黑" w:eastAsia="微软雅黑" w:cs="微软雅黑"/>
            <w:lang w:eastAsia="zh-CN"/>
          </w:rPr>
          <w:delText>保护核心业务或使命中利用AI能力</w:delText>
        </w:r>
      </w:del>
      <w:r>
        <w:rPr>
          <w:rFonts w:hint="eastAsia" w:ascii="微软雅黑" w:hAnsi="微软雅黑" w:eastAsia="微软雅黑" w:cs="微软雅黑"/>
          <w:lang w:eastAsia="zh-CN"/>
        </w:rPr>
        <w:t>实施安全策略</w:t>
      </w:r>
      <w:ins w:id="71" w:author="张家齐" w:date="2024-05-06T16:14:57Z">
        <w:r>
          <w:rPr>
            <w:rFonts w:hint="eastAsia" w:ascii="微软雅黑" w:hAnsi="微软雅黑" w:eastAsia="微软雅黑" w:cs="微软雅黑"/>
            <w:lang w:val="en-US" w:eastAsia="zh-CN"/>
          </w:rPr>
          <w:t>以</w:t>
        </w:r>
      </w:ins>
      <w:ins w:id="72" w:author="张家齐" w:date="2024-05-06T16:14:59Z">
        <w:r>
          <w:rPr>
            <w:rFonts w:hint="eastAsia" w:ascii="微软雅黑" w:hAnsi="微软雅黑" w:eastAsia="微软雅黑" w:cs="微软雅黑"/>
            <w:lang w:val="en-US" w:eastAsia="zh-CN"/>
          </w:rPr>
          <w:t>保护</w:t>
        </w:r>
      </w:ins>
      <w:ins w:id="73" w:author="张家齐" w:date="2024-05-06T16:15:01Z">
        <w:r>
          <w:rPr>
            <w:rFonts w:hint="eastAsia" w:ascii="微软雅黑" w:hAnsi="微软雅黑" w:eastAsia="微软雅黑" w:cs="微软雅黑"/>
            <w:lang w:val="en-US" w:eastAsia="zh-CN"/>
          </w:rPr>
          <w:t>AI系统</w:t>
        </w:r>
      </w:ins>
      <w:r>
        <w:rPr>
          <w:rFonts w:hint="eastAsia" w:ascii="微软雅黑" w:hAnsi="微软雅黑" w:eastAsia="微软雅黑" w:cs="微软雅黑"/>
          <w:lang w:eastAsia="zh-CN"/>
        </w:rPr>
        <w:t>的信心</w:t>
      </w:r>
    </w:p>
    <w:p>
      <w:pPr>
        <w:pStyle w:val="4"/>
        <w:spacing w:before="0" w:line="252" w:lineRule="auto"/>
        <w:ind w:right="1444"/>
        <w:rPr>
          <w:lang w:eastAsia="zh-CN"/>
        </w:rPr>
      </w:pPr>
    </w:p>
    <w:p>
      <w:pPr>
        <w:pStyle w:val="6"/>
        <w:spacing w:before="8"/>
        <w:rPr>
          <w:b/>
          <w:sz w:val="13"/>
          <w:lang w:eastAsia="zh-CN"/>
        </w:rPr>
      </w:pPr>
    </w:p>
    <w:p>
      <w:pPr>
        <w:pStyle w:val="6"/>
        <w:spacing w:before="8"/>
        <w:rPr>
          <w:b/>
          <w:sz w:val="13"/>
          <w:lang w:eastAsia="zh-CN"/>
        </w:rPr>
      </w:pPr>
    </w:p>
    <w:p>
      <w:pPr>
        <w:pStyle w:val="6"/>
        <w:spacing w:before="8"/>
        <w:rPr>
          <w:b/>
          <w:sz w:val="13"/>
          <w:lang w:eastAsia="zh-CN"/>
        </w:rPr>
      </w:pPr>
    </w:p>
    <w:p>
      <w:pPr>
        <w:pStyle w:val="6"/>
        <w:spacing w:before="8"/>
        <w:rPr>
          <w:b/>
          <w:sz w:val="13"/>
          <w:lang w:eastAsia="zh-CN"/>
        </w:rPr>
      </w:pPr>
    </w:p>
    <w:p>
      <w:pPr>
        <w:pStyle w:val="6"/>
        <w:spacing w:before="112" w:line="276" w:lineRule="auto"/>
        <w:ind w:left="7400" w:right="1444"/>
      </w:pPr>
      <w:r>
        <mc:AlternateContent>
          <mc:Choice Requires="wps">
            <w:drawing>
              <wp:anchor distT="0" distB="0" distL="114300" distR="114300" simplePos="0" relativeHeight="251791360" behindDoc="0" locked="0" layoutInCell="1" allowOverlap="1">
                <wp:simplePos x="0" y="0"/>
                <wp:positionH relativeFrom="page">
                  <wp:posOffset>913130</wp:posOffset>
                </wp:positionH>
                <wp:positionV relativeFrom="paragraph">
                  <wp:posOffset>102235</wp:posOffset>
                </wp:positionV>
                <wp:extent cx="3887470" cy="376555"/>
                <wp:effectExtent l="0" t="0" r="11430" b="4445"/>
                <wp:wrapNone/>
                <wp:docPr id="181" name="docshape305"/>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spacing w:before="54" w:line="278" w:lineRule="auto"/>
                              <w:ind w:left="304" w:firstLine="145"/>
                              <w:rPr>
                                <w:rFonts w:ascii="Verdana"/>
                                <w:i/>
                                <w:color w:val="000000"/>
                                <w:sz w:val="17"/>
                              </w:rPr>
                            </w:pPr>
                            <w:r>
                              <w:rPr>
                                <w:rFonts w:ascii="Verdana"/>
                                <w:i/>
                                <w:color w:val="454C5B"/>
                                <w:w w:val="95"/>
                                <w:sz w:val="17"/>
                              </w:rPr>
                              <w:t>How</w:t>
                            </w:r>
                            <w:r>
                              <w:rPr>
                                <w:rFonts w:ascii="Verdana"/>
                                <w:i/>
                                <w:color w:val="454C5B"/>
                                <w:spacing w:val="-14"/>
                                <w:w w:val="95"/>
                                <w:sz w:val="17"/>
                              </w:rPr>
                              <w:t xml:space="preserve"> </w:t>
                            </w:r>
                            <w:r>
                              <w:rPr>
                                <w:rFonts w:ascii="Verdana"/>
                                <w:i/>
                                <w:color w:val="454C5B"/>
                                <w:w w:val="95"/>
                                <w:sz w:val="17"/>
                              </w:rPr>
                              <w:t>confident</w:t>
                            </w:r>
                            <w:r>
                              <w:rPr>
                                <w:rFonts w:ascii="Verdana"/>
                                <w:i/>
                                <w:color w:val="454C5B"/>
                                <w:spacing w:val="-14"/>
                                <w:w w:val="95"/>
                                <w:sz w:val="17"/>
                              </w:rPr>
                              <w:t xml:space="preserve"> </w:t>
                            </w:r>
                            <w:r>
                              <w:rPr>
                                <w:rFonts w:ascii="Verdana"/>
                                <w:i/>
                                <w:color w:val="454C5B"/>
                                <w:w w:val="95"/>
                                <w:sz w:val="17"/>
                              </w:rPr>
                              <w:t>are</w:t>
                            </w:r>
                            <w:r>
                              <w:rPr>
                                <w:rFonts w:ascii="Verdana"/>
                                <w:i/>
                                <w:color w:val="454C5B"/>
                                <w:spacing w:val="-14"/>
                                <w:w w:val="95"/>
                                <w:sz w:val="17"/>
                              </w:rPr>
                              <w:t xml:space="preserve"> </w:t>
                            </w:r>
                            <w:r>
                              <w:rPr>
                                <w:rFonts w:ascii="Verdana"/>
                                <w:i/>
                                <w:color w:val="454C5B"/>
                                <w:w w:val="95"/>
                                <w:sz w:val="17"/>
                              </w:rPr>
                              <w:t>you</w:t>
                            </w:r>
                            <w:r>
                              <w:rPr>
                                <w:rFonts w:ascii="Verdana"/>
                                <w:i/>
                                <w:color w:val="454C5B"/>
                                <w:spacing w:val="-14"/>
                                <w:w w:val="95"/>
                                <w:sz w:val="17"/>
                              </w:rPr>
                              <w:t xml:space="preserve"> </w:t>
                            </w:r>
                            <w:r>
                              <w:rPr>
                                <w:rFonts w:ascii="Verdana"/>
                                <w:i/>
                                <w:color w:val="454C5B"/>
                                <w:w w:val="95"/>
                                <w:sz w:val="17"/>
                              </w:rPr>
                              <w:t>about</w:t>
                            </w:r>
                            <w:r>
                              <w:rPr>
                                <w:rFonts w:ascii="Verdana"/>
                                <w:i/>
                                <w:color w:val="454C5B"/>
                                <w:spacing w:val="-14"/>
                                <w:w w:val="95"/>
                                <w:sz w:val="17"/>
                              </w:rPr>
                              <w:t xml:space="preserve"> </w:t>
                            </w:r>
                            <w:r>
                              <w:rPr>
                                <w:rFonts w:ascii="Verdana"/>
                                <w:i/>
                                <w:color w:val="454C5B"/>
                                <w:w w:val="95"/>
                                <w:sz w:val="17"/>
                              </w:rPr>
                              <w:t>your</w:t>
                            </w:r>
                            <w:r>
                              <w:rPr>
                                <w:rFonts w:ascii="Verdana"/>
                                <w:i/>
                                <w:color w:val="454C5B"/>
                                <w:spacing w:val="-14"/>
                                <w:w w:val="95"/>
                                <w:sz w:val="17"/>
                              </w:rPr>
                              <w:t xml:space="preserve"> </w:t>
                            </w:r>
                            <w:r>
                              <w:rPr>
                                <w:rFonts w:ascii="Verdana"/>
                                <w:i/>
                                <w:color w:val="454C5B"/>
                                <w:w w:val="95"/>
                                <w:sz w:val="17"/>
                              </w:rPr>
                              <w:t>organization's</w:t>
                            </w:r>
                            <w:r>
                              <w:rPr>
                                <w:rFonts w:ascii="Verdana"/>
                                <w:i/>
                                <w:color w:val="454C5B"/>
                                <w:spacing w:val="-14"/>
                                <w:w w:val="95"/>
                                <w:sz w:val="17"/>
                              </w:rPr>
                              <w:t xml:space="preserve"> </w:t>
                            </w:r>
                            <w:r>
                              <w:rPr>
                                <w:rFonts w:ascii="Verdana"/>
                                <w:i/>
                                <w:color w:val="454C5B"/>
                                <w:w w:val="95"/>
                                <w:sz w:val="17"/>
                              </w:rPr>
                              <w:t>skills</w:t>
                            </w:r>
                            <w:r>
                              <w:rPr>
                                <w:rFonts w:ascii="Verdana"/>
                                <w:i/>
                                <w:color w:val="454C5B"/>
                                <w:spacing w:val="-14"/>
                                <w:w w:val="95"/>
                                <w:sz w:val="17"/>
                              </w:rPr>
                              <w:t xml:space="preserve"> </w:t>
                            </w:r>
                            <w:r>
                              <w:rPr>
                                <w:rFonts w:ascii="Verdana"/>
                                <w:i/>
                                <w:color w:val="454C5B"/>
                                <w:w w:val="95"/>
                                <w:sz w:val="17"/>
                              </w:rPr>
                              <w:t>to</w:t>
                            </w:r>
                            <w:r>
                              <w:rPr>
                                <w:rFonts w:ascii="Verdana"/>
                                <w:i/>
                                <w:color w:val="454C5B"/>
                                <w:spacing w:val="-14"/>
                                <w:w w:val="95"/>
                                <w:sz w:val="17"/>
                              </w:rPr>
                              <w:t xml:space="preserve"> </w:t>
                            </w:r>
                            <w:r>
                              <w:rPr>
                                <w:rFonts w:ascii="Verdana"/>
                                <w:i/>
                                <w:color w:val="454C5B"/>
                                <w:w w:val="95"/>
                                <w:sz w:val="17"/>
                              </w:rPr>
                              <w:t>execute</w:t>
                            </w:r>
                            <w:r>
                              <w:rPr>
                                <w:rFonts w:ascii="Verdana"/>
                                <w:i/>
                                <w:color w:val="454C5B"/>
                                <w:spacing w:val="-14"/>
                                <w:w w:val="95"/>
                                <w:sz w:val="17"/>
                              </w:rPr>
                              <w:t xml:space="preserve"> </w:t>
                            </w:r>
                            <w:r>
                              <w:rPr>
                                <w:rFonts w:ascii="Verdana"/>
                                <w:i/>
                                <w:color w:val="454C5B"/>
                                <w:w w:val="95"/>
                                <w:sz w:val="17"/>
                              </w:rPr>
                              <w:t xml:space="preserve">a </w:t>
                            </w:r>
                            <w:r>
                              <w:rPr>
                                <w:rFonts w:ascii="Verdana"/>
                                <w:i/>
                                <w:color w:val="454C5B"/>
                                <w:w w:val="90"/>
                                <w:sz w:val="17"/>
                              </w:rPr>
                              <w:t>security strategy for protecting AI used in your core business/mission?</w:t>
                            </w:r>
                          </w:p>
                        </w:txbxContent>
                      </wps:txbx>
                      <wps:bodyPr rot="0" vert="horz" wrap="square" lIns="0" tIns="0" rIns="0" bIns="0" anchor="t" anchorCtr="0" upright="1">
                        <a:noAutofit/>
                      </wps:bodyPr>
                    </wps:wsp>
                  </a:graphicData>
                </a:graphic>
              </wp:anchor>
            </w:drawing>
          </mc:Choice>
          <mc:Fallback>
            <w:pict>
              <v:shape id="docshape305" o:spid="_x0000_s1026" o:spt="202" type="#_x0000_t202" style="position:absolute;left:0pt;margin-left:71.9pt;margin-top:8.05pt;height:29.65pt;width:306.1pt;mso-position-horizontal-relative:page;z-index:251791360;mso-width-relative:page;mso-height-relative:page;" fillcolor="#EEF3F8" filled="t" stroked="f" coordsize="21600,21600" o:gfxdata="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vFcwDWAAAACQEAAA8AAAAAAAAAAQAgAAAAIgAAAGRycy9kb3ducmV2&#10;LnhtbFBLAQIUABQAAAAIAIdO4kAMX00t/gEAAAAEAAAOAAAAAAAAAAEAIAAAACUBAABkcnMvZTJv&#10;RG9jLnhtbFBLBQYAAAAABgAGAFkBAACVBQAAAAA=&#10;">
                <v:fill on="t" focussize="0,0"/>
                <v:stroke on="f"/>
                <v:imagedata o:title=""/>
                <o:lock v:ext="edit" aspectratio="f"/>
                <v:textbox inset="0mm,0mm,0mm,0mm">
                  <w:txbxContent>
                    <w:p>
                      <w:pPr>
                        <w:spacing w:before="54" w:line="278" w:lineRule="auto"/>
                        <w:ind w:left="304" w:firstLine="145"/>
                        <w:rPr>
                          <w:rFonts w:ascii="Verdana"/>
                          <w:i/>
                          <w:color w:val="000000"/>
                          <w:sz w:val="17"/>
                        </w:rPr>
                      </w:pPr>
                      <w:r>
                        <w:rPr>
                          <w:rFonts w:ascii="Verdana"/>
                          <w:i/>
                          <w:color w:val="454C5B"/>
                          <w:w w:val="95"/>
                          <w:sz w:val="17"/>
                        </w:rPr>
                        <w:t>How</w:t>
                      </w:r>
                      <w:r>
                        <w:rPr>
                          <w:rFonts w:ascii="Verdana"/>
                          <w:i/>
                          <w:color w:val="454C5B"/>
                          <w:spacing w:val="-14"/>
                          <w:w w:val="95"/>
                          <w:sz w:val="17"/>
                        </w:rPr>
                        <w:t xml:space="preserve"> </w:t>
                      </w:r>
                      <w:r>
                        <w:rPr>
                          <w:rFonts w:ascii="Verdana"/>
                          <w:i/>
                          <w:color w:val="454C5B"/>
                          <w:w w:val="95"/>
                          <w:sz w:val="17"/>
                        </w:rPr>
                        <w:t>confident</w:t>
                      </w:r>
                      <w:r>
                        <w:rPr>
                          <w:rFonts w:ascii="Verdana"/>
                          <w:i/>
                          <w:color w:val="454C5B"/>
                          <w:spacing w:val="-14"/>
                          <w:w w:val="95"/>
                          <w:sz w:val="17"/>
                        </w:rPr>
                        <w:t xml:space="preserve"> </w:t>
                      </w:r>
                      <w:r>
                        <w:rPr>
                          <w:rFonts w:ascii="Verdana"/>
                          <w:i/>
                          <w:color w:val="454C5B"/>
                          <w:w w:val="95"/>
                          <w:sz w:val="17"/>
                        </w:rPr>
                        <w:t>are</w:t>
                      </w:r>
                      <w:r>
                        <w:rPr>
                          <w:rFonts w:ascii="Verdana"/>
                          <w:i/>
                          <w:color w:val="454C5B"/>
                          <w:spacing w:val="-14"/>
                          <w:w w:val="95"/>
                          <w:sz w:val="17"/>
                        </w:rPr>
                        <w:t xml:space="preserve"> </w:t>
                      </w:r>
                      <w:r>
                        <w:rPr>
                          <w:rFonts w:ascii="Verdana"/>
                          <w:i/>
                          <w:color w:val="454C5B"/>
                          <w:w w:val="95"/>
                          <w:sz w:val="17"/>
                        </w:rPr>
                        <w:t>you</w:t>
                      </w:r>
                      <w:r>
                        <w:rPr>
                          <w:rFonts w:ascii="Verdana"/>
                          <w:i/>
                          <w:color w:val="454C5B"/>
                          <w:spacing w:val="-14"/>
                          <w:w w:val="95"/>
                          <w:sz w:val="17"/>
                        </w:rPr>
                        <w:t xml:space="preserve"> </w:t>
                      </w:r>
                      <w:r>
                        <w:rPr>
                          <w:rFonts w:ascii="Verdana"/>
                          <w:i/>
                          <w:color w:val="454C5B"/>
                          <w:w w:val="95"/>
                          <w:sz w:val="17"/>
                        </w:rPr>
                        <w:t>about</w:t>
                      </w:r>
                      <w:r>
                        <w:rPr>
                          <w:rFonts w:ascii="Verdana"/>
                          <w:i/>
                          <w:color w:val="454C5B"/>
                          <w:spacing w:val="-14"/>
                          <w:w w:val="95"/>
                          <w:sz w:val="17"/>
                        </w:rPr>
                        <w:t xml:space="preserve"> </w:t>
                      </w:r>
                      <w:r>
                        <w:rPr>
                          <w:rFonts w:ascii="Verdana"/>
                          <w:i/>
                          <w:color w:val="454C5B"/>
                          <w:w w:val="95"/>
                          <w:sz w:val="17"/>
                        </w:rPr>
                        <w:t>your</w:t>
                      </w:r>
                      <w:r>
                        <w:rPr>
                          <w:rFonts w:ascii="Verdana"/>
                          <w:i/>
                          <w:color w:val="454C5B"/>
                          <w:spacing w:val="-14"/>
                          <w:w w:val="95"/>
                          <w:sz w:val="17"/>
                        </w:rPr>
                        <w:t xml:space="preserve"> </w:t>
                      </w:r>
                      <w:r>
                        <w:rPr>
                          <w:rFonts w:ascii="Verdana"/>
                          <w:i/>
                          <w:color w:val="454C5B"/>
                          <w:w w:val="95"/>
                          <w:sz w:val="17"/>
                        </w:rPr>
                        <w:t>organization's</w:t>
                      </w:r>
                      <w:r>
                        <w:rPr>
                          <w:rFonts w:ascii="Verdana"/>
                          <w:i/>
                          <w:color w:val="454C5B"/>
                          <w:spacing w:val="-14"/>
                          <w:w w:val="95"/>
                          <w:sz w:val="17"/>
                        </w:rPr>
                        <w:t xml:space="preserve"> </w:t>
                      </w:r>
                      <w:r>
                        <w:rPr>
                          <w:rFonts w:ascii="Verdana"/>
                          <w:i/>
                          <w:color w:val="454C5B"/>
                          <w:w w:val="95"/>
                          <w:sz w:val="17"/>
                        </w:rPr>
                        <w:t>skills</w:t>
                      </w:r>
                      <w:r>
                        <w:rPr>
                          <w:rFonts w:ascii="Verdana"/>
                          <w:i/>
                          <w:color w:val="454C5B"/>
                          <w:spacing w:val="-14"/>
                          <w:w w:val="95"/>
                          <w:sz w:val="17"/>
                        </w:rPr>
                        <w:t xml:space="preserve"> </w:t>
                      </w:r>
                      <w:r>
                        <w:rPr>
                          <w:rFonts w:ascii="Verdana"/>
                          <w:i/>
                          <w:color w:val="454C5B"/>
                          <w:w w:val="95"/>
                          <w:sz w:val="17"/>
                        </w:rPr>
                        <w:t>to</w:t>
                      </w:r>
                      <w:r>
                        <w:rPr>
                          <w:rFonts w:ascii="Verdana"/>
                          <w:i/>
                          <w:color w:val="454C5B"/>
                          <w:spacing w:val="-14"/>
                          <w:w w:val="95"/>
                          <w:sz w:val="17"/>
                        </w:rPr>
                        <w:t xml:space="preserve"> </w:t>
                      </w:r>
                      <w:r>
                        <w:rPr>
                          <w:rFonts w:ascii="Verdana"/>
                          <w:i/>
                          <w:color w:val="454C5B"/>
                          <w:w w:val="95"/>
                          <w:sz w:val="17"/>
                        </w:rPr>
                        <w:t>execute</w:t>
                      </w:r>
                      <w:r>
                        <w:rPr>
                          <w:rFonts w:ascii="Verdana"/>
                          <w:i/>
                          <w:color w:val="454C5B"/>
                          <w:spacing w:val="-14"/>
                          <w:w w:val="95"/>
                          <w:sz w:val="17"/>
                        </w:rPr>
                        <w:t xml:space="preserve"> </w:t>
                      </w:r>
                      <w:r>
                        <w:rPr>
                          <w:rFonts w:ascii="Verdana"/>
                          <w:i/>
                          <w:color w:val="454C5B"/>
                          <w:w w:val="95"/>
                          <w:sz w:val="17"/>
                        </w:rPr>
                        <w:t xml:space="preserve">a </w:t>
                      </w:r>
                      <w:r>
                        <w:rPr>
                          <w:rFonts w:ascii="Verdana"/>
                          <w:i/>
                          <w:color w:val="454C5B"/>
                          <w:w w:val="90"/>
                          <w:sz w:val="17"/>
                        </w:rPr>
                        <w:t>security strategy for protecting AI used in your core business/mission?</w:t>
                      </w:r>
                    </w:p>
                  </w:txbxContent>
                </v:textbox>
              </v:shape>
            </w:pict>
          </mc:Fallback>
        </mc:AlternateContent>
      </w:r>
      <w:r>
        <w:rPr>
          <w:w w:val="115"/>
        </w:rPr>
        <w:t>In</w:t>
      </w:r>
      <w:r>
        <w:rPr>
          <w:spacing w:val="-2"/>
          <w:w w:val="115"/>
        </w:rPr>
        <w:t xml:space="preserve"> </w:t>
      </w:r>
      <w:r>
        <w:rPr>
          <w:w w:val="115"/>
        </w:rPr>
        <w:t>assessing</w:t>
      </w:r>
      <w:r>
        <w:rPr>
          <w:spacing w:val="-2"/>
          <w:w w:val="115"/>
        </w:rPr>
        <w:t xml:space="preserve"> </w:t>
      </w:r>
      <w:r>
        <w:rPr>
          <w:w w:val="115"/>
        </w:rPr>
        <w:t>confidence</w:t>
      </w:r>
      <w:r>
        <w:rPr>
          <w:spacing w:val="-2"/>
          <w:w w:val="115"/>
        </w:rPr>
        <w:t xml:space="preserve"> </w:t>
      </w:r>
      <w:r>
        <w:rPr>
          <w:w w:val="115"/>
        </w:rPr>
        <w:t>levels regarding the execution</w:t>
      </w:r>
    </w:p>
    <w:p>
      <w:pPr>
        <w:pStyle w:val="6"/>
        <w:spacing w:line="276" w:lineRule="auto"/>
        <w:ind w:left="7400" w:right="1444"/>
      </w:pPr>
      <w:r>
        <w:drawing>
          <wp:anchor distT="0" distB="0" distL="0" distR="0" simplePos="0" relativeHeight="251788288" behindDoc="0" locked="0" layoutInCell="1" allowOverlap="1">
            <wp:simplePos x="0" y="0"/>
            <wp:positionH relativeFrom="page">
              <wp:posOffset>906145</wp:posOffset>
            </wp:positionH>
            <wp:positionV relativeFrom="paragraph">
              <wp:posOffset>177165</wp:posOffset>
            </wp:positionV>
            <wp:extent cx="1844040" cy="1844040"/>
            <wp:effectExtent l="0" t="0" r="10160" b="10160"/>
            <wp:wrapNone/>
            <wp:docPr id="182"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3.png"/>
                    <pic:cNvPicPr>
                      <a:picLocks noChangeAspect="1"/>
                    </pic:cNvPicPr>
                  </pic:nvPicPr>
                  <pic:blipFill>
                    <a:blip r:embed="rId64" cstate="print"/>
                    <a:stretch>
                      <a:fillRect/>
                    </a:stretch>
                  </pic:blipFill>
                  <pic:spPr>
                    <a:xfrm>
                      <a:off x="0" y="0"/>
                      <a:ext cx="1844342" cy="1844293"/>
                    </a:xfrm>
                    <a:prstGeom prst="rect">
                      <a:avLst/>
                    </a:prstGeom>
                  </pic:spPr>
                </pic:pic>
              </a:graphicData>
            </a:graphic>
          </wp:anchor>
        </w:drawing>
      </w:r>
      <w:r>
        <w:drawing>
          <wp:anchor distT="0" distB="0" distL="0" distR="0" simplePos="0" relativeHeight="251789312" behindDoc="0" locked="0" layoutInCell="1" allowOverlap="1">
            <wp:simplePos x="0" y="0"/>
            <wp:positionH relativeFrom="page">
              <wp:posOffset>2971800</wp:posOffset>
            </wp:positionH>
            <wp:positionV relativeFrom="paragraph">
              <wp:posOffset>844550</wp:posOffset>
            </wp:positionV>
            <wp:extent cx="82550" cy="82550"/>
            <wp:effectExtent l="0" t="0" r="6350" b="6350"/>
            <wp:wrapNone/>
            <wp:docPr id="18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anchor>
        </w:drawing>
      </w:r>
      <w:r>
        <w:drawing>
          <wp:anchor distT="0" distB="0" distL="0" distR="0" simplePos="0" relativeHeight="251789312" behindDoc="0" locked="0" layoutInCell="1" allowOverlap="1">
            <wp:simplePos x="0" y="0"/>
            <wp:positionH relativeFrom="page">
              <wp:posOffset>2971800</wp:posOffset>
            </wp:positionH>
            <wp:positionV relativeFrom="paragraph">
              <wp:posOffset>651510</wp:posOffset>
            </wp:positionV>
            <wp:extent cx="82550" cy="82550"/>
            <wp:effectExtent l="0" t="0" r="6350" b="6350"/>
            <wp:wrapNone/>
            <wp:docPr id="18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4.png"/>
                    <pic:cNvPicPr>
                      <a:picLocks noChangeAspect="1"/>
                    </pic:cNvPicPr>
                  </pic:nvPicPr>
                  <pic:blipFill>
                    <a:blip r:embed="rId65" cstate="print"/>
                    <a:stretch>
                      <a:fillRect/>
                    </a:stretch>
                  </pic:blipFill>
                  <pic:spPr>
                    <a:xfrm>
                      <a:off x="0" y="0"/>
                      <a:ext cx="82753" cy="82753"/>
                    </a:xfrm>
                    <a:prstGeom prst="rect">
                      <a:avLst/>
                    </a:prstGeom>
                  </pic:spPr>
                </pic:pic>
              </a:graphicData>
            </a:graphic>
          </wp:anchor>
        </w:drawing>
      </w:r>
      <w:r>
        <mc:AlternateContent>
          <mc:Choice Requires="wps">
            <w:drawing>
              <wp:anchor distT="0" distB="0" distL="114300" distR="114300" simplePos="0" relativeHeight="251791360" behindDoc="0" locked="0" layoutInCell="1" allowOverlap="1">
                <wp:simplePos x="0" y="0"/>
                <wp:positionH relativeFrom="page">
                  <wp:posOffset>3077845</wp:posOffset>
                </wp:positionH>
                <wp:positionV relativeFrom="paragraph">
                  <wp:posOffset>633730</wp:posOffset>
                </wp:positionV>
                <wp:extent cx="1098550" cy="888365"/>
                <wp:effectExtent l="0" t="0" r="0" b="0"/>
                <wp:wrapNone/>
                <wp:docPr id="185" name="docshape306"/>
                <wp:cNvGraphicFramePr/>
                <a:graphic xmlns:a="http://schemas.openxmlformats.org/drawingml/2006/main">
                  <a:graphicData uri="http://schemas.microsoft.com/office/word/2010/wordprocessingShape">
                    <wps:wsp>
                      <wps:cNvSpPr txBox="1"/>
                      <wps:spPr bwMode="auto">
                        <a:xfrm>
                          <a:off x="0" y="0"/>
                          <a:ext cx="1098550" cy="888365"/>
                        </a:xfrm>
                        <a:prstGeom prst="rect">
                          <a:avLst/>
                        </a:prstGeom>
                        <a:noFill/>
                        <a:ln>
                          <a:noFill/>
                        </a:ln>
                      </wps:spPr>
                      <wps:txbx>
                        <w:txbxContent>
                          <w:tbl>
                            <w:tblPr>
                              <w:tblStyle w:val="8"/>
                              <w:tblW w:w="0" w:type="auto"/>
                              <w:tblInd w:w="7" w:type="dxa"/>
                              <w:tblLayout w:type="fixed"/>
                              <w:tblCellMar>
                                <w:top w:w="0" w:type="dxa"/>
                                <w:left w:w="0" w:type="dxa"/>
                                <w:bottom w:w="0" w:type="dxa"/>
                                <w:right w:w="0" w:type="dxa"/>
                              </w:tblCellMar>
                            </w:tblPr>
                            <w:tblGrid>
                              <w:gridCol w:w="425"/>
                              <w:gridCol w:w="1304"/>
                            </w:tblGrid>
                            <w:tr>
                              <w:tblPrEx>
                                <w:tblCellMar>
                                  <w:top w:w="0" w:type="dxa"/>
                                  <w:left w:w="0" w:type="dxa"/>
                                  <w:bottom w:w="0" w:type="dxa"/>
                                  <w:right w:w="0" w:type="dxa"/>
                                </w:tblCellMar>
                              </w:tblPrEx>
                              <w:trPr>
                                <w:trHeight w:val="242" w:hRule="atLeast"/>
                              </w:trPr>
                              <w:tc>
                                <w:tcPr>
                                  <w:tcW w:w="425" w:type="dxa"/>
                                </w:tcPr>
                                <w:p>
                                  <w:pPr>
                                    <w:pStyle w:val="13"/>
                                    <w:spacing w:before="2"/>
                                    <w:rPr>
                                      <w:rFonts w:ascii="Century Gothic"/>
                                      <w:b/>
                                      <w:sz w:val="14"/>
                                    </w:rPr>
                                  </w:pPr>
                                  <w:r>
                                    <w:rPr>
                                      <w:rFonts w:ascii="Century Gothic"/>
                                      <w:b/>
                                      <w:color w:val="141221"/>
                                      <w:spacing w:val="-5"/>
                                      <w:w w:val="110"/>
                                      <w:sz w:val="14"/>
                                    </w:rPr>
                                    <w:t>4%</w:t>
                                  </w:r>
                                </w:p>
                              </w:tc>
                              <w:tc>
                                <w:tcPr>
                                  <w:tcW w:w="1304" w:type="dxa"/>
                                </w:tcPr>
                                <w:p>
                                  <w:pPr>
                                    <w:pStyle w:val="13"/>
                                    <w:spacing w:before="9"/>
                                    <w:ind w:left="76"/>
                                    <w:rPr>
                                      <w:sz w:val="14"/>
                                    </w:rPr>
                                  </w:pPr>
                                  <w:r>
                                    <w:rPr>
                                      <w:color w:val="141221"/>
                                      <w:w w:val="115"/>
                                      <w:sz w:val="14"/>
                                    </w:rPr>
                                    <w:t>1</w:t>
                                  </w:r>
                                  <w:r>
                                    <w:rPr>
                                      <w:color w:val="141221"/>
                                      <w:spacing w:val="-6"/>
                                      <w:w w:val="115"/>
                                      <w:sz w:val="14"/>
                                    </w:rPr>
                                    <w:t xml:space="preserve"> </w:t>
                                  </w:r>
                                  <w:r>
                                    <w:rPr>
                                      <w:color w:val="141221"/>
                                      <w:w w:val="115"/>
                                      <w:sz w:val="14"/>
                                    </w:rPr>
                                    <w:t>(Not</w:t>
                                  </w:r>
                                  <w:r>
                                    <w:rPr>
                                      <w:color w:val="141221"/>
                                      <w:spacing w:val="-6"/>
                                      <w:w w:val="115"/>
                                      <w:sz w:val="14"/>
                                    </w:rPr>
                                    <w:t xml:space="preserve"> </w:t>
                                  </w:r>
                                  <w:r>
                                    <w:rPr>
                                      <w:color w:val="141221"/>
                                      <w:spacing w:val="-2"/>
                                      <w:w w:val="115"/>
                                      <w:sz w:val="14"/>
                                    </w:rPr>
                                    <w:t>Confident)</w:t>
                                  </w:r>
                                </w:p>
                              </w:tc>
                            </w:tr>
                            <w:tr>
                              <w:tblPrEx>
                                <w:tblCellMar>
                                  <w:top w:w="0" w:type="dxa"/>
                                  <w:left w:w="0" w:type="dxa"/>
                                  <w:bottom w:w="0" w:type="dxa"/>
                                  <w:right w:w="0" w:type="dxa"/>
                                </w:tblCellMar>
                              </w:tblPrEx>
                              <w:trPr>
                                <w:trHeight w:val="304" w:hRule="atLeast"/>
                              </w:trPr>
                              <w:tc>
                                <w:tcPr>
                                  <w:tcW w:w="425" w:type="dxa"/>
                                </w:tcPr>
                                <w:p>
                                  <w:pPr>
                                    <w:pStyle w:val="13"/>
                                    <w:spacing w:before="63"/>
                                    <w:rPr>
                                      <w:rFonts w:ascii="Century Gothic"/>
                                      <w:b/>
                                      <w:sz w:val="14"/>
                                    </w:rPr>
                                  </w:pPr>
                                  <w:r>
                                    <w:rPr>
                                      <w:rFonts w:ascii="Century Gothic"/>
                                      <w:b/>
                                      <w:color w:val="141221"/>
                                      <w:spacing w:val="-5"/>
                                      <w:sz w:val="14"/>
                                    </w:rPr>
                                    <w:t>17%</w:t>
                                  </w:r>
                                </w:p>
                              </w:tc>
                              <w:tc>
                                <w:tcPr>
                                  <w:tcW w:w="1304" w:type="dxa"/>
                                </w:tcPr>
                                <w:p>
                                  <w:pPr>
                                    <w:pStyle w:val="13"/>
                                    <w:spacing w:before="70"/>
                                    <w:ind w:left="76"/>
                                    <w:rPr>
                                      <w:sz w:val="14"/>
                                    </w:rPr>
                                  </w:pPr>
                                  <w:r>
                                    <w:rPr>
                                      <w:color w:val="141221"/>
                                      <w:w w:val="110"/>
                                      <w:sz w:val="14"/>
                                    </w:rPr>
                                    <w:t>2</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27%</w:t>
                                  </w:r>
                                </w:p>
                              </w:tc>
                              <w:tc>
                                <w:tcPr>
                                  <w:tcW w:w="1304" w:type="dxa"/>
                                </w:tcPr>
                                <w:p>
                                  <w:pPr>
                                    <w:pStyle w:val="13"/>
                                    <w:spacing w:before="71"/>
                                    <w:ind w:left="76"/>
                                    <w:rPr>
                                      <w:sz w:val="14"/>
                                    </w:rPr>
                                  </w:pPr>
                                  <w:r>
                                    <w:rPr>
                                      <w:color w:val="141221"/>
                                      <w:w w:val="110"/>
                                      <w:sz w:val="14"/>
                                    </w:rPr>
                                    <w:t>3</w:t>
                                  </w:r>
                                  <w:r>
                                    <w:rPr>
                                      <w:color w:val="141221"/>
                                      <w:spacing w:val="-2"/>
                                      <w:w w:val="110"/>
                                      <w:sz w:val="14"/>
                                    </w:rPr>
                                    <w:t xml:space="preserve"> (Neutral)</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25%</w:t>
                                  </w:r>
                                </w:p>
                              </w:tc>
                              <w:tc>
                                <w:tcPr>
                                  <w:tcW w:w="1304" w:type="dxa"/>
                                </w:tcPr>
                                <w:p>
                                  <w:pPr>
                                    <w:pStyle w:val="13"/>
                                    <w:spacing w:before="71"/>
                                    <w:ind w:left="76"/>
                                    <w:rPr>
                                      <w:sz w:val="14"/>
                                    </w:rPr>
                                  </w:pPr>
                                  <w:r>
                                    <w:rPr>
                                      <w:color w:val="141221"/>
                                      <w:w w:val="126"/>
                                      <w:sz w:val="14"/>
                                    </w:rPr>
                                    <w:t>4</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26%</w:t>
                                  </w:r>
                                </w:p>
                              </w:tc>
                              <w:tc>
                                <w:tcPr>
                                  <w:tcW w:w="1304" w:type="dxa"/>
                                </w:tcPr>
                                <w:p>
                                  <w:pPr>
                                    <w:pStyle w:val="13"/>
                                    <w:spacing w:before="71" w:line="151" w:lineRule="exact"/>
                                    <w:ind w:left="76"/>
                                    <w:rPr>
                                      <w:sz w:val="14"/>
                                    </w:rPr>
                                  </w:pPr>
                                  <w:r>
                                    <w:rPr>
                                      <w:color w:val="141221"/>
                                      <w:spacing w:val="-2"/>
                                      <w:w w:val="115"/>
                                      <w:sz w:val="14"/>
                                    </w:rPr>
                                    <w:t>5</w:t>
                                  </w:r>
                                  <w:r>
                                    <w:rPr>
                                      <w:color w:val="141221"/>
                                      <w:spacing w:val="-7"/>
                                      <w:w w:val="115"/>
                                      <w:sz w:val="14"/>
                                    </w:rPr>
                                    <w:t xml:space="preserve"> </w:t>
                                  </w:r>
                                  <w:r>
                                    <w:rPr>
                                      <w:color w:val="141221"/>
                                      <w:spacing w:val="-2"/>
                                      <w:w w:val="115"/>
                                      <w:sz w:val="14"/>
                                    </w:rPr>
                                    <w:t>(Very</w:t>
                                  </w:r>
                                  <w:r>
                                    <w:rPr>
                                      <w:color w:val="141221"/>
                                      <w:spacing w:val="-6"/>
                                      <w:w w:val="115"/>
                                      <w:sz w:val="14"/>
                                    </w:rPr>
                                    <w:t xml:space="preserve"> </w:t>
                                  </w:r>
                                  <w:r>
                                    <w:rPr>
                                      <w:color w:val="141221"/>
                                      <w:spacing w:val="-2"/>
                                      <w:w w:val="115"/>
                                      <w:sz w:val="14"/>
                                    </w:rPr>
                                    <w:t>Confident)</w:t>
                                  </w:r>
                                </w:p>
                              </w:tc>
                            </w:tr>
                          </w:tbl>
                          <w:p>
                            <w:pPr>
                              <w:pStyle w:val="6"/>
                            </w:pPr>
                          </w:p>
                        </w:txbxContent>
                      </wps:txbx>
                      <wps:bodyPr rot="0" vert="horz" wrap="square" lIns="0" tIns="0" rIns="0" bIns="0" anchor="t" anchorCtr="0" upright="1">
                        <a:noAutofit/>
                      </wps:bodyPr>
                    </wps:wsp>
                  </a:graphicData>
                </a:graphic>
              </wp:anchor>
            </w:drawing>
          </mc:Choice>
          <mc:Fallback>
            <w:pict>
              <v:shape id="docshape306" o:spid="_x0000_s1026" o:spt="202" type="#_x0000_t202" style="position:absolute;left:0pt;margin-left:242.35pt;margin-top:49.9pt;height:69.95pt;width:86.5pt;mso-position-horizontal-relative:page;z-index:251791360;mso-width-relative:page;mso-height-relative:page;" filled="f" stroked="f" coordsize="21600,21600" o:gfxdata="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uZvbdoA&#10;AAAKAQAADwAAAAAAAAABACAAAAAiAAAAZHJzL2Rvd25yZXYueG1sUEsBAhQAFAAAAAgAh07iQL6E&#10;QJTkAQAA1wMAAA4AAAAAAAAAAQAgAAAAKQEAAGRycy9lMm9Eb2MueG1sUEsFBgAAAAAGAAYAWQEA&#10;AH8FAAAAAA==&#10;">
                <v:fill on="f" focussize="0,0"/>
                <v:stroke on="f"/>
                <v:imagedata o:title=""/>
                <o:lock v:ext="edit" aspectratio="f"/>
                <v:textbox inset="0mm,0mm,0mm,0mm">
                  <w:txbxContent>
                    <w:tbl>
                      <w:tblPr>
                        <w:tblStyle w:val="8"/>
                        <w:tblW w:w="0" w:type="auto"/>
                        <w:tblInd w:w="7" w:type="dxa"/>
                        <w:tblLayout w:type="fixed"/>
                        <w:tblCellMar>
                          <w:top w:w="0" w:type="dxa"/>
                          <w:left w:w="0" w:type="dxa"/>
                          <w:bottom w:w="0" w:type="dxa"/>
                          <w:right w:w="0" w:type="dxa"/>
                        </w:tblCellMar>
                      </w:tblPr>
                      <w:tblGrid>
                        <w:gridCol w:w="425"/>
                        <w:gridCol w:w="1304"/>
                      </w:tblGrid>
                      <w:tr>
                        <w:tblPrEx>
                          <w:tblCellMar>
                            <w:top w:w="0" w:type="dxa"/>
                            <w:left w:w="0" w:type="dxa"/>
                            <w:bottom w:w="0" w:type="dxa"/>
                            <w:right w:w="0" w:type="dxa"/>
                          </w:tblCellMar>
                        </w:tblPrEx>
                        <w:trPr>
                          <w:trHeight w:val="242" w:hRule="atLeast"/>
                        </w:trPr>
                        <w:tc>
                          <w:tcPr>
                            <w:tcW w:w="425" w:type="dxa"/>
                          </w:tcPr>
                          <w:p>
                            <w:pPr>
                              <w:pStyle w:val="13"/>
                              <w:spacing w:before="2"/>
                              <w:rPr>
                                <w:rFonts w:ascii="Century Gothic"/>
                                <w:b/>
                                <w:sz w:val="14"/>
                              </w:rPr>
                            </w:pPr>
                            <w:r>
                              <w:rPr>
                                <w:rFonts w:ascii="Century Gothic"/>
                                <w:b/>
                                <w:color w:val="141221"/>
                                <w:spacing w:val="-5"/>
                                <w:w w:val="110"/>
                                <w:sz w:val="14"/>
                              </w:rPr>
                              <w:t>4%</w:t>
                            </w:r>
                          </w:p>
                        </w:tc>
                        <w:tc>
                          <w:tcPr>
                            <w:tcW w:w="1304" w:type="dxa"/>
                          </w:tcPr>
                          <w:p>
                            <w:pPr>
                              <w:pStyle w:val="13"/>
                              <w:spacing w:before="9"/>
                              <w:ind w:left="76"/>
                              <w:rPr>
                                <w:sz w:val="14"/>
                              </w:rPr>
                            </w:pPr>
                            <w:r>
                              <w:rPr>
                                <w:color w:val="141221"/>
                                <w:w w:val="115"/>
                                <w:sz w:val="14"/>
                              </w:rPr>
                              <w:t>1</w:t>
                            </w:r>
                            <w:r>
                              <w:rPr>
                                <w:color w:val="141221"/>
                                <w:spacing w:val="-6"/>
                                <w:w w:val="115"/>
                                <w:sz w:val="14"/>
                              </w:rPr>
                              <w:t xml:space="preserve"> </w:t>
                            </w:r>
                            <w:r>
                              <w:rPr>
                                <w:color w:val="141221"/>
                                <w:w w:val="115"/>
                                <w:sz w:val="14"/>
                              </w:rPr>
                              <w:t>(Not</w:t>
                            </w:r>
                            <w:r>
                              <w:rPr>
                                <w:color w:val="141221"/>
                                <w:spacing w:val="-6"/>
                                <w:w w:val="115"/>
                                <w:sz w:val="14"/>
                              </w:rPr>
                              <w:t xml:space="preserve"> </w:t>
                            </w:r>
                            <w:r>
                              <w:rPr>
                                <w:color w:val="141221"/>
                                <w:spacing w:val="-2"/>
                                <w:w w:val="115"/>
                                <w:sz w:val="14"/>
                              </w:rPr>
                              <w:t>Confident)</w:t>
                            </w:r>
                          </w:p>
                        </w:tc>
                      </w:tr>
                      <w:tr>
                        <w:tblPrEx>
                          <w:tblCellMar>
                            <w:top w:w="0" w:type="dxa"/>
                            <w:left w:w="0" w:type="dxa"/>
                            <w:bottom w:w="0" w:type="dxa"/>
                            <w:right w:w="0" w:type="dxa"/>
                          </w:tblCellMar>
                        </w:tblPrEx>
                        <w:trPr>
                          <w:trHeight w:val="304" w:hRule="atLeast"/>
                        </w:trPr>
                        <w:tc>
                          <w:tcPr>
                            <w:tcW w:w="425" w:type="dxa"/>
                          </w:tcPr>
                          <w:p>
                            <w:pPr>
                              <w:pStyle w:val="13"/>
                              <w:spacing w:before="63"/>
                              <w:rPr>
                                <w:rFonts w:ascii="Century Gothic"/>
                                <w:b/>
                                <w:sz w:val="14"/>
                              </w:rPr>
                            </w:pPr>
                            <w:r>
                              <w:rPr>
                                <w:rFonts w:ascii="Century Gothic"/>
                                <w:b/>
                                <w:color w:val="141221"/>
                                <w:spacing w:val="-5"/>
                                <w:sz w:val="14"/>
                              </w:rPr>
                              <w:t>17%</w:t>
                            </w:r>
                          </w:p>
                        </w:tc>
                        <w:tc>
                          <w:tcPr>
                            <w:tcW w:w="1304" w:type="dxa"/>
                          </w:tcPr>
                          <w:p>
                            <w:pPr>
                              <w:pStyle w:val="13"/>
                              <w:spacing w:before="70"/>
                              <w:ind w:left="76"/>
                              <w:rPr>
                                <w:sz w:val="14"/>
                              </w:rPr>
                            </w:pPr>
                            <w:r>
                              <w:rPr>
                                <w:color w:val="141221"/>
                                <w:w w:val="110"/>
                                <w:sz w:val="14"/>
                              </w:rPr>
                              <w:t>2</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27%</w:t>
                            </w:r>
                          </w:p>
                        </w:tc>
                        <w:tc>
                          <w:tcPr>
                            <w:tcW w:w="1304" w:type="dxa"/>
                          </w:tcPr>
                          <w:p>
                            <w:pPr>
                              <w:pStyle w:val="13"/>
                              <w:spacing w:before="71"/>
                              <w:ind w:left="76"/>
                              <w:rPr>
                                <w:sz w:val="14"/>
                              </w:rPr>
                            </w:pPr>
                            <w:r>
                              <w:rPr>
                                <w:color w:val="141221"/>
                                <w:w w:val="110"/>
                                <w:sz w:val="14"/>
                              </w:rPr>
                              <w:t>3</w:t>
                            </w:r>
                            <w:r>
                              <w:rPr>
                                <w:color w:val="141221"/>
                                <w:spacing w:val="-2"/>
                                <w:w w:val="110"/>
                                <w:sz w:val="14"/>
                              </w:rPr>
                              <w:t xml:space="preserve"> (Neutral)</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25%</w:t>
                            </w:r>
                          </w:p>
                        </w:tc>
                        <w:tc>
                          <w:tcPr>
                            <w:tcW w:w="1304" w:type="dxa"/>
                          </w:tcPr>
                          <w:p>
                            <w:pPr>
                              <w:pStyle w:val="13"/>
                              <w:spacing w:before="71"/>
                              <w:ind w:left="76"/>
                              <w:rPr>
                                <w:sz w:val="14"/>
                              </w:rPr>
                            </w:pPr>
                            <w:r>
                              <w:rPr>
                                <w:color w:val="141221"/>
                                <w:w w:val="126"/>
                                <w:sz w:val="14"/>
                              </w:rPr>
                              <w:t>4</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26%</w:t>
                            </w:r>
                          </w:p>
                        </w:tc>
                        <w:tc>
                          <w:tcPr>
                            <w:tcW w:w="1304" w:type="dxa"/>
                          </w:tcPr>
                          <w:p>
                            <w:pPr>
                              <w:pStyle w:val="13"/>
                              <w:spacing w:before="71" w:line="151" w:lineRule="exact"/>
                              <w:ind w:left="76"/>
                              <w:rPr>
                                <w:sz w:val="14"/>
                              </w:rPr>
                            </w:pPr>
                            <w:r>
                              <w:rPr>
                                <w:color w:val="141221"/>
                                <w:spacing w:val="-2"/>
                                <w:w w:val="115"/>
                                <w:sz w:val="14"/>
                              </w:rPr>
                              <w:t>5</w:t>
                            </w:r>
                            <w:r>
                              <w:rPr>
                                <w:color w:val="141221"/>
                                <w:spacing w:val="-7"/>
                                <w:w w:val="115"/>
                                <w:sz w:val="14"/>
                              </w:rPr>
                              <w:t xml:space="preserve"> </w:t>
                            </w:r>
                            <w:r>
                              <w:rPr>
                                <w:color w:val="141221"/>
                                <w:spacing w:val="-2"/>
                                <w:w w:val="115"/>
                                <w:sz w:val="14"/>
                              </w:rPr>
                              <w:t>(Very</w:t>
                            </w:r>
                            <w:r>
                              <w:rPr>
                                <w:color w:val="141221"/>
                                <w:spacing w:val="-6"/>
                                <w:w w:val="115"/>
                                <w:sz w:val="14"/>
                              </w:rPr>
                              <w:t xml:space="preserve"> </w:t>
                            </w:r>
                            <w:r>
                              <w:rPr>
                                <w:color w:val="141221"/>
                                <w:spacing w:val="-2"/>
                                <w:w w:val="115"/>
                                <w:sz w:val="14"/>
                              </w:rPr>
                              <w:t>Confident)</w:t>
                            </w:r>
                          </w:p>
                        </w:tc>
                      </w:tr>
                    </w:tbl>
                    <w:p>
                      <w:pPr>
                        <w:pStyle w:val="6"/>
                      </w:pPr>
                    </w:p>
                  </w:txbxContent>
                </v:textbox>
              </v:shape>
            </w:pict>
          </mc:Fallback>
        </mc:AlternateContent>
      </w:r>
      <w:r>
        <w:rPr>
          <w:w w:val="115"/>
        </w:rPr>
        <w:t>of a security strategy for protecting AI within core business or mission functions, there is a comparable yet slightly more confident</w:t>
      </w:r>
    </w:p>
    <w:p>
      <w:pPr>
        <w:pStyle w:val="6"/>
        <w:spacing w:line="276" w:lineRule="auto"/>
        <w:ind w:left="7400" w:right="1444"/>
      </w:pPr>
      <w:r>
        <w:drawing>
          <wp:anchor distT="0" distB="0" distL="0" distR="0" simplePos="0" relativeHeight="251788288" behindDoc="0" locked="0" layoutInCell="1" allowOverlap="1">
            <wp:simplePos x="0" y="0"/>
            <wp:positionH relativeFrom="page">
              <wp:posOffset>2971800</wp:posOffset>
            </wp:positionH>
            <wp:positionV relativeFrom="paragraph">
              <wp:posOffset>149225</wp:posOffset>
            </wp:positionV>
            <wp:extent cx="82550" cy="82550"/>
            <wp:effectExtent l="0" t="0" r="6350" b="6350"/>
            <wp:wrapNone/>
            <wp:docPr id="18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png"/>
                    <pic:cNvPicPr>
                      <a:picLocks noChangeAspect="1"/>
                    </pic:cNvPicPr>
                  </pic:nvPicPr>
                  <pic:blipFill>
                    <a:blip r:embed="rId56" cstate="print"/>
                    <a:stretch>
                      <a:fillRect/>
                    </a:stretch>
                  </pic:blipFill>
                  <pic:spPr>
                    <a:xfrm>
                      <a:off x="0" y="0"/>
                      <a:ext cx="82753" cy="82753"/>
                    </a:xfrm>
                    <a:prstGeom prst="rect">
                      <a:avLst/>
                    </a:prstGeom>
                  </pic:spPr>
                </pic:pic>
              </a:graphicData>
            </a:graphic>
          </wp:anchor>
        </w:drawing>
      </w:r>
      <w:r>
        <w:drawing>
          <wp:anchor distT="0" distB="0" distL="0" distR="0" simplePos="0" relativeHeight="251790336" behindDoc="0" locked="0" layoutInCell="1" allowOverlap="1">
            <wp:simplePos x="0" y="0"/>
            <wp:positionH relativeFrom="page">
              <wp:posOffset>2971800</wp:posOffset>
            </wp:positionH>
            <wp:positionV relativeFrom="paragraph">
              <wp:posOffset>342900</wp:posOffset>
            </wp:positionV>
            <wp:extent cx="82550" cy="82550"/>
            <wp:effectExtent l="0" t="0" r="6350" b="6350"/>
            <wp:wrapNone/>
            <wp:docPr id="18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8.png"/>
                    <pic:cNvPicPr>
                      <a:picLocks noChangeAspect="1"/>
                    </pic:cNvPicPr>
                  </pic:nvPicPr>
                  <pic:blipFill>
                    <a:blip r:embed="rId57" cstate="print"/>
                    <a:stretch>
                      <a:fillRect/>
                    </a:stretch>
                  </pic:blipFill>
                  <pic:spPr>
                    <a:xfrm>
                      <a:off x="0" y="0"/>
                      <a:ext cx="82753" cy="82753"/>
                    </a:xfrm>
                    <a:prstGeom prst="rect">
                      <a:avLst/>
                    </a:prstGeom>
                  </pic:spPr>
                </pic:pic>
              </a:graphicData>
            </a:graphic>
          </wp:anchor>
        </w:drawing>
      </w:r>
      <w:r>
        <w:rPr>
          <w:w w:val="115"/>
        </w:rPr>
        <w:t>stance</w:t>
      </w:r>
      <w:r>
        <w:rPr>
          <w:spacing w:val="-3"/>
          <w:w w:val="115"/>
        </w:rPr>
        <w:t xml:space="preserve"> </w:t>
      </w:r>
      <w:r>
        <w:rPr>
          <w:w w:val="115"/>
        </w:rPr>
        <w:t>among</w:t>
      </w:r>
      <w:r>
        <w:rPr>
          <w:spacing w:val="-3"/>
          <w:w w:val="115"/>
        </w:rPr>
        <w:t xml:space="preserve"> </w:t>
      </w:r>
      <w:r>
        <w:rPr>
          <w:w w:val="115"/>
        </w:rPr>
        <w:t>professionals compared to their views on leveraging AI in security.</w:t>
      </w:r>
    </w:p>
    <w:p>
      <w:pPr>
        <w:pStyle w:val="6"/>
        <w:spacing w:line="276" w:lineRule="auto"/>
        <w:ind w:left="7400" w:right="1557"/>
      </w:pPr>
      <w:r>
        <w:drawing>
          <wp:anchor distT="0" distB="0" distL="0" distR="0" simplePos="0" relativeHeight="251790336" behindDoc="0" locked="0" layoutInCell="1" allowOverlap="1">
            <wp:simplePos x="0" y="0"/>
            <wp:positionH relativeFrom="page">
              <wp:posOffset>2971800</wp:posOffset>
            </wp:positionH>
            <wp:positionV relativeFrom="paragraph">
              <wp:posOffset>3175</wp:posOffset>
            </wp:positionV>
            <wp:extent cx="82550" cy="82550"/>
            <wp:effectExtent l="0" t="0" r="6350" b="6350"/>
            <wp:wrapNone/>
            <wp:docPr id="188"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31.png"/>
                    <pic:cNvPicPr>
                      <a:picLocks noChangeAspect="1"/>
                    </pic:cNvPicPr>
                  </pic:nvPicPr>
                  <pic:blipFill>
                    <a:blip r:embed="rId60" cstate="print"/>
                    <a:stretch>
                      <a:fillRect/>
                    </a:stretch>
                  </pic:blipFill>
                  <pic:spPr>
                    <a:xfrm>
                      <a:off x="0" y="0"/>
                      <a:ext cx="82753" cy="82753"/>
                    </a:xfrm>
                    <a:prstGeom prst="rect">
                      <a:avLst/>
                    </a:prstGeom>
                  </pic:spPr>
                </pic:pic>
              </a:graphicData>
            </a:graphic>
          </wp:anchor>
        </w:drawing>
      </w:r>
      <w:r>
        <w:rPr>
          <w:w w:val="115"/>
        </w:rPr>
        <w:t>About 51% of respondents lean towards confidence, with 25% feeling reasonably confident and 26% very confident.</w:t>
      </w:r>
      <w:r>
        <w:rPr>
          <w:spacing w:val="1"/>
          <w:w w:val="115"/>
        </w:rPr>
        <w:t xml:space="preserve"> </w:t>
      </w:r>
      <w:r>
        <w:rPr>
          <w:w w:val="115"/>
        </w:rPr>
        <w:t>This</w:t>
      </w:r>
      <w:r>
        <w:rPr>
          <w:spacing w:val="2"/>
          <w:w w:val="115"/>
        </w:rPr>
        <w:t xml:space="preserve"> </w:t>
      </w:r>
      <w:r>
        <w:rPr>
          <w:w w:val="115"/>
        </w:rPr>
        <w:t>slightly</w:t>
      </w:r>
      <w:r>
        <w:rPr>
          <w:spacing w:val="1"/>
          <w:w w:val="115"/>
        </w:rPr>
        <w:t xml:space="preserve"> </w:t>
      </w:r>
      <w:r>
        <w:rPr>
          <w:spacing w:val="-2"/>
          <w:w w:val="115"/>
        </w:rPr>
        <w:t>higher</w:t>
      </w:r>
    </w:p>
    <w:p>
      <w:pPr>
        <w:pStyle w:val="6"/>
        <w:spacing w:line="276" w:lineRule="auto"/>
        <w:ind w:left="920" w:right="1193"/>
      </w:pPr>
      <w:r>
        <w:rPr>
          <w:w w:val="115"/>
        </w:rPr>
        <w:t>confidence level, particularly in the ‘very confident’ category, is notable. However, it also suggests a potential</w:t>
      </w:r>
      <w:r>
        <w:rPr>
          <w:spacing w:val="-4"/>
          <w:w w:val="115"/>
        </w:rPr>
        <w:t xml:space="preserve"> </w:t>
      </w:r>
      <w:r>
        <w:rPr>
          <w:w w:val="115"/>
        </w:rPr>
        <w:t>underestimation</w:t>
      </w:r>
      <w:r>
        <w:rPr>
          <w:spacing w:val="-4"/>
          <w:w w:val="115"/>
        </w:rPr>
        <w:t xml:space="preserve"> </w:t>
      </w:r>
      <w:r>
        <w:rPr>
          <w:w w:val="115"/>
        </w:rPr>
        <w:t>of</w:t>
      </w:r>
      <w:r>
        <w:rPr>
          <w:spacing w:val="-4"/>
          <w:w w:val="115"/>
        </w:rPr>
        <w:t xml:space="preserve"> </w:t>
      </w:r>
      <w:r>
        <w:rPr>
          <w:w w:val="115"/>
        </w:rPr>
        <w:t>the</w:t>
      </w:r>
      <w:r>
        <w:rPr>
          <w:spacing w:val="-4"/>
          <w:w w:val="115"/>
        </w:rPr>
        <w:t xml:space="preserve"> </w:t>
      </w:r>
      <w:r>
        <w:rPr>
          <w:w w:val="115"/>
        </w:rPr>
        <w:t>unique</w:t>
      </w:r>
      <w:r>
        <w:rPr>
          <w:spacing w:val="-4"/>
          <w:w w:val="115"/>
        </w:rPr>
        <w:t xml:space="preserve"> </w:t>
      </w:r>
      <w:r>
        <w:rPr>
          <w:w w:val="115"/>
        </w:rPr>
        <w:t>challenges</w:t>
      </w:r>
      <w:r>
        <w:rPr>
          <w:spacing w:val="-4"/>
          <w:w w:val="115"/>
        </w:rPr>
        <w:t xml:space="preserve"> </w:t>
      </w:r>
      <w:r>
        <w:rPr>
          <w:w w:val="115"/>
        </w:rPr>
        <w:t>and</w:t>
      </w:r>
      <w:r>
        <w:rPr>
          <w:spacing w:val="-4"/>
          <w:w w:val="115"/>
        </w:rPr>
        <w:t xml:space="preserve"> </w:t>
      </w:r>
      <w:r>
        <w:rPr>
          <w:w w:val="115"/>
        </w:rPr>
        <w:t>threats</w:t>
      </w:r>
      <w:r>
        <w:rPr>
          <w:spacing w:val="-4"/>
          <w:w w:val="115"/>
        </w:rPr>
        <w:t xml:space="preserve"> </w:t>
      </w:r>
      <w:r>
        <w:rPr>
          <w:w w:val="115"/>
        </w:rPr>
        <w:t>associated</w:t>
      </w:r>
      <w:r>
        <w:rPr>
          <w:spacing w:val="-4"/>
          <w:w w:val="115"/>
        </w:rPr>
        <w:t xml:space="preserve"> </w:t>
      </w:r>
      <w:r>
        <w:rPr>
          <w:w w:val="115"/>
        </w:rPr>
        <w:t>with</w:t>
      </w:r>
      <w:r>
        <w:rPr>
          <w:spacing w:val="-4"/>
          <w:w w:val="115"/>
        </w:rPr>
        <w:t xml:space="preserve"> </w:t>
      </w:r>
      <w:r>
        <w:rPr>
          <w:w w:val="115"/>
        </w:rPr>
        <w:t>securing</w:t>
      </w:r>
      <w:r>
        <w:rPr>
          <w:spacing w:val="-4"/>
          <w:w w:val="115"/>
        </w:rPr>
        <w:t xml:space="preserve"> </w:t>
      </w:r>
      <w:r>
        <w:rPr>
          <w:w w:val="115"/>
        </w:rPr>
        <w:t>AI</w:t>
      </w:r>
      <w:r>
        <w:rPr>
          <w:spacing w:val="-4"/>
          <w:w w:val="115"/>
        </w:rPr>
        <w:t xml:space="preserve"> </w:t>
      </w:r>
      <w:r>
        <w:rPr>
          <w:w w:val="115"/>
        </w:rPr>
        <w:t>systems, possibly due to a perception of AI as just another application in the business environment.</w:t>
      </w:r>
    </w:p>
    <w:p>
      <w:pPr>
        <w:pStyle w:val="6"/>
        <w:spacing w:before="10"/>
        <w:rPr>
          <w:sz w:val="21"/>
        </w:rPr>
      </w:pPr>
    </w:p>
    <w:p>
      <w:pPr>
        <w:pStyle w:val="6"/>
        <w:spacing w:line="276" w:lineRule="auto"/>
        <w:ind w:left="920" w:right="1444"/>
      </w:pPr>
      <w:r>
        <w:rPr>
          <w:w w:val="115"/>
        </w:rPr>
        <w:t>On the other hand, 27% of respondents adopt a neutral stance, perhaps reflecting a cautious acknowledgment</w:t>
      </w:r>
      <w:r>
        <w:rPr>
          <w:spacing w:val="-5"/>
          <w:w w:val="115"/>
        </w:rPr>
        <w:t xml:space="preserve"> </w:t>
      </w:r>
      <w:r>
        <w:rPr>
          <w:w w:val="115"/>
        </w:rPr>
        <w:t>of</w:t>
      </w:r>
      <w:r>
        <w:rPr>
          <w:spacing w:val="-5"/>
          <w:w w:val="115"/>
        </w:rPr>
        <w:t xml:space="preserve"> </w:t>
      </w:r>
      <w:r>
        <w:rPr>
          <w:w w:val="115"/>
        </w:rPr>
        <w:t>the</w:t>
      </w:r>
      <w:r>
        <w:rPr>
          <w:spacing w:val="-5"/>
          <w:w w:val="115"/>
        </w:rPr>
        <w:t xml:space="preserve"> </w:t>
      </w:r>
      <w:r>
        <w:rPr>
          <w:w w:val="115"/>
        </w:rPr>
        <w:t>complexities</w:t>
      </w:r>
      <w:r>
        <w:rPr>
          <w:spacing w:val="-5"/>
          <w:w w:val="115"/>
        </w:rPr>
        <w:t xml:space="preserve"> </w:t>
      </w:r>
      <w:r>
        <w:rPr>
          <w:w w:val="115"/>
        </w:rPr>
        <w:t>involved</w:t>
      </w:r>
      <w:r>
        <w:rPr>
          <w:spacing w:val="-5"/>
          <w:w w:val="115"/>
        </w:rPr>
        <w:t xml:space="preserve"> </w:t>
      </w:r>
      <w:r>
        <w:rPr>
          <w:w w:val="115"/>
        </w:rPr>
        <w:t>or</w:t>
      </w:r>
      <w:r>
        <w:rPr>
          <w:spacing w:val="-5"/>
          <w:w w:val="115"/>
        </w:rPr>
        <w:t xml:space="preserve"> </w:t>
      </w:r>
      <w:r>
        <w:rPr>
          <w:w w:val="115"/>
        </w:rPr>
        <w:t>an</w:t>
      </w:r>
      <w:r>
        <w:rPr>
          <w:spacing w:val="-5"/>
          <w:w w:val="115"/>
        </w:rPr>
        <w:t xml:space="preserve"> </w:t>
      </w:r>
      <w:r>
        <w:rPr>
          <w:w w:val="115"/>
        </w:rPr>
        <w:t>uncertainty</w:t>
      </w:r>
      <w:r>
        <w:rPr>
          <w:spacing w:val="-5"/>
          <w:w w:val="115"/>
        </w:rPr>
        <w:t xml:space="preserve"> </w:t>
      </w:r>
      <w:r>
        <w:rPr>
          <w:w w:val="115"/>
        </w:rPr>
        <w:t>about</w:t>
      </w:r>
      <w:r>
        <w:rPr>
          <w:spacing w:val="-5"/>
          <w:w w:val="115"/>
        </w:rPr>
        <w:t xml:space="preserve"> </w:t>
      </w:r>
      <w:r>
        <w:rPr>
          <w:w w:val="115"/>
        </w:rPr>
        <w:t>the</w:t>
      </w:r>
      <w:r>
        <w:rPr>
          <w:spacing w:val="-5"/>
          <w:w w:val="115"/>
        </w:rPr>
        <w:t xml:space="preserve"> </w:t>
      </w:r>
      <w:r>
        <w:rPr>
          <w:w w:val="115"/>
        </w:rPr>
        <w:t>emerging</w:t>
      </w:r>
      <w:r>
        <w:rPr>
          <w:spacing w:val="-5"/>
          <w:w w:val="115"/>
        </w:rPr>
        <w:t xml:space="preserve"> </w:t>
      </w:r>
      <w:r>
        <w:rPr>
          <w:w w:val="115"/>
        </w:rPr>
        <w:t>threats</w:t>
      </w:r>
      <w:r>
        <w:rPr>
          <w:spacing w:val="-5"/>
          <w:w w:val="115"/>
        </w:rPr>
        <w:t xml:space="preserve"> </w:t>
      </w:r>
      <w:r>
        <w:rPr>
          <w:w w:val="115"/>
        </w:rPr>
        <w:t>specific to AI. The lower confidence spectrum includes 17% who are somewhat unconfident and 4% who</w:t>
      </w:r>
    </w:p>
    <w:p>
      <w:pPr>
        <w:pStyle w:val="6"/>
        <w:spacing w:line="276" w:lineRule="auto"/>
        <w:ind w:left="920" w:right="1444"/>
      </w:pPr>
      <w:r>
        <w:rPr>
          <w:w w:val="115"/>
        </w:rPr>
        <w:t>are not confident at all. The overall trend indicates that while many professionals are confident in their</w:t>
      </w:r>
      <w:r>
        <w:rPr>
          <w:spacing w:val="-5"/>
          <w:w w:val="115"/>
        </w:rPr>
        <w:t xml:space="preserve"> </w:t>
      </w:r>
      <w:r>
        <w:rPr>
          <w:w w:val="115"/>
        </w:rPr>
        <w:t>organization’s</w:t>
      </w:r>
      <w:r>
        <w:rPr>
          <w:spacing w:val="-5"/>
          <w:w w:val="115"/>
        </w:rPr>
        <w:t xml:space="preserve"> </w:t>
      </w:r>
      <w:r>
        <w:rPr>
          <w:w w:val="115"/>
        </w:rPr>
        <w:t>ability</w:t>
      </w:r>
      <w:r>
        <w:rPr>
          <w:spacing w:val="-5"/>
          <w:w w:val="115"/>
        </w:rPr>
        <w:t xml:space="preserve"> </w:t>
      </w:r>
      <w:r>
        <w:rPr>
          <w:w w:val="115"/>
        </w:rPr>
        <w:t>to</w:t>
      </w:r>
      <w:r>
        <w:rPr>
          <w:spacing w:val="-5"/>
          <w:w w:val="115"/>
        </w:rPr>
        <w:t xml:space="preserve"> </w:t>
      </w:r>
      <w:r>
        <w:rPr>
          <w:w w:val="115"/>
        </w:rPr>
        <w:t>protect</w:t>
      </w:r>
      <w:r>
        <w:rPr>
          <w:spacing w:val="-5"/>
          <w:w w:val="115"/>
        </w:rPr>
        <w:t xml:space="preserve"> </w:t>
      </w:r>
      <w:r>
        <w:rPr>
          <w:w w:val="115"/>
        </w:rPr>
        <w:t>AI</w:t>
      </w:r>
      <w:r>
        <w:rPr>
          <w:spacing w:val="-5"/>
          <w:w w:val="115"/>
        </w:rPr>
        <w:t xml:space="preserve"> </w:t>
      </w:r>
      <w:r>
        <w:rPr>
          <w:w w:val="115"/>
        </w:rPr>
        <w:t>systems,</w:t>
      </w:r>
      <w:r>
        <w:rPr>
          <w:spacing w:val="-5"/>
          <w:w w:val="115"/>
        </w:rPr>
        <w:t xml:space="preserve"> </w:t>
      </w:r>
      <w:r>
        <w:rPr>
          <w:w w:val="115"/>
        </w:rPr>
        <w:t>there’s</w:t>
      </w:r>
      <w:r>
        <w:rPr>
          <w:spacing w:val="-5"/>
          <w:w w:val="115"/>
        </w:rPr>
        <w:t xml:space="preserve"> </w:t>
      </w:r>
      <w:r>
        <w:rPr>
          <w:w w:val="115"/>
        </w:rPr>
        <w:t>still</w:t>
      </w:r>
      <w:r>
        <w:rPr>
          <w:spacing w:val="-5"/>
          <w:w w:val="115"/>
        </w:rPr>
        <w:t xml:space="preserve"> </w:t>
      </w:r>
      <w:r>
        <w:rPr>
          <w:w w:val="115"/>
        </w:rPr>
        <w:t>a</w:t>
      </w:r>
      <w:r>
        <w:rPr>
          <w:spacing w:val="-5"/>
          <w:w w:val="115"/>
        </w:rPr>
        <w:t xml:space="preserve"> </w:t>
      </w:r>
      <w:r>
        <w:rPr>
          <w:w w:val="115"/>
        </w:rPr>
        <w:t>significant</w:t>
      </w:r>
      <w:r>
        <w:rPr>
          <w:spacing w:val="-5"/>
          <w:w w:val="115"/>
        </w:rPr>
        <w:t xml:space="preserve"> </w:t>
      </w:r>
      <w:r>
        <w:rPr>
          <w:w w:val="115"/>
        </w:rPr>
        <w:t>portion</w:t>
      </w:r>
      <w:r>
        <w:rPr>
          <w:spacing w:val="-5"/>
          <w:w w:val="115"/>
        </w:rPr>
        <w:t xml:space="preserve"> </w:t>
      </w:r>
      <w:r>
        <w:rPr>
          <w:w w:val="115"/>
        </w:rPr>
        <w:t>that</w:t>
      </w:r>
      <w:r>
        <w:rPr>
          <w:spacing w:val="-5"/>
          <w:w w:val="115"/>
        </w:rPr>
        <w:t xml:space="preserve"> </w:t>
      </w:r>
      <w:r>
        <w:rPr>
          <w:w w:val="115"/>
        </w:rPr>
        <w:t>recognizes</w:t>
      </w:r>
      <w:r>
        <w:rPr>
          <w:spacing w:val="-5"/>
          <w:w w:val="115"/>
        </w:rPr>
        <w:t xml:space="preserve"> </w:t>
      </w:r>
      <w:r>
        <w:rPr>
          <w:w w:val="115"/>
        </w:rPr>
        <w:t>the unknowns and potential underestimation of threats.</w:t>
      </w:r>
    </w:p>
    <w:p>
      <w:pPr>
        <w:spacing w:line="276" w:lineRule="auto"/>
        <w:rPr>
          <w:lang w:eastAsia="zh-CN"/>
        </w:rPr>
      </w:pPr>
    </w:p>
    <w:p>
      <w:pPr>
        <w:spacing w:line="276" w:lineRule="auto"/>
        <w:rPr>
          <w:lang w:eastAsia="zh-CN"/>
        </w:rPr>
        <w:sectPr>
          <w:pgSz w:w="12240" w:h="15840"/>
          <w:pgMar w:top="1500" w:right="0" w:bottom="280" w:left="520" w:header="0" w:footer="675" w:gutter="0"/>
          <w:cols w:space="720" w:num="1"/>
        </w:sectPr>
      </w:pPr>
    </w:p>
    <w:p>
      <w:pPr>
        <w:pStyle w:val="6"/>
        <w:spacing w:before="8"/>
        <w:rPr>
          <w:b/>
          <w:sz w:val="13"/>
        </w:rPr>
      </w:pPr>
    </w:p>
    <w:p>
      <w:pPr>
        <w:pStyle w:val="6"/>
        <w:spacing w:before="112" w:line="276" w:lineRule="auto"/>
        <w:ind w:left="7400" w:right="1444"/>
        <w:rPr>
          <w:rFonts w:ascii="微软雅黑" w:hAnsi="微软雅黑" w:eastAsia="微软雅黑" w:cs="微软雅黑"/>
          <w:lang w:eastAsia="zh-CN"/>
        </w:rPr>
      </w:pPr>
      <w:r>
        <w:drawing>
          <wp:anchor distT="0" distB="0" distL="114300" distR="114300" simplePos="0" relativeHeight="251848704" behindDoc="0" locked="0" layoutInCell="1" allowOverlap="1">
            <wp:simplePos x="0" y="0"/>
            <wp:positionH relativeFrom="column">
              <wp:posOffset>2642235</wp:posOffset>
            </wp:positionH>
            <wp:positionV relativeFrom="paragraph">
              <wp:posOffset>1417955</wp:posOffset>
            </wp:positionV>
            <wp:extent cx="82550" cy="82550"/>
            <wp:effectExtent l="0" t="0" r="6350" b="6350"/>
            <wp:wrapNone/>
            <wp:docPr id="18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31.png"/>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82550" cy="82550"/>
                    </a:xfrm>
                    <a:prstGeom prst="rect">
                      <a:avLst/>
                    </a:prstGeom>
                  </pic:spPr>
                </pic:pic>
              </a:graphicData>
            </a:graphic>
          </wp:anchor>
        </w:drawing>
      </w:r>
      <w:r>
        <w:drawing>
          <wp:anchor distT="0" distB="0" distL="0" distR="0" simplePos="0" relativeHeight="251841536" behindDoc="0" locked="0" layoutInCell="1" allowOverlap="1">
            <wp:simplePos x="0" y="0"/>
            <wp:positionH relativeFrom="page">
              <wp:posOffset>914400</wp:posOffset>
            </wp:positionH>
            <wp:positionV relativeFrom="paragraph">
              <wp:posOffset>564515</wp:posOffset>
            </wp:positionV>
            <wp:extent cx="1844040" cy="1844040"/>
            <wp:effectExtent l="0" t="0" r="10160" b="10160"/>
            <wp:wrapNone/>
            <wp:docPr id="190"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3.png"/>
                    <pic:cNvPicPr>
                      <a:picLocks noChangeAspect="1"/>
                    </pic:cNvPicPr>
                  </pic:nvPicPr>
                  <pic:blipFill>
                    <a:blip r:embed="rId64" cstate="print"/>
                    <a:stretch>
                      <a:fillRect/>
                    </a:stretch>
                  </pic:blipFill>
                  <pic:spPr>
                    <a:xfrm>
                      <a:off x="0" y="0"/>
                      <a:ext cx="1844040" cy="1844040"/>
                    </a:xfrm>
                    <a:prstGeom prst="rect">
                      <a:avLst/>
                    </a:prstGeom>
                  </pic:spPr>
                </pic:pic>
              </a:graphicData>
            </a:graphic>
          </wp:anchor>
        </w:drawing>
      </w:r>
      <w:r>
        <mc:AlternateContent>
          <mc:Choice Requires="wps">
            <w:drawing>
              <wp:anchor distT="0" distB="0" distL="114300" distR="114300" simplePos="0" relativeHeight="251846656" behindDoc="0" locked="0" layoutInCell="1" allowOverlap="1">
                <wp:simplePos x="0" y="0"/>
                <wp:positionH relativeFrom="page">
                  <wp:posOffset>918210</wp:posOffset>
                </wp:positionH>
                <wp:positionV relativeFrom="paragraph">
                  <wp:posOffset>36830</wp:posOffset>
                </wp:positionV>
                <wp:extent cx="3887470" cy="376555"/>
                <wp:effectExtent l="0" t="0" r="11430" b="4445"/>
                <wp:wrapNone/>
                <wp:docPr id="191" name="docshape305"/>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jc w:val="center"/>
                              <w:rPr>
                                <w:rFonts w:ascii="Verdana"/>
                                <w:i/>
                                <w:color w:val="454C5B"/>
                                <w:w w:val="95"/>
                                <w:sz w:val="17"/>
                                <w:lang w:eastAsia="zh-CN"/>
                              </w:rPr>
                            </w:pPr>
                            <w:r>
                              <w:rPr>
                                <w:rFonts w:hint="eastAsia" w:ascii="微软雅黑" w:hAnsi="微软雅黑" w:eastAsia="微软雅黑" w:cs="微软雅黑"/>
                                <w:i/>
                                <w:color w:val="454C5B"/>
                                <w:w w:val="95"/>
                                <w:sz w:val="17"/>
                                <w:lang w:eastAsia="zh-CN"/>
                              </w:rPr>
                              <w:t>您对您的组织</w:t>
                            </w:r>
                            <w:del w:id="74" w:author="张家齐" w:date="2024-05-06T16:15:57Z">
                              <w:r>
                                <w:rPr>
                                  <w:rFonts w:hint="eastAsia" w:ascii="微软雅黑" w:hAnsi="微软雅黑" w:eastAsia="微软雅黑" w:cs="微软雅黑"/>
                                  <w:i/>
                                  <w:color w:val="454C5B"/>
                                  <w:w w:val="95"/>
                                  <w:sz w:val="17"/>
                                  <w:lang w:eastAsia="zh-CN"/>
                                </w:rPr>
                                <w:delText>在保护核心业务或使命中使用</w:delText>
                              </w:r>
                            </w:del>
                            <w:del w:id="75" w:author="张家齐" w:date="2024-05-06T16:15:57Z">
                              <w:r>
                                <w:rPr>
                                  <w:rFonts w:ascii="Verdana"/>
                                  <w:i/>
                                  <w:color w:val="454C5B"/>
                                  <w:w w:val="95"/>
                                  <w:sz w:val="17"/>
                                  <w:lang w:eastAsia="zh-CN"/>
                                </w:rPr>
                                <w:delText xml:space="preserve"> AI </w:delText>
                              </w:r>
                            </w:del>
                            <w:del w:id="76" w:author="张家齐" w:date="2024-05-06T16:15:57Z">
                              <w:r>
                                <w:rPr>
                                  <w:rFonts w:hint="eastAsia" w:ascii="微软雅黑" w:hAnsi="微软雅黑" w:eastAsia="微软雅黑" w:cs="微软雅黑"/>
                                  <w:i/>
                                  <w:color w:val="454C5B"/>
                                  <w:w w:val="95"/>
                                  <w:sz w:val="17"/>
                                  <w:lang w:eastAsia="zh-CN"/>
                                </w:rPr>
                                <w:delText>能力</w:delText>
                              </w:r>
                            </w:del>
                            <w:r>
                              <w:rPr>
                                <w:rFonts w:hint="eastAsia" w:ascii="微软雅黑" w:hAnsi="微软雅黑" w:eastAsia="微软雅黑" w:cs="微软雅黑"/>
                                <w:i/>
                                <w:color w:val="454C5B"/>
                                <w:w w:val="95"/>
                                <w:sz w:val="17"/>
                                <w:lang w:eastAsia="zh-CN"/>
                              </w:rPr>
                              <w:t>实施安全策略</w:t>
                            </w:r>
                            <w:ins w:id="77" w:author="张家齐" w:date="2024-05-06T16:16:08Z">
                              <w:r>
                                <w:rPr>
                                  <w:rFonts w:hint="eastAsia" w:ascii="微软雅黑" w:hAnsi="微软雅黑" w:eastAsia="微软雅黑" w:cs="微软雅黑"/>
                                  <w:i/>
                                  <w:color w:val="454C5B"/>
                                  <w:w w:val="95"/>
                                  <w:sz w:val="17"/>
                                  <w:lang w:val="en-US" w:eastAsia="zh-CN"/>
                                </w:rPr>
                                <w:t>以</w:t>
                              </w:r>
                            </w:ins>
                            <w:ins w:id="78" w:author="张家齐" w:date="2024-05-06T16:16:09Z">
                              <w:r>
                                <w:rPr>
                                  <w:rFonts w:hint="eastAsia" w:ascii="微软雅黑" w:hAnsi="微软雅黑" w:eastAsia="微软雅黑" w:cs="微软雅黑"/>
                                  <w:i/>
                                  <w:color w:val="454C5B"/>
                                  <w:w w:val="95"/>
                                  <w:sz w:val="17"/>
                                  <w:lang w:val="en-US" w:eastAsia="zh-CN"/>
                                </w:rPr>
                                <w:t>保护</w:t>
                              </w:r>
                            </w:ins>
                            <w:ins w:id="79" w:author="张家齐" w:date="2024-05-06T16:16:10Z">
                              <w:r>
                                <w:rPr>
                                  <w:rFonts w:hint="eastAsia" w:ascii="微软雅黑" w:hAnsi="微软雅黑" w:eastAsia="微软雅黑" w:cs="微软雅黑"/>
                                  <w:i/>
                                  <w:color w:val="454C5B"/>
                                  <w:w w:val="95"/>
                                  <w:sz w:val="17"/>
                                  <w:lang w:val="en-US" w:eastAsia="zh-CN"/>
                                </w:rPr>
                                <w:t>在</w:t>
                              </w:r>
                            </w:ins>
                            <w:ins w:id="80" w:author="张家齐" w:date="2024-05-06T16:16:14Z">
                              <w:r>
                                <w:rPr>
                                  <w:rFonts w:hint="eastAsia" w:ascii="微软雅黑" w:hAnsi="微软雅黑" w:eastAsia="微软雅黑" w:cs="微软雅黑"/>
                                  <w:i/>
                                  <w:color w:val="454C5B"/>
                                  <w:w w:val="95"/>
                                  <w:sz w:val="17"/>
                                  <w:lang w:val="en-US" w:eastAsia="zh-CN"/>
                                </w:rPr>
                                <w:t>您的</w:t>
                              </w:r>
                            </w:ins>
                            <w:ins w:id="81" w:author="张家齐" w:date="2024-05-06T16:16:16Z">
                              <w:r>
                                <w:rPr>
                                  <w:rFonts w:hint="eastAsia" w:ascii="微软雅黑" w:hAnsi="微软雅黑" w:eastAsia="微软雅黑" w:cs="微软雅黑"/>
                                  <w:i/>
                                  <w:color w:val="454C5B"/>
                                  <w:w w:val="95"/>
                                  <w:sz w:val="17"/>
                                  <w:lang w:val="en-US" w:eastAsia="zh-CN"/>
                                </w:rPr>
                                <w:t>核心</w:t>
                              </w:r>
                            </w:ins>
                            <w:ins w:id="82" w:author="张家齐" w:date="2024-05-06T16:16:17Z">
                              <w:r>
                                <w:rPr>
                                  <w:rFonts w:hint="eastAsia" w:ascii="微软雅黑" w:hAnsi="微软雅黑" w:eastAsia="微软雅黑" w:cs="微软雅黑"/>
                                  <w:i/>
                                  <w:color w:val="454C5B"/>
                                  <w:w w:val="95"/>
                                  <w:sz w:val="17"/>
                                  <w:lang w:val="en-US" w:eastAsia="zh-CN"/>
                                </w:rPr>
                                <w:t>业务</w:t>
                              </w:r>
                            </w:ins>
                            <w:ins w:id="83" w:author="张家齐" w:date="2024-05-06T16:16:18Z">
                              <w:r>
                                <w:rPr>
                                  <w:rFonts w:hint="eastAsia" w:ascii="微软雅黑" w:hAnsi="微软雅黑" w:eastAsia="微软雅黑" w:cs="微软雅黑"/>
                                  <w:i/>
                                  <w:color w:val="454C5B"/>
                                  <w:w w:val="95"/>
                                  <w:sz w:val="17"/>
                                  <w:lang w:val="en-US" w:eastAsia="zh-CN"/>
                                </w:rPr>
                                <w:t>或</w:t>
                              </w:r>
                            </w:ins>
                            <w:ins w:id="84" w:author="张家齐" w:date="2024-05-06T16:18:03Z">
                              <w:r>
                                <w:rPr>
                                  <w:rFonts w:hint="eastAsia" w:ascii="微软雅黑" w:hAnsi="微软雅黑" w:eastAsia="微软雅黑" w:cs="微软雅黑"/>
                                  <w:i/>
                                  <w:color w:val="454C5B"/>
                                  <w:w w:val="95"/>
                                  <w:sz w:val="17"/>
                                  <w:lang w:val="en-US" w:eastAsia="zh-CN"/>
                                </w:rPr>
                                <w:t>任务</w:t>
                              </w:r>
                            </w:ins>
                            <w:ins w:id="85" w:author="张家齐" w:date="2024-05-06T16:16:21Z">
                              <w:r>
                                <w:rPr>
                                  <w:rFonts w:hint="eastAsia" w:ascii="微软雅黑" w:hAnsi="微软雅黑" w:eastAsia="微软雅黑" w:cs="微软雅黑"/>
                                  <w:i/>
                                  <w:color w:val="454C5B"/>
                                  <w:w w:val="95"/>
                                  <w:sz w:val="17"/>
                                  <w:lang w:val="en-US" w:eastAsia="zh-CN"/>
                                </w:rPr>
                                <w:t>中</w:t>
                              </w:r>
                            </w:ins>
                            <w:ins w:id="86" w:author="张家齐" w:date="2024-05-06T16:16:22Z">
                              <w:r>
                                <w:rPr>
                                  <w:rFonts w:hint="eastAsia" w:ascii="微软雅黑" w:hAnsi="微软雅黑" w:eastAsia="微软雅黑" w:cs="微软雅黑"/>
                                  <w:i/>
                                  <w:color w:val="454C5B"/>
                                  <w:w w:val="95"/>
                                  <w:sz w:val="17"/>
                                  <w:lang w:val="en-US" w:eastAsia="zh-CN"/>
                                </w:rPr>
                                <w:t>使用</w:t>
                              </w:r>
                            </w:ins>
                            <w:ins w:id="87" w:author="张家齐" w:date="2024-05-06T16:16:23Z">
                              <w:r>
                                <w:rPr>
                                  <w:rFonts w:hint="eastAsia" w:ascii="微软雅黑" w:hAnsi="微软雅黑" w:eastAsia="微软雅黑" w:cs="微软雅黑"/>
                                  <w:i/>
                                  <w:color w:val="454C5B"/>
                                  <w:w w:val="95"/>
                                  <w:sz w:val="17"/>
                                  <w:lang w:val="en-US" w:eastAsia="zh-CN"/>
                                </w:rPr>
                                <w:t>的</w:t>
                              </w:r>
                            </w:ins>
                            <w:ins w:id="88" w:author="张家齐" w:date="2024-05-06T16:16:24Z">
                              <w:r>
                                <w:rPr>
                                  <w:rFonts w:hint="eastAsia" w:ascii="微软雅黑" w:hAnsi="微软雅黑" w:eastAsia="微软雅黑" w:cs="微软雅黑"/>
                                  <w:i/>
                                  <w:color w:val="454C5B"/>
                                  <w:w w:val="95"/>
                                  <w:sz w:val="17"/>
                                  <w:lang w:val="en-US" w:eastAsia="zh-CN"/>
                                </w:rPr>
                                <w:t>AI系统</w:t>
                              </w:r>
                            </w:ins>
                            <w:ins w:id="89" w:author="张家齐" w:date="2024-05-06T16:16:25Z">
                              <w:r>
                                <w:rPr>
                                  <w:rFonts w:hint="eastAsia" w:ascii="微软雅黑" w:hAnsi="微软雅黑" w:eastAsia="微软雅黑" w:cs="微软雅黑"/>
                                  <w:i/>
                                  <w:color w:val="454C5B"/>
                                  <w:w w:val="95"/>
                                  <w:sz w:val="17"/>
                                  <w:lang w:val="en-US" w:eastAsia="zh-CN"/>
                                </w:rPr>
                                <w:t>的</w:t>
                              </w:r>
                            </w:ins>
                            <w:ins w:id="90" w:author="张家齐" w:date="2024-05-06T16:16:27Z">
                              <w:r>
                                <w:rPr>
                                  <w:rFonts w:hint="eastAsia" w:ascii="微软雅黑" w:hAnsi="微软雅黑" w:eastAsia="微软雅黑" w:cs="微软雅黑"/>
                                  <w:i/>
                                  <w:color w:val="454C5B"/>
                                  <w:w w:val="95"/>
                                  <w:sz w:val="17"/>
                                  <w:lang w:val="en-US" w:eastAsia="zh-CN"/>
                                </w:rPr>
                                <w:t>能力</w:t>
                              </w:r>
                            </w:ins>
                            <w:r>
                              <w:rPr>
                                <w:rFonts w:hint="eastAsia" w:ascii="微软雅黑" w:hAnsi="微软雅黑" w:eastAsia="微软雅黑" w:cs="微软雅黑"/>
                                <w:i/>
                                <w:color w:val="454C5B"/>
                                <w:w w:val="95"/>
                                <w:sz w:val="17"/>
                                <w:lang w:eastAsia="zh-CN"/>
                              </w:rPr>
                              <w:t>有多少信心？</w:t>
                            </w:r>
                          </w:p>
                        </w:txbxContent>
                      </wps:txbx>
                      <wps:bodyPr rot="0" vert="horz" wrap="square" lIns="0" tIns="0" rIns="0" bIns="0" anchor="t" anchorCtr="0" upright="1">
                        <a:noAutofit/>
                      </wps:bodyPr>
                    </wps:wsp>
                  </a:graphicData>
                </a:graphic>
              </wp:anchor>
            </w:drawing>
          </mc:Choice>
          <mc:Fallback>
            <w:pict>
              <v:shape id="docshape305" o:spid="_x0000_s1026" o:spt="202" type="#_x0000_t202" style="position:absolute;left:0pt;margin-left:72.3pt;margin-top:2.9pt;height:29.65pt;width:306.1pt;mso-position-horizontal-relative:page;z-index:251846656;mso-width-relative:page;mso-height-relative:page;" fillcolor="#EEF3F8" filled="t" stroked="f" coordsize="21600,21600" o:gfxdata="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xfC1DWAAAACAEAAA8AAAAAAAAAAQAgAAAAIgAAAGRycy9kb3ducmV2&#10;LnhtbFBLAQIUABQAAAAIAIdO4kD6aoDa/gEAAAAEAAAOAAAAAAAAAAEAIAAAACUBAABkcnMvZTJv&#10;RG9jLnhtbFBLBQYAAAAABgAGAFkBAACVBQAAAAA=&#10;">
                <v:fill on="t" focussize="0,0"/>
                <v:stroke on="f"/>
                <v:imagedata o:title=""/>
                <o:lock v:ext="edit" aspectratio="f"/>
                <v:textbox inset="0mm,0mm,0mm,0mm">
                  <w:txbxContent>
                    <w:p>
                      <w:pPr>
                        <w:jc w:val="center"/>
                        <w:rPr>
                          <w:rFonts w:ascii="Verdana"/>
                          <w:i/>
                          <w:color w:val="454C5B"/>
                          <w:w w:val="95"/>
                          <w:sz w:val="17"/>
                          <w:lang w:eastAsia="zh-CN"/>
                        </w:rPr>
                      </w:pPr>
                      <w:r>
                        <w:rPr>
                          <w:rFonts w:hint="eastAsia" w:ascii="微软雅黑" w:hAnsi="微软雅黑" w:eastAsia="微软雅黑" w:cs="微软雅黑"/>
                          <w:i/>
                          <w:color w:val="454C5B"/>
                          <w:w w:val="95"/>
                          <w:sz w:val="17"/>
                          <w:lang w:eastAsia="zh-CN"/>
                        </w:rPr>
                        <w:t>您对您的组织</w:t>
                      </w:r>
                      <w:del w:id="91" w:author="张家齐" w:date="2024-05-06T16:15:57Z">
                        <w:r>
                          <w:rPr>
                            <w:rFonts w:hint="eastAsia" w:ascii="微软雅黑" w:hAnsi="微软雅黑" w:eastAsia="微软雅黑" w:cs="微软雅黑"/>
                            <w:i/>
                            <w:color w:val="454C5B"/>
                            <w:w w:val="95"/>
                            <w:sz w:val="17"/>
                            <w:lang w:eastAsia="zh-CN"/>
                          </w:rPr>
                          <w:delText>在保护核心业务或使命中使用</w:delText>
                        </w:r>
                      </w:del>
                      <w:del w:id="92" w:author="张家齐" w:date="2024-05-06T16:15:57Z">
                        <w:r>
                          <w:rPr>
                            <w:rFonts w:ascii="Verdana"/>
                            <w:i/>
                            <w:color w:val="454C5B"/>
                            <w:w w:val="95"/>
                            <w:sz w:val="17"/>
                            <w:lang w:eastAsia="zh-CN"/>
                          </w:rPr>
                          <w:delText xml:space="preserve"> AI </w:delText>
                        </w:r>
                      </w:del>
                      <w:del w:id="93" w:author="张家齐" w:date="2024-05-06T16:15:57Z">
                        <w:r>
                          <w:rPr>
                            <w:rFonts w:hint="eastAsia" w:ascii="微软雅黑" w:hAnsi="微软雅黑" w:eastAsia="微软雅黑" w:cs="微软雅黑"/>
                            <w:i/>
                            <w:color w:val="454C5B"/>
                            <w:w w:val="95"/>
                            <w:sz w:val="17"/>
                            <w:lang w:eastAsia="zh-CN"/>
                          </w:rPr>
                          <w:delText>能力</w:delText>
                        </w:r>
                      </w:del>
                      <w:r>
                        <w:rPr>
                          <w:rFonts w:hint="eastAsia" w:ascii="微软雅黑" w:hAnsi="微软雅黑" w:eastAsia="微软雅黑" w:cs="微软雅黑"/>
                          <w:i/>
                          <w:color w:val="454C5B"/>
                          <w:w w:val="95"/>
                          <w:sz w:val="17"/>
                          <w:lang w:eastAsia="zh-CN"/>
                        </w:rPr>
                        <w:t>实施安全策略</w:t>
                      </w:r>
                      <w:ins w:id="94" w:author="张家齐" w:date="2024-05-06T16:16:08Z">
                        <w:r>
                          <w:rPr>
                            <w:rFonts w:hint="eastAsia" w:ascii="微软雅黑" w:hAnsi="微软雅黑" w:eastAsia="微软雅黑" w:cs="微软雅黑"/>
                            <w:i/>
                            <w:color w:val="454C5B"/>
                            <w:w w:val="95"/>
                            <w:sz w:val="17"/>
                            <w:lang w:val="en-US" w:eastAsia="zh-CN"/>
                          </w:rPr>
                          <w:t>以</w:t>
                        </w:r>
                      </w:ins>
                      <w:ins w:id="95" w:author="张家齐" w:date="2024-05-06T16:16:09Z">
                        <w:r>
                          <w:rPr>
                            <w:rFonts w:hint="eastAsia" w:ascii="微软雅黑" w:hAnsi="微软雅黑" w:eastAsia="微软雅黑" w:cs="微软雅黑"/>
                            <w:i/>
                            <w:color w:val="454C5B"/>
                            <w:w w:val="95"/>
                            <w:sz w:val="17"/>
                            <w:lang w:val="en-US" w:eastAsia="zh-CN"/>
                          </w:rPr>
                          <w:t>保护</w:t>
                        </w:r>
                      </w:ins>
                      <w:ins w:id="96" w:author="张家齐" w:date="2024-05-06T16:16:10Z">
                        <w:r>
                          <w:rPr>
                            <w:rFonts w:hint="eastAsia" w:ascii="微软雅黑" w:hAnsi="微软雅黑" w:eastAsia="微软雅黑" w:cs="微软雅黑"/>
                            <w:i/>
                            <w:color w:val="454C5B"/>
                            <w:w w:val="95"/>
                            <w:sz w:val="17"/>
                            <w:lang w:val="en-US" w:eastAsia="zh-CN"/>
                          </w:rPr>
                          <w:t>在</w:t>
                        </w:r>
                      </w:ins>
                      <w:ins w:id="97" w:author="张家齐" w:date="2024-05-06T16:16:14Z">
                        <w:r>
                          <w:rPr>
                            <w:rFonts w:hint="eastAsia" w:ascii="微软雅黑" w:hAnsi="微软雅黑" w:eastAsia="微软雅黑" w:cs="微软雅黑"/>
                            <w:i/>
                            <w:color w:val="454C5B"/>
                            <w:w w:val="95"/>
                            <w:sz w:val="17"/>
                            <w:lang w:val="en-US" w:eastAsia="zh-CN"/>
                          </w:rPr>
                          <w:t>您的</w:t>
                        </w:r>
                      </w:ins>
                      <w:ins w:id="98" w:author="张家齐" w:date="2024-05-06T16:16:16Z">
                        <w:r>
                          <w:rPr>
                            <w:rFonts w:hint="eastAsia" w:ascii="微软雅黑" w:hAnsi="微软雅黑" w:eastAsia="微软雅黑" w:cs="微软雅黑"/>
                            <w:i/>
                            <w:color w:val="454C5B"/>
                            <w:w w:val="95"/>
                            <w:sz w:val="17"/>
                            <w:lang w:val="en-US" w:eastAsia="zh-CN"/>
                          </w:rPr>
                          <w:t>核心</w:t>
                        </w:r>
                      </w:ins>
                      <w:ins w:id="99" w:author="张家齐" w:date="2024-05-06T16:16:17Z">
                        <w:r>
                          <w:rPr>
                            <w:rFonts w:hint="eastAsia" w:ascii="微软雅黑" w:hAnsi="微软雅黑" w:eastAsia="微软雅黑" w:cs="微软雅黑"/>
                            <w:i/>
                            <w:color w:val="454C5B"/>
                            <w:w w:val="95"/>
                            <w:sz w:val="17"/>
                            <w:lang w:val="en-US" w:eastAsia="zh-CN"/>
                          </w:rPr>
                          <w:t>业务</w:t>
                        </w:r>
                      </w:ins>
                      <w:ins w:id="100" w:author="张家齐" w:date="2024-05-06T16:16:18Z">
                        <w:r>
                          <w:rPr>
                            <w:rFonts w:hint="eastAsia" w:ascii="微软雅黑" w:hAnsi="微软雅黑" w:eastAsia="微软雅黑" w:cs="微软雅黑"/>
                            <w:i/>
                            <w:color w:val="454C5B"/>
                            <w:w w:val="95"/>
                            <w:sz w:val="17"/>
                            <w:lang w:val="en-US" w:eastAsia="zh-CN"/>
                          </w:rPr>
                          <w:t>或</w:t>
                        </w:r>
                      </w:ins>
                      <w:ins w:id="101" w:author="张家齐" w:date="2024-05-06T16:18:03Z">
                        <w:r>
                          <w:rPr>
                            <w:rFonts w:hint="eastAsia" w:ascii="微软雅黑" w:hAnsi="微软雅黑" w:eastAsia="微软雅黑" w:cs="微软雅黑"/>
                            <w:i/>
                            <w:color w:val="454C5B"/>
                            <w:w w:val="95"/>
                            <w:sz w:val="17"/>
                            <w:lang w:val="en-US" w:eastAsia="zh-CN"/>
                          </w:rPr>
                          <w:t>任务</w:t>
                        </w:r>
                      </w:ins>
                      <w:ins w:id="102" w:author="张家齐" w:date="2024-05-06T16:16:21Z">
                        <w:r>
                          <w:rPr>
                            <w:rFonts w:hint="eastAsia" w:ascii="微软雅黑" w:hAnsi="微软雅黑" w:eastAsia="微软雅黑" w:cs="微软雅黑"/>
                            <w:i/>
                            <w:color w:val="454C5B"/>
                            <w:w w:val="95"/>
                            <w:sz w:val="17"/>
                            <w:lang w:val="en-US" w:eastAsia="zh-CN"/>
                          </w:rPr>
                          <w:t>中</w:t>
                        </w:r>
                      </w:ins>
                      <w:ins w:id="103" w:author="张家齐" w:date="2024-05-06T16:16:22Z">
                        <w:r>
                          <w:rPr>
                            <w:rFonts w:hint="eastAsia" w:ascii="微软雅黑" w:hAnsi="微软雅黑" w:eastAsia="微软雅黑" w:cs="微软雅黑"/>
                            <w:i/>
                            <w:color w:val="454C5B"/>
                            <w:w w:val="95"/>
                            <w:sz w:val="17"/>
                            <w:lang w:val="en-US" w:eastAsia="zh-CN"/>
                          </w:rPr>
                          <w:t>使用</w:t>
                        </w:r>
                      </w:ins>
                      <w:ins w:id="104" w:author="张家齐" w:date="2024-05-06T16:16:23Z">
                        <w:r>
                          <w:rPr>
                            <w:rFonts w:hint="eastAsia" w:ascii="微软雅黑" w:hAnsi="微软雅黑" w:eastAsia="微软雅黑" w:cs="微软雅黑"/>
                            <w:i/>
                            <w:color w:val="454C5B"/>
                            <w:w w:val="95"/>
                            <w:sz w:val="17"/>
                            <w:lang w:val="en-US" w:eastAsia="zh-CN"/>
                          </w:rPr>
                          <w:t>的</w:t>
                        </w:r>
                      </w:ins>
                      <w:ins w:id="105" w:author="张家齐" w:date="2024-05-06T16:16:24Z">
                        <w:r>
                          <w:rPr>
                            <w:rFonts w:hint="eastAsia" w:ascii="微软雅黑" w:hAnsi="微软雅黑" w:eastAsia="微软雅黑" w:cs="微软雅黑"/>
                            <w:i/>
                            <w:color w:val="454C5B"/>
                            <w:w w:val="95"/>
                            <w:sz w:val="17"/>
                            <w:lang w:val="en-US" w:eastAsia="zh-CN"/>
                          </w:rPr>
                          <w:t>AI系统</w:t>
                        </w:r>
                      </w:ins>
                      <w:ins w:id="106" w:author="张家齐" w:date="2024-05-06T16:16:25Z">
                        <w:r>
                          <w:rPr>
                            <w:rFonts w:hint="eastAsia" w:ascii="微软雅黑" w:hAnsi="微软雅黑" w:eastAsia="微软雅黑" w:cs="微软雅黑"/>
                            <w:i/>
                            <w:color w:val="454C5B"/>
                            <w:w w:val="95"/>
                            <w:sz w:val="17"/>
                            <w:lang w:val="en-US" w:eastAsia="zh-CN"/>
                          </w:rPr>
                          <w:t>的</w:t>
                        </w:r>
                      </w:ins>
                      <w:ins w:id="107" w:author="张家齐" w:date="2024-05-06T16:16:27Z">
                        <w:r>
                          <w:rPr>
                            <w:rFonts w:hint="eastAsia" w:ascii="微软雅黑" w:hAnsi="微软雅黑" w:eastAsia="微软雅黑" w:cs="微软雅黑"/>
                            <w:i/>
                            <w:color w:val="454C5B"/>
                            <w:w w:val="95"/>
                            <w:sz w:val="17"/>
                            <w:lang w:val="en-US" w:eastAsia="zh-CN"/>
                          </w:rPr>
                          <w:t>能力</w:t>
                        </w:r>
                      </w:ins>
                      <w:r>
                        <w:rPr>
                          <w:rFonts w:hint="eastAsia" w:ascii="微软雅黑" w:hAnsi="微软雅黑" w:eastAsia="微软雅黑" w:cs="微软雅黑"/>
                          <w:i/>
                          <w:color w:val="454C5B"/>
                          <w:w w:val="95"/>
                          <w:sz w:val="17"/>
                          <w:lang w:eastAsia="zh-CN"/>
                        </w:rPr>
                        <w:t>有多少信心？</w:t>
                      </w:r>
                    </w:p>
                  </w:txbxContent>
                </v:textbox>
              </v:shape>
            </w:pict>
          </mc:Fallback>
        </mc:AlternateContent>
      </w:r>
      <w:r>
        <w:drawing>
          <wp:anchor distT="0" distB="0" distL="0" distR="0" simplePos="0" relativeHeight="251845632" behindDoc="0" locked="0" layoutInCell="1" allowOverlap="1">
            <wp:simplePos x="0" y="0"/>
            <wp:positionH relativeFrom="page">
              <wp:posOffset>2971800</wp:posOffset>
            </wp:positionH>
            <wp:positionV relativeFrom="paragraph">
              <wp:posOffset>1217295</wp:posOffset>
            </wp:positionV>
            <wp:extent cx="82550" cy="82550"/>
            <wp:effectExtent l="0" t="0" r="6350" b="6350"/>
            <wp:wrapNone/>
            <wp:docPr id="19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8.png"/>
                    <pic:cNvPicPr>
                      <a:picLocks noChangeAspect="1"/>
                    </pic:cNvPicPr>
                  </pic:nvPicPr>
                  <pic:blipFill>
                    <a:blip r:embed="rId57" cstate="print"/>
                    <a:stretch>
                      <a:fillRect/>
                    </a:stretch>
                  </pic:blipFill>
                  <pic:spPr>
                    <a:xfrm>
                      <a:off x="0" y="0"/>
                      <a:ext cx="82550" cy="82550"/>
                    </a:xfrm>
                    <a:prstGeom prst="rect">
                      <a:avLst/>
                    </a:prstGeom>
                  </pic:spPr>
                </pic:pic>
              </a:graphicData>
            </a:graphic>
          </wp:anchor>
        </w:drawing>
      </w:r>
      <w:r>
        <w:drawing>
          <wp:anchor distT="0" distB="0" distL="0" distR="0" simplePos="0" relativeHeight="251842560" behindDoc="0" locked="0" layoutInCell="1" allowOverlap="1">
            <wp:simplePos x="0" y="0"/>
            <wp:positionH relativeFrom="page">
              <wp:posOffset>2971800</wp:posOffset>
            </wp:positionH>
            <wp:positionV relativeFrom="paragraph">
              <wp:posOffset>1023620</wp:posOffset>
            </wp:positionV>
            <wp:extent cx="82550" cy="82550"/>
            <wp:effectExtent l="0" t="0" r="6350" b="6350"/>
            <wp:wrapNone/>
            <wp:docPr id="19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9.png"/>
                    <pic:cNvPicPr>
                      <a:picLocks noChangeAspect="1"/>
                    </pic:cNvPicPr>
                  </pic:nvPicPr>
                  <pic:blipFill>
                    <a:blip r:embed="rId56" cstate="print"/>
                    <a:stretch>
                      <a:fillRect/>
                    </a:stretch>
                  </pic:blipFill>
                  <pic:spPr>
                    <a:xfrm>
                      <a:off x="0" y="0"/>
                      <a:ext cx="82550" cy="82550"/>
                    </a:xfrm>
                    <a:prstGeom prst="rect">
                      <a:avLst/>
                    </a:prstGeom>
                  </pic:spPr>
                </pic:pic>
              </a:graphicData>
            </a:graphic>
          </wp:anchor>
        </w:drawing>
      </w:r>
      <w:r>
        <w:rPr>
          <w:rFonts w:hint="eastAsia" w:ascii="微软雅黑" w:hAnsi="微软雅黑" w:eastAsia="微软雅黑" w:cs="微软雅黑"/>
          <w:lang w:eastAsia="zh-CN"/>
        </w:rPr>
        <w:t>在评估专业人士对执行保护核心业务或</w:t>
      </w:r>
      <w:del w:id="108" w:author="张家齐" w:date="2024-05-06T16:17:55Z">
        <w:r>
          <w:rPr>
            <w:rFonts w:hint="default" w:ascii="微软雅黑" w:hAnsi="微软雅黑" w:eastAsia="微软雅黑" w:cs="微软雅黑"/>
            <w:lang w:val="en-US" w:eastAsia="zh-CN"/>
          </w:rPr>
          <w:delText>使命</w:delText>
        </w:r>
      </w:del>
      <w:ins w:id="109" w:author="张家齐" w:date="2024-05-06T16:17:59Z">
        <w:r>
          <w:rPr>
            <w:rFonts w:hint="eastAsia" w:ascii="微软雅黑" w:hAnsi="微软雅黑" w:eastAsia="微软雅黑" w:cs="微软雅黑"/>
            <w:lang w:val="en-US" w:eastAsia="zh-CN"/>
          </w:rPr>
          <w:t>任务</w:t>
        </w:r>
      </w:ins>
      <w:r>
        <w:rPr>
          <w:rFonts w:hint="eastAsia" w:ascii="微软雅黑" w:hAnsi="微软雅黑" w:eastAsia="微软雅黑" w:cs="微软雅黑"/>
          <w:lang w:eastAsia="zh-CN"/>
        </w:rPr>
        <w:t>中</w:t>
      </w:r>
      <w:r>
        <w:rPr>
          <w:lang w:eastAsia="zh-CN"/>
        </w:rPr>
        <w:t xml:space="preserve"> AI </w:t>
      </w:r>
      <w:r>
        <w:rPr>
          <w:rFonts w:hint="eastAsia" w:ascii="微软雅黑" w:hAnsi="微软雅黑" w:eastAsia="微软雅黑" w:cs="微软雅黑"/>
          <w:lang w:eastAsia="zh-CN"/>
        </w:rPr>
        <w:t>系统的安全策略的信心水平时，相较于他们对在安全领域利用</w:t>
      </w:r>
      <w:r>
        <w:rPr>
          <w:lang w:eastAsia="zh-CN"/>
        </w:rPr>
        <w:t xml:space="preserve"> AI </w:t>
      </w:r>
      <w:r>
        <w:rPr>
          <w:rFonts w:hint="eastAsia" w:ascii="微软雅黑" w:hAnsi="微软雅黑" w:eastAsia="微软雅黑" w:cs="微软雅黑"/>
          <w:lang w:eastAsia="zh-CN"/>
        </w:rPr>
        <w:t>的看法，这里表现出了近似但略高于前者的信心</w:t>
      </w:r>
      <w:r>
        <w:drawing>
          <wp:anchor distT="0" distB="0" distL="0" distR="0" simplePos="0" relativeHeight="251843584" behindDoc="0" locked="0" layoutInCell="1" allowOverlap="1">
            <wp:simplePos x="0" y="0"/>
            <wp:positionH relativeFrom="page">
              <wp:posOffset>2971800</wp:posOffset>
            </wp:positionH>
            <wp:positionV relativeFrom="paragraph">
              <wp:posOffset>844550</wp:posOffset>
            </wp:positionV>
            <wp:extent cx="82550" cy="82550"/>
            <wp:effectExtent l="0" t="0" r="6350" b="6350"/>
            <wp:wrapNone/>
            <wp:docPr id="19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anchor>
        </w:drawing>
      </w:r>
      <w:r>
        <w:drawing>
          <wp:anchor distT="0" distB="0" distL="0" distR="0" simplePos="0" relativeHeight="251844608" behindDoc="0" locked="0" layoutInCell="1" allowOverlap="1">
            <wp:simplePos x="0" y="0"/>
            <wp:positionH relativeFrom="page">
              <wp:posOffset>2971800</wp:posOffset>
            </wp:positionH>
            <wp:positionV relativeFrom="paragraph">
              <wp:posOffset>651510</wp:posOffset>
            </wp:positionV>
            <wp:extent cx="82550" cy="82550"/>
            <wp:effectExtent l="0" t="0" r="6350" b="6350"/>
            <wp:wrapNone/>
            <wp:docPr id="19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4.png"/>
                    <pic:cNvPicPr>
                      <a:picLocks noChangeAspect="1"/>
                    </pic:cNvPicPr>
                  </pic:nvPicPr>
                  <pic:blipFill>
                    <a:blip r:embed="rId65" cstate="print"/>
                    <a:stretch>
                      <a:fillRect/>
                    </a:stretch>
                  </pic:blipFill>
                  <pic:spPr>
                    <a:xfrm>
                      <a:off x="0" y="0"/>
                      <a:ext cx="82753" cy="82753"/>
                    </a:xfrm>
                    <a:prstGeom prst="rect">
                      <a:avLst/>
                    </a:prstGeom>
                  </pic:spPr>
                </pic:pic>
              </a:graphicData>
            </a:graphic>
          </wp:anchor>
        </w:drawing>
      </w:r>
      <w:r>
        <mc:AlternateContent>
          <mc:Choice Requires="wps">
            <w:drawing>
              <wp:anchor distT="0" distB="0" distL="114300" distR="114300" simplePos="0" relativeHeight="251847680" behindDoc="0" locked="0" layoutInCell="1" allowOverlap="1">
                <wp:simplePos x="0" y="0"/>
                <wp:positionH relativeFrom="page">
                  <wp:posOffset>3077845</wp:posOffset>
                </wp:positionH>
                <wp:positionV relativeFrom="paragraph">
                  <wp:posOffset>633730</wp:posOffset>
                </wp:positionV>
                <wp:extent cx="1098550" cy="888365"/>
                <wp:effectExtent l="0" t="0" r="0" b="0"/>
                <wp:wrapNone/>
                <wp:docPr id="196" name="docshape306"/>
                <wp:cNvGraphicFramePr/>
                <a:graphic xmlns:a="http://schemas.openxmlformats.org/drawingml/2006/main">
                  <a:graphicData uri="http://schemas.microsoft.com/office/word/2010/wordprocessingShape">
                    <wps:wsp>
                      <wps:cNvSpPr txBox="1"/>
                      <wps:spPr bwMode="auto">
                        <a:xfrm>
                          <a:off x="0" y="0"/>
                          <a:ext cx="1098550" cy="888365"/>
                        </a:xfrm>
                        <a:prstGeom prst="rect">
                          <a:avLst/>
                        </a:prstGeom>
                        <a:noFill/>
                        <a:ln>
                          <a:noFill/>
                        </a:ln>
                      </wps:spPr>
                      <wps:txbx>
                        <w:txbxContent>
                          <w:tbl>
                            <w:tblPr>
                              <w:tblStyle w:val="8"/>
                              <w:tblW w:w="0" w:type="auto"/>
                              <w:tblInd w:w="7" w:type="dxa"/>
                              <w:tblLayout w:type="fixed"/>
                              <w:tblCellMar>
                                <w:top w:w="0" w:type="dxa"/>
                                <w:left w:w="0" w:type="dxa"/>
                                <w:bottom w:w="0" w:type="dxa"/>
                                <w:right w:w="0" w:type="dxa"/>
                              </w:tblCellMar>
                            </w:tblPr>
                            <w:tblGrid>
                              <w:gridCol w:w="425"/>
                              <w:gridCol w:w="1304"/>
                            </w:tblGrid>
                            <w:tr>
                              <w:tblPrEx>
                                <w:tblCellMar>
                                  <w:top w:w="0" w:type="dxa"/>
                                  <w:left w:w="0" w:type="dxa"/>
                                  <w:bottom w:w="0" w:type="dxa"/>
                                  <w:right w:w="0" w:type="dxa"/>
                                </w:tblCellMar>
                              </w:tblPrEx>
                              <w:trPr>
                                <w:trHeight w:val="242" w:hRule="atLeast"/>
                              </w:trPr>
                              <w:tc>
                                <w:tcPr>
                                  <w:tcW w:w="425" w:type="dxa"/>
                                </w:tcPr>
                                <w:p>
                                  <w:pPr>
                                    <w:pStyle w:val="13"/>
                                    <w:spacing w:before="2"/>
                                    <w:rPr>
                                      <w:rFonts w:ascii="Century Gothic"/>
                                      <w:b/>
                                      <w:sz w:val="14"/>
                                    </w:rPr>
                                  </w:pPr>
                                  <w:r>
                                    <w:rPr>
                                      <w:rFonts w:ascii="Century Gothic"/>
                                      <w:b/>
                                      <w:color w:val="141221"/>
                                      <w:spacing w:val="-5"/>
                                      <w:w w:val="110"/>
                                      <w:sz w:val="14"/>
                                    </w:rPr>
                                    <w:t>4%</w:t>
                                  </w:r>
                                </w:p>
                              </w:tc>
                              <w:tc>
                                <w:tcPr>
                                  <w:tcW w:w="1304" w:type="dxa"/>
                                </w:tcPr>
                                <w:p>
                                  <w:pPr>
                                    <w:pStyle w:val="13"/>
                                    <w:spacing w:before="9"/>
                                    <w:ind w:left="76"/>
                                    <w:rPr>
                                      <w:rFonts w:ascii="微软雅黑" w:hAnsi="微软雅黑" w:eastAsia="微软雅黑" w:cs="微软雅黑"/>
                                      <w:sz w:val="14"/>
                                      <w:lang w:eastAsia="zh-CN"/>
                                    </w:rPr>
                                  </w:pPr>
                                  <w:r>
                                    <w:rPr>
                                      <w:color w:val="141221"/>
                                      <w:w w:val="115"/>
                                      <w:sz w:val="14"/>
                                    </w:rPr>
                                    <w:t>1</w:t>
                                  </w:r>
                                  <w:r>
                                    <w:rPr>
                                      <w:color w:val="141221"/>
                                      <w:spacing w:val="-6"/>
                                      <w:w w:val="115"/>
                                      <w:sz w:val="14"/>
                                    </w:rPr>
                                    <w:t xml:space="preserve"> </w:t>
                                  </w:r>
                                  <w:r>
                                    <w:rPr>
                                      <w:rFonts w:hint="eastAsia" w:ascii="微软雅黑" w:hAnsi="微软雅黑" w:eastAsia="微软雅黑" w:cs="微软雅黑"/>
                                      <w:color w:val="141221"/>
                                      <w:spacing w:val="-2"/>
                                      <w:w w:val="115"/>
                                      <w:sz w:val="14"/>
                                      <w:lang w:eastAsia="zh-CN"/>
                                    </w:rPr>
                                    <w:t>（完全不自信）</w:t>
                                  </w:r>
                                </w:p>
                              </w:tc>
                            </w:tr>
                            <w:tr>
                              <w:tblPrEx>
                                <w:tblCellMar>
                                  <w:top w:w="0" w:type="dxa"/>
                                  <w:left w:w="0" w:type="dxa"/>
                                  <w:bottom w:w="0" w:type="dxa"/>
                                  <w:right w:w="0" w:type="dxa"/>
                                </w:tblCellMar>
                              </w:tblPrEx>
                              <w:trPr>
                                <w:trHeight w:val="304" w:hRule="atLeast"/>
                              </w:trPr>
                              <w:tc>
                                <w:tcPr>
                                  <w:tcW w:w="425" w:type="dxa"/>
                                </w:tcPr>
                                <w:p>
                                  <w:pPr>
                                    <w:pStyle w:val="13"/>
                                    <w:spacing w:before="63"/>
                                    <w:rPr>
                                      <w:rFonts w:ascii="Century Gothic"/>
                                      <w:b/>
                                      <w:sz w:val="14"/>
                                    </w:rPr>
                                  </w:pPr>
                                  <w:r>
                                    <w:rPr>
                                      <w:rFonts w:ascii="Century Gothic"/>
                                      <w:b/>
                                      <w:color w:val="141221"/>
                                      <w:spacing w:val="-5"/>
                                      <w:sz w:val="14"/>
                                    </w:rPr>
                                    <w:t>17%</w:t>
                                  </w:r>
                                </w:p>
                              </w:tc>
                              <w:tc>
                                <w:tcPr>
                                  <w:tcW w:w="1304" w:type="dxa"/>
                                </w:tcPr>
                                <w:p>
                                  <w:pPr>
                                    <w:pStyle w:val="13"/>
                                    <w:spacing w:before="70"/>
                                    <w:ind w:left="76"/>
                                    <w:rPr>
                                      <w:sz w:val="14"/>
                                    </w:rPr>
                                  </w:pPr>
                                  <w:r>
                                    <w:rPr>
                                      <w:color w:val="141221"/>
                                      <w:w w:val="110"/>
                                      <w:sz w:val="14"/>
                                    </w:rPr>
                                    <w:t>2</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27%</w:t>
                                  </w:r>
                                </w:p>
                              </w:tc>
                              <w:tc>
                                <w:tcPr>
                                  <w:tcW w:w="1304" w:type="dxa"/>
                                </w:tcPr>
                                <w:p>
                                  <w:pPr>
                                    <w:pStyle w:val="13"/>
                                    <w:spacing w:before="71"/>
                                    <w:ind w:left="76"/>
                                    <w:rPr>
                                      <w:rFonts w:ascii="微软雅黑" w:hAnsi="微软雅黑" w:eastAsia="微软雅黑" w:cs="微软雅黑"/>
                                      <w:sz w:val="14"/>
                                      <w:lang w:eastAsia="zh-CN"/>
                                    </w:rPr>
                                  </w:pPr>
                                  <w:r>
                                    <w:rPr>
                                      <w:color w:val="141221"/>
                                      <w:w w:val="110"/>
                                      <w:sz w:val="14"/>
                                    </w:rPr>
                                    <w:t>3</w:t>
                                  </w:r>
                                  <w:r>
                                    <w:rPr>
                                      <w:color w:val="141221"/>
                                      <w:spacing w:val="-2"/>
                                      <w:w w:val="110"/>
                                      <w:sz w:val="14"/>
                                    </w:rPr>
                                    <w:t xml:space="preserve"> </w:t>
                                  </w:r>
                                  <w:r>
                                    <w:rPr>
                                      <w:rFonts w:hint="eastAsia" w:ascii="微软雅黑" w:hAnsi="微软雅黑" w:eastAsia="微软雅黑" w:cs="微软雅黑"/>
                                      <w:color w:val="141221"/>
                                      <w:spacing w:val="-2"/>
                                      <w:w w:val="110"/>
                                      <w:sz w:val="14"/>
                                      <w:lang w:eastAsia="zh-CN"/>
                                    </w:rPr>
                                    <w:t>（中立态度）</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25%</w:t>
                                  </w:r>
                                </w:p>
                              </w:tc>
                              <w:tc>
                                <w:tcPr>
                                  <w:tcW w:w="1304" w:type="dxa"/>
                                </w:tcPr>
                                <w:p>
                                  <w:pPr>
                                    <w:pStyle w:val="13"/>
                                    <w:spacing w:before="71"/>
                                    <w:ind w:left="76"/>
                                    <w:rPr>
                                      <w:sz w:val="14"/>
                                    </w:rPr>
                                  </w:pPr>
                                  <w:r>
                                    <w:rPr>
                                      <w:color w:val="141221"/>
                                      <w:w w:val="126"/>
                                      <w:sz w:val="14"/>
                                    </w:rPr>
                                    <w:t>4</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26%</w:t>
                                  </w:r>
                                </w:p>
                              </w:tc>
                              <w:tc>
                                <w:tcPr>
                                  <w:tcW w:w="1304" w:type="dxa"/>
                                </w:tcPr>
                                <w:p>
                                  <w:pPr>
                                    <w:pStyle w:val="13"/>
                                    <w:spacing w:before="71" w:line="151" w:lineRule="exact"/>
                                    <w:ind w:left="76"/>
                                    <w:rPr>
                                      <w:rFonts w:ascii="微软雅黑" w:hAnsi="微软雅黑" w:eastAsia="微软雅黑" w:cs="微软雅黑"/>
                                      <w:sz w:val="14"/>
                                      <w:lang w:eastAsia="zh-CN"/>
                                    </w:rPr>
                                  </w:pPr>
                                  <w:r>
                                    <w:rPr>
                                      <w:color w:val="141221"/>
                                      <w:spacing w:val="-2"/>
                                      <w:w w:val="115"/>
                                      <w:sz w:val="14"/>
                                    </w:rPr>
                                    <w:t>5</w:t>
                                  </w:r>
                                  <w:r>
                                    <w:rPr>
                                      <w:color w:val="141221"/>
                                      <w:spacing w:val="-7"/>
                                      <w:w w:val="115"/>
                                      <w:sz w:val="14"/>
                                    </w:rPr>
                                    <w:t xml:space="preserve"> </w:t>
                                  </w:r>
                                  <w:r>
                                    <w:rPr>
                                      <w:rFonts w:hint="eastAsia" w:ascii="微软雅黑" w:hAnsi="微软雅黑" w:eastAsia="微软雅黑" w:cs="微软雅黑"/>
                                      <w:color w:val="141221"/>
                                      <w:spacing w:val="-2"/>
                                      <w:w w:val="115"/>
                                      <w:sz w:val="14"/>
                                      <w:lang w:eastAsia="zh-CN"/>
                                    </w:rPr>
                                    <w:t>（非常自信）</w:t>
                                  </w:r>
                                </w:p>
                              </w:tc>
                            </w:tr>
                          </w:tbl>
                          <w:p>
                            <w:pPr>
                              <w:pStyle w:val="6"/>
                              <w:rPr>
                                <w:lang w:eastAsia="zh-CN"/>
                              </w:rPr>
                            </w:pPr>
                          </w:p>
                        </w:txbxContent>
                      </wps:txbx>
                      <wps:bodyPr rot="0" vert="horz" wrap="square" lIns="0" tIns="0" rIns="0" bIns="0" anchor="t" anchorCtr="0" upright="1">
                        <a:noAutofit/>
                      </wps:bodyPr>
                    </wps:wsp>
                  </a:graphicData>
                </a:graphic>
              </wp:anchor>
            </w:drawing>
          </mc:Choice>
          <mc:Fallback>
            <w:pict>
              <v:shape id="docshape306" o:spid="_x0000_s1026" o:spt="202" type="#_x0000_t202" style="position:absolute;left:0pt;margin-left:242.35pt;margin-top:49.9pt;height:69.95pt;width:86.5pt;mso-position-horizontal-relative:page;z-index:251847680;mso-width-relative:page;mso-height-relative:page;" filled="f" stroked="f" coordsize="21600,21600" o:gfxdata="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uZvbdoA&#10;AAAKAQAADwAAAAAAAAABACAAAAAiAAAAZHJzL2Rvd25yZXYueG1sUEsBAhQAFAAAAAgAh07iQL78&#10;FzHkAQAA1wMAAA4AAAAAAAAAAQAgAAAAKQEAAGRycy9lMm9Eb2MueG1sUEsFBgAAAAAGAAYAWQEA&#10;AH8FAAAAAA==&#10;">
                <v:fill on="f" focussize="0,0"/>
                <v:stroke on="f"/>
                <v:imagedata o:title=""/>
                <o:lock v:ext="edit" aspectratio="f"/>
                <v:textbox inset="0mm,0mm,0mm,0mm">
                  <w:txbxContent>
                    <w:tbl>
                      <w:tblPr>
                        <w:tblStyle w:val="8"/>
                        <w:tblW w:w="0" w:type="auto"/>
                        <w:tblInd w:w="7" w:type="dxa"/>
                        <w:tblLayout w:type="fixed"/>
                        <w:tblCellMar>
                          <w:top w:w="0" w:type="dxa"/>
                          <w:left w:w="0" w:type="dxa"/>
                          <w:bottom w:w="0" w:type="dxa"/>
                          <w:right w:w="0" w:type="dxa"/>
                        </w:tblCellMar>
                      </w:tblPr>
                      <w:tblGrid>
                        <w:gridCol w:w="425"/>
                        <w:gridCol w:w="1304"/>
                      </w:tblGrid>
                      <w:tr>
                        <w:tblPrEx>
                          <w:tblCellMar>
                            <w:top w:w="0" w:type="dxa"/>
                            <w:left w:w="0" w:type="dxa"/>
                            <w:bottom w:w="0" w:type="dxa"/>
                            <w:right w:w="0" w:type="dxa"/>
                          </w:tblCellMar>
                        </w:tblPrEx>
                        <w:trPr>
                          <w:trHeight w:val="242" w:hRule="atLeast"/>
                        </w:trPr>
                        <w:tc>
                          <w:tcPr>
                            <w:tcW w:w="425" w:type="dxa"/>
                          </w:tcPr>
                          <w:p>
                            <w:pPr>
                              <w:pStyle w:val="13"/>
                              <w:spacing w:before="2"/>
                              <w:rPr>
                                <w:rFonts w:ascii="Century Gothic"/>
                                <w:b/>
                                <w:sz w:val="14"/>
                              </w:rPr>
                            </w:pPr>
                            <w:r>
                              <w:rPr>
                                <w:rFonts w:ascii="Century Gothic"/>
                                <w:b/>
                                <w:color w:val="141221"/>
                                <w:spacing w:val="-5"/>
                                <w:w w:val="110"/>
                                <w:sz w:val="14"/>
                              </w:rPr>
                              <w:t>4%</w:t>
                            </w:r>
                          </w:p>
                        </w:tc>
                        <w:tc>
                          <w:tcPr>
                            <w:tcW w:w="1304" w:type="dxa"/>
                          </w:tcPr>
                          <w:p>
                            <w:pPr>
                              <w:pStyle w:val="13"/>
                              <w:spacing w:before="9"/>
                              <w:ind w:left="76"/>
                              <w:rPr>
                                <w:rFonts w:ascii="微软雅黑" w:hAnsi="微软雅黑" w:eastAsia="微软雅黑" w:cs="微软雅黑"/>
                                <w:sz w:val="14"/>
                                <w:lang w:eastAsia="zh-CN"/>
                              </w:rPr>
                            </w:pPr>
                            <w:r>
                              <w:rPr>
                                <w:color w:val="141221"/>
                                <w:w w:val="115"/>
                                <w:sz w:val="14"/>
                              </w:rPr>
                              <w:t>1</w:t>
                            </w:r>
                            <w:r>
                              <w:rPr>
                                <w:color w:val="141221"/>
                                <w:spacing w:val="-6"/>
                                <w:w w:val="115"/>
                                <w:sz w:val="14"/>
                              </w:rPr>
                              <w:t xml:space="preserve"> </w:t>
                            </w:r>
                            <w:r>
                              <w:rPr>
                                <w:rFonts w:hint="eastAsia" w:ascii="微软雅黑" w:hAnsi="微软雅黑" w:eastAsia="微软雅黑" w:cs="微软雅黑"/>
                                <w:color w:val="141221"/>
                                <w:spacing w:val="-2"/>
                                <w:w w:val="115"/>
                                <w:sz w:val="14"/>
                                <w:lang w:eastAsia="zh-CN"/>
                              </w:rPr>
                              <w:t>（完全不自信）</w:t>
                            </w:r>
                          </w:p>
                        </w:tc>
                      </w:tr>
                      <w:tr>
                        <w:tblPrEx>
                          <w:tblCellMar>
                            <w:top w:w="0" w:type="dxa"/>
                            <w:left w:w="0" w:type="dxa"/>
                            <w:bottom w:w="0" w:type="dxa"/>
                            <w:right w:w="0" w:type="dxa"/>
                          </w:tblCellMar>
                        </w:tblPrEx>
                        <w:trPr>
                          <w:trHeight w:val="304" w:hRule="atLeast"/>
                        </w:trPr>
                        <w:tc>
                          <w:tcPr>
                            <w:tcW w:w="425" w:type="dxa"/>
                          </w:tcPr>
                          <w:p>
                            <w:pPr>
                              <w:pStyle w:val="13"/>
                              <w:spacing w:before="63"/>
                              <w:rPr>
                                <w:rFonts w:ascii="Century Gothic"/>
                                <w:b/>
                                <w:sz w:val="14"/>
                              </w:rPr>
                            </w:pPr>
                            <w:r>
                              <w:rPr>
                                <w:rFonts w:ascii="Century Gothic"/>
                                <w:b/>
                                <w:color w:val="141221"/>
                                <w:spacing w:val="-5"/>
                                <w:sz w:val="14"/>
                              </w:rPr>
                              <w:t>17%</w:t>
                            </w:r>
                          </w:p>
                        </w:tc>
                        <w:tc>
                          <w:tcPr>
                            <w:tcW w:w="1304" w:type="dxa"/>
                          </w:tcPr>
                          <w:p>
                            <w:pPr>
                              <w:pStyle w:val="13"/>
                              <w:spacing w:before="70"/>
                              <w:ind w:left="76"/>
                              <w:rPr>
                                <w:sz w:val="14"/>
                              </w:rPr>
                            </w:pPr>
                            <w:r>
                              <w:rPr>
                                <w:color w:val="141221"/>
                                <w:w w:val="110"/>
                                <w:sz w:val="14"/>
                              </w:rPr>
                              <w:t>2</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27%</w:t>
                            </w:r>
                          </w:p>
                        </w:tc>
                        <w:tc>
                          <w:tcPr>
                            <w:tcW w:w="1304" w:type="dxa"/>
                          </w:tcPr>
                          <w:p>
                            <w:pPr>
                              <w:pStyle w:val="13"/>
                              <w:spacing w:before="71"/>
                              <w:ind w:left="76"/>
                              <w:rPr>
                                <w:rFonts w:ascii="微软雅黑" w:hAnsi="微软雅黑" w:eastAsia="微软雅黑" w:cs="微软雅黑"/>
                                <w:sz w:val="14"/>
                                <w:lang w:eastAsia="zh-CN"/>
                              </w:rPr>
                            </w:pPr>
                            <w:r>
                              <w:rPr>
                                <w:color w:val="141221"/>
                                <w:w w:val="110"/>
                                <w:sz w:val="14"/>
                              </w:rPr>
                              <w:t>3</w:t>
                            </w:r>
                            <w:r>
                              <w:rPr>
                                <w:color w:val="141221"/>
                                <w:spacing w:val="-2"/>
                                <w:w w:val="110"/>
                                <w:sz w:val="14"/>
                              </w:rPr>
                              <w:t xml:space="preserve"> </w:t>
                            </w:r>
                            <w:r>
                              <w:rPr>
                                <w:rFonts w:hint="eastAsia" w:ascii="微软雅黑" w:hAnsi="微软雅黑" w:eastAsia="微软雅黑" w:cs="微软雅黑"/>
                                <w:color w:val="141221"/>
                                <w:spacing w:val="-2"/>
                                <w:w w:val="110"/>
                                <w:sz w:val="14"/>
                                <w:lang w:eastAsia="zh-CN"/>
                              </w:rPr>
                              <w:t>（中立态度）</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25%</w:t>
                            </w:r>
                          </w:p>
                        </w:tc>
                        <w:tc>
                          <w:tcPr>
                            <w:tcW w:w="1304" w:type="dxa"/>
                          </w:tcPr>
                          <w:p>
                            <w:pPr>
                              <w:pStyle w:val="13"/>
                              <w:spacing w:before="71"/>
                              <w:ind w:left="76"/>
                              <w:rPr>
                                <w:sz w:val="14"/>
                              </w:rPr>
                            </w:pPr>
                            <w:r>
                              <w:rPr>
                                <w:color w:val="141221"/>
                                <w:w w:val="126"/>
                                <w:sz w:val="14"/>
                              </w:rPr>
                              <w:t>4</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26%</w:t>
                            </w:r>
                          </w:p>
                        </w:tc>
                        <w:tc>
                          <w:tcPr>
                            <w:tcW w:w="1304" w:type="dxa"/>
                          </w:tcPr>
                          <w:p>
                            <w:pPr>
                              <w:pStyle w:val="13"/>
                              <w:spacing w:before="71" w:line="151" w:lineRule="exact"/>
                              <w:ind w:left="76"/>
                              <w:rPr>
                                <w:rFonts w:ascii="微软雅黑" w:hAnsi="微软雅黑" w:eastAsia="微软雅黑" w:cs="微软雅黑"/>
                                <w:sz w:val="14"/>
                                <w:lang w:eastAsia="zh-CN"/>
                              </w:rPr>
                            </w:pPr>
                            <w:r>
                              <w:rPr>
                                <w:color w:val="141221"/>
                                <w:spacing w:val="-2"/>
                                <w:w w:val="115"/>
                                <w:sz w:val="14"/>
                              </w:rPr>
                              <w:t>5</w:t>
                            </w:r>
                            <w:r>
                              <w:rPr>
                                <w:color w:val="141221"/>
                                <w:spacing w:val="-7"/>
                                <w:w w:val="115"/>
                                <w:sz w:val="14"/>
                              </w:rPr>
                              <w:t xml:space="preserve"> </w:t>
                            </w:r>
                            <w:r>
                              <w:rPr>
                                <w:rFonts w:hint="eastAsia" w:ascii="微软雅黑" w:hAnsi="微软雅黑" w:eastAsia="微软雅黑" w:cs="微软雅黑"/>
                                <w:color w:val="141221"/>
                                <w:spacing w:val="-2"/>
                                <w:w w:val="115"/>
                                <w:sz w:val="14"/>
                                <w:lang w:eastAsia="zh-CN"/>
                              </w:rPr>
                              <w:t>（非常自信）</w:t>
                            </w:r>
                          </w:p>
                        </w:tc>
                      </w:tr>
                    </w:tbl>
                    <w:p>
                      <w:pPr>
                        <w:pStyle w:val="6"/>
                        <w:rPr>
                          <w:lang w:eastAsia="zh-CN"/>
                        </w:rPr>
                      </w:pPr>
                    </w:p>
                  </w:txbxContent>
                </v:textbox>
              </v:shape>
            </w:pict>
          </mc:Fallback>
        </mc:AlternateContent>
      </w:r>
      <w:r>
        <w:rPr>
          <w:rFonts w:hint="eastAsia" w:ascii="微软雅黑" w:hAnsi="微软雅黑" w:eastAsia="微软雅黑" w:cs="微软雅黑"/>
          <w:lang w:eastAsia="zh-CN"/>
        </w:rPr>
        <w:t>。</w:t>
      </w:r>
    </w:p>
    <w:p>
      <w:pPr>
        <w:pStyle w:val="6"/>
        <w:spacing w:before="112" w:line="276" w:lineRule="auto"/>
        <w:ind w:left="7400" w:right="1444"/>
        <w:rPr>
          <w:lang w:eastAsia="zh-CN"/>
        </w:rPr>
      </w:pPr>
      <w:r>
        <w:rPr>
          <w:rFonts w:hint="eastAsia" w:ascii="微软雅黑" w:hAnsi="微软雅黑" w:eastAsia="微软雅黑" w:cs="微软雅黑"/>
          <w:lang w:eastAsia="zh-CN"/>
        </w:rPr>
        <w:t>约</w:t>
      </w:r>
      <w:r>
        <w:rPr>
          <w:lang w:eastAsia="zh-CN"/>
        </w:rPr>
        <w:t xml:space="preserve"> 51% </w:t>
      </w:r>
      <w:r>
        <w:rPr>
          <w:rFonts w:hint="eastAsia" w:ascii="微软雅黑" w:hAnsi="微软雅黑" w:eastAsia="微软雅黑" w:cs="微软雅黑"/>
          <w:lang w:eastAsia="zh-CN"/>
        </w:rPr>
        <w:t>的回答者倾向于表示有信心，其中</w:t>
      </w:r>
      <w:r>
        <w:rPr>
          <w:lang w:eastAsia="zh-CN"/>
        </w:rPr>
        <w:t xml:space="preserve"> 25% </w:t>
      </w:r>
      <w:r>
        <w:rPr>
          <w:rFonts w:hint="eastAsia" w:ascii="微软雅黑" w:hAnsi="微软雅黑" w:eastAsia="微软雅黑" w:cs="微软雅黑"/>
          <w:lang w:eastAsia="zh-CN"/>
        </w:rPr>
        <w:t>表示相当自信，</w:t>
      </w:r>
      <w:r>
        <w:rPr>
          <w:lang w:eastAsia="zh-CN"/>
        </w:rPr>
        <w:t xml:space="preserve">26% </w:t>
      </w:r>
      <w:r>
        <w:rPr>
          <w:rFonts w:hint="eastAsia" w:ascii="微软雅黑" w:hAnsi="微软雅黑" w:eastAsia="微软雅黑" w:cs="微软雅黑"/>
          <w:lang w:eastAsia="zh-CN"/>
        </w:rPr>
        <w:t>表示非常自信。尤其是在“非常自信”这一类别中，这种较高的信心水平值得关注。</w:t>
      </w:r>
    </w:p>
    <w:p>
      <w:pPr>
        <w:pStyle w:val="6"/>
        <w:spacing w:line="276" w:lineRule="auto"/>
        <w:ind w:left="920" w:right="1193"/>
        <w:rPr>
          <w:lang w:eastAsia="zh-CN"/>
        </w:rPr>
      </w:pPr>
      <w:r>
        <w:rPr>
          <w:rFonts w:hint="eastAsia" w:ascii="微软雅黑" w:hAnsi="微软雅黑" w:eastAsia="微软雅黑" w:cs="微软雅黑"/>
          <w:lang w:eastAsia="zh-CN"/>
        </w:rPr>
        <w:t>然而，这也可能暗示了人们可能低估了保护</w:t>
      </w:r>
      <w:r>
        <w:rPr>
          <w:rFonts w:ascii="微软雅黑" w:hAnsi="微软雅黑" w:eastAsia="微软雅黑" w:cs="微软雅黑"/>
          <w:lang w:eastAsia="zh-CN"/>
        </w:rPr>
        <w:t xml:space="preserve"> AI </w:t>
      </w:r>
      <w:r>
        <w:rPr>
          <w:rFonts w:hint="eastAsia" w:ascii="微软雅黑" w:hAnsi="微软雅黑" w:eastAsia="微软雅黑" w:cs="微软雅黑"/>
          <w:lang w:eastAsia="zh-CN"/>
        </w:rPr>
        <w:t>系统所面临的独特挑战和威胁，这种低估可能源于将</w:t>
      </w:r>
      <w:r>
        <w:rPr>
          <w:rFonts w:ascii="微软雅黑" w:hAnsi="微软雅黑" w:eastAsia="微软雅黑" w:cs="微软雅黑"/>
          <w:lang w:eastAsia="zh-CN"/>
        </w:rPr>
        <w:t xml:space="preserve"> AI </w:t>
      </w:r>
      <w:r>
        <w:rPr>
          <w:rFonts w:hint="eastAsia" w:ascii="微软雅黑" w:hAnsi="微软雅黑" w:eastAsia="微软雅黑" w:cs="微软雅黑"/>
          <w:lang w:eastAsia="zh-CN"/>
        </w:rPr>
        <w:t>视为仅仅是业务环境中的一种常规应用的观念。</w:t>
      </w:r>
    </w:p>
    <w:p>
      <w:pPr>
        <w:pStyle w:val="6"/>
        <w:spacing w:line="276" w:lineRule="auto"/>
        <w:ind w:left="920" w:right="1193"/>
        <w:rPr>
          <w:lang w:eastAsia="zh-CN"/>
        </w:rPr>
      </w:pPr>
    </w:p>
    <w:p>
      <w:pPr>
        <w:pStyle w:val="6"/>
        <w:spacing w:line="276" w:lineRule="auto"/>
        <w:ind w:left="920" w:right="1444"/>
        <w:rPr>
          <w:lang w:eastAsia="zh-CN"/>
        </w:rPr>
      </w:pPr>
      <w:r>
        <w:rPr>
          <w:rFonts w:hint="eastAsia" w:ascii="微软雅黑" w:hAnsi="微软雅黑" w:eastAsia="微软雅黑" w:cs="微软雅黑"/>
          <w:lang w:eastAsia="zh-CN"/>
        </w:rPr>
        <w:t>另一方面，有</w:t>
      </w:r>
      <w:r>
        <w:rPr>
          <w:rFonts w:ascii="微软雅黑" w:hAnsi="微软雅黑" w:eastAsia="微软雅黑"/>
          <w:lang w:eastAsia="zh-CN"/>
        </w:rPr>
        <w:t xml:space="preserve"> 27% </w:t>
      </w:r>
      <w:r>
        <w:rPr>
          <w:rFonts w:hint="eastAsia" w:ascii="微软雅黑" w:hAnsi="微软雅黑" w:eastAsia="微软雅黑" w:cs="微软雅黑"/>
          <w:lang w:eastAsia="zh-CN"/>
        </w:rPr>
        <w:t>的受访者持中立态度，这或许反映了他们对涉及的复杂性持谨慎的态度或对</w:t>
      </w:r>
      <w:r>
        <w:rPr>
          <w:rFonts w:ascii="微软雅黑" w:hAnsi="微软雅黑" w:eastAsia="微软雅黑"/>
          <w:lang w:eastAsia="zh-CN"/>
        </w:rPr>
        <w:t xml:space="preserve"> AI </w:t>
      </w:r>
      <w:r>
        <w:rPr>
          <w:rFonts w:hint="eastAsia" w:ascii="微软雅黑" w:hAnsi="微软雅黑" w:eastAsia="微软雅黑" w:cs="微软雅黑"/>
          <w:lang w:eastAsia="zh-CN"/>
        </w:rPr>
        <w:t>特有的新兴威胁感到不确定。信心较低的群体中，</w:t>
      </w:r>
      <w:r>
        <w:rPr>
          <w:rFonts w:ascii="微软雅黑" w:hAnsi="微软雅黑" w:eastAsia="微软雅黑"/>
          <w:lang w:eastAsia="zh-CN"/>
        </w:rPr>
        <w:t xml:space="preserve">17% </w:t>
      </w:r>
      <w:r>
        <w:rPr>
          <w:rFonts w:hint="eastAsia" w:ascii="微软雅黑" w:hAnsi="微软雅黑" w:eastAsia="微软雅黑" w:cs="微软雅黑"/>
          <w:lang w:eastAsia="zh-CN"/>
        </w:rPr>
        <w:t>的人表示有些不自信，</w:t>
      </w:r>
      <w:r>
        <w:rPr>
          <w:rFonts w:ascii="微软雅黑" w:hAnsi="微软雅黑" w:eastAsia="微软雅黑"/>
          <w:lang w:eastAsia="zh-CN"/>
        </w:rPr>
        <w:t xml:space="preserve">4% </w:t>
      </w:r>
      <w:r>
        <w:rPr>
          <w:rFonts w:hint="eastAsia" w:ascii="微软雅黑" w:hAnsi="微软雅黑" w:eastAsia="微软雅黑" w:cs="微软雅黑"/>
          <w:lang w:eastAsia="zh-CN"/>
        </w:rPr>
        <w:t>的人则完全不自信。整体趋势显示，虽然许多专业人士对他们的组织在保护</w:t>
      </w:r>
      <w:r>
        <w:rPr>
          <w:rFonts w:ascii="微软雅黑" w:hAnsi="微软雅黑" w:eastAsia="微软雅黑"/>
          <w:lang w:eastAsia="zh-CN"/>
        </w:rPr>
        <w:t xml:space="preserve"> AI </w:t>
      </w:r>
      <w:r>
        <w:rPr>
          <w:rFonts w:hint="eastAsia" w:ascii="微软雅黑" w:hAnsi="微软雅黑" w:eastAsia="微软雅黑" w:cs="微软雅黑"/>
          <w:lang w:eastAsia="zh-CN"/>
        </w:rPr>
        <w:t>系统方面的能力感到自信，但仍有一大部分人意识到了存在的未知因素和可能被低估的威胁。</w:t>
      </w:r>
    </w:p>
    <w:p>
      <w:pPr>
        <w:spacing w:line="276" w:lineRule="auto"/>
        <w:jc w:val="center"/>
        <w:rPr>
          <w:lang w:eastAsia="zh-CN"/>
        </w:rPr>
      </w:pPr>
    </w:p>
    <w:p>
      <w:pPr>
        <w:spacing w:line="276" w:lineRule="auto"/>
        <w:rPr>
          <w:lang w:eastAsia="zh-CN"/>
        </w:rPr>
        <w:sectPr>
          <w:pgSz w:w="12240" w:h="15840"/>
          <w:pgMar w:top="1220" w:right="0" w:bottom="860" w:left="520" w:header="0" w:footer="675" w:gutter="0"/>
          <w:cols w:space="720" w:num="1"/>
        </w:sectPr>
      </w:pPr>
    </w:p>
    <w:p>
      <w:pPr>
        <w:spacing w:line="276" w:lineRule="auto"/>
        <w:rPr>
          <w:lang w:eastAsia="zh-CN"/>
        </w:rPr>
      </w:pPr>
    </w:p>
    <w:p>
      <w:pPr>
        <w:pStyle w:val="3"/>
        <w:tabs>
          <w:tab w:val="left" w:pos="6983"/>
        </w:tabs>
        <w:spacing w:before="146"/>
        <w:rPr>
          <w:spacing w:val="-5"/>
          <w:w w:val="110"/>
          <w:lang w:eastAsia="zh-CN"/>
        </w:rPr>
      </w:pPr>
      <w:r>
        <w:rPr>
          <w:w w:val="110"/>
        </w:rPr>
        <w:t>Industry</w:t>
      </w:r>
      <w:r>
        <w:rPr>
          <w:spacing w:val="28"/>
          <w:w w:val="110"/>
        </w:rPr>
        <w:t xml:space="preserve"> </w:t>
      </w:r>
      <w:r>
        <w:rPr>
          <w:w w:val="110"/>
        </w:rPr>
        <w:t>Familiarity</w:t>
      </w:r>
      <w:r>
        <w:rPr>
          <w:spacing w:val="29"/>
          <w:w w:val="110"/>
        </w:rPr>
        <w:t xml:space="preserve"> </w:t>
      </w:r>
      <w:r>
        <w:rPr>
          <w:w w:val="110"/>
        </w:rPr>
        <w:t>with</w:t>
      </w:r>
      <w:r>
        <w:rPr>
          <w:spacing w:val="28"/>
          <w:w w:val="110"/>
        </w:rPr>
        <w:t xml:space="preserve"> </w:t>
      </w:r>
      <w:r>
        <w:rPr>
          <w:spacing w:val="-5"/>
          <w:w w:val="110"/>
        </w:rPr>
        <w:t>AI</w:t>
      </w:r>
      <w:r>
        <w:rPr>
          <w:spacing w:val="-5"/>
          <w:w w:val="110"/>
        </w:rPr>
        <w:tab/>
      </w:r>
    </w:p>
    <w:p>
      <w:pPr>
        <w:pStyle w:val="3"/>
        <w:spacing w:before="146"/>
        <w:rPr>
          <w:lang w:eastAsia="zh-CN"/>
        </w:rPr>
      </w:pPr>
      <w:r>
        <w:rPr>
          <w:rFonts w:hint="eastAsia"/>
          <w:lang w:eastAsia="zh-CN"/>
        </w:rPr>
        <w:t xml:space="preserve">AI </w:t>
      </w:r>
      <w:r>
        <w:rPr>
          <w:rFonts w:hint="eastAsia" w:ascii="微软雅黑" w:hAnsi="微软雅黑" w:eastAsia="微软雅黑" w:cs="微软雅黑"/>
          <w:lang w:eastAsia="zh-CN"/>
        </w:rPr>
        <w:t>在行业中的成熟度</w:t>
      </w:r>
    </w:p>
    <w:p>
      <w:pPr>
        <w:pStyle w:val="4"/>
        <w:spacing w:before="277"/>
        <w:rPr>
          <w:spacing w:val="-2"/>
          <w:w w:val="115"/>
          <w:lang w:eastAsia="zh-CN"/>
        </w:rPr>
      </w:pPr>
      <w:r>
        <w:rPr>
          <w:spacing w:val="-2"/>
          <w:w w:val="115"/>
        </w:rPr>
        <w:t>Familiarity</w:t>
      </w:r>
      <w:r>
        <w:rPr>
          <w:spacing w:val="-7"/>
          <w:w w:val="115"/>
        </w:rPr>
        <w:t xml:space="preserve"> </w:t>
      </w:r>
      <w:r>
        <w:rPr>
          <w:spacing w:val="-2"/>
          <w:w w:val="115"/>
        </w:rPr>
        <w:t>with</w:t>
      </w:r>
      <w:r>
        <w:rPr>
          <w:spacing w:val="-6"/>
          <w:w w:val="115"/>
        </w:rPr>
        <w:t xml:space="preserve"> </w:t>
      </w:r>
      <w:r>
        <w:rPr>
          <w:spacing w:val="-2"/>
          <w:w w:val="115"/>
        </w:rPr>
        <w:t>AI</w:t>
      </w:r>
      <w:r>
        <w:rPr>
          <w:spacing w:val="-6"/>
          <w:w w:val="115"/>
        </w:rPr>
        <w:t xml:space="preserve"> </w:t>
      </w:r>
      <w:r>
        <w:rPr>
          <w:spacing w:val="-2"/>
          <w:w w:val="115"/>
        </w:rPr>
        <w:t>technologies</w:t>
      </w:r>
      <w:r>
        <w:rPr>
          <w:spacing w:val="-6"/>
          <w:w w:val="115"/>
        </w:rPr>
        <w:t xml:space="preserve"> </w:t>
      </w:r>
      <w:r>
        <w:rPr>
          <w:spacing w:val="-2"/>
          <w:w w:val="115"/>
        </w:rPr>
        <w:t>and</w:t>
      </w:r>
      <w:r>
        <w:rPr>
          <w:spacing w:val="-7"/>
          <w:w w:val="115"/>
        </w:rPr>
        <w:t xml:space="preserve"> </w:t>
      </w:r>
      <w:r>
        <w:rPr>
          <w:spacing w:val="-2"/>
          <w:w w:val="115"/>
        </w:rPr>
        <w:t>systems</w:t>
      </w:r>
    </w:p>
    <w:p>
      <w:pPr>
        <w:pStyle w:val="4"/>
        <w:spacing w:before="277"/>
        <w:rPr>
          <w:lang w:eastAsia="zh-CN"/>
        </w:rPr>
      </w:pPr>
      <w:r>
        <w:rPr>
          <w:rFonts w:hint="eastAsia" w:ascii="微软雅黑" w:hAnsi="微软雅黑" w:eastAsia="微软雅黑" w:cs="微软雅黑"/>
          <w:lang w:eastAsia="zh-CN"/>
        </w:rPr>
        <w:t>对 AI 技术和系统的熟悉程度</w:t>
      </w:r>
    </w:p>
    <w:p>
      <w:pPr>
        <w:pStyle w:val="6"/>
        <w:spacing w:before="290" w:line="276" w:lineRule="auto"/>
        <w:ind w:left="920" w:right="7928"/>
      </w:pPr>
      <w:r>
        <mc:AlternateContent>
          <mc:Choice Requires="wps">
            <w:drawing>
              <wp:anchor distT="0" distB="0" distL="114300" distR="114300" simplePos="0" relativeHeight="251795456" behindDoc="0" locked="0" layoutInCell="1" allowOverlap="1">
                <wp:simplePos x="0" y="0"/>
                <wp:positionH relativeFrom="page">
                  <wp:posOffset>2974340</wp:posOffset>
                </wp:positionH>
                <wp:positionV relativeFrom="paragraph">
                  <wp:posOffset>226060</wp:posOffset>
                </wp:positionV>
                <wp:extent cx="3887470" cy="236855"/>
                <wp:effectExtent l="0" t="0" r="11430" b="4445"/>
                <wp:wrapNone/>
                <wp:docPr id="197" name="docshape307"/>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7"/>
                              <w:ind w:left="441"/>
                              <w:rPr>
                                <w:rFonts w:ascii="Verdana"/>
                                <w:i/>
                                <w:color w:val="000000"/>
                                <w:sz w:val="17"/>
                              </w:rPr>
                            </w:pPr>
                            <w:r>
                              <w:rPr>
                                <w:rFonts w:ascii="Verdana"/>
                                <w:i/>
                                <w:color w:val="454C5B"/>
                                <w:w w:val="90"/>
                                <w:sz w:val="17"/>
                              </w:rPr>
                              <w:t>Rate</w:t>
                            </w:r>
                            <w:r>
                              <w:rPr>
                                <w:rFonts w:ascii="Verdana"/>
                                <w:i/>
                                <w:color w:val="454C5B"/>
                                <w:spacing w:val="-6"/>
                                <w:sz w:val="17"/>
                              </w:rPr>
                              <w:t xml:space="preserve"> </w:t>
                            </w:r>
                            <w:r>
                              <w:rPr>
                                <w:rFonts w:ascii="Verdana"/>
                                <w:i/>
                                <w:color w:val="454C5B"/>
                                <w:w w:val="90"/>
                                <w:sz w:val="17"/>
                              </w:rPr>
                              <w:t>your</w:t>
                            </w:r>
                            <w:r>
                              <w:rPr>
                                <w:rFonts w:ascii="Verdana"/>
                                <w:i/>
                                <w:color w:val="454C5B"/>
                                <w:spacing w:val="-5"/>
                                <w:sz w:val="17"/>
                              </w:rPr>
                              <w:t xml:space="preserve"> </w:t>
                            </w:r>
                            <w:r>
                              <w:rPr>
                                <w:rFonts w:ascii="Verdana"/>
                                <w:i/>
                                <w:color w:val="454C5B"/>
                                <w:w w:val="90"/>
                                <w:sz w:val="17"/>
                              </w:rPr>
                              <w:t>familiarity</w:t>
                            </w:r>
                            <w:r>
                              <w:rPr>
                                <w:rFonts w:ascii="Verdana"/>
                                <w:i/>
                                <w:color w:val="454C5B"/>
                                <w:spacing w:val="-6"/>
                                <w:sz w:val="17"/>
                              </w:rPr>
                              <w:t xml:space="preserve"> </w:t>
                            </w:r>
                            <w:r>
                              <w:rPr>
                                <w:rFonts w:ascii="Verdana"/>
                                <w:i/>
                                <w:color w:val="454C5B"/>
                                <w:w w:val="90"/>
                                <w:sz w:val="17"/>
                              </w:rPr>
                              <w:t>with</w:t>
                            </w:r>
                            <w:r>
                              <w:rPr>
                                <w:rFonts w:ascii="Verdana"/>
                                <w:i/>
                                <w:color w:val="454C5B"/>
                                <w:spacing w:val="-5"/>
                                <w:sz w:val="17"/>
                              </w:rPr>
                              <w:t xml:space="preserve"> </w:t>
                            </w:r>
                            <w:r>
                              <w:rPr>
                                <w:rFonts w:ascii="Verdana"/>
                                <w:i/>
                                <w:color w:val="454C5B"/>
                                <w:w w:val="90"/>
                                <w:sz w:val="17"/>
                              </w:rPr>
                              <w:t>the</w:t>
                            </w:r>
                            <w:r>
                              <w:rPr>
                                <w:rFonts w:ascii="Verdana"/>
                                <w:i/>
                                <w:color w:val="454C5B"/>
                                <w:spacing w:val="-5"/>
                                <w:sz w:val="17"/>
                              </w:rPr>
                              <w:t xml:space="preserve"> </w:t>
                            </w:r>
                            <w:r>
                              <w:rPr>
                                <w:rFonts w:ascii="Verdana"/>
                                <w:i/>
                                <w:color w:val="454C5B"/>
                                <w:w w:val="90"/>
                                <w:sz w:val="17"/>
                              </w:rPr>
                              <w:t>following</w:t>
                            </w:r>
                            <w:r>
                              <w:rPr>
                                <w:rFonts w:ascii="Verdana"/>
                                <w:i/>
                                <w:color w:val="454C5B"/>
                                <w:spacing w:val="-6"/>
                                <w:sz w:val="17"/>
                              </w:rPr>
                              <w:t xml:space="preserve"> </w:t>
                            </w:r>
                            <w:r>
                              <w:rPr>
                                <w:rFonts w:ascii="Verdana"/>
                                <w:i/>
                                <w:color w:val="454C5B"/>
                                <w:w w:val="90"/>
                                <w:sz w:val="17"/>
                              </w:rPr>
                              <w:t>AI</w:t>
                            </w:r>
                            <w:r>
                              <w:rPr>
                                <w:rFonts w:ascii="Verdana"/>
                                <w:i/>
                                <w:color w:val="454C5B"/>
                                <w:spacing w:val="-5"/>
                                <w:sz w:val="17"/>
                              </w:rPr>
                              <w:t xml:space="preserve"> </w:t>
                            </w:r>
                            <w:r>
                              <w:rPr>
                                <w:rFonts w:ascii="Verdana"/>
                                <w:i/>
                                <w:color w:val="454C5B"/>
                                <w:w w:val="90"/>
                                <w:sz w:val="17"/>
                              </w:rPr>
                              <w:t>technologies</w:t>
                            </w:r>
                            <w:r>
                              <w:rPr>
                                <w:rFonts w:ascii="Verdana"/>
                                <w:i/>
                                <w:color w:val="454C5B"/>
                                <w:spacing w:val="-5"/>
                                <w:sz w:val="17"/>
                              </w:rPr>
                              <w:t xml:space="preserve"> </w:t>
                            </w:r>
                            <w:r>
                              <w:rPr>
                                <w:rFonts w:ascii="Verdana"/>
                                <w:i/>
                                <w:color w:val="454C5B"/>
                                <w:w w:val="90"/>
                                <w:sz w:val="17"/>
                              </w:rPr>
                              <w:t>or</w:t>
                            </w:r>
                            <w:r>
                              <w:rPr>
                                <w:rFonts w:ascii="Verdana"/>
                                <w:i/>
                                <w:color w:val="454C5B"/>
                                <w:spacing w:val="-6"/>
                                <w:sz w:val="17"/>
                              </w:rPr>
                              <w:t xml:space="preserve"> </w:t>
                            </w:r>
                            <w:r>
                              <w:rPr>
                                <w:rFonts w:ascii="Verdana"/>
                                <w:i/>
                                <w:color w:val="454C5B"/>
                                <w:spacing w:val="-2"/>
                                <w:w w:val="90"/>
                                <w:sz w:val="17"/>
                              </w:rPr>
                              <w:t>systems:</w:t>
                            </w:r>
                          </w:p>
                        </w:txbxContent>
                      </wps:txbx>
                      <wps:bodyPr rot="0" vert="horz" wrap="square" lIns="0" tIns="0" rIns="0" bIns="0" anchor="t" anchorCtr="0" upright="1">
                        <a:noAutofit/>
                      </wps:bodyPr>
                    </wps:wsp>
                  </a:graphicData>
                </a:graphic>
              </wp:anchor>
            </w:drawing>
          </mc:Choice>
          <mc:Fallback>
            <w:pict>
              <v:shape id="docshape307" o:spid="_x0000_s1026" o:spt="202" type="#_x0000_t202" style="position:absolute;left:0pt;margin-left:234.2pt;margin-top:17.8pt;height:18.65pt;width:306.1pt;mso-position-horizontal-relative:page;z-index:251795456;mso-width-relative:page;mso-height-relative:page;" fillcolor="#EEF3F8" filled="t" stroked="f" coordsize="21600,21600" o:gfxdata="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ZmkzYAAAACgEAAA8AAAAAAAAAAQAgAAAAIgAAAGRycy9kb3ducmV2&#10;LnhtbFBLAQIUABQAAAAIAIdO4kAVd9yr/AEAAAAEAAAOAAAAAAAAAAEAIAAAACcBAABkcnMvZTJv&#10;RG9jLnhtbFBLBQYAAAAABgAGAFkBAACVBQAAAAA=&#10;">
                <v:fill on="t" focussize="0,0"/>
                <v:stroke on="f"/>
                <v:imagedata o:title=""/>
                <o:lock v:ext="edit" aspectratio="f"/>
                <v:textbox inset="0mm,0mm,0mm,0mm">
                  <w:txbxContent>
                    <w:p>
                      <w:pPr>
                        <w:spacing w:before="57"/>
                        <w:ind w:left="441"/>
                        <w:rPr>
                          <w:rFonts w:ascii="Verdana"/>
                          <w:i/>
                          <w:color w:val="000000"/>
                          <w:sz w:val="17"/>
                        </w:rPr>
                      </w:pPr>
                      <w:r>
                        <w:rPr>
                          <w:rFonts w:ascii="Verdana"/>
                          <w:i/>
                          <w:color w:val="454C5B"/>
                          <w:w w:val="90"/>
                          <w:sz w:val="17"/>
                        </w:rPr>
                        <w:t>Rate</w:t>
                      </w:r>
                      <w:r>
                        <w:rPr>
                          <w:rFonts w:ascii="Verdana"/>
                          <w:i/>
                          <w:color w:val="454C5B"/>
                          <w:spacing w:val="-6"/>
                          <w:sz w:val="17"/>
                        </w:rPr>
                        <w:t xml:space="preserve"> </w:t>
                      </w:r>
                      <w:r>
                        <w:rPr>
                          <w:rFonts w:ascii="Verdana"/>
                          <w:i/>
                          <w:color w:val="454C5B"/>
                          <w:w w:val="90"/>
                          <w:sz w:val="17"/>
                        </w:rPr>
                        <w:t>your</w:t>
                      </w:r>
                      <w:r>
                        <w:rPr>
                          <w:rFonts w:ascii="Verdana"/>
                          <w:i/>
                          <w:color w:val="454C5B"/>
                          <w:spacing w:val="-5"/>
                          <w:sz w:val="17"/>
                        </w:rPr>
                        <w:t xml:space="preserve"> </w:t>
                      </w:r>
                      <w:r>
                        <w:rPr>
                          <w:rFonts w:ascii="Verdana"/>
                          <w:i/>
                          <w:color w:val="454C5B"/>
                          <w:w w:val="90"/>
                          <w:sz w:val="17"/>
                        </w:rPr>
                        <w:t>familiarity</w:t>
                      </w:r>
                      <w:r>
                        <w:rPr>
                          <w:rFonts w:ascii="Verdana"/>
                          <w:i/>
                          <w:color w:val="454C5B"/>
                          <w:spacing w:val="-6"/>
                          <w:sz w:val="17"/>
                        </w:rPr>
                        <w:t xml:space="preserve"> </w:t>
                      </w:r>
                      <w:r>
                        <w:rPr>
                          <w:rFonts w:ascii="Verdana"/>
                          <w:i/>
                          <w:color w:val="454C5B"/>
                          <w:w w:val="90"/>
                          <w:sz w:val="17"/>
                        </w:rPr>
                        <w:t>with</w:t>
                      </w:r>
                      <w:r>
                        <w:rPr>
                          <w:rFonts w:ascii="Verdana"/>
                          <w:i/>
                          <w:color w:val="454C5B"/>
                          <w:spacing w:val="-5"/>
                          <w:sz w:val="17"/>
                        </w:rPr>
                        <w:t xml:space="preserve"> </w:t>
                      </w:r>
                      <w:r>
                        <w:rPr>
                          <w:rFonts w:ascii="Verdana"/>
                          <w:i/>
                          <w:color w:val="454C5B"/>
                          <w:w w:val="90"/>
                          <w:sz w:val="17"/>
                        </w:rPr>
                        <w:t>the</w:t>
                      </w:r>
                      <w:r>
                        <w:rPr>
                          <w:rFonts w:ascii="Verdana"/>
                          <w:i/>
                          <w:color w:val="454C5B"/>
                          <w:spacing w:val="-5"/>
                          <w:sz w:val="17"/>
                        </w:rPr>
                        <w:t xml:space="preserve"> </w:t>
                      </w:r>
                      <w:r>
                        <w:rPr>
                          <w:rFonts w:ascii="Verdana"/>
                          <w:i/>
                          <w:color w:val="454C5B"/>
                          <w:w w:val="90"/>
                          <w:sz w:val="17"/>
                        </w:rPr>
                        <w:t>following</w:t>
                      </w:r>
                      <w:r>
                        <w:rPr>
                          <w:rFonts w:ascii="Verdana"/>
                          <w:i/>
                          <w:color w:val="454C5B"/>
                          <w:spacing w:val="-6"/>
                          <w:sz w:val="17"/>
                        </w:rPr>
                        <w:t xml:space="preserve"> </w:t>
                      </w:r>
                      <w:r>
                        <w:rPr>
                          <w:rFonts w:ascii="Verdana"/>
                          <w:i/>
                          <w:color w:val="454C5B"/>
                          <w:w w:val="90"/>
                          <w:sz w:val="17"/>
                        </w:rPr>
                        <w:t>AI</w:t>
                      </w:r>
                      <w:r>
                        <w:rPr>
                          <w:rFonts w:ascii="Verdana"/>
                          <w:i/>
                          <w:color w:val="454C5B"/>
                          <w:spacing w:val="-5"/>
                          <w:sz w:val="17"/>
                        </w:rPr>
                        <w:t xml:space="preserve"> </w:t>
                      </w:r>
                      <w:r>
                        <w:rPr>
                          <w:rFonts w:ascii="Verdana"/>
                          <w:i/>
                          <w:color w:val="454C5B"/>
                          <w:w w:val="90"/>
                          <w:sz w:val="17"/>
                        </w:rPr>
                        <w:t>technologies</w:t>
                      </w:r>
                      <w:r>
                        <w:rPr>
                          <w:rFonts w:ascii="Verdana"/>
                          <w:i/>
                          <w:color w:val="454C5B"/>
                          <w:spacing w:val="-5"/>
                          <w:sz w:val="17"/>
                        </w:rPr>
                        <w:t xml:space="preserve"> </w:t>
                      </w:r>
                      <w:r>
                        <w:rPr>
                          <w:rFonts w:ascii="Verdana"/>
                          <w:i/>
                          <w:color w:val="454C5B"/>
                          <w:w w:val="90"/>
                          <w:sz w:val="17"/>
                        </w:rPr>
                        <w:t>or</w:t>
                      </w:r>
                      <w:r>
                        <w:rPr>
                          <w:rFonts w:ascii="Verdana"/>
                          <w:i/>
                          <w:color w:val="454C5B"/>
                          <w:spacing w:val="-6"/>
                          <w:sz w:val="17"/>
                        </w:rPr>
                        <w:t xml:space="preserve"> </w:t>
                      </w:r>
                      <w:r>
                        <w:rPr>
                          <w:rFonts w:ascii="Verdana"/>
                          <w:i/>
                          <w:color w:val="454C5B"/>
                          <w:spacing w:val="-2"/>
                          <w:w w:val="90"/>
                          <w:sz w:val="17"/>
                        </w:rPr>
                        <w:t>systems:</w:t>
                      </w:r>
                    </w:p>
                  </w:txbxContent>
                </v:textbox>
              </v:shape>
            </w:pict>
          </mc:Fallback>
        </mc:AlternateContent>
      </w:r>
      <w:r>
        <w:rPr>
          <w:w w:val="115"/>
        </w:rPr>
        <w:t>The</w:t>
      </w:r>
      <w:r>
        <w:rPr>
          <w:spacing w:val="-5"/>
          <w:w w:val="115"/>
        </w:rPr>
        <w:t xml:space="preserve"> </w:t>
      </w:r>
      <w:r>
        <w:rPr>
          <w:w w:val="115"/>
        </w:rPr>
        <w:t>survey</w:t>
      </w:r>
      <w:r>
        <w:rPr>
          <w:spacing w:val="-5"/>
          <w:w w:val="115"/>
        </w:rPr>
        <w:t xml:space="preserve"> </w:t>
      </w:r>
      <w:r>
        <w:rPr>
          <w:w w:val="115"/>
        </w:rPr>
        <w:t>results</w:t>
      </w:r>
      <w:r>
        <w:rPr>
          <w:spacing w:val="-5"/>
          <w:w w:val="115"/>
        </w:rPr>
        <w:t xml:space="preserve"> </w:t>
      </w:r>
      <w:r>
        <w:rPr>
          <w:w w:val="115"/>
        </w:rPr>
        <w:t>regarding familiarity with various AI</w:t>
      </w:r>
    </w:p>
    <w:p>
      <w:pPr>
        <w:spacing w:line="276" w:lineRule="auto"/>
        <w:sectPr>
          <w:pgSz w:w="12240" w:h="15840"/>
          <w:pgMar w:top="1220" w:right="0" w:bottom="860" w:left="520" w:header="0" w:footer="675" w:gutter="0"/>
          <w:cols w:space="720" w:num="1"/>
        </w:sectPr>
      </w:pPr>
    </w:p>
    <w:p>
      <w:pPr>
        <w:pStyle w:val="6"/>
        <w:spacing w:before="3" w:line="276" w:lineRule="auto"/>
        <w:ind w:left="920" w:right="20"/>
      </w:pPr>
      <w:r>
        <w:rPr>
          <w:w w:val="115"/>
        </w:rPr>
        <w:t>technologies and systems across the cybersecurity sector show a general trend</w:t>
      </w:r>
      <w:r>
        <w:rPr>
          <w:spacing w:val="40"/>
          <w:w w:val="115"/>
        </w:rPr>
        <w:t xml:space="preserve"> </w:t>
      </w:r>
      <w:r>
        <w:rPr>
          <w:w w:val="115"/>
        </w:rPr>
        <w:t xml:space="preserve">of moderate to somewhat </w:t>
      </w:r>
      <w:r>
        <w:rPr>
          <w:spacing w:val="-2"/>
          <w:w w:val="115"/>
        </w:rPr>
        <w:t>familiarity.</w:t>
      </w:r>
      <w:r>
        <w:rPr>
          <w:spacing w:val="-7"/>
          <w:w w:val="115"/>
        </w:rPr>
        <w:t xml:space="preserve"> </w:t>
      </w:r>
      <w:r>
        <w:rPr>
          <w:spacing w:val="-2"/>
          <w:w w:val="115"/>
        </w:rPr>
        <w:t>Weighted</w:t>
      </w:r>
      <w:r>
        <w:rPr>
          <w:spacing w:val="-7"/>
          <w:w w:val="115"/>
        </w:rPr>
        <w:t xml:space="preserve"> </w:t>
      </w:r>
      <w:r>
        <w:rPr>
          <w:spacing w:val="-2"/>
          <w:w w:val="115"/>
        </w:rPr>
        <w:t xml:space="preserve">averages </w:t>
      </w:r>
      <w:r>
        <w:rPr>
          <w:w w:val="115"/>
        </w:rPr>
        <w:t>for technologies like Natural Language Processing</w:t>
      </w:r>
    </w:p>
    <w:p>
      <w:pPr>
        <w:pStyle w:val="6"/>
        <w:spacing w:line="276" w:lineRule="auto"/>
        <w:ind w:left="920"/>
      </w:pPr>
      <w:r>
        <w:rPr>
          <w:w w:val="115"/>
        </w:rPr>
        <w:t>(NLP), Generative Artificial Intelligence (gen AI), Deep Learning, Expert Systems, Machine Learning, LLM (Language</w:t>
      </w:r>
      <w:r>
        <w:rPr>
          <w:spacing w:val="-13"/>
          <w:w w:val="115"/>
        </w:rPr>
        <w:t xml:space="preserve"> </w:t>
      </w:r>
      <w:r>
        <w:rPr>
          <w:w w:val="115"/>
        </w:rPr>
        <w:t>Models</w:t>
      </w:r>
      <w:r>
        <w:rPr>
          <w:spacing w:val="-13"/>
          <w:w w:val="115"/>
        </w:rPr>
        <w:t xml:space="preserve"> </w:t>
      </w:r>
      <w:r>
        <w:rPr>
          <w:w w:val="115"/>
        </w:rPr>
        <w:t>like</w:t>
      </w:r>
      <w:r>
        <w:rPr>
          <w:spacing w:val="21"/>
          <w:w w:val="115"/>
        </w:rPr>
        <w:t xml:space="preserve"> </w:t>
      </w:r>
      <w:r>
        <w:rPr>
          <w:w w:val="115"/>
        </w:rPr>
        <w:t>Gemini or GPT-4), and Robotics fall within a narrow range. This indicates that, generally, if professionals</w:t>
      </w:r>
      <w:r>
        <w:rPr>
          <w:spacing w:val="-8"/>
          <w:w w:val="115"/>
        </w:rPr>
        <w:t xml:space="preserve"> </w:t>
      </w:r>
      <w:r>
        <w:rPr>
          <w:w w:val="115"/>
        </w:rPr>
        <w:t>are</w:t>
      </w:r>
      <w:r>
        <w:rPr>
          <w:spacing w:val="-8"/>
          <w:w w:val="115"/>
        </w:rPr>
        <w:t xml:space="preserve"> </w:t>
      </w:r>
      <w:r>
        <w:rPr>
          <w:w w:val="115"/>
        </w:rPr>
        <w:t>familiar</w:t>
      </w:r>
      <w:r>
        <w:rPr>
          <w:spacing w:val="-8"/>
          <w:w w:val="115"/>
        </w:rPr>
        <w:t xml:space="preserve"> </w:t>
      </w:r>
      <w:r>
        <w:rPr>
          <w:w w:val="115"/>
        </w:rPr>
        <w:t>with one of these technologies, they likely have a comparable understanding of the others.</w:t>
      </w:r>
    </w:p>
    <w:p>
      <w:pPr>
        <w:tabs>
          <w:tab w:val="left" w:pos="1848"/>
        </w:tabs>
        <w:spacing w:before="27"/>
        <w:ind w:left="554"/>
        <w:rPr>
          <w:rFonts w:ascii="Century Gothic"/>
          <w:b/>
          <w:sz w:val="17"/>
        </w:rPr>
      </w:pPr>
      <w:r>
        <w:br w:type="column"/>
      </w:r>
      <w:r>
        <w:rPr>
          <w:rFonts w:ascii="Century Gothic"/>
          <w:b/>
          <w:color w:val="191929"/>
          <w:spacing w:val="-10"/>
          <w:w w:val="105"/>
          <w:sz w:val="17"/>
        </w:rPr>
        <w:t>0</w:t>
      </w:r>
      <w:r>
        <w:rPr>
          <w:rFonts w:ascii="Century Gothic"/>
          <w:b/>
          <w:color w:val="191929"/>
          <w:sz w:val="17"/>
        </w:rPr>
        <w:tab/>
      </w:r>
      <w:r>
        <w:rPr>
          <w:rFonts w:ascii="Century Gothic"/>
          <w:b/>
          <w:color w:val="191929"/>
          <w:spacing w:val="-10"/>
          <w:w w:val="105"/>
          <w:sz w:val="17"/>
        </w:rPr>
        <w:t>1</w:t>
      </w:r>
    </w:p>
    <w:p>
      <w:pPr>
        <w:spacing w:before="3" w:line="244" w:lineRule="auto"/>
        <w:ind w:left="367" w:right="2033" w:firstLine="116"/>
        <w:rPr>
          <w:sz w:val="14"/>
        </w:rPr>
      </w:pPr>
      <w:r>
        <w:rPr>
          <w:color w:val="697A88"/>
          <w:spacing w:val="-4"/>
          <w:w w:val="115"/>
          <w:sz w:val="14"/>
        </w:rPr>
        <w:t>Not</w:t>
      </w:r>
      <w:r>
        <w:rPr>
          <w:color w:val="697A88"/>
          <w:spacing w:val="40"/>
          <w:w w:val="115"/>
          <w:sz w:val="14"/>
        </w:rPr>
        <w:t xml:space="preserve"> </w:t>
      </w:r>
      <w:r>
        <w:rPr>
          <w:color w:val="697A88"/>
          <w:spacing w:val="-2"/>
          <w:w w:val="110"/>
          <w:sz w:val="14"/>
        </w:rPr>
        <w:t>familiar</w:t>
      </w:r>
    </w:p>
    <w:p>
      <w:pPr>
        <w:spacing w:before="143"/>
        <w:ind w:left="363"/>
        <w:rPr>
          <w:sz w:val="14"/>
        </w:rPr>
      </w:pPr>
      <w:r>
        <mc:AlternateContent>
          <mc:Choice Requires="wpg">
            <w:drawing>
              <wp:anchor distT="0" distB="0" distL="114300" distR="114300" simplePos="0" relativeHeight="251794432" behindDoc="0" locked="0" layoutInCell="1" allowOverlap="1">
                <wp:simplePos x="0" y="0"/>
                <wp:positionH relativeFrom="page">
                  <wp:posOffset>2971800</wp:posOffset>
                </wp:positionH>
                <wp:positionV relativeFrom="paragraph">
                  <wp:posOffset>234315</wp:posOffset>
                </wp:positionV>
                <wp:extent cx="3887470" cy="169545"/>
                <wp:effectExtent l="0" t="0" r="11430" b="8255"/>
                <wp:wrapNone/>
                <wp:docPr id="198" name="docshapegroup308"/>
                <wp:cNvGraphicFramePr/>
                <a:graphic xmlns:a="http://schemas.openxmlformats.org/drawingml/2006/main">
                  <a:graphicData uri="http://schemas.microsoft.com/office/word/2010/wordprocessingGroup">
                    <wpg:wgp>
                      <wpg:cNvGrpSpPr/>
                      <wpg:grpSpPr>
                        <a:xfrm>
                          <a:off x="0" y="0"/>
                          <a:ext cx="3887470" cy="169545"/>
                          <a:chOff x="4680" y="369"/>
                          <a:chExt cx="6122" cy="267"/>
                        </a:xfrm>
                      </wpg:grpSpPr>
                      <wps:wsp>
                        <wps:cNvPr id="199" name="docshape309"/>
                        <wps:cNvSpPr/>
                        <wps:spPr bwMode="auto">
                          <a:xfrm>
                            <a:off x="9213" y="369"/>
                            <a:ext cx="1589" cy="267"/>
                          </a:xfrm>
                          <a:prstGeom prst="rect">
                            <a:avLst/>
                          </a:prstGeom>
                          <a:solidFill>
                            <a:srgbClr val="DCE5EE"/>
                          </a:solidFill>
                          <a:ln>
                            <a:noFill/>
                          </a:ln>
                        </wps:spPr>
                        <wps:bodyPr rot="0" vert="horz" wrap="square" lIns="91440" tIns="45720" rIns="91440" bIns="45720" anchor="t" anchorCtr="0" upright="1">
                          <a:noAutofit/>
                        </wps:bodyPr>
                      </wps:wsp>
                      <wps:wsp>
                        <wps:cNvPr id="200" name="docshape310"/>
                        <wps:cNvSpPr/>
                        <wps:spPr bwMode="auto">
                          <a:xfrm>
                            <a:off x="4680" y="369"/>
                            <a:ext cx="4534" cy="267"/>
                          </a:xfrm>
                          <a:prstGeom prst="rect">
                            <a:avLst/>
                          </a:prstGeom>
                          <a:solidFill>
                            <a:srgbClr val="00539F"/>
                          </a:solidFill>
                          <a:ln>
                            <a:noFill/>
                          </a:ln>
                        </wps:spPr>
                        <wps:bodyPr rot="0" vert="horz" wrap="square" lIns="91440" tIns="45720" rIns="91440" bIns="45720" anchor="t" anchorCtr="0" upright="1">
                          <a:noAutofit/>
                        </wps:bodyPr>
                      </wps:wsp>
                      <wps:wsp>
                        <wps:cNvPr id="201" name="Line 416"/>
                        <wps:cNvCnPr/>
                        <wps:spPr bwMode="auto">
                          <a:xfrm>
                            <a:off x="6213" y="636"/>
                            <a:ext cx="0" cy="0"/>
                          </a:xfrm>
                          <a:prstGeom prst="line">
                            <a:avLst/>
                          </a:prstGeom>
                          <a:noFill/>
                          <a:ln w="5512">
                            <a:solidFill>
                              <a:srgbClr val="FFFFFF"/>
                            </a:solidFill>
                            <a:prstDash val="solid"/>
                            <a:round/>
                          </a:ln>
                        </wps:spPr>
                        <wps:bodyPr/>
                      </wps:wsp>
                      <wps:wsp>
                        <wps:cNvPr id="202" name="Line 415"/>
                        <wps:cNvCnPr/>
                        <wps:spPr bwMode="auto">
                          <a:xfrm>
                            <a:off x="7741" y="636"/>
                            <a:ext cx="0" cy="0"/>
                          </a:xfrm>
                          <a:prstGeom prst="line">
                            <a:avLst/>
                          </a:prstGeom>
                          <a:noFill/>
                          <a:ln w="5512">
                            <a:solidFill>
                              <a:srgbClr val="FFFFFF"/>
                            </a:solidFill>
                            <a:prstDash val="solid"/>
                            <a:round/>
                          </a:ln>
                        </wps:spPr>
                        <wps:bodyPr/>
                      </wps:wsp>
                      <wps:wsp>
                        <wps:cNvPr id="203" name="Line 414"/>
                        <wps:cNvCnPr/>
                        <wps:spPr bwMode="auto">
                          <a:xfrm>
                            <a:off x="9269" y="636"/>
                            <a:ext cx="0" cy="0"/>
                          </a:xfrm>
                          <a:prstGeom prst="line">
                            <a:avLst/>
                          </a:prstGeom>
                          <a:noFill/>
                          <a:ln w="5512">
                            <a:solidFill>
                              <a:srgbClr val="FFFFFF"/>
                            </a:solidFill>
                            <a:prstDash val="solid"/>
                            <a:round/>
                          </a:ln>
                        </wps:spPr>
                        <wps:bodyPr/>
                      </wps:wsp>
                    </wpg:wgp>
                  </a:graphicData>
                </a:graphic>
              </wp:anchor>
            </w:drawing>
          </mc:Choice>
          <mc:Fallback>
            <w:pict>
              <v:group id="docshapegroup308" o:spid="_x0000_s1026" o:spt="203" style="position:absolute;left:0pt;margin-left:234pt;margin-top:18.45pt;height:13.35pt;width:306.1pt;mso-position-horizontal-relative:page;z-index:251794432;mso-width-relative:page;mso-height-relative:page;" coordorigin="4680,369" coordsize="6122,267" o:gfxdata="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">
                <o:lock v:ext="edit" aspectratio="f"/>
                <v:rect id="docshape309" o:spid="_x0000_s1026" o:spt="1" style="position:absolute;left:9213;top:369;height:267;width:1589;" fillcolor="#DCE5EE" filled="t" stroked="f" coordsize="21600,21600" o:gfxdata="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QW2n7sAAADc&#10;AAAADwAAAAAAAAABACAAAAAiAAAAZHJzL2Rvd25yZXYueG1sUEsBAhQAFAAAAAgAh07iQDMvBZ47&#10;AAAAOQAAABAAAAAAAAAAAQAgAAAACgEAAGRycy9zaGFwZXhtbC54bWxQSwUGAAAAAAYABgBbAQAA&#10;tAMAAAAA&#10;">
                  <v:fill on="t" focussize="0,0"/>
                  <v:stroke on="f"/>
                  <v:imagedata o:title=""/>
                  <o:lock v:ext="edit" aspectratio="f"/>
                </v:rect>
                <v:rect id="docshape310" o:spid="_x0000_s1026" o:spt="1" style="position:absolute;left:4680;top:369;height:267;width:4534;" fillcolor="#00539F" filled="t" stroked="f" coordsize="21600,21600" o:gfxdata="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aHrEugAAANwA&#10;AAAPAAAAAAAAAAEAIAAAACIAAABkcnMvZG93bnJldi54bWxQSwECFAAUAAAACACHTuJAMy8FnjsA&#10;AAA5AAAAEAAAAAAAAAABACAAAAAJAQAAZHJzL3NoYXBleG1sLnhtbFBLBQYAAAAABgAGAFsBAACz&#10;AwAAAAA=&#10;">
                  <v:fill on="t" focussize="0,0"/>
                  <v:stroke on="f"/>
                  <v:imagedata o:title=""/>
                  <o:lock v:ext="edit" aspectratio="f"/>
                </v:rect>
                <v:line id="Line 416" o:spid="_x0000_s1026" o:spt="20" style="position:absolute;left:6213;top:636;height:0;width:0;" filled="f" stroked="t" coordsize="21600,21600" o:gfxdata="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bfVh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line id="Line 415" o:spid="_x0000_s1026" o:spt="20" style="position:absolute;left:7741;top:636;height:0;width:0;" filled="f" stroked="t" coordsize="21600,21600" o:gfxdata="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axa8AAAA&#10;3AAAAA8AAAAAAAAAAQAgAAAAIgAAAGRycy9kb3ducmV2LnhtbFBLAQIUABQAAAAIAIdO4kAzLwWe&#10;OwAAADkAAAAQAAAAAAAAAAEAIAAAAAsBAABkcnMvc2hhcGV4bWwueG1sUEsFBgAAAAAGAAYAWwEA&#10;ALUDAAAAAA==&#10;">
                  <v:fill on="f" focussize="0,0"/>
                  <v:stroke weight="0.434015748031496pt" color="#FFFFFF" joinstyle="round"/>
                  <v:imagedata o:title=""/>
                  <o:lock v:ext="edit" aspectratio="f"/>
                </v:line>
                <v:line id="Line 414" o:spid="_x0000_s1026" o:spt="20" style="position:absolute;left:9269;top:636;height:0;width:0;" filled="f" stroked="t" coordsize="21600,21600" o:gfxdata="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886N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group>
            </w:pict>
          </mc:Fallback>
        </mc:AlternateContent>
      </w:r>
      <w:r>
        <w:rPr>
          <w:color w:val="231F37"/>
          <w:w w:val="115"/>
          <w:sz w:val="14"/>
        </w:rPr>
        <w:t>NLP</w:t>
      </w:r>
      <w:r>
        <w:rPr>
          <w:color w:val="231F37"/>
          <w:spacing w:val="3"/>
          <w:w w:val="115"/>
          <w:sz w:val="14"/>
        </w:rPr>
        <w:t xml:space="preserve"> </w:t>
      </w:r>
      <w:r>
        <w:rPr>
          <w:color w:val="231F37"/>
          <w:w w:val="115"/>
          <w:sz w:val="14"/>
        </w:rPr>
        <w:t>(Natural</w:t>
      </w:r>
      <w:r>
        <w:rPr>
          <w:color w:val="231F37"/>
          <w:spacing w:val="3"/>
          <w:w w:val="115"/>
          <w:sz w:val="14"/>
        </w:rPr>
        <w:t xml:space="preserve"> </w:t>
      </w:r>
      <w:r>
        <w:rPr>
          <w:color w:val="231F37"/>
          <w:w w:val="115"/>
          <w:sz w:val="14"/>
        </w:rPr>
        <w:t>Language</w:t>
      </w:r>
      <w:r>
        <w:rPr>
          <w:color w:val="231F37"/>
          <w:spacing w:val="3"/>
          <w:w w:val="115"/>
          <w:sz w:val="14"/>
        </w:rPr>
        <w:t xml:space="preserve"> </w:t>
      </w:r>
      <w:r>
        <w:rPr>
          <w:color w:val="231F37"/>
          <w:w w:val="115"/>
          <w:sz w:val="14"/>
        </w:rPr>
        <w:t>Processing</w:t>
      </w:r>
      <w:r>
        <w:rPr>
          <w:color w:val="231F37"/>
          <w:spacing w:val="3"/>
          <w:w w:val="115"/>
          <w:sz w:val="14"/>
        </w:rPr>
        <w:t xml:space="preserve"> </w:t>
      </w:r>
      <w:r>
        <w:rPr>
          <w:color w:val="231F37"/>
          <w:spacing w:val="-2"/>
          <w:w w:val="115"/>
          <w:sz w:val="14"/>
        </w:rPr>
        <w:t>tools)</w:t>
      </w:r>
    </w:p>
    <w:p>
      <w:pPr>
        <w:pStyle w:val="6"/>
        <w:rPr>
          <w:sz w:val="18"/>
        </w:rPr>
      </w:pPr>
    </w:p>
    <w:p>
      <w:pPr>
        <w:pStyle w:val="6"/>
        <w:spacing w:before="1"/>
        <w:rPr>
          <w:sz w:val="24"/>
        </w:rPr>
      </w:pPr>
    </w:p>
    <w:p>
      <w:pPr>
        <w:spacing w:before="1"/>
        <w:ind w:left="363"/>
        <w:rPr>
          <w:sz w:val="14"/>
        </w:rPr>
      </w:pPr>
      <w:r>
        <mc:AlternateContent>
          <mc:Choice Requires="wpg">
            <w:drawing>
              <wp:anchor distT="0" distB="0" distL="114300" distR="114300" simplePos="0" relativeHeight="251792384" behindDoc="0" locked="0" layoutInCell="1" allowOverlap="1">
                <wp:simplePos x="0" y="0"/>
                <wp:positionH relativeFrom="page">
                  <wp:posOffset>2974340</wp:posOffset>
                </wp:positionH>
                <wp:positionV relativeFrom="paragraph">
                  <wp:posOffset>143510</wp:posOffset>
                </wp:positionV>
                <wp:extent cx="3887470" cy="170180"/>
                <wp:effectExtent l="0" t="0" r="11430" b="7620"/>
                <wp:wrapNone/>
                <wp:docPr id="204" name="docshapegroup311"/>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205" name="docshape312"/>
                        <wps:cNvSpPr/>
                        <wps:spPr bwMode="auto">
                          <a:xfrm>
                            <a:off x="9167" y="227"/>
                            <a:ext cx="1639" cy="267"/>
                          </a:xfrm>
                          <a:prstGeom prst="rect">
                            <a:avLst/>
                          </a:prstGeom>
                          <a:solidFill>
                            <a:srgbClr val="DCE5EE"/>
                          </a:solidFill>
                          <a:ln>
                            <a:noFill/>
                          </a:ln>
                        </wps:spPr>
                        <wps:bodyPr rot="0" vert="horz" wrap="square" lIns="91440" tIns="45720" rIns="91440" bIns="45720" anchor="t" anchorCtr="0" upright="1">
                          <a:noAutofit/>
                        </wps:bodyPr>
                      </wps:wsp>
                      <wps:wsp>
                        <wps:cNvPr id="206" name="docshape313"/>
                        <wps:cNvSpPr/>
                        <wps:spPr bwMode="auto">
                          <a:xfrm>
                            <a:off x="4684" y="226"/>
                            <a:ext cx="4484" cy="267"/>
                          </a:xfrm>
                          <a:prstGeom prst="rect">
                            <a:avLst/>
                          </a:prstGeom>
                          <a:solidFill>
                            <a:srgbClr val="00539F"/>
                          </a:solidFill>
                          <a:ln>
                            <a:noFill/>
                          </a:ln>
                        </wps:spPr>
                        <wps:bodyPr rot="0" vert="horz" wrap="square" lIns="91440" tIns="45720" rIns="91440" bIns="45720" anchor="t" anchorCtr="0" upright="1">
                          <a:noAutofit/>
                        </wps:bodyPr>
                      </wps:wsp>
                      <wps:wsp>
                        <wps:cNvPr id="207" name="Line 410"/>
                        <wps:cNvCnPr/>
                        <wps:spPr bwMode="auto">
                          <a:xfrm>
                            <a:off x="6213" y="494"/>
                            <a:ext cx="0" cy="0"/>
                          </a:xfrm>
                          <a:prstGeom prst="line">
                            <a:avLst/>
                          </a:prstGeom>
                          <a:noFill/>
                          <a:ln w="5512">
                            <a:solidFill>
                              <a:srgbClr val="FFFFFF"/>
                            </a:solidFill>
                            <a:prstDash val="solid"/>
                            <a:round/>
                          </a:ln>
                        </wps:spPr>
                        <wps:bodyPr/>
                      </wps:wsp>
                      <wps:wsp>
                        <wps:cNvPr id="208" name="Line 409"/>
                        <wps:cNvCnPr/>
                        <wps:spPr bwMode="auto">
                          <a:xfrm>
                            <a:off x="7741" y="494"/>
                            <a:ext cx="0" cy="0"/>
                          </a:xfrm>
                          <a:prstGeom prst="line">
                            <a:avLst/>
                          </a:prstGeom>
                          <a:noFill/>
                          <a:ln w="5512">
                            <a:solidFill>
                              <a:srgbClr val="FFFFFF"/>
                            </a:solidFill>
                            <a:prstDash val="solid"/>
                            <a:round/>
                          </a:ln>
                        </wps:spPr>
                        <wps:bodyPr/>
                      </wps:wsp>
                      <wps:wsp>
                        <wps:cNvPr id="209" name="Line 408"/>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11" o:spid="_x0000_s1026" o:spt="203" style="position:absolute;left:0pt;margin-left:234.2pt;margin-top:11.3pt;height:13.4pt;width:306.1pt;mso-position-horizontal-relative:page;z-index:251792384;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JfTU97ZAAAACgEAAA8AAAAAAAAAAQAgAAAA&#10;IgAAAGRycy9kb3ducmV2LnhtbFBLAQIUABQAAAAIAIdO4kDU2T+8JwMAAE8MAAAOAAAAAAAAAAEA&#10;IAAAACgBAABkcnMvZTJvRG9jLnhtbFBLBQYAAAAABgAGAFkBAADBBgAAAAA=&#10;">
                <o:lock v:ext="edit" aspectratio="f"/>
                <v:rect id="docshape312" o:spid="_x0000_s1026" o:spt="1" style="position:absolute;left:9167;top:227;height:267;width:1639;" fillcolor="#DCE5EE" filled="t" stroked="f" coordsize="21600,21600" o:gfxdata="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Z0hhvQAA&#10;ANwAAAAPAAAAAAAAAAEAIAAAACIAAABkcnMvZG93bnJldi54bWxQSwECFAAUAAAACACHTuJAMy8F&#10;njsAAAA5AAAAEAAAAAAAAAABACAAAAAMAQAAZHJzL3NoYXBleG1sLnhtbFBLBQYAAAAABgAGAFsB&#10;AAC2AwAAAAA=&#10;">
                  <v:fill on="t" focussize="0,0"/>
                  <v:stroke on="f"/>
                  <v:imagedata o:title=""/>
                  <o:lock v:ext="edit" aspectratio="f"/>
                </v:rect>
                <v:rect id="docshape313" o:spid="_x0000_s1026" o:spt="1" style="position:absolute;left:4684;top:226;height:267;width:4484;" fillcolor="#00539F" filled="t" stroked="f" coordsize="21600,21600" o:gfxdata="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s1HK7sAAADc&#10;AAAADwAAAAAAAAABACAAAAAiAAAAZHJzL2Rvd25yZXYueG1sUEsBAhQAFAAAAAgAh07iQDMvBZ47&#10;AAAAOQAAABAAAAAAAAAAAQAgAAAACgEAAGRycy9zaGFwZXhtbC54bWxQSwUGAAAAAAYABgBbAQAA&#10;tAMAAAAA&#10;">
                  <v:fill on="t" focussize="0,0"/>
                  <v:stroke on="f"/>
                  <v:imagedata o:title=""/>
                  <o:lock v:ext="edit" aspectratio="f"/>
                </v:rect>
                <v:line id="Line 410" o:spid="_x0000_s1026" o:spt="20" style="position:absolute;left:6213;top:494;height:0;width:0;" filled="f" stroked="t" coordsize="21600,21600" o:gfxdata="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yMiO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line id="Line 409" o:spid="_x0000_s1026" o:spt="20" style="position:absolute;left:7741;top:494;height:0;width:0;" filled="f" stroked="t" coordsize="21600,21600" o:gfxdata="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ldc/LsAAADc&#10;AAAADwAAAAAAAAABACAAAAAiAAAAZHJzL2Rvd25yZXYueG1sUEsBAhQAFAAAAAgAh07iQDMvBZ47&#10;AAAAOQAAABAAAAAAAAAAAQAgAAAACgEAAGRycy9zaGFwZXhtbC54bWxQSwUGAAAAAAYABgBbAQAA&#10;tAMAAAAA&#10;">
                  <v:fill on="f" focussize="0,0"/>
                  <v:stroke weight="0.434015748031496pt" color="#FFFFFF" joinstyle="round"/>
                  <v:imagedata o:title=""/>
                  <o:lock v:ext="edit" aspectratio="f"/>
                </v:line>
                <v:line id="Line 408" o:spid="_x0000_s1026" o:spt="20" style="position:absolute;left:9269;top:494;height:0;width:0;" filled="f" stroked="t" coordsize="21600,21600" o:gfxdata="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G/ln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group>
            </w:pict>
          </mc:Fallback>
        </mc:AlternateContent>
      </w:r>
      <w:r>
        <w:rPr>
          <w:color w:val="231F37"/>
          <w:w w:val="110"/>
          <w:sz w:val="14"/>
        </w:rPr>
        <w:t>GenAI</w:t>
      </w:r>
      <w:r>
        <w:rPr>
          <w:color w:val="231F37"/>
          <w:spacing w:val="12"/>
          <w:w w:val="110"/>
          <w:sz w:val="14"/>
        </w:rPr>
        <w:t xml:space="preserve"> </w:t>
      </w:r>
      <w:r>
        <w:rPr>
          <w:color w:val="231F37"/>
          <w:w w:val="110"/>
          <w:sz w:val="14"/>
        </w:rPr>
        <w:t>(Generative</w:t>
      </w:r>
      <w:r>
        <w:rPr>
          <w:color w:val="231F37"/>
          <w:spacing w:val="13"/>
          <w:w w:val="110"/>
          <w:sz w:val="14"/>
        </w:rPr>
        <w:t xml:space="preserve"> </w:t>
      </w:r>
      <w:r>
        <w:rPr>
          <w:color w:val="231F37"/>
          <w:w w:val="110"/>
          <w:sz w:val="14"/>
        </w:rPr>
        <w:t>Artificial</w:t>
      </w:r>
      <w:r>
        <w:rPr>
          <w:color w:val="231F37"/>
          <w:spacing w:val="12"/>
          <w:w w:val="110"/>
          <w:sz w:val="14"/>
        </w:rPr>
        <w:t xml:space="preserve"> </w:t>
      </w:r>
      <w:r>
        <w:rPr>
          <w:color w:val="231F37"/>
          <w:spacing w:val="-2"/>
          <w:w w:val="110"/>
          <w:sz w:val="14"/>
        </w:rPr>
        <w:t>Intelligence)</w:t>
      </w:r>
    </w:p>
    <w:p>
      <w:pPr>
        <w:pStyle w:val="6"/>
        <w:rPr>
          <w:sz w:val="18"/>
        </w:rPr>
      </w:pPr>
    </w:p>
    <w:p>
      <w:pPr>
        <w:pStyle w:val="6"/>
        <w:rPr>
          <w:sz w:val="24"/>
        </w:rPr>
      </w:pPr>
    </w:p>
    <w:p>
      <w:pPr>
        <w:spacing w:before="1"/>
        <w:ind w:left="363"/>
        <w:rPr>
          <w:sz w:val="14"/>
        </w:rPr>
      </w:pPr>
      <w:r>
        <mc:AlternateContent>
          <mc:Choice Requires="wpg">
            <w:drawing>
              <wp:anchor distT="0" distB="0" distL="114300" distR="114300" simplePos="0" relativeHeight="251792384" behindDoc="0" locked="0" layoutInCell="1" allowOverlap="1">
                <wp:simplePos x="0" y="0"/>
                <wp:positionH relativeFrom="page">
                  <wp:posOffset>2974340</wp:posOffset>
                </wp:positionH>
                <wp:positionV relativeFrom="paragraph">
                  <wp:posOffset>144145</wp:posOffset>
                </wp:positionV>
                <wp:extent cx="3887470" cy="170180"/>
                <wp:effectExtent l="0" t="0" r="11430" b="7620"/>
                <wp:wrapNone/>
                <wp:docPr id="210" name="docshapegroup314"/>
                <wp:cNvGraphicFramePr/>
                <a:graphic xmlns:a="http://schemas.openxmlformats.org/drawingml/2006/main">
                  <a:graphicData uri="http://schemas.microsoft.com/office/word/2010/wordprocessingGroup">
                    <wpg:wgp>
                      <wpg:cNvGrpSpPr/>
                      <wpg:grpSpPr>
                        <a:xfrm>
                          <a:off x="0" y="0"/>
                          <a:ext cx="3887470" cy="170180"/>
                          <a:chOff x="4684" y="227"/>
                          <a:chExt cx="6122" cy="268"/>
                        </a:xfrm>
                      </wpg:grpSpPr>
                      <wps:wsp>
                        <wps:cNvPr id="211" name="docshape315"/>
                        <wps:cNvSpPr/>
                        <wps:spPr bwMode="auto">
                          <a:xfrm>
                            <a:off x="9137" y="227"/>
                            <a:ext cx="1670" cy="267"/>
                          </a:xfrm>
                          <a:prstGeom prst="rect">
                            <a:avLst/>
                          </a:prstGeom>
                          <a:solidFill>
                            <a:srgbClr val="DCE5EE"/>
                          </a:solidFill>
                          <a:ln>
                            <a:noFill/>
                          </a:ln>
                        </wps:spPr>
                        <wps:bodyPr rot="0" vert="horz" wrap="square" lIns="91440" tIns="45720" rIns="91440" bIns="45720" anchor="t" anchorCtr="0" upright="1">
                          <a:noAutofit/>
                        </wps:bodyPr>
                      </wps:wsp>
                      <wps:wsp>
                        <wps:cNvPr id="212" name="docshape316"/>
                        <wps:cNvSpPr/>
                        <wps:spPr bwMode="auto">
                          <a:xfrm>
                            <a:off x="4684" y="227"/>
                            <a:ext cx="4453" cy="267"/>
                          </a:xfrm>
                          <a:prstGeom prst="rect">
                            <a:avLst/>
                          </a:prstGeom>
                          <a:solidFill>
                            <a:srgbClr val="00539F"/>
                          </a:solidFill>
                          <a:ln>
                            <a:noFill/>
                          </a:ln>
                        </wps:spPr>
                        <wps:bodyPr rot="0" vert="horz" wrap="square" lIns="91440" tIns="45720" rIns="91440" bIns="45720" anchor="t" anchorCtr="0" upright="1">
                          <a:noAutofit/>
                        </wps:bodyPr>
                      </wps:wsp>
                      <wps:wsp>
                        <wps:cNvPr id="213" name="Line 404"/>
                        <wps:cNvCnPr/>
                        <wps:spPr bwMode="auto">
                          <a:xfrm>
                            <a:off x="6213" y="495"/>
                            <a:ext cx="0" cy="0"/>
                          </a:xfrm>
                          <a:prstGeom prst="line">
                            <a:avLst/>
                          </a:prstGeom>
                          <a:noFill/>
                          <a:ln w="5512">
                            <a:solidFill>
                              <a:srgbClr val="FFFFFF"/>
                            </a:solidFill>
                            <a:prstDash val="solid"/>
                            <a:round/>
                          </a:ln>
                        </wps:spPr>
                        <wps:bodyPr/>
                      </wps:wsp>
                      <wps:wsp>
                        <wps:cNvPr id="214" name="Line 403"/>
                        <wps:cNvCnPr/>
                        <wps:spPr bwMode="auto">
                          <a:xfrm>
                            <a:off x="7741" y="495"/>
                            <a:ext cx="0" cy="0"/>
                          </a:xfrm>
                          <a:prstGeom prst="line">
                            <a:avLst/>
                          </a:prstGeom>
                          <a:noFill/>
                          <a:ln w="5512">
                            <a:solidFill>
                              <a:srgbClr val="FFFFFF"/>
                            </a:solidFill>
                            <a:prstDash val="solid"/>
                            <a:round/>
                          </a:ln>
                        </wps:spPr>
                        <wps:bodyPr/>
                      </wps:wsp>
                      <wps:wsp>
                        <wps:cNvPr id="215" name="Line 402"/>
                        <wps:cNvCnPr/>
                        <wps:spPr bwMode="auto">
                          <a:xfrm>
                            <a:off x="9269" y="495"/>
                            <a:ext cx="0" cy="0"/>
                          </a:xfrm>
                          <a:prstGeom prst="line">
                            <a:avLst/>
                          </a:prstGeom>
                          <a:noFill/>
                          <a:ln w="5512">
                            <a:solidFill>
                              <a:srgbClr val="FFFFFF"/>
                            </a:solidFill>
                            <a:prstDash val="solid"/>
                            <a:round/>
                          </a:ln>
                        </wps:spPr>
                        <wps:bodyPr/>
                      </wps:wsp>
                    </wpg:wgp>
                  </a:graphicData>
                </a:graphic>
              </wp:anchor>
            </w:drawing>
          </mc:Choice>
          <mc:Fallback>
            <w:pict>
              <v:group id="docshapegroup314" o:spid="_x0000_s1026" o:spt="203" style="position:absolute;left:0pt;margin-left:234.2pt;margin-top:11.35pt;height:13.4pt;width:306.1pt;mso-position-horizontal-relative:page;z-index:251792384;mso-width-relative:page;mso-height-relative:page;" coordorigin="4684,227" coordsize="6122,268" o:gfxdata="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">
                <o:lock v:ext="edit" aspectratio="f"/>
                <v:rect id="docshape315" o:spid="_x0000_s1026" o:spt="1" style="position:absolute;left:9137;top:227;height:267;width:1670;" fillcolor="#DCE5EE" filled="t" stroked="f" coordsize="21600,21600" o:gfxdata="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F2L+/&#10;AAAA3AAAAA8AAAAAAAAAAQAgAAAAIgAAAGRycy9kb3ducmV2LnhtbFBLAQIUABQAAAAIAIdO4kAz&#10;LwWeOwAAADkAAAAQAAAAAAAAAAEAIAAAAA4BAABkcnMvc2hhcGV4bWwueG1sUEsFBgAAAAAGAAYA&#10;WwEAALgDAAAAAA==&#10;">
                  <v:fill on="t" focussize="0,0"/>
                  <v:stroke on="f"/>
                  <v:imagedata o:title=""/>
                  <o:lock v:ext="edit" aspectratio="f"/>
                </v:rect>
                <v:rect id="docshape316" o:spid="_x0000_s1026" o:spt="1" style="position:absolute;left:4684;top:227;height:267;width:4453;" fillcolor="#00539F" filled="t" stroked="f" coordsize="21600,21600" o:gfxdata="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X9bsAAADc&#10;AAAADwAAAAAAAAABACAAAAAiAAAAZHJzL2Rvd25yZXYueG1sUEsBAhQAFAAAAAgAh07iQDMvBZ47&#10;AAAAOQAAABAAAAAAAAAAAQAgAAAACgEAAGRycy9zaGFwZXhtbC54bWxQSwUGAAAAAAYABgBbAQAA&#10;tAMAAAAA&#10;">
                  <v:fill on="t" focussize="0,0"/>
                  <v:stroke on="f"/>
                  <v:imagedata o:title=""/>
                  <o:lock v:ext="edit" aspectratio="f"/>
                </v:rect>
                <v:line id="Line 404" o:spid="_x0000_s1026" o:spt="20" style="position:absolute;left:6213;top:495;height:0;width:0;" filled="f" stroked="t" coordsize="21600,21600" o:gfxdata="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pYUL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03" o:spid="_x0000_s1026" o:spt="20" style="position:absolute;left:7741;top:495;height:0;width:0;" filled="f" stroked="t" coordsize="21600,21600" o:gfxdata="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PAJL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02" o:spid="_x0000_s1026" o:spt="20" style="position:absolute;left:9269;top:495;height:0;width:0;" filled="f" stroked="t" coordsize="21600,21600" o:gfxdata="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9lv7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color w:val="231F37"/>
          <w:w w:val="115"/>
          <w:sz w:val="14"/>
        </w:rPr>
        <w:t>DL</w:t>
      </w:r>
      <w:r>
        <w:rPr>
          <w:color w:val="231F37"/>
          <w:spacing w:val="-4"/>
          <w:w w:val="115"/>
          <w:sz w:val="14"/>
        </w:rPr>
        <w:t xml:space="preserve"> </w:t>
      </w:r>
      <w:r>
        <w:rPr>
          <w:color w:val="231F37"/>
          <w:w w:val="115"/>
          <w:sz w:val="14"/>
        </w:rPr>
        <w:t>(Deep</w:t>
      </w:r>
      <w:r>
        <w:rPr>
          <w:color w:val="231F37"/>
          <w:spacing w:val="-3"/>
          <w:w w:val="115"/>
          <w:sz w:val="14"/>
        </w:rPr>
        <w:t xml:space="preserve"> </w:t>
      </w:r>
      <w:r>
        <w:rPr>
          <w:color w:val="231F37"/>
          <w:w w:val="115"/>
          <w:sz w:val="14"/>
        </w:rPr>
        <w:t>Learning</w:t>
      </w:r>
      <w:r>
        <w:rPr>
          <w:color w:val="231F37"/>
          <w:spacing w:val="-4"/>
          <w:w w:val="115"/>
          <w:sz w:val="14"/>
        </w:rPr>
        <w:t xml:space="preserve"> </w:t>
      </w:r>
      <w:r>
        <w:rPr>
          <w:color w:val="231F37"/>
          <w:w w:val="115"/>
          <w:sz w:val="14"/>
        </w:rPr>
        <w:t>using</w:t>
      </w:r>
      <w:r>
        <w:rPr>
          <w:color w:val="231F37"/>
          <w:spacing w:val="-3"/>
          <w:w w:val="115"/>
          <w:sz w:val="14"/>
        </w:rPr>
        <w:t xml:space="preserve"> </w:t>
      </w:r>
      <w:r>
        <w:rPr>
          <w:color w:val="231F37"/>
          <w:w w:val="115"/>
          <w:sz w:val="14"/>
        </w:rPr>
        <w:t>neural</w:t>
      </w:r>
      <w:r>
        <w:rPr>
          <w:color w:val="231F37"/>
          <w:spacing w:val="-4"/>
          <w:w w:val="115"/>
          <w:sz w:val="14"/>
        </w:rPr>
        <w:t xml:space="preserve"> </w:t>
      </w:r>
      <w:r>
        <w:rPr>
          <w:color w:val="231F37"/>
          <w:spacing w:val="-2"/>
          <w:w w:val="115"/>
          <w:sz w:val="14"/>
        </w:rPr>
        <w:t>networks)</w:t>
      </w:r>
    </w:p>
    <w:p>
      <w:pPr>
        <w:pStyle w:val="6"/>
        <w:rPr>
          <w:sz w:val="18"/>
        </w:rPr>
      </w:pPr>
    </w:p>
    <w:p>
      <w:pPr>
        <w:pStyle w:val="6"/>
        <w:spacing w:before="1"/>
        <w:rPr>
          <w:sz w:val="24"/>
        </w:rPr>
      </w:pPr>
    </w:p>
    <w:p>
      <w:pPr>
        <w:ind w:left="363"/>
        <w:rPr>
          <w:sz w:val="14"/>
        </w:rPr>
      </w:pPr>
      <w:r>
        <mc:AlternateContent>
          <mc:Choice Requires="wpg">
            <w:drawing>
              <wp:anchor distT="0" distB="0" distL="114300" distR="114300" simplePos="0" relativeHeight="251793408" behindDoc="0" locked="0" layoutInCell="1" allowOverlap="1">
                <wp:simplePos x="0" y="0"/>
                <wp:positionH relativeFrom="page">
                  <wp:posOffset>2974340</wp:posOffset>
                </wp:positionH>
                <wp:positionV relativeFrom="paragraph">
                  <wp:posOffset>143510</wp:posOffset>
                </wp:positionV>
                <wp:extent cx="3887470" cy="170180"/>
                <wp:effectExtent l="635" t="0" r="10795" b="7620"/>
                <wp:wrapNone/>
                <wp:docPr id="216" name="docshapegroup317"/>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217" name="docshape318"/>
                        <wps:cNvSpPr/>
                        <wps:spPr bwMode="auto">
                          <a:xfrm>
                            <a:off x="9045" y="226"/>
                            <a:ext cx="1761" cy="267"/>
                          </a:xfrm>
                          <a:prstGeom prst="rect">
                            <a:avLst/>
                          </a:prstGeom>
                          <a:solidFill>
                            <a:srgbClr val="DCE5EE"/>
                          </a:solidFill>
                          <a:ln>
                            <a:noFill/>
                          </a:ln>
                        </wps:spPr>
                        <wps:bodyPr rot="0" vert="horz" wrap="square" lIns="91440" tIns="45720" rIns="91440" bIns="45720" anchor="t" anchorCtr="0" upright="1">
                          <a:noAutofit/>
                        </wps:bodyPr>
                      </wps:wsp>
                      <wps:wsp>
                        <wps:cNvPr id="218" name="docshape319"/>
                        <wps:cNvSpPr/>
                        <wps:spPr bwMode="auto">
                          <a:xfrm>
                            <a:off x="4683" y="226"/>
                            <a:ext cx="4362" cy="267"/>
                          </a:xfrm>
                          <a:prstGeom prst="rect">
                            <a:avLst/>
                          </a:prstGeom>
                          <a:solidFill>
                            <a:srgbClr val="00539F"/>
                          </a:solidFill>
                          <a:ln>
                            <a:noFill/>
                          </a:ln>
                        </wps:spPr>
                        <wps:bodyPr rot="0" vert="horz" wrap="square" lIns="91440" tIns="45720" rIns="91440" bIns="45720" anchor="t" anchorCtr="0" upright="1">
                          <a:noAutofit/>
                        </wps:bodyPr>
                      </wps:wsp>
                      <wps:wsp>
                        <wps:cNvPr id="219" name="Line 398"/>
                        <wps:cNvCnPr/>
                        <wps:spPr bwMode="auto">
                          <a:xfrm>
                            <a:off x="6213" y="494"/>
                            <a:ext cx="0" cy="0"/>
                          </a:xfrm>
                          <a:prstGeom prst="line">
                            <a:avLst/>
                          </a:prstGeom>
                          <a:noFill/>
                          <a:ln w="5512">
                            <a:solidFill>
                              <a:srgbClr val="FFFFFF"/>
                            </a:solidFill>
                            <a:prstDash val="solid"/>
                            <a:round/>
                          </a:ln>
                        </wps:spPr>
                        <wps:bodyPr/>
                      </wps:wsp>
                      <wps:wsp>
                        <wps:cNvPr id="220" name="Line 397"/>
                        <wps:cNvCnPr/>
                        <wps:spPr bwMode="auto">
                          <a:xfrm>
                            <a:off x="7741" y="494"/>
                            <a:ext cx="0" cy="0"/>
                          </a:xfrm>
                          <a:prstGeom prst="line">
                            <a:avLst/>
                          </a:prstGeom>
                          <a:noFill/>
                          <a:ln w="5512">
                            <a:solidFill>
                              <a:srgbClr val="FFFFFF"/>
                            </a:solidFill>
                            <a:prstDash val="solid"/>
                            <a:round/>
                          </a:ln>
                        </wps:spPr>
                        <wps:bodyPr/>
                      </wps:wsp>
                      <wps:wsp>
                        <wps:cNvPr id="221" name="Line 396"/>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17" o:spid="_x0000_s1026" o:spt="203" style="position:absolute;left:0pt;margin-left:234.2pt;margin-top:11.3pt;height:13.4pt;width:306.1pt;mso-position-horizontal-relative:page;z-index:251793408;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l9NT3tkAAAAKAQAADwAAAAAAAAAB&#10;ACAAAAAiAAAAZHJzL2Rvd25yZXYueG1sUEsBAhQAFAAAAAgAh07iQIQJ4vUsAwAATwwAAA4AAAAA&#10;AAAAAQAgAAAAKAEAAGRycy9lMm9Eb2MueG1sUEsFBgAAAAAGAAYAWQEAAMYGAAAAAA==&#10;">
                <o:lock v:ext="edit" aspectratio="f"/>
                <v:rect id="docshape318" o:spid="_x0000_s1026" o:spt="1" style="position:absolute;left:9045;top:226;height:267;width:1761;" fillcolor="#DCE5EE" filled="t" stroked="f" coordsize="21600,21600" o:gfxdata="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g5VC/&#10;AAAA3AAAAA8AAAAAAAAAAQAgAAAAIgAAAGRycy9kb3ducmV2LnhtbFBLAQIUABQAAAAIAIdO4kAz&#10;LwWeOwAAADkAAAAQAAAAAAAAAAEAIAAAAA4BAABkcnMvc2hhcGV4bWwueG1sUEsFBgAAAAAGAAYA&#10;WwEAALgDAAAAAA==&#10;">
                  <v:fill on="t" focussize="0,0"/>
                  <v:stroke on="f"/>
                  <v:imagedata o:title=""/>
                  <o:lock v:ext="edit" aspectratio="f"/>
                </v:rect>
                <v:rect id="docshape319" o:spid="_x0000_s1026" o:spt="1" style="position:absolute;left:4683;top:226;height:267;width:4362;" fillcolor="#00539F" filled="t" stroked="f" coordsize="21600,21600" o:gfxdata="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HH4B+5AAAA3AAA&#10;AA8AAAAAAAAAAQAgAAAAIgAAAGRycy9kb3ducmV2LnhtbFBLAQIUABQAAAAIAIdO4kAzLwWeOwAA&#10;ADkAAAAQAAAAAAAAAAEAIAAAAAgBAABkcnMvc2hhcGV4bWwueG1sUEsFBgAAAAAGAAYAWwEAALID&#10;AAAAAA==&#10;">
                  <v:fill on="t" focussize="0,0"/>
                  <v:stroke on="f"/>
                  <v:imagedata o:title=""/>
                  <o:lock v:ext="edit" aspectratio="f"/>
                </v:rect>
                <v:line id="Line 398" o:spid="_x0000_s1026" o:spt="20" style="position:absolute;left:6213;top:494;height:0;width:0;" filled="f" stroked="t" coordsize="21600,21600" o:gfxdata="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MJvur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97" o:spid="_x0000_s1026" o:spt="20" style="position:absolute;left:7741;top:494;height:0;width:0;" filled="f" stroked="t" coordsize="21600,21600" o:gfxdata="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5QMmrsAAADc&#10;AAAADwAAAAAAAAABACAAAAAiAAAAZHJzL2Rvd25yZXYueG1sUEsBAhQAFAAAAAgAh07iQDMvBZ47&#10;AAAAOQAAABAAAAAAAAAAAQAgAAAACgEAAGRycy9zaGFwZXhtbC54bWxQSwUGAAAAAAYABgBbAQAA&#10;tAMAAAAA&#10;">
                  <v:fill on="f" focussize="0,0"/>
                  <v:stroke weight="0.434015748031496pt" color="#FFFFFF" joinstyle="round"/>
                  <v:imagedata o:title=""/>
                  <o:lock v:ext="edit" aspectratio="f"/>
                </v:line>
                <v:line id="Line 396" o:spid="_x0000_s1026" o:spt="20" style="position:absolute;left:9269;top:494;height:0;width:0;" filled="f" stroked="t" coordsize="21600,21600" o:gfxdata="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2KkB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group>
            </w:pict>
          </mc:Fallback>
        </mc:AlternateContent>
      </w:r>
      <w:r>
        <w:rPr>
          <w:color w:val="231F37"/>
          <w:w w:val="115"/>
          <w:sz w:val="14"/>
        </w:rPr>
        <w:t>Expert</w:t>
      </w:r>
      <w:r>
        <w:rPr>
          <w:color w:val="231F37"/>
          <w:spacing w:val="-4"/>
          <w:w w:val="115"/>
          <w:sz w:val="14"/>
        </w:rPr>
        <w:t xml:space="preserve"> </w:t>
      </w:r>
      <w:r>
        <w:rPr>
          <w:color w:val="231F37"/>
          <w:w w:val="115"/>
          <w:sz w:val="14"/>
        </w:rPr>
        <w:t>Systems</w:t>
      </w:r>
      <w:r>
        <w:rPr>
          <w:color w:val="231F37"/>
          <w:spacing w:val="-3"/>
          <w:w w:val="115"/>
          <w:sz w:val="14"/>
        </w:rPr>
        <w:t xml:space="preserve"> </w:t>
      </w:r>
      <w:r>
        <w:rPr>
          <w:color w:val="231F37"/>
          <w:w w:val="115"/>
          <w:sz w:val="14"/>
        </w:rPr>
        <w:t>(Rule-based</w:t>
      </w:r>
      <w:r>
        <w:rPr>
          <w:color w:val="231F37"/>
          <w:spacing w:val="-3"/>
          <w:w w:val="115"/>
          <w:sz w:val="14"/>
        </w:rPr>
        <w:t xml:space="preserve"> </w:t>
      </w:r>
      <w:r>
        <w:rPr>
          <w:color w:val="231F37"/>
          <w:spacing w:val="-5"/>
          <w:w w:val="115"/>
          <w:sz w:val="14"/>
        </w:rPr>
        <w:t>AI)</w:t>
      </w:r>
    </w:p>
    <w:p>
      <w:pPr>
        <w:pStyle w:val="6"/>
        <w:rPr>
          <w:sz w:val="18"/>
        </w:rPr>
      </w:pPr>
    </w:p>
    <w:p>
      <w:pPr>
        <w:pStyle w:val="6"/>
        <w:spacing w:before="1"/>
        <w:rPr>
          <w:sz w:val="24"/>
        </w:rPr>
      </w:pPr>
    </w:p>
    <w:p>
      <w:pPr>
        <w:spacing w:before="1"/>
        <w:ind w:left="363"/>
        <w:rPr>
          <w:sz w:val="14"/>
        </w:rPr>
      </w:pPr>
      <w:r>
        <mc:AlternateContent>
          <mc:Choice Requires="wpg">
            <w:drawing>
              <wp:anchor distT="0" distB="0" distL="114300" distR="114300" simplePos="0" relativeHeight="251793408" behindDoc="0" locked="0" layoutInCell="1" allowOverlap="1">
                <wp:simplePos x="0" y="0"/>
                <wp:positionH relativeFrom="page">
                  <wp:posOffset>2974340</wp:posOffset>
                </wp:positionH>
                <wp:positionV relativeFrom="paragraph">
                  <wp:posOffset>144145</wp:posOffset>
                </wp:positionV>
                <wp:extent cx="3887470" cy="170815"/>
                <wp:effectExtent l="635" t="0" r="10795" b="6985"/>
                <wp:wrapNone/>
                <wp:docPr id="222" name="docshapegroup320"/>
                <wp:cNvGraphicFramePr/>
                <a:graphic xmlns:a="http://schemas.openxmlformats.org/drawingml/2006/main">
                  <a:graphicData uri="http://schemas.microsoft.com/office/word/2010/wordprocessingGroup">
                    <wpg:wgp>
                      <wpg:cNvGrpSpPr/>
                      <wpg:grpSpPr>
                        <a:xfrm>
                          <a:off x="0" y="0"/>
                          <a:ext cx="3887470" cy="170815"/>
                          <a:chOff x="4684" y="227"/>
                          <a:chExt cx="6122" cy="269"/>
                        </a:xfrm>
                      </wpg:grpSpPr>
                      <wps:wsp>
                        <wps:cNvPr id="223" name="docshape321"/>
                        <wps:cNvSpPr/>
                        <wps:spPr bwMode="auto">
                          <a:xfrm>
                            <a:off x="8938" y="227"/>
                            <a:ext cx="1868" cy="267"/>
                          </a:xfrm>
                          <a:prstGeom prst="rect">
                            <a:avLst/>
                          </a:prstGeom>
                          <a:solidFill>
                            <a:srgbClr val="DCE5EE"/>
                          </a:solidFill>
                          <a:ln>
                            <a:noFill/>
                          </a:ln>
                        </wps:spPr>
                        <wps:bodyPr rot="0" vert="horz" wrap="square" lIns="91440" tIns="45720" rIns="91440" bIns="45720" anchor="t" anchorCtr="0" upright="1">
                          <a:noAutofit/>
                        </wps:bodyPr>
                      </wps:wsp>
                      <wps:wsp>
                        <wps:cNvPr id="224" name="docshape322"/>
                        <wps:cNvSpPr/>
                        <wps:spPr bwMode="auto">
                          <a:xfrm>
                            <a:off x="4683" y="227"/>
                            <a:ext cx="4255" cy="267"/>
                          </a:xfrm>
                          <a:prstGeom prst="rect">
                            <a:avLst/>
                          </a:prstGeom>
                          <a:solidFill>
                            <a:srgbClr val="00539F"/>
                          </a:solidFill>
                          <a:ln>
                            <a:noFill/>
                          </a:ln>
                        </wps:spPr>
                        <wps:bodyPr rot="0" vert="horz" wrap="square" lIns="91440" tIns="45720" rIns="91440" bIns="45720" anchor="t" anchorCtr="0" upright="1">
                          <a:noAutofit/>
                        </wps:bodyPr>
                      </wps:wsp>
                      <wps:wsp>
                        <wps:cNvPr id="225" name="Line 392"/>
                        <wps:cNvCnPr/>
                        <wps:spPr bwMode="auto">
                          <a:xfrm>
                            <a:off x="6213" y="496"/>
                            <a:ext cx="0" cy="0"/>
                          </a:xfrm>
                          <a:prstGeom prst="line">
                            <a:avLst/>
                          </a:prstGeom>
                          <a:noFill/>
                          <a:ln w="5512">
                            <a:solidFill>
                              <a:srgbClr val="FFFFFF"/>
                            </a:solidFill>
                            <a:prstDash val="solid"/>
                            <a:round/>
                          </a:ln>
                        </wps:spPr>
                        <wps:bodyPr/>
                      </wps:wsp>
                      <wps:wsp>
                        <wps:cNvPr id="226" name="Line 391"/>
                        <wps:cNvCnPr/>
                        <wps:spPr bwMode="auto">
                          <a:xfrm>
                            <a:off x="7741" y="496"/>
                            <a:ext cx="0" cy="0"/>
                          </a:xfrm>
                          <a:prstGeom prst="line">
                            <a:avLst/>
                          </a:prstGeom>
                          <a:noFill/>
                          <a:ln w="5512">
                            <a:solidFill>
                              <a:srgbClr val="FFFFFF"/>
                            </a:solidFill>
                            <a:prstDash val="solid"/>
                            <a:round/>
                          </a:ln>
                        </wps:spPr>
                        <wps:bodyPr/>
                      </wps:wsp>
                      <wps:wsp>
                        <wps:cNvPr id="227" name="Line 390"/>
                        <wps:cNvCnPr/>
                        <wps:spPr bwMode="auto">
                          <a:xfrm>
                            <a:off x="9269" y="496"/>
                            <a:ext cx="0" cy="0"/>
                          </a:xfrm>
                          <a:prstGeom prst="line">
                            <a:avLst/>
                          </a:prstGeom>
                          <a:noFill/>
                          <a:ln w="5512">
                            <a:solidFill>
                              <a:srgbClr val="FFFFFF"/>
                            </a:solidFill>
                            <a:prstDash val="solid"/>
                            <a:round/>
                          </a:ln>
                        </wps:spPr>
                        <wps:bodyPr/>
                      </wps:wsp>
                    </wpg:wgp>
                  </a:graphicData>
                </a:graphic>
              </wp:anchor>
            </w:drawing>
          </mc:Choice>
          <mc:Fallback>
            <w:pict>
              <v:group id="docshapegroup320" o:spid="_x0000_s1026" o:spt="203" style="position:absolute;left:0pt;margin-left:234.2pt;margin-top:11.35pt;height:13.45pt;width:306.1pt;mso-position-horizontal-relative:page;z-index:251793408;mso-width-relative:page;mso-height-relative:page;" coordorigin="4684,227" coordsize="6122,269" o:gfxdata="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">
                <o:lock v:ext="edit" aspectratio="f"/>
                <v:rect id="docshape321" o:spid="_x0000_s1026" o:spt="1" style="position:absolute;left:8938;top:227;height:267;width:1868;" fillcolor="#DCE5EE" filled="t" stroked="f" coordsize="21600,21600" o:gfxdata="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3Ke68AAAA&#10;3AAAAA8AAAAAAAAAAQAgAAAAIgAAAGRycy9kb3ducmV2LnhtbFBLAQIUABQAAAAIAIdO4kAzLwWe&#10;OwAAADkAAAAQAAAAAAAAAAEAIAAAAAsBAABkcnMvc2hhcGV4bWwueG1sUEsFBgAAAAAGAAYAWwEA&#10;ALUDAAAAAA==&#10;">
                  <v:fill on="t" focussize="0,0"/>
                  <v:stroke on="f"/>
                  <v:imagedata o:title=""/>
                  <o:lock v:ext="edit" aspectratio="f"/>
                </v:rect>
                <v:rect id="docshape322" o:spid="_x0000_s1026" o:spt="1" style="position:absolute;left:4683;top:227;height:267;width:4255;" fillcolor="#00539F" filled="t" stroked="f" coordsize="21600,21600" o:gfxdata="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Ygp7sAAADc&#10;AAAADwAAAAAAAAABACAAAAAiAAAAZHJzL2Rvd25yZXYueG1sUEsBAhQAFAAAAAgAh07iQDMvBZ47&#10;AAAAOQAAABAAAAAAAAAAAQAgAAAACgEAAGRycy9zaGFwZXhtbC54bWxQSwUGAAAAAAYABgBbAQAA&#10;tAMAAAAA&#10;">
                  <v:fill on="t" focussize="0,0"/>
                  <v:stroke on="f"/>
                  <v:imagedata o:title=""/>
                  <o:lock v:ext="edit" aspectratio="f"/>
                </v:rect>
                <v:line id="Line 392" o:spid="_x0000_s1026" o:spt="20" style="position:absolute;left:6213;top:496;height:0;width:0;" filled="f" stroked="t" coordsize="21600,21600" o:gfxdata="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468C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line id="Line 391" o:spid="_x0000_s1026" o:spt="20" style="position:absolute;left:7741;top:496;height:0;width:0;" filled="f" stroked="t" coordsize="21600,21600" o:gfxdata="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TF1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line id="Line 390" o:spid="_x0000_s1026" o:spt="20" style="position:absolute;left:9269;top:496;height:0;width:0;" filled="f" stroked="t" coordsize="21600,21600" o:gfxdata="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fZTu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group>
            </w:pict>
          </mc:Fallback>
        </mc:AlternateContent>
      </w:r>
      <w:r>
        <w:rPr>
          <w:color w:val="231F37"/>
          <w:w w:val="110"/>
          <w:sz w:val="14"/>
        </w:rPr>
        <w:t>ML</w:t>
      </w:r>
      <w:r>
        <w:rPr>
          <w:color w:val="231F37"/>
          <w:spacing w:val="-2"/>
          <w:w w:val="110"/>
          <w:sz w:val="14"/>
        </w:rPr>
        <w:t xml:space="preserve"> </w:t>
      </w:r>
      <w:r>
        <w:rPr>
          <w:color w:val="231F37"/>
          <w:w w:val="110"/>
          <w:sz w:val="14"/>
        </w:rPr>
        <w:t>(Machine</w:t>
      </w:r>
      <w:r>
        <w:rPr>
          <w:color w:val="231F37"/>
          <w:spacing w:val="-1"/>
          <w:w w:val="110"/>
          <w:sz w:val="14"/>
        </w:rPr>
        <w:t xml:space="preserve"> </w:t>
      </w:r>
      <w:r>
        <w:rPr>
          <w:color w:val="231F37"/>
          <w:spacing w:val="-2"/>
          <w:w w:val="110"/>
          <w:sz w:val="14"/>
        </w:rPr>
        <w:t>Learning)</w:t>
      </w:r>
    </w:p>
    <w:p>
      <w:pPr>
        <w:pStyle w:val="6"/>
        <w:rPr>
          <w:sz w:val="18"/>
        </w:rPr>
      </w:pPr>
    </w:p>
    <w:p>
      <w:pPr>
        <w:pStyle w:val="6"/>
        <w:rPr>
          <w:sz w:val="18"/>
        </w:rPr>
      </w:pPr>
    </w:p>
    <w:p>
      <w:pPr>
        <w:pStyle w:val="6"/>
        <w:spacing w:before="11"/>
        <w:rPr>
          <w:sz w:val="13"/>
        </w:rPr>
      </w:pPr>
    </w:p>
    <w:p>
      <w:pPr>
        <w:ind w:left="363"/>
        <w:rPr>
          <w:sz w:val="14"/>
        </w:rPr>
      </w:pPr>
      <w:r>
        <mc:AlternateContent>
          <mc:Choice Requires="wpg">
            <w:drawing>
              <wp:anchor distT="0" distB="0" distL="114300" distR="114300" simplePos="0" relativeHeight="251794432" behindDoc="0" locked="0" layoutInCell="1" allowOverlap="1">
                <wp:simplePos x="0" y="0"/>
                <wp:positionH relativeFrom="page">
                  <wp:posOffset>2974340</wp:posOffset>
                </wp:positionH>
                <wp:positionV relativeFrom="paragraph">
                  <wp:posOffset>143510</wp:posOffset>
                </wp:positionV>
                <wp:extent cx="3887470" cy="170180"/>
                <wp:effectExtent l="635" t="0" r="10795" b="7620"/>
                <wp:wrapNone/>
                <wp:docPr id="228" name="docshapegroup323"/>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229" name="docshape324"/>
                        <wps:cNvSpPr/>
                        <wps:spPr bwMode="auto">
                          <a:xfrm>
                            <a:off x="8923" y="226"/>
                            <a:ext cx="1883" cy="267"/>
                          </a:xfrm>
                          <a:prstGeom prst="rect">
                            <a:avLst/>
                          </a:prstGeom>
                          <a:solidFill>
                            <a:srgbClr val="DCE5EE"/>
                          </a:solidFill>
                          <a:ln>
                            <a:noFill/>
                          </a:ln>
                        </wps:spPr>
                        <wps:bodyPr rot="0" vert="horz" wrap="square" lIns="91440" tIns="45720" rIns="91440" bIns="45720" anchor="t" anchorCtr="0" upright="1">
                          <a:noAutofit/>
                        </wps:bodyPr>
                      </wps:wsp>
                      <wps:wsp>
                        <wps:cNvPr id="230" name="docshape325"/>
                        <wps:cNvSpPr/>
                        <wps:spPr bwMode="auto">
                          <a:xfrm>
                            <a:off x="4683" y="226"/>
                            <a:ext cx="4240" cy="267"/>
                          </a:xfrm>
                          <a:prstGeom prst="rect">
                            <a:avLst/>
                          </a:prstGeom>
                          <a:solidFill>
                            <a:srgbClr val="00539F"/>
                          </a:solidFill>
                          <a:ln>
                            <a:noFill/>
                          </a:ln>
                        </wps:spPr>
                        <wps:bodyPr rot="0" vert="horz" wrap="square" lIns="91440" tIns="45720" rIns="91440" bIns="45720" anchor="t" anchorCtr="0" upright="1">
                          <a:noAutofit/>
                        </wps:bodyPr>
                      </wps:wsp>
                      <wps:wsp>
                        <wps:cNvPr id="231" name="Line 386"/>
                        <wps:cNvCnPr/>
                        <wps:spPr bwMode="auto">
                          <a:xfrm>
                            <a:off x="6213" y="494"/>
                            <a:ext cx="0" cy="0"/>
                          </a:xfrm>
                          <a:prstGeom prst="line">
                            <a:avLst/>
                          </a:prstGeom>
                          <a:noFill/>
                          <a:ln w="5512">
                            <a:solidFill>
                              <a:srgbClr val="FFFFFF"/>
                            </a:solidFill>
                            <a:prstDash val="solid"/>
                            <a:round/>
                          </a:ln>
                        </wps:spPr>
                        <wps:bodyPr/>
                      </wps:wsp>
                      <wps:wsp>
                        <wps:cNvPr id="232" name="Line 385"/>
                        <wps:cNvCnPr/>
                        <wps:spPr bwMode="auto">
                          <a:xfrm>
                            <a:off x="7741" y="494"/>
                            <a:ext cx="0" cy="0"/>
                          </a:xfrm>
                          <a:prstGeom prst="line">
                            <a:avLst/>
                          </a:prstGeom>
                          <a:noFill/>
                          <a:ln w="5512">
                            <a:solidFill>
                              <a:srgbClr val="FFFFFF"/>
                            </a:solidFill>
                            <a:prstDash val="solid"/>
                            <a:round/>
                          </a:ln>
                        </wps:spPr>
                        <wps:bodyPr/>
                      </wps:wsp>
                      <wps:wsp>
                        <wps:cNvPr id="233" name="Line 384"/>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23" o:spid="_x0000_s1026" o:spt="203" style="position:absolute;left:0pt;margin-left:234.2pt;margin-top:11.3pt;height:13.4pt;width:306.1pt;mso-position-horizontal-relative:page;z-index:251794432;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JfTU97ZAAAACgEAAA8AAAAAAAAAAQAg&#10;AAAAIgAAAGRycy9kb3ducmV2LnhtbFBLAQIUABQAAAAIAIdO4kB8TqyUKgMAAE8MAAAOAAAAAAAA&#10;AAEAIAAAACgBAABkcnMvZTJvRG9jLnhtbFBLBQYAAAAABgAGAFkBAADEBgAAAAA=&#10;">
                <o:lock v:ext="edit" aspectratio="f"/>
                <v:rect id="docshape324" o:spid="_x0000_s1026" o:spt="1" style="position:absolute;left:8923;top:226;height:267;width:1883;" fillcolor="#DCE5EE" filled="t" stroked="f" coordsize="21600,21600" o:gfxdata="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fHgS/&#10;AAAA3AAAAA8AAAAAAAAAAQAgAAAAIgAAAGRycy9kb3ducmV2LnhtbFBLAQIUABQAAAAIAIdO4kAz&#10;LwWeOwAAADkAAAAQAAAAAAAAAAEAIAAAAA4BAABkcnMvc2hhcGV4bWwueG1sUEsFBgAAAAAGAAYA&#10;WwEAALgDAAAAAA==&#10;">
                  <v:fill on="t" focussize="0,0"/>
                  <v:stroke on="f"/>
                  <v:imagedata o:title=""/>
                  <o:lock v:ext="edit" aspectratio="f"/>
                </v:rect>
                <v:rect id="docshape325" o:spid="_x0000_s1026" o:spt="1" style="position:absolute;left:4683;top:226;height:267;width:4240;" fillcolor="#00539F" filled="t" stroked="f" coordsize="21600,21600" o:gfxdata="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QEsHm5AAAA3AAA&#10;AA8AAAAAAAAAAQAgAAAAIgAAAGRycy9kb3ducmV2LnhtbFBLAQIUABQAAAAIAIdO4kAzLwWeOwAA&#10;ADkAAAAQAAAAAAAAAAEAIAAAAAgBAABkcnMvc2hhcGV4bWwueG1sUEsFBgAAAAAGAAYAWwEAALID&#10;AAAAAA==&#10;">
                  <v:fill on="t" focussize="0,0"/>
                  <v:stroke on="f"/>
                  <v:imagedata o:title=""/>
                  <o:lock v:ext="edit" aspectratio="f"/>
                </v:rect>
                <v:line id="Line 386" o:spid="_x0000_s1026" o:spt="20" style="position:absolute;left:6213;top:494;height:0;width:0;" filled="f" stroked="t" coordsize="21600,21600" o:gfxdata="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E/3L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85" o:spid="_x0000_s1026" o:spt="20" style="position:absolute;left:7741;top:494;height:0;width:0;" filled="f" stroked="t" coordsize="21600,21600" o:gfxdata="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06Gr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line id="Line 384" o:spid="_x0000_s1026" o:spt="20" style="position:absolute;left:9269;top:494;height:0;width:0;" filled="f" stroked="t" coordsize="21600,21600" o:gfxdata="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p8EML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color w:val="231F37"/>
          <w:spacing w:val="-2"/>
          <w:w w:val="115"/>
          <w:sz w:val="14"/>
        </w:rPr>
        <w:t>LLM</w:t>
      </w:r>
      <w:r>
        <w:rPr>
          <w:color w:val="231F37"/>
          <w:w w:val="115"/>
          <w:sz w:val="14"/>
        </w:rPr>
        <w:t xml:space="preserve"> </w:t>
      </w:r>
      <w:r>
        <w:rPr>
          <w:color w:val="231F37"/>
          <w:spacing w:val="-2"/>
          <w:w w:val="115"/>
          <w:sz w:val="14"/>
        </w:rPr>
        <w:t>(Language</w:t>
      </w:r>
      <w:r>
        <w:rPr>
          <w:color w:val="231F37"/>
          <w:spacing w:val="1"/>
          <w:w w:val="115"/>
          <w:sz w:val="14"/>
        </w:rPr>
        <w:t xml:space="preserve"> </w:t>
      </w:r>
      <w:r>
        <w:rPr>
          <w:color w:val="231F37"/>
          <w:spacing w:val="-2"/>
          <w:w w:val="115"/>
          <w:sz w:val="14"/>
        </w:rPr>
        <w:t>Models</w:t>
      </w:r>
      <w:r>
        <w:rPr>
          <w:color w:val="231F37"/>
          <w:spacing w:val="1"/>
          <w:w w:val="115"/>
          <w:sz w:val="14"/>
        </w:rPr>
        <w:t xml:space="preserve"> </w:t>
      </w:r>
      <w:r>
        <w:rPr>
          <w:color w:val="231F37"/>
          <w:spacing w:val="-2"/>
          <w:w w:val="115"/>
          <w:sz w:val="14"/>
        </w:rPr>
        <w:t>like</w:t>
      </w:r>
      <w:r>
        <w:rPr>
          <w:color w:val="231F37"/>
          <w:spacing w:val="1"/>
          <w:w w:val="115"/>
          <w:sz w:val="14"/>
        </w:rPr>
        <w:t xml:space="preserve"> </w:t>
      </w:r>
      <w:r>
        <w:rPr>
          <w:color w:val="231F37"/>
          <w:spacing w:val="-2"/>
          <w:w w:val="115"/>
          <w:sz w:val="14"/>
        </w:rPr>
        <w:t>GP-T3</w:t>
      </w:r>
      <w:r>
        <w:rPr>
          <w:color w:val="231F37"/>
          <w:spacing w:val="1"/>
          <w:w w:val="115"/>
          <w:sz w:val="14"/>
        </w:rPr>
        <w:t xml:space="preserve"> </w:t>
      </w:r>
      <w:r>
        <w:rPr>
          <w:color w:val="231F37"/>
          <w:spacing w:val="-2"/>
          <w:w w:val="115"/>
          <w:sz w:val="14"/>
        </w:rPr>
        <w:t>or</w:t>
      </w:r>
      <w:r>
        <w:rPr>
          <w:color w:val="231F37"/>
          <w:spacing w:val="1"/>
          <w:w w:val="115"/>
          <w:sz w:val="14"/>
        </w:rPr>
        <w:t xml:space="preserve"> </w:t>
      </w:r>
      <w:r>
        <w:rPr>
          <w:color w:val="231F37"/>
          <w:spacing w:val="-2"/>
          <w:w w:val="115"/>
          <w:sz w:val="14"/>
        </w:rPr>
        <w:t>GPT-</w:t>
      </w:r>
      <w:r>
        <w:rPr>
          <w:color w:val="231F37"/>
          <w:spacing w:val="-5"/>
          <w:w w:val="115"/>
          <w:sz w:val="14"/>
        </w:rPr>
        <w:t>4)</w:t>
      </w:r>
    </w:p>
    <w:p>
      <w:pPr>
        <w:pStyle w:val="6"/>
        <w:rPr>
          <w:sz w:val="18"/>
        </w:rPr>
      </w:pPr>
    </w:p>
    <w:p>
      <w:pPr>
        <w:pStyle w:val="6"/>
        <w:spacing w:before="1"/>
        <w:rPr>
          <w:sz w:val="24"/>
        </w:rPr>
      </w:pPr>
    </w:p>
    <w:p>
      <w:pPr>
        <w:ind w:left="363"/>
        <w:rPr>
          <w:sz w:val="14"/>
        </w:rPr>
      </w:pPr>
      <w:r>
        <mc:AlternateContent>
          <mc:Choice Requires="wpg">
            <w:drawing>
              <wp:anchor distT="0" distB="0" distL="114300" distR="114300" simplePos="0" relativeHeight="251795456" behindDoc="0" locked="0" layoutInCell="1" allowOverlap="1">
                <wp:simplePos x="0" y="0"/>
                <wp:positionH relativeFrom="page">
                  <wp:posOffset>2974340</wp:posOffset>
                </wp:positionH>
                <wp:positionV relativeFrom="paragraph">
                  <wp:posOffset>143510</wp:posOffset>
                </wp:positionV>
                <wp:extent cx="3887470" cy="170815"/>
                <wp:effectExtent l="635" t="0" r="10795" b="6985"/>
                <wp:wrapNone/>
                <wp:docPr id="234" name="docshapegroup326"/>
                <wp:cNvGraphicFramePr/>
                <a:graphic xmlns:a="http://schemas.openxmlformats.org/drawingml/2006/main">
                  <a:graphicData uri="http://schemas.microsoft.com/office/word/2010/wordprocessingGroup">
                    <wpg:wgp>
                      <wpg:cNvGrpSpPr/>
                      <wpg:grpSpPr>
                        <a:xfrm>
                          <a:off x="0" y="0"/>
                          <a:ext cx="3887470" cy="170815"/>
                          <a:chOff x="4684" y="226"/>
                          <a:chExt cx="6122" cy="269"/>
                        </a:xfrm>
                      </wpg:grpSpPr>
                      <wps:wsp>
                        <wps:cNvPr id="235" name="docshape327"/>
                        <wps:cNvSpPr/>
                        <wps:spPr bwMode="auto">
                          <a:xfrm>
                            <a:off x="8907" y="226"/>
                            <a:ext cx="1898" cy="267"/>
                          </a:xfrm>
                          <a:prstGeom prst="rect">
                            <a:avLst/>
                          </a:prstGeom>
                          <a:solidFill>
                            <a:srgbClr val="DCE5EE"/>
                          </a:solidFill>
                          <a:ln>
                            <a:noFill/>
                          </a:ln>
                        </wps:spPr>
                        <wps:bodyPr rot="0" vert="horz" wrap="square" lIns="91440" tIns="45720" rIns="91440" bIns="45720" anchor="t" anchorCtr="0" upright="1">
                          <a:noAutofit/>
                        </wps:bodyPr>
                      </wps:wsp>
                      <wps:wsp>
                        <wps:cNvPr id="236" name="docshape328"/>
                        <wps:cNvSpPr/>
                        <wps:spPr bwMode="auto">
                          <a:xfrm>
                            <a:off x="4683" y="226"/>
                            <a:ext cx="4225" cy="267"/>
                          </a:xfrm>
                          <a:prstGeom prst="rect">
                            <a:avLst/>
                          </a:prstGeom>
                          <a:solidFill>
                            <a:srgbClr val="00539F"/>
                          </a:solidFill>
                          <a:ln>
                            <a:noFill/>
                          </a:ln>
                        </wps:spPr>
                        <wps:bodyPr rot="0" vert="horz" wrap="square" lIns="91440" tIns="45720" rIns="91440" bIns="45720" anchor="t" anchorCtr="0" upright="1">
                          <a:noAutofit/>
                        </wps:bodyPr>
                      </wps:wsp>
                      <wps:wsp>
                        <wps:cNvPr id="237" name="Line 380"/>
                        <wps:cNvCnPr/>
                        <wps:spPr bwMode="auto">
                          <a:xfrm>
                            <a:off x="6213" y="495"/>
                            <a:ext cx="0" cy="0"/>
                          </a:xfrm>
                          <a:prstGeom prst="line">
                            <a:avLst/>
                          </a:prstGeom>
                          <a:noFill/>
                          <a:ln w="5512">
                            <a:solidFill>
                              <a:srgbClr val="FFFFFF"/>
                            </a:solidFill>
                            <a:prstDash val="solid"/>
                            <a:round/>
                          </a:ln>
                        </wps:spPr>
                        <wps:bodyPr/>
                      </wps:wsp>
                      <wps:wsp>
                        <wps:cNvPr id="238" name="Line 379"/>
                        <wps:cNvCnPr/>
                        <wps:spPr bwMode="auto">
                          <a:xfrm>
                            <a:off x="7741" y="495"/>
                            <a:ext cx="0" cy="0"/>
                          </a:xfrm>
                          <a:prstGeom prst="line">
                            <a:avLst/>
                          </a:prstGeom>
                          <a:noFill/>
                          <a:ln w="5512">
                            <a:solidFill>
                              <a:srgbClr val="FFFFFF"/>
                            </a:solidFill>
                            <a:prstDash val="solid"/>
                            <a:round/>
                          </a:ln>
                        </wps:spPr>
                        <wps:bodyPr/>
                      </wps:wsp>
                      <wps:wsp>
                        <wps:cNvPr id="239" name="Line 378"/>
                        <wps:cNvCnPr/>
                        <wps:spPr bwMode="auto">
                          <a:xfrm>
                            <a:off x="9269" y="495"/>
                            <a:ext cx="0" cy="0"/>
                          </a:xfrm>
                          <a:prstGeom prst="line">
                            <a:avLst/>
                          </a:prstGeom>
                          <a:noFill/>
                          <a:ln w="5512">
                            <a:solidFill>
                              <a:srgbClr val="FFFFFF"/>
                            </a:solidFill>
                            <a:prstDash val="solid"/>
                            <a:round/>
                          </a:ln>
                        </wps:spPr>
                        <wps:bodyPr/>
                      </wps:wsp>
                    </wpg:wgp>
                  </a:graphicData>
                </a:graphic>
              </wp:anchor>
            </w:drawing>
          </mc:Choice>
          <mc:Fallback>
            <w:pict>
              <v:group id="docshapegroup326" o:spid="_x0000_s1026" o:spt="203" style="position:absolute;left:0pt;margin-left:234.2pt;margin-top:11.3pt;height:13.45pt;width:306.1pt;mso-position-horizontal-relative:page;z-index:251795456;mso-width-relative:page;mso-height-relative:page;" coordorigin="4684,226" coordsize="6122,269" o:gfxdata="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z1OxCdoAAAAKAQAADwAAAAAAAAABACAAAAAi&#10;AAAAZHJzL2Rvd25yZXYueG1sUEsBAhQAFAAAAAgAh07iQIiicDslAwAATwwAAA4AAAAAAAAAAQAg&#10;AAAAKQEAAGRycy9lMm9Eb2MueG1sUEsFBgAAAAAGAAYAWQEAAMAGAAAAAA==&#10;">
                <o:lock v:ext="edit" aspectratio="f"/>
                <v:rect id="docshape327" o:spid="_x0000_s1026" o:spt="1" style="position:absolute;left:8907;top:226;height:267;width:1898;" fillcolor="#DCE5EE" filled="t" stroked="f" coordsize="21600,21600" o:gfxdata="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Lgty/&#10;AAAA3AAAAA8AAAAAAAAAAQAgAAAAIgAAAGRycy9kb3ducmV2LnhtbFBLAQIUABQAAAAIAIdO4kAz&#10;LwWeOwAAADkAAAAQAAAAAAAAAAEAIAAAAA4BAABkcnMvc2hhcGV4bWwueG1sUEsFBgAAAAAGAAYA&#10;WwEAALgDAAAAAA==&#10;">
                  <v:fill on="t" focussize="0,0"/>
                  <v:stroke on="f"/>
                  <v:imagedata o:title=""/>
                  <o:lock v:ext="edit" aspectratio="f"/>
                </v:rect>
                <v:rect id="docshape328" o:spid="_x0000_s1026" o:spt="1" style="position:absolute;left:4683;top:226;height:267;width:4225;" fillcolor="#00539F" filled="t" stroked="f" coordsize="21600,21600" o:gfxdata="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KGNlrsAAADc&#10;AAAADwAAAAAAAAABACAAAAAiAAAAZHJzL2Rvd25yZXYueG1sUEsBAhQAFAAAAAgAh07iQDMvBZ47&#10;AAAAOQAAABAAAAAAAAAAAQAgAAAACgEAAGRycy9zaGFwZXhtbC54bWxQSwUGAAAAAAYABgBbAQAA&#10;tAMAAAAA&#10;">
                  <v:fill on="t" focussize="0,0"/>
                  <v:stroke on="f"/>
                  <v:imagedata o:title=""/>
                  <o:lock v:ext="edit" aspectratio="f"/>
                </v:rect>
                <v:line id="Line 380" o:spid="_x0000_s1026" o:spt="20" style="position:absolute;left:6213;top:495;height:0;width:0;" filled="f" stroked="t" coordsize="21600,21600" o:gfxdata="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QCM7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79" o:spid="_x0000_s1026" o:spt="20" style="position:absolute;left:7741;top:495;height:0;width:0;" filled="f" stroked="t" coordsize="21600,21600" o:gfxdata="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uWQbsAAADc&#10;AAAADwAAAAAAAAABACAAAAAiAAAAZHJzL2Rvd25yZXYueG1sUEsBAhQAFAAAAAgAh07iQDMvBZ47&#10;AAAAOQAAABAAAAAAAAAAAQAgAAAACgEAAGRycy9zaGFwZXhtbC54bWxQSwUGAAAAAAYABgBbAQAA&#10;tAMAAAAA&#10;">
                  <v:fill on="f" focussize="0,0"/>
                  <v:stroke weight="0.434015748031496pt" color="#FFFFFF" joinstyle="round"/>
                  <v:imagedata o:title=""/>
                  <o:lock v:ext="edit" aspectratio="f"/>
                </v:line>
                <v:line id="Line 378" o:spid="_x0000_s1026" o:spt="20" style="position:absolute;left:9269;top:495;height:0;width:0;" filled="f" stroked="t" coordsize="21600,21600" o:gfxdata="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3cz2r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color w:val="231F37"/>
          <w:w w:val="115"/>
          <w:sz w:val="14"/>
        </w:rPr>
        <w:t>Robotics</w:t>
      </w:r>
      <w:r>
        <w:rPr>
          <w:color w:val="231F37"/>
          <w:spacing w:val="-9"/>
          <w:w w:val="115"/>
          <w:sz w:val="14"/>
        </w:rPr>
        <w:t xml:space="preserve"> </w:t>
      </w:r>
      <w:r>
        <w:rPr>
          <w:color w:val="231F37"/>
          <w:w w:val="115"/>
          <w:sz w:val="14"/>
        </w:rPr>
        <w:t>(AI-driven</w:t>
      </w:r>
      <w:r>
        <w:rPr>
          <w:color w:val="231F37"/>
          <w:spacing w:val="-8"/>
          <w:w w:val="115"/>
          <w:sz w:val="14"/>
        </w:rPr>
        <w:t xml:space="preserve"> </w:t>
      </w:r>
      <w:r>
        <w:rPr>
          <w:color w:val="231F37"/>
          <w:spacing w:val="-2"/>
          <w:w w:val="115"/>
          <w:sz w:val="14"/>
        </w:rPr>
        <w:t>robots)</w:t>
      </w:r>
    </w:p>
    <w:p>
      <w:pPr>
        <w:tabs>
          <w:tab w:val="left" w:pos="1672"/>
          <w:tab w:val="left" w:pos="2967"/>
        </w:tabs>
        <w:spacing w:before="27"/>
        <w:ind w:left="142"/>
        <w:rPr>
          <w:rFonts w:ascii="Century Gothic"/>
          <w:b/>
          <w:sz w:val="17"/>
        </w:rPr>
      </w:pPr>
      <w:r>
        <w:br w:type="column"/>
      </w:r>
      <w:r>
        <w:rPr>
          <w:rFonts w:ascii="Century Gothic"/>
          <w:b/>
          <w:color w:val="191929"/>
          <w:spacing w:val="-10"/>
          <w:w w:val="110"/>
          <w:sz w:val="17"/>
        </w:rPr>
        <w:t>2</w:t>
      </w:r>
      <w:r>
        <w:rPr>
          <w:rFonts w:ascii="Century Gothic"/>
          <w:b/>
          <w:color w:val="191929"/>
          <w:sz w:val="17"/>
        </w:rPr>
        <w:tab/>
      </w:r>
      <w:r>
        <w:rPr>
          <w:rFonts w:ascii="Century Gothic"/>
          <w:b/>
          <w:color w:val="191929"/>
          <w:spacing w:val="-12"/>
          <w:w w:val="110"/>
          <w:sz w:val="17"/>
        </w:rPr>
        <w:t>3</w:t>
      </w:r>
      <w:r>
        <w:rPr>
          <w:rFonts w:ascii="Century Gothic"/>
          <w:b/>
          <w:color w:val="191929"/>
          <w:sz w:val="17"/>
        </w:rPr>
        <w:tab/>
      </w:r>
      <w:r>
        <w:rPr>
          <w:rFonts w:ascii="Century Gothic"/>
          <w:b/>
          <w:color w:val="191929"/>
          <w:spacing w:val="-10"/>
          <w:w w:val="110"/>
          <w:sz w:val="17"/>
        </w:rPr>
        <w:t>4</w:t>
      </w:r>
    </w:p>
    <w:p>
      <w:pPr>
        <w:spacing w:before="3" w:line="244" w:lineRule="auto"/>
        <w:ind w:left="2782" w:right="1041" w:firstLine="31"/>
        <w:rPr>
          <w:sz w:val="14"/>
        </w:rPr>
      </w:pPr>
      <w:r>
        <w:rPr>
          <w:color w:val="697A88"/>
          <w:spacing w:val="-2"/>
          <w:w w:val="115"/>
          <w:sz w:val="14"/>
        </w:rPr>
        <w:t>Highly</w:t>
      </w:r>
      <w:r>
        <w:rPr>
          <w:color w:val="697A88"/>
          <w:spacing w:val="40"/>
          <w:w w:val="115"/>
          <w:sz w:val="14"/>
        </w:rPr>
        <w:t xml:space="preserve"> </w:t>
      </w:r>
      <w:r>
        <w:rPr>
          <w:color w:val="697A88"/>
          <w:spacing w:val="-2"/>
          <w:w w:val="110"/>
          <w:sz w:val="14"/>
        </w:rPr>
        <w:t>familiar</w:t>
      </w:r>
    </w:p>
    <w:p>
      <w:pPr>
        <w:spacing w:line="244" w:lineRule="auto"/>
        <w:rPr>
          <w:sz w:val="14"/>
        </w:rPr>
        <w:sectPr>
          <w:type w:val="continuous"/>
          <w:pgSz w:w="12240" w:h="15840"/>
          <w:pgMar w:top="1500" w:right="0" w:bottom="280" w:left="520" w:header="0" w:footer="675" w:gutter="0"/>
          <w:cols w:equalWidth="0" w:num="3">
            <w:col w:w="3761" w:space="40"/>
            <w:col w:w="3189" w:space="39"/>
            <w:col w:w="4691"/>
          </w:cols>
        </w:sectPr>
      </w:pPr>
    </w:p>
    <w:p>
      <w:pPr>
        <w:pStyle w:val="6"/>
        <w:spacing w:before="7"/>
        <w:rPr>
          <w:sz w:val="12"/>
        </w:rPr>
      </w:pPr>
    </w:p>
    <w:p>
      <w:pPr>
        <w:pStyle w:val="6"/>
        <w:spacing w:before="112" w:line="276" w:lineRule="auto"/>
        <w:ind w:left="920" w:right="8168"/>
      </w:pPr>
      <w:r>
        <w:rPr>
          <w:w w:val="115"/>
        </w:rPr>
        <w:t>Interestingly,</w:t>
      </w:r>
      <w:r>
        <w:rPr>
          <w:spacing w:val="-13"/>
          <w:w w:val="115"/>
        </w:rPr>
        <w:t xml:space="preserve"> </w:t>
      </w:r>
      <w:r>
        <w:rPr>
          <w:w w:val="115"/>
        </w:rPr>
        <w:t>there’s</w:t>
      </w:r>
      <w:r>
        <w:rPr>
          <w:spacing w:val="-13"/>
          <w:w w:val="115"/>
        </w:rPr>
        <w:t xml:space="preserve"> </w:t>
      </w:r>
      <w:r>
        <w:rPr>
          <w:w w:val="115"/>
        </w:rPr>
        <w:t>a</w:t>
      </w:r>
      <w:r>
        <w:rPr>
          <w:spacing w:val="-13"/>
          <w:w w:val="115"/>
        </w:rPr>
        <w:t xml:space="preserve"> </w:t>
      </w:r>
      <w:r>
        <w:rPr>
          <w:w w:val="115"/>
        </w:rPr>
        <w:t>slight inclination towards older,</w:t>
      </w:r>
    </w:p>
    <w:p>
      <w:pPr>
        <w:pStyle w:val="6"/>
        <w:spacing w:line="276" w:lineRule="auto"/>
        <w:ind w:left="920" w:right="1494"/>
      </w:pPr>
      <w:r>
        <w:rPr>
          <w:w w:val="115"/>
        </w:rPr>
        <w:t>more established terms like NLP and Deep Learning, which score marginally higher than newer terms like LLM and gen AI. This could suggest a conflation between gen AI and popular tools like ChatGPT, indicating that while such tools are well-known, there may not be a deep understanding of</w:t>
      </w:r>
      <w:r>
        <w:rPr>
          <w:spacing w:val="-2"/>
          <w:w w:val="115"/>
        </w:rPr>
        <w:t xml:space="preserve"> </w:t>
      </w:r>
      <w:r>
        <w:rPr>
          <w:w w:val="115"/>
        </w:rPr>
        <w:t>the</w:t>
      </w:r>
      <w:r>
        <w:rPr>
          <w:spacing w:val="-2"/>
          <w:w w:val="115"/>
        </w:rPr>
        <w:t xml:space="preserve"> </w:t>
      </w:r>
      <w:r>
        <w:rPr>
          <w:w w:val="115"/>
        </w:rPr>
        <w:t>broader</w:t>
      </w:r>
      <w:r>
        <w:rPr>
          <w:spacing w:val="-2"/>
          <w:w w:val="115"/>
        </w:rPr>
        <w:t xml:space="preserve"> </w:t>
      </w:r>
      <w:r>
        <w:rPr>
          <w:w w:val="115"/>
        </w:rPr>
        <w:t>category</w:t>
      </w:r>
      <w:r>
        <w:rPr>
          <w:spacing w:val="-2"/>
          <w:w w:val="115"/>
        </w:rPr>
        <w:t xml:space="preserve"> </w:t>
      </w:r>
      <w:r>
        <w:rPr>
          <w:w w:val="115"/>
        </w:rPr>
        <w:t>of</w:t>
      </w:r>
      <w:r>
        <w:rPr>
          <w:spacing w:val="-2"/>
          <w:w w:val="115"/>
        </w:rPr>
        <w:t xml:space="preserve"> </w:t>
      </w:r>
      <w:r>
        <w:rPr>
          <w:w w:val="115"/>
        </w:rPr>
        <w:t>gen</w:t>
      </w:r>
      <w:r>
        <w:rPr>
          <w:spacing w:val="-2"/>
          <w:w w:val="115"/>
        </w:rPr>
        <w:t xml:space="preserve"> </w:t>
      </w:r>
      <w:r>
        <w:rPr>
          <w:w w:val="115"/>
        </w:rPr>
        <w:t>AI.</w:t>
      </w:r>
      <w:r>
        <w:rPr>
          <w:spacing w:val="-2"/>
          <w:w w:val="115"/>
        </w:rPr>
        <w:t xml:space="preserve"> </w:t>
      </w:r>
      <w:r>
        <w:rPr>
          <w:w w:val="115"/>
        </w:rPr>
        <w:t>This</w:t>
      </w:r>
      <w:r>
        <w:rPr>
          <w:spacing w:val="-2"/>
          <w:w w:val="115"/>
        </w:rPr>
        <w:t xml:space="preserve"> </w:t>
      </w:r>
      <w:r>
        <w:rPr>
          <w:w w:val="115"/>
        </w:rPr>
        <w:t>surface-level</w:t>
      </w:r>
      <w:r>
        <w:rPr>
          <w:spacing w:val="-2"/>
          <w:w w:val="115"/>
        </w:rPr>
        <w:t xml:space="preserve"> </w:t>
      </w:r>
      <w:r>
        <w:rPr>
          <w:w w:val="115"/>
        </w:rPr>
        <w:t>familiarity</w:t>
      </w:r>
      <w:r>
        <w:rPr>
          <w:spacing w:val="-2"/>
          <w:w w:val="115"/>
        </w:rPr>
        <w:t xml:space="preserve"> </w:t>
      </w:r>
      <w:r>
        <w:rPr>
          <w:w w:val="115"/>
        </w:rPr>
        <w:t>across</w:t>
      </w:r>
      <w:r>
        <w:rPr>
          <w:spacing w:val="-2"/>
          <w:w w:val="115"/>
        </w:rPr>
        <w:t xml:space="preserve"> </w:t>
      </w:r>
      <w:r>
        <w:rPr>
          <w:w w:val="115"/>
        </w:rPr>
        <w:t>various</w:t>
      </w:r>
      <w:r>
        <w:rPr>
          <w:spacing w:val="-2"/>
          <w:w w:val="115"/>
        </w:rPr>
        <w:t xml:space="preserve"> </w:t>
      </w:r>
      <w:r>
        <w:rPr>
          <w:w w:val="115"/>
        </w:rPr>
        <w:t>AI</w:t>
      </w:r>
      <w:r>
        <w:rPr>
          <w:spacing w:val="-2"/>
          <w:w w:val="115"/>
        </w:rPr>
        <w:t xml:space="preserve"> </w:t>
      </w:r>
      <w:r>
        <w:rPr>
          <w:w w:val="115"/>
        </w:rPr>
        <w:t>technologies</w:t>
      </w:r>
      <w:r>
        <w:rPr>
          <w:spacing w:val="-2"/>
          <w:w w:val="115"/>
        </w:rPr>
        <w:t xml:space="preserve"> </w:t>
      </w:r>
      <w:r>
        <w:rPr>
          <w:w w:val="115"/>
        </w:rPr>
        <w:t>might also contribute to the observed overconfidence in implementing AI strategies, as professionals might not fully grasp the complexities of these technologies.</w:t>
      </w:r>
    </w:p>
    <w:p>
      <w:pPr>
        <w:pStyle w:val="6"/>
        <w:spacing w:before="5"/>
        <w:rPr>
          <w:sz w:val="22"/>
        </w:rPr>
        <w:sectPr>
          <w:type w:val="continuous"/>
          <w:pgSz w:w="12240" w:h="15840"/>
          <w:pgMar w:top="1500" w:right="0" w:bottom="280" w:left="520" w:header="0" w:footer="675" w:gutter="0"/>
          <w:cols w:space="720" w:num="1"/>
        </w:sectPr>
      </w:pPr>
    </w:p>
    <w:p>
      <w:pPr>
        <w:pStyle w:val="6"/>
        <w:spacing w:before="5"/>
        <w:rPr>
          <w:sz w:val="22"/>
          <w:lang w:eastAsia="zh-CN"/>
        </w:rPr>
      </w:pPr>
    </w:p>
    <w:p>
      <w:pPr>
        <w:pStyle w:val="6"/>
        <w:spacing w:before="5"/>
        <w:rPr>
          <w:sz w:val="22"/>
          <w:lang w:eastAsia="zh-CN"/>
        </w:rPr>
      </w:pPr>
    </w:p>
    <w:p>
      <w:pPr>
        <w:pStyle w:val="4"/>
        <w:spacing w:before="277"/>
        <w:rPr>
          <w:lang w:eastAsia="zh-CN"/>
        </w:rPr>
      </w:pPr>
    </w:p>
    <w:p>
      <w:pPr>
        <w:pStyle w:val="6"/>
        <w:spacing w:before="290" w:line="276" w:lineRule="auto"/>
        <w:ind w:left="920" w:right="7928"/>
        <w:rPr>
          <w:rFonts w:ascii="微软雅黑" w:hAnsi="微软雅黑" w:eastAsia="微软雅黑"/>
          <w:lang w:eastAsia="zh-CN"/>
        </w:rPr>
        <w:sectPr>
          <w:pgSz w:w="12240" w:h="15840"/>
          <w:pgMar w:top="1220" w:right="0" w:bottom="860" w:left="520" w:header="0" w:footer="675" w:gutter="0"/>
          <w:cols w:space="720" w:num="1"/>
        </w:sectPr>
      </w:pPr>
      <w:r>
        <w:rPr>
          <w:rFonts w:ascii="微软雅黑" w:hAnsi="微软雅黑" w:eastAsia="微软雅黑"/>
        </w:rPr>
        <mc:AlternateContent>
          <mc:Choice Requires="wps">
            <w:drawing>
              <wp:anchor distT="0" distB="0" distL="114300" distR="114300" simplePos="0" relativeHeight="251856896" behindDoc="0" locked="0" layoutInCell="1" allowOverlap="1">
                <wp:simplePos x="0" y="0"/>
                <wp:positionH relativeFrom="page">
                  <wp:posOffset>2968625</wp:posOffset>
                </wp:positionH>
                <wp:positionV relativeFrom="paragraph">
                  <wp:posOffset>71120</wp:posOffset>
                </wp:positionV>
                <wp:extent cx="3887470" cy="236855"/>
                <wp:effectExtent l="0" t="0" r="11430" b="4445"/>
                <wp:wrapNone/>
                <wp:docPr id="240" name="docshape307"/>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7"/>
                              <w:ind w:left="441"/>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请对以下</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技术或系统的熟悉程度进行评分：</w:t>
                            </w:r>
                          </w:p>
                        </w:txbxContent>
                      </wps:txbx>
                      <wps:bodyPr rot="0" vert="horz" wrap="square" lIns="0" tIns="0" rIns="0" bIns="0" anchor="t" anchorCtr="0" upright="1">
                        <a:noAutofit/>
                      </wps:bodyPr>
                    </wps:wsp>
                  </a:graphicData>
                </a:graphic>
              </wp:anchor>
            </w:drawing>
          </mc:Choice>
          <mc:Fallback>
            <w:pict>
              <v:shape id="docshape307" o:spid="_x0000_s1026" o:spt="202" type="#_x0000_t202" style="position:absolute;left:0pt;margin-left:233.75pt;margin-top:5.6pt;height:18.65pt;width:306.1pt;mso-position-horizontal-relative:page;z-index:251856896;mso-width-relative:page;mso-height-relative:page;" fillcolor="#EEF3F8" filled="t" stroked="f" coordsize="21600,21600" o:gfxdata="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5qmwWdcAAAAKAQAADwAAAAAAAAABACAAAAAiAAAAZHJzL2Rvd25yZXYu&#10;eG1sUEsBAhQAFAAAAAgAh07iQEff3+D8AQAAAAQAAA4AAAAAAAAAAQAgAAAAJgEAAGRycy9lMm9E&#10;b2MueG1sUEsFBgAAAAAGAAYAWQEAAJQFAAAAAA==&#10;">
                <v:fill on="t" focussize="0,0"/>
                <v:stroke on="f"/>
                <v:imagedata o:title=""/>
                <o:lock v:ext="edit" aspectratio="f"/>
                <v:textbox inset="0mm,0mm,0mm,0mm">
                  <w:txbxContent>
                    <w:p>
                      <w:pPr>
                        <w:spacing w:before="57"/>
                        <w:ind w:left="441"/>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请对以下</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技术或系统的熟悉程度进行评分：</w:t>
                      </w:r>
                    </w:p>
                  </w:txbxContent>
                </v:textbox>
              </v:shape>
            </w:pict>
          </mc:Fallback>
        </mc:AlternateContent>
      </w:r>
    </w:p>
    <w:p>
      <w:pPr>
        <w:pStyle w:val="6"/>
        <w:spacing w:before="3" w:line="276" w:lineRule="auto"/>
        <w:ind w:left="920" w:right="20"/>
        <w:rPr>
          <w:rFonts w:ascii="微软雅黑" w:hAnsi="微软雅黑" w:eastAsia="微软雅黑"/>
          <w:lang w:eastAsia="zh-CN"/>
        </w:rPr>
      </w:pPr>
      <w:r>
        <w:rPr>
          <w:rFonts w:hint="eastAsia" w:ascii="微软雅黑" w:hAnsi="微软雅黑" w:eastAsia="微软雅黑" w:cs="微软雅黑"/>
          <w:lang w:eastAsia="zh-CN"/>
        </w:rPr>
        <w:t>网络安全行业内对各种</w:t>
      </w:r>
      <w:r>
        <w:rPr>
          <w:rFonts w:ascii="微软雅黑" w:hAnsi="微软雅黑" w:eastAsia="微软雅黑"/>
          <w:lang w:eastAsia="zh-CN"/>
        </w:rPr>
        <w:t xml:space="preserve"> AI </w:t>
      </w:r>
      <w:r>
        <w:rPr>
          <w:rFonts w:hint="eastAsia" w:ascii="微软雅黑" w:hAnsi="微软雅黑" w:eastAsia="微软雅黑" w:cs="微软雅黑"/>
          <w:lang w:eastAsia="zh-CN"/>
        </w:rPr>
        <w:t>技术和系统的熟悉程度的调查结果显示，总体趋势是从中等到某种程度的熟悉。涉及自然语言处理（</w:t>
      </w:r>
      <w:r>
        <w:rPr>
          <w:rFonts w:ascii="微软雅黑" w:hAnsi="微软雅黑" w:eastAsia="微软雅黑"/>
          <w:lang w:eastAsia="zh-CN"/>
        </w:rPr>
        <w:t>NLP</w:t>
      </w:r>
      <w:r>
        <w:rPr>
          <w:rFonts w:hint="eastAsia" w:ascii="微软雅黑" w:hAnsi="微软雅黑" w:eastAsia="微软雅黑" w:cs="微软雅黑"/>
          <w:lang w:eastAsia="zh-CN"/>
        </w:rPr>
        <w:t>）、生成式人工智能（</w:t>
      </w:r>
      <w:r>
        <w:rPr>
          <w:rFonts w:ascii="微软雅黑" w:hAnsi="微软雅黑" w:eastAsia="微软雅黑"/>
          <w:lang w:eastAsia="zh-CN"/>
        </w:rPr>
        <w:t>Gen AI</w:t>
      </w:r>
      <w:r>
        <w:rPr>
          <w:rFonts w:hint="eastAsia" w:ascii="微软雅黑" w:hAnsi="微软雅黑" w:eastAsia="微软雅黑" w:cs="微软雅黑"/>
          <w:lang w:eastAsia="zh-CN"/>
        </w:rPr>
        <w:t>）、深度学习、专家系统、机器学习、大语言模型（如</w:t>
      </w:r>
      <w:r>
        <w:rPr>
          <w:rFonts w:ascii="微软雅黑" w:hAnsi="微软雅黑" w:eastAsia="微软雅黑"/>
          <w:lang w:eastAsia="zh-CN"/>
        </w:rPr>
        <w:t xml:space="preserve"> Gemini </w:t>
      </w:r>
      <w:r>
        <w:rPr>
          <w:rFonts w:hint="eastAsia" w:ascii="微软雅黑" w:hAnsi="微软雅黑" w:eastAsia="微软雅黑" w:cs="微软雅黑"/>
          <w:lang w:eastAsia="zh-CN"/>
        </w:rPr>
        <w:t>或</w:t>
      </w:r>
      <w:r>
        <w:rPr>
          <w:rFonts w:ascii="微软雅黑" w:hAnsi="微软雅黑" w:eastAsia="微软雅黑"/>
          <w:lang w:eastAsia="zh-CN"/>
        </w:rPr>
        <w:t xml:space="preserve"> GPT-4</w:t>
      </w:r>
      <w:r>
        <w:rPr>
          <w:rFonts w:hint="eastAsia" w:ascii="微软雅黑" w:hAnsi="微软雅黑" w:eastAsia="微软雅黑" w:cs="微软雅黑"/>
          <w:lang w:eastAsia="zh-CN"/>
        </w:rPr>
        <w:t>）和机器人技术的加权平均值都在一个较窄的范围内。这表明，在这些技术中，如果专业人士熟悉其中的一种，他们很可能对其他技术也有在一定程度上类似的了解。</w:t>
      </w:r>
    </w:p>
    <w:p>
      <w:pPr>
        <w:tabs>
          <w:tab w:val="left" w:pos="1848"/>
        </w:tabs>
        <w:spacing w:before="27"/>
        <w:ind w:left="554"/>
        <w:rPr>
          <w:rFonts w:ascii="Century Gothic"/>
          <w:b/>
          <w:sz w:val="17"/>
          <w:lang w:eastAsia="zh-CN"/>
        </w:rPr>
      </w:pPr>
      <w:r>
        <w:rPr>
          <w:lang w:eastAsia="zh-CN"/>
        </w:rPr>
        <w:br w:type="column"/>
      </w:r>
      <w:r>
        <w:rPr>
          <w:rFonts w:ascii="Century Gothic"/>
          <w:b/>
          <w:color w:val="191929"/>
          <w:spacing w:val="-10"/>
          <w:w w:val="105"/>
          <w:sz w:val="17"/>
          <w:lang w:eastAsia="zh-CN"/>
        </w:rPr>
        <w:t>0</w:t>
      </w:r>
      <w:r>
        <w:rPr>
          <w:rFonts w:ascii="Century Gothic"/>
          <w:b/>
          <w:color w:val="191929"/>
          <w:sz w:val="17"/>
          <w:lang w:eastAsia="zh-CN"/>
        </w:rPr>
        <w:tab/>
      </w:r>
      <w:r>
        <w:rPr>
          <w:rFonts w:ascii="Century Gothic"/>
          <w:b/>
          <w:color w:val="191929"/>
          <w:spacing w:val="-10"/>
          <w:w w:val="105"/>
          <w:sz w:val="17"/>
          <w:lang w:eastAsia="zh-CN"/>
        </w:rPr>
        <w:t>1</w:t>
      </w:r>
    </w:p>
    <w:p>
      <w:pPr>
        <w:spacing w:before="3" w:line="244" w:lineRule="auto"/>
        <w:ind w:left="367" w:right="2033"/>
        <w:rPr>
          <w:sz w:val="14"/>
          <w:lang w:eastAsia="zh-CN"/>
        </w:rPr>
      </w:pPr>
      <w:r>
        <w:rPr>
          <w:rFonts w:hint="eastAsia" w:ascii="微软雅黑" w:hAnsi="微软雅黑" w:eastAsia="微软雅黑" w:cs="微软雅黑"/>
          <w:color w:val="697A88"/>
          <w:spacing w:val="-4"/>
          <w:w w:val="115"/>
          <w:sz w:val="14"/>
          <w:lang w:eastAsia="zh-CN"/>
        </w:rPr>
        <w:t>非常不熟悉</w:t>
      </w:r>
    </w:p>
    <w:p>
      <w:pPr>
        <w:spacing w:before="143"/>
        <w:ind w:left="363"/>
        <w:rPr>
          <w:sz w:val="14"/>
          <w:lang w:eastAsia="zh-CN"/>
        </w:rPr>
      </w:pPr>
      <w:r>
        <mc:AlternateContent>
          <mc:Choice Requires="wpg">
            <w:drawing>
              <wp:anchor distT="0" distB="0" distL="114300" distR="114300" simplePos="0" relativeHeight="251853824" behindDoc="0" locked="0" layoutInCell="1" allowOverlap="1">
                <wp:simplePos x="0" y="0"/>
                <wp:positionH relativeFrom="page">
                  <wp:posOffset>2971800</wp:posOffset>
                </wp:positionH>
                <wp:positionV relativeFrom="paragraph">
                  <wp:posOffset>234315</wp:posOffset>
                </wp:positionV>
                <wp:extent cx="3887470" cy="169545"/>
                <wp:effectExtent l="0" t="0" r="11430" b="8255"/>
                <wp:wrapNone/>
                <wp:docPr id="241" name="docshapegroup308"/>
                <wp:cNvGraphicFramePr/>
                <a:graphic xmlns:a="http://schemas.openxmlformats.org/drawingml/2006/main">
                  <a:graphicData uri="http://schemas.microsoft.com/office/word/2010/wordprocessingGroup">
                    <wpg:wgp>
                      <wpg:cNvGrpSpPr/>
                      <wpg:grpSpPr>
                        <a:xfrm>
                          <a:off x="0" y="0"/>
                          <a:ext cx="3887470" cy="169545"/>
                          <a:chOff x="4680" y="369"/>
                          <a:chExt cx="6122" cy="267"/>
                        </a:xfrm>
                      </wpg:grpSpPr>
                      <wps:wsp>
                        <wps:cNvPr id="242" name="docshape309"/>
                        <wps:cNvSpPr/>
                        <wps:spPr bwMode="auto">
                          <a:xfrm>
                            <a:off x="9213" y="369"/>
                            <a:ext cx="1589" cy="267"/>
                          </a:xfrm>
                          <a:prstGeom prst="rect">
                            <a:avLst/>
                          </a:prstGeom>
                          <a:solidFill>
                            <a:srgbClr val="DCE5EE"/>
                          </a:solidFill>
                          <a:ln>
                            <a:noFill/>
                          </a:ln>
                        </wps:spPr>
                        <wps:bodyPr rot="0" vert="horz" wrap="square" lIns="91440" tIns="45720" rIns="91440" bIns="45720" anchor="t" anchorCtr="0" upright="1">
                          <a:noAutofit/>
                        </wps:bodyPr>
                      </wps:wsp>
                      <wps:wsp>
                        <wps:cNvPr id="243" name="docshape310"/>
                        <wps:cNvSpPr/>
                        <wps:spPr bwMode="auto">
                          <a:xfrm>
                            <a:off x="4680" y="369"/>
                            <a:ext cx="4534" cy="267"/>
                          </a:xfrm>
                          <a:prstGeom prst="rect">
                            <a:avLst/>
                          </a:prstGeom>
                          <a:solidFill>
                            <a:srgbClr val="00539F"/>
                          </a:solidFill>
                          <a:ln>
                            <a:noFill/>
                          </a:ln>
                        </wps:spPr>
                        <wps:bodyPr rot="0" vert="horz" wrap="square" lIns="91440" tIns="45720" rIns="91440" bIns="45720" anchor="t" anchorCtr="0" upright="1">
                          <a:noAutofit/>
                        </wps:bodyPr>
                      </wps:wsp>
                      <wps:wsp>
                        <wps:cNvPr id="244" name="Line 416"/>
                        <wps:cNvCnPr/>
                        <wps:spPr bwMode="auto">
                          <a:xfrm>
                            <a:off x="6213" y="636"/>
                            <a:ext cx="0" cy="0"/>
                          </a:xfrm>
                          <a:prstGeom prst="line">
                            <a:avLst/>
                          </a:prstGeom>
                          <a:noFill/>
                          <a:ln w="5512">
                            <a:solidFill>
                              <a:srgbClr val="FFFFFF"/>
                            </a:solidFill>
                            <a:prstDash val="solid"/>
                            <a:round/>
                          </a:ln>
                        </wps:spPr>
                        <wps:bodyPr/>
                      </wps:wsp>
                      <wps:wsp>
                        <wps:cNvPr id="245" name="Line 415"/>
                        <wps:cNvCnPr/>
                        <wps:spPr bwMode="auto">
                          <a:xfrm>
                            <a:off x="7741" y="636"/>
                            <a:ext cx="0" cy="0"/>
                          </a:xfrm>
                          <a:prstGeom prst="line">
                            <a:avLst/>
                          </a:prstGeom>
                          <a:noFill/>
                          <a:ln w="5512">
                            <a:solidFill>
                              <a:srgbClr val="FFFFFF"/>
                            </a:solidFill>
                            <a:prstDash val="solid"/>
                            <a:round/>
                          </a:ln>
                        </wps:spPr>
                        <wps:bodyPr/>
                      </wps:wsp>
                      <wps:wsp>
                        <wps:cNvPr id="246" name="Line 414"/>
                        <wps:cNvCnPr/>
                        <wps:spPr bwMode="auto">
                          <a:xfrm>
                            <a:off x="9269" y="636"/>
                            <a:ext cx="0" cy="0"/>
                          </a:xfrm>
                          <a:prstGeom prst="line">
                            <a:avLst/>
                          </a:prstGeom>
                          <a:noFill/>
                          <a:ln w="5512">
                            <a:solidFill>
                              <a:srgbClr val="FFFFFF"/>
                            </a:solidFill>
                            <a:prstDash val="solid"/>
                            <a:round/>
                          </a:ln>
                        </wps:spPr>
                        <wps:bodyPr/>
                      </wps:wsp>
                    </wpg:wgp>
                  </a:graphicData>
                </a:graphic>
              </wp:anchor>
            </w:drawing>
          </mc:Choice>
          <mc:Fallback>
            <w:pict>
              <v:group id="docshapegroup308" o:spid="_x0000_s1026" o:spt="203" style="position:absolute;left:0pt;margin-left:234pt;margin-top:18.45pt;height:13.35pt;width:306.1pt;mso-position-horizontal-relative:page;z-index:251853824;mso-width-relative:page;mso-height-relative:page;" coordorigin="4680,369" coordsize="6122,267" o:gfxdata="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">
                <o:lock v:ext="edit" aspectratio="f"/>
                <v:rect id="docshape309" o:spid="_x0000_s1026" o:spt="1" style="position:absolute;left:9213;top:369;height:267;width:1589;" fillcolor="#DCE5EE" filled="t" stroked="f" coordsize="21600,21600" o:gfxdata="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kadW8AAAA&#10;3AAAAA8AAAAAAAAAAQAgAAAAIgAAAGRycy9kb3ducmV2LnhtbFBLAQIUABQAAAAIAIdO4kAzLwWe&#10;OwAAADkAAAAQAAAAAAAAAAEAIAAAAAsBAABkcnMvc2hhcGV4bWwueG1sUEsFBgAAAAAGAAYAWwEA&#10;ALUDAAAAAA==&#10;">
                  <v:fill on="t" focussize="0,0"/>
                  <v:stroke on="f"/>
                  <v:imagedata o:title=""/>
                  <o:lock v:ext="edit" aspectratio="f"/>
                </v:rect>
                <v:rect id="docshape310" o:spid="_x0000_s1026" o:spt="1" style="position:absolute;left:4680;top:369;height:267;width:4534;" fillcolor="#00539F" filled="t" stroked="f" coordsize="21600,21600" o:gfxdata="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QXXO8AAAA&#10;3AAAAA8AAAAAAAAAAQAgAAAAIgAAAGRycy9kb3ducmV2LnhtbFBLAQIUABQAAAAIAIdO4kAzLwWe&#10;OwAAADkAAAAQAAAAAAAAAAEAIAAAAAsBAABkcnMvc2hhcGV4bWwueG1sUEsFBgAAAAAGAAYAWwEA&#10;ALUDAAAAAA==&#10;">
                  <v:fill on="t" focussize="0,0"/>
                  <v:stroke on="f"/>
                  <v:imagedata o:title=""/>
                  <o:lock v:ext="edit" aspectratio="f"/>
                </v:rect>
                <v:line id="Line 416" o:spid="_x0000_s1026" o:spt="20" style="position:absolute;left:6213;top:636;height:0;width:0;" filled="f" stroked="t" coordsize="21600,21600" o:gfxdata="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XDvOb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15" o:spid="_x0000_s1026" o:spt="20" style="position:absolute;left:7741;top:636;height:0;width:0;" filled="f" stroked="t" coordsize="21600,21600" o:gfxdata="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xKor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14" o:spid="_x0000_s1026" o:spt="20" style="position:absolute;left:9269;top:636;height:0;width:0;" filled="f" stroked="t" coordsize="21600,21600" o:gfxdata="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7U1b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w w:val="115"/>
          <w:sz w:val="14"/>
          <w:lang w:eastAsia="zh-CN"/>
        </w:rPr>
        <w:t>自然语言处理（</w:t>
      </w:r>
      <w:r>
        <w:rPr>
          <w:color w:val="231F37"/>
          <w:w w:val="115"/>
          <w:sz w:val="14"/>
          <w:lang w:eastAsia="zh-CN"/>
        </w:rPr>
        <w:t>NLP</w:t>
      </w:r>
      <w:r>
        <w:rPr>
          <w:rFonts w:hint="eastAsia" w:ascii="微软雅黑" w:hAnsi="微软雅黑" w:eastAsia="微软雅黑" w:cs="微软雅黑"/>
          <w:color w:val="231F37"/>
          <w:w w:val="115"/>
          <w:sz w:val="14"/>
          <w:lang w:eastAsia="zh-CN"/>
        </w:rPr>
        <w:t>）工具</w:t>
      </w:r>
    </w:p>
    <w:p>
      <w:pPr>
        <w:pStyle w:val="6"/>
        <w:rPr>
          <w:sz w:val="18"/>
          <w:lang w:eastAsia="zh-CN"/>
        </w:rPr>
      </w:pPr>
    </w:p>
    <w:p>
      <w:pPr>
        <w:pStyle w:val="6"/>
        <w:spacing w:before="1"/>
        <w:rPr>
          <w:sz w:val="24"/>
          <w:lang w:eastAsia="zh-CN"/>
        </w:rPr>
      </w:pPr>
    </w:p>
    <w:p>
      <w:pPr>
        <w:spacing w:before="1"/>
        <w:ind w:left="363"/>
        <w:rPr>
          <w:rFonts w:ascii="微软雅黑" w:hAnsi="微软雅黑" w:eastAsia="微软雅黑" w:cs="微软雅黑"/>
          <w:sz w:val="14"/>
          <w:lang w:eastAsia="zh-CN"/>
        </w:rPr>
      </w:pPr>
      <w:r>
        <w:rPr>
          <w:rFonts w:hint="eastAsia" w:ascii="微软雅黑" w:hAnsi="微软雅黑" w:eastAsia="微软雅黑" w:cs="微软雅黑"/>
          <w:color w:val="231F37"/>
          <w:w w:val="110"/>
          <w:sz w:val="14"/>
          <w:lang w:eastAsia="zh-CN"/>
        </w:rPr>
        <w:t>生成式人工智能（</w:t>
      </w:r>
      <w:r>
        <w:rPr>
          <w:color w:val="231F37"/>
          <w:w w:val="110"/>
          <w:sz w:val="14"/>
          <w:lang w:eastAsia="zh-CN"/>
        </w:rPr>
        <w:t>GenAI</w:t>
      </w:r>
      <w:r>
        <mc:AlternateContent>
          <mc:Choice Requires="wpg">
            <w:drawing>
              <wp:anchor distT="0" distB="0" distL="114300" distR="114300" simplePos="0" relativeHeight="251849728" behindDoc="0" locked="0" layoutInCell="1" allowOverlap="1">
                <wp:simplePos x="0" y="0"/>
                <wp:positionH relativeFrom="page">
                  <wp:posOffset>2974340</wp:posOffset>
                </wp:positionH>
                <wp:positionV relativeFrom="paragraph">
                  <wp:posOffset>143510</wp:posOffset>
                </wp:positionV>
                <wp:extent cx="3887470" cy="170180"/>
                <wp:effectExtent l="0" t="0" r="11430" b="7620"/>
                <wp:wrapNone/>
                <wp:docPr id="247" name="docshapegroup311"/>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248" name="docshape312"/>
                        <wps:cNvSpPr/>
                        <wps:spPr bwMode="auto">
                          <a:xfrm>
                            <a:off x="9167" y="227"/>
                            <a:ext cx="1639" cy="267"/>
                          </a:xfrm>
                          <a:prstGeom prst="rect">
                            <a:avLst/>
                          </a:prstGeom>
                          <a:solidFill>
                            <a:srgbClr val="DCE5EE"/>
                          </a:solidFill>
                          <a:ln>
                            <a:noFill/>
                          </a:ln>
                        </wps:spPr>
                        <wps:bodyPr rot="0" vert="horz" wrap="square" lIns="91440" tIns="45720" rIns="91440" bIns="45720" anchor="t" anchorCtr="0" upright="1">
                          <a:noAutofit/>
                        </wps:bodyPr>
                      </wps:wsp>
                      <wps:wsp>
                        <wps:cNvPr id="249" name="docshape313"/>
                        <wps:cNvSpPr/>
                        <wps:spPr bwMode="auto">
                          <a:xfrm>
                            <a:off x="4684" y="226"/>
                            <a:ext cx="4484" cy="267"/>
                          </a:xfrm>
                          <a:prstGeom prst="rect">
                            <a:avLst/>
                          </a:prstGeom>
                          <a:solidFill>
                            <a:srgbClr val="00539F"/>
                          </a:solidFill>
                          <a:ln>
                            <a:noFill/>
                          </a:ln>
                        </wps:spPr>
                        <wps:bodyPr rot="0" vert="horz" wrap="square" lIns="91440" tIns="45720" rIns="91440" bIns="45720" anchor="t" anchorCtr="0" upright="1">
                          <a:noAutofit/>
                        </wps:bodyPr>
                      </wps:wsp>
                      <wps:wsp>
                        <wps:cNvPr id="250" name="Line 410"/>
                        <wps:cNvCnPr/>
                        <wps:spPr bwMode="auto">
                          <a:xfrm>
                            <a:off x="6213" y="494"/>
                            <a:ext cx="0" cy="0"/>
                          </a:xfrm>
                          <a:prstGeom prst="line">
                            <a:avLst/>
                          </a:prstGeom>
                          <a:noFill/>
                          <a:ln w="5512">
                            <a:solidFill>
                              <a:srgbClr val="FFFFFF"/>
                            </a:solidFill>
                            <a:prstDash val="solid"/>
                            <a:round/>
                          </a:ln>
                        </wps:spPr>
                        <wps:bodyPr/>
                      </wps:wsp>
                      <wps:wsp>
                        <wps:cNvPr id="251" name="Line 409"/>
                        <wps:cNvCnPr/>
                        <wps:spPr bwMode="auto">
                          <a:xfrm>
                            <a:off x="7741" y="494"/>
                            <a:ext cx="0" cy="0"/>
                          </a:xfrm>
                          <a:prstGeom prst="line">
                            <a:avLst/>
                          </a:prstGeom>
                          <a:noFill/>
                          <a:ln w="5512">
                            <a:solidFill>
                              <a:srgbClr val="FFFFFF"/>
                            </a:solidFill>
                            <a:prstDash val="solid"/>
                            <a:round/>
                          </a:ln>
                        </wps:spPr>
                        <wps:bodyPr/>
                      </wps:wsp>
                      <wps:wsp>
                        <wps:cNvPr id="252" name="Line 408"/>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11" o:spid="_x0000_s1026" o:spt="203" style="position:absolute;left:0pt;margin-left:234.2pt;margin-top:11.3pt;height:13.4pt;width:306.1pt;mso-position-horizontal-relative:page;z-index:251849728;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JfTU97ZAAAACgEAAA8AAAAAAAAA&#10;AQAgAAAAIgAAAGRycy9kb3ducmV2LnhtbFBLAQIUABQAAAAIAIdO4kCfVO7sLQMAAE8MAAAOAAAA&#10;AAAAAAEAIAAAACgBAABkcnMvZTJvRG9jLnhtbFBLBQYAAAAABgAGAFkBAADHBgAAAAA=&#10;">
                <o:lock v:ext="edit" aspectratio="f"/>
                <v:rect id="docshape312" o:spid="_x0000_s1026" o:spt="1" style="position:absolute;left:9167;top:227;height:267;width:1639;" fillcolor="#DCE5EE" filled="t" stroked="f" coordsize="21600,21600" o:gfxdata="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TDF4/twAAANwAAAAP&#10;AAAAAAAAAAEAIAAAACIAAABkcnMvZG93bnJldi54bWxQSwECFAAUAAAACACHTuJAMy8FnjsAAAA5&#10;AAAAEAAAAAAAAAABACAAAAAGAQAAZHJzL3NoYXBleG1sLnhtbFBLBQYAAAAABgAGAFsBAACwAwAA&#10;AAA=&#10;">
                  <v:fill on="t" focussize="0,0"/>
                  <v:stroke on="f"/>
                  <v:imagedata o:title=""/>
                  <o:lock v:ext="edit" aspectratio="f"/>
                </v:rect>
                <v:rect id="docshape313" o:spid="_x0000_s1026" o:spt="1" style="position:absolute;left:4684;top:226;height:267;width:4484;" fillcolor="#00539F" filled="t" stroked="f" coordsize="21600,21600" o:gfxdata="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4apm8AAAA&#10;3AAAAA8AAAAAAAAAAQAgAAAAIgAAAGRycy9kb3ducmV2LnhtbFBLAQIUABQAAAAIAIdO4kAzLwWe&#10;OwAAADkAAAAQAAAAAAAAAAEAIAAAAAsBAABkcnMvc2hhcGV4bWwueG1sUEsFBgAAAAAGAAYAWwEA&#10;ALUDAAAAAA==&#10;">
                  <v:fill on="t" focussize="0,0"/>
                  <v:stroke on="f"/>
                  <v:imagedata o:title=""/>
                  <o:lock v:ext="edit" aspectratio="f"/>
                </v:rect>
                <v:line id="Line 410" o:spid="_x0000_s1026" o:spt="20" style="position:absolute;left:6213;top:494;height:0;width:0;" filled="f" stroked="t" coordsize="21600,21600" o:gfxdata="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5J/57sAAADc&#10;AAAADwAAAAAAAAABACAAAAAiAAAAZHJzL2Rvd25yZXYueG1sUEsBAhQAFAAAAAgAh07iQDMvBZ47&#10;AAAAOQAAABAAAAAAAAAAAQAgAAAACgEAAGRycy9zaGFwZXhtbC54bWxQSwUGAAAAAAYABgBbAQAA&#10;tAMAAAAA&#10;">
                  <v:fill on="f" focussize="0,0"/>
                  <v:stroke weight="0.434015748031496pt" color="#FFFFFF" joinstyle="round"/>
                  <v:imagedata o:title=""/>
                  <o:lock v:ext="edit" aspectratio="f"/>
                </v:line>
                <v:line id="Line 409" o:spid="_x0000_s1026" o:spt="20" style="position:absolute;left:7741;top:494;height:0;width:0;" filled="f" stroked="t" coordsize="21600,21600" o:gfxdata="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N7afL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08" o:spid="_x0000_s1026" o:spt="20" style="position:absolute;left:9269;top:494;height:0;width:0;" filled="f" stroked="t" coordsize="21600,21600" o:gfxdata="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DEQL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w w:val="110"/>
          <w:sz w:val="14"/>
          <w:lang w:eastAsia="zh-CN"/>
        </w:rPr>
        <w:t>）</w:t>
      </w:r>
    </w:p>
    <w:p>
      <w:pPr>
        <w:pStyle w:val="6"/>
        <w:rPr>
          <w:sz w:val="18"/>
          <w:lang w:eastAsia="zh-CN"/>
        </w:rPr>
      </w:pPr>
    </w:p>
    <w:p>
      <w:pPr>
        <w:pStyle w:val="6"/>
        <w:spacing w:before="1"/>
        <w:rPr>
          <w:sz w:val="24"/>
          <w:lang w:eastAsia="zh-CN"/>
        </w:rPr>
      </w:pPr>
    </w:p>
    <w:p>
      <w:pPr>
        <w:spacing w:before="1"/>
        <w:ind w:left="363"/>
        <w:rPr>
          <w:sz w:val="14"/>
          <w:lang w:eastAsia="zh-CN"/>
        </w:rPr>
      </w:pPr>
      <w:r>
        <w:rPr>
          <w:rFonts w:hint="eastAsia" w:ascii="微软雅黑" w:hAnsi="微软雅黑" w:eastAsia="微软雅黑" w:cs="微软雅黑"/>
          <w:color w:val="231F37"/>
          <w:w w:val="115"/>
          <w:sz w:val="14"/>
          <w:lang w:eastAsia="zh-CN"/>
        </w:rPr>
        <w:t>深度学习（</w:t>
      </w:r>
      <w:r>
        <w:rPr>
          <w:color w:val="231F37"/>
          <w:w w:val="115"/>
          <w:sz w:val="14"/>
          <w:lang w:eastAsia="zh-CN"/>
        </w:rPr>
        <w:t>DL</w:t>
      </w:r>
      <w:r>
        <mc:AlternateContent>
          <mc:Choice Requires="wpg">
            <w:drawing>
              <wp:anchor distT="0" distB="0" distL="114300" distR="114300" simplePos="0" relativeHeight="251850752" behindDoc="0" locked="0" layoutInCell="1" allowOverlap="1">
                <wp:simplePos x="0" y="0"/>
                <wp:positionH relativeFrom="page">
                  <wp:posOffset>2974340</wp:posOffset>
                </wp:positionH>
                <wp:positionV relativeFrom="paragraph">
                  <wp:posOffset>144145</wp:posOffset>
                </wp:positionV>
                <wp:extent cx="3887470" cy="170180"/>
                <wp:effectExtent l="0" t="0" r="11430" b="7620"/>
                <wp:wrapNone/>
                <wp:docPr id="253" name="docshapegroup314"/>
                <wp:cNvGraphicFramePr/>
                <a:graphic xmlns:a="http://schemas.openxmlformats.org/drawingml/2006/main">
                  <a:graphicData uri="http://schemas.microsoft.com/office/word/2010/wordprocessingGroup">
                    <wpg:wgp>
                      <wpg:cNvGrpSpPr/>
                      <wpg:grpSpPr>
                        <a:xfrm>
                          <a:off x="0" y="0"/>
                          <a:ext cx="3887470" cy="170180"/>
                          <a:chOff x="4684" y="227"/>
                          <a:chExt cx="6122" cy="268"/>
                        </a:xfrm>
                      </wpg:grpSpPr>
                      <wps:wsp>
                        <wps:cNvPr id="254" name="docshape315"/>
                        <wps:cNvSpPr/>
                        <wps:spPr bwMode="auto">
                          <a:xfrm>
                            <a:off x="9137" y="227"/>
                            <a:ext cx="1670" cy="267"/>
                          </a:xfrm>
                          <a:prstGeom prst="rect">
                            <a:avLst/>
                          </a:prstGeom>
                          <a:solidFill>
                            <a:srgbClr val="DCE5EE"/>
                          </a:solidFill>
                          <a:ln>
                            <a:noFill/>
                          </a:ln>
                        </wps:spPr>
                        <wps:bodyPr rot="0" vert="horz" wrap="square" lIns="91440" tIns="45720" rIns="91440" bIns="45720" anchor="t" anchorCtr="0" upright="1">
                          <a:noAutofit/>
                        </wps:bodyPr>
                      </wps:wsp>
                      <wps:wsp>
                        <wps:cNvPr id="255" name="docshape316"/>
                        <wps:cNvSpPr/>
                        <wps:spPr bwMode="auto">
                          <a:xfrm>
                            <a:off x="4684" y="227"/>
                            <a:ext cx="4453" cy="267"/>
                          </a:xfrm>
                          <a:prstGeom prst="rect">
                            <a:avLst/>
                          </a:prstGeom>
                          <a:solidFill>
                            <a:srgbClr val="00539F"/>
                          </a:solidFill>
                          <a:ln>
                            <a:noFill/>
                          </a:ln>
                        </wps:spPr>
                        <wps:bodyPr rot="0" vert="horz" wrap="square" lIns="91440" tIns="45720" rIns="91440" bIns="45720" anchor="t" anchorCtr="0" upright="1">
                          <a:noAutofit/>
                        </wps:bodyPr>
                      </wps:wsp>
                      <wps:wsp>
                        <wps:cNvPr id="256" name="Line 404"/>
                        <wps:cNvCnPr/>
                        <wps:spPr bwMode="auto">
                          <a:xfrm>
                            <a:off x="6213" y="495"/>
                            <a:ext cx="0" cy="0"/>
                          </a:xfrm>
                          <a:prstGeom prst="line">
                            <a:avLst/>
                          </a:prstGeom>
                          <a:noFill/>
                          <a:ln w="5512">
                            <a:solidFill>
                              <a:srgbClr val="FFFFFF"/>
                            </a:solidFill>
                            <a:prstDash val="solid"/>
                            <a:round/>
                          </a:ln>
                        </wps:spPr>
                        <wps:bodyPr/>
                      </wps:wsp>
                      <wps:wsp>
                        <wps:cNvPr id="257" name="Line 403"/>
                        <wps:cNvCnPr/>
                        <wps:spPr bwMode="auto">
                          <a:xfrm>
                            <a:off x="7741" y="495"/>
                            <a:ext cx="0" cy="0"/>
                          </a:xfrm>
                          <a:prstGeom prst="line">
                            <a:avLst/>
                          </a:prstGeom>
                          <a:noFill/>
                          <a:ln w="5512">
                            <a:solidFill>
                              <a:srgbClr val="FFFFFF"/>
                            </a:solidFill>
                            <a:prstDash val="solid"/>
                            <a:round/>
                          </a:ln>
                        </wps:spPr>
                        <wps:bodyPr/>
                      </wps:wsp>
                      <wps:wsp>
                        <wps:cNvPr id="258" name="Line 402"/>
                        <wps:cNvCnPr/>
                        <wps:spPr bwMode="auto">
                          <a:xfrm>
                            <a:off x="9269" y="495"/>
                            <a:ext cx="0" cy="0"/>
                          </a:xfrm>
                          <a:prstGeom prst="line">
                            <a:avLst/>
                          </a:prstGeom>
                          <a:noFill/>
                          <a:ln w="5512">
                            <a:solidFill>
                              <a:srgbClr val="FFFFFF"/>
                            </a:solidFill>
                            <a:prstDash val="solid"/>
                            <a:round/>
                          </a:ln>
                        </wps:spPr>
                        <wps:bodyPr/>
                      </wps:wsp>
                    </wpg:wgp>
                  </a:graphicData>
                </a:graphic>
              </wp:anchor>
            </w:drawing>
          </mc:Choice>
          <mc:Fallback>
            <w:pict>
              <v:group id="docshapegroup314" o:spid="_x0000_s1026" o:spt="203" style="position:absolute;left:0pt;margin-left:234.2pt;margin-top:11.35pt;height:13.4pt;width:306.1pt;mso-position-horizontal-relative:page;z-index:251850752;mso-width-relative:page;mso-height-relative:page;" coordorigin="4684,227" coordsize="6122,268" o:gfxdata="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&#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">
                <o:lock v:ext="edit" aspectratio="f"/>
                <v:rect id="docshape315" o:spid="_x0000_s1026" o:spt="1" style="position:absolute;left:9137;top:227;height:267;width:1670;" fillcolor="#DCE5EE" filled="t" stroked="f" coordsize="21600,21600" o:gfxdata="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Ywue/&#10;AAAA3AAAAA8AAAAAAAAAAQAgAAAAIgAAAGRycy9kb3ducmV2LnhtbFBLAQIUABQAAAAIAIdO4kAz&#10;LwWeOwAAADkAAAAQAAAAAAAAAAEAIAAAAA4BAABkcnMvc2hhcGV4bWwueG1sUEsFBgAAAAAGAAYA&#10;WwEAALgDAAAAAA==&#10;">
                  <v:fill on="t" focussize="0,0"/>
                  <v:stroke on="f"/>
                  <v:imagedata o:title=""/>
                  <o:lock v:ext="edit" aspectratio="f"/>
                </v:rect>
                <v:rect id="docshape316" o:spid="_x0000_s1026" o:spt="1" style="position:absolute;left:4684;top:227;height:267;width:4453;" fillcolor="#00539F" filled="t" stroked="f" coordsize="21600,21600" o:gfxdata="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z2QbsAAADc&#10;AAAADwAAAAAAAAABACAAAAAiAAAAZHJzL2Rvd25yZXYueG1sUEsBAhQAFAAAAAgAh07iQDMvBZ47&#10;AAAAOQAAABAAAAAAAAAAAQAgAAAACgEAAGRycy9zaGFwZXhtbC54bWxQSwUGAAAAAAYABgBbAQAA&#10;tAMAAAAA&#10;">
                  <v:fill on="t" focussize="0,0"/>
                  <v:stroke on="f"/>
                  <v:imagedata o:title=""/>
                  <o:lock v:ext="edit" aspectratio="f"/>
                </v:rect>
                <v:line id="Line 404" o:spid="_x0000_s1026" o:spt="20" style="position:absolute;left:6213;top:495;height:0;width:0;" filled="f" stroked="t" coordsize="21600,21600" o:gfxdata="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dCCL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03" o:spid="_x0000_s1026" o:spt="20" style="position:absolute;left:7741;top:495;height:0;width:0;" filled="f" stroked="t" coordsize="21600,21600" o:gfxdata="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Hvnk7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02" o:spid="_x0000_s1026" o:spt="20" style="position:absolute;left:9269;top:495;height:0;width:0;" filled="f" stroked="t" coordsize="21600,21600" o:gfxdata="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eRz4bsAAADc&#10;AAAADwAAAAAAAAABACAAAAAiAAAAZHJzL2Rvd25yZXYueG1sUEsBAhQAFAAAAAgAh07iQDMvBZ47&#10;AAAAOQAAABAAAAAAAAAAAQAgAAAACgEAAGRycy9zaGFwZXhtbC54bWxQSwUGAAAAAAYABgBbAQAA&#10;tAM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w w:val="115"/>
          <w:sz w:val="14"/>
          <w:lang w:eastAsia="zh-CN"/>
        </w:rPr>
        <w:t>）神经网络</w:t>
      </w:r>
    </w:p>
    <w:p>
      <w:pPr>
        <w:pStyle w:val="6"/>
        <w:spacing w:before="1"/>
        <w:rPr>
          <w:sz w:val="24"/>
          <w:lang w:eastAsia="zh-CN"/>
        </w:rPr>
      </w:pPr>
    </w:p>
    <w:p>
      <w:pPr>
        <w:pStyle w:val="6"/>
        <w:spacing w:before="1"/>
        <w:rPr>
          <w:sz w:val="24"/>
          <w:lang w:eastAsia="zh-CN"/>
        </w:rPr>
      </w:pPr>
    </w:p>
    <w:p>
      <w:pPr>
        <w:ind w:left="363"/>
        <w:rPr>
          <w:rFonts w:ascii="微软雅黑" w:hAnsi="微软雅黑" w:eastAsia="微软雅黑" w:cs="微软雅黑"/>
          <w:color w:val="231F37"/>
          <w:spacing w:val="-5"/>
          <w:w w:val="115"/>
          <w:sz w:val="14"/>
          <w:lang w:eastAsia="zh-CN"/>
        </w:rPr>
      </w:pPr>
      <w:r>
        <mc:AlternateContent>
          <mc:Choice Requires="wpg">
            <w:drawing>
              <wp:anchor distT="0" distB="0" distL="114300" distR="114300" simplePos="0" relativeHeight="251851776" behindDoc="0" locked="0" layoutInCell="1" allowOverlap="1">
                <wp:simplePos x="0" y="0"/>
                <wp:positionH relativeFrom="page">
                  <wp:posOffset>2974340</wp:posOffset>
                </wp:positionH>
                <wp:positionV relativeFrom="paragraph">
                  <wp:posOffset>143510</wp:posOffset>
                </wp:positionV>
                <wp:extent cx="3887470" cy="170180"/>
                <wp:effectExtent l="635" t="0" r="10795" b="7620"/>
                <wp:wrapNone/>
                <wp:docPr id="259" name="docshapegroup317"/>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260" name="docshape318"/>
                        <wps:cNvSpPr/>
                        <wps:spPr bwMode="auto">
                          <a:xfrm>
                            <a:off x="9045" y="226"/>
                            <a:ext cx="1761" cy="267"/>
                          </a:xfrm>
                          <a:prstGeom prst="rect">
                            <a:avLst/>
                          </a:prstGeom>
                          <a:solidFill>
                            <a:srgbClr val="DCE5EE"/>
                          </a:solidFill>
                          <a:ln>
                            <a:noFill/>
                          </a:ln>
                        </wps:spPr>
                        <wps:bodyPr rot="0" vert="horz" wrap="square" lIns="91440" tIns="45720" rIns="91440" bIns="45720" anchor="t" anchorCtr="0" upright="1">
                          <a:noAutofit/>
                        </wps:bodyPr>
                      </wps:wsp>
                      <wps:wsp>
                        <wps:cNvPr id="261" name="docshape319"/>
                        <wps:cNvSpPr/>
                        <wps:spPr bwMode="auto">
                          <a:xfrm>
                            <a:off x="4683" y="226"/>
                            <a:ext cx="4362" cy="267"/>
                          </a:xfrm>
                          <a:prstGeom prst="rect">
                            <a:avLst/>
                          </a:prstGeom>
                          <a:solidFill>
                            <a:srgbClr val="00539F"/>
                          </a:solidFill>
                          <a:ln>
                            <a:noFill/>
                          </a:ln>
                        </wps:spPr>
                        <wps:bodyPr rot="0" vert="horz" wrap="square" lIns="91440" tIns="45720" rIns="91440" bIns="45720" anchor="t" anchorCtr="0" upright="1">
                          <a:noAutofit/>
                        </wps:bodyPr>
                      </wps:wsp>
                      <wps:wsp>
                        <wps:cNvPr id="262" name="Line 398"/>
                        <wps:cNvCnPr/>
                        <wps:spPr bwMode="auto">
                          <a:xfrm>
                            <a:off x="6213" y="494"/>
                            <a:ext cx="0" cy="0"/>
                          </a:xfrm>
                          <a:prstGeom prst="line">
                            <a:avLst/>
                          </a:prstGeom>
                          <a:noFill/>
                          <a:ln w="5512">
                            <a:solidFill>
                              <a:srgbClr val="FFFFFF"/>
                            </a:solidFill>
                            <a:prstDash val="solid"/>
                            <a:round/>
                          </a:ln>
                        </wps:spPr>
                        <wps:bodyPr/>
                      </wps:wsp>
                      <wps:wsp>
                        <wps:cNvPr id="263" name="Line 397"/>
                        <wps:cNvCnPr/>
                        <wps:spPr bwMode="auto">
                          <a:xfrm>
                            <a:off x="7741" y="494"/>
                            <a:ext cx="0" cy="0"/>
                          </a:xfrm>
                          <a:prstGeom prst="line">
                            <a:avLst/>
                          </a:prstGeom>
                          <a:noFill/>
                          <a:ln w="5512">
                            <a:solidFill>
                              <a:srgbClr val="FFFFFF"/>
                            </a:solidFill>
                            <a:prstDash val="solid"/>
                            <a:round/>
                          </a:ln>
                        </wps:spPr>
                        <wps:bodyPr/>
                      </wps:wsp>
                      <wps:wsp>
                        <wps:cNvPr id="264" name="Line 396"/>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17" o:spid="_x0000_s1026" o:spt="203" style="position:absolute;left:0pt;margin-left:234.2pt;margin-top:11.3pt;height:13.4pt;width:306.1pt;mso-position-horizontal-relative:page;z-index:251851776;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JfTU97ZAAAACgEAAA8AAAAAAAAAAQAg&#10;AAAAIgAAAGRycy9kb3ducmV2LnhtbFBLAQIUABQAAAAIAIdO4kCI9PqOKgMAAE8MAAAOAAAAAAAA&#10;AAEAIAAAACgBAABkcnMvZTJvRG9jLnhtbFBLBQYAAAAABgAGAFkBAADEBgAAAAA=&#10;">
                <o:lock v:ext="edit" aspectratio="f"/>
                <v:rect id="docshape318" o:spid="_x0000_s1026" o:spt="1" style="position:absolute;left:9045;top:226;height:267;width:1761;" fillcolor="#DCE5EE" filled="t" stroked="f" coordsize="21600,21600" o:gfxdata="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mzw5ZtwAAANwAAAAP&#10;AAAAAAAAAAEAIAAAACIAAABkcnMvZG93bnJldi54bWxQSwECFAAUAAAACACHTuJAMy8FnjsAAAA5&#10;AAAAEAAAAAAAAAABACAAAAAGAQAAZHJzL3NoYXBleG1sLnhtbFBLBQYAAAAABgAGAFsBAACwAwAA&#10;AAA=&#10;">
                  <v:fill on="t" focussize="0,0"/>
                  <v:stroke on="f"/>
                  <v:imagedata o:title=""/>
                  <o:lock v:ext="edit" aspectratio="f"/>
                </v:rect>
                <v:rect id="docshape319" o:spid="_x0000_s1026" o:spt="1" style="position:absolute;left:4683;top:226;height:267;width:4362;" fillcolor="#00539F" filled="t" stroked="f" coordsize="21600,21600" o:gfxdata="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Ps6/7sAAADc&#10;AAAADwAAAAAAAAABACAAAAAiAAAAZHJzL2Rvd25yZXYueG1sUEsBAhQAFAAAAAgAh07iQDMvBZ47&#10;AAAAOQAAABAAAAAAAAAAAQAgAAAACgEAAGRycy9zaGFwZXhtbC54bWxQSwUGAAAAAAYABgBbAQAA&#10;tAMAAAAA&#10;">
                  <v:fill on="t" focussize="0,0"/>
                  <v:stroke on="f"/>
                  <v:imagedata o:title=""/>
                  <o:lock v:ext="edit" aspectratio="f"/>
                </v:rect>
                <v:line id="Line 398" o:spid="_x0000_s1026" o:spt="20" style="position:absolute;left:6213;top:494;height:0;width:0;" filled="f" stroked="t" coordsize="21600,21600" o:gfxdata="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I62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line id="Line 397" o:spid="_x0000_s1026" o:spt="20" style="position:absolute;left:7741;top:494;height:0;width:0;" filled="f" stroked="t" coordsize="21600,21600" o:gfxdata="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wrLb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96" o:spid="_x0000_s1026" o:spt="20" style="position:absolute;left:9269;top:494;height:0;width:0;" filled="f" stroked="t" coordsize="21600,21600" o:gfxdata="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sWzWb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spacing w:val="-5"/>
          <w:w w:val="115"/>
          <w:sz w:val="14"/>
          <w:lang w:eastAsia="zh-CN"/>
        </w:rPr>
        <w:t>专家系统（基于规则的人工智能）</w:t>
      </w:r>
    </w:p>
    <w:p>
      <w:pPr>
        <w:pStyle w:val="6"/>
        <w:spacing w:before="1"/>
        <w:rPr>
          <w:sz w:val="24"/>
          <w:lang w:eastAsia="zh-CN"/>
        </w:rPr>
      </w:pPr>
    </w:p>
    <w:p>
      <w:pPr>
        <w:spacing w:before="1"/>
        <w:rPr>
          <w:rFonts w:ascii="微软雅黑" w:hAnsi="微软雅黑" w:eastAsia="微软雅黑" w:cs="微软雅黑"/>
          <w:color w:val="231F37"/>
          <w:w w:val="110"/>
          <w:sz w:val="14"/>
          <w:lang w:eastAsia="zh-CN"/>
        </w:rPr>
      </w:pPr>
    </w:p>
    <w:p>
      <w:pPr>
        <w:spacing w:before="1"/>
        <w:ind w:left="363"/>
        <w:rPr>
          <w:sz w:val="14"/>
          <w:lang w:eastAsia="zh-CN"/>
        </w:rPr>
      </w:pPr>
      <w:r>
        <w:rPr>
          <w:rFonts w:hint="eastAsia" w:ascii="微软雅黑" w:hAnsi="微软雅黑" w:eastAsia="微软雅黑" w:cs="微软雅黑"/>
          <w:color w:val="231F37"/>
          <w:w w:val="110"/>
          <w:sz w:val="14"/>
          <w:lang w:eastAsia="zh-CN"/>
        </w:rPr>
        <w:t>机器学习</w:t>
      </w:r>
      <w:r>
        <mc:AlternateContent>
          <mc:Choice Requires="wpg">
            <w:drawing>
              <wp:anchor distT="0" distB="0" distL="114300" distR="114300" simplePos="0" relativeHeight="251852800" behindDoc="0" locked="0" layoutInCell="1" allowOverlap="1">
                <wp:simplePos x="0" y="0"/>
                <wp:positionH relativeFrom="page">
                  <wp:posOffset>2974340</wp:posOffset>
                </wp:positionH>
                <wp:positionV relativeFrom="paragraph">
                  <wp:posOffset>144145</wp:posOffset>
                </wp:positionV>
                <wp:extent cx="3887470" cy="170815"/>
                <wp:effectExtent l="635" t="0" r="10795" b="6985"/>
                <wp:wrapNone/>
                <wp:docPr id="265" name="docshapegroup320"/>
                <wp:cNvGraphicFramePr/>
                <a:graphic xmlns:a="http://schemas.openxmlformats.org/drawingml/2006/main">
                  <a:graphicData uri="http://schemas.microsoft.com/office/word/2010/wordprocessingGroup">
                    <wpg:wgp>
                      <wpg:cNvGrpSpPr/>
                      <wpg:grpSpPr>
                        <a:xfrm>
                          <a:off x="0" y="0"/>
                          <a:ext cx="3887470" cy="170815"/>
                          <a:chOff x="4684" y="227"/>
                          <a:chExt cx="6122" cy="269"/>
                        </a:xfrm>
                      </wpg:grpSpPr>
                      <wps:wsp>
                        <wps:cNvPr id="266" name="docshape321"/>
                        <wps:cNvSpPr/>
                        <wps:spPr bwMode="auto">
                          <a:xfrm>
                            <a:off x="8938" y="227"/>
                            <a:ext cx="1868" cy="267"/>
                          </a:xfrm>
                          <a:prstGeom prst="rect">
                            <a:avLst/>
                          </a:prstGeom>
                          <a:solidFill>
                            <a:srgbClr val="DCE5EE"/>
                          </a:solidFill>
                          <a:ln>
                            <a:noFill/>
                          </a:ln>
                        </wps:spPr>
                        <wps:bodyPr rot="0" vert="horz" wrap="square" lIns="91440" tIns="45720" rIns="91440" bIns="45720" anchor="t" anchorCtr="0" upright="1">
                          <a:noAutofit/>
                        </wps:bodyPr>
                      </wps:wsp>
                      <wps:wsp>
                        <wps:cNvPr id="267" name="docshape322"/>
                        <wps:cNvSpPr/>
                        <wps:spPr bwMode="auto">
                          <a:xfrm>
                            <a:off x="4683" y="227"/>
                            <a:ext cx="4255" cy="267"/>
                          </a:xfrm>
                          <a:prstGeom prst="rect">
                            <a:avLst/>
                          </a:prstGeom>
                          <a:solidFill>
                            <a:srgbClr val="00539F"/>
                          </a:solidFill>
                          <a:ln>
                            <a:noFill/>
                          </a:ln>
                        </wps:spPr>
                        <wps:bodyPr rot="0" vert="horz" wrap="square" lIns="91440" tIns="45720" rIns="91440" bIns="45720" anchor="t" anchorCtr="0" upright="1">
                          <a:noAutofit/>
                        </wps:bodyPr>
                      </wps:wsp>
                      <wps:wsp>
                        <wps:cNvPr id="268" name="Line 392"/>
                        <wps:cNvCnPr/>
                        <wps:spPr bwMode="auto">
                          <a:xfrm>
                            <a:off x="6213" y="496"/>
                            <a:ext cx="0" cy="0"/>
                          </a:xfrm>
                          <a:prstGeom prst="line">
                            <a:avLst/>
                          </a:prstGeom>
                          <a:noFill/>
                          <a:ln w="5512">
                            <a:solidFill>
                              <a:srgbClr val="FFFFFF"/>
                            </a:solidFill>
                            <a:prstDash val="solid"/>
                            <a:round/>
                          </a:ln>
                        </wps:spPr>
                        <wps:bodyPr/>
                      </wps:wsp>
                      <wps:wsp>
                        <wps:cNvPr id="269" name="Line 391"/>
                        <wps:cNvCnPr/>
                        <wps:spPr bwMode="auto">
                          <a:xfrm>
                            <a:off x="7741" y="496"/>
                            <a:ext cx="0" cy="0"/>
                          </a:xfrm>
                          <a:prstGeom prst="line">
                            <a:avLst/>
                          </a:prstGeom>
                          <a:noFill/>
                          <a:ln w="5512">
                            <a:solidFill>
                              <a:srgbClr val="FFFFFF"/>
                            </a:solidFill>
                            <a:prstDash val="solid"/>
                            <a:round/>
                          </a:ln>
                        </wps:spPr>
                        <wps:bodyPr/>
                      </wps:wsp>
                      <wps:wsp>
                        <wps:cNvPr id="270" name="Line 390"/>
                        <wps:cNvCnPr/>
                        <wps:spPr bwMode="auto">
                          <a:xfrm>
                            <a:off x="9269" y="496"/>
                            <a:ext cx="0" cy="0"/>
                          </a:xfrm>
                          <a:prstGeom prst="line">
                            <a:avLst/>
                          </a:prstGeom>
                          <a:noFill/>
                          <a:ln w="5512">
                            <a:solidFill>
                              <a:srgbClr val="FFFFFF"/>
                            </a:solidFill>
                            <a:prstDash val="solid"/>
                            <a:round/>
                          </a:ln>
                        </wps:spPr>
                        <wps:bodyPr/>
                      </wps:wsp>
                    </wpg:wgp>
                  </a:graphicData>
                </a:graphic>
              </wp:anchor>
            </w:drawing>
          </mc:Choice>
          <mc:Fallback>
            <w:pict>
              <v:group id="docshapegroup320" o:spid="_x0000_s1026" o:spt="203" style="position:absolute;left:0pt;margin-left:234.2pt;margin-top:11.35pt;height:13.45pt;width:306.1pt;mso-position-horizontal-relative:page;z-index:251852800;mso-width-relative:page;mso-height-relative:page;" coordorigin="4684,227" coordsize="6122,269" o:gfxdata="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ecIXKtoAAAAKAQAADwAAAAAAAAABACAAAAAi&#10;AAAAZHJzL2Rvd25yZXYueG1sUEsBAhQAFAAAAAgAh07iQJU8yNMlAwAATwwAAA4AAAAAAAAAAQAg&#10;AAAAKQEAAGRycy9lMm9Eb2MueG1sUEsFBgAAAAAGAAYAWQEAAMAGAAAAAA==&#10;">
                <o:lock v:ext="edit" aspectratio="f"/>
                <v:rect id="docshape321" o:spid="_x0000_s1026" o:spt="1" style="position:absolute;left:8938;top:227;height:267;width:1868;" fillcolor="#DCE5EE" filled="t" stroked="f" coordsize="21600,21600" o:gfxdata="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qM7a/&#10;AAAA3AAAAA8AAAAAAAAAAQAgAAAAIgAAAGRycy9kb3ducmV2LnhtbFBLAQIUABQAAAAIAIdO4kAz&#10;LwWeOwAAADkAAAAQAAAAAAAAAAEAIAAAAA4BAABkcnMvc2hhcGV4bWwueG1sUEsFBgAAAAAGAAYA&#10;WwEAALgDAAAAAA==&#10;">
                  <v:fill on="t" focussize="0,0"/>
                  <v:stroke on="f"/>
                  <v:imagedata o:title=""/>
                  <o:lock v:ext="edit" aspectratio="f"/>
                </v:rect>
                <v:rect id="docshape322" o:spid="_x0000_s1026" o:spt="1" style="position:absolute;left:4683;top:227;height:267;width:4255;" fillcolor="#00539F" filled="t" stroked="f" coordsize="21600,21600" o:gfxdata="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eBxC8AAAA&#10;3AAAAA8AAAAAAAAAAQAgAAAAIgAAAGRycy9kb3ducmV2LnhtbFBLAQIUABQAAAAIAIdO4kAzLwWe&#10;OwAAADkAAAAQAAAAAAAAAAEAIAAAAAsBAABkcnMvc2hhcGV4bWwueG1sUEsFBgAAAAAGAAYAWwEA&#10;ALUDAAAAAA==&#10;">
                  <v:fill on="t" focussize="0,0"/>
                  <v:stroke on="f"/>
                  <v:imagedata o:title=""/>
                  <o:lock v:ext="edit" aspectratio="f"/>
                </v:rect>
                <v:line id="Line 392" o:spid="_x0000_s1026" o:spt="20" style="position:absolute;left:6213;top:496;height:0;width:0;" filled="f" stroked="t" coordsize="21600,21600" o:gfxdata="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4i5XLsAAADc&#10;AAAADwAAAAAAAAABACAAAAAiAAAAZHJzL2Rvd25yZXYueG1sUEsBAhQAFAAAAAgAh07iQDMvBZ47&#10;AAAAOQAAABAAAAAAAAAAAQAgAAAACgEAAGRycy9zaGFwZXhtbC54bWxQSwUGAAAAAAYABgBbAQAA&#10;tAMAAAAA&#10;">
                  <v:fill on="f" focussize="0,0"/>
                  <v:stroke weight="0.434015748031496pt" color="#FFFFFF" joinstyle="round"/>
                  <v:imagedata o:title=""/>
                  <o:lock v:ext="edit" aspectratio="f"/>
                </v:line>
                <v:line id="Line 391" o:spid="_x0000_s1026" o:spt="20" style="position:absolute;left:7741;top:496;height:0;width:0;" filled="f" stroked="t" coordsize="21600,21600" o:gfxdata="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Qcx7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90" o:spid="_x0000_s1026" o:spt="20" style="position:absolute;left:9269;top:496;height:0;width:0;" filled="f" stroked="t" coordsize="21600,21600" o:gfxdata="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Ccjh7sAAADc&#10;AAAADwAAAAAAAAABACAAAAAiAAAAZHJzL2Rvd25yZXYueG1sUEsBAhQAFAAAAAgAh07iQDMvBZ47&#10;AAAAOQAAABAAAAAAAAAAAQAgAAAACgEAAGRycy9zaGFwZXhtbC54bWxQSwUGAAAAAAYABgBbAQAA&#10;tAM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w w:val="110"/>
          <w:sz w:val="14"/>
          <w:lang w:eastAsia="zh-CN"/>
        </w:rPr>
        <w:t>（</w:t>
      </w:r>
      <w:r>
        <w:rPr>
          <w:color w:val="231F37"/>
          <w:w w:val="110"/>
          <w:sz w:val="14"/>
          <w:lang w:eastAsia="zh-CN"/>
        </w:rPr>
        <w:t>ML</w:t>
      </w:r>
      <w:r>
        <w:rPr>
          <w:rFonts w:hint="eastAsia" w:ascii="微软雅黑" w:hAnsi="微软雅黑" w:eastAsia="微软雅黑" w:cs="微软雅黑"/>
          <w:color w:val="231F37"/>
          <w:w w:val="110"/>
          <w:sz w:val="14"/>
          <w:lang w:eastAsia="zh-CN"/>
        </w:rPr>
        <w:t>）</w:t>
      </w:r>
    </w:p>
    <w:p>
      <w:pPr>
        <w:pStyle w:val="6"/>
        <w:rPr>
          <w:sz w:val="18"/>
          <w:lang w:eastAsia="zh-CN"/>
        </w:rPr>
      </w:pPr>
    </w:p>
    <w:p>
      <w:pPr>
        <w:pStyle w:val="6"/>
        <w:spacing w:before="1"/>
        <w:rPr>
          <w:sz w:val="24"/>
          <w:lang w:eastAsia="zh-CN"/>
        </w:rPr>
      </w:pPr>
    </w:p>
    <w:p>
      <w:pPr>
        <w:pStyle w:val="6"/>
        <w:spacing w:before="11"/>
        <w:rPr>
          <w:sz w:val="13"/>
          <w:lang w:eastAsia="zh-CN"/>
        </w:rPr>
      </w:pPr>
    </w:p>
    <w:p>
      <w:pPr>
        <w:ind w:left="363"/>
        <w:rPr>
          <w:sz w:val="14"/>
          <w:lang w:eastAsia="zh-CN"/>
        </w:rPr>
      </w:pPr>
      <w:r>
        <w:rPr>
          <w:rFonts w:hint="eastAsia" w:ascii="微软雅黑" w:hAnsi="微软雅黑" w:eastAsia="微软雅黑" w:cs="微软雅黑"/>
          <w:color w:val="231F37"/>
          <w:spacing w:val="-2"/>
          <w:w w:val="115"/>
          <w:sz w:val="14"/>
          <w:lang w:eastAsia="zh-CN"/>
        </w:rPr>
        <w:t>大语言模型</w:t>
      </w:r>
      <w:r>
        <mc:AlternateContent>
          <mc:Choice Requires="wpg">
            <w:drawing>
              <wp:anchor distT="0" distB="0" distL="114300" distR="114300" simplePos="0" relativeHeight="251854848" behindDoc="0" locked="0" layoutInCell="1" allowOverlap="1">
                <wp:simplePos x="0" y="0"/>
                <wp:positionH relativeFrom="page">
                  <wp:posOffset>2974340</wp:posOffset>
                </wp:positionH>
                <wp:positionV relativeFrom="paragraph">
                  <wp:posOffset>143510</wp:posOffset>
                </wp:positionV>
                <wp:extent cx="3887470" cy="170180"/>
                <wp:effectExtent l="635" t="0" r="10795" b="7620"/>
                <wp:wrapNone/>
                <wp:docPr id="271" name="docshapegroup323"/>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272" name="docshape324"/>
                        <wps:cNvSpPr/>
                        <wps:spPr bwMode="auto">
                          <a:xfrm>
                            <a:off x="8923" y="226"/>
                            <a:ext cx="1883" cy="267"/>
                          </a:xfrm>
                          <a:prstGeom prst="rect">
                            <a:avLst/>
                          </a:prstGeom>
                          <a:solidFill>
                            <a:srgbClr val="DCE5EE"/>
                          </a:solidFill>
                          <a:ln>
                            <a:noFill/>
                          </a:ln>
                        </wps:spPr>
                        <wps:bodyPr rot="0" vert="horz" wrap="square" lIns="91440" tIns="45720" rIns="91440" bIns="45720" anchor="t" anchorCtr="0" upright="1">
                          <a:noAutofit/>
                        </wps:bodyPr>
                      </wps:wsp>
                      <wps:wsp>
                        <wps:cNvPr id="273" name="docshape325"/>
                        <wps:cNvSpPr/>
                        <wps:spPr bwMode="auto">
                          <a:xfrm>
                            <a:off x="4683" y="226"/>
                            <a:ext cx="4240" cy="267"/>
                          </a:xfrm>
                          <a:prstGeom prst="rect">
                            <a:avLst/>
                          </a:prstGeom>
                          <a:solidFill>
                            <a:srgbClr val="00539F"/>
                          </a:solidFill>
                          <a:ln>
                            <a:noFill/>
                          </a:ln>
                        </wps:spPr>
                        <wps:bodyPr rot="0" vert="horz" wrap="square" lIns="91440" tIns="45720" rIns="91440" bIns="45720" anchor="t" anchorCtr="0" upright="1">
                          <a:noAutofit/>
                        </wps:bodyPr>
                      </wps:wsp>
                      <wps:wsp>
                        <wps:cNvPr id="274" name="Line 386"/>
                        <wps:cNvCnPr/>
                        <wps:spPr bwMode="auto">
                          <a:xfrm>
                            <a:off x="6213" y="494"/>
                            <a:ext cx="0" cy="0"/>
                          </a:xfrm>
                          <a:prstGeom prst="line">
                            <a:avLst/>
                          </a:prstGeom>
                          <a:noFill/>
                          <a:ln w="5512">
                            <a:solidFill>
                              <a:srgbClr val="FFFFFF"/>
                            </a:solidFill>
                            <a:prstDash val="solid"/>
                            <a:round/>
                          </a:ln>
                        </wps:spPr>
                        <wps:bodyPr/>
                      </wps:wsp>
                      <wps:wsp>
                        <wps:cNvPr id="275" name="Line 385"/>
                        <wps:cNvCnPr/>
                        <wps:spPr bwMode="auto">
                          <a:xfrm>
                            <a:off x="7741" y="494"/>
                            <a:ext cx="0" cy="0"/>
                          </a:xfrm>
                          <a:prstGeom prst="line">
                            <a:avLst/>
                          </a:prstGeom>
                          <a:noFill/>
                          <a:ln w="5512">
                            <a:solidFill>
                              <a:srgbClr val="FFFFFF"/>
                            </a:solidFill>
                            <a:prstDash val="solid"/>
                            <a:round/>
                          </a:ln>
                        </wps:spPr>
                        <wps:bodyPr/>
                      </wps:wsp>
                      <wps:wsp>
                        <wps:cNvPr id="276" name="Line 384"/>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23" o:spid="_x0000_s1026" o:spt="203" style="position:absolute;left:0pt;margin-left:234.2pt;margin-top:11.3pt;height:13.4pt;width:306.1pt;mso-position-horizontal-relative:page;z-index:251854848;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">
                <o:lock v:ext="edit" aspectratio="f"/>
                <v:rect id="docshape324" o:spid="_x0000_s1026" o:spt="1" style="position:absolute;left:8923;top:226;height:267;width:1883;" fillcolor="#DCE5EE" filled="t" stroked="f" coordsize="21600,21600" o:gfxdata="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Io2i/&#10;AAAA3AAAAA8AAAAAAAAAAQAgAAAAIgAAAGRycy9kb3ducmV2LnhtbFBLAQIUABQAAAAIAIdO4kAz&#10;LwWeOwAAADkAAAAQAAAAAAAAAAEAIAAAAA4BAABkcnMvc2hhcGV4bWwueG1sUEsFBgAAAAAGAAYA&#10;WwEAALgDAAAAAA==&#10;">
                  <v:fill on="t" focussize="0,0"/>
                  <v:stroke on="f"/>
                  <v:imagedata o:title=""/>
                  <o:lock v:ext="edit" aspectratio="f"/>
                </v:rect>
                <v:rect id="docshape325" o:spid="_x0000_s1026" o:spt="1" style="position:absolute;left:4683;top:226;height:267;width:4240;" fillcolor="#00539F" filled="t" stroked="f" coordsize="21600,21600" o:gfxdata="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8l868AAAA&#10;3AAAAA8AAAAAAAAAAQAgAAAAIgAAAGRycy9kb3ducmV2LnhtbFBLAQIUABQAAAAIAIdO4kAzLwWe&#10;OwAAADkAAAAQAAAAAAAAAAEAIAAAAAsBAABkcnMvc2hhcGV4bWwueG1sUEsFBgAAAAAGAAYAWwEA&#10;ALUDAAAAAA==&#10;">
                  <v:fill on="t" focussize="0,0"/>
                  <v:stroke on="f"/>
                  <v:imagedata o:title=""/>
                  <o:lock v:ext="edit" aspectratio="f"/>
                </v:rect>
                <v:line id="Line 386" o:spid="_x0000_s1026" o:spt="20" style="position:absolute;left:6213;top:494;height:0;width:0;" filled="f" stroked="t" coordsize="21600,21600" o:gfxdata="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wlhL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85" o:spid="_x0000_s1026" o:spt="20" style="position:absolute;left:7741;top:494;height:0;width:0;" filled="f" stroked="t" coordsize="21600,21600" o:gfxdata="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CAH7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84" o:spid="_x0000_s1026" o:spt="20" style="position:absolute;left:9269;top:494;height:0;width:0;" filled="f" stroked="t" coordsize="21600,21600" o:gfxdata="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gh5o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spacing w:val="-2"/>
          <w:w w:val="115"/>
          <w:sz w:val="14"/>
          <w:lang w:eastAsia="zh-CN"/>
        </w:rPr>
        <w:t>（</w:t>
      </w:r>
      <w:r>
        <w:rPr>
          <w:color w:val="231F37"/>
          <w:spacing w:val="-2"/>
          <w:w w:val="115"/>
          <w:sz w:val="14"/>
          <w:lang w:eastAsia="zh-CN"/>
        </w:rPr>
        <w:t>LLM</w:t>
      </w:r>
      <w:r>
        <w:rPr>
          <w:rFonts w:hint="eastAsia" w:ascii="微软雅黑" w:hAnsi="微软雅黑" w:eastAsia="微软雅黑" w:cs="微软雅黑"/>
          <w:color w:val="231F37"/>
          <w:spacing w:val="-2"/>
          <w:w w:val="115"/>
          <w:sz w:val="14"/>
          <w:lang w:eastAsia="zh-CN"/>
        </w:rPr>
        <w:t xml:space="preserve">）如 </w:t>
      </w:r>
      <w:r>
        <w:rPr>
          <w:rFonts w:ascii="微软雅黑" w:hAnsi="微软雅黑" w:eastAsia="微软雅黑" w:cs="微软雅黑"/>
          <w:color w:val="231F37"/>
          <w:spacing w:val="-2"/>
          <w:w w:val="115"/>
          <w:sz w:val="14"/>
          <w:lang w:eastAsia="zh-CN"/>
        </w:rPr>
        <w:t xml:space="preserve">GPT-3 </w:t>
      </w:r>
      <w:r>
        <w:rPr>
          <w:rFonts w:hint="eastAsia" w:ascii="微软雅黑" w:hAnsi="微软雅黑" w:eastAsia="微软雅黑" w:cs="微软雅黑"/>
          <w:color w:val="231F37"/>
          <w:spacing w:val="-2"/>
          <w:w w:val="115"/>
          <w:sz w:val="14"/>
          <w:lang w:eastAsia="zh-CN"/>
        </w:rPr>
        <w:t>或</w:t>
      </w:r>
      <w:r>
        <w:rPr>
          <w:rFonts w:ascii="微软雅黑" w:hAnsi="微软雅黑" w:eastAsia="微软雅黑" w:cs="微软雅黑"/>
          <w:color w:val="231F37"/>
          <w:spacing w:val="-2"/>
          <w:w w:val="115"/>
          <w:sz w:val="14"/>
          <w:lang w:eastAsia="zh-CN"/>
        </w:rPr>
        <w:t xml:space="preserve"> GPT-4</w:t>
      </w:r>
    </w:p>
    <w:p>
      <w:pPr>
        <w:ind w:left="363"/>
        <w:rPr>
          <w:sz w:val="14"/>
          <w:lang w:eastAsia="zh-CN"/>
        </w:rPr>
      </w:pPr>
    </w:p>
    <w:p>
      <w:pPr>
        <w:ind w:left="363"/>
        <w:rPr>
          <w:sz w:val="24"/>
          <w:lang w:eastAsia="zh-CN"/>
        </w:rPr>
      </w:pPr>
    </w:p>
    <w:p>
      <w:pPr>
        <w:ind w:left="363"/>
        <w:rPr>
          <w:rFonts w:ascii="微软雅黑" w:hAnsi="微软雅黑" w:eastAsia="微软雅黑" w:cs="微软雅黑"/>
          <w:sz w:val="14"/>
          <w:lang w:eastAsia="zh-CN"/>
        </w:rPr>
      </w:pPr>
      <w:r>
        <mc:AlternateContent>
          <mc:Choice Requires="wpg">
            <w:drawing>
              <wp:anchor distT="0" distB="0" distL="114300" distR="114300" simplePos="0" relativeHeight="251855872" behindDoc="0" locked="0" layoutInCell="1" allowOverlap="1">
                <wp:simplePos x="0" y="0"/>
                <wp:positionH relativeFrom="page">
                  <wp:posOffset>2974340</wp:posOffset>
                </wp:positionH>
                <wp:positionV relativeFrom="paragraph">
                  <wp:posOffset>143510</wp:posOffset>
                </wp:positionV>
                <wp:extent cx="3887470" cy="170815"/>
                <wp:effectExtent l="635" t="0" r="10795" b="6985"/>
                <wp:wrapNone/>
                <wp:docPr id="277" name="docshapegroup326"/>
                <wp:cNvGraphicFramePr/>
                <a:graphic xmlns:a="http://schemas.openxmlformats.org/drawingml/2006/main">
                  <a:graphicData uri="http://schemas.microsoft.com/office/word/2010/wordprocessingGroup">
                    <wpg:wgp>
                      <wpg:cNvGrpSpPr/>
                      <wpg:grpSpPr>
                        <a:xfrm>
                          <a:off x="0" y="0"/>
                          <a:ext cx="3887470" cy="170815"/>
                          <a:chOff x="4684" y="226"/>
                          <a:chExt cx="6122" cy="269"/>
                        </a:xfrm>
                      </wpg:grpSpPr>
                      <wps:wsp>
                        <wps:cNvPr id="278" name="docshape327"/>
                        <wps:cNvSpPr/>
                        <wps:spPr bwMode="auto">
                          <a:xfrm>
                            <a:off x="8907" y="226"/>
                            <a:ext cx="1898" cy="267"/>
                          </a:xfrm>
                          <a:prstGeom prst="rect">
                            <a:avLst/>
                          </a:prstGeom>
                          <a:solidFill>
                            <a:srgbClr val="DCE5EE"/>
                          </a:solidFill>
                          <a:ln>
                            <a:noFill/>
                          </a:ln>
                        </wps:spPr>
                        <wps:bodyPr rot="0" vert="horz" wrap="square" lIns="91440" tIns="45720" rIns="91440" bIns="45720" anchor="t" anchorCtr="0" upright="1">
                          <a:noAutofit/>
                        </wps:bodyPr>
                      </wps:wsp>
                      <wps:wsp>
                        <wps:cNvPr id="279" name="docshape328"/>
                        <wps:cNvSpPr/>
                        <wps:spPr bwMode="auto">
                          <a:xfrm>
                            <a:off x="4683" y="226"/>
                            <a:ext cx="4225" cy="267"/>
                          </a:xfrm>
                          <a:prstGeom prst="rect">
                            <a:avLst/>
                          </a:prstGeom>
                          <a:solidFill>
                            <a:srgbClr val="00539F"/>
                          </a:solidFill>
                          <a:ln>
                            <a:noFill/>
                          </a:ln>
                        </wps:spPr>
                        <wps:bodyPr rot="0" vert="horz" wrap="square" lIns="91440" tIns="45720" rIns="91440" bIns="45720" anchor="t" anchorCtr="0" upright="1">
                          <a:noAutofit/>
                        </wps:bodyPr>
                      </wps:wsp>
                      <wps:wsp>
                        <wps:cNvPr id="280" name="Line 380"/>
                        <wps:cNvCnPr/>
                        <wps:spPr bwMode="auto">
                          <a:xfrm>
                            <a:off x="6213" y="495"/>
                            <a:ext cx="0" cy="0"/>
                          </a:xfrm>
                          <a:prstGeom prst="line">
                            <a:avLst/>
                          </a:prstGeom>
                          <a:noFill/>
                          <a:ln w="5512">
                            <a:solidFill>
                              <a:srgbClr val="FFFFFF"/>
                            </a:solidFill>
                            <a:prstDash val="solid"/>
                            <a:round/>
                          </a:ln>
                        </wps:spPr>
                        <wps:bodyPr/>
                      </wps:wsp>
                      <wps:wsp>
                        <wps:cNvPr id="281" name="Line 379"/>
                        <wps:cNvCnPr/>
                        <wps:spPr bwMode="auto">
                          <a:xfrm>
                            <a:off x="7741" y="495"/>
                            <a:ext cx="0" cy="0"/>
                          </a:xfrm>
                          <a:prstGeom prst="line">
                            <a:avLst/>
                          </a:prstGeom>
                          <a:noFill/>
                          <a:ln w="5512">
                            <a:solidFill>
                              <a:srgbClr val="FFFFFF"/>
                            </a:solidFill>
                            <a:prstDash val="solid"/>
                            <a:round/>
                          </a:ln>
                        </wps:spPr>
                        <wps:bodyPr/>
                      </wps:wsp>
                      <wps:wsp>
                        <wps:cNvPr id="282" name="Line 378"/>
                        <wps:cNvCnPr/>
                        <wps:spPr bwMode="auto">
                          <a:xfrm>
                            <a:off x="9269" y="495"/>
                            <a:ext cx="0" cy="0"/>
                          </a:xfrm>
                          <a:prstGeom prst="line">
                            <a:avLst/>
                          </a:prstGeom>
                          <a:noFill/>
                          <a:ln w="5512">
                            <a:solidFill>
                              <a:srgbClr val="FFFFFF"/>
                            </a:solidFill>
                            <a:prstDash val="solid"/>
                            <a:round/>
                          </a:ln>
                        </wps:spPr>
                        <wps:bodyPr/>
                      </wps:wsp>
                    </wpg:wgp>
                  </a:graphicData>
                </a:graphic>
              </wp:anchor>
            </w:drawing>
          </mc:Choice>
          <mc:Fallback>
            <w:pict>
              <v:group id="docshapegroup326" o:spid="_x0000_s1026" o:spt="203" style="position:absolute;left:0pt;margin-left:234.2pt;margin-top:11.3pt;height:13.45pt;width:306.1pt;mso-position-horizontal-relative:page;z-index:251855872;mso-width-relative:page;mso-height-relative:page;" coordorigin="4684,226" coordsize="6122,269" o:gfxdata="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z1OxCdoAAAAKAQAADwAAAAAAAAABACAA&#10;AAAiAAAAZHJzL2Rvd25yZXYueG1sUEsBAhQAFAAAAAgAh07iQMU2+/4oAwAATwwAAA4AAAAAAAAA&#10;AQAgAAAAKQEAAGRycy9lMm9Eb2MueG1sUEsFBgAAAAAGAAYAWQEAAMMGAAAAAA==&#10;">
                <o:lock v:ext="edit" aspectratio="f"/>
                <v:rect id="docshape327" o:spid="_x0000_s1026" o:spt="1" style="position:absolute;left:8907;top:226;height:267;width:1898;" fillcolor="#DCE5EE" filled="t" stroked="f" coordsize="21600,21600" o:gfxdata="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dYJSCtwAAANwAAAAP&#10;AAAAAAAAAAEAIAAAACIAAABkcnMvZG93bnJldi54bWxQSwECFAAUAAAACACHTuJAMy8FnjsAAAA5&#10;AAAAEAAAAAAAAAABACAAAAAGAQAAZHJzL3NoYXBleG1sLnhtbFBLBQYAAAAABgAGAFsBAACwAwAA&#10;AAA=&#10;">
                  <v:fill on="t" focussize="0,0"/>
                  <v:stroke on="f"/>
                  <v:imagedata o:title=""/>
                  <o:lock v:ext="edit" aspectratio="f"/>
                </v:rect>
                <v:rect id="docshape328" o:spid="_x0000_s1026" o:spt="1" style="position:absolute;left:4683;top:226;height:267;width:4225;" fillcolor="#00539F" filled="t" stroked="f" coordsize="21600,21600" o:gfxdata="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UoCS8AAAA&#10;3AAAAA8AAAAAAAAAAQAgAAAAIgAAAGRycy9kb3ducmV2LnhtbFBLAQIUABQAAAAIAIdO4kAzLwWe&#10;OwAAADkAAAAQAAAAAAAAAAEAIAAAAAsBAABkcnMvc2hhcGV4bWwueG1sUEsFBgAAAAAGAAYAWwEA&#10;ALUDAAAAAA==&#10;">
                  <v:fill on="t" focussize="0,0"/>
                  <v:stroke on="f"/>
                  <v:imagedata o:title=""/>
                  <o:lock v:ext="edit" aspectratio="f"/>
                </v:rect>
                <v:line id="Line 380" o:spid="_x0000_s1026" o:spt="20" style="position:absolute;left:6213;top:495;height:0;width:0;" filled="f" stroked="t" coordsize="21600,21600" o:gfxdata="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8lOgugAAANwA&#10;AAAPAAAAAAAAAAEAIAAAACIAAABkcnMvZG93bnJldi54bWxQSwECFAAUAAAACACHTuJAMy8FnjsA&#10;AAA5AAAAEAAAAAAAAAABACAAAAAJAQAAZHJzL3NoYXBleG1sLnhtbFBLBQYAAAAABgAGAFsBAACz&#10;AwAAAAA=&#10;">
                  <v:fill on="f" focussize="0,0"/>
                  <v:stroke weight="0.434015748031496pt" color="#FFFFFF" joinstyle="round"/>
                  <v:imagedata o:title=""/>
                  <o:lock v:ext="edit" aspectratio="f"/>
                </v:line>
                <v:line id="Line 379" o:spid="_x0000_s1026" o:spt="20" style="position:absolute;left:7741;top:495;height:0;width:0;" filled="f" stroked="t" coordsize="21600,21600" o:gfxdata="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vY7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line id="Line 378" o:spid="_x0000_s1026" o:spt="20" style="position:absolute;left:9269;top:495;height:0;width:0;" filled="f" stroked="t" coordsize="21600,21600" o:gfxdata="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bGhM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group>
            </w:pict>
          </mc:Fallback>
        </mc:AlternateContent>
      </w:r>
      <w:r>
        <w:rPr>
          <w:color w:val="231F37"/>
          <w:spacing w:val="-8"/>
          <w:w w:val="115"/>
          <w:sz w:val="14"/>
          <w:lang w:eastAsia="zh-CN"/>
        </w:rPr>
        <w:t xml:space="preserve"> </w:t>
      </w:r>
      <w:r>
        <w:rPr>
          <w:rFonts w:hint="eastAsia" w:ascii="微软雅黑" w:hAnsi="微软雅黑" w:eastAsia="微软雅黑" w:cs="微软雅黑"/>
          <w:color w:val="231F37"/>
          <w:spacing w:val="-8"/>
          <w:w w:val="115"/>
          <w:sz w:val="14"/>
          <w:lang w:eastAsia="zh-CN"/>
        </w:rPr>
        <w:t>机器人技术（</w:t>
      </w:r>
      <w:r>
        <w:rPr>
          <w:rFonts w:hint="eastAsia"/>
          <w:color w:val="231F37"/>
          <w:spacing w:val="-2"/>
          <w:w w:val="115"/>
          <w:sz w:val="14"/>
          <w:lang w:eastAsia="zh-CN"/>
        </w:rPr>
        <w:t xml:space="preserve">AI </w:t>
      </w:r>
      <w:r>
        <w:rPr>
          <w:rFonts w:hint="eastAsia" w:ascii="微软雅黑" w:hAnsi="微软雅黑" w:eastAsia="微软雅黑" w:cs="微软雅黑"/>
          <w:color w:val="231F37"/>
          <w:spacing w:val="-2"/>
          <w:w w:val="115"/>
          <w:sz w:val="14"/>
          <w:lang w:eastAsia="zh-CN"/>
        </w:rPr>
        <w:t>驱动）</w:t>
      </w:r>
    </w:p>
    <w:p>
      <w:pPr>
        <w:tabs>
          <w:tab w:val="left" w:pos="1672"/>
          <w:tab w:val="left" w:pos="2967"/>
        </w:tabs>
        <w:spacing w:before="27"/>
        <w:ind w:left="142"/>
        <w:rPr>
          <w:rFonts w:ascii="Century Gothic"/>
          <w:b/>
          <w:sz w:val="17"/>
          <w:lang w:eastAsia="zh-CN"/>
        </w:rPr>
      </w:pPr>
      <w:r>
        <w:rPr>
          <w:lang w:eastAsia="zh-CN"/>
        </w:rPr>
        <w:br w:type="column"/>
      </w:r>
      <w:r>
        <w:rPr>
          <w:rFonts w:ascii="Century Gothic"/>
          <w:b/>
          <w:color w:val="191929"/>
          <w:spacing w:val="-10"/>
          <w:w w:val="110"/>
          <w:sz w:val="17"/>
          <w:lang w:eastAsia="zh-CN"/>
        </w:rPr>
        <w:t>2</w:t>
      </w:r>
      <w:r>
        <w:rPr>
          <w:rFonts w:ascii="Century Gothic"/>
          <w:b/>
          <w:color w:val="191929"/>
          <w:sz w:val="17"/>
          <w:lang w:eastAsia="zh-CN"/>
        </w:rPr>
        <w:tab/>
      </w:r>
      <w:r>
        <w:rPr>
          <w:rFonts w:ascii="Century Gothic"/>
          <w:b/>
          <w:color w:val="191929"/>
          <w:spacing w:val="-12"/>
          <w:w w:val="110"/>
          <w:sz w:val="17"/>
          <w:lang w:eastAsia="zh-CN"/>
        </w:rPr>
        <w:t>3</w:t>
      </w:r>
      <w:r>
        <w:rPr>
          <w:rFonts w:ascii="Century Gothic"/>
          <w:b/>
          <w:color w:val="191929"/>
          <w:sz w:val="17"/>
          <w:lang w:eastAsia="zh-CN"/>
        </w:rPr>
        <w:tab/>
      </w:r>
      <w:r>
        <w:rPr>
          <w:rFonts w:ascii="Century Gothic"/>
          <w:b/>
          <w:color w:val="191929"/>
          <w:spacing w:val="-10"/>
          <w:w w:val="110"/>
          <w:sz w:val="17"/>
          <w:lang w:eastAsia="zh-CN"/>
        </w:rPr>
        <w:t>4</w:t>
      </w:r>
    </w:p>
    <w:p>
      <w:pPr>
        <w:spacing w:before="3" w:line="244" w:lineRule="auto"/>
        <w:ind w:left="2782" w:right="1041"/>
        <w:rPr>
          <w:sz w:val="14"/>
          <w:lang w:eastAsia="zh-CN"/>
        </w:rPr>
      </w:pPr>
      <w:r>
        <w:rPr>
          <w:rFonts w:hint="eastAsia" w:ascii="微软雅黑" w:hAnsi="微软雅黑" w:eastAsia="微软雅黑" w:cs="微软雅黑"/>
          <w:color w:val="697A88"/>
          <w:spacing w:val="-2"/>
          <w:w w:val="115"/>
          <w:sz w:val="14"/>
          <w:lang w:eastAsia="zh-CN"/>
        </w:rPr>
        <w:t>非常熟悉</w:t>
      </w:r>
    </w:p>
    <w:p>
      <w:pPr>
        <w:spacing w:line="244" w:lineRule="auto"/>
        <w:rPr>
          <w:sz w:val="14"/>
          <w:lang w:eastAsia="zh-CN"/>
        </w:rPr>
        <w:sectPr>
          <w:type w:val="continuous"/>
          <w:pgSz w:w="12240" w:h="15840"/>
          <w:pgMar w:top="1500" w:right="0" w:bottom="280" w:left="520" w:header="0" w:footer="675" w:gutter="0"/>
          <w:cols w:equalWidth="0" w:num="3">
            <w:col w:w="3761" w:space="40"/>
            <w:col w:w="3189" w:space="39"/>
            <w:col w:w="4691"/>
          </w:cols>
        </w:sectPr>
      </w:pPr>
    </w:p>
    <w:p>
      <w:pPr>
        <w:pStyle w:val="6"/>
        <w:spacing w:before="7"/>
        <w:rPr>
          <w:sz w:val="12"/>
          <w:lang w:eastAsia="zh-CN"/>
        </w:rPr>
      </w:pPr>
    </w:p>
    <w:p>
      <w:pPr>
        <w:pStyle w:val="6"/>
        <w:spacing w:before="112" w:line="276" w:lineRule="auto"/>
        <w:ind w:left="920" w:right="8168"/>
        <w:rPr>
          <w:rFonts w:ascii="微软雅黑" w:hAnsi="微软雅黑" w:eastAsia="微软雅黑"/>
          <w:lang w:val="zh-CN" w:eastAsia="zh-CN"/>
        </w:rPr>
      </w:pPr>
      <w:r>
        <w:rPr>
          <w:rFonts w:hint="eastAsia" w:ascii="微软雅黑" w:hAnsi="微软雅黑" w:eastAsia="微软雅黑" w:cs="微软雅黑"/>
          <w:lang w:eastAsia="zh-CN"/>
        </w:rPr>
        <w:t>有趣的是，调查结果显示，</w:t>
      </w:r>
      <w:r>
        <w:rPr>
          <w:rFonts w:ascii="微软雅黑" w:hAnsi="微软雅黑" w:eastAsia="微软雅黑"/>
          <w:spacing w:val="-13"/>
          <w:lang w:eastAsia="zh-CN"/>
        </w:rPr>
        <w:t xml:space="preserve"> </w:t>
      </w:r>
    </w:p>
    <w:p>
      <w:pPr>
        <w:pStyle w:val="6"/>
        <w:spacing w:line="276" w:lineRule="auto"/>
        <w:ind w:left="920" w:right="1494"/>
        <w:rPr>
          <w:rFonts w:ascii="微软雅黑" w:hAnsi="微软雅黑" w:eastAsia="微软雅黑" w:cs="微软雅黑"/>
          <w:lang w:eastAsia="zh-CN"/>
        </w:rPr>
      </w:pPr>
      <w:r>
        <w:rPr>
          <w:rFonts w:hint="eastAsia" w:ascii="微软雅黑" w:hAnsi="微软雅黑" w:eastAsia="微软雅黑" w:cs="微软雅黑"/>
          <w:lang w:eastAsia="zh-CN"/>
        </w:rPr>
        <w:t>相较于比较新的术语，如大语言模型（</w:t>
      </w:r>
      <w:r>
        <w:rPr>
          <w:rFonts w:ascii="微软雅黑" w:hAnsi="微软雅黑" w:eastAsia="微软雅黑"/>
          <w:lang w:eastAsia="zh-CN"/>
        </w:rPr>
        <w:t>LLM</w:t>
      </w:r>
      <w:r>
        <w:rPr>
          <w:rFonts w:hint="eastAsia" w:ascii="微软雅黑" w:hAnsi="微软雅黑" w:eastAsia="微软雅黑" w:cs="微软雅黑"/>
          <w:lang w:eastAsia="zh-CN"/>
        </w:rPr>
        <w:t>）和生成式人工智能（</w:t>
      </w:r>
      <w:r>
        <w:rPr>
          <w:rFonts w:ascii="微软雅黑" w:hAnsi="微软雅黑" w:eastAsia="微软雅黑"/>
          <w:lang w:eastAsia="zh-CN"/>
        </w:rPr>
        <w:t>Gen AI</w:t>
      </w:r>
      <w:r>
        <w:rPr>
          <w:rFonts w:hint="eastAsia" w:ascii="微软雅黑" w:hAnsi="微软雅黑" w:eastAsia="微软雅黑" w:cs="微软雅黑"/>
          <w:lang w:eastAsia="zh-CN"/>
        </w:rPr>
        <w:t>），人们倾向于更为人熟知的成熟技术，如自然语言处理（</w:t>
      </w:r>
      <w:r>
        <w:rPr>
          <w:rFonts w:ascii="微软雅黑" w:hAnsi="微软雅黑" w:eastAsia="微软雅黑"/>
          <w:lang w:eastAsia="zh-CN"/>
        </w:rPr>
        <w:t>NLP</w:t>
      </w:r>
      <w:r>
        <w:rPr>
          <w:rFonts w:hint="eastAsia" w:ascii="微软雅黑" w:hAnsi="微软雅黑" w:eastAsia="微软雅黑" w:cs="微软雅黑"/>
          <w:lang w:eastAsia="zh-CN"/>
        </w:rPr>
        <w:t>）和深度学习。这可能暗示了人们将生成式 AI</w:t>
      </w:r>
      <w:r>
        <w:rPr>
          <w:rFonts w:ascii="微软雅黑" w:hAnsi="微软雅黑" w:eastAsia="微软雅黑"/>
          <w:lang w:eastAsia="zh-CN"/>
        </w:rPr>
        <w:t xml:space="preserve"> </w:t>
      </w:r>
      <w:r>
        <w:rPr>
          <w:rFonts w:hint="eastAsia" w:ascii="微软雅黑" w:hAnsi="微软雅黑" w:eastAsia="微软雅黑" w:cs="微软雅黑"/>
          <w:lang w:eastAsia="zh-CN"/>
        </w:rPr>
        <w:t>与</w:t>
      </w:r>
      <w:r>
        <w:rPr>
          <w:rFonts w:ascii="微软雅黑" w:hAnsi="微软雅黑" w:eastAsia="微软雅黑"/>
          <w:lang w:eastAsia="zh-CN"/>
        </w:rPr>
        <w:t xml:space="preserve"> ChatGPT </w:t>
      </w:r>
      <w:r>
        <w:rPr>
          <w:rFonts w:hint="eastAsia" w:ascii="微软雅黑" w:hAnsi="微软雅黑" w:eastAsia="微软雅黑" w:cs="微软雅黑"/>
          <w:lang w:eastAsia="zh-CN"/>
        </w:rPr>
        <w:t>等流行工具混淆。虽然这些工具广为人知，但对生成式</w:t>
      </w:r>
      <w:r>
        <w:rPr>
          <w:rFonts w:ascii="微软雅黑" w:hAnsi="微软雅黑" w:eastAsia="微软雅黑"/>
          <w:lang w:eastAsia="zh-CN"/>
        </w:rPr>
        <w:t xml:space="preserve"> AI </w:t>
      </w:r>
      <w:r>
        <w:rPr>
          <w:rFonts w:hint="eastAsia" w:ascii="微软雅黑" w:hAnsi="微软雅黑" w:eastAsia="微软雅黑" w:cs="微软雅黑"/>
          <w:lang w:eastAsia="zh-CN"/>
        </w:rPr>
        <w:t>这一更广泛类别的深入理解可能不足。这种对各种</w:t>
      </w:r>
      <w:r>
        <w:rPr>
          <w:rFonts w:ascii="微软雅黑" w:hAnsi="微软雅黑" w:eastAsia="微软雅黑"/>
          <w:lang w:eastAsia="zh-CN"/>
        </w:rPr>
        <w:t xml:space="preserve"> AI </w:t>
      </w:r>
      <w:r>
        <w:rPr>
          <w:rFonts w:hint="eastAsia" w:ascii="微软雅黑" w:hAnsi="微软雅黑" w:eastAsia="微软雅黑" w:cs="微软雅黑"/>
          <w:lang w:eastAsia="zh-CN"/>
        </w:rPr>
        <w:t>技术的</w:t>
      </w:r>
      <w:ins w:id="110" w:author="张家齐" w:date="2024-05-06T16:20:10Z">
        <w:r>
          <w:rPr>
            <w:rFonts w:hint="eastAsia" w:ascii="微软雅黑" w:hAnsi="微软雅黑" w:eastAsia="微软雅黑" w:cs="微软雅黑"/>
            <w:lang w:val="en-US" w:eastAsia="zh-CN"/>
          </w:rPr>
          <w:t>都</w:t>
        </w:r>
      </w:ins>
      <w:ins w:id="111" w:author="张家齐" w:date="2024-05-06T16:20:28Z">
        <w:r>
          <w:rPr>
            <w:rFonts w:hint="eastAsia" w:ascii="微软雅黑" w:hAnsi="微软雅黑" w:eastAsia="微软雅黑" w:cs="微软雅黑"/>
            <w:lang w:val="en-US" w:eastAsia="zh-CN"/>
          </w:rPr>
          <w:t>较</w:t>
        </w:r>
      </w:ins>
      <w:ins w:id="112" w:author="张家齐" w:date="2024-05-06T16:20:03Z">
        <w:r>
          <w:rPr>
            <w:rFonts w:hint="eastAsia" w:ascii="微软雅黑" w:hAnsi="微软雅黑" w:eastAsia="微软雅黑" w:cs="微软雅黑"/>
            <w:lang w:val="en-US" w:eastAsia="zh-CN"/>
          </w:rPr>
          <w:t>熟悉</w:t>
        </w:r>
      </w:ins>
      <w:ins w:id="113" w:author="张家齐" w:date="2024-05-06T16:20:05Z">
        <w:r>
          <w:rPr>
            <w:rFonts w:hint="eastAsia" w:ascii="微软雅黑" w:hAnsi="微软雅黑" w:eastAsia="微软雅黑" w:cs="微软雅黑"/>
            <w:lang w:val="en-US" w:eastAsia="zh-CN"/>
          </w:rPr>
          <w:t>的</w:t>
        </w:r>
      </w:ins>
      <w:ins w:id="114" w:author="张家齐" w:date="2024-05-06T16:20:07Z">
        <w:r>
          <w:rPr>
            <w:rFonts w:hint="eastAsia" w:ascii="微软雅黑" w:hAnsi="微软雅黑" w:eastAsia="微软雅黑" w:cs="微软雅黑"/>
            <w:lang w:val="en-US" w:eastAsia="zh-CN"/>
          </w:rPr>
          <w:t>现象</w:t>
        </w:r>
      </w:ins>
      <w:del w:id="115" w:author="张家齐" w:date="2024-05-06T16:19:56Z">
        <w:r>
          <w:rPr>
            <w:rFonts w:hint="eastAsia" w:ascii="微软雅黑" w:hAnsi="微软雅黑" w:eastAsia="微软雅黑" w:cs="微软雅黑"/>
            <w:lang w:eastAsia="zh-CN"/>
          </w:rPr>
          <w:delText>熟悉度表象</w:delText>
        </w:r>
      </w:del>
      <w:r>
        <w:rPr>
          <w:rFonts w:hint="eastAsia" w:ascii="微软雅黑" w:hAnsi="微软雅黑" w:eastAsia="微软雅黑" w:cs="微软雅黑"/>
          <w:lang w:eastAsia="zh-CN"/>
        </w:rPr>
        <w:t>也可能是导致在执行</w:t>
      </w:r>
      <w:r>
        <w:rPr>
          <w:rFonts w:ascii="微软雅黑" w:hAnsi="微软雅黑" w:eastAsia="微软雅黑"/>
          <w:lang w:eastAsia="zh-CN"/>
        </w:rPr>
        <w:t xml:space="preserve"> AI </w:t>
      </w:r>
      <w:r>
        <w:rPr>
          <w:rFonts w:hint="eastAsia" w:ascii="微软雅黑" w:hAnsi="微软雅黑" w:eastAsia="微软雅黑" w:cs="微软雅黑"/>
          <w:lang w:eastAsia="zh-CN"/>
        </w:rPr>
        <w:t>策略时</w:t>
      </w:r>
      <w:del w:id="116" w:author="张家齐" w:date="2024-05-06T16:20:45Z">
        <w:r>
          <w:rPr>
            <w:rFonts w:hint="eastAsia" w:ascii="微软雅黑" w:hAnsi="微软雅黑" w:eastAsia="微软雅黑" w:cs="微软雅黑"/>
            <w:lang w:eastAsia="zh-CN"/>
          </w:rPr>
          <w:delText>观察到的</w:delText>
        </w:r>
      </w:del>
      <w:r>
        <w:rPr>
          <w:rFonts w:hint="eastAsia" w:ascii="微软雅黑" w:hAnsi="微软雅黑" w:eastAsia="微软雅黑" w:cs="微软雅黑"/>
          <w:lang w:eastAsia="zh-CN"/>
        </w:rPr>
        <w:t>过度自信的因素之一，因为专业人员可能没有完全理解这些技术的复杂性。</w:t>
      </w:r>
    </w:p>
    <w:p>
      <w:pPr>
        <w:pStyle w:val="6"/>
        <w:spacing w:line="276" w:lineRule="auto"/>
        <w:ind w:left="920" w:right="1494"/>
        <w:rPr>
          <w:rFonts w:ascii="微软雅黑" w:hAnsi="微软雅黑" w:eastAsia="微软雅黑" w:cs="微软雅黑"/>
          <w:lang w:eastAsia="zh-CN"/>
        </w:rPr>
      </w:pPr>
    </w:p>
    <w:p>
      <w:pPr>
        <w:pStyle w:val="6"/>
        <w:spacing w:before="5"/>
        <w:rPr>
          <w:sz w:val="22"/>
          <w:lang w:eastAsia="zh-CN"/>
        </w:rPr>
      </w:pPr>
    </w:p>
    <w:p>
      <w:pPr>
        <w:pStyle w:val="6"/>
        <w:spacing w:before="5"/>
        <w:rPr>
          <w:sz w:val="22"/>
          <w:lang w:eastAsia="zh-CN"/>
        </w:rPr>
      </w:pPr>
    </w:p>
    <w:p>
      <w:pPr>
        <w:pStyle w:val="6"/>
        <w:spacing w:line="276" w:lineRule="auto"/>
        <w:ind w:left="920" w:right="1734"/>
      </w:pPr>
      <w:r>
        <w:rPr>
          <w:w w:val="115"/>
        </w:rPr>
        <w:t>This lack of deep understanding raises questions about the effectiveness of current strategies and</w:t>
      </w:r>
      <w:r>
        <w:rPr>
          <w:spacing w:val="-10"/>
          <w:w w:val="115"/>
        </w:rPr>
        <w:t xml:space="preserve"> </w:t>
      </w:r>
      <w:r>
        <w:rPr>
          <w:w w:val="115"/>
        </w:rPr>
        <w:t>the</w:t>
      </w:r>
      <w:r>
        <w:rPr>
          <w:spacing w:val="-10"/>
          <w:w w:val="115"/>
        </w:rPr>
        <w:t xml:space="preserve"> </w:t>
      </w:r>
      <w:r>
        <w:rPr>
          <w:w w:val="115"/>
        </w:rPr>
        <w:t>need</w:t>
      </w:r>
      <w:r>
        <w:rPr>
          <w:spacing w:val="-10"/>
          <w:w w:val="115"/>
        </w:rPr>
        <w:t xml:space="preserve"> </w:t>
      </w:r>
      <w:r>
        <w:rPr>
          <w:w w:val="115"/>
        </w:rPr>
        <w:t>for</w:t>
      </w:r>
      <w:r>
        <w:rPr>
          <w:spacing w:val="-10"/>
          <w:w w:val="115"/>
        </w:rPr>
        <w:t xml:space="preserve"> </w:t>
      </w:r>
      <w:r>
        <w:rPr>
          <w:w w:val="115"/>
        </w:rPr>
        <w:t>further</w:t>
      </w:r>
      <w:r>
        <w:rPr>
          <w:spacing w:val="-10"/>
          <w:w w:val="115"/>
        </w:rPr>
        <w:t xml:space="preserve"> </w:t>
      </w:r>
      <w:r>
        <w:rPr>
          <w:w w:val="115"/>
        </w:rPr>
        <w:t>education</w:t>
      </w:r>
      <w:r>
        <w:rPr>
          <w:spacing w:val="-10"/>
          <w:w w:val="115"/>
        </w:rPr>
        <w:t xml:space="preserve"> </w:t>
      </w:r>
      <w:r>
        <w:rPr>
          <w:w w:val="115"/>
        </w:rPr>
        <w:t>in</w:t>
      </w:r>
      <w:r>
        <w:rPr>
          <w:spacing w:val="-10"/>
          <w:w w:val="115"/>
        </w:rPr>
        <w:t xml:space="preserve"> </w:t>
      </w:r>
      <w:r>
        <w:rPr>
          <w:w w:val="115"/>
        </w:rPr>
        <w:t>these</w:t>
      </w:r>
      <w:r>
        <w:rPr>
          <w:spacing w:val="-10"/>
          <w:w w:val="115"/>
        </w:rPr>
        <w:t xml:space="preserve"> </w:t>
      </w:r>
      <w:r>
        <w:rPr>
          <w:w w:val="115"/>
        </w:rPr>
        <w:t>areas.</w:t>
      </w:r>
      <w:r>
        <w:rPr>
          <w:spacing w:val="-10"/>
          <w:w w:val="115"/>
        </w:rPr>
        <w:t xml:space="preserve"> </w:t>
      </w:r>
      <w:r>
        <w:rPr>
          <w:w w:val="115"/>
        </w:rPr>
        <w:t>Comparatively,</w:t>
      </w:r>
      <w:r>
        <w:rPr>
          <w:spacing w:val="-10"/>
          <w:w w:val="115"/>
        </w:rPr>
        <w:t xml:space="preserve"> </w:t>
      </w:r>
      <w:r>
        <w:rPr>
          <w:w w:val="115"/>
        </w:rPr>
        <w:t>C-level</w:t>
      </w:r>
      <w:r>
        <w:rPr>
          <w:spacing w:val="-10"/>
          <w:w w:val="115"/>
        </w:rPr>
        <w:t xml:space="preserve"> </w:t>
      </w:r>
      <w:r>
        <w:rPr>
          <w:w w:val="115"/>
        </w:rPr>
        <w:t>executives</w:t>
      </w:r>
      <w:r>
        <w:rPr>
          <w:spacing w:val="-10"/>
          <w:w w:val="115"/>
        </w:rPr>
        <w:t xml:space="preserve"> </w:t>
      </w:r>
      <w:r>
        <w:rPr>
          <w:w w:val="115"/>
        </w:rPr>
        <w:t>report</w:t>
      </w:r>
      <w:r>
        <w:rPr>
          <w:spacing w:val="-10"/>
          <w:w w:val="115"/>
        </w:rPr>
        <w:t xml:space="preserve"> </w:t>
      </w:r>
      <w:r>
        <w:rPr>
          <w:w w:val="115"/>
        </w:rPr>
        <w:t>higher</w:t>
      </w:r>
    </w:p>
    <w:p>
      <w:pPr>
        <w:pStyle w:val="6"/>
        <w:spacing w:line="276" w:lineRule="auto"/>
        <w:ind w:left="920" w:right="1444"/>
        <w:rPr>
          <w:w w:val="115"/>
          <w:lang w:eastAsia="zh-CN"/>
        </w:rPr>
      </w:pPr>
      <w:r>
        <w:rPr>
          <w:w w:val="115"/>
        </w:rPr>
        <w:t>familiarity with all AI categories compared to staff. This discrepancy in familiarity may be due to the pressure</w:t>
      </w:r>
      <w:r>
        <w:rPr>
          <w:spacing w:val="-1"/>
          <w:w w:val="115"/>
        </w:rPr>
        <w:t xml:space="preserve"> </w:t>
      </w:r>
      <w:r>
        <w:rPr>
          <w:w w:val="115"/>
        </w:rPr>
        <w:t>from</w:t>
      </w:r>
      <w:r>
        <w:rPr>
          <w:spacing w:val="-1"/>
          <w:w w:val="115"/>
        </w:rPr>
        <w:t xml:space="preserve"> </w:t>
      </w:r>
      <w:r>
        <w:rPr>
          <w:w w:val="115"/>
        </w:rPr>
        <w:t>leadership</w:t>
      </w:r>
      <w:r>
        <w:rPr>
          <w:spacing w:val="-1"/>
          <w:w w:val="115"/>
        </w:rPr>
        <w:t xml:space="preserve"> </w:t>
      </w:r>
      <w:r>
        <w:rPr>
          <w:w w:val="115"/>
        </w:rPr>
        <w:t>within</w:t>
      </w:r>
      <w:r>
        <w:rPr>
          <w:spacing w:val="-1"/>
          <w:w w:val="115"/>
        </w:rPr>
        <w:t xml:space="preserve"> </w:t>
      </w:r>
      <w:r>
        <w:rPr>
          <w:w w:val="115"/>
        </w:rPr>
        <w:t>organizations</w:t>
      </w:r>
      <w:r>
        <w:rPr>
          <w:spacing w:val="-1"/>
          <w:w w:val="115"/>
        </w:rPr>
        <w:t xml:space="preserve"> </w:t>
      </w:r>
      <w:r>
        <w:rPr>
          <w:w w:val="115"/>
        </w:rPr>
        <w:t>to</w:t>
      </w:r>
      <w:r>
        <w:rPr>
          <w:spacing w:val="-1"/>
          <w:w w:val="115"/>
        </w:rPr>
        <w:t xml:space="preserve"> </w:t>
      </w:r>
      <w:r>
        <w:rPr>
          <w:w w:val="115"/>
        </w:rPr>
        <w:t>explore</w:t>
      </w:r>
      <w:r>
        <w:rPr>
          <w:spacing w:val="-1"/>
          <w:w w:val="115"/>
        </w:rPr>
        <w:t xml:space="preserve"> </w:t>
      </w:r>
      <w:r>
        <w:rPr>
          <w:w w:val="115"/>
        </w:rPr>
        <w:t>adoption</w:t>
      </w:r>
      <w:r>
        <w:rPr>
          <w:spacing w:val="-1"/>
          <w:w w:val="115"/>
        </w:rPr>
        <w:t xml:space="preserve"> </w:t>
      </w:r>
      <w:r>
        <w:rPr>
          <w:w w:val="115"/>
        </w:rPr>
        <w:t>of</w:t>
      </w:r>
      <w:r>
        <w:rPr>
          <w:spacing w:val="-1"/>
          <w:w w:val="115"/>
        </w:rPr>
        <w:t xml:space="preserve"> </w:t>
      </w:r>
      <w:r>
        <w:rPr>
          <w:w w:val="115"/>
        </w:rPr>
        <w:t>AI.</w:t>
      </w:r>
      <w:r>
        <w:rPr>
          <w:spacing w:val="-1"/>
          <w:w w:val="115"/>
        </w:rPr>
        <w:t xml:space="preserve"> </w:t>
      </w:r>
      <w:r>
        <w:rPr>
          <w:w w:val="115"/>
        </w:rPr>
        <w:t>It</w:t>
      </w:r>
      <w:r>
        <w:rPr>
          <w:spacing w:val="-1"/>
          <w:w w:val="115"/>
        </w:rPr>
        <w:t xml:space="preserve"> </w:t>
      </w:r>
      <w:r>
        <w:rPr>
          <w:w w:val="115"/>
        </w:rPr>
        <w:t>likely</w:t>
      </w:r>
      <w:r>
        <w:rPr>
          <w:spacing w:val="-1"/>
          <w:w w:val="115"/>
        </w:rPr>
        <w:t xml:space="preserve"> </w:t>
      </w:r>
      <w:r>
        <w:rPr>
          <w:w w:val="115"/>
        </w:rPr>
        <w:t>requires</w:t>
      </w:r>
      <w:r>
        <w:rPr>
          <w:spacing w:val="-1"/>
          <w:w w:val="115"/>
        </w:rPr>
        <w:t xml:space="preserve"> </w:t>
      </w:r>
      <w:r>
        <w:rPr>
          <w:w w:val="115"/>
        </w:rPr>
        <w:t>leadership in the C-suite to familiarize themselves with a wide variety of AI technologies to identify which may provide the greatest benefits to their organizations. This gap in understanding underscores the importance</w:t>
      </w:r>
      <w:r>
        <w:rPr>
          <w:spacing w:val="-7"/>
          <w:w w:val="115"/>
        </w:rPr>
        <w:t xml:space="preserve"> </w:t>
      </w:r>
      <w:r>
        <w:rPr>
          <w:w w:val="115"/>
        </w:rPr>
        <w:t>of</w:t>
      </w:r>
      <w:r>
        <w:rPr>
          <w:spacing w:val="-7"/>
          <w:w w:val="115"/>
        </w:rPr>
        <w:t xml:space="preserve"> </w:t>
      </w:r>
      <w:r>
        <w:rPr>
          <w:w w:val="115"/>
        </w:rPr>
        <w:t>comprehensive</w:t>
      </w:r>
      <w:r>
        <w:rPr>
          <w:spacing w:val="-7"/>
          <w:w w:val="115"/>
        </w:rPr>
        <w:t xml:space="preserve"> </w:t>
      </w:r>
      <w:r>
        <w:rPr>
          <w:w w:val="115"/>
        </w:rPr>
        <w:t>education</w:t>
      </w:r>
      <w:r>
        <w:rPr>
          <w:spacing w:val="-7"/>
          <w:w w:val="115"/>
        </w:rPr>
        <w:t xml:space="preserve"> </w:t>
      </w:r>
      <w:r>
        <w:rPr>
          <w:w w:val="115"/>
        </w:rPr>
        <w:t>and</w:t>
      </w:r>
      <w:r>
        <w:rPr>
          <w:spacing w:val="-7"/>
          <w:w w:val="115"/>
        </w:rPr>
        <w:t xml:space="preserve"> </w:t>
      </w:r>
      <w:r>
        <w:rPr>
          <w:w w:val="115"/>
        </w:rPr>
        <w:t>training</w:t>
      </w:r>
      <w:r>
        <w:rPr>
          <w:spacing w:val="-7"/>
          <w:w w:val="115"/>
        </w:rPr>
        <w:t xml:space="preserve"> </w:t>
      </w:r>
      <w:r>
        <w:rPr>
          <w:w w:val="115"/>
        </w:rPr>
        <w:t>in</w:t>
      </w:r>
      <w:r>
        <w:rPr>
          <w:spacing w:val="-7"/>
          <w:w w:val="115"/>
        </w:rPr>
        <w:t xml:space="preserve"> </w:t>
      </w:r>
      <w:r>
        <w:rPr>
          <w:w w:val="115"/>
        </w:rPr>
        <w:t>AI</w:t>
      </w:r>
      <w:r>
        <w:rPr>
          <w:spacing w:val="-7"/>
          <w:w w:val="115"/>
        </w:rPr>
        <w:t xml:space="preserve"> </w:t>
      </w:r>
      <w:r>
        <w:rPr>
          <w:w w:val="115"/>
        </w:rPr>
        <w:t>technologies</w:t>
      </w:r>
      <w:r>
        <w:rPr>
          <w:spacing w:val="-7"/>
          <w:w w:val="115"/>
        </w:rPr>
        <w:t xml:space="preserve"> </w:t>
      </w:r>
      <w:r>
        <w:rPr>
          <w:w w:val="115"/>
        </w:rPr>
        <w:t>to</w:t>
      </w:r>
      <w:r>
        <w:rPr>
          <w:spacing w:val="-7"/>
          <w:w w:val="115"/>
        </w:rPr>
        <w:t xml:space="preserve"> </w:t>
      </w:r>
      <w:r>
        <w:rPr>
          <w:w w:val="115"/>
        </w:rPr>
        <w:t>ensure</w:t>
      </w:r>
      <w:r>
        <w:rPr>
          <w:spacing w:val="-7"/>
          <w:w w:val="115"/>
        </w:rPr>
        <w:t xml:space="preserve"> </w:t>
      </w:r>
      <w:r>
        <w:rPr>
          <w:w w:val="115"/>
        </w:rPr>
        <w:t>their</w:t>
      </w:r>
      <w:r>
        <w:rPr>
          <w:spacing w:val="-7"/>
          <w:w w:val="115"/>
        </w:rPr>
        <w:t xml:space="preserve"> </w:t>
      </w:r>
      <w:r>
        <w:rPr>
          <w:w w:val="115"/>
        </w:rPr>
        <w:t>effective</w:t>
      </w:r>
      <w:r>
        <w:rPr>
          <w:spacing w:val="-7"/>
          <w:w w:val="115"/>
        </w:rPr>
        <w:t xml:space="preserve"> </w:t>
      </w:r>
      <w:r>
        <w:rPr>
          <w:w w:val="115"/>
        </w:rPr>
        <w:t>and secure implementation especially for staff that is responsible for the implementation.</w:t>
      </w:r>
    </w:p>
    <w:p>
      <w:pPr>
        <w:pStyle w:val="6"/>
        <w:spacing w:line="276" w:lineRule="auto"/>
        <w:ind w:left="920" w:right="1444"/>
        <w:rPr>
          <w:w w:val="115"/>
          <w:lang w:eastAsia="zh-CN"/>
        </w:rPr>
      </w:pPr>
    </w:p>
    <w:p>
      <w:pPr>
        <w:pStyle w:val="6"/>
        <w:spacing w:line="276" w:lineRule="auto"/>
        <w:ind w:left="920" w:right="1494"/>
        <w:rPr>
          <w:rFonts w:ascii="微软雅黑" w:hAnsi="微软雅黑" w:eastAsia="微软雅黑"/>
          <w:lang w:val="zh-CN" w:eastAsia="zh-CN"/>
        </w:rPr>
      </w:pPr>
      <w:r>
        <w:rPr>
          <w:rFonts w:hint="eastAsia" w:ascii="微软雅黑" w:hAnsi="微软雅黑" w:eastAsia="微软雅黑"/>
          <w:lang w:val="zh-CN" w:eastAsia="zh-CN"/>
        </w:rPr>
        <w:t>这种对</w:t>
      </w:r>
      <w:r>
        <w:rPr>
          <w:rFonts w:ascii="微软雅黑" w:hAnsi="微软雅黑" w:eastAsia="微软雅黑"/>
          <w:lang w:val="zh-CN" w:eastAsia="zh-CN"/>
        </w:rPr>
        <w:t xml:space="preserve"> A</w:t>
      </w:r>
      <w:r>
        <w:rPr>
          <w:rFonts w:hint="eastAsia" w:ascii="微软雅黑" w:hAnsi="微软雅黑" w:eastAsia="微软雅黑"/>
          <w:lang w:val="zh-CN" w:eastAsia="zh-CN"/>
        </w:rPr>
        <w:t>I 技术深度理解的缺失，</w:t>
      </w:r>
      <w:ins w:id="117" w:author="张家齐" w:date="2024-05-06T16:20:56Z">
        <w:r>
          <w:rPr>
            <w:rFonts w:hint="eastAsia" w:ascii="微软雅黑" w:hAnsi="微软雅黑" w:eastAsia="微软雅黑"/>
            <w:lang w:val="en-US" w:eastAsia="zh-CN"/>
          </w:rPr>
          <w:t>引</w:t>
        </w:r>
      </w:ins>
      <w:del w:id="118" w:author="张家齐" w:date="2024-05-06T16:20:54Z">
        <w:r>
          <w:rPr>
            <w:rFonts w:hint="eastAsia" w:ascii="微软雅黑" w:hAnsi="微软雅黑" w:eastAsia="微软雅黑"/>
            <w:lang w:val="zh-CN" w:eastAsia="zh-CN"/>
          </w:rPr>
          <w:delText>提</w:delText>
        </w:r>
      </w:del>
      <w:r>
        <w:rPr>
          <w:rFonts w:hint="eastAsia" w:ascii="微软雅黑" w:hAnsi="微软雅黑" w:eastAsia="微软雅黑"/>
          <w:lang w:val="zh-CN" w:eastAsia="zh-CN"/>
        </w:rPr>
        <w:t>出了关于目前策略有效性的质疑，并突显了对这些领域进一步教育和培训的必要性。相较于普通员工，首席级别（</w:t>
      </w:r>
      <w:r>
        <w:rPr>
          <w:rFonts w:ascii="微软雅黑" w:hAnsi="微软雅黑" w:eastAsia="微软雅黑"/>
          <w:lang w:val="zh-CN" w:eastAsia="zh-CN"/>
        </w:rPr>
        <w:t>C</w:t>
      </w:r>
      <w:r>
        <w:rPr>
          <w:rFonts w:hint="eastAsia" w:ascii="微软雅黑" w:hAnsi="微软雅黑" w:eastAsia="微软雅黑"/>
          <w:lang w:val="zh-CN" w:eastAsia="zh-CN"/>
        </w:rPr>
        <w:t>级）高管认为他们对所有</w:t>
      </w:r>
      <w:r>
        <w:rPr>
          <w:rFonts w:ascii="微软雅黑" w:hAnsi="微软雅黑" w:eastAsia="微软雅黑"/>
          <w:lang w:val="zh-CN" w:eastAsia="zh-CN"/>
        </w:rPr>
        <w:t xml:space="preserve"> AI </w:t>
      </w:r>
      <w:r>
        <w:rPr>
          <w:rFonts w:hint="eastAsia" w:ascii="微软雅黑" w:hAnsi="微软雅黑" w:eastAsia="微软雅黑"/>
          <w:lang w:val="zh-CN" w:eastAsia="zh-CN"/>
        </w:rPr>
        <w:t>类别的熟悉度更高。这种熟悉度的差距可能源于组织内部领导层对探索</w:t>
      </w:r>
      <w:r>
        <w:rPr>
          <w:rFonts w:ascii="微软雅黑" w:hAnsi="微软雅黑" w:eastAsia="微软雅黑"/>
          <w:lang w:val="zh-CN" w:eastAsia="zh-CN"/>
        </w:rPr>
        <w:t xml:space="preserve"> AI </w:t>
      </w:r>
      <w:r>
        <w:rPr>
          <w:rFonts w:hint="eastAsia" w:ascii="微软雅黑" w:hAnsi="微软雅黑" w:eastAsia="微软雅黑"/>
          <w:lang w:val="zh-CN" w:eastAsia="zh-CN"/>
        </w:rPr>
        <w:t>应用的推动。首席级别（</w:t>
      </w:r>
      <w:r>
        <w:rPr>
          <w:rFonts w:ascii="微软雅黑" w:hAnsi="微软雅黑" w:eastAsia="微软雅黑"/>
          <w:lang w:val="zh-CN" w:eastAsia="zh-CN"/>
        </w:rPr>
        <w:t>C</w:t>
      </w:r>
      <w:r>
        <w:rPr>
          <w:rFonts w:hint="eastAsia" w:ascii="微软雅黑" w:hAnsi="微软雅黑" w:eastAsia="微软雅黑"/>
          <w:lang w:val="zh-CN" w:eastAsia="zh-CN"/>
        </w:rPr>
        <w:t>级）高管可能需要对各种</w:t>
      </w:r>
      <w:r>
        <w:rPr>
          <w:rFonts w:ascii="微软雅黑" w:hAnsi="微软雅黑" w:eastAsia="微软雅黑"/>
          <w:lang w:val="zh-CN" w:eastAsia="zh-CN"/>
        </w:rPr>
        <w:t xml:space="preserve"> AI </w:t>
      </w:r>
      <w:r>
        <w:rPr>
          <w:rFonts w:hint="eastAsia" w:ascii="微软雅黑" w:hAnsi="微软雅黑" w:eastAsia="微软雅黑"/>
          <w:lang w:val="zh-CN" w:eastAsia="zh-CN"/>
        </w:rPr>
        <w:t>技术有广泛的了解，以便识别哪些技术可能为他们的组织或单位带来最大的好处。这种理解上的差异突显了对</w:t>
      </w:r>
      <w:r>
        <w:rPr>
          <w:rFonts w:ascii="微软雅黑" w:hAnsi="微软雅黑" w:eastAsia="微软雅黑"/>
          <w:lang w:val="zh-CN" w:eastAsia="zh-CN"/>
        </w:rPr>
        <w:t xml:space="preserve"> AI </w:t>
      </w:r>
      <w:r>
        <w:rPr>
          <w:rFonts w:hint="eastAsia" w:ascii="微软雅黑" w:hAnsi="微软雅黑" w:eastAsia="微软雅黑"/>
          <w:lang w:val="zh-CN" w:eastAsia="zh-CN"/>
        </w:rPr>
        <w:t>技术进行全面教育和培训的重要性，以确保其有效和安全地实施，尤其是对于那些负责</w:t>
      </w:r>
      <w:del w:id="119" w:author="张家齐" w:date="2024-05-06T16:33:56Z">
        <w:r>
          <w:rPr>
            <w:rFonts w:hint="default" w:ascii="微软雅黑" w:hAnsi="微软雅黑" w:eastAsia="微软雅黑"/>
            <w:lang w:val="en-US" w:eastAsia="zh-CN"/>
          </w:rPr>
          <w:delText>实施</w:delText>
        </w:r>
      </w:del>
      <w:ins w:id="120" w:author="张家齐" w:date="2024-05-06T16:34:00Z">
        <w:r>
          <w:rPr>
            <w:rFonts w:hint="eastAsia" w:ascii="微软雅黑" w:hAnsi="微软雅黑" w:eastAsia="微软雅黑"/>
            <w:lang w:val="en-US" w:eastAsia="zh-CN"/>
          </w:rPr>
          <w:t>具体</w:t>
        </w:r>
      </w:ins>
      <w:ins w:id="121" w:author="张家齐" w:date="2024-05-06T16:34:03Z">
        <w:r>
          <w:rPr>
            <w:rFonts w:hint="eastAsia" w:ascii="微软雅黑" w:hAnsi="微软雅黑" w:eastAsia="微软雅黑"/>
            <w:lang w:val="en-US" w:eastAsia="zh-CN"/>
          </w:rPr>
          <w:t>实现</w:t>
        </w:r>
      </w:ins>
      <w:r>
        <w:rPr>
          <w:rFonts w:hint="eastAsia" w:ascii="微软雅黑" w:hAnsi="微软雅黑" w:eastAsia="微软雅黑"/>
          <w:lang w:val="zh-CN" w:eastAsia="zh-CN"/>
        </w:rPr>
        <w:t>的员工。</w:t>
      </w:r>
    </w:p>
    <w:p>
      <w:pPr>
        <w:pStyle w:val="6"/>
        <w:spacing w:line="276" w:lineRule="auto"/>
        <w:ind w:left="920" w:right="1444"/>
        <w:rPr>
          <w:lang w:eastAsia="zh-CN"/>
        </w:rPr>
      </w:pPr>
    </w:p>
    <w:p>
      <w:pPr>
        <w:spacing w:line="276" w:lineRule="auto"/>
        <w:rPr>
          <w:lang w:eastAsia="zh-CN"/>
        </w:rPr>
      </w:pPr>
    </w:p>
    <w:p>
      <w:pPr>
        <w:tabs>
          <w:tab w:val="left" w:pos="10060"/>
        </w:tabs>
        <w:rPr>
          <w:lang w:eastAsia="zh-CN"/>
        </w:rPr>
      </w:pPr>
      <w:r>
        <w:rPr>
          <w:lang w:eastAsia="zh-CN"/>
        </w:rPr>
        <w:tab/>
      </w:r>
    </w:p>
    <w:p>
      <w:pPr>
        <w:tabs>
          <w:tab w:val="left" w:pos="10060"/>
        </w:tabs>
        <w:rPr>
          <w:lang w:eastAsia="zh-CN"/>
        </w:rPr>
      </w:pPr>
    </w:p>
    <w:p>
      <w:pPr>
        <w:tabs>
          <w:tab w:val="left" w:pos="10060"/>
        </w:tabs>
        <w:rPr>
          <w:lang w:eastAsia="zh-CN"/>
        </w:rPr>
      </w:pPr>
    </w:p>
    <w:p>
      <w:pPr>
        <w:tabs>
          <w:tab w:val="left" w:pos="10060"/>
        </w:tabs>
        <w:rPr>
          <w:lang w:eastAsia="zh-CN"/>
        </w:rPr>
        <w:sectPr>
          <w:pgSz w:w="12240" w:h="15840"/>
          <w:pgMar w:top="1500" w:right="0" w:bottom="280" w:left="520" w:header="0" w:footer="675" w:gutter="0"/>
          <w:cols w:space="720" w:num="1"/>
        </w:sectPr>
      </w:pPr>
      <w:r>
        <w:rPr>
          <w:lang w:eastAsia="zh-CN"/>
        </w:rPr>
        <w:tab/>
      </w:r>
    </w:p>
    <w:p>
      <w:pPr>
        <w:pStyle w:val="4"/>
        <w:rPr>
          <w:spacing w:val="-2"/>
          <w:w w:val="115"/>
          <w:lang w:eastAsia="zh-CN"/>
        </w:rPr>
      </w:pPr>
      <w:r>
        <w:rPr>
          <w:w w:val="115"/>
        </w:rPr>
        <w:t>Clarity</w:t>
      </w:r>
      <w:r>
        <w:rPr>
          <w:spacing w:val="-8"/>
          <w:w w:val="115"/>
        </w:rPr>
        <w:t xml:space="preserve"> </w:t>
      </w:r>
      <w:r>
        <w:rPr>
          <w:w w:val="115"/>
        </w:rPr>
        <w:t>of</w:t>
      </w:r>
      <w:r>
        <w:rPr>
          <w:spacing w:val="-7"/>
          <w:w w:val="115"/>
        </w:rPr>
        <w:t xml:space="preserve"> </w:t>
      </w:r>
      <w:r>
        <w:rPr>
          <w:w w:val="115"/>
        </w:rPr>
        <w:t>potential</w:t>
      </w:r>
      <w:r>
        <w:rPr>
          <w:spacing w:val="-7"/>
          <w:w w:val="115"/>
        </w:rPr>
        <w:t xml:space="preserve"> </w:t>
      </w:r>
      <w:r>
        <w:rPr>
          <w:w w:val="115"/>
        </w:rPr>
        <w:t>AI</w:t>
      </w:r>
      <w:r>
        <w:rPr>
          <w:spacing w:val="-7"/>
          <w:w w:val="115"/>
        </w:rPr>
        <w:t xml:space="preserve"> </w:t>
      </w:r>
      <w:r>
        <w:rPr>
          <w:w w:val="115"/>
        </w:rPr>
        <w:t>use</w:t>
      </w:r>
      <w:r>
        <w:rPr>
          <w:spacing w:val="-7"/>
          <w:w w:val="115"/>
        </w:rPr>
        <w:t xml:space="preserve"> </w:t>
      </w:r>
      <w:r>
        <w:rPr>
          <w:w w:val="115"/>
        </w:rPr>
        <w:t>cases</w:t>
      </w:r>
      <w:r>
        <w:rPr>
          <w:spacing w:val="-7"/>
          <w:w w:val="115"/>
        </w:rPr>
        <w:t xml:space="preserve"> </w:t>
      </w:r>
      <w:r>
        <w:rPr>
          <w:w w:val="115"/>
        </w:rPr>
        <w:t>in</w:t>
      </w:r>
      <w:r>
        <w:rPr>
          <w:spacing w:val="-7"/>
          <w:w w:val="115"/>
        </w:rPr>
        <w:t xml:space="preserve"> </w:t>
      </w:r>
      <w:r>
        <w:rPr>
          <w:spacing w:val="-2"/>
          <w:w w:val="115"/>
        </w:rPr>
        <w:t>cybersecurity</w:t>
      </w:r>
    </w:p>
    <w:p>
      <w:pPr>
        <w:pStyle w:val="4"/>
        <w:rPr>
          <w:lang w:eastAsia="zh-CN"/>
        </w:rPr>
      </w:pPr>
      <w:r>
        <w:rPr>
          <w:rFonts w:hint="eastAsia" w:ascii="微软雅黑" w:hAnsi="微软雅黑" w:eastAsia="微软雅黑" w:cs="微软雅黑"/>
          <w:lang w:eastAsia="zh-CN"/>
        </w:rPr>
        <w:t>网络安全领域中 AI 潜在</w:t>
      </w:r>
      <w:del w:id="122" w:author="张家齐" w:date="2024-05-06T16:35:52Z">
        <w:r>
          <w:rPr>
            <w:rFonts w:hint="default" w:ascii="微软雅黑" w:hAnsi="微软雅黑" w:eastAsia="微软雅黑" w:cs="微软雅黑"/>
            <w:lang w:val="en-US" w:eastAsia="zh-CN"/>
          </w:rPr>
          <w:delText>应用</w:delText>
        </w:r>
      </w:del>
      <w:ins w:id="123" w:author="张家齐" w:date="2024-05-06T16:35:54Z">
        <w:r>
          <w:rPr>
            <w:rFonts w:hint="eastAsia" w:ascii="微软雅黑" w:hAnsi="微软雅黑" w:eastAsia="微软雅黑" w:cs="微软雅黑"/>
            <w:lang w:val="en-US" w:eastAsia="zh-CN"/>
          </w:rPr>
          <w:t>用例</w:t>
        </w:r>
      </w:ins>
      <w:del w:id="124" w:author="张家齐" w:date="2024-05-06T16:34:55Z">
        <w:r>
          <w:rPr>
            <w:rFonts w:hint="eastAsia" w:ascii="微软雅黑" w:hAnsi="微软雅黑" w:eastAsia="微软雅黑" w:cs="微软雅黑"/>
            <w:lang w:eastAsia="zh-CN"/>
          </w:rPr>
          <w:delText>案例</w:delText>
        </w:r>
      </w:del>
      <w:r>
        <w:rPr>
          <w:rFonts w:hint="eastAsia" w:ascii="微软雅黑" w:hAnsi="微软雅黑" w:eastAsia="微软雅黑" w:cs="微软雅黑"/>
          <w:lang w:eastAsia="zh-CN"/>
        </w:rPr>
        <w:t xml:space="preserve">的了解程度 </w:t>
      </w:r>
    </w:p>
    <w:p>
      <w:pPr>
        <w:pStyle w:val="4"/>
        <w:rPr>
          <w:lang w:eastAsia="zh-CN"/>
        </w:rPr>
      </w:pPr>
    </w:p>
    <w:p>
      <w:pPr>
        <w:pStyle w:val="6"/>
        <w:spacing w:before="294" w:line="276" w:lineRule="auto"/>
        <w:ind w:left="920" w:right="3324"/>
      </w:pPr>
      <w:r>
        <mc:AlternateContent>
          <mc:Choice Requires="wps">
            <w:drawing>
              <wp:anchor distT="0" distB="0" distL="114300" distR="114300" simplePos="0" relativeHeight="251797504" behindDoc="0" locked="0" layoutInCell="1" allowOverlap="1">
                <wp:simplePos x="0" y="0"/>
                <wp:positionH relativeFrom="page">
                  <wp:posOffset>2978785</wp:posOffset>
                </wp:positionH>
                <wp:positionV relativeFrom="paragraph">
                  <wp:posOffset>233680</wp:posOffset>
                </wp:positionV>
                <wp:extent cx="3887470" cy="236855"/>
                <wp:effectExtent l="0" t="0" r="11430" b="4445"/>
                <wp:wrapNone/>
                <wp:docPr id="283" name="docshape329"/>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4"/>
                              <w:ind w:left="429"/>
                              <w:rPr>
                                <w:rFonts w:ascii="Verdana"/>
                                <w:i/>
                                <w:color w:val="000000"/>
                                <w:sz w:val="17"/>
                              </w:rPr>
                            </w:pPr>
                            <w:r>
                              <w:rPr>
                                <w:rFonts w:ascii="Verdana"/>
                                <w:i/>
                                <w:color w:val="454C5B"/>
                                <w:w w:val="90"/>
                                <w:sz w:val="17"/>
                              </w:rPr>
                              <w:t>How</w:t>
                            </w:r>
                            <w:r>
                              <w:rPr>
                                <w:rFonts w:ascii="Verdana"/>
                                <w:i/>
                                <w:color w:val="454C5B"/>
                                <w:spacing w:val="-4"/>
                                <w:w w:val="90"/>
                                <w:sz w:val="17"/>
                              </w:rPr>
                              <w:t xml:space="preserve"> </w:t>
                            </w:r>
                            <w:r>
                              <w:rPr>
                                <w:rFonts w:ascii="Verdana"/>
                                <w:i/>
                                <w:color w:val="454C5B"/>
                                <w:w w:val="90"/>
                                <w:sz w:val="17"/>
                              </w:rPr>
                              <w:t>clear</w:t>
                            </w:r>
                            <w:r>
                              <w:rPr>
                                <w:rFonts w:ascii="Verdana"/>
                                <w:i/>
                                <w:color w:val="454C5B"/>
                                <w:spacing w:val="-4"/>
                                <w:w w:val="90"/>
                                <w:sz w:val="17"/>
                              </w:rPr>
                              <w:t xml:space="preserve"> </w:t>
                            </w:r>
                            <w:r>
                              <w:rPr>
                                <w:rFonts w:ascii="Verdana"/>
                                <w:i/>
                                <w:color w:val="454C5B"/>
                                <w:w w:val="90"/>
                                <w:sz w:val="17"/>
                              </w:rPr>
                              <w:t>are</w:t>
                            </w:r>
                            <w:r>
                              <w:rPr>
                                <w:rFonts w:ascii="Verdana"/>
                                <w:i/>
                                <w:color w:val="454C5B"/>
                                <w:spacing w:val="-3"/>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on</w:t>
                            </w:r>
                            <w:r>
                              <w:rPr>
                                <w:rFonts w:ascii="Verdana"/>
                                <w:i/>
                                <w:color w:val="454C5B"/>
                                <w:spacing w:val="-4"/>
                                <w:w w:val="90"/>
                                <w:sz w:val="17"/>
                              </w:rPr>
                              <w:t xml:space="preserve"> </w:t>
                            </w:r>
                            <w:r>
                              <w:rPr>
                                <w:rFonts w:ascii="Verdana"/>
                                <w:i/>
                                <w:color w:val="454C5B"/>
                                <w:w w:val="90"/>
                                <w:sz w:val="17"/>
                              </w:rPr>
                              <w:t>the</w:t>
                            </w:r>
                            <w:r>
                              <w:rPr>
                                <w:rFonts w:ascii="Verdana"/>
                                <w:i/>
                                <w:color w:val="454C5B"/>
                                <w:spacing w:val="-3"/>
                                <w:w w:val="90"/>
                                <w:sz w:val="17"/>
                              </w:rPr>
                              <w:t xml:space="preserve"> </w:t>
                            </w:r>
                            <w:r>
                              <w:rPr>
                                <w:rFonts w:ascii="Verdana"/>
                                <w:i/>
                                <w:color w:val="454C5B"/>
                                <w:w w:val="90"/>
                                <w:sz w:val="17"/>
                              </w:rPr>
                              <w:t>potential</w:t>
                            </w:r>
                            <w:r>
                              <w:rPr>
                                <w:rFonts w:ascii="Verdana"/>
                                <w:i/>
                                <w:color w:val="454C5B"/>
                                <w:spacing w:val="-4"/>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cases</w:t>
                            </w:r>
                            <w:r>
                              <w:rPr>
                                <w:rFonts w:ascii="Verdana"/>
                                <w:i/>
                                <w:color w:val="454C5B"/>
                                <w:spacing w:val="-4"/>
                                <w:w w:val="90"/>
                                <w:sz w:val="17"/>
                              </w:rPr>
                              <w:t xml:space="preserve"> </w:t>
                            </w:r>
                            <w:r>
                              <w:rPr>
                                <w:rFonts w:ascii="Verdana"/>
                                <w:i/>
                                <w:color w:val="454C5B"/>
                                <w:w w:val="90"/>
                                <w:sz w:val="17"/>
                              </w:rPr>
                              <w:t>of</w:t>
                            </w:r>
                            <w:r>
                              <w:rPr>
                                <w:rFonts w:ascii="Verdana"/>
                                <w:i/>
                                <w:color w:val="454C5B"/>
                                <w:spacing w:val="-4"/>
                                <w:w w:val="90"/>
                                <w:sz w:val="17"/>
                              </w:rPr>
                              <w:t xml:space="preserve"> </w:t>
                            </w:r>
                            <w:r>
                              <w:rPr>
                                <w:rFonts w:ascii="Verdana"/>
                                <w:i/>
                                <w:color w:val="454C5B"/>
                                <w:w w:val="90"/>
                                <w:sz w:val="17"/>
                              </w:rPr>
                              <w:t>AI</w:t>
                            </w:r>
                            <w:r>
                              <w:rPr>
                                <w:rFonts w:ascii="Verdana"/>
                                <w:i/>
                                <w:color w:val="454C5B"/>
                                <w:spacing w:val="-3"/>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spacing w:val="-2"/>
                                <w:w w:val="90"/>
                                <w:sz w:val="17"/>
                              </w:rPr>
                              <w:t>cybersecurity?</w:t>
                            </w:r>
                          </w:p>
                        </w:txbxContent>
                      </wps:txbx>
                      <wps:bodyPr rot="0" vert="horz" wrap="square" lIns="0" tIns="0" rIns="0" bIns="0" anchor="t" anchorCtr="0" upright="1">
                        <a:noAutofit/>
                      </wps:bodyPr>
                    </wps:wsp>
                  </a:graphicData>
                </a:graphic>
              </wp:anchor>
            </w:drawing>
          </mc:Choice>
          <mc:Fallback>
            <w:pict>
              <v:shape id="docshape329" o:spid="_x0000_s1026" o:spt="202" type="#_x0000_t202" style="position:absolute;left:0pt;margin-left:234.55pt;margin-top:18.4pt;height:18.65pt;width:306.1pt;mso-position-horizontal-relative:page;z-index:251797504;mso-width-relative:page;mso-height-relative:page;" fillcolor="#EEF3F8" filled="t" stroked="f" coordsize="21600,21600" o:gfxdata="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MfeNXYAAAACgEAAA8AAAAAAAAAAQAgAAAAIgAAAGRycy9kb3ducmV2&#10;LnhtbFBLAQIUABQAAAAIAIdO4kCdNPno/AEAAAAEAAAOAAAAAAAAAAEAIAAAACcBAABkcnMvZTJv&#10;RG9jLnhtbFBLBQYAAAAABgAGAFkBAACVBQAAAAA=&#10;">
                <v:fill on="t" focussize="0,0"/>
                <v:stroke on="f"/>
                <v:imagedata o:title=""/>
                <o:lock v:ext="edit" aspectratio="f"/>
                <v:textbox inset="0mm,0mm,0mm,0mm">
                  <w:txbxContent>
                    <w:p>
                      <w:pPr>
                        <w:spacing w:before="54"/>
                        <w:ind w:left="429"/>
                        <w:rPr>
                          <w:rFonts w:ascii="Verdana"/>
                          <w:i/>
                          <w:color w:val="000000"/>
                          <w:sz w:val="17"/>
                        </w:rPr>
                      </w:pPr>
                      <w:r>
                        <w:rPr>
                          <w:rFonts w:ascii="Verdana"/>
                          <w:i/>
                          <w:color w:val="454C5B"/>
                          <w:w w:val="90"/>
                          <w:sz w:val="17"/>
                        </w:rPr>
                        <w:t>How</w:t>
                      </w:r>
                      <w:r>
                        <w:rPr>
                          <w:rFonts w:ascii="Verdana"/>
                          <w:i/>
                          <w:color w:val="454C5B"/>
                          <w:spacing w:val="-4"/>
                          <w:w w:val="90"/>
                          <w:sz w:val="17"/>
                        </w:rPr>
                        <w:t xml:space="preserve"> </w:t>
                      </w:r>
                      <w:r>
                        <w:rPr>
                          <w:rFonts w:ascii="Verdana"/>
                          <w:i/>
                          <w:color w:val="454C5B"/>
                          <w:w w:val="90"/>
                          <w:sz w:val="17"/>
                        </w:rPr>
                        <w:t>clear</w:t>
                      </w:r>
                      <w:r>
                        <w:rPr>
                          <w:rFonts w:ascii="Verdana"/>
                          <w:i/>
                          <w:color w:val="454C5B"/>
                          <w:spacing w:val="-4"/>
                          <w:w w:val="90"/>
                          <w:sz w:val="17"/>
                        </w:rPr>
                        <w:t xml:space="preserve"> </w:t>
                      </w:r>
                      <w:r>
                        <w:rPr>
                          <w:rFonts w:ascii="Verdana"/>
                          <w:i/>
                          <w:color w:val="454C5B"/>
                          <w:w w:val="90"/>
                          <w:sz w:val="17"/>
                        </w:rPr>
                        <w:t>are</w:t>
                      </w:r>
                      <w:r>
                        <w:rPr>
                          <w:rFonts w:ascii="Verdana"/>
                          <w:i/>
                          <w:color w:val="454C5B"/>
                          <w:spacing w:val="-3"/>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on</w:t>
                      </w:r>
                      <w:r>
                        <w:rPr>
                          <w:rFonts w:ascii="Verdana"/>
                          <w:i/>
                          <w:color w:val="454C5B"/>
                          <w:spacing w:val="-4"/>
                          <w:w w:val="90"/>
                          <w:sz w:val="17"/>
                        </w:rPr>
                        <w:t xml:space="preserve"> </w:t>
                      </w:r>
                      <w:r>
                        <w:rPr>
                          <w:rFonts w:ascii="Verdana"/>
                          <w:i/>
                          <w:color w:val="454C5B"/>
                          <w:w w:val="90"/>
                          <w:sz w:val="17"/>
                        </w:rPr>
                        <w:t>the</w:t>
                      </w:r>
                      <w:r>
                        <w:rPr>
                          <w:rFonts w:ascii="Verdana"/>
                          <w:i/>
                          <w:color w:val="454C5B"/>
                          <w:spacing w:val="-3"/>
                          <w:w w:val="90"/>
                          <w:sz w:val="17"/>
                        </w:rPr>
                        <w:t xml:space="preserve"> </w:t>
                      </w:r>
                      <w:r>
                        <w:rPr>
                          <w:rFonts w:ascii="Verdana"/>
                          <w:i/>
                          <w:color w:val="454C5B"/>
                          <w:w w:val="90"/>
                          <w:sz w:val="17"/>
                        </w:rPr>
                        <w:t>potential</w:t>
                      </w:r>
                      <w:r>
                        <w:rPr>
                          <w:rFonts w:ascii="Verdana"/>
                          <w:i/>
                          <w:color w:val="454C5B"/>
                          <w:spacing w:val="-4"/>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cases</w:t>
                      </w:r>
                      <w:r>
                        <w:rPr>
                          <w:rFonts w:ascii="Verdana"/>
                          <w:i/>
                          <w:color w:val="454C5B"/>
                          <w:spacing w:val="-4"/>
                          <w:w w:val="90"/>
                          <w:sz w:val="17"/>
                        </w:rPr>
                        <w:t xml:space="preserve"> </w:t>
                      </w:r>
                      <w:r>
                        <w:rPr>
                          <w:rFonts w:ascii="Verdana"/>
                          <w:i/>
                          <w:color w:val="454C5B"/>
                          <w:w w:val="90"/>
                          <w:sz w:val="17"/>
                        </w:rPr>
                        <w:t>of</w:t>
                      </w:r>
                      <w:r>
                        <w:rPr>
                          <w:rFonts w:ascii="Verdana"/>
                          <w:i/>
                          <w:color w:val="454C5B"/>
                          <w:spacing w:val="-4"/>
                          <w:w w:val="90"/>
                          <w:sz w:val="17"/>
                        </w:rPr>
                        <w:t xml:space="preserve"> </w:t>
                      </w:r>
                      <w:r>
                        <w:rPr>
                          <w:rFonts w:ascii="Verdana"/>
                          <w:i/>
                          <w:color w:val="454C5B"/>
                          <w:w w:val="90"/>
                          <w:sz w:val="17"/>
                        </w:rPr>
                        <w:t>AI</w:t>
                      </w:r>
                      <w:r>
                        <w:rPr>
                          <w:rFonts w:ascii="Verdana"/>
                          <w:i/>
                          <w:color w:val="454C5B"/>
                          <w:spacing w:val="-3"/>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spacing w:val="-2"/>
                          <w:w w:val="90"/>
                          <w:sz w:val="17"/>
                        </w:rPr>
                        <w:t>cybersecurity?</w:t>
                      </w:r>
                    </w:p>
                  </w:txbxContent>
                </v:textbox>
              </v:shape>
            </w:pict>
          </mc:Fallback>
        </mc:AlternateContent>
      </w:r>
      <w:r>
        <w:drawing>
          <wp:anchor distT="0" distB="0" distL="0" distR="0" simplePos="0" relativeHeight="251797504" behindDoc="0" locked="0" layoutInCell="1" allowOverlap="1">
            <wp:simplePos x="0" y="0"/>
            <wp:positionH relativeFrom="page">
              <wp:posOffset>2971165</wp:posOffset>
            </wp:positionH>
            <wp:positionV relativeFrom="paragraph">
              <wp:posOffset>595630</wp:posOffset>
            </wp:positionV>
            <wp:extent cx="1844040" cy="1844040"/>
            <wp:effectExtent l="0" t="0" r="10160" b="10160"/>
            <wp:wrapNone/>
            <wp:docPr id="284"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34.png"/>
                    <pic:cNvPicPr>
                      <a:picLocks noChangeAspect="1"/>
                    </pic:cNvPicPr>
                  </pic:nvPicPr>
                  <pic:blipFill>
                    <a:blip r:embed="rId66" cstate="print"/>
                    <a:stretch>
                      <a:fillRect/>
                    </a:stretch>
                  </pic:blipFill>
                  <pic:spPr>
                    <a:xfrm>
                      <a:off x="0" y="0"/>
                      <a:ext cx="1844311" cy="1844294"/>
                    </a:xfrm>
                    <a:prstGeom prst="rect">
                      <a:avLst/>
                    </a:prstGeom>
                  </pic:spPr>
                </pic:pic>
              </a:graphicData>
            </a:graphic>
          </wp:anchor>
        </w:drawing>
      </w:r>
      <w:r>
        <w:rPr>
          <w:w w:val="115"/>
        </w:rPr>
        <w:t>The</w:t>
      </w:r>
      <w:r>
        <w:rPr>
          <w:spacing w:val="-13"/>
          <w:w w:val="115"/>
        </w:rPr>
        <w:t xml:space="preserve"> </w:t>
      </w:r>
      <w:r>
        <w:rPr>
          <w:w w:val="115"/>
        </w:rPr>
        <w:t>understanding</w:t>
      </w:r>
      <w:r>
        <w:rPr>
          <w:spacing w:val="-13"/>
          <w:w w:val="115"/>
        </w:rPr>
        <w:t xml:space="preserve"> </w:t>
      </w:r>
      <w:r>
        <w:rPr>
          <w:w w:val="115"/>
        </w:rPr>
        <w:t>of</w:t>
      </w:r>
      <w:r>
        <w:rPr>
          <w:spacing w:val="-13"/>
          <w:w w:val="115"/>
        </w:rPr>
        <w:t xml:space="preserve"> </w:t>
      </w:r>
      <w:r>
        <w:rPr>
          <w:w w:val="115"/>
        </w:rPr>
        <w:t>potential AI use cases in cybersecurity shows a split perspective,</w:t>
      </w:r>
    </w:p>
    <w:p>
      <w:pPr>
        <w:pStyle w:val="6"/>
        <w:spacing w:line="276" w:lineRule="auto"/>
        <w:ind w:left="920" w:right="3774"/>
      </w:pPr>
      <w:r>
        <w:rPr>
          <w:w w:val="115"/>
        </w:rPr>
        <w:t>with professionals divided on</w:t>
      </w:r>
      <w:r>
        <w:rPr>
          <w:spacing w:val="-13"/>
          <w:w w:val="115"/>
        </w:rPr>
        <w:t xml:space="preserve"> </w:t>
      </w:r>
      <w:r>
        <w:rPr>
          <w:w w:val="115"/>
        </w:rPr>
        <w:t>their</w:t>
      </w:r>
      <w:r>
        <w:rPr>
          <w:spacing w:val="-13"/>
          <w:w w:val="115"/>
        </w:rPr>
        <w:t xml:space="preserve"> </w:t>
      </w:r>
      <w:r>
        <w:rPr>
          <w:w w:val="115"/>
        </w:rPr>
        <w:t>clarity</w:t>
      </w:r>
      <w:r>
        <w:rPr>
          <w:spacing w:val="-13"/>
          <w:w w:val="115"/>
        </w:rPr>
        <w:t xml:space="preserve"> </w:t>
      </w:r>
      <w:r>
        <w:rPr>
          <w:w w:val="115"/>
        </w:rPr>
        <w:t>regarding</w:t>
      </w:r>
      <w:r>
        <w:rPr>
          <w:spacing w:val="-13"/>
          <w:w w:val="115"/>
        </w:rPr>
        <w:t xml:space="preserve"> </w:t>
      </w:r>
      <w:r>
        <w:rPr>
          <w:w w:val="115"/>
        </w:rPr>
        <w:t>AI applications. Overall, 50% of respondents feel clear</w:t>
      </w:r>
    </w:p>
    <w:p>
      <w:pPr>
        <w:rPr>
          <w:sz w:val="16"/>
        </w:rPr>
      </w:pPr>
      <w:r>
        <w:br w:type="column"/>
      </w:r>
    </w:p>
    <w:p>
      <w:pPr>
        <w:pStyle w:val="6"/>
        <w:rPr>
          <w:sz w:val="16"/>
          <w:lang w:eastAsia="zh-CN"/>
        </w:rPr>
      </w:pPr>
    </w:p>
    <w:p>
      <w:pPr>
        <w:pStyle w:val="6"/>
        <w:rPr>
          <w:sz w:val="16"/>
          <w:lang w:eastAsia="zh-CN"/>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spacing w:before="3"/>
        <w:rPr>
          <w:sz w:val="18"/>
        </w:rPr>
      </w:pPr>
    </w:p>
    <w:p>
      <w:pPr>
        <w:tabs>
          <w:tab w:val="left" w:pos="764"/>
        </w:tabs>
        <w:spacing w:before="1"/>
        <w:ind w:left="97"/>
        <w:rPr>
          <w:sz w:val="12"/>
        </w:rPr>
      </w:pPr>
      <w:r>
        <w:drawing>
          <wp:inline distT="0" distB="0" distL="0" distR="0">
            <wp:extent cx="82550" cy="82550"/>
            <wp:effectExtent l="0" t="0" r="6350" b="6350"/>
            <wp:docPr id="28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11.png"/>
                    <pic:cNvPicPr>
                      <a:picLocks noChangeAspect="1"/>
                    </pic:cNvPicPr>
                  </pic:nvPicPr>
                  <pic:blipFill>
                    <a:blip r:embed="rId59" cstate="print"/>
                    <a:stretch>
                      <a:fillRect/>
                    </a:stretch>
                  </pic:blipFill>
                  <pic:spPr>
                    <a:xfrm>
                      <a:off x="0" y="0"/>
                      <a:ext cx="82753" cy="82753"/>
                    </a:xfrm>
                    <a:prstGeom prst="rect">
                      <a:avLst/>
                    </a:prstGeom>
                  </pic:spPr>
                </pic:pic>
              </a:graphicData>
            </a:graphic>
          </wp:inline>
        </w:drawing>
      </w:r>
      <w:r>
        <w:rPr>
          <w:rFonts w:ascii="Times New Roman"/>
          <w:w w:val="115"/>
          <w:position w:val="2"/>
          <w:sz w:val="20"/>
        </w:rPr>
        <w:t xml:space="preserve"> </w:t>
      </w:r>
      <w:r>
        <w:rPr>
          <w:rFonts w:ascii="Century Gothic"/>
          <w:b/>
          <w:color w:val="141221"/>
          <w:w w:val="115"/>
          <w:position w:val="2"/>
          <w:sz w:val="12"/>
        </w:rPr>
        <w:t>6%</w:t>
      </w:r>
      <w:r>
        <w:rPr>
          <w:rFonts w:ascii="Century Gothic"/>
          <w:b/>
          <w:color w:val="141221"/>
          <w:position w:val="2"/>
          <w:sz w:val="12"/>
        </w:rPr>
        <w:tab/>
      </w:r>
      <w:r>
        <w:rPr>
          <w:color w:val="141221"/>
          <w:w w:val="115"/>
          <w:position w:val="2"/>
          <w:sz w:val="12"/>
        </w:rPr>
        <w:t>1</w:t>
      </w:r>
      <w:r>
        <w:rPr>
          <w:color w:val="141221"/>
          <w:spacing w:val="-6"/>
          <w:w w:val="115"/>
          <w:position w:val="2"/>
          <w:sz w:val="12"/>
        </w:rPr>
        <w:t xml:space="preserve"> </w:t>
      </w:r>
      <w:r>
        <w:rPr>
          <w:color w:val="141221"/>
          <w:w w:val="115"/>
          <w:position w:val="2"/>
          <w:sz w:val="12"/>
        </w:rPr>
        <w:t>(Not</w:t>
      </w:r>
      <w:r>
        <w:rPr>
          <w:color w:val="141221"/>
          <w:spacing w:val="-5"/>
          <w:w w:val="115"/>
          <w:position w:val="2"/>
          <w:sz w:val="12"/>
        </w:rPr>
        <w:t xml:space="preserve"> </w:t>
      </w:r>
      <w:r>
        <w:rPr>
          <w:color w:val="141221"/>
          <w:spacing w:val="-2"/>
          <w:w w:val="115"/>
          <w:position w:val="2"/>
          <w:sz w:val="12"/>
        </w:rPr>
        <w:t>Clear)</w:t>
      </w:r>
    </w:p>
    <w:p>
      <w:pPr>
        <w:pStyle w:val="6"/>
        <w:spacing w:before="3"/>
        <w:rPr>
          <w:sz w:val="12"/>
        </w:rPr>
      </w:pPr>
    </w:p>
    <w:p>
      <w:pPr>
        <w:tabs>
          <w:tab w:val="left" w:pos="764"/>
        </w:tabs>
        <w:ind w:left="97"/>
        <w:rPr>
          <w:sz w:val="12"/>
        </w:rPr>
      </w:pPr>
      <w:r>
        <w:drawing>
          <wp:inline distT="0" distB="0" distL="0" distR="0">
            <wp:extent cx="82550" cy="82550"/>
            <wp:effectExtent l="0" t="0" r="6350" b="6350"/>
            <wp:docPr id="28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17%</w:t>
      </w:r>
      <w:r>
        <w:rPr>
          <w:rFonts w:ascii="Century Gothic"/>
          <w:b/>
          <w:color w:val="141221"/>
          <w:position w:val="2"/>
          <w:sz w:val="12"/>
        </w:rPr>
        <w:tab/>
      </w:r>
      <w:r>
        <w:rPr>
          <w:color w:val="141221"/>
          <w:spacing w:val="-10"/>
          <w:w w:val="105"/>
          <w:position w:val="2"/>
          <w:sz w:val="12"/>
        </w:rPr>
        <w:t>2</w:t>
      </w:r>
    </w:p>
    <w:p>
      <w:pPr>
        <w:rPr>
          <w:sz w:val="12"/>
        </w:rPr>
        <w:sectPr>
          <w:pgSz w:w="12240" w:h="15840"/>
          <w:pgMar w:top="1220" w:right="0" w:bottom="860" w:left="520" w:header="0" w:footer="675" w:gutter="0"/>
          <w:cols w:equalWidth="0" w:num="2">
            <w:col w:w="7276" w:space="40"/>
            <w:col w:w="4404"/>
          </w:cols>
        </w:sectPr>
      </w:pPr>
    </w:p>
    <w:tbl>
      <w:tblPr>
        <w:tblStyle w:val="8"/>
        <w:tblW w:w="0" w:type="auto"/>
        <w:tblInd w:w="877" w:type="dxa"/>
        <w:tblLayout w:type="fixed"/>
        <w:tblCellMar>
          <w:top w:w="0" w:type="dxa"/>
          <w:left w:w="0" w:type="dxa"/>
          <w:bottom w:w="0" w:type="dxa"/>
          <w:right w:w="0" w:type="dxa"/>
        </w:tblCellMar>
      </w:tblPr>
      <w:tblGrid>
        <w:gridCol w:w="4771"/>
        <w:gridCol w:w="2339"/>
        <w:gridCol w:w="894"/>
      </w:tblGrid>
      <w:tr>
        <w:tblPrEx>
          <w:tblCellMar>
            <w:top w:w="0" w:type="dxa"/>
            <w:left w:w="0" w:type="dxa"/>
            <w:bottom w:w="0" w:type="dxa"/>
            <w:right w:w="0" w:type="dxa"/>
          </w:tblCellMar>
        </w:tblPrEx>
        <w:trPr>
          <w:trHeight w:val="268" w:hRule="atLeast"/>
        </w:trPr>
        <w:tc>
          <w:tcPr>
            <w:tcW w:w="4771" w:type="dxa"/>
          </w:tcPr>
          <w:p>
            <w:pPr>
              <w:pStyle w:val="13"/>
              <w:spacing w:before="0" w:line="239" w:lineRule="exact"/>
              <w:rPr>
                <w:sz w:val="20"/>
              </w:rPr>
            </w:pPr>
            <w:r>
              <w:rPr>
                <w:w w:val="115"/>
                <w:sz w:val="20"/>
              </w:rPr>
              <w:t>about</w:t>
            </w:r>
            <w:r>
              <w:rPr>
                <w:spacing w:val="-1"/>
                <w:w w:val="115"/>
                <w:sz w:val="20"/>
              </w:rPr>
              <w:t xml:space="preserve"> </w:t>
            </w:r>
            <w:r>
              <w:rPr>
                <w:w w:val="115"/>
                <w:sz w:val="20"/>
              </w:rPr>
              <w:t>AI</w:t>
            </w:r>
            <w:r>
              <w:rPr>
                <w:spacing w:val="-1"/>
                <w:w w:val="115"/>
                <w:sz w:val="20"/>
              </w:rPr>
              <w:t xml:space="preserve"> </w:t>
            </w:r>
            <w:r>
              <w:rPr>
                <w:w w:val="115"/>
                <w:sz w:val="20"/>
              </w:rPr>
              <w:t>use</w:t>
            </w:r>
            <w:r>
              <w:rPr>
                <w:spacing w:val="-1"/>
                <w:w w:val="115"/>
                <w:sz w:val="20"/>
              </w:rPr>
              <w:t xml:space="preserve"> </w:t>
            </w:r>
            <w:r>
              <w:rPr>
                <w:w w:val="115"/>
                <w:sz w:val="20"/>
              </w:rPr>
              <w:t>cases,</w:t>
            </w:r>
            <w:r>
              <w:rPr>
                <w:spacing w:val="-1"/>
                <w:w w:val="115"/>
                <w:sz w:val="20"/>
              </w:rPr>
              <w:t xml:space="preserve"> </w:t>
            </w:r>
            <w:r>
              <w:rPr>
                <w:w w:val="115"/>
                <w:sz w:val="20"/>
              </w:rPr>
              <w:t>with</w:t>
            </w:r>
            <w:r>
              <w:rPr>
                <w:spacing w:val="-1"/>
                <w:w w:val="115"/>
                <w:sz w:val="20"/>
              </w:rPr>
              <w:t xml:space="preserve"> </w:t>
            </w:r>
            <w:r>
              <w:rPr>
                <w:spacing w:val="-5"/>
                <w:w w:val="115"/>
                <w:sz w:val="20"/>
              </w:rPr>
              <w:t>25%</w:t>
            </w:r>
          </w:p>
        </w:tc>
        <w:tc>
          <w:tcPr>
            <w:tcW w:w="2339" w:type="dxa"/>
          </w:tcPr>
          <w:p>
            <w:pPr>
              <w:pStyle w:val="13"/>
              <w:spacing w:before="24"/>
              <w:ind w:left="0" w:right="98"/>
              <w:jc w:val="right"/>
              <w:rPr>
                <w:rFonts w:ascii="Century Gothic"/>
                <w:b/>
                <w:sz w:val="12"/>
              </w:rPr>
            </w:pPr>
            <w:r>
              <w:drawing>
                <wp:inline distT="0" distB="0" distL="0" distR="0">
                  <wp:extent cx="81915" cy="81915"/>
                  <wp:effectExtent l="0" t="0" r="6985" b="6985"/>
                  <wp:docPr id="28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12.png"/>
                          <pic:cNvPicPr>
                            <a:picLocks noChangeAspect="1"/>
                          </pic:cNvPicPr>
                        </pic:nvPicPr>
                        <pic:blipFill>
                          <a:blip r:embed="rId67" cstate="print"/>
                          <a:stretch>
                            <a:fillRect/>
                          </a:stretch>
                        </pic:blipFill>
                        <pic:spPr>
                          <a:xfrm>
                            <a:off x="0" y="0"/>
                            <a:ext cx="82295" cy="82296"/>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27%</w:t>
            </w:r>
          </w:p>
        </w:tc>
        <w:tc>
          <w:tcPr>
            <w:tcW w:w="894" w:type="dxa"/>
          </w:tcPr>
          <w:p>
            <w:pPr>
              <w:pStyle w:val="13"/>
              <w:spacing w:before="35"/>
              <w:ind w:left="100"/>
              <w:rPr>
                <w:sz w:val="12"/>
              </w:rPr>
            </w:pPr>
            <w:r>
              <w:rPr>
                <w:color w:val="141221"/>
                <w:w w:val="110"/>
                <w:sz w:val="12"/>
              </w:rPr>
              <w:t>3</w:t>
            </w:r>
            <w:r>
              <w:rPr>
                <w:color w:val="141221"/>
                <w:spacing w:val="-3"/>
                <w:w w:val="110"/>
                <w:sz w:val="12"/>
              </w:rPr>
              <w:t xml:space="preserve"> </w:t>
            </w:r>
            <w:r>
              <w:rPr>
                <w:color w:val="141221"/>
                <w:spacing w:val="-2"/>
                <w:w w:val="110"/>
                <w:sz w:val="12"/>
              </w:rPr>
              <w:t>(Neutral)</w:t>
            </w: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w w:val="115"/>
                <w:sz w:val="20"/>
              </w:rPr>
              <w:t>somewhat</w:t>
            </w:r>
            <w:r>
              <w:rPr>
                <w:spacing w:val="-10"/>
                <w:w w:val="115"/>
                <w:sz w:val="20"/>
              </w:rPr>
              <w:t xml:space="preserve"> </w:t>
            </w:r>
            <w:r>
              <w:rPr>
                <w:w w:val="115"/>
                <w:sz w:val="20"/>
              </w:rPr>
              <w:t>clear</w:t>
            </w:r>
            <w:r>
              <w:rPr>
                <w:spacing w:val="-9"/>
                <w:w w:val="115"/>
                <w:sz w:val="20"/>
              </w:rPr>
              <w:t xml:space="preserve"> </w:t>
            </w:r>
            <w:r>
              <w:rPr>
                <w:w w:val="115"/>
                <w:sz w:val="20"/>
              </w:rPr>
              <w:t>and</w:t>
            </w:r>
            <w:r>
              <w:rPr>
                <w:spacing w:val="-10"/>
                <w:w w:val="115"/>
                <w:sz w:val="20"/>
              </w:rPr>
              <w:t xml:space="preserve"> </w:t>
            </w:r>
            <w:r>
              <w:rPr>
                <w:spacing w:val="-2"/>
                <w:w w:val="115"/>
                <w:sz w:val="20"/>
              </w:rPr>
              <w:t>another</w:t>
            </w:r>
          </w:p>
        </w:tc>
        <w:tc>
          <w:tcPr>
            <w:tcW w:w="2339" w:type="dxa"/>
          </w:tcPr>
          <w:p>
            <w:pPr>
              <w:pStyle w:val="13"/>
              <w:spacing w:before="61"/>
              <w:ind w:left="0" w:right="98"/>
              <w:jc w:val="right"/>
              <w:rPr>
                <w:rFonts w:ascii="Century Gothic"/>
                <w:b/>
                <w:sz w:val="12"/>
              </w:rPr>
            </w:pPr>
            <w:r>
              <w:drawing>
                <wp:inline distT="0" distB="0" distL="0" distR="0">
                  <wp:extent cx="81915" cy="81915"/>
                  <wp:effectExtent l="0" t="0" r="6985" b="6985"/>
                  <wp:docPr id="28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8.png"/>
                          <pic:cNvPicPr>
                            <a:picLocks noChangeAspect="1"/>
                          </pic:cNvPicPr>
                        </pic:nvPicPr>
                        <pic:blipFill>
                          <a:blip r:embed="rId57" cstate="print"/>
                          <a:stretch>
                            <a:fillRect/>
                          </a:stretch>
                        </pic:blipFill>
                        <pic:spPr>
                          <a:xfrm>
                            <a:off x="0" y="0"/>
                            <a:ext cx="82295" cy="82296"/>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25%</w:t>
            </w:r>
          </w:p>
        </w:tc>
        <w:tc>
          <w:tcPr>
            <w:tcW w:w="894" w:type="dxa"/>
          </w:tcPr>
          <w:p>
            <w:pPr>
              <w:pStyle w:val="13"/>
              <w:spacing w:before="72"/>
              <w:ind w:left="100"/>
              <w:rPr>
                <w:sz w:val="12"/>
              </w:rPr>
            </w:pPr>
            <w:r>
              <w:rPr>
                <w:color w:val="141221"/>
                <w:w w:val="126"/>
                <w:sz w:val="12"/>
              </w:rPr>
              <w:t>4</w:t>
            </w: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spacing w:val="-2"/>
                <w:w w:val="115"/>
                <w:sz w:val="20"/>
              </w:rPr>
              <w:t>25%</w:t>
            </w:r>
            <w:r>
              <w:rPr>
                <w:spacing w:val="-4"/>
                <w:w w:val="115"/>
                <w:sz w:val="20"/>
              </w:rPr>
              <w:t xml:space="preserve"> </w:t>
            </w:r>
            <w:r>
              <w:rPr>
                <w:spacing w:val="-2"/>
                <w:w w:val="115"/>
                <w:sz w:val="20"/>
              </w:rPr>
              <w:t>very</w:t>
            </w:r>
            <w:r>
              <w:rPr>
                <w:spacing w:val="-3"/>
                <w:w w:val="115"/>
                <w:sz w:val="20"/>
              </w:rPr>
              <w:t xml:space="preserve"> </w:t>
            </w:r>
            <w:r>
              <w:rPr>
                <w:spacing w:val="-2"/>
                <w:w w:val="115"/>
                <w:sz w:val="20"/>
              </w:rPr>
              <w:t>clear.</w:t>
            </w:r>
            <w:r>
              <w:rPr>
                <w:spacing w:val="-3"/>
                <w:w w:val="115"/>
                <w:sz w:val="20"/>
              </w:rPr>
              <w:t xml:space="preserve"> </w:t>
            </w:r>
            <w:r>
              <w:rPr>
                <w:spacing w:val="-2"/>
                <w:w w:val="115"/>
                <w:sz w:val="20"/>
              </w:rPr>
              <w:t>However,</w:t>
            </w:r>
            <w:r>
              <w:rPr>
                <w:spacing w:val="-3"/>
                <w:w w:val="115"/>
                <w:sz w:val="20"/>
              </w:rPr>
              <w:t xml:space="preserve"> </w:t>
            </w:r>
            <w:r>
              <w:rPr>
                <w:spacing w:val="-5"/>
                <w:w w:val="115"/>
                <w:sz w:val="20"/>
              </w:rPr>
              <w:t>the</w:t>
            </w:r>
          </w:p>
        </w:tc>
        <w:tc>
          <w:tcPr>
            <w:tcW w:w="2339" w:type="dxa"/>
          </w:tcPr>
          <w:p>
            <w:pPr>
              <w:pStyle w:val="13"/>
              <w:spacing w:before="86"/>
              <w:ind w:left="0" w:right="98"/>
              <w:jc w:val="right"/>
              <w:rPr>
                <w:rFonts w:ascii="Century Gothic"/>
                <w:b/>
                <w:sz w:val="12"/>
              </w:rPr>
            </w:pPr>
            <w:r>
              <w:drawing>
                <wp:inline distT="0" distB="0" distL="0" distR="0">
                  <wp:extent cx="82550" cy="82550"/>
                  <wp:effectExtent l="0" t="0" r="6350" b="6350"/>
                  <wp:docPr id="28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31.png"/>
                          <pic:cNvPicPr>
                            <a:picLocks noChangeAspect="1"/>
                          </pic:cNvPicPr>
                        </pic:nvPicPr>
                        <pic:blipFill>
                          <a:blip r:embed="rId60" cstate="print"/>
                          <a:stretch>
                            <a:fillRect/>
                          </a:stretch>
                        </pic:blipFill>
                        <pic:spPr>
                          <a:xfrm>
                            <a:off x="0" y="0"/>
                            <a:ext cx="82581" cy="82581"/>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25%</w:t>
            </w:r>
          </w:p>
        </w:tc>
        <w:tc>
          <w:tcPr>
            <w:tcW w:w="894" w:type="dxa"/>
          </w:tcPr>
          <w:p>
            <w:pPr>
              <w:pStyle w:val="13"/>
              <w:spacing w:before="97"/>
              <w:ind w:left="100"/>
              <w:rPr>
                <w:sz w:val="12"/>
              </w:rPr>
            </w:pPr>
            <w:r>
              <w:rPr>
                <w:color w:val="141221"/>
                <w:w w:val="110"/>
                <w:sz w:val="12"/>
              </w:rPr>
              <w:t>5</w:t>
            </w:r>
            <w:r>
              <w:rPr>
                <w:color w:val="141221"/>
                <w:spacing w:val="-2"/>
                <w:w w:val="110"/>
                <w:sz w:val="12"/>
              </w:rPr>
              <w:t xml:space="preserve"> </w:t>
            </w:r>
            <w:r>
              <w:rPr>
                <w:color w:val="141221"/>
                <w:w w:val="110"/>
                <w:sz w:val="12"/>
              </w:rPr>
              <w:t>(Very</w:t>
            </w:r>
            <w:r>
              <w:rPr>
                <w:color w:val="141221"/>
                <w:spacing w:val="-2"/>
                <w:w w:val="110"/>
                <w:sz w:val="12"/>
              </w:rPr>
              <w:t xml:space="preserve"> Clear)</w:t>
            </w: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w w:val="115"/>
                <w:sz w:val="20"/>
              </w:rPr>
              <w:t>other</w:t>
            </w:r>
            <w:r>
              <w:rPr>
                <w:spacing w:val="-12"/>
                <w:w w:val="115"/>
                <w:sz w:val="20"/>
              </w:rPr>
              <w:t xml:space="preserve"> </w:t>
            </w:r>
            <w:r>
              <w:rPr>
                <w:w w:val="115"/>
                <w:sz w:val="20"/>
              </w:rPr>
              <w:t>half</w:t>
            </w:r>
            <w:r>
              <w:rPr>
                <w:spacing w:val="-12"/>
                <w:w w:val="115"/>
                <w:sz w:val="20"/>
              </w:rPr>
              <w:t xml:space="preserve"> </w:t>
            </w:r>
            <w:r>
              <w:rPr>
                <w:w w:val="115"/>
                <w:sz w:val="20"/>
              </w:rPr>
              <w:t>of</w:t>
            </w:r>
            <w:r>
              <w:rPr>
                <w:spacing w:val="-11"/>
                <w:w w:val="115"/>
                <w:sz w:val="20"/>
              </w:rPr>
              <w:t xml:space="preserve"> </w:t>
            </w:r>
            <w:r>
              <w:rPr>
                <w:w w:val="115"/>
                <w:sz w:val="20"/>
              </w:rPr>
              <w:t>the</w:t>
            </w:r>
            <w:r>
              <w:rPr>
                <w:spacing w:val="-12"/>
                <w:w w:val="115"/>
                <w:sz w:val="20"/>
              </w:rPr>
              <w:t xml:space="preserve"> </w:t>
            </w:r>
            <w:r>
              <w:rPr>
                <w:spacing w:val="-2"/>
                <w:w w:val="115"/>
                <w:sz w:val="20"/>
              </w:rPr>
              <w:t>respondents</w:t>
            </w:r>
          </w:p>
        </w:tc>
        <w:tc>
          <w:tcPr>
            <w:tcW w:w="3233" w:type="dxa"/>
            <w:gridSpan w:val="2"/>
            <w:vMerge w:val="restart"/>
          </w:tcPr>
          <w:p>
            <w:pPr>
              <w:pStyle w:val="13"/>
              <w:spacing w:before="0"/>
              <w:ind w:left="0"/>
              <w:rPr>
                <w:rFonts w:ascii="Times New Roman"/>
                <w:sz w:val="18"/>
              </w:rPr>
            </w:pP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w w:val="115"/>
                <w:sz w:val="20"/>
              </w:rPr>
              <w:t>express</w:t>
            </w:r>
            <w:r>
              <w:rPr>
                <w:spacing w:val="1"/>
                <w:w w:val="115"/>
                <w:sz w:val="20"/>
              </w:rPr>
              <w:t xml:space="preserve"> </w:t>
            </w:r>
            <w:r>
              <w:rPr>
                <w:w w:val="115"/>
                <w:sz w:val="20"/>
              </w:rPr>
              <w:t>less</w:t>
            </w:r>
            <w:r>
              <w:rPr>
                <w:spacing w:val="2"/>
                <w:w w:val="115"/>
                <w:sz w:val="20"/>
              </w:rPr>
              <w:t xml:space="preserve"> </w:t>
            </w:r>
            <w:r>
              <w:rPr>
                <w:w w:val="115"/>
                <w:sz w:val="20"/>
              </w:rPr>
              <w:t>certainty,</w:t>
            </w:r>
            <w:r>
              <w:rPr>
                <w:spacing w:val="1"/>
                <w:w w:val="115"/>
                <w:sz w:val="20"/>
              </w:rPr>
              <w:t xml:space="preserve"> </w:t>
            </w:r>
            <w:r>
              <w:rPr>
                <w:spacing w:val="-4"/>
                <w:w w:val="115"/>
                <w:sz w:val="20"/>
              </w:rPr>
              <w:t>with</w:t>
            </w:r>
          </w:p>
        </w:tc>
        <w:tc>
          <w:tcPr>
            <w:tcW w:w="3233" w:type="dxa"/>
            <w:gridSpan w:val="2"/>
            <w:vMerge w:val="continue"/>
            <w:tcBorders>
              <w:top w:val="nil"/>
            </w:tcBorders>
          </w:tcPr>
          <w:p>
            <w:pPr>
              <w:rPr>
                <w:sz w:val="2"/>
                <w:szCs w:val="2"/>
              </w:rPr>
            </w:pP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spacing w:val="-2"/>
                <w:w w:val="115"/>
                <w:sz w:val="20"/>
              </w:rPr>
              <w:t>27%</w:t>
            </w:r>
            <w:r>
              <w:rPr>
                <w:spacing w:val="-7"/>
                <w:w w:val="115"/>
                <w:sz w:val="20"/>
              </w:rPr>
              <w:t xml:space="preserve"> </w:t>
            </w:r>
            <w:r>
              <w:rPr>
                <w:spacing w:val="-2"/>
                <w:w w:val="115"/>
                <w:sz w:val="20"/>
              </w:rPr>
              <w:t>neutral,</w:t>
            </w:r>
            <w:r>
              <w:rPr>
                <w:spacing w:val="-6"/>
                <w:w w:val="115"/>
                <w:sz w:val="20"/>
              </w:rPr>
              <w:t xml:space="preserve"> </w:t>
            </w:r>
            <w:r>
              <w:rPr>
                <w:spacing w:val="-2"/>
                <w:w w:val="115"/>
                <w:sz w:val="20"/>
              </w:rPr>
              <w:t>17%</w:t>
            </w:r>
            <w:r>
              <w:rPr>
                <w:spacing w:val="-7"/>
                <w:w w:val="115"/>
                <w:sz w:val="20"/>
              </w:rPr>
              <w:t xml:space="preserve"> </w:t>
            </w:r>
            <w:r>
              <w:rPr>
                <w:spacing w:val="-2"/>
                <w:w w:val="115"/>
                <w:sz w:val="20"/>
              </w:rPr>
              <w:t>somewhat</w:t>
            </w:r>
          </w:p>
        </w:tc>
        <w:tc>
          <w:tcPr>
            <w:tcW w:w="3233" w:type="dxa"/>
            <w:gridSpan w:val="2"/>
            <w:vMerge w:val="continue"/>
            <w:tcBorders>
              <w:top w:val="nil"/>
            </w:tcBorders>
          </w:tcPr>
          <w:p>
            <w:pPr>
              <w:rPr>
                <w:sz w:val="2"/>
                <w:szCs w:val="2"/>
              </w:rPr>
            </w:pP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w w:val="115"/>
                <w:sz w:val="20"/>
              </w:rPr>
              <w:t>unclear,</w:t>
            </w:r>
            <w:r>
              <w:rPr>
                <w:spacing w:val="-9"/>
                <w:w w:val="115"/>
                <w:sz w:val="20"/>
              </w:rPr>
              <w:t xml:space="preserve"> </w:t>
            </w:r>
            <w:r>
              <w:rPr>
                <w:w w:val="115"/>
                <w:sz w:val="20"/>
              </w:rPr>
              <w:t>and</w:t>
            </w:r>
            <w:r>
              <w:rPr>
                <w:spacing w:val="-8"/>
                <w:w w:val="115"/>
                <w:sz w:val="20"/>
              </w:rPr>
              <w:t xml:space="preserve"> </w:t>
            </w:r>
            <w:r>
              <w:rPr>
                <w:w w:val="115"/>
                <w:sz w:val="20"/>
              </w:rPr>
              <w:t>6%</w:t>
            </w:r>
            <w:r>
              <w:rPr>
                <w:spacing w:val="-9"/>
                <w:w w:val="115"/>
                <w:sz w:val="20"/>
              </w:rPr>
              <w:t xml:space="preserve"> </w:t>
            </w:r>
            <w:r>
              <w:rPr>
                <w:w w:val="115"/>
                <w:sz w:val="20"/>
              </w:rPr>
              <w:t>very</w:t>
            </w:r>
            <w:r>
              <w:rPr>
                <w:spacing w:val="-8"/>
                <w:w w:val="115"/>
                <w:sz w:val="20"/>
              </w:rPr>
              <w:t xml:space="preserve"> </w:t>
            </w:r>
            <w:r>
              <w:rPr>
                <w:spacing w:val="-2"/>
                <w:w w:val="115"/>
                <w:sz w:val="20"/>
              </w:rPr>
              <w:t>unclear</w:t>
            </w:r>
          </w:p>
        </w:tc>
        <w:tc>
          <w:tcPr>
            <w:tcW w:w="3233" w:type="dxa"/>
            <w:gridSpan w:val="2"/>
            <w:vMerge w:val="continue"/>
            <w:tcBorders>
              <w:top w:val="nil"/>
            </w:tcBorders>
          </w:tcPr>
          <w:p>
            <w:pPr>
              <w:rPr>
                <w:sz w:val="2"/>
                <w:szCs w:val="2"/>
              </w:rPr>
            </w:pPr>
          </w:p>
        </w:tc>
      </w:tr>
      <w:tr>
        <w:tblPrEx>
          <w:tblCellMar>
            <w:top w:w="0" w:type="dxa"/>
            <w:left w:w="0" w:type="dxa"/>
            <w:bottom w:w="0" w:type="dxa"/>
            <w:right w:w="0" w:type="dxa"/>
          </w:tblCellMar>
        </w:tblPrEx>
        <w:trPr>
          <w:trHeight w:val="268" w:hRule="atLeast"/>
        </w:trPr>
        <w:tc>
          <w:tcPr>
            <w:tcW w:w="4771" w:type="dxa"/>
          </w:tcPr>
          <w:p>
            <w:pPr>
              <w:pStyle w:val="13"/>
              <w:spacing w:before="7" w:line="241" w:lineRule="exact"/>
              <w:rPr>
                <w:sz w:val="20"/>
              </w:rPr>
            </w:pPr>
            <w:r>
              <w:rPr>
                <w:w w:val="115"/>
                <w:sz w:val="20"/>
              </w:rPr>
              <w:t>about</w:t>
            </w:r>
            <w:r>
              <w:rPr>
                <w:spacing w:val="-13"/>
                <w:w w:val="115"/>
                <w:sz w:val="20"/>
              </w:rPr>
              <w:t xml:space="preserve"> </w:t>
            </w:r>
            <w:r>
              <w:rPr>
                <w:w w:val="115"/>
                <w:sz w:val="20"/>
              </w:rPr>
              <w:t>AI’s</w:t>
            </w:r>
            <w:r>
              <w:rPr>
                <w:spacing w:val="-12"/>
                <w:w w:val="115"/>
                <w:sz w:val="20"/>
              </w:rPr>
              <w:t xml:space="preserve"> </w:t>
            </w:r>
            <w:r>
              <w:rPr>
                <w:w w:val="115"/>
                <w:sz w:val="20"/>
              </w:rPr>
              <w:t>potential</w:t>
            </w:r>
            <w:r>
              <w:rPr>
                <w:spacing w:val="-13"/>
                <w:w w:val="115"/>
                <w:sz w:val="20"/>
              </w:rPr>
              <w:t xml:space="preserve"> </w:t>
            </w:r>
            <w:r>
              <w:rPr>
                <w:spacing w:val="-2"/>
                <w:w w:val="115"/>
                <w:sz w:val="20"/>
              </w:rPr>
              <w:t>roles.</w:t>
            </w:r>
          </w:p>
        </w:tc>
        <w:tc>
          <w:tcPr>
            <w:tcW w:w="3233" w:type="dxa"/>
            <w:gridSpan w:val="2"/>
            <w:vMerge w:val="continue"/>
            <w:tcBorders>
              <w:top w:val="nil"/>
            </w:tcBorders>
          </w:tcPr>
          <w:p>
            <w:pPr>
              <w:rPr>
                <w:sz w:val="2"/>
                <w:szCs w:val="2"/>
              </w:rPr>
            </w:pPr>
          </w:p>
        </w:tc>
      </w:tr>
    </w:tbl>
    <w:p>
      <w:pPr>
        <w:pStyle w:val="6"/>
        <w:spacing w:before="4"/>
        <w:rPr>
          <w:sz w:val="15"/>
        </w:rPr>
      </w:pPr>
    </w:p>
    <w:p>
      <w:pPr>
        <w:rPr>
          <w:sz w:val="15"/>
        </w:rPr>
        <w:sectPr>
          <w:type w:val="continuous"/>
          <w:pgSz w:w="12240" w:h="15840"/>
          <w:pgMar w:top="1500" w:right="0" w:bottom="280" w:left="520" w:header="0" w:footer="675" w:gutter="0"/>
          <w:cols w:space="720" w:num="1"/>
        </w:sectPr>
      </w:pPr>
    </w:p>
    <w:p>
      <w:pPr>
        <w:pStyle w:val="6"/>
        <w:spacing w:before="5"/>
        <w:rPr>
          <w:sz w:val="14"/>
        </w:rPr>
      </w:pPr>
    </w:p>
    <w:p>
      <w:pPr>
        <w:pStyle w:val="6"/>
        <w:ind w:left="920" w:right="-44"/>
      </w:pPr>
      <w:r>
        <mc:AlternateContent>
          <mc:Choice Requires="wps">
            <w:drawing>
              <wp:inline distT="0" distB="0" distL="0" distR="0">
                <wp:extent cx="3887470" cy="236855"/>
                <wp:effectExtent l="0" t="0" r="11430" b="4445"/>
                <wp:docPr id="290" name="docshape330"/>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7"/>
                              <w:ind w:left="422"/>
                              <w:rPr>
                                <w:rFonts w:ascii="Verdana"/>
                                <w:i/>
                                <w:color w:val="000000"/>
                                <w:sz w:val="17"/>
                              </w:rPr>
                            </w:pPr>
                            <w:r>
                              <w:rPr>
                                <w:rFonts w:ascii="Verdana"/>
                                <w:i/>
                                <w:color w:val="454C5B"/>
                                <w:w w:val="90"/>
                                <w:sz w:val="17"/>
                              </w:rPr>
                              <w:t>How</w:t>
                            </w:r>
                            <w:r>
                              <w:rPr>
                                <w:rFonts w:ascii="Verdana"/>
                                <w:i/>
                                <w:color w:val="454C5B"/>
                                <w:spacing w:val="-4"/>
                                <w:w w:val="90"/>
                                <w:sz w:val="17"/>
                              </w:rPr>
                              <w:t xml:space="preserve"> </w:t>
                            </w:r>
                            <w:r>
                              <w:rPr>
                                <w:rFonts w:ascii="Verdana"/>
                                <w:i/>
                                <w:color w:val="454C5B"/>
                                <w:w w:val="90"/>
                                <w:sz w:val="17"/>
                              </w:rPr>
                              <w:t>clear</w:t>
                            </w:r>
                            <w:r>
                              <w:rPr>
                                <w:rFonts w:ascii="Verdana"/>
                                <w:i/>
                                <w:color w:val="454C5B"/>
                                <w:spacing w:val="-4"/>
                                <w:w w:val="90"/>
                                <w:sz w:val="17"/>
                              </w:rPr>
                              <w:t xml:space="preserve"> </w:t>
                            </w:r>
                            <w:r>
                              <w:rPr>
                                <w:rFonts w:ascii="Verdana"/>
                                <w:i/>
                                <w:color w:val="454C5B"/>
                                <w:w w:val="90"/>
                                <w:sz w:val="17"/>
                              </w:rPr>
                              <w:t>are</w:t>
                            </w:r>
                            <w:r>
                              <w:rPr>
                                <w:rFonts w:ascii="Verdana"/>
                                <w:i/>
                                <w:color w:val="454C5B"/>
                                <w:spacing w:val="-3"/>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on</w:t>
                            </w:r>
                            <w:r>
                              <w:rPr>
                                <w:rFonts w:ascii="Verdana"/>
                                <w:i/>
                                <w:color w:val="454C5B"/>
                                <w:spacing w:val="-4"/>
                                <w:w w:val="90"/>
                                <w:sz w:val="17"/>
                              </w:rPr>
                              <w:t xml:space="preserve"> </w:t>
                            </w:r>
                            <w:r>
                              <w:rPr>
                                <w:rFonts w:ascii="Verdana"/>
                                <w:i/>
                                <w:color w:val="454C5B"/>
                                <w:w w:val="90"/>
                                <w:sz w:val="17"/>
                              </w:rPr>
                              <w:t>the</w:t>
                            </w:r>
                            <w:r>
                              <w:rPr>
                                <w:rFonts w:ascii="Verdana"/>
                                <w:i/>
                                <w:color w:val="454C5B"/>
                                <w:spacing w:val="-3"/>
                                <w:w w:val="90"/>
                                <w:sz w:val="17"/>
                              </w:rPr>
                              <w:t xml:space="preserve"> </w:t>
                            </w:r>
                            <w:r>
                              <w:rPr>
                                <w:rFonts w:ascii="Verdana"/>
                                <w:i/>
                                <w:color w:val="454C5B"/>
                                <w:w w:val="90"/>
                                <w:sz w:val="17"/>
                              </w:rPr>
                              <w:t>potential</w:t>
                            </w:r>
                            <w:r>
                              <w:rPr>
                                <w:rFonts w:ascii="Verdana"/>
                                <w:i/>
                                <w:color w:val="454C5B"/>
                                <w:spacing w:val="-4"/>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cases</w:t>
                            </w:r>
                            <w:r>
                              <w:rPr>
                                <w:rFonts w:ascii="Verdana"/>
                                <w:i/>
                                <w:color w:val="454C5B"/>
                                <w:spacing w:val="-4"/>
                                <w:w w:val="90"/>
                                <w:sz w:val="17"/>
                              </w:rPr>
                              <w:t xml:space="preserve"> </w:t>
                            </w:r>
                            <w:r>
                              <w:rPr>
                                <w:rFonts w:ascii="Verdana"/>
                                <w:i/>
                                <w:color w:val="454C5B"/>
                                <w:w w:val="90"/>
                                <w:sz w:val="17"/>
                              </w:rPr>
                              <w:t>of</w:t>
                            </w:r>
                            <w:r>
                              <w:rPr>
                                <w:rFonts w:ascii="Verdana"/>
                                <w:i/>
                                <w:color w:val="454C5B"/>
                                <w:spacing w:val="-4"/>
                                <w:w w:val="90"/>
                                <w:sz w:val="17"/>
                              </w:rPr>
                              <w:t xml:space="preserve"> </w:t>
                            </w:r>
                            <w:r>
                              <w:rPr>
                                <w:rFonts w:ascii="Verdana"/>
                                <w:i/>
                                <w:color w:val="454C5B"/>
                                <w:w w:val="90"/>
                                <w:sz w:val="17"/>
                              </w:rPr>
                              <w:t>AI</w:t>
                            </w:r>
                            <w:r>
                              <w:rPr>
                                <w:rFonts w:ascii="Verdana"/>
                                <w:i/>
                                <w:color w:val="454C5B"/>
                                <w:spacing w:val="-3"/>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spacing w:val="-2"/>
                                <w:w w:val="90"/>
                                <w:sz w:val="17"/>
                              </w:rPr>
                              <w:t>cybersecurity?</w:t>
                            </w:r>
                          </w:p>
                        </w:txbxContent>
                      </wps:txbx>
                      <wps:bodyPr rot="0" vert="horz" wrap="square" lIns="0" tIns="0" rIns="0" bIns="0" anchor="t" anchorCtr="0" upright="1">
                        <a:noAutofit/>
                      </wps:bodyPr>
                    </wps:wsp>
                  </a:graphicData>
                </a:graphic>
              </wp:inline>
            </w:drawing>
          </mc:Choice>
          <mc:Fallback>
            <w:pict>
              <v:shape id="docshape330" o:spid="_x0000_s1026" o:spt="202" type="#_x0000_t202" style="height:18.65pt;width:306.1pt;" fillcolor="#EEF3F8" filled="t" stroked="f" coordsize="21600,21600" o:gfxdata="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X6SbndQAAAAEAQAADwAAAAAAAAABACAAAAAiAAAAZHJzL2Rvd25yZXYueG1s&#10;UEsBAhQAFAAAAAgAh07iQF3kHFv8AQAAAAQAAA4AAAAAAAAAAQAgAAAAIwEAAGRycy9lMm9Eb2Mu&#10;eG1sUEsFBgAAAAAGAAYAWQEAAJEFAAAAAA==&#10;">
                <v:fill on="t" focussize="0,0"/>
                <v:stroke on="f"/>
                <v:imagedata o:title=""/>
                <o:lock v:ext="edit" aspectratio="f"/>
                <v:textbox inset="0mm,0mm,0mm,0mm">
                  <w:txbxContent>
                    <w:p>
                      <w:pPr>
                        <w:spacing w:before="57"/>
                        <w:ind w:left="422"/>
                        <w:rPr>
                          <w:rFonts w:ascii="Verdana"/>
                          <w:i/>
                          <w:color w:val="000000"/>
                          <w:sz w:val="17"/>
                        </w:rPr>
                      </w:pPr>
                      <w:r>
                        <w:rPr>
                          <w:rFonts w:ascii="Verdana"/>
                          <w:i/>
                          <w:color w:val="454C5B"/>
                          <w:w w:val="90"/>
                          <w:sz w:val="17"/>
                        </w:rPr>
                        <w:t>How</w:t>
                      </w:r>
                      <w:r>
                        <w:rPr>
                          <w:rFonts w:ascii="Verdana"/>
                          <w:i/>
                          <w:color w:val="454C5B"/>
                          <w:spacing w:val="-4"/>
                          <w:w w:val="90"/>
                          <w:sz w:val="17"/>
                        </w:rPr>
                        <w:t xml:space="preserve"> </w:t>
                      </w:r>
                      <w:r>
                        <w:rPr>
                          <w:rFonts w:ascii="Verdana"/>
                          <w:i/>
                          <w:color w:val="454C5B"/>
                          <w:w w:val="90"/>
                          <w:sz w:val="17"/>
                        </w:rPr>
                        <w:t>clear</w:t>
                      </w:r>
                      <w:r>
                        <w:rPr>
                          <w:rFonts w:ascii="Verdana"/>
                          <w:i/>
                          <w:color w:val="454C5B"/>
                          <w:spacing w:val="-4"/>
                          <w:w w:val="90"/>
                          <w:sz w:val="17"/>
                        </w:rPr>
                        <w:t xml:space="preserve"> </w:t>
                      </w:r>
                      <w:r>
                        <w:rPr>
                          <w:rFonts w:ascii="Verdana"/>
                          <w:i/>
                          <w:color w:val="454C5B"/>
                          <w:w w:val="90"/>
                          <w:sz w:val="17"/>
                        </w:rPr>
                        <w:t>are</w:t>
                      </w:r>
                      <w:r>
                        <w:rPr>
                          <w:rFonts w:ascii="Verdana"/>
                          <w:i/>
                          <w:color w:val="454C5B"/>
                          <w:spacing w:val="-3"/>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on</w:t>
                      </w:r>
                      <w:r>
                        <w:rPr>
                          <w:rFonts w:ascii="Verdana"/>
                          <w:i/>
                          <w:color w:val="454C5B"/>
                          <w:spacing w:val="-4"/>
                          <w:w w:val="90"/>
                          <w:sz w:val="17"/>
                        </w:rPr>
                        <w:t xml:space="preserve"> </w:t>
                      </w:r>
                      <w:r>
                        <w:rPr>
                          <w:rFonts w:ascii="Verdana"/>
                          <w:i/>
                          <w:color w:val="454C5B"/>
                          <w:w w:val="90"/>
                          <w:sz w:val="17"/>
                        </w:rPr>
                        <w:t>the</w:t>
                      </w:r>
                      <w:r>
                        <w:rPr>
                          <w:rFonts w:ascii="Verdana"/>
                          <w:i/>
                          <w:color w:val="454C5B"/>
                          <w:spacing w:val="-3"/>
                          <w:w w:val="90"/>
                          <w:sz w:val="17"/>
                        </w:rPr>
                        <w:t xml:space="preserve"> </w:t>
                      </w:r>
                      <w:r>
                        <w:rPr>
                          <w:rFonts w:ascii="Verdana"/>
                          <w:i/>
                          <w:color w:val="454C5B"/>
                          <w:w w:val="90"/>
                          <w:sz w:val="17"/>
                        </w:rPr>
                        <w:t>potential</w:t>
                      </w:r>
                      <w:r>
                        <w:rPr>
                          <w:rFonts w:ascii="Verdana"/>
                          <w:i/>
                          <w:color w:val="454C5B"/>
                          <w:spacing w:val="-4"/>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cases</w:t>
                      </w:r>
                      <w:r>
                        <w:rPr>
                          <w:rFonts w:ascii="Verdana"/>
                          <w:i/>
                          <w:color w:val="454C5B"/>
                          <w:spacing w:val="-4"/>
                          <w:w w:val="90"/>
                          <w:sz w:val="17"/>
                        </w:rPr>
                        <w:t xml:space="preserve"> </w:t>
                      </w:r>
                      <w:r>
                        <w:rPr>
                          <w:rFonts w:ascii="Verdana"/>
                          <w:i/>
                          <w:color w:val="454C5B"/>
                          <w:w w:val="90"/>
                          <w:sz w:val="17"/>
                        </w:rPr>
                        <w:t>of</w:t>
                      </w:r>
                      <w:r>
                        <w:rPr>
                          <w:rFonts w:ascii="Verdana"/>
                          <w:i/>
                          <w:color w:val="454C5B"/>
                          <w:spacing w:val="-4"/>
                          <w:w w:val="90"/>
                          <w:sz w:val="17"/>
                        </w:rPr>
                        <w:t xml:space="preserve"> </w:t>
                      </w:r>
                      <w:r>
                        <w:rPr>
                          <w:rFonts w:ascii="Verdana"/>
                          <w:i/>
                          <w:color w:val="454C5B"/>
                          <w:w w:val="90"/>
                          <w:sz w:val="17"/>
                        </w:rPr>
                        <w:t>AI</w:t>
                      </w:r>
                      <w:r>
                        <w:rPr>
                          <w:rFonts w:ascii="Verdana"/>
                          <w:i/>
                          <w:color w:val="454C5B"/>
                          <w:spacing w:val="-3"/>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spacing w:val="-2"/>
                          <w:w w:val="90"/>
                          <w:sz w:val="17"/>
                        </w:rPr>
                        <w:t>cybersecurity?</w:t>
                      </w:r>
                    </w:p>
                  </w:txbxContent>
                </v:textbox>
                <w10:wrap type="none"/>
                <w10:anchorlock/>
              </v:shape>
            </w:pict>
          </mc:Fallback>
        </mc:AlternateContent>
      </w:r>
    </w:p>
    <w:p>
      <w:pPr>
        <w:pStyle w:val="6"/>
        <w:spacing w:before="7"/>
        <w:rPr>
          <w:sz w:val="19"/>
        </w:rPr>
      </w:pPr>
    </w:p>
    <w:p>
      <w:pPr>
        <w:ind w:left="920"/>
        <w:rPr>
          <w:sz w:val="14"/>
        </w:rPr>
      </w:pPr>
      <w:r>
        <w:rPr>
          <w:w w:val="115"/>
          <w:sz w:val="14"/>
        </w:rPr>
        <w:t>C-level</w:t>
      </w:r>
      <w:r>
        <w:rPr>
          <w:spacing w:val="-7"/>
          <w:w w:val="115"/>
          <w:sz w:val="14"/>
        </w:rPr>
        <w:t xml:space="preserve"> </w:t>
      </w:r>
      <w:r>
        <w:rPr>
          <w:w w:val="115"/>
          <w:sz w:val="14"/>
        </w:rPr>
        <w:t>or</w:t>
      </w:r>
      <w:r>
        <w:rPr>
          <w:spacing w:val="-7"/>
          <w:w w:val="115"/>
          <w:sz w:val="14"/>
        </w:rPr>
        <w:t xml:space="preserve"> </w:t>
      </w:r>
      <w:r>
        <w:rPr>
          <w:spacing w:val="-2"/>
          <w:w w:val="115"/>
          <w:sz w:val="14"/>
        </w:rPr>
        <w:t>executive</w:t>
      </w:r>
    </w:p>
    <w:p>
      <w:pPr>
        <w:pStyle w:val="6"/>
        <w:spacing w:before="6"/>
        <w:rPr>
          <w:sz w:val="4"/>
        </w:rPr>
      </w:pPr>
    </w:p>
    <w:p>
      <w:pPr>
        <w:pStyle w:val="6"/>
        <w:ind w:left="920" w:right="-29"/>
      </w:pPr>
      <w:r>
        <mc:AlternateContent>
          <mc:Choice Requires="wpg">
            <w:drawing>
              <wp:inline distT="0" distB="0" distL="0" distR="0">
                <wp:extent cx="3887470" cy="169545"/>
                <wp:effectExtent l="0" t="0" r="11430" b="8255"/>
                <wp:docPr id="291" name="docshapegroup331"/>
                <wp:cNvGraphicFramePr/>
                <a:graphic xmlns:a="http://schemas.openxmlformats.org/drawingml/2006/main">
                  <a:graphicData uri="http://schemas.microsoft.com/office/word/2010/wordprocessingGroup">
                    <wpg:wgp>
                      <wpg:cNvGrpSpPr/>
                      <wpg:grpSpPr>
                        <a:xfrm>
                          <a:off x="0" y="0"/>
                          <a:ext cx="3887470" cy="169545"/>
                          <a:chOff x="0" y="0"/>
                          <a:chExt cx="6122" cy="267"/>
                        </a:xfrm>
                      </wpg:grpSpPr>
                      <wps:wsp>
                        <wps:cNvPr id="292" name="docshape332"/>
                        <wps:cNvSpPr txBox="1"/>
                        <wps:spPr bwMode="auto">
                          <a:xfrm>
                            <a:off x="2938" y="0"/>
                            <a:ext cx="3184" cy="267"/>
                          </a:xfrm>
                          <a:prstGeom prst="rect">
                            <a:avLst/>
                          </a:prstGeom>
                          <a:solidFill>
                            <a:srgbClr val="102A55"/>
                          </a:solidFill>
                          <a:ln>
                            <a:noFill/>
                          </a:ln>
                        </wps:spPr>
                        <wps:txbx>
                          <w:txbxContent>
                            <w:p>
                              <w:pPr>
                                <w:spacing w:before="45"/>
                                <w:ind w:left="1433" w:right="1433"/>
                                <w:jc w:val="center"/>
                                <w:rPr>
                                  <w:rFonts w:ascii="Century Gothic"/>
                                  <w:b/>
                                  <w:color w:val="000000"/>
                                  <w:sz w:val="14"/>
                                </w:rPr>
                              </w:pPr>
                              <w:r>
                                <w:rPr>
                                  <w:rFonts w:ascii="Century Gothic"/>
                                  <w:b/>
                                  <w:color w:val="FFFFFF"/>
                                  <w:spacing w:val="-5"/>
                                  <w:w w:val="105"/>
                                  <w:sz w:val="14"/>
                                </w:rPr>
                                <w:t>52%</w:t>
                              </w:r>
                            </w:p>
                          </w:txbxContent>
                        </wps:txbx>
                        <wps:bodyPr rot="0" vert="horz" wrap="square" lIns="0" tIns="0" rIns="0" bIns="0" anchor="t" anchorCtr="0" upright="1">
                          <a:noAutofit/>
                        </wps:bodyPr>
                      </wps:wsp>
                      <wps:wsp>
                        <wps:cNvPr id="293" name="docshape333"/>
                        <wps:cNvSpPr txBox="1"/>
                        <wps:spPr bwMode="auto">
                          <a:xfrm>
                            <a:off x="1897" y="0"/>
                            <a:ext cx="1041" cy="267"/>
                          </a:xfrm>
                          <a:prstGeom prst="rect">
                            <a:avLst/>
                          </a:prstGeom>
                          <a:solidFill>
                            <a:srgbClr val="00549E"/>
                          </a:solidFill>
                          <a:ln>
                            <a:noFill/>
                          </a:ln>
                        </wps:spPr>
                        <wps:txbx>
                          <w:txbxContent>
                            <w:p>
                              <w:pPr>
                                <w:spacing w:before="42"/>
                                <w:ind w:left="369" w:right="369"/>
                                <w:jc w:val="center"/>
                                <w:rPr>
                                  <w:rFonts w:ascii="Century Gothic"/>
                                  <w:b/>
                                  <w:color w:val="000000"/>
                                  <w:sz w:val="14"/>
                                </w:rPr>
                              </w:pPr>
                              <w:r>
                                <w:rPr>
                                  <w:rFonts w:ascii="Century Gothic"/>
                                  <w:b/>
                                  <w:color w:val="FFFFFF"/>
                                  <w:spacing w:val="-5"/>
                                  <w:sz w:val="14"/>
                                </w:rPr>
                                <w:t>17%</w:t>
                              </w:r>
                            </w:p>
                          </w:txbxContent>
                        </wps:txbx>
                        <wps:bodyPr rot="0" vert="horz" wrap="square" lIns="0" tIns="0" rIns="0" bIns="0" anchor="t" anchorCtr="0" upright="1">
                          <a:noAutofit/>
                        </wps:bodyPr>
                      </wps:wsp>
                      <wps:wsp>
                        <wps:cNvPr id="294" name="docshape334"/>
                        <wps:cNvSpPr txBox="1"/>
                        <wps:spPr bwMode="auto">
                          <a:xfrm>
                            <a:off x="918" y="0"/>
                            <a:ext cx="980" cy="267"/>
                          </a:xfrm>
                          <a:prstGeom prst="rect">
                            <a:avLst/>
                          </a:prstGeom>
                          <a:solidFill>
                            <a:srgbClr val="0092FF"/>
                          </a:solidFill>
                          <a:ln>
                            <a:noFill/>
                          </a:ln>
                        </wps:spPr>
                        <wps:txbx>
                          <w:txbxContent>
                            <w:p>
                              <w:pPr>
                                <w:spacing w:before="40"/>
                                <w:ind w:left="331" w:right="331"/>
                                <w:jc w:val="center"/>
                                <w:rPr>
                                  <w:rFonts w:ascii="Century Gothic"/>
                                  <w:b/>
                                  <w:color w:val="000000"/>
                                  <w:sz w:val="14"/>
                                </w:rPr>
                              </w:pPr>
                              <w:r>
                                <w:rPr>
                                  <w:rFonts w:ascii="Century Gothic"/>
                                  <w:b/>
                                  <w:color w:val="FFFFFF"/>
                                  <w:spacing w:val="-5"/>
                                  <w:w w:val="105"/>
                                  <w:sz w:val="14"/>
                                </w:rPr>
                                <w:t>16%</w:t>
                              </w:r>
                            </w:p>
                          </w:txbxContent>
                        </wps:txbx>
                        <wps:bodyPr rot="0" vert="horz" wrap="square" lIns="0" tIns="0" rIns="0" bIns="0" anchor="t" anchorCtr="0" upright="1">
                          <a:noAutofit/>
                        </wps:bodyPr>
                      </wps:wsp>
                      <wps:wsp>
                        <wps:cNvPr id="295" name="docshape335"/>
                        <wps:cNvSpPr txBox="1"/>
                        <wps:spPr bwMode="auto">
                          <a:xfrm>
                            <a:off x="367" y="0"/>
                            <a:ext cx="551" cy="267"/>
                          </a:xfrm>
                          <a:prstGeom prst="rect">
                            <a:avLst/>
                          </a:prstGeom>
                          <a:solidFill>
                            <a:srgbClr val="66BDFF"/>
                          </a:solidFill>
                          <a:ln>
                            <a:noFill/>
                          </a:ln>
                        </wps:spPr>
                        <wps:txbx>
                          <w:txbxContent>
                            <w:p>
                              <w:pPr>
                                <w:spacing w:before="43"/>
                                <w:ind w:left="167"/>
                                <w:rPr>
                                  <w:rFonts w:ascii="Century Gothic"/>
                                  <w:b/>
                                  <w:color w:val="000000"/>
                                  <w:sz w:val="14"/>
                                </w:rPr>
                              </w:pPr>
                              <w:r>
                                <w:rPr>
                                  <w:rFonts w:ascii="Century Gothic"/>
                                  <w:b/>
                                  <w:color w:val="FFFFFF"/>
                                  <w:spacing w:val="-5"/>
                                  <w:w w:val="110"/>
                                  <w:sz w:val="14"/>
                                </w:rPr>
                                <w:t>9%</w:t>
                              </w:r>
                            </w:p>
                          </w:txbxContent>
                        </wps:txbx>
                        <wps:bodyPr rot="0" vert="horz" wrap="square" lIns="0" tIns="0" rIns="0" bIns="0" anchor="t" anchorCtr="0" upright="1">
                          <a:noAutofit/>
                        </wps:bodyPr>
                      </wps:wsp>
                      <wps:wsp>
                        <wps:cNvPr id="296" name="docshape336"/>
                        <wps:cNvSpPr txBox="1"/>
                        <wps:spPr bwMode="auto">
                          <a:xfrm>
                            <a:off x="0" y="0"/>
                            <a:ext cx="368" cy="267"/>
                          </a:xfrm>
                          <a:prstGeom prst="rect">
                            <a:avLst/>
                          </a:prstGeom>
                          <a:solidFill>
                            <a:srgbClr val="C3E5FF"/>
                          </a:solidFill>
                          <a:ln>
                            <a:noFill/>
                          </a:ln>
                        </wps:spPr>
                        <wps:txbx>
                          <w:txbxContent>
                            <w:p>
                              <w:pPr>
                                <w:spacing w:before="39"/>
                                <w:ind w:left="74"/>
                                <w:rPr>
                                  <w:rFonts w:ascii="Century Gothic"/>
                                  <w:b/>
                                  <w:color w:val="000000"/>
                                  <w:sz w:val="14"/>
                                </w:rPr>
                              </w:pPr>
                              <w:r>
                                <w:rPr>
                                  <w:rFonts w:ascii="Century Gothic"/>
                                  <w:b/>
                                  <w:color w:val="000000"/>
                                  <w:spacing w:val="-5"/>
                                  <w:w w:val="110"/>
                                  <w:sz w:val="14"/>
                                </w:rPr>
                                <w:t>6%</w:t>
                              </w:r>
                            </w:p>
                          </w:txbxContent>
                        </wps:txbx>
                        <wps:bodyPr rot="0" vert="horz" wrap="square" lIns="0" tIns="0" rIns="0" bIns="0" anchor="t" anchorCtr="0" upright="1">
                          <a:noAutofit/>
                        </wps:bodyPr>
                      </wps:wsp>
                    </wpg:wgp>
                  </a:graphicData>
                </a:graphic>
              </wp:inline>
            </w:drawing>
          </mc:Choice>
          <mc:Fallback>
            <w:pict>
              <v:group id="docshapegroup331" o:spid="_x0000_s1026" o:spt="203" style="height:13.35pt;width:306.1pt;" coordsize="6122,267" o:gfxdata="UEsDBAoAAAAAAIdO4kAAAAAAAAAAAAAAAAAEAAAAZHJzL1BLAwQUAAAACACHTuJAxGiGud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DEaIa51QAAAAQBAAAPAAAAAAAAAAEA&#10;IAAAACIAAABkcnMvZG93bnJldi54bWxQSwECFAAUAAAACACHTuJAcT1yzvYCAACkDQAADgAAAAAA&#10;AAABACAAAAAkAQAAZHJzL2Uyb0RvYy54bWxQSwUGAAAAAAYABgBZAQAAjAYAAAAA&#10;">
                <o:lock v:ext="edit" aspectratio="f"/>
                <v:shape id="docshape332" o:spid="_x0000_s1026" o:spt="202" type="#_x0000_t202" style="position:absolute;left:2938;top:0;height:267;width:3184;" fillcolor="#102A55" filled="t" stroked="f" coordsize="21600,21600" o:gfxdata="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72Er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45"/>
                          <w:ind w:left="1433" w:right="1433"/>
                          <w:jc w:val="center"/>
                          <w:rPr>
                            <w:rFonts w:ascii="Century Gothic"/>
                            <w:b/>
                            <w:color w:val="000000"/>
                            <w:sz w:val="14"/>
                          </w:rPr>
                        </w:pPr>
                        <w:r>
                          <w:rPr>
                            <w:rFonts w:ascii="Century Gothic"/>
                            <w:b/>
                            <w:color w:val="FFFFFF"/>
                            <w:spacing w:val="-5"/>
                            <w:w w:val="105"/>
                            <w:sz w:val="14"/>
                          </w:rPr>
                          <w:t>52%</w:t>
                        </w:r>
                      </w:p>
                    </w:txbxContent>
                  </v:textbox>
                </v:shape>
                <v:shape id="docshape333" o:spid="_x0000_s1026" o:spt="202" type="#_x0000_t202" style="position:absolute;left:1897;top:0;height:267;width:1041;" fillcolor="#00549E" filled="t" stroked="f" coordsize="21600,21600" o:gfxdata="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AzMU&#10;wAAAANw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pPr>
                          <w:spacing w:before="42"/>
                          <w:ind w:left="369" w:right="369"/>
                          <w:jc w:val="center"/>
                          <w:rPr>
                            <w:rFonts w:ascii="Century Gothic"/>
                            <w:b/>
                            <w:color w:val="000000"/>
                            <w:sz w:val="14"/>
                          </w:rPr>
                        </w:pPr>
                        <w:r>
                          <w:rPr>
                            <w:rFonts w:ascii="Century Gothic"/>
                            <w:b/>
                            <w:color w:val="FFFFFF"/>
                            <w:spacing w:val="-5"/>
                            <w:sz w:val="14"/>
                          </w:rPr>
                          <w:t>17%</w:t>
                        </w:r>
                      </w:p>
                    </w:txbxContent>
                  </v:textbox>
                </v:shape>
                <v:shape id="docshape334" o:spid="_x0000_s1026" o:spt="202" type="#_x0000_t202" style="position:absolute;left:918;top:0;height:267;width:980;" fillcolor="#0092FF" filled="t" stroked="f" coordsize="21600,21600" o:gfxdata="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1xXl7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40"/>
                          <w:ind w:left="331" w:right="331"/>
                          <w:jc w:val="center"/>
                          <w:rPr>
                            <w:rFonts w:ascii="Century Gothic"/>
                            <w:b/>
                            <w:color w:val="000000"/>
                            <w:sz w:val="14"/>
                          </w:rPr>
                        </w:pPr>
                        <w:r>
                          <w:rPr>
                            <w:rFonts w:ascii="Century Gothic"/>
                            <w:b/>
                            <w:color w:val="FFFFFF"/>
                            <w:spacing w:val="-5"/>
                            <w:w w:val="105"/>
                            <w:sz w:val="14"/>
                          </w:rPr>
                          <w:t>16%</w:t>
                        </w:r>
                      </w:p>
                    </w:txbxContent>
                  </v:textbox>
                </v:shape>
                <v:shape id="docshape335" o:spid="_x0000_s1026" o:spt="202" type="#_x0000_t202" style="position:absolute;left:367;top:0;height:267;width:551;" fillcolor="#66BDFF" filled="t" stroked="f" coordsize="21600,21600" o:gfxdata="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PDS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43"/>
                          <w:ind w:left="167"/>
                          <w:rPr>
                            <w:rFonts w:ascii="Century Gothic"/>
                            <w:b/>
                            <w:color w:val="000000"/>
                            <w:sz w:val="14"/>
                          </w:rPr>
                        </w:pPr>
                        <w:r>
                          <w:rPr>
                            <w:rFonts w:ascii="Century Gothic"/>
                            <w:b/>
                            <w:color w:val="FFFFFF"/>
                            <w:spacing w:val="-5"/>
                            <w:w w:val="110"/>
                            <w:sz w:val="14"/>
                          </w:rPr>
                          <w:t>9%</w:t>
                        </w:r>
                      </w:p>
                    </w:txbxContent>
                  </v:textbox>
                </v:shape>
                <v:shape id="docshape336" o:spid="_x0000_s1026" o:spt="202" type="#_x0000_t202" style="position:absolute;left:0;top:0;height:267;width:368;" fillcolor="#C3E5FF" filled="t" stroked="f" coordsize="21600,21600" o:gfxdata="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JEPe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39"/>
                          <w:ind w:left="74"/>
                          <w:rPr>
                            <w:rFonts w:ascii="Century Gothic"/>
                            <w:b/>
                            <w:color w:val="000000"/>
                            <w:sz w:val="14"/>
                          </w:rPr>
                        </w:pPr>
                        <w:r>
                          <w:rPr>
                            <w:rFonts w:ascii="Century Gothic"/>
                            <w:b/>
                            <w:color w:val="000000"/>
                            <w:spacing w:val="-5"/>
                            <w:w w:val="110"/>
                            <w:sz w:val="14"/>
                          </w:rPr>
                          <w:t>6%</w:t>
                        </w:r>
                      </w:p>
                    </w:txbxContent>
                  </v:textbox>
                </v:shape>
                <w10:wrap type="none"/>
                <w10:anchorlock/>
              </v:group>
            </w:pict>
          </mc:Fallback>
        </mc:AlternateContent>
      </w:r>
    </w:p>
    <w:p>
      <w:pPr>
        <w:pStyle w:val="6"/>
        <w:rPr>
          <w:sz w:val="15"/>
        </w:rPr>
      </w:pPr>
    </w:p>
    <w:p>
      <w:pPr>
        <w:ind w:left="920"/>
        <w:rPr>
          <w:sz w:val="14"/>
        </w:rPr>
      </w:pPr>
      <w:r>
        <w:rPr>
          <w:spacing w:val="-2"/>
          <w:w w:val="115"/>
          <w:sz w:val="14"/>
        </w:rPr>
        <w:t>Staff</w:t>
      </w:r>
    </w:p>
    <w:p>
      <w:pPr>
        <w:pStyle w:val="6"/>
        <w:spacing w:before="6"/>
        <w:rPr>
          <w:sz w:val="4"/>
        </w:rPr>
      </w:pPr>
    </w:p>
    <w:p>
      <w:pPr>
        <w:pStyle w:val="6"/>
        <w:ind w:left="920" w:right="-29"/>
      </w:pPr>
      <w:r>
        <mc:AlternateContent>
          <mc:Choice Requires="wpg">
            <w:drawing>
              <wp:inline distT="0" distB="0" distL="0" distR="0">
                <wp:extent cx="3887470" cy="169545"/>
                <wp:effectExtent l="0" t="0" r="11430" b="8255"/>
                <wp:docPr id="297" name="docshapegroup337"/>
                <wp:cNvGraphicFramePr/>
                <a:graphic xmlns:a="http://schemas.openxmlformats.org/drawingml/2006/main">
                  <a:graphicData uri="http://schemas.microsoft.com/office/word/2010/wordprocessingGroup">
                    <wpg:wgp>
                      <wpg:cNvGrpSpPr/>
                      <wpg:grpSpPr>
                        <a:xfrm>
                          <a:off x="0" y="0"/>
                          <a:ext cx="3887470" cy="169545"/>
                          <a:chOff x="0" y="0"/>
                          <a:chExt cx="6122" cy="267"/>
                        </a:xfrm>
                      </wpg:grpSpPr>
                      <wps:wsp>
                        <wps:cNvPr id="298" name="docshape338"/>
                        <wps:cNvSpPr txBox="1"/>
                        <wps:spPr bwMode="auto">
                          <a:xfrm>
                            <a:off x="5264" y="0"/>
                            <a:ext cx="858" cy="267"/>
                          </a:xfrm>
                          <a:prstGeom prst="rect">
                            <a:avLst/>
                          </a:prstGeom>
                          <a:solidFill>
                            <a:srgbClr val="102A55"/>
                          </a:solidFill>
                          <a:ln>
                            <a:noFill/>
                          </a:ln>
                        </wps:spPr>
                        <wps:txbx>
                          <w:txbxContent>
                            <w:p>
                              <w:pPr>
                                <w:spacing w:before="40"/>
                                <w:ind w:left="281"/>
                                <w:rPr>
                                  <w:rFonts w:ascii="Century Gothic"/>
                                  <w:b/>
                                  <w:color w:val="000000"/>
                                  <w:sz w:val="14"/>
                                </w:rPr>
                              </w:pPr>
                              <w:r>
                                <w:rPr>
                                  <w:rFonts w:ascii="Century Gothic"/>
                                  <w:b/>
                                  <w:color w:val="FFFFFF"/>
                                  <w:spacing w:val="-5"/>
                                  <w:w w:val="105"/>
                                  <w:sz w:val="14"/>
                                </w:rPr>
                                <w:t>14%</w:t>
                              </w:r>
                            </w:p>
                          </w:txbxContent>
                        </wps:txbx>
                        <wps:bodyPr rot="0" vert="horz" wrap="square" lIns="0" tIns="0" rIns="0" bIns="0" anchor="t" anchorCtr="0" upright="1">
                          <a:noAutofit/>
                        </wps:bodyPr>
                      </wps:wsp>
                      <wps:wsp>
                        <wps:cNvPr id="299" name="docshape339"/>
                        <wps:cNvSpPr txBox="1"/>
                        <wps:spPr bwMode="auto">
                          <a:xfrm>
                            <a:off x="3672" y="0"/>
                            <a:ext cx="1592" cy="267"/>
                          </a:xfrm>
                          <a:prstGeom prst="rect">
                            <a:avLst/>
                          </a:prstGeom>
                          <a:solidFill>
                            <a:srgbClr val="00549E"/>
                          </a:solidFill>
                          <a:ln>
                            <a:noFill/>
                          </a:ln>
                        </wps:spPr>
                        <wps:txbx>
                          <w:txbxContent>
                            <w:p>
                              <w:pPr>
                                <w:spacing w:before="38"/>
                                <w:ind w:left="631" w:right="631"/>
                                <w:jc w:val="center"/>
                                <w:rPr>
                                  <w:rFonts w:ascii="Century Gothic"/>
                                  <w:b/>
                                  <w:color w:val="000000"/>
                                  <w:sz w:val="14"/>
                                </w:rPr>
                              </w:pPr>
                              <w:r>
                                <w:rPr>
                                  <w:rFonts w:ascii="Century Gothic"/>
                                  <w:b/>
                                  <w:color w:val="FFFFFF"/>
                                  <w:spacing w:val="-5"/>
                                  <w:w w:val="110"/>
                                  <w:sz w:val="14"/>
                                </w:rPr>
                                <w:t>26%</w:t>
                              </w:r>
                            </w:p>
                          </w:txbxContent>
                        </wps:txbx>
                        <wps:bodyPr rot="0" vert="horz" wrap="square" lIns="0" tIns="0" rIns="0" bIns="0" anchor="t" anchorCtr="0" upright="1">
                          <a:noAutofit/>
                        </wps:bodyPr>
                      </wps:wsp>
                      <wps:wsp>
                        <wps:cNvPr id="300" name="docshape340"/>
                        <wps:cNvSpPr txBox="1"/>
                        <wps:spPr bwMode="auto">
                          <a:xfrm>
                            <a:off x="1897" y="0"/>
                            <a:ext cx="1776" cy="267"/>
                          </a:xfrm>
                          <a:prstGeom prst="rect">
                            <a:avLst/>
                          </a:prstGeom>
                          <a:solidFill>
                            <a:srgbClr val="0092FF"/>
                          </a:solidFill>
                          <a:ln>
                            <a:noFill/>
                          </a:ln>
                        </wps:spPr>
                        <wps:txbx>
                          <w:txbxContent>
                            <w:p>
                              <w:pPr>
                                <w:spacing w:before="37"/>
                                <w:ind w:left="669" w:right="669"/>
                                <w:jc w:val="center"/>
                                <w:rPr>
                                  <w:rFonts w:ascii="Century Gothic"/>
                                  <w:b/>
                                  <w:color w:val="000000"/>
                                  <w:sz w:val="14"/>
                                </w:rPr>
                              </w:pPr>
                              <w:r>
                                <w:rPr>
                                  <w:rFonts w:ascii="Century Gothic"/>
                                  <w:b/>
                                  <w:color w:val="FFFFFF"/>
                                  <w:spacing w:val="-5"/>
                                  <w:w w:val="105"/>
                                  <w:sz w:val="14"/>
                                </w:rPr>
                                <w:t>29%</w:t>
                              </w:r>
                            </w:p>
                          </w:txbxContent>
                        </wps:txbx>
                        <wps:bodyPr rot="0" vert="horz" wrap="square" lIns="0" tIns="0" rIns="0" bIns="0" anchor="t" anchorCtr="0" upright="1">
                          <a:noAutofit/>
                        </wps:bodyPr>
                      </wps:wsp>
                      <wps:wsp>
                        <wps:cNvPr id="301" name="docshape341"/>
                        <wps:cNvSpPr txBox="1"/>
                        <wps:spPr bwMode="auto">
                          <a:xfrm>
                            <a:off x="612" y="0"/>
                            <a:ext cx="1286" cy="267"/>
                          </a:xfrm>
                          <a:prstGeom prst="rect">
                            <a:avLst/>
                          </a:prstGeom>
                          <a:solidFill>
                            <a:srgbClr val="66BDFF"/>
                          </a:solidFill>
                          <a:ln>
                            <a:noFill/>
                          </a:ln>
                        </wps:spPr>
                        <wps:txbx>
                          <w:txbxContent>
                            <w:p>
                              <w:pPr>
                                <w:spacing w:before="35"/>
                                <w:ind w:left="491" w:right="491"/>
                                <w:jc w:val="center"/>
                                <w:rPr>
                                  <w:rFonts w:ascii="Century Gothic"/>
                                  <w:b/>
                                  <w:color w:val="000000"/>
                                  <w:sz w:val="14"/>
                                </w:rPr>
                              </w:pPr>
                              <w:r>
                                <w:rPr>
                                  <w:rFonts w:ascii="Century Gothic"/>
                                  <w:b/>
                                  <w:color w:val="FFFFFF"/>
                                  <w:spacing w:val="-5"/>
                                  <w:sz w:val="14"/>
                                </w:rPr>
                                <w:t>21%</w:t>
                              </w:r>
                            </w:p>
                          </w:txbxContent>
                        </wps:txbx>
                        <wps:bodyPr rot="0" vert="horz" wrap="square" lIns="0" tIns="0" rIns="0" bIns="0" anchor="t" anchorCtr="0" upright="1">
                          <a:noAutofit/>
                        </wps:bodyPr>
                      </wps:wsp>
                      <wps:wsp>
                        <wps:cNvPr id="302" name="docshape342"/>
                        <wps:cNvSpPr txBox="1"/>
                        <wps:spPr bwMode="auto">
                          <a:xfrm>
                            <a:off x="0" y="0"/>
                            <a:ext cx="613" cy="267"/>
                          </a:xfrm>
                          <a:prstGeom prst="rect">
                            <a:avLst/>
                          </a:prstGeom>
                          <a:solidFill>
                            <a:srgbClr val="C3E5FF"/>
                          </a:solidFill>
                          <a:ln>
                            <a:noFill/>
                          </a:ln>
                        </wps:spPr>
                        <wps:txbx>
                          <w:txbxContent>
                            <w:p>
                              <w:pPr>
                                <w:spacing w:before="34"/>
                                <w:ind w:left="160"/>
                                <w:rPr>
                                  <w:rFonts w:ascii="Century Gothic"/>
                                  <w:b/>
                                  <w:color w:val="000000"/>
                                  <w:sz w:val="14"/>
                                </w:rPr>
                              </w:pPr>
                              <w:r>
                                <w:rPr>
                                  <w:rFonts w:ascii="Century Gothic"/>
                                  <w:b/>
                                  <w:color w:val="000000"/>
                                  <w:spacing w:val="-5"/>
                                  <w:w w:val="105"/>
                                  <w:sz w:val="14"/>
                                </w:rPr>
                                <w:t>10%</w:t>
                              </w:r>
                            </w:p>
                          </w:txbxContent>
                        </wps:txbx>
                        <wps:bodyPr rot="0" vert="horz" wrap="square" lIns="0" tIns="0" rIns="0" bIns="0" anchor="t" anchorCtr="0" upright="1">
                          <a:noAutofit/>
                        </wps:bodyPr>
                      </wps:wsp>
                    </wpg:wgp>
                  </a:graphicData>
                </a:graphic>
              </wp:inline>
            </w:drawing>
          </mc:Choice>
          <mc:Fallback>
            <w:pict>
              <v:group id="docshapegroup337" o:spid="_x0000_s1026" o:spt="203" style="height:13.35pt;width:306.1pt;" coordsize="6122,267" o:gfxdata="UEsDBAoAAAAAAIdO4kAAAAAAAAAAAAAAAAAEAAAAZHJzL1BLAwQUAAAACACHTuJAxGiGud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MRohrnVAAAABAEAAA8A&#10;AAAAAAAAAQAgAAAAIgAAAGRycy9kb3ducmV2LnhtbFBLAQIUABQAAAAIAIdO4kCLdghT/gIAAKYN&#10;AAAOAAAAAAAAAAEAIAAAACQBAABkcnMvZTJvRG9jLnhtbFBLBQYAAAAABgAGAFkBAACUBgAAAAA=&#10;">
                <o:lock v:ext="edit" aspectratio="f"/>
                <v:shape id="docshape338" o:spid="_x0000_s1026" o:spt="202" type="#_x0000_t202" style="position:absolute;left:5264;top:0;height:267;width:858;" fillcolor="#102A55" filled="t" stroked="f" coordsize="21600,21600" o:gfxdata="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5sH4ugAAANw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40"/>
                          <w:ind w:left="281"/>
                          <w:rPr>
                            <w:rFonts w:ascii="Century Gothic"/>
                            <w:b/>
                            <w:color w:val="000000"/>
                            <w:sz w:val="14"/>
                          </w:rPr>
                        </w:pPr>
                        <w:r>
                          <w:rPr>
                            <w:rFonts w:ascii="Century Gothic"/>
                            <w:b/>
                            <w:color w:val="FFFFFF"/>
                            <w:spacing w:val="-5"/>
                            <w:w w:val="105"/>
                            <w:sz w:val="14"/>
                          </w:rPr>
                          <w:t>14%</w:t>
                        </w:r>
                      </w:p>
                    </w:txbxContent>
                  </v:textbox>
                </v:shape>
                <v:shape id="docshape339" o:spid="_x0000_s1026" o:spt="202" type="#_x0000_t202" style="position:absolute;left:3672;top:0;height:267;width:1592;" fillcolor="#00549E" filled="t" stroked="f" coordsize="21600,21600" o:gfxdata="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6wT+&#10;wAAAANw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pPr>
                          <w:spacing w:before="38"/>
                          <w:ind w:left="631" w:right="631"/>
                          <w:jc w:val="center"/>
                          <w:rPr>
                            <w:rFonts w:ascii="Century Gothic"/>
                            <w:b/>
                            <w:color w:val="000000"/>
                            <w:sz w:val="14"/>
                          </w:rPr>
                        </w:pPr>
                        <w:r>
                          <w:rPr>
                            <w:rFonts w:ascii="Century Gothic"/>
                            <w:b/>
                            <w:color w:val="FFFFFF"/>
                            <w:spacing w:val="-5"/>
                            <w:w w:val="110"/>
                            <w:sz w:val="14"/>
                          </w:rPr>
                          <w:t>26%</w:t>
                        </w:r>
                      </w:p>
                    </w:txbxContent>
                  </v:textbox>
                </v:shape>
                <v:shape id="docshape340" o:spid="_x0000_s1026" o:spt="202" type="#_x0000_t202" style="position:absolute;left:1897;top:0;height:267;width:1776;" fillcolor="#0092FF" filled="t" stroked="f" coordsize="21600,21600" o:gfxdata="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6My465AAAA3AAA&#10;AA8AAAAAAAAAAQAgAAAAIgAAAGRycy9kb3ducmV2LnhtbFBLAQIUABQAAAAIAIdO4kAzLwWeOwAA&#10;ADkAAAAQAAAAAAAAAAEAIAAAAAgBAABkcnMvc2hhcGV4bWwueG1sUEsFBgAAAAAGAAYAWwEAALID&#10;AAAAAA==&#10;">
                  <v:fill on="t" focussize="0,0"/>
                  <v:stroke on="f"/>
                  <v:imagedata o:title=""/>
                  <o:lock v:ext="edit" aspectratio="f"/>
                  <v:textbox inset="0mm,0mm,0mm,0mm">
                    <w:txbxContent>
                      <w:p>
                        <w:pPr>
                          <w:spacing w:before="37"/>
                          <w:ind w:left="669" w:right="669"/>
                          <w:jc w:val="center"/>
                          <w:rPr>
                            <w:rFonts w:ascii="Century Gothic"/>
                            <w:b/>
                            <w:color w:val="000000"/>
                            <w:sz w:val="14"/>
                          </w:rPr>
                        </w:pPr>
                        <w:r>
                          <w:rPr>
                            <w:rFonts w:ascii="Century Gothic"/>
                            <w:b/>
                            <w:color w:val="FFFFFF"/>
                            <w:spacing w:val="-5"/>
                            <w:w w:val="105"/>
                            <w:sz w:val="14"/>
                          </w:rPr>
                          <w:t>29%</w:t>
                        </w:r>
                      </w:p>
                    </w:txbxContent>
                  </v:textbox>
                </v:shape>
                <v:shape id="docshape341" o:spid="_x0000_s1026" o:spt="202" type="#_x0000_t202" style="position:absolute;left:612;top:0;height:267;width:1286;" fillcolor="#66BDFF" filled="t" stroked="f" coordsize="21600,21600" o:gfxdata="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Bsy7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35"/>
                          <w:ind w:left="491" w:right="491"/>
                          <w:jc w:val="center"/>
                          <w:rPr>
                            <w:rFonts w:ascii="Century Gothic"/>
                            <w:b/>
                            <w:color w:val="000000"/>
                            <w:sz w:val="14"/>
                          </w:rPr>
                        </w:pPr>
                        <w:r>
                          <w:rPr>
                            <w:rFonts w:ascii="Century Gothic"/>
                            <w:b/>
                            <w:color w:val="FFFFFF"/>
                            <w:spacing w:val="-5"/>
                            <w:sz w:val="14"/>
                          </w:rPr>
                          <w:t>21%</w:t>
                        </w:r>
                      </w:p>
                    </w:txbxContent>
                  </v:textbox>
                </v:shape>
                <v:shape id="docshape342" o:spid="_x0000_s1026" o:spt="202" type="#_x0000_t202" style="position:absolute;left:0;top:0;height:267;width:613;" fillcolor="#C3E5FF" filled="t" stroked="f" coordsize="21600,21600" o:gfxdata="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ZjO6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34"/>
                          <w:ind w:left="160"/>
                          <w:rPr>
                            <w:rFonts w:ascii="Century Gothic"/>
                            <w:b/>
                            <w:color w:val="000000"/>
                            <w:sz w:val="14"/>
                          </w:rPr>
                        </w:pPr>
                        <w:r>
                          <w:rPr>
                            <w:rFonts w:ascii="Century Gothic"/>
                            <w:b/>
                            <w:color w:val="000000"/>
                            <w:spacing w:val="-5"/>
                            <w:w w:val="105"/>
                            <w:sz w:val="14"/>
                          </w:rPr>
                          <w:t>10%</w:t>
                        </w:r>
                      </w:p>
                    </w:txbxContent>
                  </v:textbox>
                </v:shape>
                <w10:wrap type="none"/>
                <w10:anchorlock/>
              </v:group>
            </w:pict>
          </mc:Fallback>
        </mc:AlternateContent>
      </w:r>
    </w:p>
    <w:p>
      <w:pPr>
        <w:pStyle w:val="6"/>
        <w:spacing w:before="9"/>
        <w:rPr>
          <w:sz w:val="23"/>
        </w:rPr>
      </w:pPr>
    </w:p>
    <w:p>
      <w:pPr>
        <w:tabs>
          <w:tab w:val="left" w:pos="1669"/>
          <w:tab w:val="left" w:pos="2371"/>
          <w:tab w:val="left" w:pos="3723"/>
          <w:tab w:val="left" w:pos="4439"/>
        </w:tabs>
        <w:spacing w:before="1"/>
        <w:ind w:left="236"/>
        <w:jc w:val="center"/>
        <w:rPr>
          <w:sz w:val="14"/>
        </w:rPr>
      </w:pPr>
      <w:r>
        <mc:AlternateContent>
          <mc:Choice Requires="wps">
            <w:drawing>
              <wp:anchor distT="0" distB="0" distL="114300" distR="114300" simplePos="0" relativeHeight="251796480" behindDoc="0" locked="0" layoutInCell="1" allowOverlap="1">
                <wp:simplePos x="0" y="0"/>
                <wp:positionH relativeFrom="page">
                  <wp:posOffset>914400</wp:posOffset>
                </wp:positionH>
                <wp:positionV relativeFrom="paragraph">
                  <wp:posOffset>13970</wp:posOffset>
                </wp:positionV>
                <wp:extent cx="73660" cy="73660"/>
                <wp:effectExtent l="0" t="0" r="2540" b="2540"/>
                <wp:wrapNone/>
                <wp:docPr id="303" name="docshape343"/>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C3E5FF"/>
                        </a:solidFill>
                        <a:ln>
                          <a:noFill/>
                        </a:ln>
                      </wps:spPr>
                      <wps:bodyPr rot="0" vert="horz" wrap="square" lIns="91440" tIns="45720" rIns="91440" bIns="45720" anchor="t" anchorCtr="0" upright="1">
                        <a:noAutofit/>
                      </wps:bodyPr>
                    </wps:wsp>
                  </a:graphicData>
                </a:graphic>
              </wp:anchor>
            </w:drawing>
          </mc:Choice>
          <mc:Fallback>
            <w:pict>
              <v:rect id="docshape343" o:spid="_x0000_s1026" o:spt="1" style="position:absolute;left:0pt;margin-left:72pt;margin-top:1.1pt;height:5.8pt;width:5.8pt;mso-position-horizontal-relative:page;z-index:251796480;mso-width-relative:page;mso-height-relative:page;" fillcolor="#C3E5FF" filled="t" stroked="f" coordsize="21600,21600" o:gfxdata="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ax+6vYAAAACAEAAA8AAAAAAAAAAQAgAAAAIgAAAGRycy9kb3ducmV2LnhtbFBL&#10;AQIUABQAAAAIAIdO4kBTrIyz9gEAAPgDAAAOAAAAAAAAAAEAIAAAACcBAABkcnMvZTJvRG9jLnht&#10;bFBLBQYAAAAABgAGAFkBAACPBQAAAAA=&#10;">
                <v:fill on="t" focussize="0,0"/>
                <v:stroke on="f"/>
                <v:imagedata o:title=""/>
                <o:lock v:ext="edit" aspectratio="f"/>
              </v:rect>
            </w:pict>
          </mc:Fallback>
        </mc:AlternateContent>
      </w:r>
      <w:r>
        <mc:AlternateContent>
          <mc:Choice Requires="wps">
            <w:drawing>
              <wp:anchor distT="0" distB="0" distL="114300" distR="114300" simplePos="0" relativeHeight="251807744" behindDoc="1" locked="0" layoutInCell="1" allowOverlap="1">
                <wp:simplePos x="0" y="0"/>
                <wp:positionH relativeFrom="page">
                  <wp:posOffset>1824355</wp:posOffset>
                </wp:positionH>
                <wp:positionV relativeFrom="paragraph">
                  <wp:posOffset>13970</wp:posOffset>
                </wp:positionV>
                <wp:extent cx="73660" cy="73660"/>
                <wp:effectExtent l="0" t="0" r="2540" b="2540"/>
                <wp:wrapNone/>
                <wp:docPr id="304" name="docshape344"/>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66BDFF"/>
                        </a:solidFill>
                        <a:ln>
                          <a:noFill/>
                        </a:ln>
                      </wps:spPr>
                      <wps:bodyPr rot="0" vert="horz" wrap="square" lIns="91440" tIns="45720" rIns="91440" bIns="45720" anchor="t" anchorCtr="0" upright="1">
                        <a:noAutofit/>
                      </wps:bodyPr>
                    </wps:wsp>
                  </a:graphicData>
                </a:graphic>
              </wp:anchor>
            </w:drawing>
          </mc:Choice>
          <mc:Fallback>
            <w:pict>
              <v:rect id="docshape344" o:spid="_x0000_s1026" o:spt="1" style="position:absolute;left:0pt;margin-left:143.65pt;margin-top:1.1pt;height:5.8pt;width:5.8pt;mso-position-horizontal-relative:page;z-index:-251508736;mso-width-relative:page;mso-height-relative:page;" fillcolor="#66BDFF" filled="t" stroked="f" coordsize="21600,21600" o:gfxdata="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VCxYNcAAAAIAQAADwAAAAAAAAABACAAAAAiAAAAZHJzL2Rvd25yZXYueG1sUEsB&#10;AhQAFAAAAAgAh07iQHlMYNv2AQAA+AMAAA4AAAAAAAAAAQAgAAAAJgEAAGRycy9lMm9Eb2MueG1s&#10;UEsFBgAAAAAGAAYAWQEAAI4FAAAAAA==&#10;">
                <v:fill on="t" focussize="0,0"/>
                <v:stroke on="f"/>
                <v:imagedata o:title=""/>
                <o:lock v:ext="edit" aspectratio="f"/>
              </v:rect>
            </w:pict>
          </mc:Fallback>
        </mc:AlternateContent>
      </w:r>
      <w:r>
        <mc:AlternateContent>
          <mc:Choice Requires="wps">
            <w:drawing>
              <wp:anchor distT="0" distB="0" distL="114300" distR="114300" simplePos="0" relativeHeight="251808768" behindDoc="1" locked="0" layoutInCell="1" allowOverlap="1">
                <wp:simplePos x="0" y="0"/>
                <wp:positionH relativeFrom="page">
                  <wp:posOffset>2270125</wp:posOffset>
                </wp:positionH>
                <wp:positionV relativeFrom="paragraph">
                  <wp:posOffset>13970</wp:posOffset>
                </wp:positionV>
                <wp:extent cx="73660" cy="73660"/>
                <wp:effectExtent l="0" t="0" r="2540" b="2540"/>
                <wp:wrapNone/>
                <wp:docPr id="305" name="docshape345"/>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0092FF"/>
                        </a:solidFill>
                        <a:ln>
                          <a:noFill/>
                        </a:ln>
                      </wps:spPr>
                      <wps:bodyPr rot="0" vert="horz" wrap="square" lIns="91440" tIns="45720" rIns="91440" bIns="45720" anchor="t" anchorCtr="0" upright="1">
                        <a:noAutofit/>
                      </wps:bodyPr>
                    </wps:wsp>
                  </a:graphicData>
                </a:graphic>
              </wp:anchor>
            </w:drawing>
          </mc:Choice>
          <mc:Fallback>
            <w:pict>
              <v:rect id="docshape345" o:spid="_x0000_s1026" o:spt="1" style="position:absolute;left:0pt;margin-left:178.75pt;margin-top:1.1pt;height:5.8pt;width:5.8pt;mso-position-horizontal-relative:page;z-index:-251507712;mso-width-relative:page;mso-height-relative:page;" fillcolor="#0092FF" filled="t" stroked="f" coordsize="21600,21600" o:gfxdata="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NyGr9kAAAAIAQAADwAAAAAAAAABACAAAAAiAAAAZHJzL2Rvd25yZXYueG1sUEsB&#10;AhQAFAAAAAgAh07iQBfgbxf0AQAA+AMAAA4AAAAAAAAAAQAgAAAAKAEAAGRycy9lMm9Eb2MueG1s&#10;UEsFBgAAAAAGAAYAWQEAAI4FAAAAAA==&#10;">
                <v:fill on="t" focussize="0,0"/>
                <v:stroke on="f"/>
                <v:imagedata o:title=""/>
                <o:lock v:ext="edit" aspectratio="f"/>
              </v:rect>
            </w:pict>
          </mc:Fallback>
        </mc:AlternateContent>
      </w:r>
      <w:r>
        <mc:AlternateContent>
          <mc:Choice Requires="wps">
            <w:drawing>
              <wp:anchor distT="0" distB="0" distL="114300" distR="114300" simplePos="0" relativeHeight="251808768" behindDoc="1" locked="0" layoutInCell="1" allowOverlap="1">
                <wp:simplePos x="0" y="0"/>
                <wp:positionH relativeFrom="page">
                  <wp:posOffset>3128645</wp:posOffset>
                </wp:positionH>
                <wp:positionV relativeFrom="paragraph">
                  <wp:posOffset>13970</wp:posOffset>
                </wp:positionV>
                <wp:extent cx="73660" cy="73660"/>
                <wp:effectExtent l="0" t="0" r="2540" b="2540"/>
                <wp:wrapNone/>
                <wp:docPr id="306" name="docshape346"/>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00549E"/>
                        </a:solidFill>
                        <a:ln>
                          <a:noFill/>
                        </a:ln>
                      </wps:spPr>
                      <wps:bodyPr rot="0" vert="horz" wrap="square" lIns="91440" tIns="45720" rIns="91440" bIns="45720" anchor="t" anchorCtr="0" upright="1">
                        <a:noAutofit/>
                      </wps:bodyPr>
                    </wps:wsp>
                  </a:graphicData>
                </a:graphic>
              </wp:anchor>
            </w:drawing>
          </mc:Choice>
          <mc:Fallback>
            <w:pict>
              <v:rect id="docshape346" o:spid="_x0000_s1026" o:spt="1" style="position:absolute;left:0pt;margin-left:246.35pt;margin-top:1.1pt;height:5.8pt;width:5.8pt;mso-position-horizontal-relative:page;z-index:-251507712;mso-width-relative:page;mso-height-relative:page;" fillcolor="#00549E" filled="t" stroked="f" coordsize="21600,21600" o:gfxdata="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xic59gAAAAIAQAADwAAAAAAAAABACAAAAAiAAAAZHJzL2Rvd25yZXYueG1sUEsB&#10;AhQAFAAAAAgAh07iQLduUKn1AQAA+AMAAA4AAAAAAAAAAQAgAAAAJwEAAGRycy9lMm9Eb2MueG1s&#10;UEsFBgAAAAAGAAYAWQEAAI4FAAAAAA==&#10;">
                <v:fill on="t" focussize="0,0"/>
                <v:stroke on="f"/>
                <v:imagedata o:title=""/>
                <o:lock v:ext="edit" aspectratio="f"/>
              </v:rect>
            </w:pict>
          </mc:Fallback>
        </mc:AlternateContent>
      </w:r>
      <w:r>
        <mc:AlternateContent>
          <mc:Choice Requires="wps">
            <w:drawing>
              <wp:anchor distT="0" distB="0" distL="114300" distR="114300" simplePos="0" relativeHeight="251809792" behindDoc="1" locked="0" layoutInCell="1" allowOverlap="1">
                <wp:simplePos x="0" y="0"/>
                <wp:positionH relativeFrom="page">
                  <wp:posOffset>3583305</wp:posOffset>
                </wp:positionH>
                <wp:positionV relativeFrom="paragraph">
                  <wp:posOffset>13970</wp:posOffset>
                </wp:positionV>
                <wp:extent cx="73660" cy="73660"/>
                <wp:effectExtent l="0" t="0" r="2540" b="2540"/>
                <wp:wrapNone/>
                <wp:docPr id="307" name="docshape347"/>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102A55"/>
                        </a:solidFill>
                        <a:ln>
                          <a:noFill/>
                        </a:ln>
                      </wps:spPr>
                      <wps:bodyPr rot="0" vert="horz" wrap="square" lIns="91440" tIns="45720" rIns="91440" bIns="45720" anchor="t" anchorCtr="0" upright="1">
                        <a:noAutofit/>
                      </wps:bodyPr>
                    </wps:wsp>
                  </a:graphicData>
                </a:graphic>
              </wp:anchor>
            </w:drawing>
          </mc:Choice>
          <mc:Fallback>
            <w:pict>
              <v:rect id="docshape347" o:spid="_x0000_s1026" o:spt="1" style="position:absolute;left:0pt;margin-left:282.15pt;margin-top:1.1pt;height:5.8pt;width:5.8pt;mso-position-horizontal-relative:page;z-index:-251506688;mso-width-relative:page;mso-height-relative:page;" fillcolor="#102A55" filled="t" stroked="f" coordsize="21600,21600" o:gfxdata="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pfDkK9sAAAAIAQAADwAAAAAAAAABACAAAAAiAAAAZHJzL2Rvd25yZXYueG1s&#10;UEsBAhQAFAAAAAgAh07iQN/BeEb1AQAA+AMAAA4AAAAAAAAAAQAgAAAAKgEAAGRycy9lMm9Eb2Mu&#10;eG1sUEsFBgAAAAAGAAYAWQEAAJEFAAAAAA==&#10;">
                <v:fill on="t" focussize="0,0"/>
                <v:stroke on="f"/>
                <v:imagedata o:title=""/>
                <o:lock v:ext="edit" aspectratio="f"/>
              </v:rect>
            </w:pict>
          </mc:Fallback>
        </mc:AlternateContent>
      </w:r>
      <w:r>
        <w:rPr>
          <w:color w:val="454C5B"/>
          <w:w w:val="115"/>
          <w:sz w:val="14"/>
        </w:rPr>
        <w:t>1</w:t>
      </w:r>
      <w:r>
        <w:rPr>
          <w:color w:val="454C5B"/>
          <w:spacing w:val="-6"/>
          <w:w w:val="115"/>
          <w:sz w:val="14"/>
        </w:rPr>
        <w:t xml:space="preserve"> </w:t>
      </w:r>
      <w:r>
        <w:rPr>
          <w:color w:val="454C5B"/>
          <w:w w:val="115"/>
          <w:sz w:val="14"/>
        </w:rPr>
        <w:t>(Not</w:t>
      </w:r>
      <w:r>
        <w:rPr>
          <w:color w:val="454C5B"/>
          <w:spacing w:val="-6"/>
          <w:w w:val="115"/>
          <w:sz w:val="14"/>
        </w:rPr>
        <w:t xml:space="preserve"> </w:t>
      </w:r>
      <w:r>
        <w:rPr>
          <w:color w:val="454C5B"/>
          <w:spacing w:val="-2"/>
          <w:w w:val="115"/>
          <w:sz w:val="14"/>
        </w:rPr>
        <w:t>Clear)</w:t>
      </w:r>
      <w:r>
        <w:rPr>
          <w:color w:val="454C5B"/>
          <w:sz w:val="14"/>
        </w:rPr>
        <w:tab/>
      </w:r>
      <w:r>
        <w:rPr>
          <w:color w:val="454C5B"/>
          <w:spacing w:val="-10"/>
          <w:w w:val="115"/>
          <w:sz w:val="14"/>
        </w:rPr>
        <w:t>2</w:t>
      </w:r>
      <w:r>
        <w:rPr>
          <w:color w:val="454C5B"/>
          <w:sz w:val="14"/>
        </w:rPr>
        <w:tab/>
      </w:r>
      <w:r>
        <w:rPr>
          <w:color w:val="454C5B"/>
          <w:w w:val="115"/>
          <w:sz w:val="14"/>
        </w:rPr>
        <w:t>3</w:t>
      </w:r>
      <w:r>
        <w:rPr>
          <w:color w:val="454C5B"/>
          <w:spacing w:val="-9"/>
          <w:w w:val="115"/>
          <w:sz w:val="14"/>
        </w:rPr>
        <w:t xml:space="preserve"> </w:t>
      </w:r>
      <w:r>
        <w:rPr>
          <w:color w:val="454C5B"/>
          <w:spacing w:val="-2"/>
          <w:w w:val="115"/>
          <w:sz w:val="14"/>
        </w:rPr>
        <w:t>(Neutral)</w:t>
      </w:r>
      <w:r>
        <w:rPr>
          <w:color w:val="454C5B"/>
          <w:sz w:val="14"/>
        </w:rPr>
        <w:tab/>
      </w:r>
      <w:r>
        <w:rPr>
          <w:color w:val="454C5B"/>
          <w:spacing w:val="-10"/>
          <w:w w:val="115"/>
          <w:sz w:val="14"/>
        </w:rPr>
        <w:t>4</w:t>
      </w:r>
      <w:r>
        <w:rPr>
          <w:color w:val="454C5B"/>
          <w:sz w:val="14"/>
        </w:rPr>
        <w:tab/>
      </w:r>
      <w:r>
        <w:rPr>
          <w:color w:val="454C5B"/>
          <w:spacing w:val="-2"/>
          <w:w w:val="115"/>
          <w:sz w:val="14"/>
        </w:rPr>
        <w:t>5</w:t>
      </w:r>
      <w:r>
        <w:rPr>
          <w:color w:val="454C5B"/>
          <w:spacing w:val="-7"/>
          <w:w w:val="115"/>
          <w:sz w:val="14"/>
        </w:rPr>
        <w:t xml:space="preserve"> </w:t>
      </w:r>
      <w:r>
        <w:rPr>
          <w:color w:val="454C5B"/>
          <w:spacing w:val="-2"/>
          <w:w w:val="115"/>
          <w:sz w:val="14"/>
        </w:rPr>
        <w:t>(Very</w:t>
      </w:r>
      <w:r>
        <w:rPr>
          <w:color w:val="454C5B"/>
          <w:spacing w:val="-6"/>
          <w:w w:val="115"/>
          <w:sz w:val="14"/>
        </w:rPr>
        <w:t xml:space="preserve"> </w:t>
      </w:r>
      <w:r>
        <w:rPr>
          <w:color w:val="454C5B"/>
          <w:spacing w:val="-2"/>
          <w:w w:val="115"/>
          <w:sz w:val="14"/>
        </w:rPr>
        <w:t>Clear)</w:t>
      </w:r>
    </w:p>
    <w:p>
      <w:pPr>
        <w:pStyle w:val="6"/>
        <w:spacing w:before="112" w:line="276" w:lineRule="auto"/>
        <w:ind w:left="297" w:right="1320"/>
      </w:pPr>
      <w:r>
        <w:br w:type="column"/>
      </w:r>
      <w:r>
        <w:rPr>
          <w:w w:val="115"/>
        </w:rPr>
        <w:t>A</w:t>
      </w:r>
      <w:r>
        <w:rPr>
          <w:spacing w:val="-13"/>
          <w:w w:val="115"/>
        </w:rPr>
        <w:t xml:space="preserve"> </w:t>
      </w:r>
      <w:r>
        <w:rPr>
          <w:w w:val="115"/>
        </w:rPr>
        <w:t>notable</w:t>
      </w:r>
      <w:r>
        <w:rPr>
          <w:spacing w:val="-13"/>
          <w:w w:val="115"/>
        </w:rPr>
        <w:t xml:space="preserve"> </w:t>
      </w:r>
      <w:r>
        <w:rPr>
          <w:w w:val="115"/>
        </w:rPr>
        <w:t>difference</w:t>
      </w:r>
      <w:r>
        <w:rPr>
          <w:spacing w:val="-13"/>
          <w:w w:val="115"/>
        </w:rPr>
        <w:t xml:space="preserve"> </w:t>
      </w:r>
      <w:r>
        <w:rPr>
          <w:w w:val="115"/>
        </w:rPr>
        <w:t>emerges when comparing responses from C-level executives</w:t>
      </w:r>
    </w:p>
    <w:p>
      <w:pPr>
        <w:pStyle w:val="6"/>
        <w:spacing w:line="276" w:lineRule="auto"/>
        <w:ind w:left="297" w:right="1754"/>
      </w:pPr>
      <w:r>
        <w:rPr>
          <w:w w:val="115"/>
        </w:rPr>
        <w:t>and staff. Among C-level executives, a significant 52% report being very</w:t>
      </w:r>
      <w:r>
        <w:rPr>
          <w:spacing w:val="40"/>
          <w:w w:val="115"/>
        </w:rPr>
        <w:t xml:space="preserve"> </w:t>
      </w:r>
      <w:r>
        <w:rPr>
          <w:w w:val="115"/>
        </w:rPr>
        <w:t>clear on AI use cases in cybersecurity,</w:t>
      </w:r>
      <w:r>
        <w:rPr>
          <w:spacing w:val="-13"/>
          <w:w w:val="115"/>
        </w:rPr>
        <w:t xml:space="preserve"> </w:t>
      </w:r>
      <w:r>
        <w:rPr>
          <w:w w:val="115"/>
        </w:rPr>
        <w:t>compared</w:t>
      </w:r>
      <w:r>
        <w:rPr>
          <w:spacing w:val="-13"/>
          <w:w w:val="115"/>
        </w:rPr>
        <w:t xml:space="preserve"> </w:t>
      </w:r>
      <w:r>
        <w:rPr>
          <w:w w:val="115"/>
        </w:rPr>
        <w:t>to</w:t>
      </w:r>
    </w:p>
    <w:p>
      <w:pPr>
        <w:pStyle w:val="6"/>
        <w:spacing w:line="276" w:lineRule="auto"/>
        <w:ind w:left="297" w:right="1215"/>
      </w:pPr>
      <w:r>
        <w:rPr>
          <w:w w:val="115"/>
        </w:rPr>
        <w:t>only</w:t>
      </w:r>
      <w:r>
        <w:rPr>
          <w:spacing w:val="-9"/>
          <w:w w:val="115"/>
        </w:rPr>
        <w:t xml:space="preserve"> </w:t>
      </w:r>
      <w:r>
        <w:rPr>
          <w:w w:val="115"/>
        </w:rPr>
        <w:t>14%</w:t>
      </w:r>
      <w:r>
        <w:rPr>
          <w:spacing w:val="-9"/>
          <w:w w:val="115"/>
        </w:rPr>
        <w:t xml:space="preserve"> </w:t>
      </w:r>
      <w:r>
        <w:rPr>
          <w:w w:val="115"/>
        </w:rPr>
        <w:t>of</w:t>
      </w:r>
      <w:r>
        <w:rPr>
          <w:spacing w:val="-9"/>
          <w:w w:val="115"/>
        </w:rPr>
        <w:t xml:space="preserve"> </w:t>
      </w:r>
      <w:r>
        <w:rPr>
          <w:w w:val="115"/>
        </w:rPr>
        <w:t>staff</w:t>
      </w:r>
      <w:r>
        <w:rPr>
          <w:spacing w:val="-9"/>
          <w:w w:val="115"/>
        </w:rPr>
        <w:t xml:space="preserve"> </w:t>
      </w:r>
      <w:r>
        <w:rPr>
          <w:w w:val="115"/>
        </w:rPr>
        <w:t>feeling</w:t>
      </w:r>
      <w:r>
        <w:rPr>
          <w:spacing w:val="-9"/>
          <w:w w:val="115"/>
        </w:rPr>
        <w:t xml:space="preserve"> </w:t>
      </w:r>
      <w:r>
        <w:rPr>
          <w:w w:val="115"/>
        </w:rPr>
        <w:t>the same. This stark contrast</w:t>
      </w:r>
    </w:p>
    <w:p>
      <w:pPr>
        <w:spacing w:line="276" w:lineRule="auto"/>
        <w:sectPr>
          <w:type w:val="continuous"/>
          <w:pgSz w:w="12240" w:h="15840"/>
          <w:pgMar w:top="1500" w:right="0" w:bottom="280" w:left="520" w:header="0" w:footer="675" w:gutter="0"/>
          <w:cols w:equalWidth="0" w:num="2">
            <w:col w:w="7065" w:space="40"/>
            <w:col w:w="4615"/>
          </w:cols>
        </w:sectPr>
      </w:pPr>
    </w:p>
    <w:p>
      <w:pPr>
        <w:pStyle w:val="6"/>
        <w:spacing w:line="276" w:lineRule="auto"/>
        <w:ind w:left="920" w:right="1792"/>
      </w:pPr>
      <w:r>
        <w:rPr>
          <w:w w:val="115"/>
        </w:rPr>
        <w:t>might suggest that C-level executives have a more aspirational or vision-oriented understanding of AI, focusing on broader goals and potentials, whereas staff, who are typically closer to the practical implementation, might be more aware of the complexities and uncertainties involved. It’s</w:t>
      </w:r>
      <w:r>
        <w:rPr>
          <w:spacing w:val="-6"/>
          <w:w w:val="115"/>
        </w:rPr>
        <w:t xml:space="preserve"> </w:t>
      </w:r>
      <w:r>
        <w:rPr>
          <w:w w:val="115"/>
        </w:rPr>
        <w:t>interesting</w:t>
      </w:r>
      <w:r>
        <w:rPr>
          <w:spacing w:val="-6"/>
          <w:w w:val="115"/>
        </w:rPr>
        <w:t xml:space="preserve"> </w:t>
      </w:r>
      <w:r>
        <w:rPr>
          <w:w w:val="115"/>
        </w:rPr>
        <w:t>to</w:t>
      </w:r>
      <w:r>
        <w:rPr>
          <w:spacing w:val="-6"/>
          <w:w w:val="115"/>
        </w:rPr>
        <w:t xml:space="preserve"> </w:t>
      </w:r>
      <w:r>
        <w:rPr>
          <w:w w:val="115"/>
        </w:rPr>
        <w:t>note</w:t>
      </w:r>
      <w:r>
        <w:rPr>
          <w:spacing w:val="-6"/>
          <w:w w:val="115"/>
        </w:rPr>
        <w:t xml:space="preserve"> </w:t>
      </w:r>
      <w:r>
        <w:rPr>
          <w:w w:val="115"/>
        </w:rPr>
        <w:t>that</w:t>
      </w:r>
      <w:r>
        <w:rPr>
          <w:spacing w:val="-6"/>
          <w:w w:val="115"/>
        </w:rPr>
        <w:t xml:space="preserve"> </w:t>
      </w:r>
      <w:r>
        <w:rPr>
          <w:w w:val="115"/>
        </w:rPr>
        <w:t>staff</w:t>
      </w:r>
      <w:r>
        <w:rPr>
          <w:spacing w:val="-6"/>
          <w:w w:val="115"/>
        </w:rPr>
        <w:t xml:space="preserve"> </w:t>
      </w:r>
      <w:r>
        <w:rPr>
          <w:w w:val="115"/>
        </w:rPr>
        <w:t>usually</w:t>
      </w:r>
      <w:r>
        <w:rPr>
          <w:spacing w:val="-6"/>
          <w:w w:val="115"/>
        </w:rPr>
        <w:t xml:space="preserve"> </w:t>
      </w:r>
      <w:r>
        <w:rPr>
          <w:w w:val="115"/>
        </w:rPr>
        <w:t>tend</w:t>
      </w:r>
      <w:r>
        <w:rPr>
          <w:spacing w:val="-6"/>
          <w:w w:val="115"/>
        </w:rPr>
        <w:t xml:space="preserve"> </w:t>
      </w:r>
      <w:r>
        <w:rPr>
          <w:w w:val="115"/>
        </w:rPr>
        <w:t>to</w:t>
      </w:r>
      <w:r>
        <w:rPr>
          <w:spacing w:val="-6"/>
          <w:w w:val="115"/>
        </w:rPr>
        <w:t xml:space="preserve"> </w:t>
      </w:r>
      <w:r>
        <w:rPr>
          <w:w w:val="115"/>
        </w:rPr>
        <w:t>buy</w:t>
      </w:r>
      <w:r>
        <w:rPr>
          <w:spacing w:val="-6"/>
          <w:w w:val="115"/>
        </w:rPr>
        <w:t xml:space="preserve"> </w:t>
      </w:r>
      <w:r>
        <w:rPr>
          <w:w w:val="115"/>
        </w:rPr>
        <w:t>into</w:t>
      </w:r>
      <w:r>
        <w:rPr>
          <w:spacing w:val="-6"/>
          <w:w w:val="115"/>
        </w:rPr>
        <w:t xml:space="preserve"> </w:t>
      </w:r>
      <w:r>
        <w:rPr>
          <w:w w:val="115"/>
        </w:rPr>
        <w:t>new</w:t>
      </w:r>
      <w:r>
        <w:rPr>
          <w:spacing w:val="-6"/>
          <w:w w:val="115"/>
        </w:rPr>
        <w:t xml:space="preserve"> </w:t>
      </w:r>
      <w:r>
        <w:rPr>
          <w:w w:val="115"/>
        </w:rPr>
        <w:t>technologies</w:t>
      </w:r>
      <w:r>
        <w:rPr>
          <w:spacing w:val="-6"/>
          <w:w w:val="115"/>
        </w:rPr>
        <w:t xml:space="preserve"> </w:t>
      </w:r>
      <w:r>
        <w:rPr>
          <w:w w:val="115"/>
        </w:rPr>
        <w:t>like</w:t>
      </w:r>
      <w:r>
        <w:rPr>
          <w:spacing w:val="-6"/>
          <w:w w:val="115"/>
        </w:rPr>
        <w:t xml:space="preserve"> </w:t>
      </w:r>
      <w:r>
        <w:rPr>
          <w:w w:val="115"/>
        </w:rPr>
        <w:t>AI</w:t>
      </w:r>
      <w:r>
        <w:rPr>
          <w:spacing w:val="-6"/>
          <w:w w:val="115"/>
        </w:rPr>
        <w:t xml:space="preserve"> </w:t>
      </w:r>
      <w:r>
        <w:rPr>
          <w:w w:val="115"/>
        </w:rPr>
        <w:t>earlier</w:t>
      </w:r>
      <w:r>
        <w:rPr>
          <w:spacing w:val="-6"/>
          <w:w w:val="115"/>
        </w:rPr>
        <w:t xml:space="preserve"> </w:t>
      </w:r>
      <w:r>
        <w:rPr>
          <w:w w:val="115"/>
        </w:rPr>
        <w:t>than</w:t>
      </w:r>
      <w:r>
        <w:rPr>
          <w:spacing w:val="-6"/>
          <w:w w:val="115"/>
        </w:rPr>
        <w:t xml:space="preserve"> </w:t>
      </w:r>
      <w:r>
        <w:rPr>
          <w:w w:val="115"/>
        </w:rPr>
        <w:t>the C-suite,</w:t>
      </w:r>
      <w:r>
        <w:rPr>
          <w:spacing w:val="-9"/>
          <w:w w:val="115"/>
        </w:rPr>
        <w:t xml:space="preserve"> </w:t>
      </w:r>
      <w:r>
        <w:rPr>
          <w:w w:val="115"/>
        </w:rPr>
        <w:t>yet</w:t>
      </w:r>
      <w:r>
        <w:rPr>
          <w:spacing w:val="-8"/>
          <w:w w:val="115"/>
        </w:rPr>
        <w:t xml:space="preserve"> </w:t>
      </w:r>
      <w:r>
        <w:rPr>
          <w:w w:val="115"/>
        </w:rPr>
        <w:t>in</w:t>
      </w:r>
      <w:r>
        <w:rPr>
          <w:spacing w:val="-8"/>
          <w:w w:val="115"/>
        </w:rPr>
        <w:t xml:space="preserve"> </w:t>
      </w:r>
      <w:r>
        <w:rPr>
          <w:w w:val="115"/>
        </w:rPr>
        <w:t>this</w:t>
      </w:r>
      <w:r>
        <w:rPr>
          <w:spacing w:val="-8"/>
          <w:w w:val="115"/>
        </w:rPr>
        <w:t xml:space="preserve"> </w:t>
      </w:r>
      <w:r>
        <w:rPr>
          <w:w w:val="115"/>
        </w:rPr>
        <w:t>case,</w:t>
      </w:r>
      <w:r>
        <w:rPr>
          <w:spacing w:val="-8"/>
          <w:w w:val="115"/>
        </w:rPr>
        <w:t xml:space="preserve"> </w:t>
      </w:r>
      <w:r>
        <w:rPr>
          <w:w w:val="115"/>
        </w:rPr>
        <w:t>their</w:t>
      </w:r>
      <w:r>
        <w:rPr>
          <w:spacing w:val="-9"/>
          <w:w w:val="115"/>
        </w:rPr>
        <w:t xml:space="preserve"> </w:t>
      </w:r>
      <w:r>
        <w:rPr>
          <w:w w:val="115"/>
        </w:rPr>
        <w:t>lower</w:t>
      </w:r>
      <w:r>
        <w:rPr>
          <w:spacing w:val="-8"/>
          <w:w w:val="115"/>
        </w:rPr>
        <w:t xml:space="preserve"> </w:t>
      </w:r>
      <w:r>
        <w:rPr>
          <w:w w:val="115"/>
        </w:rPr>
        <w:t>clarity</w:t>
      </w:r>
      <w:r>
        <w:rPr>
          <w:spacing w:val="-8"/>
          <w:w w:val="115"/>
        </w:rPr>
        <w:t xml:space="preserve"> </w:t>
      </w:r>
      <w:r>
        <w:rPr>
          <w:w w:val="115"/>
        </w:rPr>
        <w:t>could</w:t>
      </w:r>
      <w:r>
        <w:rPr>
          <w:spacing w:val="-8"/>
          <w:w w:val="115"/>
        </w:rPr>
        <w:t xml:space="preserve"> </w:t>
      </w:r>
      <w:r>
        <w:rPr>
          <w:w w:val="115"/>
        </w:rPr>
        <w:t>be</w:t>
      </w:r>
      <w:r>
        <w:rPr>
          <w:spacing w:val="-8"/>
          <w:w w:val="115"/>
        </w:rPr>
        <w:t xml:space="preserve"> </w:t>
      </w:r>
      <w:r>
        <w:rPr>
          <w:w w:val="115"/>
        </w:rPr>
        <w:t>influenced</w:t>
      </w:r>
      <w:r>
        <w:rPr>
          <w:spacing w:val="-8"/>
          <w:w w:val="115"/>
        </w:rPr>
        <w:t xml:space="preserve"> </w:t>
      </w:r>
      <w:r>
        <w:rPr>
          <w:w w:val="115"/>
        </w:rPr>
        <w:t>by</w:t>
      </w:r>
      <w:r>
        <w:rPr>
          <w:spacing w:val="-9"/>
          <w:w w:val="115"/>
        </w:rPr>
        <w:t xml:space="preserve"> </w:t>
      </w:r>
      <w:r>
        <w:rPr>
          <w:w w:val="115"/>
        </w:rPr>
        <w:t>the</w:t>
      </w:r>
      <w:r>
        <w:rPr>
          <w:spacing w:val="-8"/>
          <w:w w:val="115"/>
        </w:rPr>
        <w:t xml:space="preserve"> </w:t>
      </w:r>
      <w:r>
        <w:rPr>
          <w:w w:val="115"/>
        </w:rPr>
        <w:t>operational</w:t>
      </w:r>
      <w:r>
        <w:rPr>
          <w:spacing w:val="-8"/>
          <w:w w:val="115"/>
        </w:rPr>
        <w:t xml:space="preserve"> </w:t>
      </w:r>
      <w:r>
        <w:rPr>
          <w:w w:val="115"/>
        </w:rPr>
        <w:t>challenges</w:t>
      </w:r>
      <w:r>
        <w:rPr>
          <w:spacing w:val="-8"/>
          <w:w w:val="115"/>
        </w:rPr>
        <w:t xml:space="preserve"> </w:t>
      </w:r>
      <w:r>
        <w:rPr>
          <w:spacing w:val="-4"/>
          <w:w w:val="115"/>
        </w:rPr>
        <w:t>they</w:t>
      </w:r>
    </w:p>
    <w:p>
      <w:pPr>
        <w:pStyle w:val="6"/>
        <w:spacing w:line="276" w:lineRule="auto"/>
        <w:ind w:left="920" w:right="1444"/>
      </w:pPr>
      <w:r>
        <w:rPr>
          <w:w w:val="115"/>
        </w:rPr>
        <w:t>foresee.</w:t>
      </w:r>
      <w:r>
        <w:rPr>
          <w:spacing w:val="-3"/>
          <w:w w:val="115"/>
        </w:rPr>
        <w:t xml:space="preserve"> </w:t>
      </w:r>
      <w:r>
        <w:rPr>
          <w:w w:val="115"/>
        </w:rPr>
        <w:t>The</w:t>
      </w:r>
      <w:r>
        <w:rPr>
          <w:spacing w:val="-3"/>
          <w:w w:val="115"/>
        </w:rPr>
        <w:t xml:space="preserve"> </w:t>
      </w:r>
      <w:r>
        <w:rPr>
          <w:w w:val="115"/>
        </w:rPr>
        <w:t>high</w:t>
      </w:r>
      <w:r>
        <w:rPr>
          <w:spacing w:val="-3"/>
          <w:w w:val="115"/>
        </w:rPr>
        <w:t xml:space="preserve"> </w:t>
      </w:r>
      <w:r>
        <w:rPr>
          <w:w w:val="115"/>
        </w:rPr>
        <w:t>level</w:t>
      </w:r>
      <w:r>
        <w:rPr>
          <w:spacing w:val="-3"/>
          <w:w w:val="115"/>
        </w:rPr>
        <w:t xml:space="preserve"> </w:t>
      </w:r>
      <w:r>
        <w:rPr>
          <w:w w:val="115"/>
        </w:rPr>
        <w:t>of</w:t>
      </w:r>
      <w:r>
        <w:rPr>
          <w:spacing w:val="-3"/>
          <w:w w:val="115"/>
        </w:rPr>
        <w:t xml:space="preserve"> </w:t>
      </w:r>
      <w:r>
        <w:rPr>
          <w:w w:val="115"/>
        </w:rPr>
        <w:t>awareness</w:t>
      </w:r>
      <w:r>
        <w:rPr>
          <w:spacing w:val="-3"/>
          <w:w w:val="115"/>
        </w:rPr>
        <w:t xml:space="preserve"> </w:t>
      </w:r>
      <w:r>
        <w:rPr>
          <w:w w:val="115"/>
        </w:rPr>
        <w:t>and</w:t>
      </w:r>
      <w:r>
        <w:rPr>
          <w:spacing w:val="-3"/>
          <w:w w:val="115"/>
        </w:rPr>
        <w:t xml:space="preserve"> </w:t>
      </w:r>
      <w:r>
        <w:rPr>
          <w:w w:val="115"/>
        </w:rPr>
        <w:t>clarity</w:t>
      </w:r>
      <w:r>
        <w:rPr>
          <w:spacing w:val="-3"/>
          <w:w w:val="115"/>
        </w:rPr>
        <w:t xml:space="preserve"> </w:t>
      </w:r>
      <w:r>
        <w:rPr>
          <w:w w:val="115"/>
        </w:rPr>
        <w:t>among</w:t>
      </w:r>
      <w:r>
        <w:rPr>
          <w:spacing w:val="-3"/>
          <w:w w:val="115"/>
        </w:rPr>
        <w:t xml:space="preserve"> </w:t>
      </w:r>
      <w:r>
        <w:rPr>
          <w:w w:val="115"/>
        </w:rPr>
        <w:t>C-level</w:t>
      </w:r>
      <w:r>
        <w:rPr>
          <w:spacing w:val="-3"/>
          <w:w w:val="115"/>
        </w:rPr>
        <w:t xml:space="preserve"> </w:t>
      </w:r>
      <w:r>
        <w:rPr>
          <w:w w:val="115"/>
        </w:rPr>
        <w:t>executives</w:t>
      </w:r>
      <w:r>
        <w:rPr>
          <w:spacing w:val="-3"/>
          <w:w w:val="115"/>
        </w:rPr>
        <w:t xml:space="preserve"> </w:t>
      </w:r>
      <w:r>
        <w:rPr>
          <w:w w:val="115"/>
        </w:rPr>
        <w:t>aligns</w:t>
      </w:r>
      <w:r>
        <w:rPr>
          <w:spacing w:val="-3"/>
          <w:w w:val="115"/>
        </w:rPr>
        <w:t xml:space="preserve"> </w:t>
      </w:r>
      <w:r>
        <w:rPr>
          <w:w w:val="115"/>
        </w:rPr>
        <w:t>with</w:t>
      </w:r>
      <w:r>
        <w:rPr>
          <w:spacing w:val="-3"/>
          <w:w w:val="115"/>
        </w:rPr>
        <w:t xml:space="preserve"> </w:t>
      </w:r>
      <w:r>
        <w:rPr>
          <w:w w:val="115"/>
        </w:rPr>
        <w:t>the</w:t>
      </w:r>
      <w:r>
        <w:rPr>
          <w:spacing w:val="-3"/>
          <w:w w:val="115"/>
        </w:rPr>
        <w:t xml:space="preserve"> </w:t>
      </w:r>
      <w:r>
        <w:rPr>
          <w:w w:val="115"/>
        </w:rPr>
        <w:t>increasing presence of AI in the news and its growing significance in the corporate zeitgeist.</w:t>
      </w:r>
    </w:p>
    <w:p>
      <w:pPr>
        <w:tabs>
          <w:tab w:val="left" w:pos="9482"/>
        </w:tabs>
        <w:spacing w:line="276" w:lineRule="auto"/>
        <w:rPr>
          <w:lang w:eastAsia="zh-CN"/>
        </w:rPr>
      </w:pPr>
      <w:r>
        <w:tab/>
      </w:r>
    </w:p>
    <w:p>
      <w:pPr>
        <w:tabs>
          <w:tab w:val="left" w:pos="9482"/>
        </w:tabs>
        <w:spacing w:line="276" w:lineRule="auto"/>
        <w:rPr>
          <w:lang w:eastAsia="zh-CN"/>
        </w:rPr>
      </w:pPr>
    </w:p>
    <w:p>
      <w:pPr>
        <w:tabs>
          <w:tab w:val="left" w:pos="9482"/>
        </w:tabs>
        <w:spacing w:line="276" w:lineRule="auto"/>
        <w:rPr>
          <w:lang w:eastAsia="zh-CN"/>
        </w:rPr>
        <w:sectPr>
          <w:type w:val="continuous"/>
          <w:pgSz w:w="12240" w:h="15840"/>
          <w:pgMar w:top="1500" w:right="0" w:bottom="280" w:left="520" w:header="0" w:footer="675" w:gutter="0"/>
          <w:cols w:space="720" w:num="1"/>
        </w:sectPr>
      </w:pPr>
    </w:p>
    <w:p>
      <w:pPr>
        <w:pStyle w:val="4"/>
        <w:rPr>
          <w:lang w:eastAsia="zh-CN"/>
        </w:rPr>
      </w:pPr>
    </w:p>
    <w:p>
      <w:pPr>
        <w:pStyle w:val="6"/>
        <w:spacing w:before="294" w:line="276" w:lineRule="auto"/>
        <w:ind w:right="3324"/>
        <w:rPr>
          <w:w w:val="115"/>
          <w:lang w:eastAsia="zh-CN"/>
        </w:rPr>
      </w:pPr>
      <w:r>
        <mc:AlternateContent>
          <mc:Choice Requires="wps">
            <w:drawing>
              <wp:anchor distT="0" distB="0" distL="114300" distR="114300" simplePos="0" relativeHeight="251858944" behindDoc="0" locked="0" layoutInCell="1" allowOverlap="1">
                <wp:simplePos x="0" y="0"/>
                <wp:positionH relativeFrom="page">
                  <wp:posOffset>2978785</wp:posOffset>
                </wp:positionH>
                <wp:positionV relativeFrom="paragraph">
                  <wp:posOffset>233680</wp:posOffset>
                </wp:positionV>
                <wp:extent cx="3887470" cy="236855"/>
                <wp:effectExtent l="0" t="0" r="11430" b="4445"/>
                <wp:wrapNone/>
                <wp:docPr id="308" name="docshape329"/>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4"/>
                              <w:ind w:left="429"/>
                              <w:jc w:val="center"/>
                              <w:rPr>
                                <w:rFonts w:ascii="Verdana"/>
                                <w:i/>
                                <w:color w:val="000000"/>
                                <w:sz w:val="17"/>
                                <w:lang w:eastAsia="zh-CN"/>
                              </w:rPr>
                            </w:pPr>
                            <w:r>
                              <w:rPr>
                                <w:rFonts w:hint="eastAsia" w:ascii="微软雅黑" w:hAnsi="微软雅黑" w:eastAsia="微软雅黑" w:cs="微软雅黑"/>
                                <w:i/>
                                <w:color w:val="000000"/>
                                <w:sz w:val="17"/>
                                <w:lang w:eastAsia="zh-CN"/>
                              </w:rPr>
                              <w:t>您对对</w:t>
                            </w:r>
                            <w:r>
                              <w:rPr>
                                <w:rFonts w:ascii="微软雅黑" w:hAnsi="微软雅黑" w:eastAsia="微软雅黑" w:cs="微软雅黑"/>
                                <w:i/>
                                <w:color w:val="000000"/>
                                <w:sz w:val="17"/>
                                <w:lang w:eastAsia="zh-CN"/>
                              </w:rPr>
                              <w:t xml:space="preserve"> AI </w:t>
                            </w:r>
                            <w:r>
                              <w:rPr>
                                <w:rFonts w:hint="eastAsia" w:ascii="微软雅黑" w:hAnsi="微软雅黑" w:eastAsia="微软雅黑" w:cs="微软雅黑"/>
                                <w:i/>
                                <w:color w:val="000000"/>
                                <w:sz w:val="17"/>
                                <w:lang w:eastAsia="zh-CN"/>
                              </w:rPr>
                              <w:t>在网络安全中潜在</w:t>
                            </w:r>
                            <w:ins w:id="125" w:author="张家齐" w:date="2024-05-06T16:36:00Z">
                              <w:r>
                                <w:rPr>
                                  <w:rFonts w:hint="eastAsia" w:ascii="微软雅黑" w:hAnsi="微软雅黑" w:eastAsia="微软雅黑" w:cs="微软雅黑"/>
                                  <w:i/>
                                  <w:color w:val="000000"/>
                                  <w:sz w:val="17"/>
                                  <w:lang w:val="en-US" w:eastAsia="zh-CN"/>
                                </w:rPr>
                                <w:t>用例</w:t>
                              </w:r>
                            </w:ins>
                            <w:del w:id="126" w:author="张家齐" w:date="2024-05-06T16:35:03Z">
                              <w:r>
                                <w:rPr>
                                  <w:rFonts w:hint="eastAsia" w:ascii="微软雅黑" w:hAnsi="微软雅黑" w:eastAsia="微软雅黑" w:cs="微软雅黑"/>
                                  <w:i/>
                                  <w:color w:val="000000"/>
                                  <w:sz w:val="17"/>
                                  <w:lang w:eastAsia="zh-CN"/>
                                </w:rPr>
                                <w:delText>使用案例</w:delText>
                              </w:r>
                            </w:del>
                            <w:r>
                              <w:rPr>
                                <w:rFonts w:hint="eastAsia" w:ascii="微软雅黑" w:hAnsi="微软雅黑" w:eastAsia="微软雅黑" w:cs="微软雅黑"/>
                                <w:i/>
                                <w:color w:val="000000"/>
                                <w:sz w:val="17"/>
                                <w:lang w:eastAsia="zh-CN"/>
                              </w:rPr>
                              <w:t>的了解程度如何？</w:t>
                            </w:r>
                          </w:p>
                        </w:txbxContent>
                      </wps:txbx>
                      <wps:bodyPr rot="0" vert="horz" wrap="square" lIns="0" tIns="0" rIns="0" bIns="0" anchor="t" anchorCtr="0" upright="1">
                        <a:noAutofit/>
                      </wps:bodyPr>
                    </wps:wsp>
                  </a:graphicData>
                </a:graphic>
              </wp:anchor>
            </w:drawing>
          </mc:Choice>
          <mc:Fallback>
            <w:pict>
              <v:shape id="docshape329" o:spid="_x0000_s1026" o:spt="202" type="#_x0000_t202" style="position:absolute;left:0pt;margin-left:234.55pt;margin-top:18.4pt;height:18.65pt;width:306.1pt;mso-position-horizontal-relative:page;z-index:251858944;mso-width-relative:page;mso-height-relative:page;" fillcolor="#EEF3F8" filled="t" stroked="f" coordsize="21600,21600" o:gfxdata="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DH3jV2AAAAAoBAAAPAAAAAAAAAAEAIAAAACIAAABkcnMvZG93bnJl&#10;di54bWxQSwECFAAUAAAACACHTuJAr63pPv0BAAAABAAADgAAAAAAAAABACAAAAAnAQAAZHJzL2Uy&#10;b0RvYy54bWxQSwUGAAAAAAYABgBZAQAAlgUAAAAA&#10;">
                <v:fill on="t" focussize="0,0"/>
                <v:stroke on="f"/>
                <v:imagedata o:title=""/>
                <o:lock v:ext="edit" aspectratio="f"/>
                <v:textbox inset="0mm,0mm,0mm,0mm">
                  <w:txbxContent>
                    <w:p>
                      <w:pPr>
                        <w:spacing w:before="54"/>
                        <w:ind w:left="429"/>
                        <w:jc w:val="center"/>
                        <w:rPr>
                          <w:rFonts w:ascii="Verdana"/>
                          <w:i/>
                          <w:color w:val="000000"/>
                          <w:sz w:val="17"/>
                          <w:lang w:eastAsia="zh-CN"/>
                        </w:rPr>
                      </w:pPr>
                      <w:r>
                        <w:rPr>
                          <w:rFonts w:hint="eastAsia" w:ascii="微软雅黑" w:hAnsi="微软雅黑" w:eastAsia="微软雅黑" w:cs="微软雅黑"/>
                          <w:i/>
                          <w:color w:val="000000"/>
                          <w:sz w:val="17"/>
                          <w:lang w:eastAsia="zh-CN"/>
                        </w:rPr>
                        <w:t>您对对</w:t>
                      </w:r>
                      <w:r>
                        <w:rPr>
                          <w:rFonts w:ascii="微软雅黑" w:hAnsi="微软雅黑" w:eastAsia="微软雅黑" w:cs="微软雅黑"/>
                          <w:i/>
                          <w:color w:val="000000"/>
                          <w:sz w:val="17"/>
                          <w:lang w:eastAsia="zh-CN"/>
                        </w:rPr>
                        <w:t xml:space="preserve"> AI </w:t>
                      </w:r>
                      <w:r>
                        <w:rPr>
                          <w:rFonts w:hint="eastAsia" w:ascii="微软雅黑" w:hAnsi="微软雅黑" w:eastAsia="微软雅黑" w:cs="微软雅黑"/>
                          <w:i/>
                          <w:color w:val="000000"/>
                          <w:sz w:val="17"/>
                          <w:lang w:eastAsia="zh-CN"/>
                        </w:rPr>
                        <w:t>在网络安全中潜在</w:t>
                      </w:r>
                      <w:ins w:id="127" w:author="张家齐" w:date="2024-05-06T16:36:00Z">
                        <w:r>
                          <w:rPr>
                            <w:rFonts w:hint="eastAsia" w:ascii="微软雅黑" w:hAnsi="微软雅黑" w:eastAsia="微软雅黑" w:cs="微软雅黑"/>
                            <w:i/>
                            <w:color w:val="000000"/>
                            <w:sz w:val="17"/>
                            <w:lang w:val="en-US" w:eastAsia="zh-CN"/>
                          </w:rPr>
                          <w:t>用例</w:t>
                        </w:r>
                      </w:ins>
                      <w:del w:id="128" w:author="张家齐" w:date="2024-05-06T16:35:03Z">
                        <w:r>
                          <w:rPr>
                            <w:rFonts w:hint="eastAsia" w:ascii="微软雅黑" w:hAnsi="微软雅黑" w:eastAsia="微软雅黑" w:cs="微软雅黑"/>
                            <w:i/>
                            <w:color w:val="000000"/>
                            <w:sz w:val="17"/>
                            <w:lang w:eastAsia="zh-CN"/>
                          </w:rPr>
                          <w:delText>使用案例</w:delText>
                        </w:r>
                      </w:del>
                      <w:r>
                        <w:rPr>
                          <w:rFonts w:hint="eastAsia" w:ascii="微软雅黑" w:hAnsi="微软雅黑" w:eastAsia="微软雅黑" w:cs="微软雅黑"/>
                          <w:i/>
                          <w:color w:val="000000"/>
                          <w:sz w:val="17"/>
                          <w:lang w:eastAsia="zh-CN"/>
                        </w:rPr>
                        <w:t>的了解程度如何？</w:t>
                      </w:r>
                    </w:p>
                  </w:txbxContent>
                </v:textbox>
              </v:shape>
            </w:pict>
          </mc:Fallback>
        </mc:AlternateContent>
      </w:r>
      <w:r>
        <w:drawing>
          <wp:anchor distT="0" distB="0" distL="0" distR="0" simplePos="0" relativeHeight="251859968" behindDoc="0" locked="0" layoutInCell="1" allowOverlap="1">
            <wp:simplePos x="0" y="0"/>
            <wp:positionH relativeFrom="page">
              <wp:posOffset>2971165</wp:posOffset>
            </wp:positionH>
            <wp:positionV relativeFrom="paragraph">
              <wp:posOffset>595630</wp:posOffset>
            </wp:positionV>
            <wp:extent cx="1844040" cy="1844040"/>
            <wp:effectExtent l="0" t="0" r="10160" b="10160"/>
            <wp:wrapNone/>
            <wp:docPr id="30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34.png"/>
                    <pic:cNvPicPr>
                      <a:picLocks noChangeAspect="1"/>
                    </pic:cNvPicPr>
                  </pic:nvPicPr>
                  <pic:blipFill>
                    <a:blip r:embed="rId66" cstate="print"/>
                    <a:stretch>
                      <a:fillRect/>
                    </a:stretch>
                  </pic:blipFill>
                  <pic:spPr>
                    <a:xfrm>
                      <a:off x="0" y="0"/>
                      <a:ext cx="1844311" cy="1844294"/>
                    </a:xfrm>
                    <a:prstGeom prst="rect">
                      <a:avLst/>
                    </a:prstGeom>
                  </pic:spPr>
                </pic:pic>
              </a:graphicData>
            </a:graphic>
          </wp:anchor>
        </w:drawing>
      </w:r>
    </w:p>
    <w:tbl>
      <w:tblPr>
        <w:tblStyle w:val="8"/>
        <w:tblpPr w:leftFromText="180" w:rightFromText="180" w:vertAnchor="text" w:horzAnchor="page" w:tblpX="1506" w:tblpY="1991"/>
        <w:tblW w:w="7902" w:type="dxa"/>
        <w:tblInd w:w="0" w:type="dxa"/>
        <w:tblLayout w:type="fixed"/>
        <w:tblCellMar>
          <w:top w:w="0" w:type="dxa"/>
          <w:left w:w="0" w:type="dxa"/>
          <w:bottom w:w="0" w:type="dxa"/>
          <w:right w:w="0" w:type="dxa"/>
        </w:tblCellMar>
      </w:tblPr>
      <w:tblGrid>
        <w:gridCol w:w="4669"/>
        <w:gridCol w:w="2339"/>
        <w:gridCol w:w="894"/>
      </w:tblGrid>
      <w:tr>
        <w:tblPrEx>
          <w:tblCellMar>
            <w:top w:w="0" w:type="dxa"/>
            <w:left w:w="0" w:type="dxa"/>
            <w:bottom w:w="0" w:type="dxa"/>
            <w:right w:w="0" w:type="dxa"/>
          </w:tblCellMar>
        </w:tblPrEx>
        <w:trPr>
          <w:trHeight w:val="268" w:hRule="atLeast"/>
        </w:trPr>
        <w:tc>
          <w:tcPr>
            <w:tcW w:w="4669" w:type="dxa"/>
            <w:vMerge w:val="restart"/>
          </w:tcPr>
          <w:p>
            <w:pPr>
              <w:pStyle w:val="13"/>
              <w:spacing w:before="7" w:line="241" w:lineRule="exact"/>
              <w:rPr>
                <w:sz w:val="20"/>
                <w:lang w:eastAsia="zh-CN"/>
              </w:rPr>
            </w:pPr>
          </w:p>
        </w:tc>
        <w:tc>
          <w:tcPr>
            <w:tcW w:w="2339" w:type="dxa"/>
          </w:tcPr>
          <w:p>
            <w:pPr>
              <w:pStyle w:val="13"/>
              <w:spacing w:before="24"/>
              <w:ind w:left="0" w:right="98"/>
              <w:jc w:val="right"/>
              <w:rPr>
                <w:rFonts w:ascii="Century Gothic"/>
                <w:b/>
                <w:sz w:val="12"/>
              </w:rPr>
            </w:pPr>
            <w:r>
              <w:drawing>
                <wp:inline distT="0" distB="0" distL="0" distR="0">
                  <wp:extent cx="81915" cy="81915"/>
                  <wp:effectExtent l="0" t="0" r="6985" b="6985"/>
                  <wp:docPr id="310"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2.png"/>
                          <pic:cNvPicPr>
                            <a:picLocks noChangeAspect="1"/>
                          </pic:cNvPicPr>
                        </pic:nvPicPr>
                        <pic:blipFill>
                          <a:blip r:embed="rId67" cstate="print"/>
                          <a:stretch>
                            <a:fillRect/>
                          </a:stretch>
                        </pic:blipFill>
                        <pic:spPr>
                          <a:xfrm>
                            <a:off x="0" y="0"/>
                            <a:ext cx="82295" cy="82296"/>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27%</w:t>
            </w:r>
          </w:p>
        </w:tc>
        <w:tc>
          <w:tcPr>
            <w:tcW w:w="894" w:type="dxa"/>
          </w:tcPr>
          <w:p>
            <w:pPr>
              <w:pStyle w:val="13"/>
              <w:spacing w:before="35"/>
              <w:ind w:left="100"/>
              <w:rPr>
                <w:rFonts w:ascii="微软雅黑" w:hAnsi="微软雅黑" w:eastAsia="微软雅黑" w:cs="微软雅黑"/>
                <w:sz w:val="12"/>
                <w:lang w:eastAsia="zh-CN"/>
              </w:rPr>
            </w:pPr>
            <w:r>
              <w:rPr>
                <w:color w:val="141221"/>
                <w:w w:val="110"/>
                <w:sz w:val="12"/>
              </w:rPr>
              <w:t>3</w:t>
            </w:r>
            <w:r>
              <w:rPr>
                <w:color w:val="141221"/>
                <w:spacing w:val="-3"/>
                <w:w w:val="110"/>
                <w:sz w:val="12"/>
              </w:rPr>
              <w:t xml:space="preserve"> </w:t>
            </w:r>
            <w:r>
              <w:rPr>
                <w:rFonts w:hint="eastAsia" w:ascii="微软雅黑" w:hAnsi="微软雅黑" w:eastAsia="微软雅黑" w:cs="微软雅黑"/>
                <w:color w:val="141221"/>
                <w:spacing w:val="-2"/>
                <w:w w:val="110"/>
                <w:sz w:val="10"/>
                <w:szCs w:val="20"/>
                <w:lang w:eastAsia="zh-CN"/>
              </w:rPr>
              <w:t>（中立）</w:t>
            </w:r>
          </w:p>
        </w:tc>
      </w:tr>
      <w:tr>
        <w:tblPrEx>
          <w:tblCellMar>
            <w:top w:w="0" w:type="dxa"/>
            <w:left w:w="0" w:type="dxa"/>
            <w:bottom w:w="0" w:type="dxa"/>
            <w:right w:w="0" w:type="dxa"/>
          </w:tblCellMar>
        </w:tblPrEx>
        <w:trPr>
          <w:trHeight w:val="280" w:hRule="atLeast"/>
        </w:trPr>
        <w:tc>
          <w:tcPr>
            <w:tcW w:w="4669" w:type="dxa"/>
            <w:vMerge w:val="continue"/>
          </w:tcPr>
          <w:p>
            <w:pPr>
              <w:pStyle w:val="13"/>
              <w:spacing w:before="7" w:line="241" w:lineRule="exact"/>
              <w:rPr>
                <w:sz w:val="20"/>
              </w:rPr>
            </w:pPr>
          </w:p>
        </w:tc>
        <w:tc>
          <w:tcPr>
            <w:tcW w:w="2339" w:type="dxa"/>
          </w:tcPr>
          <w:p>
            <w:pPr>
              <w:pStyle w:val="13"/>
              <w:spacing w:before="61"/>
              <w:ind w:left="0" w:right="98"/>
              <w:jc w:val="right"/>
              <w:rPr>
                <w:rFonts w:ascii="Century Gothic"/>
                <w:b/>
                <w:sz w:val="12"/>
              </w:rPr>
            </w:pPr>
            <w:r>
              <w:drawing>
                <wp:inline distT="0" distB="0" distL="0" distR="0">
                  <wp:extent cx="81915" cy="81915"/>
                  <wp:effectExtent l="0" t="0" r="6985" b="6985"/>
                  <wp:docPr id="3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8.png"/>
                          <pic:cNvPicPr>
                            <a:picLocks noChangeAspect="1"/>
                          </pic:cNvPicPr>
                        </pic:nvPicPr>
                        <pic:blipFill>
                          <a:blip r:embed="rId57" cstate="print"/>
                          <a:stretch>
                            <a:fillRect/>
                          </a:stretch>
                        </pic:blipFill>
                        <pic:spPr>
                          <a:xfrm>
                            <a:off x="0" y="0"/>
                            <a:ext cx="82295" cy="82296"/>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25%</w:t>
            </w:r>
          </w:p>
        </w:tc>
        <w:tc>
          <w:tcPr>
            <w:tcW w:w="894" w:type="dxa"/>
          </w:tcPr>
          <w:p>
            <w:pPr>
              <w:pStyle w:val="13"/>
              <w:spacing w:before="72"/>
              <w:ind w:left="100"/>
              <w:rPr>
                <w:sz w:val="12"/>
              </w:rPr>
            </w:pPr>
            <w:r>
              <w:rPr>
                <w:color w:val="141221"/>
                <w:w w:val="126"/>
                <w:sz w:val="12"/>
              </w:rPr>
              <w:t>4</w:t>
            </w:r>
          </w:p>
        </w:tc>
      </w:tr>
      <w:tr>
        <w:tblPrEx>
          <w:tblCellMar>
            <w:top w:w="0" w:type="dxa"/>
            <w:left w:w="0" w:type="dxa"/>
            <w:bottom w:w="0" w:type="dxa"/>
            <w:right w:w="0" w:type="dxa"/>
          </w:tblCellMar>
        </w:tblPrEx>
        <w:trPr>
          <w:trHeight w:val="280" w:hRule="atLeast"/>
        </w:trPr>
        <w:tc>
          <w:tcPr>
            <w:tcW w:w="4669" w:type="dxa"/>
            <w:vMerge w:val="continue"/>
          </w:tcPr>
          <w:p>
            <w:pPr>
              <w:pStyle w:val="13"/>
              <w:spacing w:before="7" w:line="241" w:lineRule="exact"/>
              <w:rPr>
                <w:sz w:val="20"/>
              </w:rPr>
            </w:pPr>
          </w:p>
        </w:tc>
        <w:tc>
          <w:tcPr>
            <w:tcW w:w="2339" w:type="dxa"/>
          </w:tcPr>
          <w:p>
            <w:pPr>
              <w:pStyle w:val="13"/>
              <w:spacing w:before="86"/>
              <w:ind w:left="0" w:right="98"/>
              <w:jc w:val="right"/>
              <w:rPr>
                <w:rFonts w:ascii="Century Gothic"/>
                <w:b/>
                <w:sz w:val="12"/>
              </w:rPr>
            </w:pPr>
            <w:r>
              <w:drawing>
                <wp:inline distT="0" distB="0" distL="0" distR="0">
                  <wp:extent cx="82550" cy="82550"/>
                  <wp:effectExtent l="0" t="0" r="6350" b="6350"/>
                  <wp:docPr id="312"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1.png"/>
                          <pic:cNvPicPr>
                            <a:picLocks noChangeAspect="1"/>
                          </pic:cNvPicPr>
                        </pic:nvPicPr>
                        <pic:blipFill>
                          <a:blip r:embed="rId60" cstate="print"/>
                          <a:stretch>
                            <a:fillRect/>
                          </a:stretch>
                        </pic:blipFill>
                        <pic:spPr>
                          <a:xfrm>
                            <a:off x="0" y="0"/>
                            <a:ext cx="82581" cy="82581"/>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25%</w:t>
            </w:r>
          </w:p>
        </w:tc>
        <w:tc>
          <w:tcPr>
            <w:tcW w:w="894" w:type="dxa"/>
          </w:tcPr>
          <w:p>
            <w:pPr>
              <w:pStyle w:val="13"/>
              <w:spacing w:before="97"/>
              <w:ind w:left="100"/>
              <w:rPr>
                <w:rFonts w:ascii="微软雅黑" w:hAnsi="微软雅黑" w:eastAsia="微软雅黑" w:cs="微软雅黑"/>
                <w:sz w:val="12"/>
                <w:lang w:eastAsia="zh-CN"/>
              </w:rPr>
            </w:pPr>
            <w:r>
              <w:rPr>
                <w:color w:val="141221"/>
                <w:w w:val="110"/>
                <w:sz w:val="12"/>
              </w:rPr>
              <w:t>5</w:t>
            </w:r>
            <w:r>
              <w:rPr>
                <w:color w:val="141221"/>
                <w:spacing w:val="-2"/>
                <w:w w:val="110"/>
                <w:sz w:val="12"/>
              </w:rPr>
              <w:t xml:space="preserve"> </w:t>
            </w:r>
            <w:r>
              <w:rPr>
                <w:rFonts w:hint="eastAsia" w:ascii="微软雅黑" w:hAnsi="微软雅黑" w:eastAsia="微软雅黑" w:cs="微软雅黑"/>
                <w:color w:val="141221"/>
                <w:w w:val="110"/>
                <w:sz w:val="10"/>
                <w:szCs w:val="20"/>
                <w:lang w:eastAsia="zh-CN"/>
              </w:rPr>
              <w:t>（非常清楚）</w:t>
            </w:r>
          </w:p>
        </w:tc>
      </w:tr>
      <w:tr>
        <w:tblPrEx>
          <w:tblCellMar>
            <w:top w:w="0" w:type="dxa"/>
            <w:left w:w="0" w:type="dxa"/>
            <w:bottom w:w="0" w:type="dxa"/>
            <w:right w:w="0" w:type="dxa"/>
          </w:tblCellMar>
        </w:tblPrEx>
        <w:trPr>
          <w:trHeight w:val="994" w:hRule="atLeast"/>
        </w:trPr>
        <w:tc>
          <w:tcPr>
            <w:tcW w:w="4669" w:type="dxa"/>
            <w:vMerge w:val="continue"/>
            <w:tcBorders>
              <w:bottom w:val="nil"/>
            </w:tcBorders>
          </w:tcPr>
          <w:p>
            <w:pPr>
              <w:pStyle w:val="13"/>
              <w:spacing w:before="7" w:line="241" w:lineRule="exact"/>
              <w:rPr>
                <w:sz w:val="20"/>
              </w:rPr>
            </w:pPr>
          </w:p>
        </w:tc>
        <w:tc>
          <w:tcPr>
            <w:tcW w:w="3233" w:type="dxa"/>
            <w:gridSpan w:val="2"/>
            <w:tcBorders>
              <w:bottom w:val="nil"/>
            </w:tcBorders>
          </w:tcPr>
          <w:p>
            <w:pPr>
              <w:pStyle w:val="13"/>
              <w:spacing w:before="0"/>
              <w:ind w:left="0"/>
              <w:rPr>
                <w:rFonts w:ascii="Times New Roman"/>
                <w:sz w:val="18"/>
              </w:rPr>
            </w:pPr>
          </w:p>
        </w:tc>
      </w:tr>
    </w:tbl>
    <w:p>
      <w:pPr>
        <w:pStyle w:val="6"/>
        <w:spacing w:line="276" w:lineRule="auto"/>
        <w:ind w:left="920" w:right="3774"/>
        <w:rPr>
          <w:rFonts w:ascii="微软雅黑" w:hAnsi="微软雅黑" w:eastAsia="微软雅黑" w:cs="微软雅黑"/>
          <w:lang w:eastAsia="zh-CN"/>
        </w:rPr>
      </w:pPr>
      <w:r>
        <w:rPr>
          <w:rFonts w:hint="eastAsia" w:ascii="微软雅黑" w:hAnsi="微软雅黑" w:eastAsia="微软雅黑" w:cs="微软雅黑"/>
          <w:lang w:eastAsia="zh-CN"/>
        </w:rPr>
        <w:t>网络安全领域中对潜在</w:t>
      </w:r>
      <w:r>
        <w:rPr>
          <w:lang w:eastAsia="zh-CN"/>
        </w:rPr>
        <w:t xml:space="preserve"> AI</w:t>
      </w:r>
      <w:del w:id="129" w:author="张家齐" w:date="2024-05-06T16:36:11Z">
        <w:r>
          <w:rPr>
            <w:rFonts w:hint="default"/>
            <w:lang w:val="en-US" w:eastAsia="zh-CN"/>
          </w:rPr>
          <w:delText xml:space="preserve"> </w:delText>
        </w:r>
      </w:del>
      <w:del w:id="130" w:author="张家齐" w:date="2024-05-06T16:36:11Z">
        <w:r>
          <w:rPr>
            <w:rFonts w:hint="default" w:ascii="微软雅黑" w:hAnsi="微软雅黑" w:eastAsia="微软雅黑" w:cs="微软雅黑"/>
            <w:lang w:val="en-US" w:eastAsia="zh-CN"/>
          </w:rPr>
          <w:delText>应用案例</w:delText>
        </w:r>
      </w:del>
      <w:ins w:id="131" w:author="张家齐" w:date="2024-05-06T16:36:12Z">
        <w:r>
          <w:rPr>
            <w:rFonts w:hint="eastAsia"/>
            <w:lang w:val="en-US" w:eastAsia="zh-CN"/>
          </w:rPr>
          <w:t>用例</w:t>
        </w:r>
      </w:ins>
      <w:r>
        <w:rPr>
          <w:rFonts w:hint="eastAsia" w:ascii="微软雅黑" w:hAnsi="微软雅黑" w:eastAsia="微软雅黑" w:cs="微软雅黑"/>
          <w:lang w:eastAsia="zh-CN"/>
        </w:rPr>
        <w:t>的理解显示出存在一定的分歧，专业人士在对</w:t>
      </w:r>
      <w:r>
        <w:rPr>
          <w:lang w:eastAsia="zh-CN"/>
        </w:rPr>
        <w:t xml:space="preserve"> AI </w:t>
      </w:r>
      <w:r>
        <w:rPr>
          <w:rFonts w:hint="eastAsia" w:ascii="微软雅黑" w:hAnsi="微软雅黑" w:eastAsia="微软雅黑" w:cs="微软雅黑"/>
          <w:lang w:eastAsia="zh-CN"/>
        </w:rPr>
        <w:t>应用的了解程度上意见不统一。总体来看，有</w:t>
      </w:r>
      <w:r>
        <w:rPr>
          <w:lang w:eastAsia="zh-CN"/>
        </w:rPr>
        <w:t xml:space="preserve"> 50% </w:t>
      </w:r>
      <w:r>
        <w:rPr>
          <w:rFonts w:hint="eastAsia" w:ascii="微软雅黑" w:hAnsi="微软雅黑" w:eastAsia="微软雅黑" w:cs="微软雅黑"/>
          <w:lang w:eastAsia="zh-CN"/>
        </w:rPr>
        <w:t>的受访者认为对</w:t>
      </w:r>
      <w:r>
        <w:rPr>
          <w:rFonts w:hint="eastAsia"/>
          <w:lang w:eastAsia="zh-CN"/>
        </w:rPr>
        <w:t xml:space="preserve"> </w:t>
      </w:r>
      <w:r>
        <w:rPr>
          <w:lang w:eastAsia="zh-CN"/>
        </w:rPr>
        <w:t xml:space="preserve">AI </w:t>
      </w:r>
      <w:ins w:id="132" w:author="张家齐" w:date="2024-05-06T16:39:30Z">
        <w:r>
          <w:rPr>
            <w:rFonts w:hint="eastAsia"/>
            <w:lang w:val="en-US" w:eastAsia="zh-CN"/>
          </w:rPr>
          <w:t>对</w:t>
        </w:r>
      </w:ins>
      <w:ins w:id="133" w:author="张家齐" w:date="2024-05-06T16:39:37Z">
        <w:r>
          <w:rPr>
            <w:rFonts w:hint="eastAsia"/>
            <w:lang w:val="en-US" w:eastAsia="zh-CN"/>
          </w:rPr>
          <w:t>AI</w:t>
        </w:r>
      </w:ins>
      <w:ins w:id="134" w:author="张家齐" w:date="2024-05-06T16:39:38Z">
        <w:r>
          <w:rPr>
            <w:rFonts w:hint="eastAsia"/>
            <w:lang w:val="en-US" w:eastAsia="zh-CN"/>
          </w:rPr>
          <w:t>的</w:t>
        </w:r>
      </w:ins>
      <w:ins w:id="135" w:author="张家齐" w:date="2024-05-06T16:39:44Z">
        <w:r>
          <w:rPr>
            <w:rFonts w:hint="eastAsia"/>
            <w:lang w:val="en-US" w:eastAsia="zh-CN"/>
          </w:rPr>
          <w:t>应用</w:t>
        </w:r>
      </w:ins>
      <w:ins w:id="136" w:author="张家齐" w:date="2024-05-06T16:39:45Z">
        <w:r>
          <w:rPr>
            <w:rFonts w:hint="eastAsia"/>
            <w:lang w:val="en-US" w:eastAsia="zh-CN"/>
          </w:rPr>
          <w:t>场景</w:t>
        </w:r>
      </w:ins>
      <w:del w:id="137" w:author="张家齐" w:date="2024-05-06T16:39:36Z">
        <w:r>
          <w:rPr>
            <w:rFonts w:hint="eastAsia" w:ascii="微软雅黑" w:hAnsi="微软雅黑" w:eastAsia="微软雅黑" w:cs="微软雅黑"/>
            <w:lang w:eastAsia="zh-CN"/>
          </w:rPr>
          <w:delText>应用案例</w:delText>
        </w:r>
      </w:del>
      <w:r>
        <w:rPr>
          <w:rFonts w:hint="eastAsia" w:ascii="微软雅黑" w:hAnsi="微软雅黑" w:eastAsia="微软雅黑" w:cs="微软雅黑"/>
          <w:lang w:eastAsia="zh-CN"/>
        </w:rPr>
        <w:t>有清楚了解，其中</w:t>
      </w:r>
      <w:r>
        <w:rPr>
          <w:lang w:eastAsia="zh-CN"/>
        </w:rPr>
        <w:t xml:space="preserve"> 25% </w:t>
      </w:r>
      <w:r>
        <w:rPr>
          <w:rFonts w:hint="eastAsia" w:ascii="微软雅黑" w:hAnsi="微软雅黑" w:eastAsia="微软雅黑" w:cs="微软雅黑"/>
          <w:lang w:eastAsia="zh-CN"/>
        </w:rPr>
        <w:t>觉得比较清楚，另外</w:t>
      </w:r>
      <w:r>
        <w:rPr>
          <w:lang w:eastAsia="zh-CN"/>
        </w:rPr>
        <w:t xml:space="preserve"> 25% </w:t>
      </w:r>
      <w:r>
        <w:rPr>
          <w:rFonts w:hint="eastAsia" w:ascii="微软雅黑" w:hAnsi="微软雅黑" w:eastAsia="微软雅黑" w:cs="微软雅黑"/>
          <w:lang w:eastAsia="zh-CN"/>
        </w:rPr>
        <w:t>非常清楚。然而，另一半受访者则表现出较低的了解程度，</w:t>
      </w:r>
      <w:r>
        <w:rPr>
          <w:lang w:eastAsia="zh-CN"/>
        </w:rPr>
        <w:t xml:space="preserve">27% </w:t>
      </w:r>
      <w:r>
        <w:rPr>
          <w:rFonts w:hint="eastAsia" w:ascii="微软雅黑" w:hAnsi="微软雅黑" w:eastAsia="微软雅黑" w:cs="微软雅黑"/>
          <w:lang w:eastAsia="zh-CN"/>
        </w:rPr>
        <w:t>表示中立，</w:t>
      </w:r>
      <w:r>
        <w:rPr>
          <w:lang w:eastAsia="zh-CN"/>
        </w:rPr>
        <w:t xml:space="preserve">17% </w:t>
      </w:r>
      <w:r>
        <w:rPr>
          <w:rFonts w:hint="eastAsia" w:ascii="微软雅黑" w:hAnsi="微软雅黑" w:eastAsia="微软雅黑" w:cs="微软雅黑"/>
          <w:lang w:eastAsia="zh-CN"/>
        </w:rPr>
        <w:t>觉得不太清楚，</w:t>
      </w:r>
      <w:r>
        <w:rPr>
          <w:lang w:eastAsia="zh-CN"/>
        </w:rPr>
        <w:t xml:space="preserve">6% </w:t>
      </w:r>
      <w:r>
        <w:rPr>
          <w:rFonts w:hint="eastAsia" w:ascii="微软雅黑" w:hAnsi="微软雅黑" w:eastAsia="微软雅黑" w:cs="微软雅黑"/>
          <w:lang w:eastAsia="zh-CN"/>
        </w:rPr>
        <w:t>认为非常不清楚。</w:t>
      </w:r>
      <w:r>
        <w:rPr>
          <w:lang w:eastAsia="zh-CN"/>
        </w:rPr>
        <w:br w:type="column"/>
      </w: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spacing w:before="3"/>
        <w:rPr>
          <w:sz w:val="18"/>
          <w:lang w:eastAsia="zh-CN"/>
        </w:rPr>
      </w:pPr>
    </w:p>
    <w:p>
      <w:pPr>
        <w:tabs>
          <w:tab w:val="left" w:pos="764"/>
        </w:tabs>
        <w:spacing w:before="1"/>
        <w:ind w:left="97"/>
        <w:rPr>
          <w:rFonts w:ascii="微软雅黑" w:hAnsi="微软雅黑" w:eastAsia="微软雅黑" w:cs="微软雅黑"/>
          <w:sz w:val="12"/>
          <w:lang w:eastAsia="zh-CN"/>
        </w:rPr>
      </w:pPr>
      <w:r>
        <w:drawing>
          <wp:inline distT="0" distB="0" distL="0" distR="0">
            <wp:extent cx="82550" cy="82550"/>
            <wp:effectExtent l="0" t="0" r="6350" b="6350"/>
            <wp:docPr id="3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11.png"/>
                    <pic:cNvPicPr>
                      <a:picLocks noChangeAspect="1"/>
                    </pic:cNvPicPr>
                  </pic:nvPicPr>
                  <pic:blipFill>
                    <a:blip r:embed="rId59" cstate="print"/>
                    <a:stretch>
                      <a:fillRect/>
                    </a:stretch>
                  </pic:blipFill>
                  <pic:spPr>
                    <a:xfrm>
                      <a:off x="0" y="0"/>
                      <a:ext cx="82753" cy="82753"/>
                    </a:xfrm>
                    <a:prstGeom prst="rect">
                      <a:avLst/>
                    </a:prstGeom>
                  </pic:spPr>
                </pic:pic>
              </a:graphicData>
            </a:graphic>
          </wp:inline>
        </w:drawing>
      </w:r>
      <w:r>
        <w:rPr>
          <w:rFonts w:ascii="Times New Roman"/>
          <w:w w:val="115"/>
          <w:position w:val="2"/>
          <w:sz w:val="20"/>
        </w:rPr>
        <w:t xml:space="preserve"> </w:t>
      </w:r>
      <w:r>
        <w:rPr>
          <w:rFonts w:ascii="Century Gothic"/>
          <w:b/>
          <w:color w:val="141221"/>
          <w:w w:val="115"/>
          <w:position w:val="2"/>
          <w:sz w:val="12"/>
        </w:rPr>
        <w:t>6%</w:t>
      </w:r>
      <w:r>
        <w:rPr>
          <w:rFonts w:ascii="Century Gothic"/>
          <w:b/>
          <w:color w:val="141221"/>
          <w:position w:val="2"/>
          <w:sz w:val="12"/>
        </w:rPr>
        <w:tab/>
      </w:r>
      <w:r>
        <w:rPr>
          <w:color w:val="141221"/>
          <w:w w:val="115"/>
          <w:position w:val="2"/>
          <w:sz w:val="12"/>
        </w:rPr>
        <w:t>1</w:t>
      </w:r>
      <w:r>
        <w:rPr>
          <w:color w:val="141221"/>
          <w:spacing w:val="-6"/>
          <w:w w:val="115"/>
          <w:position w:val="2"/>
          <w:sz w:val="12"/>
        </w:rPr>
        <w:t xml:space="preserve"> </w:t>
      </w:r>
      <w:r>
        <w:rPr>
          <w:rFonts w:hint="eastAsia" w:ascii="微软雅黑" w:hAnsi="微软雅黑" w:eastAsia="微软雅黑" w:cs="微软雅黑"/>
          <w:color w:val="141221"/>
          <w:w w:val="115"/>
          <w:position w:val="2"/>
          <w:sz w:val="10"/>
          <w:szCs w:val="20"/>
          <w:lang w:eastAsia="zh-CN"/>
        </w:rPr>
        <w:t>（完全不清楚）</w:t>
      </w:r>
    </w:p>
    <w:p>
      <w:pPr>
        <w:pStyle w:val="6"/>
        <w:spacing w:before="3"/>
        <w:rPr>
          <w:sz w:val="12"/>
        </w:rPr>
      </w:pPr>
    </w:p>
    <w:p>
      <w:pPr>
        <w:tabs>
          <w:tab w:val="left" w:pos="764"/>
        </w:tabs>
        <w:ind w:left="97"/>
        <w:rPr>
          <w:sz w:val="12"/>
        </w:rPr>
      </w:pPr>
      <w:r>
        <w:drawing>
          <wp:inline distT="0" distB="0" distL="0" distR="0">
            <wp:extent cx="82550" cy="82550"/>
            <wp:effectExtent l="0" t="0" r="6350" b="6350"/>
            <wp:docPr id="31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17%</w:t>
      </w:r>
      <w:r>
        <w:rPr>
          <w:rFonts w:ascii="Century Gothic"/>
          <w:b/>
          <w:color w:val="141221"/>
          <w:position w:val="2"/>
          <w:sz w:val="12"/>
        </w:rPr>
        <w:tab/>
      </w:r>
      <w:r>
        <w:rPr>
          <w:color w:val="141221"/>
          <w:spacing w:val="-10"/>
          <w:w w:val="105"/>
          <w:position w:val="2"/>
          <w:sz w:val="12"/>
        </w:rPr>
        <w:t>2</w:t>
      </w:r>
    </w:p>
    <w:p>
      <w:pPr>
        <w:rPr>
          <w:sz w:val="12"/>
        </w:rPr>
        <w:sectPr>
          <w:pgSz w:w="12240" w:h="15840"/>
          <w:pgMar w:top="1220" w:right="0" w:bottom="860" w:left="520" w:header="0" w:footer="675" w:gutter="0"/>
          <w:cols w:equalWidth="0" w:num="2">
            <w:col w:w="7276" w:space="40"/>
            <w:col w:w="4404"/>
          </w:cols>
        </w:sectPr>
      </w:pPr>
    </w:p>
    <w:p>
      <w:pPr>
        <w:pStyle w:val="6"/>
        <w:spacing w:before="4"/>
        <w:rPr>
          <w:sz w:val="15"/>
        </w:rPr>
      </w:pPr>
    </w:p>
    <w:p>
      <w:pPr>
        <w:rPr>
          <w:sz w:val="15"/>
        </w:rPr>
        <w:sectPr>
          <w:type w:val="continuous"/>
          <w:pgSz w:w="12240" w:h="15840"/>
          <w:pgMar w:top="1500" w:right="0" w:bottom="280" w:left="520" w:header="0" w:footer="675" w:gutter="0"/>
          <w:cols w:space="720" w:num="1"/>
        </w:sectPr>
      </w:pPr>
    </w:p>
    <w:p>
      <w:pPr>
        <w:pStyle w:val="6"/>
        <w:spacing w:before="5"/>
        <w:rPr>
          <w:sz w:val="14"/>
        </w:rPr>
      </w:pPr>
    </w:p>
    <w:p>
      <w:pPr>
        <w:pStyle w:val="6"/>
        <w:ind w:left="920" w:right="-44"/>
      </w:pPr>
      <w:r>
        <mc:AlternateContent>
          <mc:Choice Requires="wps">
            <w:drawing>
              <wp:inline distT="0" distB="0" distL="0" distR="0">
                <wp:extent cx="3887470" cy="236855"/>
                <wp:effectExtent l="0" t="0" r="11430" b="4445"/>
                <wp:docPr id="315" name="docshape330"/>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7"/>
                              <w:ind w:left="422"/>
                              <w:jc w:val="center"/>
                              <w:rPr>
                                <w:rFonts w:ascii="Verdana"/>
                                <w:i/>
                                <w:color w:val="000000"/>
                                <w:sz w:val="17"/>
                                <w:lang w:eastAsia="zh-CN"/>
                              </w:rPr>
                            </w:pPr>
                            <w:r>
                              <w:rPr>
                                <w:rFonts w:hint="eastAsia" w:ascii="微软雅黑" w:hAnsi="微软雅黑" w:eastAsia="微软雅黑" w:cs="微软雅黑"/>
                                <w:i/>
                                <w:color w:val="000000"/>
                                <w:sz w:val="17"/>
                                <w:lang w:eastAsia="zh-CN"/>
                              </w:rPr>
                              <w:t>您对网络安全中</w:t>
                            </w:r>
                            <w:r>
                              <w:rPr>
                                <w:rFonts w:ascii="微软雅黑" w:hAnsi="微软雅黑" w:eastAsia="微软雅黑" w:cs="微软雅黑"/>
                                <w:i/>
                                <w:color w:val="000000"/>
                                <w:sz w:val="17"/>
                                <w:lang w:eastAsia="zh-CN"/>
                              </w:rPr>
                              <w:t>AI</w:t>
                            </w:r>
                            <w:r>
                              <w:rPr>
                                <w:rFonts w:hint="eastAsia" w:ascii="微软雅黑" w:hAnsi="微软雅黑" w:eastAsia="微软雅黑" w:cs="微软雅黑"/>
                                <w:i/>
                                <w:color w:val="000000"/>
                                <w:sz w:val="17"/>
                                <w:lang w:eastAsia="zh-CN"/>
                              </w:rPr>
                              <w:t>潜在应用案例的清晰程度如何？</w:t>
                            </w:r>
                          </w:p>
                        </w:txbxContent>
                      </wps:txbx>
                      <wps:bodyPr rot="0" vert="horz" wrap="square" lIns="0" tIns="0" rIns="0" bIns="0" anchor="t" anchorCtr="0" upright="1">
                        <a:noAutofit/>
                      </wps:bodyPr>
                    </wps:wsp>
                  </a:graphicData>
                </a:graphic>
              </wp:inline>
            </w:drawing>
          </mc:Choice>
          <mc:Fallback>
            <w:pict>
              <v:shape id="docshape330" o:spid="_x0000_s1026" o:spt="202" type="#_x0000_t202" style="height:18.65pt;width:306.1pt;" fillcolor="#EEF3F8" filled="t" stroked="f" coordsize="21600,21600" o:gfxdata="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X6SbndQAAAAEAQAADwAAAAAAAAABACAAAAAiAAAAZHJzL2Rvd25yZXYueG1s&#10;UEsBAhQAFAAAAAgAh07iQPLH46P8AQAAAAQAAA4AAAAAAAAAAQAgAAAAIwEAAGRycy9lMm9Eb2Mu&#10;eG1sUEsFBgAAAAAGAAYAWQEAAJEFAAAAAA==&#10;">
                <v:fill on="t" focussize="0,0"/>
                <v:stroke on="f"/>
                <v:imagedata o:title=""/>
                <o:lock v:ext="edit" aspectratio="f"/>
                <v:textbox inset="0mm,0mm,0mm,0mm">
                  <w:txbxContent>
                    <w:p>
                      <w:pPr>
                        <w:spacing w:before="57"/>
                        <w:ind w:left="422"/>
                        <w:jc w:val="center"/>
                        <w:rPr>
                          <w:rFonts w:ascii="Verdana"/>
                          <w:i/>
                          <w:color w:val="000000"/>
                          <w:sz w:val="17"/>
                          <w:lang w:eastAsia="zh-CN"/>
                        </w:rPr>
                      </w:pPr>
                      <w:r>
                        <w:rPr>
                          <w:rFonts w:hint="eastAsia" w:ascii="微软雅黑" w:hAnsi="微软雅黑" w:eastAsia="微软雅黑" w:cs="微软雅黑"/>
                          <w:i/>
                          <w:color w:val="000000"/>
                          <w:sz w:val="17"/>
                          <w:lang w:eastAsia="zh-CN"/>
                        </w:rPr>
                        <w:t>您对网络安全中</w:t>
                      </w:r>
                      <w:r>
                        <w:rPr>
                          <w:rFonts w:ascii="微软雅黑" w:hAnsi="微软雅黑" w:eastAsia="微软雅黑" w:cs="微软雅黑"/>
                          <w:i/>
                          <w:color w:val="000000"/>
                          <w:sz w:val="17"/>
                          <w:lang w:eastAsia="zh-CN"/>
                        </w:rPr>
                        <w:t>AI</w:t>
                      </w:r>
                      <w:r>
                        <w:rPr>
                          <w:rFonts w:hint="eastAsia" w:ascii="微软雅黑" w:hAnsi="微软雅黑" w:eastAsia="微软雅黑" w:cs="微软雅黑"/>
                          <w:i/>
                          <w:color w:val="000000"/>
                          <w:sz w:val="17"/>
                          <w:lang w:eastAsia="zh-CN"/>
                        </w:rPr>
                        <w:t>潜在应用案例的清晰程度如何？</w:t>
                      </w:r>
                    </w:p>
                  </w:txbxContent>
                </v:textbox>
                <w10:wrap type="none"/>
                <w10:anchorlock/>
              </v:shape>
            </w:pict>
          </mc:Fallback>
        </mc:AlternateContent>
      </w:r>
    </w:p>
    <w:p>
      <w:pPr>
        <w:pStyle w:val="6"/>
        <w:spacing w:before="7"/>
        <w:rPr>
          <w:sz w:val="19"/>
        </w:rPr>
      </w:pPr>
    </w:p>
    <w:p>
      <w:pPr>
        <w:ind w:left="920"/>
        <w:rPr>
          <w:sz w:val="14"/>
          <w:lang w:eastAsia="zh-CN"/>
        </w:rPr>
      </w:pPr>
      <w:r>
        <w:rPr>
          <w:rFonts w:hint="eastAsia" w:ascii="微软雅黑" w:hAnsi="微软雅黑" w:eastAsia="微软雅黑" w:cs="微软雅黑"/>
          <w:sz w:val="14"/>
          <w:lang w:eastAsia="zh-CN"/>
        </w:rPr>
        <w:t>首席级别（C级）或高级管理人员</w:t>
      </w:r>
    </w:p>
    <w:p>
      <w:pPr>
        <w:pStyle w:val="6"/>
        <w:spacing w:before="6"/>
        <w:rPr>
          <w:sz w:val="4"/>
          <w:lang w:eastAsia="zh-CN"/>
        </w:rPr>
      </w:pPr>
    </w:p>
    <w:p>
      <w:pPr>
        <w:pStyle w:val="6"/>
        <w:ind w:left="920" w:right="-29"/>
      </w:pPr>
      <w:r>
        <mc:AlternateContent>
          <mc:Choice Requires="wpg">
            <w:drawing>
              <wp:inline distT="0" distB="0" distL="0" distR="0">
                <wp:extent cx="3887470" cy="169545"/>
                <wp:effectExtent l="0" t="0" r="11430" b="8255"/>
                <wp:docPr id="316" name="docshapegroup331"/>
                <wp:cNvGraphicFramePr/>
                <a:graphic xmlns:a="http://schemas.openxmlformats.org/drawingml/2006/main">
                  <a:graphicData uri="http://schemas.microsoft.com/office/word/2010/wordprocessingGroup">
                    <wpg:wgp>
                      <wpg:cNvGrpSpPr/>
                      <wpg:grpSpPr>
                        <a:xfrm>
                          <a:off x="0" y="0"/>
                          <a:ext cx="3887470" cy="169545"/>
                          <a:chOff x="0" y="0"/>
                          <a:chExt cx="6122" cy="267"/>
                        </a:xfrm>
                      </wpg:grpSpPr>
                      <wps:wsp>
                        <wps:cNvPr id="317" name="docshape332"/>
                        <wps:cNvSpPr txBox="1"/>
                        <wps:spPr bwMode="auto">
                          <a:xfrm>
                            <a:off x="2938" y="0"/>
                            <a:ext cx="3184" cy="267"/>
                          </a:xfrm>
                          <a:prstGeom prst="rect">
                            <a:avLst/>
                          </a:prstGeom>
                          <a:solidFill>
                            <a:srgbClr val="102A55"/>
                          </a:solidFill>
                          <a:ln>
                            <a:noFill/>
                          </a:ln>
                        </wps:spPr>
                        <wps:txbx>
                          <w:txbxContent>
                            <w:p>
                              <w:pPr>
                                <w:spacing w:before="45"/>
                                <w:ind w:left="1433" w:right="1433"/>
                                <w:jc w:val="center"/>
                                <w:rPr>
                                  <w:rFonts w:ascii="Century Gothic"/>
                                  <w:b/>
                                  <w:color w:val="000000"/>
                                  <w:sz w:val="14"/>
                                </w:rPr>
                              </w:pPr>
                              <w:r>
                                <w:rPr>
                                  <w:rFonts w:ascii="Century Gothic"/>
                                  <w:b/>
                                  <w:color w:val="FFFFFF"/>
                                  <w:spacing w:val="-5"/>
                                  <w:w w:val="105"/>
                                  <w:sz w:val="14"/>
                                </w:rPr>
                                <w:t>52%</w:t>
                              </w:r>
                            </w:p>
                          </w:txbxContent>
                        </wps:txbx>
                        <wps:bodyPr rot="0" vert="horz" wrap="square" lIns="0" tIns="0" rIns="0" bIns="0" anchor="t" anchorCtr="0" upright="1">
                          <a:noAutofit/>
                        </wps:bodyPr>
                      </wps:wsp>
                      <wps:wsp>
                        <wps:cNvPr id="318" name="docshape333"/>
                        <wps:cNvSpPr txBox="1"/>
                        <wps:spPr bwMode="auto">
                          <a:xfrm>
                            <a:off x="1897" y="0"/>
                            <a:ext cx="1041" cy="267"/>
                          </a:xfrm>
                          <a:prstGeom prst="rect">
                            <a:avLst/>
                          </a:prstGeom>
                          <a:solidFill>
                            <a:srgbClr val="00549E"/>
                          </a:solidFill>
                          <a:ln>
                            <a:noFill/>
                          </a:ln>
                        </wps:spPr>
                        <wps:txbx>
                          <w:txbxContent>
                            <w:p>
                              <w:pPr>
                                <w:spacing w:before="42"/>
                                <w:ind w:left="369" w:right="369"/>
                                <w:jc w:val="center"/>
                                <w:rPr>
                                  <w:rFonts w:ascii="Century Gothic"/>
                                  <w:b/>
                                  <w:color w:val="000000"/>
                                  <w:sz w:val="14"/>
                                </w:rPr>
                              </w:pPr>
                              <w:r>
                                <w:rPr>
                                  <w:rFonts w:ascii="Century Gothic"/>
                                  <w:b/>
                                  <w:color w:val="FFFFFF"/>
                                  <w:spacing w:val="-5"/>
                                  <w:sz w:val="14"/>
                                </w:rPr>
                                <w:t>17%</w:t>
                              </w:r>
                            </w:p>
                          </w:txbxContent>
                        </wps:txbx>
                        <wps:bodyPr rot="0" vert="horz" wrap="square" lIns="0" tIns="0" rIns="0" bIns="0" anchor="t" anchorCtr="0" upright="1">
                          <a:noAutofit/>
                        </wps:bodyPr>
                      </wps:wsp>
                      <wps:wsp>
                        <wps:cNvPr id="319" name="docshape334"/>
                        <wps:cNvSpPr txBox="1"/>
                        <wps:spPr bwMode="auto">
                          <a:xfrm>
                            <a:off x="918" y="0"/>
                            <a:ext cx="980" cy="267"/>
                          </a:xfrm>
                          <a:prstGeom prst="rect">
                            <a:avLst/>
                          </a:prstGeom>
                          <a:solidFill>
                            <a:srgbClr val="0092FF"/>
                          </a:solidFill>
                          <a:ln>
                            <a:noFill/>
                          </a:ln>
                        </wps:spPr>
                        <wps:txbx>
                          <w:txbxContent>
                            <w:p>
                              <w:pPr>
                                <w:spacing w:before="40"/>
                                <w:ind w:left="331" w:right="331"/>
                                <w:jc w:val="center"/>
                                <w:rPr>
                                  <w:rFonts w:ascii="Century Gothic"/>
                                  <w:b/>
                                  <w:color w:val="000000"/>
                                  <w:sz w:val="14"/>
                                </w:rPr>
                              </w:pPr>
                              <w:r>
                                <w:rPr>
                                  <w:rFonts w:ascii="Century Gothic"/>
                                  <w:b/>
                                  <w:color w:val="FFFFFF"/>
                                  <w:spacing w:val="-5"/>
                                  <w:w w:val="105"/>
                                  <w:sz w:val="14"/>
                                </w:rPr>
                                <w:t>16%</w:t>
                              </w:r>
                            </w:p>
                          </w:txbxContent>
                        </wps:txbx>
                        <wps:bodyPr rot="0" vert="horz" wrap="square" lIns="0" tIns="0" rIns="0" bIns="0" anchor="t" anchorCtr="0" upright="1">
                          <a:noAutofit/>
                        </wps:bodyPr>
                      </wps:wsp>
                      <wps:wsp>
                        <wps:cNvPr id="320" name="docshape335"/>
                        <wps:cNvSpPr txBox="1"/>
                        <wps:spPr bwMode="auto">
                          <a:xfrm>
                            <a:off x="367" y="0"/>
                            <a:ext cx="551" cy="267"/>
                          </a:xfrm>
                          <a:prstGeom prst="rect">
                            <a:avLst/>
                          </a:prstGeom>
                          <a:solidFill>
                            <a:srgbClr val="66BDFF"/>
                          </a:solidFill>
                          <a:ln>
                            <a:noFill/>
                          </a:ln>
                        </wps:spPr>
                        <wps:txbx>
                          <w:txbxContent>
                            <w:p>
                              <w:pPr>
                                <w:spacing w:before="43"/>
                                <w:ind w:left="167"/>
                                <w:rPr>
                                  <w:rFonts w:ascii="Century Gothic"/>
                                  <w:b/>
                                  <w:color w:val="000000"/>
                                  <w:sz w:val="14"/>
                                </w:rPr>
                              </w:pPr>
                              <w:r>
                                <w:rPr>
                                  <w:rFonts w:ascii="Century Gothic"/>
                                  <w:b/>
                                  <w:color w:val="FFFFFF"/>
                                  <w:spacing w:val="-5"/>
                                  <w:w w:val="110"/>
                                  <w:sz w:val="14"/>
                                </w:rPr>
                                <w:t>9%</w:t>
                              </w:r>
                            </w:p>
                          </w:txbxContent>
                        </wps:txbx>
                        <wps:bodyPr rot="0" vert="horz" wrap="square" lIns="0" tIns="0" rIns="0" bIns="0" anchor="t" anchorCtr="0" upright="1">
                          <a:noAutofit/>
                        </wps:bodyPr>
                      </wps:wsp>
                      <wps:wsp>
                        <wps:cNvPr id="321" name="docshape336"/>
                        <wps:cNvSpPr txBox="1"/>
                        <wps:spPr bwMode="auto">
                          <a:xfrm>
                            <a:off x="0" y="0"/>
                            <a:ext cx="368" cy="267"/>
                          </a:xfrm>
                          <a:prstGeom prst="rect">
                            <a:avLst/>
                          </a:prstGeom>
                          <a:solidFill>
                            <a:srgbClr val="C3E5FF"/>
                          </a:solidFill>
                          <a:ln>
                            <a:noFill/>
                          </a:ln>
                        </wps:spPr>
                        <wps:txbx>
                          <w:txbxContent>
                            <w:p>
                              <w:pPr>
                                <w:spacing w:before="39"/>
                                <w:ind w:left="74"/>
                                <w:rPr>
                                  <w:rFonts w:ascii="Century Gothic"/>
                                  <w:b/>
                                  <w:color w:val="000000"/>
                                  <w:sz w:val="14"/>
                                </w:rPr>
                              </w:pPr>
                              <w:r>
                                <w:rPr>
                                  <w:rFonts w:ascii="Century Gothic"/>
                                  <w:b/>
                                  <w:color w:val="000000"/>
                                  <w:spacing w:val="-5"/>
                                  <w:w w:val="110"/>
                                  <w:sz w:val="14"/>
                                </w:rPr>
                                <w:t>6%</w:t>
                              </w:r>
                            </w:p>
                          </w:txbxContent>
                        </wps:txbx>
                        <wps:bodyPr rot="0" vert="horz" wrap="square" lIns="0" tIns="0" rIns="0" bIns="0" anchor="t" anchorCtr="0" upright="1">
                          <a:noAutofit/>
                        </wps:bodyPr>
                      </wps:wsp>
                    </wpg:wgp>
                  </a:graphicData>
                </a:graphic>
              </wp:inline>
            </w:drawing>
          </mc:Choice>
          <mc:Fallback>
            <w:pict>
              <v:group id="docshapegroup331" o:spid="_x0000_s1026" o:spt="203" style="height:13.35pt;width:306.1pt;" coordsize="6122,267" o:gfxdata="UEsDBAoAAAAAAIdO4kAAAAAAAAAAAAAAAAAEAAAAZHJzL1BLAwQUAAAACACHTuJAxGiGud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MRohrnVAAAABAEAAA8AAAAA&#10;AAAAAQAgAAAAIgAAAGRycy9kb3ducmV2LnhtbFBLAQIUABQAAAAIAIdO4kDfgwCM+wIAAKQNAAAO&#10;AAAAAAAAAAEAIAAAACQBAABkcnMvZTJvRG9jLnhtbFBLBQYAAAAABgAGAFkBAACRBgAAAAA=&#10;">
                <o:lock v:ext="edit" aspectratio="f"/>
                <v:shape id="docshape332" o:spid="_x0000_s1026" o:spt="202" type="#_x0000_t202" style="position:absolute;left:2938;top:0;height:267;width:3184;" fillcolor="#102A55" filled="t" stroked="f" coordsize="21600,21600" o:gfxdata="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BLWU2/&#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45"/>
                          <w:ind w:left="1433" w:right="1433"/>
                          <w:jc w:val="center"/>
                          <w:rPr>
                            <w:rFonts w:ascii="Century Gothic"/>
                            <w:b/>
                            <w:color w:val="000000"/>
                            <w:sz w:val="14"/>
                          </w:rPr>
                        </w:pPr>
                        <w:r>
                          <w:rPr>
                            <w:rFonts w:ascii="Century Gothic"/>
                            <w:b/>
                            <w:color w:val="FFFFFF"/>
                            <w:spacing w:val="-5"/>
                            <w:w w:val="105"/>
                            <w:sz w:val="14"/>
                          </w:rPr>
                          <w:t>52%</w:t>
                        </w:r>
                      </w:p>
                    </w:txbxContent>
                  </v:textbox>
                </v:shape>
                <v:shape id="docshape333" o:spid="_x0000_s1026" o:spt="202" type="#_x0000_t202" style="position:absolute;left:1897;top:0;height:267;width:1041;" fillcolor="#00549E" filled="t" stroked="f" coordsize="21600,21600" o:gfxdata="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la2i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42"/>
                          <w:ind w:left="369" w:right="369"/>
                          <w:jc w:val="center"/>
                          <w:rPr>
                            <w:rFonts w:ascii="Century Gothic"/>
                            <w:b/>
                            <w:color w:val="000000"/>
                            <w:sz w:val="14"/>
                          </w:rPr>
                        </w:pPr>
                        <w:r>
                          <w:rPr>
                            <w:rFonts w:ascii="Century Gothic"/>
                            <w:b/>
                            <w:color w:val="FFFFFF"/>
                            <w:spacing w:val="-5"/>
                            <w:sz w:val="14"/>
                          </w:rPr>
                          <w:t>17%</w:t>
                        </w:r>
                      </w:p>
                    </w:txbxContent>
                  </v:textbox>
                </v:shape>
                <v:shape id="docshape334" o:spid="_x0000_s1026" o:spt="202" type="#_x0000_t202" style="position:absolute;left:918;top:0;height:267;width:980;" fillcolor="#0092FF" filled="t" stroked="f" coordsize="21600,21600" o:gfxdata="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b/TO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40"/>
                          <w:ind w:left="331" w:right="331"/>
                          <w:jc w:val="center"/>
                          <w:rPr>
                            <w:rFonts w:ascii="Century Gothic"/>
                            <w:b/>
                            <w:color w:val="000000"/>
                            <w:sz w:val="14"/>
                          </w:rPr>
                        </w:pPr>
                        <w:r>
                          <w:rPr>
                            <w:rFonts w:ascii="Century Gothic"/>
                            <w:b/>
                            <w:color w:val="FFFFFF"/>
                            <w:spacing w:val="-5"/>
                            <w:w w:val="105"/>
                            <w:sz w:val="14"/>
                          </w:rPr>
                          <w:t>16%</w:t>
                        </w:r>
                      </w:p>
                    </w:txbxContent>
                  </v:textbox>
                </v:shape>
                <v:shape id="docshape335" o:spid="_x0000_s1026" o:spt="202" type="#_x0000_t202" style="position:absolute;left:367;top:0;height:267;width:551;" fillcolor="#66BDFF" filled="t" stroked="f" coordsize="21600,21600" o:gfxdata="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6JlTC5AAAA3AAA&#10;AA8AAAAAAAAAAQAgAAAAIgAAAGRycy9kb3ducmV2LnhtbFBLAQIUABQAAAAIAIdO4kAzLwWeOwAA&#10;ADkAAAAQAAAAAAAAAAEAIAAAAAgBAABkcnMvc2hhcGV4bWwueG1sUEsFBgAAAAAGAAYAWwEAALID&#10;AAAAAA==&#10;">
                  <v:fill on="t" focussize="0,0"/>
                  <v:stroke on="f"/>
                  <v:imagedata o:title=""/>
                  <o:lock v:ext="edit" aspectratio="f"/>
                  <v:textbox inset="0mm,0mm,0mm,0mm">
                    <w:txbxContent>
                      <w:p>
                        <w:pPr>
                          <w:spacing w:before="43"/>
                          <w:ind w:left="167"/>
                          <w:rPr>
                            <w:rFonts w:ascii="Century Gothic"/>
                            <w:b/>
                            <w:color w:val="000000"/>
                            <w:sz w:val="14"/>
                          </w:rPr>
                        </w:pPr>
                        <w:r>
                          <w:rPr>
                            <w:rFonts w:ascii="Century Gothic"/>
                            <w:b/>
                            <w:color w:val="FFFFFF"/>
                            <w:spacing w:val="-5"/>
                            <w:w w:val="110"/>
                            <w:sz w:val="14"/>
                          </w:rPr>
                          <w:t>9%</w:t>
                        </w:r>
                      </w:p>
                    </w:txbxContent>
                  </v:textbox>
                </v:shape>
                <v:shape id="docshape336" o:spid="_x0000_s1026" o:spt="202" type="#_x0000_t202" style="position:absolute;left:0;top:0;height:267;width:368;" fillcolor="#C3E5FF" filled="t" stroked="f" coordsize="21600,21600" o:gfxdata="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Tvm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39"/>
                          <w:ind w:left="74"/>
                          <w:rPr>
                            <w:rFonts w:ascii="Century Gothic"/>
                            <w:b/>
                            <w:color w:val="000000"/>
                            <w:sz w:val="14"/>
                          </w:rPr>
                        </w:pPr>
                        <w:r>
                          <w:rPr>
                            <w:rFonts w:ascii="Century Gothic"/>
                            <w:b/>
                            <w:color w:val="000000"/>
                            <w:spacing w:val="-5"/>
                            <w:w w:val="110"/>
                            <w:sz w:val="14"/>
                          </w:rPr>
                          <w:t>6%</w:t>
                        </w:r>
                      </w:p>
                    </w:txbxContent>
                  </v:textbox>
                </v:shape>
                <w10:wrap type="none"/>
                <w10:anchorlock/>
              </v:group>
            </w:pict>
          </mc:Fallback>
        </mc:AlternateContent>
      </w:r>
    </w:p>
    <w:p>
      <w:pPr>
        <w:pStyle w:val="6"/>
        <w:rPr>
          <w:sz w:val="15"/>
        </w:rPr>
      </w:pPr>
    </w:p>
    <w:p>
      <w:pPr>
        <w:ind w:left="920"/>
        <w:rPr>
          <w:sz w:val="14"/>
          <w:lang w:eastAsia="zh-CN"/>
        </w:rPr>
      </w:pPr>
      <w:r>
        <w:rPr>
          <w:rFonts w:hint="eastAsia" w:ascii="微软雅黑" w:hAnsi="微软雅黑" w:eastAsia="微软雅黑" w:cs="微软雅黑"/>
          <w:spacing w:val="-2"/>
          <w:w w:val="115"/>
          <w:sz w:val="14"/>
          <w:lang w:eastAsia="zh-CN"/>
        </w:rPr>
        <w:t>其他工作人员</w:t>
      </w:r>
    </w:p>
    <w:p>
      <w:pPr>
        <w:pStyle w:val="6"/>
        <w:spacing w:before="6"/>
        <w:rPr>
          <w:sz w:val="4"/>
        </w:rPr>
      </w:pPr>
    </w:p>
    <w:p>
      <w:pPr>
        <w:pStyle w:val="6"/>
        <w:ind w:left="920" w:right="-29"/>
      </w:pPr>
      <w:r>
        <mc:AlternateContent>
          <mc:Choice Requires="wpg">
            <w:drawing>
              <wp:inline distT="0" distB="0" distL="0" distR="0">
                <wp:extent cx="3887470" cy="169545"/>
                <wp:effectExtent l="0" t="0" r="11430" b="8255"/>
                <wp:docPr id="322" name="docshapegroup337"/>
                <wp:cNvGraphicFramePr/>
                <a:graphic xmlns:a="http://schemas.openxmlformats.org/drawingml/2006/main">
                  <a:graphicData uri="http://schemas.microsoft.com/office/word/2010/wordprocessingGroup">
                    <wpg:wgp>
                      <wpg:cNvGrpSpPr/>
                      <wpg:grpSpPr>
                        <a:xfrm>
                          <a:off x="0" y="0"/>
                          <a:ext cx="3887470" cy="169545"/>
                          <a:chOff x="0" y="0"/>
                          <a:chExt cx="6122" cy="267"/>
                        </a:xfrm>
                      </wpg:grpSpPr>
                      <wps:wsp>
                        <wps:cNvPr id="323" name="docshape338"/>
                        <wps:cNvSpPr txBox="1"/>
                        <wps:spPr bwMode="auto">
                          <a:xfrm>
                            <a:off x="5264" y="0"/>
                            <a:ext cx="858" cy="267"/>
                          </a:xfrm>
                          <a:prstGeom prst="rect">
                            <a:avLst/>
                          </a:prstGeom>
                          <a:solidFill>
                            <a:srgbClr val="102A55"/>
                          </a:solidFill>
                          <a:ln>
                            <a:noFill/>
                          </a:ln>
                        </wps:spPr>
                        <wps:txbx>
                          <w:txbxContent>
                            <w:p>
                              <w:pPr>
                                <w:spacing w:before="40"/>
                                <w:ind w:left="281"/>
                                <w:rPr>
                                  <w:rFonts w:ascii="Century Gothic"/>
                                  <w:b/>
                                  <w:color w:val="000000"/>
                                  <w:sz w:val="14"/>
                                </w:rPr>
                              </w:pPr>
                              <w:r>
                                <w:rPr>
                                  <w:rFonts w:ascii="Century Gothic"/>
                                  <w:b/>
                                  <w:color w:val="FFFFFF"/>
                                  <w:spacing w:val="-5"/>
                                  <w:w w:val="105"/>
                                  <w:sz w:val="14"/>
                                </w:rPr>
                                <w:t>14%</w:t>
                              </w:r>
                            </w:p>
                          </w:txbxContent>
                        </wps:txbx>
                        <wps:bodyPr rot="0" vert="horz" wrap="square" lIns="0" tIns="0" rIns="0" bIns="0" anchor="t" anchorCtr="0" upright="1">
                          <a:noAutofit/>
                        </wps:bodyPr>
                      </wps:wsp>
                      <wps:wsp>
                        <wps:cNvPr id="324" name="docshape339"/>
                        <wps:cNvSpPr txBox="1"/>
                        <wps:spPr bwMode="auto">
                          <a:xfrm>
                            <a:off x="3672" y="0"/>
                            <a:ext cx="1592" cy="267"/>
                          </a:xfrm>
                          <a:prstGeom prst="rect">
                            <a:avLst/>
                          </a:prstGeom>
                          <a:solidFill>
                            <a:srgbClr val="00549E"/>
                          </a:solidFill>
                          <a:ln>
                            <a:noFill/>
                          </a:ln>
                        </wps:spPr>
                        <wps:txbx>
                          <w:txbxContent>
                            <w:p>
                              <w:pPr>
                                <w:spacing w:before="38"/>
                                <w:ind w:left="631" w:right="631"/>
                                <w:jc w:val="center"/>
                                <w:rPr>
                                  <w:rFonts w:ascii="Century Gothic"/>
                                  <w:b/>
                                  <w:color w:val="000000"/>
                                  <w:sz w:val="14"/>
                                </w:rPr>
                              </w:pPr>
                              <w:r>
                                <w:rPr>
                                  <w:rFonts w:ascii="Century Gothic"/>
                                  <w:b/>
                                  <w:color w:val="FFFFFF"/>
                                  <w:spacing w:val="-5"/>
                                  <w:w w:val="110"/>
                                  <w:sz w:val="14"/>
                                </w:rPr>
                                <w:t>26%</w:t>
                              </w:r>
                            </w:p>
                          </w:txbxContent>
                        </wps:txbx>
                        <wps:bodyPr rot="0" vert="horz" wrap="square" lIns="0" tIns="0" rIns="0" bIns="0" anchor="t" anchorCtr="0" upright="1">
                          <a:noAutofit/>
                        </wps:bodyPr>
                      </wps:wsp>
                      <wps:wsp>
                        <wps:cNvPr id="325" name="docshape340"/>
                        <wps:cNvSpPr txBox="1"/>
                        <wps:spPr bwMode="auto">
                          <a:xfrm>
                            <a:off x="1897" y="0"/>
                            <a:ext cx="1776" cy="267"/>
                          </a:xfrm>
                          <a:prstGeom prst="rect">
                            <a:avLst/>
                          </a:prstGeom>
                          <a:solidFill>
                            <a:srgbClr val="0092FF"/>
                          </a:solidFill>
                          <a:ln>
                            <a:noFill/>
                          </a:ln>
                        </wps:spPr>
                        <wps:txbx>
                          <w:txbxContent>
                            <w:p>
                              <w:pPr>
                                <w:spacing w:before="37"/>
                                <w:ind w:left="669" w:right="669"/>
                                <w:jc w:val="center"/>
                                <w:rPr>
                                  <w:rFonts w:ascii="Century Gothic"/>
                                  <w:b/>
                                  <w:color w:val="000000"/>
                                  <w:sz w:val="14"/>
                                </w:rPr>
                              </w:pPr>
                              <w:r>
                                <w:rPr>
                                  <w:rFonts w:ascii="Century Gothic"/>
                                  <w:b/>
                                  <w:color w:val="FFFFFF"/>
                                  <w:spacing w:val="-5"/>
                                  <w:w w:val="105"/>
                                  <w:sz w:val="14"/>
                                </w:rPr>
                                <w:t>29%</w:t>
                              </w:r>
                            </w:p>
                          </w:txbxContent>
                        </wps:txbx>
                        <wps:bodyPr rot="0" vert="horz" wrap="square" lIns="0" tIns="0" rIns="0" bIns="0" anchor="t" anchorCtr="0" upright="1">
                          <a:noAutofit/>
                        </wps:bodyPr>
                      </wps:wsp>
                      <wps:wsp>
                        <wps:cNvPr id="326" name="docshape341"/>
                        <wps:cNvSpPr txBox="1"/>
                        <wps:spPr bwMode="auto">
                          <a:xfrm>
                            <a:off x="612" y="0"/>
                            <a:ext cx="1286" cy="267"/>
                          </a:xfrm>
                          <a:prstGeom prst="rect">
                            <a:avLst/>
                          </a:prstGeom>
                          <a:solidFill>
                            <a:srgbClr val="66BDFF"/>
                          </a:solidFill>
                          <a:ln>
                            <a:noFill/>
                          </a:ln>
                        </wps:spPr>
                        <wps:txbx>
                          <w:txbxContent>
                            <w:p>
                              <w:pPr>
                                <w:spacing w:before="35"/>
                                <w:ind w:left="491" w:right="491"/>
                                <w:jc w:val="center"/>
                                <w:rPr>
                                  <w:rFonts w:ascii="Century Gothic"/>
                                  <w:b/>
                                  <w:color w:val="000000"/>
                                  <w:sz w:val="14"/>
                                </w:rPr>
                              </w:pPr>
                              <w:r>
                                <w:rPr>
                                  <w:rFonts w:ascii="Century Gothic"/>
                                  <w:b/>
                                  <w:color w:val="FFFFFF"/>
                                  <w:spacing w:val="-5"/>
                                  <w:sz w:val="14"/>
                                </w:rPr>
                                <w:t>21%</w:t>
                              </w:r>
                            </w:p>
                          </w:txbxContent>
                        </wps:txbx>
                        <wps:bodyPr rot="0" vert="horz" wrap="square" lIns="0" tIns="0" rIns="0" bIns="0" anchor="t" anchorCtr="0" upright="1">
                          <a:noAutofit/>
                        </wps:bodyPr>
                      </wps:wsp>
                      <wps:wsp>
                        <wps:cNvPr id="327" name="docshape342"/>
                        <wps:cNvSpPr txBox="1"/>
                        <wps:spPr bwMode="auto">
                          <a:xfrm>
                            <a:off x="0" y="0"/>
                            <a:ext cx="613" cy="267"/>
                          </a:xfrm>
                          <a:prstGeom prst="rect">
                            <a:avLst/>
                          </a:prstGeom>
                          <a:solidFill>
                            <a:srgbClr val="C3E5FF"/>
                          </a:solidFill>
                          <a:ln>
                            <a:noFill/>
                          </a:ln>
                        </wps:spPr>
                        <wps:txbx>
                          <w:txbxContent>
                            <w:p>
                              <w:pPr>
                                <w:spacing w:before="34"/>
                                <w:ind w:left="160"/>
                                <w:rPr>
                                  <w:rFonts w:ascii="Century Gothic"/>
                                  <w:b/>
                                  <w:color w:val="000000"/>
                                  <w:sz w:val="14"/>
                                </w:rPr>
                              </w:pPr>
                              <w:r>
                                <w:rPr>
                                  <w:rFonts w:ascii="Century Gothic"/>
                                  <w:b/>
                                  <w:color w:val="000000"/>
                                  <w:spacing w:val="-5"/>
                                  <w:w w:val="105"/>
                                  <w:sz w:val="14"/>
                                </w:rPr>
                                <w:t>10%</w:t>
                              </w:r>
                            </w:p>
                          </w:txbxContent>
                        </wps:txbx>
                        <wps:bodyPr rot="0" vert="horz" wrap="square" lIns="0" tIns="0" rIns="0" bIns="0" anchor="t" anchorCtr="0" upright="1">
                          <a:noAutofit/>
                        </wps:bodyPr>
                      </wps:wsp>
                    </wpg:wgp>
                  </a:graphicData>
                </a:graphic>
              </wp:inline>
            </w:drawing>
          </mc:Choice>
          <mc:Fallback>
            <w:pict>
              <v:group id="docshapegroup337" o:spid="_x0000_s1026" o:spt="203" style="height:13.35pt;width:306.1pt;" coordsize="6122,267" o:gfxdata="UEsDBAoAAAAAAIdO4kAAAAAAAAAAAAAAAAAEAAAAZHJzL1BLAwQUAAAACACHTuJAxGiGud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">
                <o:lock v:ext="edit" aspectratio="f"/>
                <v:shape id="docshape338" o:spid="_x0000_s1026" o:spt="202" type="#_x0000_t202" style="position:absolute;left:5264;top:0;height:267;width:858;" fillcolor="#102A55" filled="t" stroked="f" coordsize="21600,21600" o:gfxdata="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clfO/&#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40"/>
                          <w:ind w:left="281"/>
                          <w:rPr>
                            <w:rFonts w:ascii="Century Gothic"/>
                            <w:b/>
                            <w:color w:val="000000"/>
                            <w:sz w:val="14"/>
                          </w:rPr>
                        </w:pPr>
                        <w:r>
                          <w:rPr>
                            <w:rFonts w:ascii="Century Gothic"/>
                            <w:b/>
                            <w:color w:val="FFFFFF"/>
                            <w:spacing w:val="-5"/>
                            <w:w w:val="105"/>
                            <w:sz w:val="14"/>
                          </w:rPr>
                          <w:t>14%</w:t>
                        </w:r>
                      </w:p>
                    </w:txbxContent>
                  </v:textbox>
                </v:shape>
                <v:shape id="docshape339" o:spid="_x0000_s1026" o:spt="202" type="#_x0000_t202" style="position:absolute;left:3672;top:0;height:267;width:1592;" fillcolor="#00549E" filled="t" stroked="f" coordsize="21600,21600" o:gfxdata="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tG0a&#10;wAAAANw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pPr>
                          <w:spacing w:before="38"/>
                          <w:ind w:left="631" w:right="631"/>
                          <w:jc w:val="center"/>
                          <w:rPr>
                            <w:rFonts w:ascii="Century Gothic"/>
                            <w:b/>
                            <w:color w:val="000000"/>
                            <w:sz w:val="14"/>
                          </w:rPr>
                        </w:pPr>
                        <w:r>
                          <w:rPr>
                            <w:rFonts w:ascii="Century Gothic"/>
                            <w:b/>
                            <w:color w:val="FFFFFF"/>
                            <w:spacing w:val="-5"/>
                            <w:w w:val="110"/>
                            <w:sz w:val="14"/>
                          </w:rPr>
                          <w:t>26%</w:t>
                        </w:r>
                      </w:p>
                    </w:txbxContent>
                  </v:textbox>
                </v:shape>
                <v:shape id="docshape340" o:spid="_x0000_s1026" o:spt="202" type="#_x0000_t202" style="position:absolute;left:1897;top:0;height:267;width:1776;" fillcolor="#0092FF" filled="t" stroked="f" coordsize="21600,21600" o:gfxdata="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40dr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37"/>
                          <w:ind w:left="669" w:right="669"/>
                          <w:jc w:val="center"/>
                          <w:rPr>
                            <w:rFonts w:ascii="Century Gothic"/>
                            <w:b/>
                            <w:color w:val="000000"/>
                            <w:sz w:val="14"/>
                          </w:rPr>
                        </w:pPr>
                        <w:r>
                          <w:rPr>
                            <w:rFonts w:ascii="Century Gothic"/>
                            <w:b/>
                            <w:color w:val="FFFFFF"/>
                            <w:spacing w:val="-5"/>
                            <w:w w:val="105"/>
                            <w:sz w:val="14"/>
                          </w:rPr>
                          <w:t>29%</w:t>
                        </w:r>
                      </w:p>
                    </w:txbxContent>
                  </v:textbox>
                </v:shape>
                <v:shape id="docshape341" o:spid="_x0000_s1026" o:spt="202" type="#_x0000_t202" style="position:absolute;left:612;top:0;height:267;width:1286;" fillcolor="#66BDFF" filled="t" stroked="f" coordsize="21600,21600" o:gfxdata="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sqN+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35"/>
                          <w:ind w:left="491" w:right="491"/>
                          <w:jc w:val="center"/>
                          <w:rPr>
                            <w:rFonts w:ascii="Century Gothic"/>
                            <w:b/>
                            <w:color w:val="000000"/>
                            <w:sz w:val="14"/>
                          </w:rPr>
                        </w:pPr>
                        <w:r>
                          <w:rPr>
                            <w:rFonts w:ascii="Century Gothic"/>
                            <w:b/>
                            <w:color w:val="FFFFFF"/>
                            <w:spacing w:val="-5"/>
                            <w:sz w:val="14"/>
                          </w:rPr>
                          <w:t>21%</w:t>
                        </w:r>
                      </w:p>
                    </w:txbxContent>
                  </v:textbox>
                </v:shape>
                <v:shape id="docshape342" o:spid="_x0000_s1026" o:spt="202" type="#_x0000_t202" style="position:absolute;left:0;top:0;height:267;width:613;" fillcolor="#C3E5FF" filled="t" stroked="f" coordsize="21600,21600" o:gfxdata="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m3MW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34"/>
                          <w:ind w:left="160"/>
                          <w:rPr>
                            <w:rFonts w:ascii="Century Gothic"/>
                            <w:b/>
                            <w:color w:val="000000"/>
                            <w:sz w:val="14"/>
                          </w:rPr>
                        </w:pPr>
                        <w:r>
                          <w:rPr>
                            <w:rFonts w:ascii="Century Gothic"/>
                            <w:b/>
                            <w:color w:val="000000"/>
                            <w:spacing w:val="-5"/>
                            <w:w w:val="105"/>
                            <w:sz w:val="14"/>
                          </w:rPr>
                          <w:t>10%</w:t>
                        </w:r>
                      </w:p>
                    </w:txbxContent>
                  </v:textbox>
                </v:shape>
                <w10:wrap type="none"/>
                <w10:anchorlock/>
              </v:group>
            </w:pict>
          </mc:Fallback>
        </mc:AlternateContent>
      </w:r>
    </w:p>
    <w:p>
      <w:pPr>
        <w:pStyle w:val="6"/>
        <w:spacing w:before="9"/>
        <w:rPr>
          <w:sz w:val="23"/>
        </w:rPr>
      </w:pPr>
    </w:p>
    <w:p>
      <w:pPr>
        <w:tabs>
          <w:tab w:val="left" w:pos="1669"/>
          <w:tab w:val="left" w:pos="2371"/>
          <w:tab w:val="left" w:pos="3723"/>
          <w:tab w:val="left" w:pos="4439"/>
        </w:tabs>
        <w:spacing w:before="1"/>
        <w:ind w:left="236"/>
        <w:jc w:val="center"/>
        <w:rPr>
          <w:rFonts w:ascii="微软雅黑" w:hAnsi="微软雅黑" w:eastAsia="微软雅黑" w:cs="微软雅黑"/>
          <w:sz w:val="14"/>
          <w:lang w:eastAsia="zh-CN"/>
        </w:rPr>
      </w:pPr>
      <w:r>
        <mc:AlternateContent>
          <mc:Choice Requires="wps">
            <w:drawing>
              <wp:anchor distT="0" distB="0" distL="114300" distR="114300" simplePos="0" relativeHeight="251857920" behindDoc="0" locked="0" layoutInCell="1" allowOverlap="1">
                <wp:simplePos x="0" y="0"/>
                <wp:positionH relativeFrom="page">
                  <wp:posOffset>914400</wp:posOffset>
                </wp:positionH>
                <wp:positionV relativeFrom="paragraph">
                  <wp:posOffset>13970</wp:posOffset>
                </wp:positionV>
                <wp:extent cx="73660" cy="73660"/>
                <wp:effectExtent l="0" t="0" r="2540" b="2540"/>
                <wp:wrapNone/>
                <wp:docPr id="328" name="docshape343"/>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C3E5FF"/>
                        </a:solidFill>
                        <a:ln>
                          <a:noFill/>
                        </a:ln>
                      </wps:spPr>
                      <wps:bodyPr rot="0" vert="horz" wrap="square" lIns="91440" tIns="45720" rIns="91440" bIns="45720" anchor="t" anchorCtr="0" upright="1">
                        <a:noAutofit/>
                      </wps:bodyPr>
                    </wps:wsp>
                  </a:graphicData>
                </a:graphic>
              </wp:anchor>
            </w:drawing>
          </mc:Choice>
          <mc:Fallback>
            <w:pict>
              <v:rect id="docshape343" o:spid="_x0000_s1026" o:spt="1" style="position:absolute;left:0pt;margin-left:72pt;margin-top:1.1pt;height:5.8pt;width:5.8pt;mso-position-horizontal-relative:page;z-index:251857920;mso-width-relative:page;mso-height-relative:page;" fillcolor="#C3E5FF" filled="t" stroked="f" coordsize="21600,21600" o:gfxdata="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ZrH7q9gAAAAIAQAADwAAAAAAAAABACAAAAAiAAAAZHJzL2Rvd25yZXYueG1sUEsB&#10;AhQAFAAAAAgAh07iQMZzPcj1AQAA+AMAAA4AAAAAAAAAAQAgAAAAJwEAAGRycy9lMm9Eb2MueG1s&#10;UEsFBgAAAAAGAAYAWQEAAI4FAAAAAA==&#10;">
                <v:fill on="t" focussize="0,0"/>
                <v:stroke on="f"/>
                <v:imagedata o:title=""/>
                <o:lock v:ext="edit" aspectratio="f"/>
              </v:rect>
            </w:pict>
          </mc:Fallback>
        </mc:AlternateContent>
      </w:r>
      <w:r>
        <mc:AlternateContent>
          <mc:Choice Requires="wps">
            <w:drawing>
              <wp:anchor distT="0" distB="0" distL="114300" distR="114300" simplePos="0" relativeHeight="251860992" behindDoc="1" locked="0" layoutInCell="1" allowOverlap="1">
                <wp:simplePos x="0" y="0"/>
                <wp:positionH relativeFrom="page">
                  <wp:posOffset>1824355</wp:posOffset>
                </wp:positionH>
                <wp:positionV relativeFrom="paragraph">
                  <wp:posOffset>13970</wp:posOffset>
                </wp:positionV>
                <wp:extent cx="73660" cy="73660"/>
                <wp:effectExtent l="0" t="0" r="2540" b="2540"/>
                <wp:wrapNone/>
                <wp:docPr id="329" name="docshape344"/>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66BDFF"/>
                        </a:solidFill>
                        <a:ln>
                          <a:noFill/>
                        </a:ln>
                      </wps:spPr>
                      <wps:bodyPr rot="0" vert="horz" wrap="square" lIns="91440" tIns="45720" rIns="91440" bIns="45720" anchor="t" anchorCtr="0" upright="1">
                        <a:noAutofit/>
                      </wps:bodyPr>
                    </wps:wsp>
                  </a:graphicData>
                </a:graphic>
              </wp:anchor>
            </w:drawing>
          </mc:Choice>
          <mc:Fallback>
            <w:pict>
              <v:rect id="docshape344" o:spid="_x0000_s1026" o:spt="1" style="position:absolute;left:0pt;margin-left:143.65pt;margin-top:1.1pt;height:5.8pt;width:5.8pt;mso-position-horizontal-relative:page;z-index:-251455488;mso-width-relative:page;mso-height-relative:page;" fillcolor="#66BDFF" filled="t" stroked="f" coordsize="21600,21600" o:gfxdata="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5ULFg1wAAAAgBAAAPAAAAAAAAAAEAIAAAACIAAABkcnMvZG93bnJldi54bWxQSwEC&#10;FAAUAAAACACHTuJAE394cPUBAAD4AwAADgAAAAAAAAABACAAAAAmAQAAZHJzL2Uyb0RvYy54bWxQ&#10;SwUGAAAAAAYABgBZAQAAjQUAAAAA&#10;">
                <v:fill on="t" focussize="0,0"/>
                <v:stroke on="f"/>
                <v:imagedata o:title=""/>
                <o:lock v:ext="edit" aspectratio="f"/>
              </v:rect>
            </w:pict>
          </mc:Fallback>
        </mc:AlternateContent>
      </w:r>
      <w:r>
        <mc:AlternateContent>
          <mc:Choice Requires="wps">
            <w:drawing>
              <wp:anchor distT="0" distB="0" distL="114300" distR="114300" simplePos="0" relativeHeight="251862016" behindDoc="1" locked="0" layoutInCell="1" allowOverlap="1">
                <wp:simplePos x="0" y="0"/>
                <wp:positionH relativeFrom="page">
                  <wp:posOffset>2270125</wp:posOffset>
                </wp:positionH>
                <wp:positionV relativeFrom="paragraph">
                  <wp:posOffset>13970</wp:posOffset>
                </wp:positionV>
                <wp:extent cx="73660" cy="73660"/>
                <wp:effectExtent l="0" t="0" r="2540" b="2540"/>
                <wp:wrapNone/>
                <wp:docPr id="330" name="docshape345"/>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0092FF"/>
                        </a:solidFill>
                        <a:ln>
                          <a:noFill/>
                        </a:ln>
                      </wps:spPr>
                      <wps:bodyPr rot="0" vert="horz" wrap="square" lIns="91440" tIns="45720" rIns="91440" bIns="45720" anchor="t" anchorCtr="0" upright="1">
                        <a:noAutofit/>
                      </wps:bodyPr>
                    </wps:wsp>
                  </a:graphicData>
                </a:graphic>
              </wp:anchor>
            </w:drawing>
          </mc:Choice>
          <mc:Fallback>
            <w:pict>
              <v:rect id="docshape345" o:spid="_x0000_s1026" o:spt="1" style="position:absolute;left:0pt;margin-left:178.75pt;margin-top:1.1pt;height:5.8pt;width:5.8pt;mso-position-horizontal-relative:page;z-index:-251454464;mso-width-relative:page;mso-height-relative:page;" fillcolor="#0092FF" filled="t" stroked="f" coordsize="21600,21600" o:gfxdata="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NyGr9kAAAAIAQAADwAAAAAAAAABACAAAAAiAAAAZHJzL2Rvd25yZXYueG1sUEsB&#10;AhQAFAAAAAgAh07iQKfZe7n0AQAA+AMAAA4AAAAAAAAAAQAgAAAAKAEAAGRycy9lMm9Eb2MueG1s&#10;UEsFBgAAAAAGAAYAWQEAAI4FAAAAAA==&#10;">
                <v:fill on="t" focussize="0,0"/>
                <v:stroke on="f"/>
                <v:imagedata o:title=""/>
                <o:lock v:ext="edit" aspectratio="f"/>
              </v:rect>
            </w:pict>
          </mc:Fallback>
        </mc:AlternateContent>
      </w:r>
      <w:r>
        <mc:AlternateContent>
          <mc:Choice Requires="wps">
            <w:drawing>
              <wp:anchor distT="0" distB="0" distL="114300" distR="114300" simplePos="0" relativeHeight="251863040" behindDoc="1" locked="0" layoutInCell="1" allowOverlap="1">
                <wp:simplePos x="0" y="0"/>
                <wp:positionH relativeFrom="page">
                  <wp:posOffset>3128645</wp:posOffset>
                </wp:positionH>
                <wp:positionV relativeFrom="paragraph">
                  <wp:posOffset>13970</wp:posOffset>
                </wp:positionV>
                <wp:extent cx="73660" cy="73660"/>
                <wp:effectExtent l="0" t="0" r="2540" b="2540"/>
                <wp:wrapNone/>
                <wp:docPr id="331" name="docshape346"/>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00549E"/>
                        </a:solidFill>
                        <a:ln>
                          <a:noFill/>
                        </a:ln>
                      </wps:spPr>
                      <wps:bodyPr rot="0" vert="horz" wrap="square" lIns="91440" tIns="45720" rIns="91440" bIns="45720" anchor="t" anchorCtr="0" upright="1">
                        <a:noAutofit/>
                      </wps:bodyPr>
                    </wps:wsp>
                  </a:graphicData>
                </a:graphic>
              </wp:anchor>
            </w:drawing>
          </mc:Choice>
          <mc:Fallback>
            <w:pict>
              <v:rect id="docshape346" o:spid="_x0000_s1026" o:spt="1" style="position:absolute;left:0pt;margin-left:246.35pt;margin-top:1.1pt;height:5.8pt;width:5.8pt;mso-position-horizontal-relative:page;z-index:-251453440;mso-width-relative:page;mso-height-relative:page;" fillcolor="#00549E" filled="t" stroked="f" coordsize="21600,21600" o:gfxdata="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xic59gAAAAIAQAADwAAAAAAAAABACAAAAAiAAAAZHJzL2Rvd25yZXYueG1sUEsB&#10;AhQAFAAAAAgAh07iQFLz3Ej1AQAA+AMAAA4AAAAAAAAAAQAgAAAAJwEAAGRycy9lMm9Eb2MueG1s&#10;UEsFBgAAAAAGAAYAWQEAAI4FAAAAAA==&#10;">
                <v:fill on="t" focussize="0,0"/>
                <v:stroke on="f"/>
                <v:imagedata o:title=""/>
                <o:lock v:ext="edit" aspectratio="f"/>
              </v:rect>
            </w:pict>
          </mc:Fallback>
        </mc:AlternateContent>
      </w:r>
      <w:r>
        <mc:AlternateContent>
          <mc:Choice Requires="wps">
            <w:drawing>
              <wp:anchor distT="0" distB="0" distL="114300" distR="114300" simplePos="0" relativeHeight="251864064" behindDoc="1" locked="0" layoutInCell="1" allowOverlap="1">
                <wp:simplePos x="0" y="0"/>
                <wp:positionH relativeFrom="page">
                  <wp:posOffset>3583305</wp:posOffset>
                </wp:positionH>
                <wp:positionV relativeFrom="paragraph">
                  <wp:posOffset>13970</wp:posOffset>
                </wp:positionV>
                <wp:extent cx="73660" cy="73660"/>
                <wp:effectExtent l="0" t="0" r="2540" b="2540"/>
                <wp:wrapNone/>
                <wp:docPr id="332" name="docshape347"/>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102A55"/>
                        </a:solidFill>
                        <a:ln>
                          <a:noFill/>
                        </a:ln>
                      </wps:spPr>
                      <wps:bodyPr rot="0" vert="horz" wrap="square" lIns="91440" tIns="45720" rIns="91440" bIns="45720" anchor="t" anchorCtr="0" upright="1">
                        <a:noAutofit/>
                      </wps:bodyPr>
                    </wps:wsp>
                  </a:graphicData>
                </a:graphic>
              </wp:anchor>
            </w:drawing>
          </mc:Choice>
          <mc:Fallback>
            <w:pict>
              <v:rect id="docshape347" o:spid="_x0000_s1026" o:spt="1" style="position:absolute;left:0pt;margin-left:282.15pt;margin-top:1.1pt;height:5.8pt;width:5.8pt;mso-position-horizontal-relative:page;z-index:-251452416;mso-width-relative:page;mso-height-relative:page;" fillcolor="#102A55" filled="t" stroked="f" coordsize="21600,21600" o:gfxdata="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l8OQr2wAAAAgBAAAPAAAAAAAAAAEAIAAAACIAAABkcnMvZG93bnJldi54bWxQ&#10;SwECFAAUAAAACACHTuJAb/hs6PQBAAD4AwAADgAAAAAAAAABACAAAAAqAQAAZHJzL2Uyb0RvYy54&#10;bWxQSwUGAAAAAAYABgBZAQAAkAUAAAAA&#10;">
                <v:fill on="t" focussize="0,0"/>
                <v:stroke on="f"/>
                <v:imagedata o:title=""/>
                <o:lock v:ext="edit" aspectratio="f"/>
              </v:rect>
            </w:pict>
          </mc:Fallback>
        </mc:AlternateContent>
      </w:r>
      <w:r>
        <w:rPr>
          <w:color w:val="454C5B"/>
          <w:w w:val="115"/>
          <w:sz w:val="14"/>
        </w:rPr>
        <w:t>1</w:t>
      </w:r>
      <w:r>
        <w:rPr>
          <w:rFonts w:hint="eastAsia" w:ascii="微软雅黑" w:hAnsi="微软雅黑" w:eastAsia="微软雅黑" w:cs="微软雅黑"/>
          <w:color w:val="454C5B"/>
          <w:spacing w:val="-2"/>
          <w:w w:val="115"/>
          <w:sz w:val="10"/>
          <w:szCs w:val="18"/>
          <w:lang w:eastAsia="zh-CN"/>
        </w:rPr>
        <w:t>（完全不清楚）</w:t>
      </w:r>
      <w:r>
        <w:rPr>
          <w:color w:val="454C5B"/>
          <w:sz w:val="14"/>
        </w:rPr>
        <w:tab/>
      </w:r>
      <w:r>
        <w:rPr>
          <w:color w:val="454C5B"/>
          <w:spacing w:val="-10"/>
          <w:w w:val="115"/>
          <w:sz w:val="14"/>
        </w:rPr>
        <w:t>2</w:t>
      </w:r>
      <w:r>
        <w:rPr>
          <w:color w:val="454C5B"/>
          <w:sz w:val="14"/>
        </w:rPr>
        <w:tab/>
      </w:r>
      <w:r>
        <w:rPr>
          <w:color w:val="454C5B"/>
          <w:w w:val="115"/>
          <w:sz w:val="14"/>
        </w:rPr>
        <w:t>3</w:t>
      </w:r>
      <w:r>
        <w:rPr>
          <w:rFonts w:hint="eastAsia" w:ascii="微软雅黑" w:hAnsi="微软雅黑" w:eastAsia="微软雅黑" w:cs="微软雅黑"/>
          <w:color w:val="454C5B"/>
          <w:spacing w:val="-2"/>
          <w:w w:val="115"/>
          <w:sz w:val="11"/>
          <w:szCs w:val="20"/>
          <w:lang w:eastAsia="zh-CN"/>
        </w:rPr>
        <w:t>（中立）</w:t>
      </w:r>
      <w:r>
        <w:rPr>
          <w:color w:val="454C5B"/>
          <w:sz w:val="14"/>
        </w:rPr>
        <w:tab/>
      </w:r>
      <w:r>
        <w:rPr>
          <w:color w:val="454C5B"/>
          <w:spacing w:val="-10"/>
          <w:w w:val="115"/>
          <w:sz w:val="14"/>
        </w:rPr>
        <w:t>4</w:t>
      </w:r>
      <w:r>
        <w:rPr>
          <w:color w:val="454C5B"/>
          <w:sz w:val="14"/>
        </w:rPr>
        <w:tab/>
      </w:r>
      <w:r>
        <w:rPr>
          <w:color w:val="454C5B"/>
          <w:spacing w:val="-2"/>
          <w:w w:val="115"/>
          <w:sz w:val="14"/>
        </w:rPr>
        <w:t>5</w:t>
      </w:r>
      <w:r>
        <w:rPr>
          <w:color w:val="454C5B"/>
          <w:spacing w:val="-7"/>
          <w:w w:val="115"/>
          <w:sz w:val="14"/>
        </w:rPr>
        <w:t xml:space="preserve"> </w:t>
      </w:r>
      <w:r>
        <w:rPr>
          <w:rFonts w:hint="eastAsia" w:ascii="微软雅黑" w:hAnsi="微软雅黑" w:eastAsia="微软雅黑" w:cs="微软雅黑"/>
          <w:color w:val="454C5B"/>
          <w:spacing w:val="-2"/>
          <w:w w:val="115"/>
          <w:sz w:val="10"/>
          <w:szCs w:val="18"/>
          <w:lang w:eastAsia="zh-CN"/>
        </w:rPr>
        <w:t>（非常清楚）</w:t>
      </w:r>
    </w:p>
    <w:p>
      <w:pPr>
        <w:pStyle w:val="6"/>
        <w:spacing w:before="112" w:line="276" w:lineRule="auto"/>
        <w:ind w:left="297" w:right="1320"/>
        <w:rPr>
          <w:rFonts w:ascii="微软雅黑" w:hAnsi="微软雅黑" w:eastAsia="微软雅黑"/>
          <w:lang w:eastAsia="zh-CN"/>
        </w:rPr>
      </w:pPr>
      <w:r>
        <w:rPr>
          <w:lang w:eastAsia="zh-CN"/>
        </w:rPr>
        <w:br w:type="column"/>
      </w:r>
      <w:r>
        <w:rPr>
          <w:rFonts w:hint="eastAsia" w:ascii="微软雅黑" w:hAnsi="微软雅黑" w:eastAsia="微软雅黑" w:cs="微软雅黑"/>
          <w:lang w:eastAsia="zh-CN"/>
        </w:rPr>
        <w:t>在比较首席级别</w:t>
      </w:r>
      <w:r>
        <w:rPr>
          <w:rFonts w:hint="eastAsia" w:ascii="微软雅黑" w:hAnsi="微软雅黑" w:eastAsia="微软雅黑"/>
          <w:lang w:eastAsia="zh-CN"/>
        </w:rPr>
        <w:t>（</w:t>
      </w:r>
      <w:r>
        <w:rPr>
          <w:rFonts w:ascii="微软雅黑" w:hAnsi="微软雅黑" w:eastAsia="微软雅黑"/>
          <w:lang w:eastAsia="zh-CN"/>
        </w:rPr>
        <w:t xml:space="preserve">C </w:t>
      </w:r>
      <w:r>
        <w:rPr>
          <w:rFonts w:hint="eastAsia" w:ascii="微软雅黑" w:hAnsi="微软雅黑" w:eastAsia="微软雅黑" w:cs="微软雅黑"/>
          <w:lang w:eastAsia="zh-CN"/>
        </w:rPr>
        <w:t>级）高管和普通员工受访者的反馈时，呈现出一个明显的差异。在</w:t>
      </w:r>
      <w:r>
        <w:rPr>
          <w:rFonts w:hint="eastAsia" w:ascii="微软雅黑" w:hAnsi="微软雅黑" w:eastAsia="微软雅黑"/>
          <w:lang w:eastAsia="zh-CN"/>
        </w:rPr>
        <w:t>首席级别（</w:t>
      </w:r>
      <w:r>
        <w:rPr>
          <w:rFonts w:ascii="微软雅黑" w:hAnsi="微软雅黑" w:eastAsia="微软雅黑"/>
          <w:lang w:eastAsia="zh-CN"/>
        </w:rPr>
        <w:t xml:space="preserve">C </w:t>
      </w:r>
      <w:r>
        <w:rPr>
          <w:rFonts w:hint="eastAsia" w:ascii="微软雅黑" w:hAnsi="微软雅黑" w:eastAsia="微软雅黑" w:cs="微软雅黑"/>
          <w:lang w:eastAsia="zh-CN"/>
        </w:rPr>
        <w:t>级）高管中，有高达</w:t>
      </w:r>
      <w:r>
        <w:rPr>
          <w:rFonts w:ascii="微软雅黑" w:hAnsi="微软雅黑" w:eastAsia="微软雅黑"/>
          <w:lang w:eastAsia="zh-CN"/>
        </w:rPr>
        <w:t xml:space="preserve"> 52% </w:t>
      </w:r>
      <w:r>
        <w:rPr>
          <w:rFonts w:hint="eastAsia" w:ascii="微软雅黑" w:hAnsi="微软雅黑" w:eastAsia="微软雅黑" w:cs="微软雅黑"/>
          <w:lang w:eastAsia="zh-CN"/>
        </w:rPr>
        <w:t>的人表示对</w:t>
      </w:r>
      <w:r>
        <w:rPr>
          <w:rFonts w:ascii="微软雅黑" w:hAnsi="微软雅黑" w:eastAsia="微软雅黑"/>
          <w:lang w:eastAsia="zh-CN"/>
        </w:rPr>
        <w:t xml:space="preserve"> AI </w:t>
      </w:r>
      <w:r>
        <w:rPr>
          <w:rFonts w:hint="eastAsia" w:ascii="微软雅黑" w:hAnsi="微软雅黑" w:eastAsia="微软雅黑" w:cs="微软雅黑"/>
          <w:lang w:eastAsia="zh-CN"/>
        </w:rPr>
        <w:t>在网络安全中的应用场景有非常清晰的认识，而只有</w:t>
      </w:r>
      <w:r>
        <w:rPr>
          <w:rFonts w:ascii="微软雅黑" w:hAnsi="微软雅黑" w:eastAsia="微软雅黑"/>
          <w:lang w:eastAsia="zh-CN"/>
        </w:rPr>
        <w:t xml:space="preserve"> 14% </w:t>
      </w:r>
      <w:r>
        <w:rPr>
          <w:rFonts w:hint="eastAsia" w:ascii="微软雅黑" w:hAnsi="微软雅黑" w:eastAsia="微软雅黑" w:cs="微软雅黑"/>
          <w:lang w:eastAsia="zh-CN"/>
        </w:rPr>
        <w:t>的普通员工有同样的感受。</w:t>
      </w:r>
    </w:p>
    <w:p>
      <w:pPr>
        <w:spacing w:line="276" w:lineRule="auto"/>
        <w:rPr>
          <w:lang w:eastAsia="zh-CN"/>
        </w:rPr>
        <w:sectPr>
          <w:type w:val="continuous"/>
          <w:pgSz w:w="12240" w:h="15840"/>
          <w:pgMar w:top="1500" w:right="0" w:bottom="280" w:left="520" w:header="0" w:footer="675" w:gutter="0"/>
          <w:cols w:equalWidth="0" w:num="2">
            <w:col w:w="7065" w:space="40"/>
            <w:col w:w="4615"/>
          </w:cols>
        </w:sectPr>
      </w:pPr>
    </w:p>
    <w:p>
      <w:pPr>
        <w:pStyle w:val="6"/>
        <w:spacing w:line="276" w:lineRule="auto"/>
        <w:ind w:left="920" w:right="1444"/>
        <w:rPr>
          <w:rFonts w:ascii="微软雅黑" w:hAnsi="微软雅黑" w:eastAsia="微软雅黑"/>
          <w:lang w:val="zh-CN" w:eastAsia="zh-CN"/>
        </w:rPr>
      </w:pPr>
      <w:r>
        <w:rPr>
          <w:rFonts w:hint="eastAsia" w:ascii="微软雅黑" w:hAnsi="微软雅黑" w:eastAsia="微软雅黑" w:cs="微软雅黑"/>
          <w:lang w:eastAsia="zh-CN"/>
        </w:rPr>
        <w:t>这种鲜明的对比可能说明，首席级别（</w:t>
      </w:r>
      <w:r>
        <w:rPr>
          <w:rFonts w:ascii="微软雅黑" w:hAnsi="微软雅黑" w:eastAsia="微软雅黑"/>
          <w:lang w:eastAsia="zh-CN"/>
        </w:rPr>
        <w:t xml:space="preserve">C </w:t>
      </w:r>
      <w:r>
        <w:rPr>
          <w:rFonts w:hint="eastAsia" w:ascii="微软雅黑" w:hAnsi="微软雅黑" w:eastAsia="微软雅黑" w:cs="微软雅黑"/>
          <w:lang w:eastAsia="zh-CN"/>
        </w:rPr>
        <w:t>级）高管对</w:t>
      </w:r>
      <w:r>
        <w:rPr>
          <w:rFonts w:ascii="微软雅黑" w:hAnsi="微软雅黑" w:eastAsia="微软雅黑"/>
          <w:lang w:eastAsia="zh-CN"/>
        </w:rPr>
        <w:t xml:space="preserve"> AI </w:t>
      </w:r>
      <w:r>
        <w:rPr>
          <w:rFonts w:hint="eastAsia" w:ascii="微软雅黑" w:hAnsi="微软雅黑" w:eastAsia="微软雅黑" w:cs="微软雅黑"/>
          <w:lang w:eastAsia="zh-CN"/>
        </w:rPr>
        <w:t>的理解更加具有远见和目标导向，他们关注的是更广泛的目标和潜力；而在</w:t>
      </w:r>
      <w:ins w:id="138" w:author="张家齐" w:date="2024-05-06T16:41:04Z">
        <w:r>
          <w:rPr>
            <w:rFonts w:hint="eastAsia" w:ascii="微软雅黑" w:hAnsi="微软雅黑" w:eastAsia="微软雅黑" w:cs="微软雅黑"/>
            <w:lang w:val="en-US" w:eastAsia="zh-CN"/>
          </w:rPr>
          <w:t>通常</w:t>
        </w:r>
      </w:ins>
      <w:del w:id="139" w:author="张家齐" w:date="2024-05-06T16:41:02Z">
        <w:r>
          <w:rPr>
            <w:rFonts w:hint="eastAsia" w:ascii="微软雅黑" w:hAnsi="微软雅黑" w:eastAsia="微软雅黑" w:cs="微软雅黑"/>
            <w:lang w:eastAsia="zh-CN"/>
          </w:rPr>
          <w:delText>普遍</w:delText>
        </w:r>
      </w:del>
      <w:r>
        <w:rPr>
          <w:rFonts w:hint="eastAsia" w:ascii="微软雅黑" w:hAnsi="微软雅黑" w:eastAsia="微软雅黑" w:cs="微软雅黑"/>
          <w:lang w:eastAsia="zh-CN"/>
        </w:rPr>
        <w:t>情况下，员工因为负责具体的实施工作，可能更清楚其涉及的复杂性和不确定性。有趣的是，虽然员工通常比高层更早接受像</w:t>
      </w:r>
      <w:r>
        <w:rPr>
          <w:rFonts w:ascii="微软雅黑" w:hAnsi="微软雅黑" w:eastAsia="微软雅黑"/>
          <w:lang w:eastAsia="zh-CN"/>
        </w:rPr>
        <w:t xml:space="preserve"> AI </w:t>
      </w:r>
      <w:r>
        <w:rPr>
          <w:rFonts w:hint="eastAsia" w:ascii="微软雅黑" w:hAnsi="微软雅黑" w:eastAsia="微软雅黑" w:cs="微软雅黑"/>
          <w:lang w:eastAsia="zh-CN"/>
        </w:rPr>
        <w:t xml:space="preserve">这样的新兴技术，但在这种情况下，他们对 AI </w:t>
      </w:r>
      <w:del w:id="140" w:author="张家齐" w:date="2024-05-06T16:42:58Z">
        <w:r>
          <w:rPr>
            <w:rFonts w:hint="default" w:ascii="微软雅黑" w:hAnsi="微软雅黑" w:eastAsia="微软雅黑" w:cs="微软雅黑"/>
            <w:lang w:val="en-US" w:eastAsia="zh-CN"/>
          </w:rPr>
          <w:delText>较低的了解程度</w:delText>
        </w:r>
      </w:del>
      <w:ins w:id="141" w:author="张家齐" w:date="2024-05-06T16:42:59Z">
        <w:r>
          <w:rPr>
            <w:rFonts w:hint="eastAsia" w:ascii="微软雅黑" w:hAnsi="微软雅黑" w:eastAsia="微软雅黑" w:cs="微软雅黑"/>
            <w:lang w:val="en-US" w:eastAsia="zh-CN"/>
          </w:rPr>
          <w:t>使用</w:t>
        </w:r>
      </w:ins>
      <w:ins w:id="142" w:author="张家齐" w:date="2024-05-06T16:43:00Z">
        <w:r>
          <w:rPr>
            <w:rFonts w:hint="eastAsia" w:ascii="微软雅黑" w:hAnsi="微软雅黑" w:eastAsia="微软雅黑" w:cs="微软雅黑"/>
            <w:lang w:val="en-US" w:eastAsia="zh-CN"/>
          </w:rPr>
          <w:t>场景的</w:t>
        </w:r>
      </w:ins>
      <w:ins w:id="143" w:author="张家齐" w:date="2024-05-06T16:43:03Z">
        <w:r>
          <w:rPr>
            <w:rFonts w:hint="eastAsia" w:ascii="微软雅黑" w:hAnsi="微软雅黑" w:eastAsia="微软雅黑" w:cs="微软雅黑"/>
            <w:lang w:val="en-US" w:eastAsia="zh-CN"/>
          </w:rPr>
          <w:t>不清楚</w:t>
        </w:r>
      </w:ins>
      <w:r>
        <w:rPr>
          <w:rFonts w:hint="eastAsia" w:ascii="微软雅黑" w:hAnsi="微软雅黑" w:eastAsia="微软雅黑" w:cs="微软雅黑"/>
          <w:lang w:eastAsia="zh-CN"/>
        </w:rPr>
        <w:t>可能</w:t>
      </w:r>
      <w:ins w:id="144" w:author="张家齐" w:date="2024-05-06T16:43:06Z">
        <w:r>
          <w:rPr>
            <w:rFonts w:hint="eastAsia" w:ascii="微软雅黑" w:hAnsi="微软雅黑" w:eastAsia="微软雅黑" w:cs="微软雅黑"/>
            <w:lang w:val="en-US" w:eastAsia="zh-CN"/>
          </w:rPr>
          <w:t>是</w:t>
        </w:r>
      </w:ins>
      <w:r>
        <w:rPr>
          <w:rFonts w:hint="eastAsia" w:ascii="微软雅黑" w:hAnsi="微软雅黑" w:eastAsia="微软雅黑" w:cs="微软雅黑"/>
          <w:lang w:eastAsia="zh-CN"/>
        </w:rPr>
        <w:t>受到</w:t>
      </w:r>
      <w:ins w:id="145" w:author="张家齐" w:date="2024-05-06T16:43:20Z">
        <w:r>
          <w:rPr>
            <w:rFonts w:hint="eastAsia" w:ascii="微软雅黑" w:hAnsi="微软雅黑" w:eastAsia="微软雅黑" w:cs="微软雅黑"/>
            <w:lang w:val="en-US" w:eastAsia="zh-CN"/>
          </w:rPr>
          <w:t>他们</w:t>
        </w:r>
      </w:ins>
      <w:r>
        <w:rPr>
          <w:rFonts w:hint="eastAsia" w:ascii="微软雅黑" w:hAnsi="微软雅黑" w:eastAsia="微软雅黑" w:cs="微软雅黑"/>
          <w:lang w:eastAsia="zh-CN"/>
        </w:rPr>
        <w:t>预见到的</w:t>
      </w:r>
      <w:ins w:id="146" w:author="张家齐" w:date="2024-05-06T16:43:50Z">
        <w:r>
          <w:rPr>
            <w:rFonts w:hint="eastAsia" w:ascii="微软雅黑" w:hAnsi="微软雅黑" w:eastAsia="微软雅黑" w:cs="微软雅黑"/>
            <w:lang w:val="en-US" w:eastAsia="zh-CN"/>
          </w:rPr>
          <w:t>操作</w:t>
        </w:r>
      </w:ins>
      <w:ins w:id="147" w:author="张家齐" w:date="2024-05-06T16:43:51Z">
        <w:r>
          <w:rPr>
            <w:rFonts w:hint="eastAsia" w:ascii="微软雅黑" w:hAnsi="微软雅黑" w:eastAsia="微软雅黑" w:cs="微软雅黑"/>
            <w:lang w:val="en-US" w:eastAsia="zh-CN"/>
          </w:rPr>
          <w:t>上的</w:t>
        </w:r>
      </w:ins>
      <w:del w:id="148" w:author="张家齐" w:date="2024-05-06T16:43:48Z">
        <w:r>
          <w:rPr>
            <w:rFonts w:hint="eastAsia" w:ascii="微软雅黑" w:hAnsi="微软雅黑" w:eastAsia="微软雅黑" w:cs="微软雅黑"/>
            <w:lang w:eastAsia="zh-CN"/>
          </w:rPr>
          <w:delText>运营</w:delText>
        </w:r>
      </w:del>
      <w:r>
        <w:rPr>
          <w:rFonts w:hint="eastAsia" w:ascii="微软雅黑" w:hAnsi="微软雅黑" w:eastAsia="微软雅黑" w:cs="微软雅黑"/>
          <w:lang w:eastAsia="zh-CN"/>
        </w:rPr>
        <w:t>挑战影响。首席级别（</w:t>
      </w:r>
      <w:r>
        <w:rPr>
          <w:rFonts w:ascii="微软雅黑" w:hAnsi="微软雅黑" w:eastAsia="微软雅黑"/>
          <w:lang w:eastAsia="zh-CN"/>
        </w:rPr>
        <w:t xml:space="preserve">C </w:t>
      </w:r>
      <w:r>
        <w:rPr>
          <w:rFonts w:hint="eastAsia" w:ascii="微软雅黑" w:hAnsi="微软雅黑" w:eastAsia="微软雅黑" w:cs="微软雅黑"/>
          <w:lang w:eastAsia="zh-CN"/>
        </w:rPr>
        <w:t>级）高管中的高度意识和清晰理解，与</w:t>
      </w:r>
      <w:r>
        <w:rPr>
          <w:rFonts w:ascii="微软雅黑" w:hAnsi="微软雅黑" w:eastAsia="微软雅黑"/>
          <w:lang w:eastAsia="zh-CN"/>
        </w:rPr>
        <w:t xml:space="preserve"> AI </w:t>
      </w:r>
      <w:r>
        <w:rPr>
          <w:rFonts w:hint="eastAsia" w:ascii="微软雅黑" w:hAnsi="微软雅黑" w:eastAsia="微软雅黑" w:cs="微软雅黑"/>
          <w:lang w:eastAsia="zh-CN"/>
        </w:rPr>
        <w:t>在新闻中的频繁出现以及在企业文化中逐渐占据的重要地位是相符合的。</w:t>
      </w:r>
    </w:p>
    <w:p>
      <w:pPr>
        <w:spacing w:line="276" w:lineRule="auto"/>
        <w:rPr>
          <w:lang w:eastAsia="zh-CN"/>
        </w:rPr>
      </w:pPr>
    </w:p>
    <w:p>
      <w:pPr>
        <w:tabs>
          <w:tab w:val="left" w:pos="9482"/>
        </w:tabs>
        <w:spacing w:line="276" w:lineRule="auto"/>
        <w:rPr>
          <w:lang w:eastAsia="zh-CN"/>
        </w:rPr>
      </w:pPr>
    </w:p>
    <w:p>
      <w:pPr>
        <w:tabs>
          <w:tab w:val="left" w:pos="9482"/>
        </w:tabs>
        <w:rPr>
          <w:lang w:eastAsia="zh-CN"/>
        </w:rPr>
        <w:sectPr>
          <w:pgSz w:w="12240" w:h="15840"/>
          <w:pgMar w:top="1500" w:right="0" w:bottom="280" w:left="520" w:header="0" w:footer="675" w:gutter="0"/>
          <w:cols w:space="720" w:num="1"/>
        </w:sectPr>
      </w:pPr>
      <w:r>
        <w:rPr>
          <w:lang w:eastAsia="zh-CN"/>
        </w:rPr>
        <w:tab/>
      </w:r>
    </w:p>
    <w:p>
      <w:pPr>
        <w:pStyle w:val="4"/>
        <w:rPr>
          <w:rFonts w:hint="eastAsia"/>
          <w:spacing w:val="-2"/>
          <w:w w:val="115"/>
          <w:lang w:eastAsia="zh-CN"/>
        </w:rPr>
      </w:pPr>
      <w:r>
        <w:rPr>
          <w:w w:val="115"/>
        </w:rPr>
        <w:t>Awareness</w:t>
      </w:r>
      <w:r>
        <w:rPr>
          <w:spacing w:val="-9"/>
          <w:w w:val="115"/>
        </w:rPr>
        <w:t xml:space="preserve"> </w:t>
      </w:r>
      <w:r>
        <w:rPr>
          <w:w w:val="115"/>
        </w:rPr>
        <w:t>of</w:t>
      </w:r>
      <w:r>
        <w:rPr>
          <w:spacing w:val="-9"/>
          <w:w w:val="115"/>
        </w:rPr>
        <w:t xml:space="preserve"> </w:t>
      </w:r>
      <w:r>
        <w:rPr>
          <w:w w:val="115"/>
        </w:rPr>
        <w:t>AI</w:t>
      </w:r>
      <w:r>
        <w:rPr>
          <w:spacing w:val="-9"/>
          <w:w w:val="115"/>
        </w:rPr>
        <w:t xml:space="preserve"> </w:t>
      </w:r>
      <w:r>
        <w:rPr>
          <w:w w:val="115"/>
        </w:rPr>
        <w:t>security</w:t>
      </w:r>
      <w:r>
        <w:rPr>
          <w:spacing w:val="-8"/>
          <w:w w:val="115"/>
        </w:rPr>
        <w:t xml:space="preserve"> </w:t>
      </w:r>
      <w:r>
        <w:rPr>
          <w:spacing w:val="-2"/>
          <w:w w:val="115"/>
        </w:rPr>
        <w:t>frameworks</w:t>
      </w:r>
    </w:p>
    <w:p>
      <w:pPr>
        <w:pStyle w:val="6"/>
        <w:spacing w:before="294" w:line="276" w:lineRule="auto"/>
        <w:ind w:left="920" w:right="4835"/>
      </w:pPr>
      <w:r>
        <mc:AlternateContent>
          <mc:Choice Requires="wpg">
            <w:drawing>
              <wp:anchor distT="0" distB="0" distL="114300" distR="114300" simplePos="0" relativeHeight="251798528" behindDoc="0" locked="0" layoutInCell="1" allowOverlap="1">
                <wp:simplePos x="0" y="0"/>
                <wp:positionH relativeFrom="page">
                  <wp:posOffset>5321935</wp:posOffset>
                </wp:positionH>
                <wp:positionV relativeFrom="paragraph">
                  <wp:posOffset>739140</wp:posOffset>
                </wp:positionV>
                <wp:extent cx="1244600" cy="1250950"/>
                <wp:effectExtent l="635" t="0" r="0" b="6350"/>
                <wp:wrapNone/>
                <wp:docPr id="333" name="docshapegroup348"/>
                <wp:cNvGraphicFramePr/>
                <a:graphic xmlns:a="http://schemas.openxmlformats.org/drawingml/2006/main">
                  <a:graphicData uri="http://schemas.microsoft.com/office/word/2010/wordprocessingGroup">
                    <wpg:wgp>
                      <wpg:cNvGrpSpPr/>
                      <wpg:grpSpPr>
                        <a:xfrm>
                          <a:off x="0" y="0"/>
                          <a:ext cx="1244600" cy="1250950"/>
                          <a:chOff x="8381" y="1164"/>
                          <a:chExt cx="1960" cy="1970"/>
                        </a:xfrm>
                      </wpg:grpSpPr>
                      <wps:wsp>
                        <wps:cNvPr id="334" name="docshape349"/>
                        <wps:cNvSpPr/>
                        <wps:spPr bwMode="auto">
                          <a:xfrm>
                            <a:off x="8380" y="1174"/>
                            <a:ext cx="1960" cy="1960"/>
                          </a:xfrm>
                          <a:custGeom>
                            <a:avLst/>
                            <a:gdLst>
                              <a:gd name="T0" fmla="+- 0 9361 8381"/>
                              <a:gd name="T1" fmla="*/ T0 w 1960"/>
                              <a:gd name="T2" fmla="+- 0 2154 1174"/>
                              <a:gd name="T3" fmla="*/ 2154 h 1960"/>
                              <a:gd name="T4" fmla="+- 0 8764 8381"/>
                              <a:gd name="T5" fmla="*/ T4 w 1960"/>
                              <a:gd name="T6" fmla="+- 0 1377 1174"/>
                              <a:gd name="T7" fmla="*/ 1377 h 1960"/>
                              <a:gd name="T8" fmla="+- 0 8652 8381"/>
                              <a:gd name="T9" fmla="*/ T8 w 1960"/>
                              <a:gd name="T10" fmla="+- 0 1478 1174"/>
                              <a:gd name="T11" fmla="*/ 1478 h 1960"/>
                              <a:gd name="T12" fmla="+- 0 8558 8381"/>
                              <a:gd name="T13" fmla="*/ T12 w 1960"/>
                              <a:gd name="T14" fmla="+- 0 1593 1174"/>
                              <a:gd name="T15" fmla="*/ 1593 h 1960"/>
                              <a:gd name="T16" fmla="+- 0 8482 8381"/>
                              <a:gd name="T17" fmla="*/ T16 w 1960"/>
                              <a:gd name="T18" fmla="+- 0 1720 1174"/>
                              <a:gd name="T19" fmla="*/ 1720 h 1960"/>
                              <a:gd name="T20" fmla="+- 0 8427 8381"/>
                              <a:gd name="T21" fmla="*/ T20 w 1960"/>
                              <a:gd name="T22" fmla="+- 0 1858 1174"/>
                              <a:gd name="T23" fmla="*/ 1858 h 1960"/>
                              <a:gd name="T24" fmla="+- 0 8393 8381"/>
                              <a:gd name="T25" fmla="*/ T24 w 1960"/>
                              <a:gd name="T26" fmla="+- 0 2003 1174"/>
                              <a:gd name="T27" fmla="*/ 2003 h 1960"/>
                              <a:gd name="T28" fmla="+- 0 8381 8381"/>
                              <a:gd name="T29" fmla="*/ T28 w 1960"/>
                              <a:gd name="T30" fmla="+- 0 2154 1174"/>
                              <a:gd name="T31" fmla="*/ 2154 h 1960"/>
                              <a:gd name="T32" fmla="+- 0 8393 8381"/>
                              <a:gd name="T33" fmla="*/ T32 w 1960"/>
                              <a:gd name="T34" fmla="+- 0 2305 1174"/>
                              <a:gd name="T35" fmla="*/ 2305 h 1960"/>
                              <a:gd name="T36" fmla="+- 0 8427 8381"/>
                              <a:gd name="T37" fmla="*/ T36 w 1960"/>
                              <a:gd name="T38" fmla="+- 0 2449 1174"/>
                              <a:gd name="T39" fmla="*/ 2449 h 1960"/>
                              <a:gd name="T40" fmla="+- 0 8481 8381"/>
                              <a:gd name="T41" fmla="*/ T40 w 1960"/>
                              <a:gd name="T42" fmla="+- 0 2584 1174"/>
                              <a:gd name="T43" fmla="*/ 2584 h 1960"/>
                              <a:gd name="T44" fmla="+- 0 8554 8381"/>
                              <a:gd name="T45" fmla="*/ T44 w 1960"/>
                              <a:gd name="T46" fmla="+- 0 2708 1174"/>
                              <a:gd name="T47" fmla="*/ 2708 h 1960"/>
                              <a:gd name="T48" fmla="+- 0 8644 8381"/>
                              <a:gd name="T49" fmla="*/ T48 w 1960"/>
                              <a:gd name="T50" fmla="+- 0 2820 1174"/>
                              <a:gd name="T51" fmla="*/ 2820 h 1960"/>
                              <a:gd name="T52" fmla="+- 0 8749 8381"/>
                              <a:gd name="T53" fmla="*/ T52 w 1960"/>
                              <a:gd name="T54" fmla="+- 0 2918 1174"/>
                              <a:gd name="T55" fmla="*/ 2918 h 1960"/>
                              <a:gd name="T56" fmla="+- 0 8868 8381"/>
                              <a:gd name="T57" fmla="*/ T56 w 1960"/>
                              <a:gd name="T58" fmla="+- 0 2999 1174"/>
                              <a:gd name="T59" fmla="*/ 2999 h 1960"/>
                              <a:gd name="T60" fmla="+- 0 8998 8381"/>
                              <a:gd name="T61" fmla="*/ T60 w 1960"/>
                              <a:gd name="T62" fmla="+- 0 3063 1174"/>
                              <a:gd name="T63" fmla="*/ 3063 h 1960"/>
                              <a:gd name="T64" fmla="+- 0 9137 8381"/>
                              <a:gd name="T65" fmla="*/ T64 w 1960"/>
                              <a:gd name="T66" fmla="+- 0 3108 1174"/>
                              <a:gd name="T67" fmla="*/ 3108 h 1960"/>
                              <a:gd name="T68" fmla="+- 0 9285 8381"/>
                              <a:gd name="T69" fmla="*/ T68 w 1960"/>
                              <a:gd name="T70" fmla="+- 0 3131 1174"/>
                              <a:gd name="T71" fmla="*/ 3131 h 1960"/>
                              <a:gd name="T72" fmla="+- 0 9437 8381"/>
                              <a:gd name="T73" fmla="*/ T72 w 1960"/>
                              <a:gd name="T74" fmla="+- 0 3131 1174"/>
                              <a:gd name="T75" fmla="*/ 3131 h 1960"/>
                              <a:gd name="T76" fmla="+- 0 9584 8381"/>
                              <a:gd name="T77" fmla="*/ T76 w 1960"/>
                              <a:gd name="T78" fmla="+- 0 3108 1174"/>
                              <a:gd name="T79" fmla="*/ 3108 h 1960"/>
                              <a:gd name="T80" fmla="+- 0 9724 8381"/>
                              <a:gd name="T81" fmla="*/ T80 w 1960"/>
                              <a:gd name="T82" fmla="+- 0 3063 1174"/>
                              <a:gd name="T83" fmla="*/ 3063 h 1960"/>
                              <a:gd name="T84" fmla="+- 0 9854 8381"/>
                              <a:gd name="T85" fmla="*/ T84 w 1960"/>
                              <a:gd name="T86" fmla="+- 0 2999 1174"/>
                              <a:gd name="T87" fmla="*/ 2999 h 1960"/>
                              <a:gd name="T88" fmla="+- 0 9972 8381"/>
                              <a:gd name="T89" fmla="*/ T88 w 1960"/>
                              <a:gd name="T90" fmla="+- 0 2918 1174"/>
                              <a:gd name="T91" fmla="*/ 2918 h 1960"/>
                              <a:gd name="T92" fmla="+- 0 10077 8381"/>
                              <a:gd name="T93" fmla="*/ T92 w 1960"/>
                              <a:gd name="T94" fmla="+- 0 2820 1174"/>
                              <a:gd name="T95" fmla="*/ 2820 h 1960"/>
                              <a:gd name="T96" fmla="+- 0 10167 8381"/>
                              <a:gd name="T97" fmla="*/ T96 w 1960"/>
                              <a:gd name="T98" fmla="+- 0 2708 1174"/>
                              <a:gd name="T99" fmla="*/ 2708 h 1960"/>
                              <a:gd name="T100" fmla="+- 0 10240 8381"/>
                              <a:gd name="T101" fmla="*/ T100 w 1960"/>
                              <a:gd name="T102" fmla="+- 0 2584 1174"/>
                              <a:gd name="T103" fmla="*/ 2584 h 1960"/>
                              <a:gd name="T104" fmla="+- 0 10295 8381"/>
                              <a:gd name="T105" fmla="*/ T104 w 1960"/>
                              <a:gd name="T106" fmla="+- 0 2449 1174"/>
                              <a:gd name="T107" fmla="*/ 2449 h 1960"/>
                              <a:gd name="T108" fmla="+- 0 10329 8381"/>
                              <a:gd name="T109" fmla="*/ T108 w 1960"/>
                              <a:gd name="T110" fmla="+- 0 2305 1174"/>
                              <a:gd name="T111" fmla="*/ 2305 h 1960"/>
                              <a:gd name="T112" fmla="+- 0 10341 8381"/>
                              <a:gd name="T113" fmla="*/ T112 w 1960"/>
                              <a:gd name="T114" fmla="+- 0 2154 1174"/>
                              <a:gd name="T115" fmla="*/ 2154 h 1960"/>
                              <a:gd name="T116" fmla="+- 0 10329 8381"/>
                              <a:gd name="T117" fmla="*/ T116 w 1960"/>
                              <a:gd name="T118" fmla="+- 0 2003 1174"/>
                              <a:gd name="T119" fmla="*/ 2003 h 1960"/>
                              <a:gd name="T120" fmla="+- 0 10295 8381"/>
                              <a:gd name="T121" fmla="*/ T120 w 1960"/>
                              <a:gd name="T122" fmla="+- 0 1860 1174"/>
                              <a:gd name="T123" fmla="*/ 1860 h 1960"/>
                              <a:gd name="T124" fmla="+- 0 10240 8381"/>
                              <a:gd name="T125" fmla="*/ T124 w 1960"/>
                              <a:gd name="T126" fmla="+- 0 1725 1174"/>
                              <a:gd name="T127" fmla="*/ 1725 h 1960"/>
                              <a:gd name="T128" fmla="+- 0 10167 8381"/>
                              <a:gd name="T129" fmla="*/ T128 w 1960"/>
                              <a:gd name="T130" fmla="+- 0 1601 1174"/>
                              <a:gd name="T131" fmla="*/ 1601 h 1960"/>
                              <a:gd name="T132" fmla="+- 0 10077 8381"/>
                              <a:gd name="T133" fmla="*/ T132 w 1960"/>
                              <a:gd name="T134" fmla="+- 0 1489 1174"/>
                              <a:gd name="T135" fmla="*/ 1489 h 1960"/>
                              <a:gd name="T136" fmla="+- 0 9972 8381"/>
                              <a:gd name="T137" fmla="*/ T136 w 1960"/>
                              <a:gd name="T138" fmla="+- 0 1391 1174"/>
                              <a:gd name="T139" fmla="*/ 1391 h 1960"/>
                              <a:gd name="T140" fmla="+- 0 9854 8381"/>
                              <a:gd name="T141" fmla="*/ T140 w 1960"/>
                              <a:gd name="T142" fmla="+- 0 1309 1174"/>
                              <a:gd name="T143" fmla="*/ 1309 h 1960"/>
                              <a:gd name="T144" fmla="+- 0 9724 8381"/>
                              <a:gd name="T145" fmla="*/ T144 w 1960"/>
                              <a:gd name="T146" fmla="+- 0 1245 1174"/>
                              <a:gd name="T147" fmla="*/ 1245 h 1960"/>
                              <a:gd name="T148" fmla="+- 0 9584 8381"/>
                              <a:gd name="T149" fmla="*/ T148 w 1960"/>
                              <a:gd name="T150" fmla="+- 0 1200 1174"/>
                              <a:gd name="T151" fmla="*/ 1200 h 1960"/>
                              <a:gd name="T152" fmla="+- 0 9437 8381"/>
                              <a:gd name="T153" fmla="*/ T152 w 1960"/>
                              <a:gd name="T154" fmla="+- 0 1177 1174"/>
                              <a:gd name="T155" fmla="*/ 1177 h 1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960" h="1960">
                                <a:moveTo>
                                  <a:pt x="977" y="0"/>
                                </a:moveTo>
                                <a:lnTo>
                                  <a:pt x="980" y="980"/>
                                </a:lnTo>
                                <a:lnTo>
                                  <a:pt x="445" y="159"/>
                                </a:lnTo>
                                <a:lnTo>
                                  <a:pt x="383" y="203"/>
                                </a:lnTo>
                                <a:lnTo>
                                  <a:pt x="325" y="251"/>
                                </a:lnTo>
                                <a:lnTo>
                                  <a:pt x="271" y="304"/>
                                </a:lnTo>
                                <a:lnTo>
                                  <a:pt x="222" y="360"/>
                                </a:lnTo>
                                <a:lnTo>
                                  <a:pt x="177" y="419"/>
                                </a:lnTo>
                                <a:lnTo>
                                  <a:pt x="137" y="481"/>
                                </a:lnTo>
                                <a:lnTo>
                                  <a:pt x="101" y="546"/>
                                </a:lnTo>
                                <a:lnTo>
                                  <a:pt x="71" y="614"/>
                                </a:lnTo>
                                <a:lnTo>
                                  <a:pt x="46" y="684"/>
                                </a:lnTo>
                                <a:lnTo>
                                  <a:pt x="26" y="756"/>
                                </a:lnTo>
                                <a:lnTo>
                                  <a:pt x="12" y="829"/>
                                </a:lnTo>
                                <a:lnTo>
                                  <a:pt x="3" y="904"/>
                                </a:lnTo>
                                <a:lnTo>
                                  <a:pt x="0" y="980"/>
                                </a:lnTo>
                                <a:lnTo>
                                  <a:pt x="3" y="1056"/>
                                </a:lnTo>
                                <a:lnTo>
                                  <a:pt x="12" y="1131"/>
                                </a:lnTo>
                                <a:lnTo>
                                  <a:pt x="26" y="1204"/>
                                </a:lnTo>
                                <a:lnTo>
                                  <a:pt x="46" y="1275"/>
                                </a:lnTo>
                                <a:lnTo>
                                  <a:pt x="70" y="1343"/>
                                </a:lnTo>
                                <a:lnTo>
                                  <a:pt x="100" y="1410"/>
                                </a:lnTo>
                                <a:lnTo>
                                  <a:pt x="135" y="1473"/>
                                </a:lnTo>
                                <a:lnTo>
                                  <a:pt x="173" y="1534"/>
                                </a:lnTo>
                                <a:lnTo>
                                  <a:pt x="216" y="1592"/>
                                </a:lnTo>
                                <a:lnTo>
                                  <a:pt x="263" y="1646"/>
                                </a:lnTo>
                                <a:lnTo>
                                  <a:pt x="314" y="1697"/>
                                </a:lnTo>
                                <a:lnTo>
                                  <a:pt x="368" y="1744"/>
                                </a:lnTo>
                                <a:lnTo>
                                  <a:pt x="426" y="1787"/>
                                </a:lnTo>
                                <a:lnTo>
                                  <a:pt x="487" y="1825"/>
                                </a:lnTo>
                                <a:lnTo>
                                  <a:pt x="550" y="1860"/>
                                </a:lnTo>
                                <a:lnTo>
                                  <a:pt x="617" y="1889"/>
                                </a:lnTo>
                                <a:lnTo>
                                  <a:pt x="685" y="1914"/>
                                </a:lnTo>
                                <a:lnTo>
                                  <a:pt x="756" y="1934"/>
                                </a:lnTo>
                                <a:lnTo>
                                  <a:pt x="829" y="1948"/>
                                </a:lnTo>
                                <a:lnTo>
                                  <a:pt x="904" y="1957"/>
                                </a:lnTo>
                                <a:lnTo>
                                  <a:pt x="980" y="1960"/>
                                </a:lnTo>
                                <a:lnTo>
                                  <a:pt x="1056" y="1957"/>
                                </a:lnTo>
                                <a:lnTo>
                                  <a:pt x="1130" y="1948"/>
                                </a:lnTo>
                                <a:lnTo>
                                  <a:pt x="1203" y="1934"/>
                                </a:lnTo>
                                <a:lnTo>
                                  <a:pt x="1274" y="1914"/>
                                </a:lnTo>
                                <a:lnTo>
                                  <a:pt x="1343" y="1889"/>
                                </a:lnTo>
                                <a:lnTo>
                                  <a:pt x="1409" y="1860"/>
                                </a:lnTo>
                                <a:lnTo>
                                  <a:pt x="1473" y="1825"/>
                                </a:lnTo>
                                <a:lnTo>
                                  <a:pt x="1533" y="1787"/>
                                </a:lnTo>
                                <a:lnTo>
                                  <a:pt x="1591" y="1744"/>
                                </a:lnTo>
                                <a:lnTo>
                                  <a:pt x="1645" y="1697"/>
                                </a:lnTo>
                                <a:lnTo>
                                  <a:pt x="1696" y="1646"/>
                                </a:lnTo>
                                <a:lnTo>
                                  <a:pt x="1743" y="1592"/>
                                </a:lnTo>
                                <a:lnTo>
                                  <a:pt x="1786" y="1534"/>
                                </a:lnTo>
                                <a:lnTo>
                                  <a:pt x="1825" y="1473"/>
                                </a:lnTo>
                                <a:lnTo>
                                  <a:pt x="1859" y="1410"/>
                                </a:lnTo>
                                <a:lnTo>
                                  <a:pt x="1889" y="1343"/>
                                </a:lnTo>
                                <a:lnTo>
                                  <a:pt x="1914" y="1275"/>
                                </a:lnTo>
                                <a:lnTo>
                                  <a:pt x="1934" y="1204"/>
                                </a:lnTo>
                                <a:lnTo>
                                  <a:pt x="1948" y="1131"/>
                                </a:lnTo>
                                <a:lnTo>
                                  <a:pt x="1957" y="1056"/>
                                </a:lnTo>
                                <a:lnTo>
                                  <a:pt x="1960" y="980"/>
                                </a:lnTo>
                                <a:lnTo>
                                  <a:pt x="1957" y="904"/>
                                </a:lnTo>
                                <a:lnTo>
                                  <a:pt x="1948" y="829"/>
                                </a:lnTo>
                                <a:lnTo>
                                  <a:pt x="1934" y="757"/>
                                </a:lnTo>
                                <a:lnTo>
                                  <a:pt x="1914" y="686"/>
                                </a:lnTo>
                                <a:lnTo>
                                  <a:pt x="1889" y="617"/>
                                </a:lnTo>
                                <a:lnTo>
                                  <a:pt x="1859" y="551"/>
                                </a:lnTo>
                                <a:lnTo>
                                  <a:pt x="1825" y="487"/>
                                </a:lnTo>
                                <a:lnTo>
                                  <a:pt x="1786" y="427"/>
                                </a:lnTo>
                                <a:lnTo>
                                  <a:pt x="1743" y="369"/>
                                </a:lnTo>
                                <a:lnTo>
                                  <a:pt x="1696" y="315"/>
                                </a:lnTo>
                                <a:lnTo>
                                  <a:pt x="1645" y="264"/>
                                </a:lnTo>
                                <a:lnTo>
                                  <a:pt x="1591" y="217"/>
                                </a:lnTo>
                                <a:lnTo>
                                  <a:pt x="1533" y="174"/>
                                </a:lnTo>
                                <a:lnTo>
                                  <a:pt x="1473" y="135"/>
                                </a:lnTo>
                                <a:lnTo>
                                  <a:pt x="1409" y="101"/>
                                </a:lnTo>
                                <a:lnTo>
                                  <a:pt x="1343" y="71"/>
                                </a:lnTo>
                                <a:lnTo>
                                  <a:pt x="1274" y="46"/>
                                </a:lnTo>
                                <a:lnTo>
                                  <a:pt x="1203" y="26"/>
                                </a:lnTo>
                                <a:lnTo>
                                  <a:pt x="1130" y="12"/>
                                </a:lnTo>
                                <a:lnTo>
                                  <a:pt x="1056" y="3"/>
                                </a:lnTo>
                                <a:lnTo>
                                  <a:pt x="977" y="0"/>
                                </a:lnTo>
                                <a:close/>
                              </a:path>
                            </a:pathLst>
                          </a:custGeom>
                          <a:solidFill>
                            <a:srgbClr val="0092FF"/>
                          </a:solidFill>
                          <a:ln>
                            <a:noFill/>
                          </a:ln>
                        </wps:spPr>
                        <wps:bodyPr rot="0" vert="horz" wrap="square" lIns="91440" tIns="45720" rIns="91440" bIns="45720" anchor="t" anchorCtr="0" upright="1">
                          <a:noAutofit/>
                        </wps:bodyPr>
                      </wps:wsp>
                      <wps:wsp>
                        <wps:cNvPr id="335" name="docshape350"/>
                        <wps:cNvSpPr/>
                        <wps:spPr bwMode="auto">
                          <a:xfrm>
                            <a:off x="8689" y="1174"/>
                            <a:ext cx="672" cy="980"/>
                          </a:xfrm>
                          <a:custGeom>
                            <a:avLst/>
                            <a:gdLst>
                              <a:gd name="T0" fmla="+- 0 9360 8689"/>
                              <a:gd name="T1" fmla="*/ T0 w 672"/>
                              <a:gd name="T2" fmla="+- 0 1174 1174"/>
                              <a:gd name="T3" fmla="*/ 1174 h 980"/>
                              <a:gd name="T4" fmla="+- 0 9286 8689"/>
                              <a:gd name="T5" fmla="*/ T4 w 672"/>
                              <a:gd name="T6" fmla="+- 0 1177 1174"/>
                              <a:gd name="T7" fmla="*/ 1177 h 980"/>
                              <a:gd name="T8" fmla="+- 0 9213 8689"/>
                              <a:gd name="T9" fmla="*/ T8 w 672"/>
                              <a:gd name="T10" fmla="+- 0 1186 1174"/>
                              <a:gd name="T11" fmla="*/ 1186 h 980"/>
                              <a:gd name="T12" fmla="+- 0 9141 8689"/>
                              <a:gd name="T13" fmla="*/ T12 w 672"/>
                              <a:gd name="T14" fmla="+- 0 1199 1174"/>
                              <a:gd name="T15" fmla="*/ 1199 h 980"/>
                              <a:gd name="T16" fmla="+- 0 9069 8689"/>
                              <a:gd name="T17" fmla="*/ T16 w 672"/>
                              <a:gd name="T18" fmla="+- 0 1219 1174"/>
                              <a:gd name="T19" fmla="*/ 1219 h 980"/>
                              <a:gd name="T20" fmla="+- 0 8999 8689"/>
                              <a:gd name="T21" fmla="*/ T20 w 672"/>
                              <a:gd name="T22" fmla="+- 0 1243 1174"/>
                              <a:gd name="T23" fmla="*/ 1243 h 980"/>
                              <a:gd name="T24" fmla="+- 0 8932 8689"/>
                              <a:gd name="T25" fmla="*/ T24 w 672"/>
                              <a:gd name="T26" fmla="+- 0 1273 1174"/>
                              <a:gd name="T27" fmla="*/ 1273 h 980"/>
                              <a:gd name="T28" fmla="+- 0 8867 8689"/>
                              <a:gd name="T29" fmla="*/ T28 w 672"/>
                              <a:gd name="T30" fmla="+- 0 1308 1174"/>
                              <a:gd name="T31" fmla="*/ 1308 h 980"/>
                              <a:gd name="T32" fmla="+- 0 8804 8689"/>
                              <a:gd name="T33" fmla="*/ T32 w 672"/>
                              <a:gd name="T34" fmla="+- 0 1348 1174"/>
                              <a:gd name="T35" fmla="*/ 1348 h 980"/>
                              <a:gd name="T36" fmla="+- 0 8745 8689"/>
                              <a:gd name="T37" fmla="*/ T36 w 672"/>
                              <a:gd name="T38" fmla="+- 0 1392 1174"/>
                              <a:gd name="T39" fmla="*/ 1392 h 980"/>
                              <a:gd name="T40" fmla="+- 0 8689 8689"/>
                              <a:gd name="T41" fmla="*/ T40 w 672"/>
                              <a:gd name="T42" fmla="+- 0 1441 1174"/>
                              <a:gd name="T43" fmla="*/ 1441 h 980"/>
                              <a:gd name="T44" fmla="+- 0 9361 8689"/>
                              <a:gd name="T45" fmla="*/ T44 w 672"/>
                              <a:gd name="T46" fmla="+- 0 2154 1174"/>
                              <a:gd name="T47" fmla="*/ 2154 h 980"/>
                              <a:gd name="T48" fmla="+- 0 9360 8689"/>
                              <a:gd name="T49" fmla="*/ T48 w 672"/>
                              <a:gd name="T50" fmla="+- 0 1174 1174"/>
                              <a:gd name="T51" fmla="*/ 1174 h 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72" h="980">
                                <a:moveTo>
                                  <a:pt x="671" y="0"/>
                                </a:moveTo>
                                <a:lnTo>
                                  <a:pt x="597" y="3"/>
                                </a:lnTo>
                                <a:lnTo>
                                  <a:pt x="524" y="12"/>
                                </a:lnTo>
                                <a:lnTo>
                                  <a:pt x="452" y="25"/>
                                </a:lnTo>
                                <a:lnTo>
                                  <a:pt x="380" y="45"/>
                                </a:lnTo>
                                <a:lnTo>
                                  <a:pt x="310" y="69"/>
                                </a:lnTo>
                                <a:lnTo>
                                  <a:pt x="243" y="99"/>
                                </a:lnTo>
                                <a:lnTo>
                                  <a:pt x="178" y="134"/>
                                </a:lnTo>
                                <a:lnTo>
                                  <a:pt x="115" y="174"/>
                                </a:lnTo>
                                <a:lnTo>
                                  <a:pt x="56" y="218"/>
                                </a:lnTo>
                                <a:lnTo>
                                  <a:pt x="0" y="267"/>
                                </a:lnTo>
                                <a:lnTo>
                                  <a:pt x="672" y="980"/>
                                </a:lnTo>
                                <a:lnTo>
                                  <a:pt x="671" y="0"/>
                                </a:lnTo>
                                <a:close/>
                              </a:path>
                            </a:pathLst>
                          </a:custGeom>
                          <a:solidFill>
                            <a:srgbClr val="DCE5EE"/>
                          </a:solidFill>
                          <a:ln>
                            <a:noFill/>
                          </a:ln>
                        </wps:spPr>
                        <wps:bodyPr rot="0" vert="horz" wrap="square" lIns="91440" tIns="45720" rIns="91440" bIns="45720" anchor="t" anchorCtr="0" upright="1">
                          <a:noAutofit/>
                        </wps:bodyPr>
                      </wps:wsp>
                      <wps:wsp>
                        <wps:cNvPr id="336" name="docshape351"/>
                        <wps:cNvSpPr/>
                        <wps:spPr bwMode="auto">
                          <a:xfrm>
                            <a:off x="8689" y="1174"/>
                            <a:ext cx="672" cy="980"/>
                          </a:xfrm>
                          <a:custGeom>
                            <a:avLst/>
                            <a:gdLst>
                              <a:gd name="T0" fmla="+- 0 9361 8689"/>
                              <a:gd name="T1" fmla="*/ T0 w 672"/>
                              <a:gd name="T2" fmla="+- 0 2154 1174"/>
                              <a:gd name="T3" fmla="*/ 2154 h 980"/>
                              <a:gd name="T4" fmla="+- 0 8689 8689"/>
                              <a:gd name="T5" fmla="*/ T4 w 672"/>
                              <a:gd name="T6" fmla="+- 0 1441 1174"/>
                              <a:gd name="T7" fmla="*/ 1441 h 980"/>
                              <a:gd name="T8" fmla="+- 0 8745 8689"/>
                              <a:gd name="T9" fmla="*/ T8 w 672"/>
                              <a:gd name="T10" fmla="+- 0 1392 1174"/>
                              <a:gd name="T11" fmla="*/ 1392 h 980"/>
                              <a:gd name="T12" fmla="+- 0 8804 8689"/>
                              <a:gd name="T13" fmla="*/ T12 w 672"/>
                              <a:gd name="T14" fmla="+- 0 1348 1174"/>
                              <a:gd name="T15" fmla="*/ 1348 h 980"/>
                              <a:gd name="T16" fmla="+- 0 8867 8689"/>
                              <a:gd name="T17" fmla="*/ T16 w 672"/>
                              <a:gd name="T18" fmla="+- 0 1308 1174"/>
                              <a:gd name="T19" fmla="*/ 1308 h 980"/>
                              <a:gd name="T20" fmla="+- 0 8932 8689"/>
                              <a:gd name="T21" fmla="*/ T20 w 672"/>
                              <a:gd name="T22" fmla="+- 0 1273 1174"/>
                              <a:gd name="T23" fmla="*/ 1273 h 980"/>
                              <a:gd name="T24" fmla="+- 0 8999 8689"/>
                              <a:gd name="T25" fmla="*/ T24 w 672"/>
                              <a:gd name="T26" fmla="+- 0 1243 1174"/>
                              <a:gd name="T27" fmla="*/ 1243 h 980"/>
                              <a:gd name="T28" fmla="+- 0 9069 8689"/>
                              <a:gd name="T29" fmla="*/ T28 w 672"/>
                              <a:gd name="T30" fmla="+- 0 1219 1174"/>
                              <a:gd name="T31" fmla="*/ 1219 h 980"/>
                              <a:gd name="T32" fmla="+- 0 9141 8689"/>
                              <a:gd name="T33" fmla="*/ T32 w 672"/>
                              <a:gd name="T34" fmla="+- 0 1199 1174"/>
                              <a:gd name="T35" fmla="*/ 1199 h 980"/>
                              <a:gd name="T36" fmla="+- 0 9213 8689"/>
                              <a:gd name="T37" fmla="*/ T36 w 672"/>
                              <a:gd name="T38" fmla="+- 0 1186 1174"/>
                              <a:gd name="T39" fmla="*/ 1186 h 980"/>
                              <a:gd name="T40" fmla="+- 0 9286 8689"/>
                              <a:gd name="T41" fmla="*/ T40 w 672"/>
                              <a:gd name="T42" fmla="+- 0 1177 1174"/>
                              <a:gd name="T43" fmla="*/ 1177 h 980"/>
                              <a:gd name="T44" fmla="+- 0 9360 8689"/>
                              <a:gd name="T45" fmla="*/ T44 w 672"/>
                              <a:gd name="T46" fmla="+- 0 1174 1174"/>
                              <a:gd name="T47" fmla="*/ 1174 h 980"/>
                              <a:gd name="T48" fmla="+- 0 9361 8689"/>
                              <a:gd name="T49" fmla="*/ T48 w 672"/>
                              <a:gd name="T50" fmla="+- 0 2154 1174"/>
                              <a:gd name="T51" fmla="*/ 2154 h 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72" h="980">
                                <a:moveTo>
                                  <a:pt x="672" y="980"/>
                                </a:moveTo>
                                <a:lnTo>
                                  <a:pt x="0" y="267"/>
                                </a:lnTo>
                                <a:lnTo>
                                  <a:pt x="56" y="218"/>
                                </a:lnTo>
                                <a:lnTo>
                                  <a:pt x="115" y="174"/>
                                </a:lnTo>
                                <a:lnTo>
                                  <a:pt x="178" y="134"/>
                                </a:lnTo>
                                <a:lnTo>
                                  <a:pt x="243" y="99"/>
                                </a:lnTo>
                                <a:lnTo>
                                  <a:pt x="310" y="69"/>
                                </a:lnTo>
                                <a:lnTo>
                                  <a:pt x="380" y="45"/>
                                </a:lnTo>
                                <a:lnTo>
                                  <a:pt x="452" y="25"/>
                                </a:lnTo>
                                <a:lnTo>
                                  <a:pt x="524" y="12"/>
                                </a:lnTo>
                                <a:lnTo>
                                  <a:pt x="597" y="3"/>
                                </a:lnTo>
                                <a:lnTo>
                                  <a:pt x="671" y="0"/>
                                </a:lnTo>
                                <a:lnTo>
                                  <a:pt x="672" y="980"/>
                                </a:lnTo>
                                <a:close/>
                              </a:path>
                            </a:pathLst>
                          </a:custGeom>
                          <a:noFill/>
                          <a:ln w="12700">
                            <a:solidFill>
                              <a:srgbClr val="FFFFFF"/>
                            </a:solidFill>
                            <a:prstDash val="solid"/>
                            <a:round/>
                          </a:ln>
                        </wps:spPr>
                        <wps:bodyPr rot="0" vert="horz" wrap="square" lIns="91440" tIns="45720" rIns="91440" bIns="45720" anchor="t" anchorCtr="0" upright="1">
                          <a:noAutofit/>
                        </wps:bodyPr>
                      </wps:wsp>
                      <wps:wsp>
                        <wps:cNvPr id="337" name="docshape352"/>
                        <wps:cNvSpPr/>
                        <wps:spPr bwMode="auto">
                          <a:xfrm>
                            <a:off x="8688" y="1482"/>
                            <a:ext cx="1344" cy="1344"/>
                          </a:xfrm>
                          <a:custGeom>
                            <a:avLst/>
                            <a:gdLst>
                              <a:gd name="T0" fmla="+- 0 9361 8689"/>
                              <a:gd name="T1" fmla="*/ T0 w 1344"/>
                              <a:gd name="T2" fmla="+- 0 1482 1482"/>
                              <a:gd name="T3" fmla="*/ 1482 h 1344"/>
                              <a:gd name="T4" fmla="+- 0 9288 8689"/>
                              <a:gd name="T5" fmla="*/ T4 w 1344"/>
                              <a:gd name="T6" fmla="+- 0 1486 1482"/>
                              <a:gd name="T7" fmla="*/ 1486 h 1344"/>
                              <a:gd name="T8" fmla="+- 0 9217 8689"/>
                              <a:gd name="T9" fmla="*/ T8 w 1344"/>
                              <a:gd name="T10" fmla="+- 0 1498 1482"/>
                              <a:gd name="T11" fmla="*/ 1498 h 1344"/>
                              <a:gd name="T12" fmla="+- 0 9148 8689"/>
                              <a:gd name="T13" fmla="*/ T12 w 1344"/>
                              <a:gd name="T14" fmla="+- 0 1517 1482"/>
                              <a:gd name="T15" fmla="*/ 1517 h 1344"/>
                              <a:gd name="T16" fmla="+- 0 9083 8689"/>
                              <a:gd name="T17" fmla="*/ T16 w 1344"/>
                              <a:gd name="T18" fmla="+- 0 1542 1482"/>
                              <a:gd name="T19" fmla="*/ 1542 h 1344"/>
                              <a:gd name="T20" fmla="+- 0 9022 8689"/>
                              <a:gd name="T21" fmla="*/ T20 w 1344"/>
                              <a:gd name="T22" fmla="+- 0 1574 1482"/>
                              <a:gd name="T23" fmla="*/ 1574 h 1344"/>
                              <a:gd name="T24" fmla="+- 0 8964 8689"/>
                              <a:gd name="T25" fmla="*/ T24 w 1344"/>
                              <a:gd name="T26" fmla="+- 0 1612 1482"/>
                              <a:gd name="T27" fmla="*/ 1612 h 1344"/>
                              <a:gd name="T28" fmla="+- 0 8911 8689"/>
                              <a:gd name="T29" fmla="*/ T28 w 1344"/>
                              <a:gd name="T30" fmla="+- 0 1655 1482"/>
                              <a:gd name="T31" fmla="*/ 1655 h 1344"/>
                              <a:gd name="T32" fmla="+- 0 8862 8689"/>
                              <a:gd name="T33" fmla="*/ T32 w 1344"/>
                              <a:gd name="T34" fmla="+- 0 1704 1482"/>
                              <a:gd name="T35" fmla="*/ 1704 h 1344"/>
                              <a:gd name="T36" fmla="+- 0 8819 8689"/>
                              <a:gd name="T37" fmla="*/ T36 w 1344"/>
                              <a:gd name="T38" fmla="+- 0 1757 1482"/>
                              <a:gd name="T39" fmla="*/ 1757 h 1344"/>
                              <a:gd name="T40" fmla="+- 0 8781 8689"/>
                              <a:gd name="T41" fmla="*/ T40 w 1344"/>
                              <a:gd name="T42" fmla="+- 0 1815 1482"/>
                              <a:gd name="T43" fmla="*/ 1815 h 1344"/>
                              <a:gd name="T44" fmla="+- 0 8749 8689"/>
                              <a:gd name="T45" fmla="*/ T44 w 1344"/>
                              <a:gd name="T46" fmla="+- 0 1877 1482"/>
                              <a:gd name="T47" fmla="*/ 1877 h 1344"/>
                              <a:gd name="T48" fmla="+- 0 8723 8689"/>
                              <a:gd name="T49" fmla="*/ T48 w 1344"/>
                              <a:gd name="T50" fmla="+- 0 1942 1482"/>
                              <a:gd name="T51" fmla="*/ 1942 h 1344"/>
                              <a:gd name="T52" fmla="+- 0 8704 8689"/>
                              <a:gd name="T53" fmla="*/ T52 w 1344"/>
                              <a:gd name="T54" fmla="+- 0 2010 1482"/>
                              <a:gd name="T55" fmla="*/ 2010 h 1344"/>
                              <a:gd name="T56" fmla="+- 0 8693 8689"/>
                              <a:gd name="T57" fmla="*/ T56 w 1344"/>
                              <a:gd name="T58" fmla="+- 0 2081 1482"/>
                              <a:gd name="T59" fmla="*/ 2081 h 1344"/>
                              <a:gd name="T60" fmla="+- 0 8689 8689"/>
                              <a:gd name="T61" fmla="*/ T60 w 1344"/>
                              <a:gd name="T62" fmla="+- 0 2154 1482"/>
                              <a:gd name="T63" fmla="*/ 2154 h 1344"/>
                              <a:gd name="T64" fmla="+- 0 8693 8689"/>
                              <a:gd name="T65" fmla="*/ T64 w 1344"/>
                              <a:gd name="T66" fmla="+- 0 2227 1482"/>
                              <a:gd name="T67" fmla="*/ 2227 h 1344"/>
                              <a:gd name="T68" fmla="+- 0 8704 8689"/>
                              <a:gd name="T69" fmla="*/ T68 w 1344"/>
                              <a:gd name="T70" fmla="+- 0 2298 1482"/>
                              <a:gd name="T71" fmla="*/ 2298 h 1344"/>
                              <a:gd name="T72" fmla="+- 0 8723 8689"/>
                              <a:gd name="T73" fmla="*/ T72 w 1344"/>
                              <a:gd name="T74" fmla="+- 0 2367 1482"/>
                              <a:gd name="T75" fmla="*/ 2367 h 1344"/>
                              <a:gd name="T76" fmla="+- 0 8749 8689"/>
                              <a:gd name="T77" fmla="*/ T76 w 1344"/>
                              <a:gd name="T78" fmla="+- 0 2432 1482"/>
                              <a:gd name="T79" fmla="*/ 2432 h 1344"/>
                              <a:gd name="T80" fmla="+- 0 8781 8689"/>
                              <a:gd name="T81" fmla="*/ T80 w 1344"/>
                              <a:gd name="T82" fmla="+- 0 2493 1482"/>
                              <a:gd name="T83" fmla="*/ 2493 h 1344"/>
                              <a:gd name="T84" fmla="+- 0 8819 8689"/>
                              <a:gd name="T85" fmla="*/ T84 w 1344"/>
                              <a:gd name="T86" fmla="+- 0 2551 1482"/>
                              <a:gd name="T87" fmla="*/ 2551 h 1344"/>
                              <a:gd name="T88" fmla="+- 0 8862 8689"/>
                              <a:gd name="T89" fmla="*/ T88 w 1344"/>
                              <a:gd name="T90" fmla="+- 0 2604 1482"/>
                              <a:gd name="T91" fmla="*/ 2604 h 1344"/>
                              <a:gd name="T92" fmla="+- 0 8911 8689"/>
                              <a:gd name="T93" fmla="*/ T92 w 1344"/>
                              <a:gd name="T94" fmla="+- 0 2653 1482"/>
                              <a:gd name="T95" fmla="*/ 2653 h 1344"/>
                              <a:gd name="T96" fmla="+- 0 8964 8689"/>
                              <a:gd name="T97" fmla="*/ T96 w 1344"/>
                              <a:gd name="T98" fmla="+- 0 2696 1482"/>
                              <a:gd name="T99" fmla="*/ 2696 h 1344"/>
                              <a:gd name="T100" fmla="+- 0 9022 8689"/>
                              <a:gd name="T101" fmla="*/ T100 w 1344"/>
                              <a:gd name="T102" fmla="+- 0 2734 1482"/>
                              <a:gd name="T103" fmla="*/ 2734 h 1344"/>
                              <a:gd name="T104" fmla="+- 0 9083 8689"/>
                              <a:gd name="T105" fmla="*/ T104 w 1344"/>
                              <a:gd name="T106" fmla="+- 0 2766 1482"/>
                              <a:gd name="T107" fmla="*/ 2766 h 1344"/>
                              <a:gd name="T108" fmla="+- 0 9148 8689"/>
                              <a:gd name="T109" fmla="*/ T108 w 1344"/>
                              <a:gd name="T110" fmla="+- 0 2792 1482"/>
                              <a:gd name="T111" fmla="*/ 2792 h 1344"/>
                              <a:gd name="T112" fmla="+- 0 9217 8689"/>
                              <a:gd name="T113" fmla="*/ T112 w 1344"/>
                              <a:gd name="T114" fmla="+- 0 2811 1482"/>
                              <a:gd name="T115" fmla="*/ 2811 h 1344"/>
                              <a:gd name="T116" fmla="+- 0 9288 8689"/>
                              <a:gd name="T117" fmla="*/ T116 w 1344"/>
                              <a:gd name="T118" fmla="+- 0 2822 1482"/>
                              <a:gd name="T119" fmla="*/ 2822 h 1344"/>
                              <a:gd name="T120" fmla="+- 0 9361 8689"/>
                              <a:gd name="T121" fmla="*/ T120 w 1344"/>
                              <a:gd name="T122" fmla="+- 0 2826 1482"/>
                              <a:gd name="T123" fmla="*/ 2826 h 1344"/>
                              <a:gd name="T124" fmla="+- 0 9434 8689"/>
                              <a:gd name="T125" fmla="*/ T124 w 1344"/>
                              <a:gd name="T126" fmla="+- 0 2822 1482"/>
                              <a:gd name="T127" fmla="*/ 2822 h 1344"/>
                              <a:gd name="T128" fmla="+- 0 9505 8689"/>
                              <a:gd name="T129" fmla="*/ T128 w 1344"/>
                              <a:gd name="T130" fmla="+- 0 2811 1482"/>
                              <a:gd name="T131" fmla="*/ 2811 h 1344"/>
                              <a:gd name="T132" fmla="+- 0 9573 8689"/>
                              <a:gd name="T133" fmla="*/ T132 w 1344"/>
                              <a:gd name="T134" fmla="+- 0 2792 1482"/>
                              <a:gd name="T135" fmla="*/ 2792 h 1344"/>
                              <a:gd name="T136" fmla="+- 0 9638 8689"/>
                              <a:gd name="T137" fmla="*/ T136 w 1344"/>
                              <a:gd name="T138" fmla="+- 0 2766 1482"/>
                              <a:gd name="T139" fmla="*/ 2766 h 1344"/>
                              <a:gd name="T140" fmla="+- 0 9700 8689"/>
                              <a:gd name="T141" fmla="*/ T140 w 1344"/>
                              <a:gd name="T142" fmla="+- 0 2734 1482"/>
                              <a:gd name="T143" fmla="*/ 2734 h 1344"/>
                              <a:gd name="T144" fmla="+- 0 9758 8689"/>
                              <a:gd name="T145" fmla="*/ T144 w 1344"/>
                              <a:gd name="T146" fmla="+- 0 2696 1482"/>
                              <a:gd name="T147" fmla="*/ 2696 h 1344"/>
                              <a:gd name="T148" fmla="+- 0 9811 8689"/>
                              <a:gd name="T149" fmla="*/ T148 w 1344"/>
                              <a:gd name="T150" fmla="+- 0 2653 1482"/>
                              <a:gd name="T151" fmla="*/ 2653 h 1344"/>
                              <a:gd name="T152" fmla="+- 0 9860 8689"/>
                              <a:gd name="T153" fmla="*/ T152 w 1344"/>
                              <a:gd name="T154" fmla="+- 0 2604 1482"/>
                              <a:gd name="T155" fmla="*/ 2604 h 1344"/>
                              <a:gd name="T156" fmla="+- 0 9903 8689"/>
                              <a:gd name="T157" fmla="*/ T156 w 1344"/>
                              <a:gd name="T158" fmla="+- 0 2551 1482"/>
                              <a:gd name="T159" fmla="*/ 2551 h 1344"/>
                              <a:gd name="T160" fmla="+- 0 9941 8689"/>
                              <a:gd name="T161" fmla="*/ T160 w 1344"/>
                              <a:gd name="T162" fmla="+- 0 2493 1482"/>
                              <a:gd name="T163" fmla="*/ 2493 h 1344"/>
                              <a:gd name="T164" fmla="+- 0 9973 8689"/>
                              <a:gd name="T165" fmla="*/ T164 w 1344"/>
                              <a:gd name="T166" fmla="+- 0 2432 1482"/>
                              <a:gd name="T167" fmla="*/ 2432 h 1344"/>
                              <a:gd name="T168" fmla="+- 0 9998 8689"/>
                              <a:gd name="T169" fmla="*/ T168 w 1344"/>
                              <a:gd name="T170" fmla="+- 0 2367 1482"/>
                              <a:gd name="T171" fmla="*/ 2367 h 1344"/>
                              <a:gd name="T172" fmla="+- 0 10017 8689"/>
                              <a:gd name="T173" fmla="*/ T172 w 1344"/>
                              <a:gd name="T174" fmla="+- 0 2298 1482"/>
                              <a:gd name="T175" fmla="*/ 2298 h 1344"/>
                              <a:gd name="T176" fmla="+- 0 10029 8689"/>
                              <a:gd name="T177" fmla="*/ T176 w 1344"/>
                              <a:gd name="T178" fmla="+- 0 2227 1482"/>
                              <a:gd name="T179" fmla="*/ 2227 h 1344"/>
                              <a:gd name="T180" fmla="+- 0 10033 8689"/>
                              <a:gd name="T181" fmla="*/ T180 w 1344"/>
                              <a:gd name="T182" fmla="+- 0 2154 1482"/>
                              <a:gd name="T183" fmla="*/ 2154 h 1344"/>
                              <a:gd name="T184" fmla="+- 0 10029 8689"/>
                              <a:gd name="T185" fmla="*/ T184 w 1344"/>
                              <a:gd name="T186" fmla="+- 0 2081 1482"/>
                              <a:gd name="T187" fmla="*/ 2081 h 1344"/>
                              <a:gd name="T188" fmla="+- 0 10017 8689"/>
                              <a:gd name="T189" fmla="*/ T188 w 1344"/>
                              <a:gd name="T190" fmla="+- 0 2010 1482"/>
                              <a:gd name="T191" fmla="*/ 2010 h 1344"/>
                              <a:gd name="T192" fmla="+- 0 9998 8689"/>
                              <a:gd name="T193" fmla="*/ T192 w 1344"/>
                              <a:gd name="T194" fmla="+- 0 1942 1482"/>
                              <a:gd name="T195" fmla="*/ 1942 h 1344"/>
                              <a:gd name="T196" fmla="+- 0 9973 8689"/>
                              <a:gd name="T197" fmla="*/ T196 w 1344"/>
                              <a:gd name="T198" fmla="+- 0 1877 1482"/>
                              <a:gd name="T199" fmla="*/ 1877 h 1344"/>
                              <a:gd name="T200" fmla="+- 0 9941 8689"/>
                              <a:gd name="T201" fmla="*/ T200 w 1344"/>
                              <a:gd name="T202" fmla="+- 0 1815 1482"/>
                              <a:gd name="T203" fmla="*/ 1815 h 1344"/>
                              <a:gd name="T204" fmla="+- 0 9903 8689"/>
                              <a:gd name="T205" fmla="*/ T204 w 1344"/>
                              <a:gd name="T206" fmla="+- 0 1757 1482"/>
                              <a:gd name="T207" fmla="*/ 1757 h 1344"/>
                              <a:gd name="T208" fmla="+- 0 9860 8689"/>
                              <a:gd name="T209" fmla="*/ T208 w 1344"/>
                              <a:gd name="T210" fmla="+- 0 1704 1482"/>
                              <a:gd name="T211" fmla="*/ 1704 h 1344"/>
                              <a:gd name="T212" fmla="+- 0 9811 8689"/>
                              <a:gd name="T213" fmla="*/ T212 w 1344"/>
                              <a:gd name="T214" fmla="+- 0 1655 1482"/>
                              <a:gd name="T215" fmla="*/ 1655 h 1344"/>
                              <a:gd name="T216" fmla="+- 0 9758 8689"/>
                              <a:gd name="T217" fmla="*/ T216 w 1344"/>
                              <a:gd name="T218" fmla="+- 0 1612 1482"/>
                              <a:gd name="T219" fmla="*/ 1612 h 1344"/>
                              <a:gd name="T220" fmla="+- 0 9700 8689"/>
                              <a:gd name="T221" fmla="*/ T220 w 1344"/>
                              <a:gd name="T222" fmla="+- 0 1574 1482"/>
                              <a:gd name="T223" fmla="*/ 1574 h 1344"/>
                              <a:gd name="T224" fmla="+- 0 9638 8689"/>
                              <a:gd name="T225" fmla="*/ T224 w 1344"/>
                              <a:gd name="T226" fmla="+- 0 1542 1482"/>
                              <a:gd name="T227" fmla="*/ 1542 h 1344"/>
                              <a:gd name="T228" fmla="+- 0 9573 8689"/>
                              <a:gd name="T229" fmla="*/ T228 w 1344"/>
                              <a:gd name="T230" fmla="+- 0 1517 1482"/>
                              <a:gd name="T231" fmla="*/ 1517 h 1344"/>
                              <a:gd name="T232" fmla="+- 0 9505 8689"/>
                              <a:gd name="T233" fmla="*/ T232 w 1344"/>
                              <a:gd name="T234" fmla="+- 0 1498 1482"/>
                              <a:gd name="T235" fmla="*/ 1498 h 1344"/>
                              <a:gd name="T236" fmla="+- 0 9434 8689"/>
                              <a:gd name="T237" fmla="*/ T236 w 1344"/>
                              <a:gd name="T238" fmla="+- 0 1486 1482"/>
                              <a:gd name="T239" fmla="*/ 1486 h 1344"/>
                              <a:gd name="T240" fmla="+- 0 9361 8689"/>
                              <a:gd name="T241" fmla="*/ T240 w 1344"/>
                              <a:gd name="T242" fmla="+- 0 1482 1482"/>
                              <a:gd name="T243" fmla="*/ 1482 h 1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44" h="1344">
                                <a:moveTo>
                                  <a:pt x="672" y="0"/>
                                </a:moveTo>
                                <a:lnTo>
                                  <a:pt x="599" y="4"/>
                                </a:lnTo>
                                <a:lnTo>
                                  <a:pt x="528" y="16"/>
                                </a:lnTo>
                                <a:lnTo>
                                  <a:pt x="459" y="35"/>
                                </a:lnTo>
                                <a:lnTo>
                                  <a:pt x="394" y="60"/>
                                </a:lnTo>
                                <a:lnTo>
                                  <a:pt x="333" y="92"/>
                                </a:lnTo>
                                <a:lnTo>
                                  <a:pt x="275" y="130"/>
                                </a:lnTo>
                                <a:lnTo>
                                  <a:pt x="222" y="173"/>
                                </a:lnTo>
                                <a:lnTo>
                                  <a:pt x="173" y="222"/>
                                </a:lnTo>
                                <a:lnTo>
                                  <a:pt x="130" y="275"/>
                                </a:lnTo>
                                <a:lnTo>
                                  <a:pt x="92" y="333"/>
                                </a:lnTo>
                                <a:lnTo>
                                  <a:pt x="60" y="395"/>
                                </a:lnTo>
                                <a:lnTo>
                                  <a:pt x="34" y="460"/>
                                </a:lnTo>
                                <a:lnTo>
                                  <a:pt x="15" y="528"/>
                                </a:lnTo>
                                <a:lnTo>
                                  <a:pt x="4" y="599"/>
                                </a:lnTo>
                                <a:lnTo>
                                  <a:pt x="0" y="672"/>
                                </a:lnTo>
                                <a:lnTo>
                                  <a:pt x="4" y="745"/>
                                </a:lnTo>
                                <a:lnTo>
                                  <a:pt x="15" y="816"/>
                                </a:lnTo>
                                <a:lnTo>
                                  <a:pt x="34" y="885"/>
                                </a:lnTo>
                                <a:lnTo>
                                  <a:pt x="60" y="950"/>
                                </a:lnTo>
                                <a:lnTo>
                                  <a:pt x="92" y="1011"/>
                                </a:lnTo>
                                <a:lnTo>
                                  <a:pt x="130" y="1069"/>
                                </a:lnTo>
                                <a:lnTo>
                                  <a:pt x="173" y="1122"/>
                                </a:lnTo>
                                <a:lnTo>
                                  <a:pt x="222" y="1171"/>
                                </a:lnTo>
                                <a:lnTo>
                                  <a:pt x="275" y="1214"/>
                                </a:lnTo>
                                <a:lnTo>
                                  <a:pt x="333" y="1252"/>
                                </a:lnTo>
                                <a:lnTo>
                                  <a:pt x="394" y="1284"/>
                                </a:lnTo>
                                <a:lnTo>
                                  <a:pt x="459" y="1310"/>
                                </a:lnTo>
                                <a:lnTo>
                                  <a:pt x="528" y="1329"/>
                                </a:lnTo>
                                <a:lnTo>
                                  <a:pt x="599" y="1340"/>
                                </a:lnTo>
                                <a:lnTo>
                                  <a:pt x="672" y="1344"/>
                                </a:lnTo>
                                <a:lnTo>
                                  <a:pt x="745" y="1340"/>
                                </a:lnTo>
                                <a:lnTo>
                                  <a:pt x="816" y="1329"/>
                                </a:lnTo>
                                <a:lnTo>
                                  <a:pt x="884" y="1310"/>
                                </a:lnTo>
                                <a:lnTo>
                                  <a:pt x="949" y="1284"/>
                                </a:lnTo>
                                <a:lnTo>
                                  <a:pt x="1011" y="1252"/>
                                </a:lnTo>
                                <a:lnTo>
                                  <a:pt x="1069" y="1214"/>
                                </a:lnTo>
                                <a:lnTo>
                                  <a:pt x="1122" y="1171"/>
                                </a:lnTo>
                                <a:lnTo>
                                  <a:pt x="1171" y="1122"/>
                                </a:lnTo>
                                <a:lnTo>
                                  <a:pt x="1214" y="1069"/>
                                </a:lnTo>
                                <a:lnTo>
                                  <a:pt x="1252" y="1011"/>
                                </a:lnTo>
                                <a:lnTo>
                                  <a:pt x="1284" y="950"/>
                                </a:lnTo>
                                <a:lnTo>
                                  <a:pt x="1309" y="885"/>
                                </a:lnTo>
                                <a:lnTo>
                                  <a:pt x="1328" y="816"/>
                                </a:lnTo>
                                <a:lnTo>
                                  <a:pt x="1340" y="745"/>
                                </a:lnTo>
                                <a:lnTo>
                                  <a:pt x="1344" y="672"/>
                                </a:lnTo>
                                <a:lnTo>
                                  <a:pt x="1340" y="599"/>
                                </a:lnTo>
                                <a:lnTo>
                                  <a:pt x="1328" y="528"/>
                                </a:lnTo>
                                <a:lnTo>
                                  <a:pt x="1309" y="460"/>
                                </a:lnTo>
                                <a:lnTo>
                                  <a:pt x="1284" y="395"/>
                                </a:lnTo>
                                <a:lnTo>
                                  <a:pt x="1252" y="333"/>
                                </a:lnTo>
                                <a:lnTo>
                                  <a:pt x="1214" y="275"/>
                                </a:lnTo>
                                <a:lnTo>
                                  <a:pt x="1171" y="222"/>
                                </a:lnTo>
                                <a:lnTo>
                                  <a:pt x="1122" y="173"/>
                                </a:lnTo>
                                <a:lnTo>
                                  <a:pt x="1069" y="130"/>
                                </a:lnTo>
                                <a:lnTo>
                                  <a:pt x="1011" y="92"/>
                                </a:lnTo>
                                <a:lnTo>
                                  <a:pt x="949" y="60"/>
                                </a:lnTo>
                                <a:lnTo>
                                  <a:pt x="884" y="35"/>
                                </a:lnTo>
                                <a:lnTo>
                                  <a:pt x="816" y="16"/>
                                </a:lnTo>
                                <a:lnTo>
                                  <a:pt x="745" y="4"/>
                                </a:lnTo>
                                <a:lnTo>
                                  <a:pt x="672" y="0"/>
                                </a:lnTo>
                                <a:close/>
                              </a:path>
                            </a:pathLst>
                          </a:custGeom>
                          <a:solidFill>
                            <a:srgbClr val="FFFFFF"/>
                          </a:solidFill>
                          <a:ln>
                            <a:noFill/>
                          </a:ln>
                        </wps:spPr>
                        <wps:bodyPr rot="0" vert="horz" wrap="square" lIns="91440" tIns="45720" rIns="91440" bIns="45720" anchor="t" anchorCtr="0" upright="1">
                          <a:noAutofit/>
                        </wps:bodyPr>
                      </wps:wsp>
                      <wps:wsp>
                        <wps:cNvPr id="338" name="docshape353"/>
                        <wps:cNvSpPr txBox="1"/>
                        <wps:spPr bwMode="auto">
                          <a:xfrm>
                            <a:off x="8380" y="1164"/>
                            <a:ext cx="1960" cy="1970"/>
                          </a:xfrm>
                          <a:prstGeom prst="rect">
                            <a:avLst/>
                          </a:prstGeom>
                          <a:noFill/>
                          <a:ln>
                            <a:noFill/>
                          </a:ln>
                        </wps:spPr>
                        <wps:txbx>
                          <w:txbxContent>
                            <w:p>
                              <w:pPr>
                                <w:spacing w:before="3"/>
                                <w:rPr>
                                  <w:sz w:val="62"/>
                                </w:rPr>
                              </w:pPr>
                            </w:p>
                            <w:p>
                              <w:pPr>
                                <w:ind w:left="580"/>
                                <w:rPr>
                                  <w:rFonts w:ascii="Century Gothic"/>
                                  <w:b/>
                                  <w:sz w:val="36"/>
                                </w:rPr>
                              </w:pPr>
                              <w:r>
                                <w:rPr>
                                  <w:rFonts w:ascii="Century Gothic"/>
                                  <w:b/>
                                  <w:color w:val="0092FF"/>
                                  <w:spacing w:val="-5"/>
                                  <w:w w:val="110"/>
                                  <w:sz w:val="36"/>
                                </w:rPr>
                                <w:t>88%</w:t>
                              </w:r>
                            </w:p>
                          </w:txbxContent>
                        </wps:txbx>
                        <wps:bodyPr rot="0" vert="horz" wrap="square" lIns="0" tIns="0" rIns="0" bIns="0" anchor="t" anchorCtr="0" upright="1">
                          <a:noAutofit/>
                        </wps:bodyPr>
                      </wps:wsp>
                    </wpg:wgp>
                  </a:graphicData>
                </a:graphic>
              </wp:anchor>
            </w:drawing>
          </mc:Choice>
          <mc:Fallback>
            <w:pict>
              <v:group id="docshapegroup348" o:spid="_x0000_s1026" o:spt="203" style="position:absolute;left:0pt;margin-left:419.05pt;margin-top:58.2pt;height:98.5pt;width:98pt;mso-position-horizontal-relative:page;z-index:251798528;mso-width-relative:page;mso-height-relative:page;" coordorigin="8381,1164" coordsize="1960,1970" o:gfxdata="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">
                <o:lock v:ext="edit" aspectratio="f"/>
                <v:shape id="docshape349" o:spid="_x0000_s1026" o:spt="100" style="position:absolute;left:8380;top:1174;height:1960;width:1960;" fillcolor="#0092FF" filled="t" stroked="f" coordsize="1960,1960" o:gfxdata="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isd3vQAA&#10;ANwAAAAPAAAAAAAAAAEAIAAAACIAAABkcnMvZG93bnJldi54bWxQSwECFAAUAAAACACHTuJAMy8F&#10;njsAAAA5AAAAEAAAAAAAAAABACAAAAAMAQAAZHJzL3NoYXBleG1sLnhtbFBLBQYAAAAABgAGAFsB&#10;AAC2AwAAAAA=&#10;" path="m977,0l980,980,445,159,383,203,325,251,271,304,222,360,177,419,137,481,101,546,71,614,46,684,26,756,12,829,3,904,0,980,3,1056,12,1131,26,1204,46,1275,70,1343,100,1410,135,1473,173,1534,216,1592,263,1646,314,1697,368,1744,426,1787,487,1825,550,1860,617,1889,685,1914,756,1934,829,1948,904,1957,980,1960,1056,1957,1130,1948,1203,1934,1274,1914,1343,1889,1409,1860,1473,1825,1533,1787,1591,1744,1645,1697,1696,1646,1743,1592,1786,1534,1825,1473,1859,1410,1889,1343,1914,1275,1934,1204,1948,1131,1957,1056,1960,980,1957,904,1948,829,1934,757,1914,686,1889,617,1859,551,1825,487,1786,427,1743,369,1696,315,1645,264,1591,217,1533,174,1473,135,1409,101,1343,71,1274,46,1203,26,1130,12,1056,3,977,0xe">
                  <v:path o:connectlocs="980,2154;383,1377;271,1478;177,1593;101,1720;46,1858;12,2003;0,2154;12,2305;46,2449;100,2584;173,2708;263,2820;368,2918;487,2999;617,3063;756,3108;904,3131;1056,3131;1203,3108;1343,3063;1473,2999;1591,2918;1696,2820;1786,2708;1859,2584;1914,2449;1948,2305;1960,2154;1948,2003;1914,1860;1859,1725;1786,1601;1696,1489;1591,1391;1473,1309;1343,1245;1203,1200;1056,1177" o:connectangles="0,0,0,0,0,0,0,0,0,0,0,0,0,0,0,0,0,0,0,0,0,0,0,0,0,0,0,0,0,0,0,0,0,0,0,0,0,0,0"/>
                  <v:fill on="t" focussize="0,0"/>
                  <v:stroke on="f"/>
                  <v:imagedata o:title=""/>
                  <o:lock v:ext="edit" aspectratio="f"/>
                </v:shape>
                <v:shape id="docshape350" o:spid="_x0000_s1026" o:spt="100" style="position:absolute;left:8689;top:1174;height:980;width:672;" fillcolor="#DCE5EE" filled="t" stroked="f" coordsize="672,980" o:gfxdata="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kxr4A&#10;AADcAAAADwAAAAAAAAABACAAAAAiAAAAZHJzL2Rvd25yZXYueG1sUEsBAhQAFAAAAAgAh07iQDMv&#10;BZ47AAAAOQAAABAAAAAAAAAAAQAgAAAADQEAAGRycy9zaGFwZXhtbC54bWxQSwUGAAAAAAYABgBb&#10;AQAAtwMAAAAA&#10;" path="m671,0l597,3,524,12,452,25,380,45,310,69,243,99,178,134,115,174,56,218,0,267,672,980,671,0xe">
                  <v:path o:connectlocs="671,1174;597,1177;524,1186;452,1199;380,1219;310,1243;243,1273;178,1308;115,1348;56,1392;0,1441;672,2154;671,1174" o:connectangles="0,0,0,0,0,0,0,0,0,0,0,0,0"/>
                  <v:fill on="t" focussize="0,0"/>
                  <v:stroke on="f"/>
                  <v:imagedata o:title=""/>
                  <o:lock v:ext="edit" aspectratio="f"/>
                </v:shape>
                <v:shape id="docshape351" o:spid="_x0000_s1026" o:spt="100" style="position:absolute;left:8689;top:1174;height:980;width:672;" filled="f" stroked="t" coordsize="672,980" o:gfxdata="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J87G8AAAA&#10;3AAAAA8AAAAAAAAAAQAgAAAAIgAAAGRycy9kb3ducmV2LnhtbFBLAQIUABQAAAAIAIdO4kAzLwWe&#10;OwAAADkAAAAQAAAAAAAAAAEAIAAAAAsBAABkcnMvc2hhcGV4bWwueG1sUEsFBgAAAAAGAAYAWwEA&#10;ALUDAAAAAA==&#10;" path="m672,980l0,267,56,218,115,174,178,134,243,99,310,69,380,45,452,25,524,12,597,3,671,0,672,980xe">
                  <v:path o:connectlocs="672,2154;0,1441;56,1392;115,1348;178,1308;243,1273;310,1243;380,1219;452,1199;524,1186;597,1177;671,1174;672,2154" o:connectangles="0,0,0,0,0,0,0,0,0,0,0,0,0"/>
                  <v:fill on="f" focussize="0,0"/>
                  <v:stroke weight="1pt" color="#FFFFFF" joinstyle="round"/>
                  <v:imagedata o:title=""/>
                  <o:lock v:ext="edit" aspectratio="f"/>
                </v:shape>
                <v:shape id="docshape352" o:spid="_x0000_s1026" o:spt="100" style="position:absolute;left:8688;top:1482;height:1344;width:1344;" fillcolor="#FFFFFF" filled="t" stroked="f" coordsize="1344,1344" o:gfxdata="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0pgRb4A&#10;AADcAAAADwAAAAAAAAABACAAAAAiAAAAZHJzL2Rvd25yZXYueG1sUEsBAhQAFAAAAAgAh07iQDMv&#10;BZ47AAAAOQAAABAAAAAAAAAAAQAgAAAADQEAAGRycy9zaGFwZXhtbC54bWxQSwUGAAAAAAYABgBb&#10;AQAAtwMAAAAA&#10;" path="m672,0l599,4,528,16,459,35,394,60,333,92,275,130,222,173,173,222,130,275,92,333,60,395,34,460,15,528,4,599,0,672,4,745,15,816,34,885,60,950,92,1011,130,1069,173,1122,222,1171,275,1214,333,1252,394,1284,459,1310,528,1329,599,1340,672,1344,745,1340,816,1329,884,1310,949,1284,1011,1252,1069,1214,1122,1171,1171,1122,1214,1069,1252,1011,1284,950,1309,885,1328,816,1340,745,1344,672,1340,599,1328,528,1309,460,1284,395,1252,333,1214,275,1171,222,1122,173,1069,130,1011,92,949,60,884,35,816,16,745,4,672,0xe">
                  <v:path o:connectlocs="672,1482;599,1486;528,1498;459,1517;394,1542;333,1574;275,1612;222,1655;173,1704;130,1757;92,1815;60,1877;34,1942;15,2010;4,2081;0,2154;4,2227;15,2298;34,2367;60,2432;92,2493;130,2551;173,2604;222,2653;275,2696;333,2734;394,2766;459,2792;528,2811;599,2822;672,2826;745,2822;816,2811;884,2792;949,2766;1011,2734;1069,2696;1122,2653;1171,2604;1214,2551;1252,2493;1284,2432;1309,2367;1328,2298;1340,2227;1344,2154;1340,2081;1328,2010;1309,1942;1284,1877;1252,1815;1214,1757;1171,1704;1122,1655;1069,1612;1011,1574;949,1542;884,1517;816,1498;745,1486;672,1482" o:connectangles="0,0,0,0,0,0,0,0,0,0,0,0,0,0,0,0,0,0,0,0,0,0,0,0,0,0,0,0,0,0,0,0,0,0,0,0,0,0,0,0,0,0,0,0,0,0,0,0,0,0,0,0,0,0,0,0,0,0,0,0,0"/>
                  <v:fill on="t" focussize="0,0"/>
                  <v:stroke on="f"/>
                  <v:imagedata o:title=""/>
                  <o:lock v:ext="edit" aspectratio="f"/>
                </v:shape>
                <v:shape id="docshape353" o:spid="_x0000_s1026" o:spt="202" type="#_x0000_t202" style="position:absolute;left:8380;top:1164;height:1970;width:1960;" filled="f" stroked="f" coordsize="21600,21600" o:gfxdata="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l7+O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3"/>
                          <w:rPr>
                            <w:sz w:val="62"/>
                          </w:rPr>
                        </w:pPr>
                      </w:p>
                      <w:p>
                        <w:pPr>
                          <w:ind w:left="580"/>
                          <w:rPr>
                            <w:rFonts w:ascii="Century Gothic"/>
                            <w:b/>
                            <w:sz w:val="36"/>
                          </w:rPr>
                        </w:pPr>
                        <w:r>
                          <w:rPr>
                            <w:rFonts w:ascii="Century Gothic"/>
                            <w:b/>
                            <w:color w:val="0092FF"/>
                            <w:spacing w:val="-5"/>
                            <w:w w:val="110"/>
                            <w:sz w:val="36"/>
                          </w:rPr>
                          <w:t>88%</w:t>
                        </w:r>
                      </w:p>
                    </w:txbxContent>
                  </v:textbox>
                </v:shape>
              </v:group>
            </w:pict>
          </mc:Fallback>
        </mc:AlternateContent>
      </w:r>
      <w:r>
        <mc:AlternateContent>
          <mc:Choice Requires="wps">
            <w:drawing>
              <wp:anchor distT="0" distB="0" distL="114300" distR="114300" simplePos="0" relativeHeight="251799552" behindDoc="0" locked="0" layoutInCell="1" allowOverlap="1">
                <wp:simplePos x="0" y="0"/>
                <wp:positionH relativeFrom="page">
                  <wp:posOffset>5030470</wp:posOffset>
                </wp:positionH>
                <wp:positionV relativeFrom="paragraph">
                  <wp:posOffset>195580</wp:posOffset>
                </wp:positionV>
                <wp:extent cx="1828165" cy="376555"/>
                <wp:effectExtent l="0" t="0" r="635" b="4445"/>
                <wp:wrapNone/>
                <wp:docPr id="339" name="docshape354"/>
                <wp:cNvGraphicFramePr/>
                <a:graphic xmlns:a="http://schemas.openxmlformats.org/drawingml/2006/main">
                  <a:graphicData uri="http://schemas.microsoft.com/office/word/2010/wordprocessingShape">
                    <wps:wsp>
                      <wps:cNvSpPr txBox="1"/>
                      <wps:spPr bwMode="auto">
                        <a:xfrm>
                          <a:off x="0" y="0"/>
                          <a:ext cx="1828165" cy="376555"/>
                        </a:xfrm>
                        <a:prstGeom prst="rect">
                          <a:avLst/>
                        </a:prstGeom>
                        <a:solidFill>
                          <a:srgbClr val="EEF3F8"/>
                        </a:solidFill>
                        <a:ln>
                          <a:noFill/>
                        </a:ln>
                      </wps:spPr>
                      <wps:txbx>
                        <w:txbxContent>
                          <w:p>
                            <w:pPr>
                              <w:spacing w:before="70" w:line="278" w:lineRule="auto"/>
                              <w:ind w:left="452" w:right="196" w:hanging="206"/>
                              <w:rPr>
                                <w:rFonts w:ascii="Verdana"/>
                                <w:i/>
                                <w:color w:val="000000"/>
                                <w:sz w:val="17"/>
                              </w:rPr>
                            </w:pPr>
                            <w:r>
                              <w:rPr>
                                <w:rFonts w:ascii="Verdana"/>
                                <w:i/>
                                <w:color w:val="454C5B"/>
                                <w:w w:val="90"/>
                                <w:sz w:val="17"/>
                              </w:rPr>
                              <w:t>Are</w:t>
                            </w:r>
                            <w:r>
                              <w:rPr>
                                <w:rFonts w:ascii="Verdana"/>
                                <w:i/>
                                <w:color w:val="454C5B"/>
                                <w:spacing w:val="-6"/>
                                <w:w w:val="90"/>
                                <w:sz w:val="17"/>
                              </w:rPr>
                              <w:t xml:space="preserve"> </w:t>
                            </w:r>
                            <w:r>
                              <w:rPr>
                                <w:rFonts w:ascii="Verdana"/>
                                <w:i/>
                                <w:color w:val="454C5B"/>
                                <w:w w:val="90"/>
                                <w:sz w:val="17"/>
                              </w:rPr>
                              <w:t>you</w:t>
                            </w:r>
                            <w:r>
                              <w:rPr>
                                <w:rFonts w:ascii="Verdana"/>
                                <w:i/>
                                <w:color w:val="454C5B"/>
                                <w:spacing w:val="-6"/>
                                <w:w w:val="90"/>
                                <w:sz w:val="17"/>
                              </w:rPr>
                              <w:t xml:space="preserve"> </w:t>
                            </w:r>
                            <w:r>
                              <w:rPr>
                                <w:rFonts w:ascii="Verdana"/>
                                <w:i/>
                                <w:color w:val="454C5B"/>
                                <w:w w:val="90"/>
                                <w:sz w:val="17"/>
                              </w:rPr>
                              <w:t>aware</w:t>
                            </w:r>
                            <w:r>
                              <w:rPr>
                                <w:rFonts w:ascii="Verdana"/>
                                <w:i/>
                                <w:color w:val="454C5B"/>
                                <w:spacing w:val="-6"/>
                                <w:w w:val="90"/>
                                <w:sz w:val="17"/>
                              </w:rPr>
                              <w:t xml:space="preserve"> </w:t>
                            </w:r>
                            <w:r>
                              <w:rPr>
                                <w:rFonts w:ascii="Verdana"/>
                                <w:i/>
                                <w:color w:val="454C5B"/>
                                <w:w w:val="90"/>
                                <w:sz w:val="17"/>
                              </w:rPr>
                              <w:t>of</w:t>
                            </w:r>
                            <w:r>
                              <w:rPr>
                                <w:rFonts w:ascii="Verdana"/>
                                <w:i/>
                                <w:color w:val="454C5B"/>
                                <w:spacing w:val="-6"/>
                                <w:w w:val="90"/>
                                <w:sz w:val="17"/>
                              </w:rPr>
                              <w:t xml:space="preserve"> </w:t>
                            </w:r>
                            <w:r>
                              <w:rPr>
                                <w:rFonts w:ascii="Verdana"/>
                                <w:i/>
                                <w:color w:val="454C5B"/>
                                <w:w w:val="90"/>
                                <w:sz w:val="17"/>
                              </w:rPr>
                              <w:t>any</w:t>
                            </w:r>
                            <w:r>
                              <w:rPr>
                                <w:rFonts w:ascii="Verdana"/>
                                <w:i/>
                                <w:color w:val="454C5B"/>
                                <w:spacing w:val="-6"/>
                                <w:w w:val="90"/>
                                <w:sz w:val="17"/>
                              </w:rPr>
                              <w:t xml:space="preserve"> </w:t>
                            </w:r>
                            <w:r>
                              <w:rPr>
                                <w:rFonts w:ascii="Verdana"/>
                                <w:i/>
                                <w:color w:val="454C5B"/>
                                <w:w w:val="90"/>
                                <w:sz w:val="17"/>
                              </w:rPr>
                              <w:t xml:space="preserve">existing </w:t>
                            </w:r>
                            <w:r>
                              <w:rPr>
                                <w:rFonts w:ascii="Verdana"/>
                                <w:i/>
                                <w:color w:val="454C5B"/>
                                <w:sz w:val="17"/>
                              </w:rPr>
                              <w:t>AI</w:t>
                            </w:r>
                            <w:r>
                              <w:rPr>
                                <w:rFonts w:ascii="Verdana"/>
                                <w:i/>
                                <w:color w:val="454C5B"/>
                                <w:spacing w:val="-14"/>
                                <w:sz w:val="17"/>
                              </w:rPr>
                              <w:t xml:space="preserve"> </w:t>
                            </w:r>
                            <w:r>
                              <w:rPr>
                                <w:rFonts w:ascii="Verdana"/>
                                <w:i/>
                                <w:color w:val="454C5B"/>
                                <w:sz w:val="17"/>
                              </w:rPr>
                              <w:t>security</w:t>
                            </w:r>
                            <w:r>
                              <w:rPr>
                                <w:rFonts w:ascii="Verdana"/>
                                <w:i/>
                                <w:color w:val="454C5B"/>
                                <w:spacing w:val="-14"/>
                                <w:sz w:val="17"/>
                              </w:rPr>
                              <w:t xml:space="preserve"> </w:t>
                            </w:r>
                            <w:r>
                              <w:rPr>
                                <w:rFonts w:ascii="Verdana"/>
                                <w:i/>
                                <w:color w:val="454C5B"/>
                                <w:sz w:val="17"/>
                              </w:rPr>
                              <w:t>frameworks?</w:t>
                            </w:r>
                          </w:p>
                        </w:txbxContent>
                      </wps:txbx>
                      <wps:bodyPr rot="0" vert="horz" wrap="square" lIns="0" tIns="0" rIns="0" bIns="0" anchor="t" anchorCtr="0" upright="1">
                        <a:noAutofit/>
                      </wps:bodyPr>
                    </wps:wsp>
                  </a:graphicData>
                </a:graphic>
              </wp:anchor>
            </w:drawing>
          </mc:Choice>
          <mc:Fallback>
            <w:pict>
              <v:shape id="docshape354" o:spid="_x0000_s1026" o:spt="202" type="#_x0000_t202" style="position:absolute;left:0pt;margin-left:396.1pt;margin-top:15.4pt;height:29.65pt;width:143.95pt;mso-position-horizontal-relative:page;z-index:251799552;mso-width-relative:page;mso-height-relative:page;" fillcolor="#EEF3F8" filled="t" stroked="f" coordsize="21600,21600" o:gfxdata="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1Zf6G2AAAAAoBAAAPAAAAAAAAAAEAIAAAACIAAABkcnMvZG93bnJl&#10;di54bWxQSwECFAAUAAAACACHTuJAcl9WTf0BAAAABAAADgAAAAAAAAABACAAAAAnAQAAZHJzL2Uy&#10;b0RvYy54bWxQSwUGAAAAAAYABgBZAQAAlgUAAAAA&#10;">
                <v:fill on="t" focussize="0,0"/>
                <v:stroke on="f"/>
                <v:imagedata o:title=""/>
                <o:lock v:ext="edit" aspectratio="f"/>
                <v:textbox inset="0mm,0mm,0mm,0mm">
                  <w:txbxContent>
                    <w:p>
                      <w:pPr>
                        <w:spacing w:before="70" w:line="278" w:lineRule="auto"/>
                        <w:ind w:left="452" w:right="196" w:hanging="206"/>
                        <w:rPr>
                          <w:rFonts w:ascii="Verdana"/>
                          <w:i/>
                          <w:color w:val="000000"/>
                          <w:sz w:val="17"/>
                        </w:rPr>
                      </w:pPr>
                      <w:r>
                        <w:rPr>
                          <w:rFonts w:ascii="Verdana"/>
                          <w:i/>
                          <w:color w:val="454C5B"/>
                          <w:w w:val="90"/>
                          <w:sz w:val="17"/>
                        </w:rPr>
                        <w:t>Are</w:t>
                      </w:r>
                      <w:r>
                        <w:rPr>
                          <w:rFonts w:ascii="Verdana"/>
                          <w:i/>
                          <w:color w:val="454C5B"/>
                          <w:spacing w:val="-6"/>
                          <w:w w:val="90"/>
                          <w:sz w:val="17"/>
                        </w:rPr>
                        <w:t xml:space="preserve"> </w:t>
                      </w:r>
                      <w:r>
                        <w:rPr>
                          <w:rFonts w:ascii="Verdana"/>
                          <w:i/>
                          <w:color w:val="454C5B"/>
                          <w:w w:val="90"/>
                          <w:sz w:val="17"/>
                        </w:rPr>
                        <w:t>you</w:t>
                      </w:r>
                      <w:r>
                        <w:rPr>
                          <w:rFonts w:ascii="Verdana"/>
                          <w:i/>
                          <w:color w:val="454C5B"/>
                          <w:spacing w:val="-6"/>
                          <w:w w:val="90"/>
                          <w:sz w:val="17"/>
                        </w:rPr>
                        <w:t xml:space="preserve"> </w:t>
                      </w:r>
                      <w:r>
                        <w:rPr>
                          <w:rFonts w:ascii="Verdana"/>
                          <w:i/>
                          <w:color w:val="454C5B"/>
                          <w:w w:val="90"/>
                          <w:sz w:val="17"/>
                        </w:rPr>
                        <w:t>aware</w:t>
                      </w:r>
                      <w:r>
                        <w:rPr>
                          <w:rFonts w:ascii="Verdana"/>
                          <w:i/>
                          <w:color w:val="454C5B"/>
                          <w:spacing w:val="-6"/>
                          <w:w w:val="90"/>
                          <w:sz w:val="17"/>
                        </w:rPr>
                        <w:t xml:space="preserve"> </w:t>
                      </w:r>
                      <w:r>
                        <w:rPr>
                          <w:rFonts w:ascii="Verdana"/>
                          <w:i/>
                          <w:color w:val="454C5B"/>
                          <w:w w:val="90"/>
                          <w:sz w:val="17"/>
                        </w:rPr>
                        <w:t>of</w:t>
                      </w:r>
                      <w:r>
                        <w:rPr>
                          <w:rFonts w:ascii="Verdana"/>
                          <w:i/>
                          <w:color w:val="454C5B"/>
                          <w:spacing w:val="-6"/>
                          <w:w w:val="90"/>
                          <w:sz w:val="17"/>
                        </w:rPr>
                        <w:t xml:space="preserve"> </w:t>
                      </w:r>
                      <w:r>
                        <w:rPr>
                          <w:rFonts w:ascii="Verdana"/>
                          <w:i/>
                          <w:color w:val="454C5B"/>
                          <w:w w:val="90"/>
                          <w:sz w:val="17"/>
                        </w:rPr>
                        <w:t>any</w:t>
                      </w:r>
                      <w:r>
                        <w:rPr>
                          <w:rFonts w:ascii="Verdana"/>
                          <w:i/>
                          <w:color w:val="454C5B"/>
                          <w:spacing w:val="-6"/>
                          <w:w w:val="90"/>
                          <w:sz w:val="17"/>
                        </w:rPr>
                        <w:t xml:space="preserve"> </w:t>
                      </w:r>
                      <w:r>
                        <w:rPr>
                          <w:rFonts w:ascii="Verdana"/>
                          <w:i/>
                          <w:color w:val="454C5B"/>
                          <w:w w:val="90"/>
                          <w:sz w:val="17"/>
                        </w:rPr>
                        <w:t xml:space="preserve">existing </w:t>
                      </w:r>
                      <w:r>
                        <w:rPr>
                          <w:rFonts w:ascii="Verdana"/>
                          <w:i/>
                          <w:color w:val="454C5B"/>
                          <w:sz w:val="17"/>
                        </w:rPr>
                        <w:t>AI</w:t>
                      </w:r>
                      <w:r>
                        <w:rPr>
                          <w:rFonts w:ascii="Verdana"/>
                          <w:i/>
                          <w:color w:val="454C5B"/>
                          <w:spacing w:val="-14"/>
                          <w:sz w:val="17"/>
                        </w:rPr>
                        <w:t xml:space="preserve"> </w:t>
                      </w:r>
                      <w:r>
                        <w:rPr>
                          <w:rFonts w:ascii="Verdana"/>
                          <w:i/>
                          <w:color w:val="454C5B"/>
                          <w:sz w:val="17"/>
                        </w:rPr>
                        <w:t>security</w:t>
                      </w:r>
                      <w:r>
                        <w:rPr>
                          <w:rFonts w:ascii="Verdana"/>
                          <w:i/>
                          <w:color w:val="454C5B"/>
                          <w:spacing w:val="-14"/>
                          <w:sz w:val="17"/>
                        </w:rPr>
                        <w:t xml:space="preserve"> </w:t>
                      </w:r>
                      <w:r>
                        <w:rPr>
                          <w:rFonts w:ascii="Verdana"/>
                          <w:i/>
                          <w:color w:val="454C5B"/>
                          <w:sz w:val="17"/>
                        </w:rPr>
                        <w:t>frameworks?</w:t>
                      </w:r>
                    </w:p>
                  </w:txbxContent>
                </v:textbox>
              </v:shape>
            </w:pict>
          </mc:Fallback>
        </mc:AlternateContent>
      </w:r>
      <w:r>
        <w:rPr>
          <w:w w:val="115"/>
        </w:rPr>
        <w:t>A significant 88% of security professionals are aware of existing AI security frameworks, such as those based on NIST guidelines in</w:t>
      </w:r>
      <w:r>
        <w:rPr>
          <w:spacing w:val="-3"/>
          <w:w w:val="115"/>
        </w:rPr>
        <w:t xml:space="preserve"> </w:t>
      </w:r>
      <w:r>
        <w:rPr>
          <w:w w:val="115"/>
        </w:rPr>
        <w:t>the</w:t>
      </w:r>
      <w:r>
        <w:rPr>
          <w:spacing w:val="-3"/>
          <w:w w:val="115"/>
        </w:rPr>
        <w:t xml:space="preserve"> </w:t>
      </w:r>
      <w:r>
        <w:rPr>
          <w:w w:val="115"/>
        </w:rPr>
        <w:t>US.</w:t>
      </w:r>
      <w:r>
        <w:rPr>
          <w:spacing w:val="-3"/>
          <w:w w:val="115"/>
        </w:rPr>
        <w:t xml:space="preserve"> </w:t>
      </w:r>
      <w:r>
        <w:rPr>
          <w:w w:val="115"/>
        </w:rPr>
        <w:t>However,</w:t>
      </w:r>
      <w:r>
        <w:rPr>
          <w:spacing w:val="-3"/>
          <w:w w:val="115"/>
        </w:rPr>
        <w:t xml:space="preserve"> </w:t>
      </w:r>
      <w:r>
        <w:rPr>
          <w:w w:val="115"/>
        </w:rPr>
        <w:t>it’s</w:t>
      </w:r>
      <w:r>
        <w:rPr>
          <w:spacing w:val="-3"/>
          <w:w w:val="115"/>
        </w:rPr>
        <w:t xml:space="preserve"> </w:t>
      </w:r>
      <w:r>
        <w:rPr>
          <w:w w:val="115"/>
        </w:rPr>
        <w:t>crucial</w:t>
      </w:r>
      <w:r>
        <w:rPr>
          <w:spacing w:val="-3"/>
          <w:w w:val="115"/>
        </w:rPr>
        <w:t xml:space="preserve"> </w:t>
      </w:r>
      <w:r>
        <w:rPr>
          <w:w w:val="115"/>
        </w:rPr>
        <w:t>to</w:t>
      </w:r>
      <w:r>
        <w:rPr>
          <w:spacing w:val="-3"/>
          <w:w w:val="115"/>
        </w:rPr>
        <w:t xml:space="preserve"> </w:t>
      </w:r>
      <w:r>
        <w:rPr>
          <w:w w:val="115"/>
        </w:rPr>
        <w:t>note</w:t>
      </w:r>
      <w:r>
        <w:rPr>
          <w:spacing w:val="-3"/>
          <w:w w:val="115"/>
        </w:rPr>
        <w:t xml:space="preserve"> </w:t>
      </w:r>
      <w:r>
        <w:rPr>
          <w:w w:val="115"/>
        </w:rPr>
        <w:t>that</w:t>
      </w:r>
      <w:r>
        <w:rPr>
          <w:spacing w:val="-3"/>
          <w:w w:val="115"/>
        </w:rPr>
        <w:t xml:space="preserve"> </w:t>
      </w:r>
      <w:r>
        <w:rPr>
          <w:w w:val="115"/>
        </w:rPr>
        <w:t>awareness</w:t>
      </w:r>
      <w:r>
        <w:rPr>
          <w:spacing w:val="-3"/>
          <w:w w:val="115"/>
        </w:rPr>
        <w:t xml:space="preserve"> </w:t>
      </w:r>
      <w:r>
        <w:rPr>
          <w:w w:val="115"/>
        </w:rPr>
        <w:t>does</w:t>
      </w:r>
      <w:r>
        <w:rPr>
          <w:spacing w:val="-3"/>
          <w:w w:val="115"/>
        </w:rPr>
        <w:t xml:space="preserve"> </w:t>
      </w:r>
      <w:r>
        <w:rPr>
          <w:w w:val="115"/>
        </w:rPr>
        <w:t>not necessarily equate to usage or deep understanding of these frameworks. Only 12% of respondents report not being aware of any AI security frameworks, highlighting the widespread recognition of these standards in the cybersecurity community yet leaving room for further exploration of their practical application and comprehension.</w:t>
      </w:r>
    </w:p>
    <w:p>
      <w:pPr>
        <w:pStyle w:val="6"/>
      </w:pPr>
    </w:p>
    <w:p>
      <w:pPr>
        <w:pStyle w:val="6"/>
        <w:spacing w:before="7"/>
        <w:rPr>
          <w:sz w:val="17"/>
        </w:rPr>
      </w:pPr>
    </w:p>
    <w:p>
      <w:pPr>
        <w:rPr>
          <w:sz w:val="17"/>
        </w:rPr>
        <w:sectPr>
          <w:pgSz w:w="12240" w:h="15840"/>
          <w:pgMar w:top="1220" w:right="0" w:bottom="860" w:left="520" w:header="0" w:footer="675" w:gutter="0"/>
          <w:cols w:space="720" w:num="1"/>
        </w:sectPr>
      </w:pPr>
    </w:p>
    <w:p>
      <w:pPr>
        <w:pStyle w:val="3"/>
        <w:spacing w:before="382"/>
      </w:pPr>
      <w:r>
        <w:rPr>
          <w:w w:val="115"/>
        </w:rPr>
        <w:t>General</w:t>
      </w:r>
      <w:r>
        <w:rPr>
          <w:spacing w:val="-21"/>
          <w:w w:val="115"/>
        </w:rPr>
        <w:t xml:space="preserve"> </w:t>
      </w:r>
      <w:r>
        <w:rPr>
          <w:w w:val="115"/>
        </w:rPr>
        <w:t>Plans</w:t>
      </w:r>
      <w:r>
        <w:rPr>
          <w:spacing w:val="-21"/>
          <w:w w:val="115"/>
        </w:rPr>
        <w:t xml:space="preserve"> </w:t>
      </w:r>
      <w:r>
        <w:rPr>
          <w:w w:val="115"/>
        </w:rPr>
        <w:t>to</w:t>
      </w:r>
      <w:r>
        <w:rPr>
          <w:spacing w:val="-21"/>
          <w:w w:val="115"/>
        </w:rPr>
        <w:t xml:space="preserve"> </w:t>
      </w:r>
      <w:r>
        <w:rPr>
          <w:w w:val="115"/>
        </w:rPr>
        <w:t>Use</w:t>
      </w:r>
      <w:r>
        <w:rPr>
          <w:spacing w:val="-21"/>
          <w:w w:val="115"/>
        </w:rPr>
        <w:t xml:space="preserve"> </w:t>
      </w:r>
      <w:r>
        <w:rPr>
          <w:spacing w:val="-5"/>
          <w:w w:val="115"/>
        </w:rPr>
        <w:t>AI</w:t>
      </w:r>
    </w:p>
    <w:p>
      <w:pPr>
        <w:pStyle w:val="4"/>
        <w:spacing w:before="277"/>
      </w:pPr>
      <w:r>
        <mc:AlternateContent>
          <mc:Choice Requires="wpg">
            <w:drawing>
              <wp:anchor distT="0" distB="0" distL="114300" distR="114300" simplePos="0" relativeHeight="251798528" behindDoc="0" locked="0" layoutInCell="1" allowOverlap="1">
                <wp:simplePos x="0" y="0"/>
                <wp:positionH relativeFrom="page">
                  <wp:posOffset>914400</wp:posOffset>
                </wp:positionH>
                <wp:positionV relativeFrom="paragraph">
                  <wp:posOffset>971550</wp:posOffset>
                </wp:positionV>
                <wp:extent cx="1837690" cy="1837690"/>
                <wp:effectExtent l="0" t="635" r="3810" b="3175"/>
                <wp:wrapNone/>
                <wp:docPr id="340" name="docshapegroup355"/>
                <wp:cNvGraphicFramePr/>
                <a:graphic xmlns:a="http://schemas.openxmlformats.org/drawingml/2006/main">
                  <a:graphicData uri="http://schemas.microsoft.com/office/word/2010/wordprocessingGroup">
                    <wpg:wgp>
                      <wpg:cNvGrpSpPr/>
                      <wpg:grpSpPr>
                        <a:xfrm>
                          <a:off x="0" y="0"/>
                          <a:ext cx="1837690" cy="1837690"/>
                          <a:chOff x="1440" y="1530"/>
                          <a:chExt cx="2894" cy="2894"/>
                        </a:xfrm>
                      </wpg:grpSpPr>
                      <wps:wsp>
                        <wps:cNvPr id="341" name="docshape356"/>
                        <wps:cNvSpPr/>
                        <wps:spPr bwMode="auto">
                          <a:xfrm>
                            <a:off x="1481" y="1540"/>
                            <a:ext cx="2853" cy="2883"/>
                          </a:xfrm>
                          <a:custGeom>
                            <a:avLst/>
                            <a:gdLst>
                              <a:gd name="T0" fmla="+- 0 2845 1481"/>
                              <a:gd name="T1" fmla="*/ T0 w 2853"/>
                              <a:gd name="T2" fmla="+- 0 1542 1541"/>
                              <a:gd name="T3" fmla="*/ 1542 h 2883"/>
                              <a:gd name="T4" fmla="+- 0 1481 1481"/>
                              <a:gd name="T5" fmla="*/ T4 w 2853"/>
                              <a:gd name="T6" fmla="+- 0 3275 1541"/>
                              <a:gd name="T7" fmla="*/ 3275 h 2883"/>
                              <a:gd name="T8" fmla="+- 0 1519 1481"/>
                              <a:gd name="T9" fmla="*/ T8 w 2853"/>
                              <a:gd name="T10" fmla="+- 0 3420 1541"/>
                              <a:gd name="T11" fmla="*/ 3420 h 2883"/>
                              <a:gd name="T12" fmla="+- 0 1571 1481"/>
                              <a:gd name="T13" fmla="*/ T12 w 2853"/>
                              <a:gd name="T14" fmla="+- 0 3558 1541"/>
                              <a:gd name="T15" fmla="*/ 3558 h 2883"/>
                              <a:gd name="T16" fmla="+- 0 1637 1481"/>
                              <a:gd name="T17" fmla="*/ T16 w 2853"/>
                              <a:gd name="T18" fmla="+- 0 3688 1541"/>
                              <a:gd name="T19" fmla="*/ 3688 h 2883"/>
                              <a:gd name="T20" fmla="+- 0 1714 1481"/>
                              <a:gd name="T21" fmla="*/ T20 w 2853"/>
                              <a:gd name="T22" fmla="+- 0 3811 1541"/>
                              <a:gd name="T23" fmla="*/ 3811 h 2883"/>
                              <a:gd name="T24" fmla="+- 0 1803 1481"/>
                              <a:gd name="T25" fmla="*/ T24 w 2853"/>
                              <a:gd name="T26" fmla="+- 0 3924 1541"/>
                              <a:gd name="T27" fmla="*/ 3924 h 2883"/>
                              <a:gd name="T28" fmla="+- 0 1902 1481"/>
                              <a:gd name="T29" fmla="*/ T28 w 2853"/>
                              <a:gd name="T30" fmla="+- 0 4028 1541"/>
                              <a:gd name="T31" fmla="*/ 4028 h 2883"/>
                              <a:gd name="T32" fmla="+- 0 2011 1481"/>
                              <a:gd name="T33" fmla="*/ T32 w 2853"/>
                              <a:gd name="T34" fmla="+- 0 4121 1541"/>
                              <a:gd name="T35" fmla="*/ 4121 h 2883"/>
                              <a:gd name="T36" fmla="+- 0 2129 1481"/>
                              <a:gd name="T37" fmla="*/ T36 w 2853"/>
                              <a:gd name="T38" fmla="+- 0 4203 1541"/>
                              <a:gd name="T39" fmla="*/ 4203 h 2883"/>
                              <a:gd name="T40" fmla="+- 0 2255 1481"/>
                              <a:gd name="T41" fmla="*/ T40 w 2853"/>
                              <a:gd name="T42" fmla="+- 0 4273 1541"/>
                              <a:gd name="T43" fmla="*/ 4273 h 2883"/>
                              <a:gd name="T44" fmla="+- 0 2387 1481"/>
                              <a:gd name="T45" fmla="*/ T44 w 2853"/>
                              <a:gd name="T46" fmla="+- 0 4331 1541"/>
                              <a:gd name="T47" fmla="*/ 4331 h 2883"/>
                              <a:gd name="T48" fmla="+- 0 2526 1481"/>
                              <a:gd name="T49" fmla="*/ T48 w 2853"/>
                              <a:gd name="T50" fmla="+- 0 4375 1541"/>
                              <a:gd name="T51" fmla="*/ 4375 h 2883"/>
                              <a:gd name="T52" fmla="+- 0 2669 1481"/>
                              <a:gd name="T53" fmla="*/ T52 w 2853"/>
                              <a:gd name="T54" fmla="+- 0 4406 1541"/>
                              <a:gd name="T55" fmla="*/ 4406 h 2883"/>
                              <a:gd name="T56" fmla="+- 0 2817 1481"/>
                              <a:gd name="T57" fmla="*/ T56 w 2853"/>
                              <a:gd name="T58" fmla="+- 0 4421 1541"/>
                              <a:gd name="T59" fmla="*/ 4421 h 2883"/>
                              <a:gd name="T60" fmla="+- 0 2968 1481"/>
                              <a:gd name="T61" fmla="*/ T60 w 2853"/>
                              <a:gd name="T62" fmla="+- 0 4421 1541"/>
                              <a:gd name="T63" fmla="*/ 4421 h 2883"/>
                              <a:gd name="T64" fmla="+- 0 3117 1481"/>
                              <a:gd name="T65" fmla="*/ T64 w 2853"/>
                              <a:gd name="T66" fmla="+- 0 4405 1541"/>
                              <a:gd name="T67" fmla="*/ 4405 h 2883"/>
                              <a:gd name="T68" fmla="+- 0 3262 1481"/>
                              <a:gd name="T69" fmla="*/ T68 w 2853"/>
                              <a:gd name="T70" fmla="+- 0 4374 1541"/>
                              <a:gd name="T71" fmla="*/ 4374 h 2883"/>
                              <a:gd name="T72" fmla="+- 0 3400 1481"/>
                              <a:gd name="T73" fmla="*/ T72 w 2853"/>
                              <a:gd name="T74" fmla="+- 0 4329 1541"/>
                              <a:gd name="T75" fmla="*/ 4329 h 2883"/>
                              <a:gd name="T76" fmla="+- 0 3533 1481"/>
                              <a:gd name="T77" fmla="*/ T76 w 2853"/>
                              <a:gd name="T78" fmla="+- 0 4271 1541"/>
                              <a:gd name="T79" fmla="*/ 4271 h 2883"/>
                              <a:gd name="T80" fmla="+- 0 3658 1481"/>
                              <a:gd name="T81" fmla="*/ T80 w 2853"/>
                              <a:gd name="T82" fmla="+- 0 4200 1541"/>
                              <a:gd name="T83" fmla="*/ 4200 h 2883"/>
                              <a:gd name="T84" fmla="+- 0 3775 1481"/>
                              <a:gd name="T85" fmla="*/ T84 w 2853"/>
                              <a:gd name="T86" fmla="+- 0 4118 1541"/>
                              <a:gd name="T87" fmla="*/ 4118 h 2883"/>
                              <a:gd name="T88" fmla="+- 0 3884 1481"/>
                              <a:gd name="T89" fmla="*/ T88 w 2853"/>
                              <a:gd name="T90" fmla="+- 0 4024 1541"/>
                              <a:gd name="T91" fmla="*/ 4024 h 2883"/>
                              <a:gd name="T92" fmla="+- 0 3982 1481"/>
                              <a:gd name="T93" fmla="*/ T92 w 2853"/>
                              <a:gd name="T94" fmla="+- 0 3920 1541"/>
                              <a:gd name="T95" fmla="*/ 3920 h 2883"/>
                              <a:gd name="T96" fmla="+- 0 4070 1481"/>
                              <a:gd name="T97" fmla="*/ T96 w 2853"/>
                              <a:gd name="T98" fmla="+- 0 3808 1541"/>
                              <a:gd name="T99" fmla="*/ 3808 h 2883"/>
                              <a:gd name="T100" fmla="+- 0 4147 1481"/>
                              <a:gd name="T101" fmla="*/ T100 w 2853"/>
                              <a:gd name="T102" fmla="+- 0 3686 1541"/>
                              <a:gd name="T103" fmla="*/ 3686 h 2883"/>
                              <a:gd name="T104" fmla="+- 0 4212 1481"/>
                              <a:gd name="T105" fmla="*/ T104 w 2853"/>
                              <a:gd name="T106" fmla="+- 0 3557 1541"/>
                              <a:gd name="T107" fmla="*/ 3557 h 2883"/>
                              <a:gd name="T108" fmla="+- 0 4264 1481"/>
                              <a:gd name="T109" fmla="*/ T108 w 2853"/>
                              <a:gd name="T110" fmla="+- 0 3422 1541"/>
                              <a:gd name="T111" fmla="*/ 3422 h 2883"/>
                              <a:gd name="T112" fmla="+- 0 4302 1481"/>
                              <a:gd name="T113" fmla="*/ T112 w 2853"/>
                              <a:gd name="T114" fmla="+- 0 3280 1541"/>
                              <a:gd name="T115" fmla="*/ 3280 h 2883"/>
                              <a:gd name="T116" fmla="+- 0 4325 1481"/>
                              <a:gd name="T117" fmla="*/ T116 w 2853"/>
                              <a:gd name="T118" fmla="+- 0 3133 1541"/>
                              <a:gd name="T119" fmla="*/ 3133 h 2883"/>
                              <a:gd name="T120" fmla="+- 0 4333 1481"/>
                              <a:gd name="T121" fmla="*/ T120 w 2853"/>
                              <a:gd name="T122" fmla="+- 0 2982 1541"/>
                              <a:gd name="T123" fmla="*/ 2982 h 2883"/>
                              <a:gd name="T124" fmla="+- 0 4325 1481"/>
                              <a:gd name="T125" fmla="*/ T124 w 2853"/>
                              <a:gd name="T126" fmla="+- 0 2831 1541"/>
                              <a:gd name="T127" fmla="*/ 2831 h 2883"/>
                              <a:gd name="T128" fmla="+- 0 4302 1481"/>
                              <a:gd name="T129" fmla="*/ T128 w 2853"/>
                              <a:gd name="T130" fmla="+- 0 2684 1541"/>
                              <a:gd name="T131" fmla="*/ 2684 h 2883"/>
                              <a:gd name="T132" fmla="+- 0 4264 1481"/>
                              <a:gd name="T133" fmla="*/ T132 w 2853"/>
                              <a:gd name="T134" fmla="+- 0 2542 1541"/>
                              <a:gd name="T135" fmla="*/ 2542 h 2883"/>
                              <a:gd name="T136" fmla="+- 0 4212 1481"/>
                              <a:gd name="T137" fmla="*/ T136 w 2853"/>
                              <a:gd name="T138" fmla="+- 0 2407 1541"/>
                              <a:gd name="T139" fmla="*/ 2407 h 2883"/>
                              <a:gd name="T140" fmla="+- 0 4147 1481"/>
                              <a:gd name="T141" fmla="*/ T140 w 2853"/>
                              <a:gd name="T142" fmla="+- 0 2278 1541"/>
                              <a:gd name="T143" fmla="*/ 2278 h 2883"/>
                              <a:gd name="T144" fmla="+- 0 4070 1481"/>
                              <a:gd name="T145" fmla="*/ T144 w 2853"/>
                              <a:gd name="T146" fmla="+- 0 2157 1541"/>
                              <a:gd name="T147" fmla="*/ 2157 h 2883"/>
                              <a:gd name="T148" fmla="+- 0 3982 1481"/>
                              <a:gd name="T149" fmla="*/ T148 w 2853"/>
                              <a:gd name="T150" fmla="+- 0 2044 1541"/>
                              <a:gd name="T151" fmla="*/ 2044 h 2883"/>
                              <a:gd name="T152" fmla="+- 0 3884 1481"/>
                              <a:gd name="T153" fmla="*/ T152 w 2853"/>
                              <a:gd name="T154" fmla="+- 0 1940 1541"/>
                              <a:gd name="T155" fmla="*/ 1940 h 2883"/>
                              <a:gd name="T156" fmla="+- 0 3775 1481"/>
                              <a:gd name="T157" fmla="*/ T156 w 2853"/>
                              <a:gd name="T158" fmla="+- 0 1847 1541"/>
                              <a:gd name="T159" fmla="*/ 1847 h 2883"/>
                              <a:gd name="T160" fmla="+- 0 3658 1481"/>
                              <a:gd name="T161" fmla="*/ T160 w 2853"/>
                              <a:gd name="T162" fmla="+- 0 1764 1541"/>
                              <a:gd name="T163" fmla="*/ 1764 h 2883"/>
                              <a:gd name="T164" fmla="+- 0 3533 1481"/>
                              <a:gd name="T165" fmla="*/ T164 w 2853"/>
                              <a:gd name="T166" fmla="+- 0 1693 1541"/>
                              <a:gd name="T167" fmla="*/ 1693 h 2883"/>
                              <a:gd name="T168" fmla="+- 0 3400 1481"/>
                              <a:gd name="T169" fmla="*/ T168 w 2853"/>
                              <a:gd name="T170" fmla="+- 0 1635 1541"/>
                              <a:gd name="T171" fmla="*/ 1635 h 2883"/>
                              <a:gd name="T172" fmla="+- 0 3262 1481"/>
                              <a:gd name="T173" fmla="*/ T172 w 2853"/>
                              <a:gd name="T174" fmla="+- 0 1590 1541"/>
                              <a:gd name="T175" fmla="*/ 1590 h 2883"/>
                              <a:gd name="T176" fmla="+- 0 3117 1481"/>
                              <a:gd name="T177" fmla="*/ T176 w 2853"/>
                              <a:gd name="T178" fmla="+- 0 1559 1541"/>
                              <a:gd name="T179" fmla="*/ 1559 h 2883"/>
                              <a:gd name="T180" fmla="+- 0 2968 1481"/>
                              <a:gd name="T181" fmla="*/ T180 w 2853"/>
                              <a:gd name="T182" fmla="+- 0 1543 1541"/>
                              <a:gd name="T183" fmla="*/ 1543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853" h="2883">
                                <a:moveTo>
                                  <a:pt x="1411" y="0"/>
                                </a:moveTo>
                                <a:lnTo>
                                  <a:pt x="1364" y="1"/>
                                </a:lnTo>
                                <a:lnTo>
                                  <a:pt x="1411" y="1441"/>
                                </a:lnTo>
                                <a:lnTo>
                                  <a:pt x="0" y="1734"/>
                                </a:lnTo>
                                <a:lnTo>
                                  <a:pt x="17" y="1807"/>
                                </a:lnTo>
                                <a:lnTo>
                                  <a:pt x="38" y="1879"/>
                                </a:lnTo>
                                <a:lnTo>
                                  <a:pt x="63" y="1949"/>
                                </a:lnTo>
                                <a:lnTo>
                                  <a:pt x="90" y="2017"/>
                                </a:lnTo>
                                <a:lnTo>
                                  <a:pt x="121" y="2083"/>
                                </a:lnTo>
                                <a:lnTo>
                                  <a:pt x="156" y="2147"/>
                                </a:lnTo>
                                <a:lnTo>
                                  <a:pt x="193" y="2210"/>
                                </a:lnTo>
                                <a:lnTo>
                                  <a:pt x="233" y="2270"/>
                                </a:lnTo>
                                <a:lnTo>
                                  <a:pt x="276" y="2328"/>
                                </a:lnTo>
                                <a:lnTo>
                                  <a:pt x="322" y="2383"/>
                                </a:lnTo>
                                <a:lnTo>
                                  <a:pt x="370" y="2436"/>
                                </a:lnTo>
                                <a:lnTo>
                                  <a:pt x="421" y="2487"/>
                                </a:lnTo>
                                <a:lnTo>
                                  <a:pt x="475" y="2535"/>
                                </a:lnTo>
                                <a:lnTo>
                                  <a:pt x="530" y="2580"/>
                                </a:lnTo>
                                <a:lnTo>
                                  <a:pt x="588" y="2623"/>
                                </a:lnTo>
                                <a:lnTo>
                                  <a:pt x="648" y="2662"/>
                                </a:lnTo>
                                <a:lnTo>
                                  <a:pt x="710" y="2699"/>
                                </a:lnTo>
                                <a:lnTo>
                                  <a:pt x="774" y="2732"/>
                                </a:lnTo>
                                <a:lnTo>
                                  <a:pt x="839" y="2763"/>
                                </a:lnTo>
                                <a:lnTo>
                                  <a:pt x="906" y="2790"/>
                                </a:lnTo>
                                <a:lnTo>
                                  <a:pt x="975" y="2814"/>
                                </a:lnTo>
                                <a:lnTo>
                                  <a:pt x="1045" y="2834"/>
                                </a:lnTo>
                                <a:lnTo>
                                  <a:pt x="1116" y="2851"/>
                                </a:lnTo>
                                <a:lnTo>
                                  <a:pt x="1188" y="2865"/>
                                </a:lnTo>
                                <a:lnTo>
                                  <a:pt x="1262" y="2874"/>
                                </a:lnTo>
                                <a:lnTo>
                                  <a:pt x="1336" y="2880"/>
                                </a:lnTo>
                                <a:lnTo>
                                  <a:pt x="1411" y="2882"/>
                                </a:lnTo>
                                <a:lnTo>
                                  <a:pt x="1487" y="2880"/>
                                </a:lnTo>
                                <a:lnTo>
                                  <a:pt x="1562" y="2874"/>
                                </a:lnTo>
                                <a:lnTo>
                                  <a:pt x="1636" y="2864"/>
                                </a:lnTo>
                                <a:lnTo>
                                  <a:pt x="1709" y="2851"/>
                                </a:lnTo>
                                <a:lnTo>
                                  <a:pt x="1781" y="2833"/>
                                </a:lnTo>
                                <a:lnTo>
                                  <a:pt x="1851" y="2813"/>
                                </a:lnTo>
                                <a:lnTo>
                                  <a:pt x="1919" y="2788"/>
                                </a:lnTo>
                                <a:lnTo>
                                  <a:pt x="1986" y="2761"/>
                                </a:lnTo>
                                <a:lnTo>
                                  <a:pt x="2052" y="2730"/>
                                </a:lnTo>
                                <a:lnTo>
                                  <a:pt x="2115" y="2696"/>
                                </a:lnTo>
                                <a:lnTo>
                                  <a:pt x="2177" y="2659"/>
                                </a:lnTo>
                                <a:lnTo>
                                  <a:pt x="2237" y="2619"/>
                                </a:lnTo>
                                <a:lnTo>
                                  <a:pt x="2294" y="2577"/>
                                </a:lnTo>
                                <a:lnTo>
                                  <a:pt x="2350" y="2531"/>
                                </a:lnTo>
                                <a:lnTo>
                                  <a:pt x="2403" y="2483"/>
                                </a:lnTo>
                                <a:lnTo>
                                  <a:pt x="2453" y="2432"/>
                                </a:lnTo>
                                <a:lnTo>
                                  <a:pt x="2501" y="2379"/>
                                </a:lnTo>
                                <a:lnTo>
                                  <a:pt x="2547" y="2324"/>
                                </a:lnTo>
                                <a:lnTo>
                                  <a:pt x="2589" y="2267"/>
                                </a:lnTo>
                                <a:lnTo>
                                  <a:pt x="2629" y="2207"/>
                                </a:lnTo>
                                <a:lnTo>
                                  <a:pt x="2666" y="2145"/>
                                </a:lnTo>
                                <a:lnTo>
                                  <a:pt x="2700" y="2082"/>
                                </a:lnTo>
                                <a:lnTo>
                                  <a:pt x="2731" y="2016"/>
                                </a:lnTo>
                                <a:lnTo>
                                  <a:pt x="2759" y="1949"/>
                                </a:lnTo>
                                <a:lnTo>
                                  <a:pt x="2783" y="1881"/>
                                </a:lnTo>
                                <a:lnTo>
                                  <a:pt x="2804" y="1811"/>
                                </a:lnTo>
                                <a:lnTo>
                                  <a:pt x="2821" y="1739"/>
                                </a:lnTo>
                                <a:lnTo>
                                  <a:pt x="2834" y="1666"/>
                                </a:lnTo>
                                <a:lnTo>
                                  <a:pt x="2844" y="1592"/>
                                </a:lnTo>
                                <a:lnTo>
                                  <a:pt x="2850" y="1517"/>
                                </a:lnTo>
                                <a:lnTo>
                                  <a:pt x="2852" y="1441"/>
                                </a:lnTo>
                                <a:lnTo>
                                  <a:pt x="2850" y="1365"/>
                                </a:lnTo>
                                <a:lnTo>
                                  <a:pt x="2844" y="1290"/>
                                </a:lnTo>
                                <a:lnTo>
                                  <a:pt x="2834" y="1216"/>
                                </a:lnTo>
                                <a:lnTo>
                                  <a:pt x="2821" y="1143"/>
                                </a:lnTo>
                                <a:lnTo>
                                  <a:pt x="2804" y="1072"/>
                                </a:lnTo>
                                <a:lnTo>
                                  <a:pt x="2783" y="1001"/>
                                </a:lnTo>
                                <a:lnTo>
                                  <a:pt x="2759" y="933"/>
                                </a:lnTo>
                                <a:lnTo>
                                  <a:pt x="2731" y="866"/>
                                </a:lnTo>
                                <a:lnTo>
                                  <a:pt x="2700" y="800"/>
                                </a:lnTo>
                                <a:lnTo>
                                  <a:pt x="2666" y="737"/>
                                </a:lnTo>
                                <a:lnTo>
                                  <a:pt x="2629" y="675"/>
                                </a:lnTo>
                                <a:lnTo>
                                  <a:pt x="2589" y="616"/>
                                </a:lnTo>
                                <a:lnTo>
                                  <a:pt x="2547" y="558"/>
                                </a:lnTo>
                                <a:lnTo>
                                  <a:pt x="2501" y="503"/>
                                </a:lnTo>
                                <a:lnTo>
                                  <a:pt x="2453" y="450"/>
                                </a:lnTo>
                                <a:lnTo>
                                  <a:pt x="2403" y="399"/>
                                </a:lnTo>
                                <a:lnTo>
                                  <a:pt x="2350" y="351"/>
                                </a:lnTo>
                                <a:lnTo>
                                  <a:pt x="2294" y="306"/>
                                </a:lnTo>
                                <a:lnTo>
                                  <a:pt x="2237" y="263"/>
                                </a:lnTo>
                                <a:lnTo>
                                  <a:pt x="2177" y="223"/>
                                </a:lnTo>
                                <a:lnTo>
                                  <a:pt x="2115" y="186"/>
                                </a:lnTo>
                                <a:lnTo>
                                  <a:pt x="2052" y="152"/>
                                </a:lnTo>
                                <a:lnTo>
                                  <a:pt x="1986" y="121"/>
                                </a:lnTo>
                                <a:lnTo>
                                  <a:pt x="1919" y="94"/>
                                </a:lnTo>
                                <a:lnTo>
                                  <a:pt x="1851" y="69"/>
                                </a:lnTo>
                                <a:lnTo>
                                  <a:pt x="1781" y="49"/>
                                </a:lnTo>
                                <a:lnTo>
                                  <a:pt x="1709" y="31"/>
                                </a:lnTo>
                                <a:lnTo>
                                  <a:pt x="1636" y="18"/>
                                </a:lnTo>
                                <a:lnTo>
                                  <a:pt x="1562" y="8"/>
                                </a:lnTo>
                                <a:lnTo>
                                  <a:pt x="1487" y="2"/>
                                </a:lnTo>
                                <a:lnTo>
                                  <a:pt x="1411" y="0"/>
                                </a:lnTo>
                                <a:close/>
                              </a:path>
                            </a:pathLst>
                          </a:custGeom>
                          <a:solidFill>
                            <a:srgbClr val="FF7A00"/>
                          </a:solidFill>
                          <a:ln>
                            <a:noFill/>
                          </a:ln>
                        </wps:spPr>
                        <wps:bodyPr rot="0" vert="horz" wrap="square" lIns="91440" tIns="45720" rIns="91440" bIns="45720" anchor="t" anchorCtr="0" upright="1">
                          <a:noAutofit/>
                        </wps:bodyPr>
                      </wps:wsp>
                      <wps:wsp>
                        <wps:cNvPr id="342" name="docshape357"/>
                        <wps:cNvSpPr/>
                        <wps:spPr bwMode="auto">
                          <a:xfrm>
                            <a:off x="1451" y="1547"/>
                            <a:ext cx="1442" cy="1975"/>
                          </a:xfrm>
                          <a:custGeom>
                            <a:avLst/>
                            <a:gdLst>
                              <a:gd name="T0" fmla="+- 0 2757 1451"/>
                              <a:gd name="T1" fmla="*/ T0 w 1442"/>
                              <a:gd name="T2" fmla="+- 0 1547 1547"/>
                              <a:gd name="T3" fmla="*/ 1547 h 1975"/>
                              <a:gd name="T4" fmla="+- 0 2681 1451"/>
                              <a:gd name="T5" fmla="*/ T4 w 1442"/>
                              <a:gd name="T6" fmla="+- 0 1556 1547"/>
                              <a:gd name="T7" fmla="*/ 1556 h 1975"/>
                              <a:gd name="T8" fmla="+- 0 2607 1451"/>
                              <a:gd name="T9" fmla="*/ T8 w 1442"/>
                              <a:gd name="T10" fmla="+- 0 1569 1547"/>
                              <a:gd name="T11" fmla="*/ 1569 h 1975"/>
                              <a:gd name="T12" fmla="+- 0 2534 1451"/>
                              <a:gd name="T13" fmla="*/ T12 w 1442"/>
                              <a:gd name="T14" fmla="+- 0 1586 1547"/>
                              <a:gd name="T15" fmla="*/ 1586 h 1975"/>
                              <a:gd name="T16" fmla="+- 0 2463 1451"/>
                              <a:gd name="T17" fmla="*/ T16 w 1442"/>
                              <a:gd name="T18" fmla="+- 0 1607 1547"/>
                              <a:gd name="T19" fmla="*/ 1607 h 1975"/>
                              <a:gd name="T20" fmla="+- 0 2393 1451"/>
                              <a:gd name="T21" fmla="*/ T20 w 1442"/>
                              <a:gd name="T22" fmla="+- 0 1631 1547"/>
                              <a:gd name="T23" fmla="*/ 1631 h 1975"/>
                              <a:gd name="T24" fmla="+- 0 2325 1451"/>
                              <a:gd name="T25" fmla="*/ T24 w 1442"/>
                              <a:gd name="T26" fmla="+- 0 1658 1547"/>
                              <a:gd name="T27" fmla="*/ 1658 h 1975"/>
                              <a:gd name="T28" fmla="+- 0 2258 1451"/>
                              <a:gd name="T29" fmla="*/ T28 w 1442"/>
                              <a:gd name="T30" fmla="+- 0 1689 1547"/>
                              <a:gd name="T31" fmla="*/ 1689 h 1975"/>
                              <a:gd name="T32" fmla="+- 0 2194 1451"/>
                              <a:gd name="T33" fmla="*/ T32 w 1442"/>
                              <a:gd name="T34" fmla="+- 0 1723 1547"/>
                              <a:gd name="T35" fmla="*/ 1723 h 1975"/>
                              <a:gd name="T36" fmla="+- 0 2132 1451"/>
                              <a:gd name="T37" fmla="*/ T36 w 1442"/>
                              <a:gd name="T38" fmla="+- 0 1759 1547"/>
                              <a:gd name="T39" fmla="*/ 1759 h 1975"/>
                              <a:gd name="T40" fmla="+- 0 2071 1451"/>
                              <a:gd name="T41" fmla="*/ T40 w 1442"/>
                              <a:gd name="T42" fmla="+- 0 1799 1547"/>
                              <a:gd name="T43" fmla="*/ 1799 h 1975"/>
                              <a:gd name="T44" fmla="+- 0 2013 1451"/>
                              <a:gd name="T45" fmla="*/ T44 w 1442"/>
                              <a:gd name="T46" fmla="+- 0 1842 1547"/>
                              <a:gd name="T47" fmla="*/ 1842 h 1975"/>
                              <a:gd name="T48" fmla="+- 0 1957 1451"/>
                              <a:gd name="T49" fmla="*/ T48 w 1442"/>
                              <a:gd name="T50" fmla="+- 0 1888 1547"/>
                              <a:gd name="T51" fmla="*/ 1888 h 1975"/>
                              <a:gd name="T52" fmla="+- 0 1904 1451"/>
                              <a:gd name="T53" fmla="*/ T52 w 1442"/>
                              <a:gd name="T54" fmla="+- 0 1936 1547"/>
                              <a:gd name="T55" fmla="*/ 1936 h 1975"/>
                              <a:gd name="T56" fmla="+- 0 1852 1451"/>
                              <a:gd name="T57" fmla="*/ T56 w 1442"/>
                              <a:gd name="T58" fmla="+- 0 1987 1547"/>
                              <a:gd name="T59" fmla="*/ 1987 h 1975"/>
                              <a:gd name="T60" fmla="+- 0 1804 1451"/>
                              <a:gd name="T61" fmla="*/ T60 w 1442"/>
                              <a:gd name="T62" fmla="+- 0 2040 1547"/>
                              <a:gd name="T63" fmla="*/ 2040 h 1975"/>
                              <a:gd name="T64" fmla="+- 0 1758 1451"/>
                              <a:gd name="T65" fmla="*/ T64 w 1442"/>
                              <a:gd name="T66" fmla="+- 0 2096 1547"/>
                              <a:gd name="T67" fmla="*/ 2096 h 1975"/>
                              <a:gd name="T68" fmla="+- 0 1715 1451"/>
                              <a:gd name="T69" fmla="*/ T68 w 1442"/>
                              <a:gd name="T70" fmla="+- 0 2154 1547"/>
                              <a:gd name="T71" fmla="*/ 2154 h 1975"/>
                              <a:gd name="T72" fmla="+- 0 1675 1451"/>
                              <a:gd name="T73" fmla="*/ T72 w 1442"/>
                              <a:gd name="T74" fmla="+- 0 2214 1547"/>
                              <a:gd name="T75" fmla="*/ 2214 h 1975"/>
                              <a:gd name="T76" fmla="+- 0 1638 1451"/>
                              <a:gd name="T77" fmla="*/ T76 w 1442"/>
                              <a:gd name="T78" fmla="+- 0 2276 1547"/>
                              <a:gd name="T79" fmla="*/ 2276 h 1975"/>
                              <a:gd name="T80" fmla="+- 0 1604 1451"/>
                              <a:gd name="T81" fmla="*/ T80 w 1442"/>
                              <a:gd name="T82" fmla="+- 0 2340 1547"/>
                              <a:gd name="T83" fmla="*/ 2340 h 1975"/>
                              <a:gd name="T84" fmla="+- 0 1573 1451"/>
                              <a:gd name="T85" fmla="*/ T84 w 1442"/>
                              <a:gd name="T86" fmla="+- 0 2405 1547"/>
                              <a:gd name="T87" fmla="*/ 2405 h 1975"/>
                              <a:gd name="T88" fmla="+- 0 1545 1451"/>
                              <a:gd name="T89" fmla="*/ T88 w 1442"/>
                              <a:gd name="T90" fmla="+- 0 2473 1547"/>
                              <a:gd name="T91" fmla="*/ 2473 h 1975"/>
                              <a:gd name="T92" fmla="+- 0 1521 1451"/>
                              <a:gd name="T93" fmla="*/ T92 w 1442"/>
                              <a:gd name="T94" fmla="+- 0 2542 1547"/>
                              <a:gd name="T95" fmla="*/ 2542 h 1975"/>
                              <a:gd name="T96" fmla="+- 0 1500 1451"/>
                              <a:gd name="T97" fmla="*/ T96 w 1442"/>
                              <a:gd name="T98" fmla="+- 0 2612 1547"/>
                              <a:gd name="T99" fmla="*/ 2612 h 1975"/>
                              <a:gd name="T100" fmla="+- 0 1483 1451"/>
                              <a:gd name="T101" fmla="*/ T100 w 1442"/>
                              <a:gd name="T102" fmla="+- 0 2684 1547"/>
                              <a:gd name="T103" fmla="*/ 2684 h 1975"/>
                              <a:gd name="T104" fmla="+- 0 1469 1451"/>
                              <a:gd name="T105" fmla="*/ T104 w 1442"/>
                              <a:gd name="T106" fmla="+- 0 2757 1547"/>
                              <a:gd name="T107" fmla="*/ 2757 h 1975"/>
                              <a:gd name="T108" fmla="+- 0 1459 1451"/>
                              <a:gd name="T109" fmla="*/ T108 w 1442"/>
                              <a:gd name="T110" fmla="+- 0 2831 1547"/>
                              <a:gd name="T111" fmla="*/ 2831 h 1975"/>
                              <a:gd name="T112" fmla="+- 0 1453 1451"/>
                              <a:gd name="T113" fmla="*/ T112 w 1442"/>
                              <a:gd name="T114" fmla="+- 0 2906 1547"/>
                              <a:gd name="T115" fmla="*/ 2906 h 1975"/>
                              <a:gd name="T116" fmla="+- 0 1451 1451"/>
                              <a:gd name="T117" fmla="*/ T116 w 1442"/>
                              <a:gd name="T118" fmla="+- 0 2982 1547"/>
                              <a:gd name="T119" fmla="*/ 2982 h 1975"/>
                              <a:gd name="T120" fmla="+- 0 1453 1451"/>
                              <a:gd name="T121" fmla="*/ T120 w 1442"/>
                              <a:gd name="T122" fmla="+- 0 3061 1547"/>
                              <a:gd name="T123" fmla="*/ 3061 h 1975"/>
                              <a:gd name="T124" fmla="+- 0 1460 1451"/>
                              <a:gd name="T125" fmla="*/ T124 w 1442"/>
                              <a:gd name="T126" fmla="+- 0 3140 1547"/>
                              <a:gd name="T127" fmla="*/ 3140 h 1975"/>
                              <a:gd name="T128" fmla="+- 0 1471 1451"/>
                              <a:gd name="T129" fmla="*/ T128 w 1442"/>
                              <a:gd name="T130" fmla="+- 0 3218 1547"/>
                              <a:gd name="T131" fmla="*/ 3218 h 1975"/>
                              <a:gd name="T132" fmla="+- 0 1486 1451"/>
                              <a:gd name="T133" fmla="*/ T132 w 1442"/>
                              <a:gd name="T134" fmla="+- 0 3296 1547"/>
                              <a:gd name="T135" fmla="*/ 3296 h 1975"/>
                              <a:gd name="T136" fmla="+- 0 1505 1451"/>
                              <a:gd name="T137" fmla="*/ T136 w 1442"/>
                              <a:gd name="T138" fmla="+- 0 3372 1547"/>
                              <a:gd name="T139" fmla="*/ 3372 h 1975"/>
                              <a:gd name="T140" fmla="+- 0 1528 1451"/>
                              <a:gd name="T141" fmla="*/ T140 w 1442"/>
                              <a:gd name="T142" fmla="+- 0 3448 1547"/>
                              <a:gd name="T143" fmla="*/ 3448 h 1975"/>
                              <a:gd name="T144" fmla="+- 0 1556 1451"/>
                              <a:gd name="T145" fmla="*/ T144 w 1442"/>
                              <a:gd name="T146" fmla="+- 0 3522 1547"/>
                              <a:gd name="T147" fmla="*/ 3522 h 1975"/>
                              <a:gd name="T148" fmla="+- 0 2892 1451"/>
                              <a:gd name="T149" fmla="*/ T148 w 1442"/>
                              <a:gd name="T150" fmla="+- 0 2982 1547"/>
                              <a:gd name="T151" fmla="*/ 2982 h 1975"/>
                              <a:gd name="T152" fmla="+- 0 2757 1451"/>
                              <a:gd name="T153" fmla="*/ T152 w 1442"/>
                              <a:gd name="T154" fmla="+- 0 1547 1547"/>
                              <a:gd name="T155" fmla="*/ 1547 h 1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42" h="1975">
                                <a:moveTo>
                                  <a:pt x="1306" y="0"/>
                                </a:moveTo>
                                <a:lnTo>
                                  <a:pt x="1230" y="9"/>
                                </a:lnTo>
                                <a:lnTo>
                                  <a:pt x="1156" y="22"/>
                                </a:lnTo>
                                <a:lnTo>
                                  <a:pt x="1083" y="39"/>
                                </a:lnTo>
                                <a:lnTo>
                                  <a:pt x="1012" y="60"/>
                                </a:lnTo>
                                <a:lnTo>
                                  <a:pt x="942" y="84"/>
                                </a:lnTo>
                                <a:lnTo>
                                  <a:pt x="874" y="111"/>
                                </a:lnTo>
                                <a:lnTo>
                                  <a:pt x="807" y="142"/>
                                </a:lnTo>
                                <a:lnTo>
                                  <a:pt x="743" y="176"/>
                                </a:lnTo>
                                <a:lnTo>
                                  <a:pt x="681" y="212"/>
                                </a:lnTo>
                                <a:lnTo>
                                  <a:pt x="620" y="252"/>
                                </a:lnTo>
                                <a:lnTo>
                                  <a:pt x="562" y="295"/>
                                </a:lnTo>
                                <a:lnTo>
                                  <a:pt x="506" y="341"/>
                                </a:lnTo>
                                <a:lnTo>
                                  <a:pt x="453" y="389"/>
                                </a:lnTo>
                                <a:lnTo>
                                  <a:pt x="401" y="440"/>
                                </a:lnTo>
                                <a:lnTo>
                                  <a:pt x="353" y="493"/>
                                </a:lnTo>
                                <a:lnTo>
                                  <a:pt x="307" y="549"/>
                                </a:lnTo>
                                <a:lnTo>
                                  <a:pt x="264" y="607"/>
                                </a:lnTo>
                                <a:lnTo>
                                  <a:pt x="224" y="667"/>
                                </a:lnTo>
                                <a:lnTo>
                                  <a:pt x="187" y="729"/>
                                </a:lnTo>
                                <a:lnTo>
                                  <a:pt x="153" y="793"/>
                                </a:lnTo>
                                <a:lnTo>
                                  <a:pt x="122" y="858"/>
                                </a:lnTo>
                                <a:lnTo>
                                  <a:pt x="94" y="926"/>
                                </a:lnTo>
                                <a:lnTo>
                                  <a:pt x="70" y="995"/>
                                </a:lnTo>
                                <a:lnTo>
                                  <a:pt x="49" y="1065"/>
                                </a:lnTo>
                                <a:lnTo>
                                  <a:pt x="32" y="1137"/>
                                </a:lnTo>
                                <a:lnTo>
                                  <a:pt x="18" y="1210"/>
                                </a:lnTo>
                                <a:lnTo>
                                  <a:pt x="8" y="1284"/>
                                </a:lnTo>
                                <a:lnTo>
                                  <a:pt x="2" y="1359"/>
                                </a:lnTo>
                                <a:lnTo>
                                  <a:pt x="0" y="1435"/>
                                </a:lnTo>
                                <a:lnTo>
                                  <a:pt x="2" y="1514"/>
                                </a:lnTo>
                                <a:lnTo>
                                  <a:pt x="9" y="1593"/>
                                </a:lnTo>
                                <a:lnTo>
                                  <a:pt x="20" y="1671"/>
                                </a:lnTo>
                                <a:lnTo>
                                  <a:pt x="35" y="1749"/>
                                </a:lnTo>
                                <a:lnTo>
                                  <a:pt x="54" y="1825"/>
                                </a:lnTo>
                                <a:lnTo>
                                  <a:pt x="77" y="1901"/>
                                </a:lnTo>
                                <a:lnTo>
                                  <a:pt x="105" y="1975"/>
                                </a:lnTo>
                                <a:lnTo>
                                  <a:pt x="1441" y="1435"/>
                                </a:lnTo>
                                <a:lnTo>
                                  <a:pt x="1306" y="0"/>
                                </a:lnTo>
                                <a:close/>
                              </a:path>
                            </a:pathLst>
                          </a:custGeom>
                          <a:solidFill>
                            <a:srgbClr val="FFA600"/>
                          </a:solidFill>
                          <a:ln>
                            <a:noFill/>
                          </a:ln>
                        </wps:spPr>
                        <wps:bodyPr rot="0" vert="horz" wrap="square" lIns="91440" tIns="45720" rIns="91440" bIns="45720" anchor="t" anchorCtr="0" upright="1">
                          <a:noAutofit/>
                        </wps:bodyPr>
                      </wps:wsp>
                      <wps:wsp>
                        <wps:cNvPr id="343" name="docshape358"/>
                        <wps:cNvSpPr/>
                        <wps:spPr bwMode="auto">
                          <a:xfrm>
                            <a:off x="1451" y="1547"/>
                            <a:ext cx="1442" cy="1975"/>
                          </a:xfrm>
                          <a:custGeom>
                            <a:avLst/>
                            <a:gdLst>
                              <a:gd name="T0" fmla="+- 0 2892 1451"/>
                              <a:gd name="T1" fmla="*/ T0 w 1442"/>
                              <a:gd name="T2" fmla="+- 0 2982 1547"/>
                              <a:gd name="T3" fmla="*/ 2982 h 1975"/>
                              <a:gd name="T4" fmla="+- 0 1556 1451"/>
                              <a:gd name="T5" fmla="*/ T4 w 1442"/>
                              <a:gd name="T6" fmla="+- 0 3522 1547"/>
                              <a:gd name="T7" fmla="*/ 3522 h 1975"/>
                              <a:gd name="T8" fmla="+- 0 1528 1451"/>
                              <a:gd name="T9" fmla="*/ T8 w 1442"/>
                              <a:gd name="T10" fmla="+- 0 3448 1547"/>
                              <a:gd name="T11" fmla="*/ 3448 h 1975"/>
                              <a:gd name="T12" fmla="+- 0 1505 1451"/>
                              <a:gd name="T13" fmla="*/ T12 w 1442"/>
                              <a:gd name="T14" fmla="+- 0 3372 1547"/>
                              <a:gd name="T15" fmla="*/ 3372 h 1975"/>
                              <a:gd name="T16" fmla="+- 0 1486 1451"/>
                              <a:gd name="T17" fmla="*/ T16 w 1442"/>
                              <a:gd name="T18" fmla="+- 0 3296 1547"/>
                              <a:gd name="T19" fmla="*/ 3296 h 1975"/>
                              <a:gd name="T20" fmla="+- 0 1471 1451"/>
                              <a:gd name="T21" fmla="*/ T20 w 1442"/>
                              <a:gd name="T22" fmla="+- 0 3218 1547"/>
                              <a:gd name="T23" fmla="*/ 3218 h 1975"/>
                              <a:gd name="T24" fmla="+- 0 1460 1451"/>
                              <a:gd name="T25" fmla="*/ T24 w 1442"/>
                              <a:gd name="T26" fmla="+- 0 3140 1547"/>
                              <a:gd name="T27" fmla="*/ 3140 h 1975"/>
                              <a:gd name="T28" fmla="+- 0 1453 1451"/>
                              <a:gd name="T29" fmla="*/ T28 w 1442"/>
                              <a:gd name="T30" fmla="+- 0 3061 1547"/>
                              <a:gd name="T31" fmla="*/ 3061 h 1975"/>
                              <a:gd name="T32" fmla="+- 0 1451 1451"/>
                              <a:gd name="T33" fmla="*/ T32 w 1442"/>
                              <a:gd name="T34" fmla="+- 0 2982 1547"/>
                              <a:gd name="T35" fmla="*/ 2982 h 1975"/>
                              <a:gd name="T36" fmla="+- 0 1453 1451"/>
                              <a:gd name="T37" fmla="*/ T36 w 1442"/>
                              <a:gd name="T38" fmla="+- 0 2906 1547"/>
                              <a:gd name="T39" fmla="*/ 2906 h 1975"/>
                              <a:gd name="T40" fmla="+- 0 1459 1451"/>
                              <a:gd name="T41" fmla="*/ T40 w 1442"/>
                              <a:gd name="T42" fmla="+- 0 2831 1547"/>
                              <a:gd name="T43" fmla="*/ 2831 h 1975"/>
                              <a:gd name="T44" fmla="+- 0 1469 1451"/>
                              <a:gd name="T45" fmla="*/ T44 w 1442"/>
                              <a:gd name="T46" fmla="+- 0 2757 1547"/>
                              <a:gd name="T47" fmla="*/ 2757 h 1975"/>
                              <a:gd name="T48" fmla="+- 0 1483 1451"/>
                              <a:gd name="T49" fmla="*/ T48 w 1442"/>
                              <a:gd name="T50" fmla="+- 0 2684 1547"/>
                              <a:gd name="T51" fmla="*/ 2684 h 1975"/>
                              <a:gd name="T52" fmla="+- 0 1500 1451"/>
                              <a:gd name="T53" fmla="*/ T52 w 1442"/>
                              <a:gd name="T54" fmla="+- 0 2612 1547"/>
                              <a:gd name="T55" fmla="*/ 2612 h 1975"/>
                              <a:gd name="T56" fmla="+- 0 1521 1451"/>
                              <a:gd name="T57" fmla="*/ T56 w 1442"/>
                              <a:gd name="T58" fmla="+- 0 2542 1547"/>
                              <a:gd name="T59" fmla="*/ 2542 h 1975"/>
                              <a:gd name="T60" fmla="+- 0 1545 1451"/>
                              <a:gd name="T61" fmla="*/ T60 w 1442"/>
                              <a:gd name="T62" fmla="+- 0 2473 1547"/>
                              <a:gd name="T63" fmla="*/ 2473 h 1975"/>
                              <a:gd name="T64" fmla="+- 0 1573 1451"/>
                              <a:gd name="T65" fmla="*/ T64 w 1442"/>
                              <a:gd name="T66" fmla="+- 0 2405 1547"/>
                              <a:gd name="T67" fmla="*/ 2405 h 1975"/>
                              <a:gd name="T68" fmla="+- 0 1604 1451"/>
                              <a:gd name="T69" fmla="*/ T68 w 1442"/>
                              <a:gd name="T70" fmla="+- 0 2340 1547"/>
                              <a:gd name="T71" fmla="*/ 2340 h 1975"/>
                              <a:gd name="T72" fmla="+- 0 1638 1451"/>
                              <a:gd name="T73" fmla="*/ T72 w 1442"/>
                              <a:gd name="T74" fmla="+- 0 2276 1547"/>
                              <a:gd name="T75" fmla="*/ 2276 h 1975"/>
                              <a:gd name="T76" fmla="+- 0 1675 1451"/>
                              <a:gd name="T77" fmla="*/ T76 w 1442"/>
                              <a:gd name="T78" fmla="+- 0 2214 1547"/>
                              <a:gd name="T79" fmla="*/ 2214 h 1975"/>
                              <a:gd name="T80" fmla="+- 0 1715 1451"/>
                              <a:gd name="T81" fmla="*/ T80 w 1442"/>
                              <a:gd name="T82" fmla="+- 0 2154 1547"/>
                              <a:gd name="T83" fmla="*/ 2154 h 1975"/>
                              <a:gd name="T84" fmla="+- 0 1758 1451"/>
                              <a:gd name="T85" fmla="*/ T84 w 1442"/>
                              <a:gd name="T86" fmla="+- 0 2096 1547"/>
                              <a:gd name="T87" fmla="*/ 2096 h 1975"/>
                              <a:gd name="T88" fmla="+- 0 1804 1451"/>
                              <a:gd name="T89" fmla="*/ T88 w 1442"/>
                              <a:gd name="T90" fmla="+- 0 2040 1547"/>
                              <a:gd name="T91" fmla="*/ 2040 h 1975"/>
                              <a:gd name="T92" fmla="+- 0 1852 1451"/>
                              <a:gd name="T93" fmla="*/ T92 w 1442"/>
                              <a:gd name="T94" fmla="+- 0 1987 1547"/>
                              <a:gd name="T95" fmla="*/ 1987 h 1975"/>
                              <a:gd name="T96" fmla="+- 0 1904 1451"/>
                              <a:gd name="T97" fmla="*/ T96 w 1442"/>
                              <a:gd name="T98" fmla="+- 0 1936 1547"/>
                              <a:gd name="T99" fmla="*/ 1936 h 1975"/>
                              <a:gd name="T100" fmla="+- 0 1957 1451"/>
                              <a:gd name="T101" fmla="*/ T100 w 1442"/>
                              <a:gd name="T102" fmla="+- 0 1888 1547"/>
                              <a:gd name="T103" fmla="*/ 1888 h 1975"/>
                              <a:gd name="T104" fmla="+- 0 2013 1451"/>
                              <a:gd name="T105" fmla="*/ T104 w 1442"/>
                              <a:gd name="T106" fmla="+- 0 1842 1547"/>
                              <a:gd name="T107" fmla="*/ 1842 h 1975"/>
                              <a:gd name="T108" fmla="+- 0 2071 1451"/>
                              <a:gd name="T109" fmla="*/ T108 w 1442"/>
                              <a:gd name="T110" fmla="+- 0 1799 1547"/>
                              <a:gd name="T111" fmla="*/ 1799 h 1975"/>
                              <a:gd name="T112" fmla="+- 0 2132 1451"/>
                              <a:gd name="T113" fmla="*/ T112 w 1442"/>
                              <a:gd name="T114" fmla="+- 0 1759 1547"/>
                              <a:gd name="T115" fmla="*/ 1759 h 1975"/>
                              <a:gd name="T116" fmla="+- 0 2194 1451"/>
                              <a:gd name="T117" fmla="*/ T116 w 1442"/>
                              <a:gd name="T118" fmla="+- 0 1723 1547"/>
                              <a:gd name="T119" fmla="*/ 1723 h 1975"/>
                              <a:gd name="T120" fmla="+- 0 2258 1451"/>
                              <a:gd name="T121" fmla="*/ T120 w 1442"/>
                              <a:gd name="T122" fmla="+- 0 1689 1547"/>
                              <a:gd name="T123" fmla="*/ 1689 h 1975"/>
                              <a:gd name="T124" fmla="+- 0 2325 1451"/>
                              <a:gd name="T125" fmla="*/ T124 w 1442"/>
                              <a:gd name="T126" fmla="+- 0 1658 1547"/>
                              <a:gd name="T127" fmla="*/ 1658 h 1975"/>
                              <a:gd name="T128" fmla="+- 0 2393 1451"/>
                              <a:gd name="T129" fmla="*/ T128 w 1442"/>
                              <a:gd name="T130" fmla="+- 0 1631 1547"/>
                              <a:gd name="T131" fmla="*/ 1631 h 1975"/>
                              <a:gd name="T132" fmla="+- 0 2463 1451"/>
                              <a:gd name="T133" fmla="*/ T132 w 1442"/>
                              <a:gd name="T134" fmla="+- 0 1607 1547"/>
                              <a:gd name="T135" fmla="*/ 1607 h 1975"/>
                              <a:gd name="T136" fmla="+- 0 2534 1451"/>
                              <a:gd name="T137" fmla="*/ T136 w 1442"/>
                              <a:gd name="T138" fmla="+- 0 1586 1547"/>
                              <a:gd name="T139" fmla="*/ 1586 h 1975"/>
                              <a:gd name="T140" fmla="+- 0 2607 1451"/>
                              <a:gd name="T141" fmla="*/ T140 w 1442"/>
                              <a:gd name="T142" fmla="+- 0 1569 1547"/>
                              <a:gd name="T143" fmla="*/ 1569 h 1975"/>
                              <a:gd name="T144" fmla="+- 0 2681 1451"/>
                              <a:gd name="T145" fmla="*/ T144 w 1442"/>
                              <a:gd name="T146" fmla="+- 0 1556 1547"/>
                              <a:gd name="T147" fmla="*/ 1556 h 1975"/>
                              <a:gd name="T148" fmla="+- 0 2757 1451"/>
                              <a:gd name="T149" fmla="*/ T148 w 1442"/>
                              <a:gd name="T150" fmla="+- 0 1547 1547"/>
                              <a:gd name="T151" fmla="*/ 1547 h 1975"/>
                              <a:gd name="T152" fmla="+- 0 2892 1451"/>
                              <a:gd name="T153" fmla="*/ T152 w 1442"/>
                              <a:gd name="T154" fmla="+- 0 2982 1547"/>
                              <a:gd name="T155" fmla="*/ 2982 h 1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42" h="1975">
                                <a:moveTo>
                                  <a:pt x="1441" y="1435"/>
                                </a:moveTo>
                                <a:lnTo>
                                  <a:pt x="105" y="1975"/>
                                </a:lnTo>
                                <a:lnTo>
                                  <a:pt x="77" y="1901"/>
                                </a:lnTo>
                                <a:lnTo>
                                  <a:pt x="54" y="1825"/>
                                </a:lnTo>
                                <a:lnTo>
                                  <a:pt x="35" y="1749"/>
                                </a:lnTo>
                                <a:lnTo>
                                  <a:pt x="20" y="1671"/>
                                </a:lnTo>
                                <a:lnTo>
                                  <a:pt x="9" y="1593"/>
                                </a:lnTo>
                                <a:lnTo>
                                  <a:pt x="2" y="1514"/>
                                </a:lnTo>
                                <a:lnTo>
                                  <a:pt x="0" y="1435"/>
                                </a:lnTo>
                                <a:lnTo>
                                  <a:pt x="2" y="1359"/>
                                </a:lnTo>
                                <a:lnTo>
                                  <a:pt x="8" y="1284"/>
                                </a:lnTo>
                                <a:lnTo>
                                  <a:pt x="18" y="1210"/>
                                </a:lnTo>
                                <a:lnTo>
                                  <a:pt x="32" y="1137"/>
                                </a:lnTo>
                                <a:lnTo>
                                  <a:pt x="49" y="1065"/>
                                </a:lnTo>
                                <a:lnTo>
                                  <a:pt x="70" y="995"/>
                                </a:lnTo>
                                <a:lnTo>
                                  <a:pt x="94" y="926"/>
                                </a:lnTo>
                                <a:lnTo>
                                  <a:pt x="122" y="858"/>
                                </a:lnTo>
                                <a:lnTo>
                                  <a:pt x="153" y="793"/>
                                </a:lnTo>
                                <a:lnTo>
                                  <a:pt x="187" y="729"/>
                                </a:lnTo>
                                <a:lnTo>
                                  <a:pt x="224" y="667"/>
                                </a:lnTo>
                                <a:lnTo>
                                  <a:pt x="264" y="607"/>
                                </a:lnTo>
                                <a:lnTo>
                                  <a:pt x="307" y="549"/>
                                </a:lnTo>
                                <a:lnTo>
                                  <a:pt x="353" y="493"/>
                                </a:lnTo>
                                <a:lnTo>
                                  <a:pt x="401" y="440"/>
                                </a:lnTo>
                                <a:lnTo>
                                  <a:pt x="453" y="389"/>
                                </a:lnTo>
                                <a:lnTo>
                                  <a:pt x="506" y="341"/>
                                </a:lnTo>
                                <a:lnTo>
                                  <a:pt x="562" y="295"/>
                                </a:lnTo>
                                <a:lnTo>
                                  <a:pt x="620" y="252"/>
                                </a:lnTo>
                                <a:lnTo>
                                  <a:pt x="681" y="212"/>
                                </a:lnTo>
                                <a:lnTo>
                                  <a:pt x="743" y="176"/>
                                </a:lnTo>
                                <a:lnTo>
                                  <a:pt x="807" y="142"/>
                                </a:lnTo>
                                <a:lnTo>
                                  <a:pt x="874" y="111"/>
                                </a:lnTo>
                                <a:lnTo>
                                  <a:pt x="942" y="84"/>
                                </a:lnTo>
                                <a:lnTo>
                                  <a:pt x="1012" y="60"/>
                                </a:lnTo>
                                <a:lnTo>
                                  <a:pt x="1083" y="39"/>
                                </a:lnTo>
                                <a:lnTo>
                                  <a:pt x="1156" y="22"/>
                                </a:lnTo>
                                <a:lnTo>
                                  <a:pt x="1230" y="9"/>
                                </a:lnTo>
                                <a:lnTo>
                                  <a:pt x="1306" y="0"/>
                                </a:lnTo>
                                <a:lnTo>
                                  <a:pt x="1441" y="1435"/>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344" name="docshape359"/>
                        <wps:cNvSpPr/>
                        <wps:spPr bwMode="auto">
                          <a:xfrm>
                            <a:off x="2691" y="1540"/>
                            <a:ext cx="201" cy="1442"/>
                          </a:xfrm>
                          <a:custGeom>
                            <a:avLst/>
                            <a:gdLst>
                              <a:gd name="T0" fmla="+- 0 2892 2692"/>
                              <a:gd name="T1" fmla="*/ T0 w 201"/>
                              <a:gd name="T2" fmla="+- 0 1541 1541"/>
                              <a:gd name="T3" fmla="*/ 1541 h 1442"/>
                              <a:gd name="T4" fmla="+- 0 2817 2692"/>
                              <a:gd name="T5" fmla="*/ T4 w 201"/>
                              <a:gd name="T6" fmla="+- 0 1543 1541"/>
                              <a:gd name="T7" fmla="*/ 1543 h 1442"/>
                              <a:gd name="T8" fmla="+- 0 2742 2692"/>
                              <a:gd name="T9" fmla="*/ T8 w 201"/>
                              <a:gd name="T10" fmla="+- 0 1549 1541"/>
                              <a:gd name="T11" fmla="*/ 1549 h 1442"/>
                              <a:gd name="T12" fmla="+- 0 2692 2692"/>
                              <a:gd name="T13" fmla="*/ T12 w 201"/>
                              <a:gd name="T14" fmla="+- 0 1555 1541"/>
                              <a:gd name="T15" fmla="*/ 1555 h 1442"/>
                              <a:gd name="T16" fmla="+- 0 2892 2692"/>
                              <a:gd name="T17" fmla="*/ T16 w 201"/>
                              <a:gd name="T18" fmla="+- 0 2982 1541"/>
                              <a:gd name="T19" fmla="*/ 2982 h 1442"/>
                              <a:gd name="T20" fmla="+- 0 2892 2692"/>
                              <a:gd name="T21" fmla="*/ T20 w 201"/>
                              <a:gd name="T22" fmla="+- 0 1541 1541"/>
                              <a:gd name="T23" fmla="*/ 1541 h 1442"/>
                            </a:gdLst>
                            <a:ahLst/>
                            <a:cxnLst>
                              <a:cxn ang="0">
                                <a:pos x="T1" y="T3"/>
                              </a:cxn>
                              <a:cxn ang="0">
                                <a:pos x="T5" y="T7"/>
                              </a:cxn>
                              <a:cxn ang="0">
                                <a:pos x="T9" y="T11"/>
                              </a:cxn>
                              <a:cxn ang="0">
                                <a:pos x="T13" y="T15"/>
                              </a:cxn>
                              <a:cxn ang="0">
                                <a:pos x="T17" y="T19"/>
                              </a:cxn>
                              <a:cxn ang="0">
                                <a:pos x="T21" y="T23"/>
                              </a:cxn>
                            </a:cxnLst>
                            <a:rect l="0" t="0" r="r" b="b"/>
                            <a:pathLst>
                              <a:path w="201" h="1442">
                                <a:moveTo>
                                  <a:pt x="200" y="0"/>
                                </a:moveTo>
                                <a:lnTo>
                                  <a:pt x="125" y="2"/>
                                </a:lnTo>
                                <a:lnTo>
                                  <a:pt x="50" y="8"/>
                                </a:lnTo>
                                <a:lnTo>
                                  <a:pt x="0" y="14"/>
                                </a:lnTo>
                                <a:lnTo>
                                  <a:pt x="200" y="1441"/>
                                </a:lnTo>
                                <a:lnTo>
                                  <a:pt x="200" y="0"/>
                                </a:lnTo>
                                <a:close/>
                              </a:path>
                            </a:pathLst>
                          </a:custGeom>
                          <a:solidFill>
                            <a:srgbClr val="FFCA66"/>
                          </a:solidFill>
                          <a:ln>
                            <a:noFill/>
                          </a:ln>
                        </wps:spPr>
                        <wps:bodyPr rot="0" vert="horz" wrap="square" lIns="91440" tIns="45720" rIns="91440" bIns="45720" anchor="t" anchorCtr="0" upright="1">
                          <a:noAutofit/>
                        </wps:bodyPr>
                      </wps:wsp>
                      <wps:wsp>
                        <wps:cNvPr id="345" name="docshape360"/>
                        <wps:cNvSpPr/>
                        <wps:spPr bwMode="auto">
                          <a:xfrm>
                            <a:off x="2691" y="1540"/>
                            <a:ext cx="201" cy="1442"/>
                          </a:xfrm>
                          <a:custGeom>
                            <a:avLst/>
                            <a:gdLst>
                              <a:gd name="T0" fmla="+- 0 2892 2692"/>
                              <a:gd name="T1" fmla="*/ T0 w 201"/>
                              <a:gd name="T2" fmla="+- 0 2982 1541"/>
                              <a:gd name="T3" fmla="*/ 2982 h 1442"/>
                              <a:gd name="T4" fmla="+- 0 2692 2692"/>
                              <a:gd name="T5" fmla="*/ T4 w 201"/>
                              <a:gd name="T6" fmla="+- 0 1555 1541"/>
                              <a:gd name="T7" fmla="*/ 1555 h 1442"/>
                              <a:gd name="T8" fmla="+- 0 2717 2692"/>
                              <a:gd name="T9" fmla="*/ T8 w 201"/>
                              <a:gd name="T10" fmla="+- 0 1552 1541"/>
                              <a:gd name="T11" fmla="*/ 1552 h 1442"/>
                              <a:gd name="T12" fmla="+- 0 2742 2692"/>
                              <a:gd name="T13" fmla="*/ T12 w 201"/>
                              <a:gd name="T14" fmla="+- 0 1549 1541"/>
                              <a:gd name="T15" fmla="*/ 1549 h 1442"/>
                              <a:gd name="T16" fmla="+- 0 2817 2692"/>
                              <a:gd name="T17" fmla="*/ T16 w 201"/>
                              <a:gd name="T18" fmla="+- 0 1543 1541"/>
                              <a:gd name="T19" fmla="*/ 1543 h 1442"/>
                              <a:gd name="T20" fmla="+- 0 2892 2692"/>
                              <a:gd name="T21" fmla="*/ T20 w 201"/>
                              <a:gd name="T22" fmla="+- 0 1541 1541"/>
                              <a:gd name="T23" fmla="*/ 1541 h 1442"/>
                              <a:gd name="T24" fmla="+- 0 2892 2692"/>
                              <a:gd name="T25" fmla="*/ T24 w 201"/>
                              <a:gd name="T26" fmla="+- 0 2982 1541"/>
                              <a:gd name="T27" fmla="*/ 2982 h 1442"/>
                            </a:gdLst>
                            <a:ahLst/>
                            <a:cxnLst>
                              <a:cxn ang="0">
                                <a:pos x="T1" y="T3"/>
                              </a:cxn>
                              <a:cxn ang="0">
                                <a:pos x="T5" y="T7"/>
                              </a:cxn>
                              <a:cxn ang="0">
                                <a:pos x="T9" y="T11"/>
                              </a:cxn>
                              <a:cxn ang="0">
                                <a:pos x="T13" y="T15"/>
                              </a:cxn>
                              <a:cxn ang="0">
                                <a:pos x="T17" y="T19"/>
                              </a:cxn>
                              <a:cxn ang="0">
                                <a:pos x="T21" y="T23"/>
                              </a:cxn>
                              <a:cxn ang="0">
                                <a:pos x="T25" y="T27"/>
                              </a:cxn>
                            </a:cxnLst>
                            <a:rect l="0" t="0" r="r" b="b"/>
                            <a:pathLst>
                              <a:path w="201" h="1442">
                                <a:moveTo>
                                  <a:pt x="200" y="1441"/>
                                </a:moveTo>
                                <a:lnTo>
                                  <a:pt x="0" y="14"/>
                                </a:lnTo>
                                <a:lnTo>
                                  <a:pt x="25" y="11"/>
                                </a:lnTo>
                                <a:lnTo>
                                  <a:pt x="50" y="8"/>
                                </a:lnTo>
                                <a:lnTo>
                                  <a:pt x="125" y="2"/>
                                </a:lnTo>
                                <a:lnTo>
                                  <a:pt x="200" y="0"/>
                                </a:lnTo>
                                <a:lnTo>
                                  <a:pt x="200"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346" name="docshape361"/>
                        <wps:cNvSpPr/>
                        <wps:spPr bwMode="auto">
                          <a:xfrm>
                            <a:off x="1919" y="2002"/>
                            <a:ext cx="1946" cy="1946"/>
                          </a:xfrm>
                          <a:custGeom>
                            <a:avLst/>
                            <a:gdLst>
                              <a:gd name="T0" fmla="+- 0 2816 1919"/>
                              <a:gd name="T1" fmla="*/ T0 w 1946"/>
                              <a:gd name="T2" fmla="+- 0 2005 2002"/>
                              <a:gd name="T3" fmla="*/ 2005 h 1946"/>
                              <a:gd name="T4" fmla="+- 0 2669 1919"/>
                              <a:gd name="T5" fmla="*/ T4 w 1946"/>
                              <a:gd name="T6" fmla="+- 0 2028 2002"/>
                              <a:gd name="T7" fmla="*/ 2028 h 1946"/>
                              <a:gd name="T8" fmla="+- 0 2530 1919"/>
                              <a:gd name="T9" fmla="*/ T8 w 1946"/>
                              <a:gd name="T10" fmla="+- 0 2072 2002"/>
                              <a:gd name="T11" fmla="*/ 2072 h 1946"/>
                              <a:gd name="T12" fmla="+- 0 2401 1919"/>
                              <a:gd name="T13" fmla="*/ T12 w 1946"/>
                              <a:gd name="T14" fmla="+- 0 2135 2002"/>
                              <a:gd name="T15" fmla="*/ 2135 h 1946"/>
                              <a:gd name="T16" fmla="+- 0 2284 1919"/>
                              <a:gd name="T17" fmla="*/ T16 w 1946"/>
                              <a:gd name="T18" fmla="+- 0 2216 2002"/>
                              <a:gd name="T19" fmla="*/ 2216 h 1946"/>
                              <a:gd name="T20" fmla="+- 0 2180 1919"/>
                              <a:gd name="T21" fmla="*/ T20 w 1946"/>
                              <a:gd name="T22" fmla="+- 0 2313 2002"/>
                              <a:gd name="T23" fmla="*/ 2313 h 1946"/>
                              <a:gd name="T24" fmla="+- 0 2091 1919"/>
                              <a:gd name="T25" fmla="*/ T24 w 1946"/>
                              <a:gd name="T26" fmla="+- 0 2424 2002"/>
                              <a:gd name="T27" fmla="*/ 2424 h 1946"/>
                              <a:gd name="T28" fmla="+- 0 2018 1919"/>
                              <a:gd name="T29" fmla="*/ T28 w 1946"/>
                              <a:gd name="T30" fmla="+- 0 2547 2002"/>
                              <a:gd name="T31" fmla="*/ 2547 h 1946"/>
                              <a:gd name="T32" fmla="+- 0 1965 1919"/>
                              <a:gd name="T33" fmla="*/ T32 w 1946"/>
                              <a:gd name="T34" fmla="+- 0 2681 2002"/>
                              <a:gd name="T35" fmla="*/ 2681 h 1946"/>
                              <a:gd name="T36" fmla="+- 0 1931 1919"/>
                              <a:gd name="T37" fmla="*/ T36 w 1946"/>
                              <a:gd name="T38" fmla="+- 0 2825 2002"/>
                              <a:gd name="T39" fmla="*/ 2825 h 1946"/>
                              <a:gd name="T40" fmla="+- 0 1919 1919"/>
                              <a:gd name="T41" fmla="*/ T40 w 1946"/>
                              <a:gd name="T42" fmla="+- 0 2975 2002"/>
                              <a:gd name="T43" fmla="*/ 2975 h 1946"/>
                              <a:gd name="T44" fmla="+- 0 1931 1919"/>
                              <a:gd name="T45" fmla="*/ T44 w 1946"/>
                              <a:gd name="T46" fmla="+- 0 3125 2002"/>
                              <a:gd name="T47" fmla="*/ 3125 h 1946"/>
                              <a:gd name="T48" fmla="+- 0 1965 1919"/>
                              <a:gd name="T49" fmla="*/ T48 w 1946"/>
                              <a:gd name="T50" fmla="+- 0 3269 2002"/>
                              <a:gd name="T51" fmla="*/ 3269 h 1946"/>
                              <a:gd name="T52" fmla="+- 0 2018 1919"/>
                              <a:gd name="T53" fmla="*/ T52 w 1946"/>
                              <a:gd name="T54" fmla="+- 0 3403 2002"/>
                              <a:gd name="T55" fmla="*/ 3403 h 1946"/>
                              <a:gd name="T56" fmla="+- 0 2091 1919"/>
                              <a:gd name="T57" fmla="*/ T56 w 1946"/>
                              <a:gd name="T58" fmla="+- 0 3526 2002"/>
                              <a:gd name="T59" fmla="*/ 3526 h 1946"/>
                              <a:gd name="T60" fmla="+- 0 2180 1919"/>
                              <a:gd name="T61" fmla="*/ T60 w 1946"/>
                              <a:gd name="T62" fmla="+- 0 3637 2002"/>
                              <a:gd name="T63" fmla="*/ 3637 h 1946"/>
                              <a:gd name="T64" fmla="+- 0 2284 1919"/>
                              <a:gd name="T65" fmla="*/ T64 w 1946"/>
                              <a:gd name="T66" fmla="+- 0 3734 2002"/>
                              <a:gd name="T67" fmla="*/ 3734 h 1946"/>
                              <a:gd name="T68" fmla="+- 0 2401 1919"/>
                              <a:gd name="T69" fmla="*/ T68 w 1946"/>
                              <a:gd name="T70" fmla="+- 0 3815 2002"/>
                              <a:gd name="T71" fmla="*/ 3815 h 1946"/>
                              <a:gd name="T72" fmla="+- 0 2530 1919"/>
                              <a:gd name="T73" fmla="*/ T72 w 1946"/>
                              <a:gd name="T74" fmla="+- 0 3878 2002"/>
                              <a:gd name="T75" fmla="*/ 3878 h 1946"/>
                              <a:gd name="T76" fmla="+- 0 2669 1919"/>
                              <a:gd name="T77" fmla="*/ T76 w 1946"/>
                              <a:gd name="T78" fmla="+- 0 3922 2002"/>
                              <a:gd name="T79" fmla="*/ 3922 h 1946"/>
                              <a:gd name="T80" fmla="+- 0 2816 1919"/>
                              <a:gd name="T81" fmla="*/ T80 w 1946"/>
                              <a:gd name="T82" fmla="+- 0 3945 2002"/>
                              <a:gd name="T83" fmla="*/ 3945 h 1946"/>
                              <a:gd name="T84" fmla="+- 0 2968 1919"/>
                              <a:gd name="T85" fmla="*/ T84 w 1946"/>
                              <a:gd name="T86" fmla="+- 0 3945 2002"/>
                              <a:gd name="T87" fmla="*/ 3945 h 1946"/>
                              <a:gd name="T88" fmla="+- 0 3115 1919"/>
                              <a:gd name="T89" fmla="*/ T88 w 1946"/>
                              <a:gd name="T90" fmla="+- 0 3922 2002"/>
                              <a:gd name="T91" fmla="*/ 3922 h 1946"/>
                              <a:gd name="T92" fmla="+- 0 3254 1919"/>
                              <a:gd name="T93" fmla="*/ T92 w 1946"/>
                              <a:gd name="T94" fmla="+- 0 3878 2002"/>
                              <a:gd name="T95" fmla="*/ 3878 h 1946"/>
                              <a:gd name="T96" fmla="+- 0 3383 1919"/>
                              <a:gd name="T97" fmla="*/ T96 w 1946"/>
                              <a:gd name="T98" fmla="+- 0 3815 2002"/>
                              <a:gd name="T99" fmla="*/ 3815 h 1946"/>
                              <a:gd name="T100" fmla="+- 0 3501 1919"/>
                              <a:gd name="T101" fmla="*/ T100 w 1946"/>
                              <a:gd name="T102" fmla="+- 0 3734 2002"/>
                              <a:gd name="T103" fmla="*/ 3734 h 1946"/>
                              <a:gd name="T104" fmla="+- 0 3605 1919"/>
                              <a:gd name="T105" fmla="*/ T104 w 1946"/>
                              <a:gd name="T106" fmla="+- 0 3637 2002"/>
                              <a:gd name="T107" fmla="*/ 3637 h 1946"/>
                              <a:gd name="T108" fmla="+- 0 3694 1919"/>
                              <a:gd name="T109" fmla="*/ T108 w 1946"/>
                              <a:gd name="T110" fmla="+- 0 3526 2002"/>
                              <a:gd name="T111" fmla="*/ 3526 h 1946"/>
                              <a:gd name="T112" fmla="+- 0 3766 1919"/>
                              <a:gd name="T113" fmla="*/ T112 w 1946"/>
                              <a:gd name="T114" fmla="+- 0 3403 2002"/>
                              <a:gd name="T115" fmla="*/ 3403 h 1946"/>
                              <a:gd name="T116" fmla="+- 0 3820 1919"/>
                              <a:gd name="T117" fmla="*/ T116 w 1946"/>
                              <a:gd name="T118" fmla="+- 0 3269 2002"/>
                              <a:gd name="T119" fmla="*/ 3269 h 1946"/>
                              <a:gd name="T120" fmla="+- 0 3853 1919"/>
                              <a:gd name="T121" fmla="*/ T120 w 1946"/>
                              <a:gd name="T122" fmla="+- 0 3125 2002"/>
                              <a:gd name="T123" fmla="*/ 3125 h 1946"/>
                              <a:gd name="T124" fmla="+- 0 3865 1919"/>
                              <a:gd name="T125" fmla="*/ T124 w 1946"/>
                              <a:gd name="T126" fmla="+- 0 2975 2002"/>
                              <a:gd name="T127" fmla="*/ 2975 h 1946"/>
                              <a:gd name="T128" fmla="+- 0 3853 1919"/>
                              <a:gd name="T129" fmla="*/ T128 w 1946"/>
                              <a:gd name="T130" fmla="+- 0 2825 2002"/>
                              <a:gd name="T131" fmla="*/ 2825 h 1946"/>
                              <a:gd name="T132" fmla="+- 0 3820 1919"/>
                              <a:gd name="T133" fmla="*/ T132 w 1946"/>
                              <a:gd name="T134" fmla="+- 0 2681 2002"/>
                              <a:gd name="T135" fmla="*/ 2681 h 1946"/>
                              <a:gd name="T136" fmla="+- 0 3766 1919"/>
                              <a:gd name="T137" fmla="*/ T136 w 1946"/>
                              <a:gd name="T138" fmla="+- 0 2547 2002"/>
                              <a:gd name="T139" fmla="*/ 2547 h 1946"/>
                              <a:gd name="T140" fmla="+- 0 3694 1919"/>
                              <a:gd name="T141" fmla="*/ T140 w 1946"/>
                              <a:gd name="T142" fmla="+- 0 2424 2002"/>
                              <a:gd name="T143" fmla="*/ 2424 h 1946"/>
                              <a:gd name="T144" fmla="+- 0 3605 1919"/>
                              <a:gd name="T145" fmla="*/ T144 w 1946"/>
                              <a:gd name="T146" fmla="+- 0 2313 2002"/>
                              <a:gd name="T147" fmla="*/ 2313 h 1946"/>
                              <a:gd name="T148" fmla="+- 0 3501 1919"/>
                              <a:gd name="T149" fmla="*/ T148 w 1946"/>
                              <a:gd name="T150" fmla="+- 0 2216 2002"/>
                              <a:gd name="T151" fmla="*/ 2216 h 1946"/>
                              <a:gd name="T152" fmla="+- 0 3383 1919"/>
                              <a:gd name="T153" fmla="*/ T152 w 1946"/>
                              <a:gd name="T154" fmla="+- 0 2135 2002"/>
                              <a:gd name="T155" fmla="*/ 2135 h 1946"/>
                              <a:gd name="T156" fmla="+- 0 3254 1919"/>
                              <a:gd name="T157" fmla="*/ T156 w 1946"/>
                              <a:gd name="T158" fmla="+- 0 2072 2002"/>
                              <a:gd name="T159" fmla="*/ 2072 h 1946"/>
                              <a:gd name="T160" fmla="+- 0 3115 1919"/>
                              <a:gd name="T161" fmla="*/ T160 w 1946"/>
                              <a:gd name="T162" fmla="+- 0 2028 2002"/>
                              <a:gd name="T163" fmla="*/ 2028 h 1946"/>
                              <a:gd name="T164" fmla="+- 0 2968 1919"/>
                              <a:gd name="T165" fmla="*/ T164 w 1946"/>
                              <a:gd name="T166" fmla="+- 0 2005 2002"/>
                              <a:gd name="T167" fmla="*/ 2005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3" y="0"/>
                                </a:moveTo>
                                <a:lnTo>
                                  <a:pt x="897" y="3"/>
                                </a:lnTo>
                                <a:lnTo>
                                  <a:pt x="823" y="12"/>
                                </a:lnTo>
                                <a:lnTo>
                                  <a:pt x="750" y="26"/>
                                </a:lnTo>
                                <a:lnTo>
                                  <a:pt x="680" y="45"/>
                                </a:lnTo>
                                <a:lnTo>
                                  <a:pt x="611" y="70"/>
                                </a:lnTo>
                                <a:lnTo>
                                  <a:pt x="545" y="99"/>
                                </a:lnTo>
                                <a:lnTo>
                                  <a:pt x="482" y="133"/>
                                </a:lnTo>
                                <a:lnTo>
                                  <a:pt x="422" y="171"/>
                                </a:lnTo>
                                <a:lnTo>
                                  <a:pt x="365" y="214"/>
                                </a:lnTo>
                                <a:lnTo>
                                  <a:pt x="311" y="260"/>
                                </a:lnTo>
                                <a:lnTo>
                                  <a:pt x="261" y="311"/>
                                </a:lnTo>
                                <a:lnTo>
                                  <a:pt x="214" y="365"/>
                                </a:lnTo>
                                <a:lnTo>
                                  <a:pt x="172" y="422"/>
                                </a:lnTo>
                                <a:lnTo>
                                  <a:pt x="133" y="482"/>
                                </a:lnTo>
                                <a:lnTo>
                                  <a:pt x="99" y="545"/>
                                </a:lnTo>
                                <a:lnTo>
                                  <a:pt x="70" y="611"/>
                                </a:lnTo>
                                <a:lnTo>
                                  <a:pt x="46" y="679"/>
                                </a:lnTo>
                                <a:lnTo>
                                  <a:pt x="26" y="750"/>
                                </a:lnTo>
                                <a:lnTo>
                                  <a:pt x="12" y="823"/>
                                </a:lnTo>
                                <a:lnTo>
                                  <a:pt x="3" y="897"/>
                                </a:lnTo>
                                <a:lnTo>
                                  <a:pt x="0" y="973"/>
                                </a:lnTo>
                                <a:lnTo>
                                  <a:pt x="3" y="1049"/>
                                </a:lnTo>
                                <a:lnTo>
                                  <a:pt x="12" y="1123"/>
                                </a:lnTo>
                                <a:lnTo>
                                  <a:pt x="26" y="1196"/>
                                </a:lnTo>
                                <a:lnTo>
                                  <a:pt x="46" y="1267"/>
                                </a:lnTo>
                                <a:lnTo>
                                  <a:pt x="70" y="1335"/>
                                </a:lnTo>
                                <a:lnTo>
                                  <a:pt x="99" y="1401"/>
                                </a:lnTo>
                                <a:lnTo>
                                  <a:pt x="133" y="1464"/>
                                </a:lnTo>
                                <a:lnTo>
                                  <a:pt x="172" y="1524"/>
                                </a:lnTo>
                                <a:lnTo>
                                  <a:pt x="214" y="1581"/>
                                </a:lnTo>
                                <a:lnTo>
                                  <a:pt x="261" y="1635"/>
                                </a:lnTo>
                                <a:lnTo>
                                  <a:pt x="311" y="1686"/>
                                </a:lnTo>
                                <a:lnTo>
                                  <a:pt x="365" y="1732"/>
                                </a:lnTo>
                                <a:lnTo>
                                  <a:pt x="422" y="1775"/>
                                </a:lnTo>
                                <a:lnTo>
                                  <a:pt x="482" y="1813"/>
                                </a:lnTo>
                                <a:lnTo>
                                  <a:pt x="545" y="1847"/>
                                </a:lnTo>
                                <a:lnTo>
                                  <a:pt x="611" y="1876"/>
                                </a:lnTo>
                                <a:lnTo>
                                  <a:pt x="680" y="1901"/>
                                </a:lnTo>
                                <a:lnTo>
                                  <a:pt x="750" y="1920"/>
                                </a:lnTo>
                                <a:lnTo>
                                  <a:pt x="823" y="1934"/>
                                </a:lnTo>
                                <a:lnTo>
                                  <a:pt x="897" y="1943"/>
                                </a:lnTo>
                                <a:lnTo>
                                  <a:pt x="973" y="1946"/>
                                </a:lnTo>
                                <a:lnTo>
                                  <a:pt x="1049" y="1943"/>
                                </a:lnTo>
                                <a:lnTo>
                                  <a:pt x="1124" y="1934"/>
                                </a:lnTo>
                                <a:lnTo>
                                  <a:pt x="1196" y="1920"/>
                                </a:lnTo>
                                <a:lnTo>
                                  <a:pt x="1267" y="1901"/>
                                </a:lnTo>
                                <a:lnTo>
                                  <a:pt x="1335" y="1876"/>
                                </a:lnTo>
                                <a:lnTo>
                                  <a:pt x="1401" y="1847"/>
                                </a:lnTo>
                                <a:lnTo>
                                  <a:pt x="1464" y="1813"/>
                                </a:lnTo>
                                <a:lnTo>
                                  <a:pt x="1524" y="1775"/>
                                </a:lnTo>
                                <a:lnTo>
                                  <a:pt x="1582" y="1732"/>
                                </a:lnTo>
                                <a:lnTo>
                                  <a:pt x="1635" y="1686"/>
                                </a:lnTo>
                                <a:lnTo>
                                  <a:pt x="1686" y="1635"/>
                                </a:lnTo>
                                <a:lnTo>
                                  <a:pt x="1732" y="1581"/>
                                </a:lnTo>
                                <a:lnTo>
                                  <a:pt x="1775" y="1524"/>
                                </a:lnTo>
                                <a:lnTo>
                                  <a:pt x="1813" y="1464"/>
                                </a:lnTo>
                                <a:lnTo>
                                  <a:pt x="1847" y="1401"/>
                                </a:lnTo>
                                <a:lnTo>
                                  <a:pt x="1876" y="1335"/>
                                </a:lnTo>
                                <a:lnTo>
                                  <a:pt x="1901" y="1267"/>
                                </a:lnTo>
                                <a:lnTo>
                                  <a:pt x="1920" y="1196"/>
                                </a:lnTo>
                                <a:lnTo>
                                  <a:pt x="1934" y="1123"/>
                                </a:lnTo>
                                <a:lnTo>
                                  <a:pt x="1943" y="1049"/>
                                </a:lnTo>
                                <a:lnTo>
                                  <a:pt x="1946" y="973"/>
                                </a:lnTo>
                                <a:lnTo>
                                  <a:pt x="1943" y="897"/>
                                </a:lnTo>
                                <a:lnTo>
                                  <a:pt x="1934" y="823"/>
                                </a:lnTo>
                                <a:lnTo>
                                  <a:pt x="1920" y="750"/>
                                </a:lnTo>
                                <a:lnTo>
                                  <a:pt x="1901" y="679"/>
                                </a:lnTo>
                                <a:lnTo>
                                  <a:pt x="1876" y="611"/>
                                </a:lnTo>
                                <a:lnTo>
                                  <a:pt x="1847" y="545"/>
                                </a:lnTo>
                                <a:lnTo>
                                  <a:pt x="1813" y="482"/>
                                </a:lnTo>
                                <a:lnTo>
                                  <a:pt x="1775" y="422"/>
                                </a:lnTo>
                                <a:lnTo>
                                  <a:pt x="1732" y="365"/>
                                </a:lnTo>
                                <a:lnTo>
                                  <a:pt x="1686" y="311"/>
                                </a:lnTo>
                                <a:lnTo>
                                  <a:pt x="1635" y="260"/>
                                </a:lnTo>
                                <a:lnTo>
                                  <a:pt x="1582" y="214"/>
                                </a:lnTo>
                                <a:lnTo>
                                  <a:pt x="1524" y="171"/>
                                </a:lnTo>
                                <a:lnTo>
                                  <a:pt x="1464" y="133"/>
                                </a:lnTo>
                                <a:lnTo>
                                  <a:pt x="1401" y="99"/>
                                </a:lnTo>
                                <a:lnTo>
                                  <a:pt x="1335" y="70"/>
                                </a:lnTo>
                                <a:lnTo>
                                  <a:pt x="1267" y="45"/>
                                </a:lnTo>
                                <a:lnTo>
                                  <a:pt x="1196" y="26"/>
                                </a:lnTo>
                                <a:lnTo>
                                  <a:pt x="1124" y="12"/>
                                </a:lnTo>
                                <a:lnTo>
                                  <a:pt x="1049" y="3"/>
                                </a:lnTo>
                                <a:lnTo>
                                  <a:pt x="973"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355" o:spid="_x0000_s1026" o:spt="203" style="position:absolute;left:0pt;margin-left:72pt;margin-top:76.5pt;height:144.7pt;width:144.7pt;mso-position-horizontal-relative:page;z-index:251798528;mso-width-relative:page;mso-height-relative:page;" coordorigin="1440,1530" coordsize="2894,2894" o:gfxdata="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">
                <o:lock v:ext="edit" aspectratio="f"/>
                <v:shape id="docshape356" o:spid="_x0000_s1026" o:spt="100" style="position:absolute;left:1481;top:1540;height:2883;width:2853;" fillcolor="#FF7A00" filled="t" stroked="f" coordsize="2853,2883" o:gfxdata="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9EG74A&#10;AADcAAAADwAAAAAAAAABACAAAAAiAAAAZHJzL2Rvd25yZXYueG1sUEsBAhQAFAAAAAgAh07iQDMv&#10;BZ47AAAAOQAAABAAAAAAAAAAAQAgAAAADQEAAGRycy9zaGFwZXhtbC54bWxQSwUGAAAAAAYABgBb&#10;AQAAtwMAAAAA&#10;" path="m1411,0l1364,1,1411,1441,0,1734,17,1807,38,1879,63,1949,90,2017,121,2083,156,2147,193,2210,233,2270,276,2328,322,2383,370,2436,421,2487,475,2535,530,2580,588,2623,648,2662,710,2699,774,2732,839,2763,906,2790,975,2814,1045,2834,1116,2851,1188,2865,1262,2874,1336,2880,1411,2882,1487,2880,1562,2874,1636,2864,1709,2851,1781,2833,1851,2813,1919,2788,1986,2761,2052,2730,2115,2696,2177,2659,2237,2619,2294,2577,2350,2531,2403,2483,2453,2432,2501,2379,2547,2324,2589,2267,2629,2207,2666,2145,2700,2082,2731,2016,2759,1949,2783,1881,2804,1811,2821,1739,2834,1666,2844,1592,2850,1517,2852,1441,2850,1365,2844,1290,2834,1216,2821,1143,2804,1072,2783,1001,2759,933,2731,866,2700,800,2666,737,2629,675,2589,616,2547,558,2501,503,2453,450,2403,399,2350,351,2294,306,2237,263,2177,223,2115,186,2052,152,1986,121,1919,94,1851,69,1781,49,1709,31,1636,18,1562,8,1487,2,1411,0xe">
                  <v:path o:connectlocs="1364,1542;0,3275;38,3420;90,3558;156,3688;233,3811;322,3924;421,4028;530,4121;648,4203;774,4273;906,4331;1045,4375;1188,4406;1336,4421;1487,4421;1636,4405;1781,4374;1919,4329;2052,4271;2177,4200;2294,4118;2403,4024;2501,3920;2589,3808;2666,3686;2731,3557;2783,3422;2821,3280;2844,3133;2852,2982;2844,2831;2821,2684;2783,2542;2731,2407;2666,2278;2589,2157;2501,2044;2403,1940;2294,1847;2177,1764;2052,1693;1919,1635;1781,1590;1636,1559;1487,1543" o:connectangles="0,0,0,0,0,0,0,0,0,0,0,0,0,0,0,0,0,0,0,0,0,0,0,0,0,0,0,0,0,0,0,0,0,0,0,0,0,0,0,0,0,0,0,0,0,0"/>
                  <v:fill on="t" focussize="0,0"/>
                  <v:stroke on="f"/>
                  <v:imagedata o:title=""/>
                  <o:lock v:ext="edit" aspectratio="f"/>
                </v:shape>
                <v:shape id="docshape357" o:spid="_x0000_s1026" o:spt="100" style="position:absolute;left:1451;top:1547;height:1975;width:1442;" fillcolor="#FFA600" filled="t" stroked="f" coordsize="1442,1975" o:gfxdata="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2637vQAA&#10;ANwAAAAPAAAAAAAAAAEAIAAAACIAAABkcnMvZG93bnJldi54bWxQSwECFAAUAAAACACHTuJAMy8F&#10;njsAAAA5AAAAEAAAAAAAAAABACAAAAAMAQAAZHJzL3NoYXBleG1sLnhtbFBLBQYAAAAABgAGAFsB&#10;AAC2AwAAAAA=&#10;" path="m1306,0l1230,9,1156,22,1083,39,1012,60,942,84,874,111,807,142,743,176,681,212,620,252,562,295,506,341,453,389,401,440,353,493,307,549,264,607,224,667,187,729,153,793,122,858,94,926,70,995,49,1065,32,1137,18,1210,8,1284,2,1359,0,1435,2,1514,9,1593,20,1671,35,1749,54,1825,77,1901,105,1975,1441,1435,1306,0xe">
                  <v:path o:connectlocs="1306,1547;1230,1556;1156,1569;1083,1586;1012,1607;942,1631;874,1658;807,1689;743,1723;681,1759;620,1799;562,1842;506,1888;453,1936;401,1987;353,2040;307,2096;264,2154;224,2214;187,2276;153,2340;122,2405;94,2473;70,2542;49,2612;32,2684;18,2757;8,2831;2,2906;0,2982;2,3061;9,3140;20,3218;35,3296;54,3372;77,3448;105,3522;1441,2982;1306,1547" o:connectangles="0,0,0,0,0,0,0,0,0,0,0,0,0,0,0,0,0,0,0,0,0,0,0,0,0,0,0,0,0,0,0,0,0,0,0,0,0,0,0"/>
                  <v:fill on="t" focussize="0,0"/>
                  <v:stroke on="f"/>
                  <v:imagedata o:title=""/>
                  <o:lock v:ext="edit" aspectratio="f"/>
                </v:shape>
                <v:shape id="docshape358" o:spid="_x0000_s1026" o:spt="100" style="position:absolute;left:1451;top:1547;height:1975;width:1442;" filled="f" stroked="t" coordsize="1442,1975" o:gfxdata="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4yG6&#10;wAAAANwAAAAPAAAAAAAAAAEAIAAAACIAAABkcnMvZG93bnJldi54bWxQSwECFAAUAAAACACHTuJA&#10;My8FnjsAAAA5AAAAEAAAAAAAAAABACAAAAAPAQAAZHJzL3NoYXBleG1sLnhtbFBLBQYAAAAABgAG&#10;AFsBAAC5AwAAAAA=&#10;" path="m1441,1435l105,1975,77,1901,54,1825,35,1749,20,1671,9,1593,2,1514,0,1435,2,1359,8,1284,18,1210,32,1137,49,1065,70,995,94,926,122,858,153,793,187,729,224,667,264,607,307,549,353,493,401,440,453,389,506,341,562,295,620,252,681,212,743,176,807,142,874,111,942,84,1012,60,1083,39,1156,22,1230,9,1306,0,1441,1435xe">
                  <v:path o:connectlocs="1441,2982;105,3522;77,3448;54,3372;35,3296;20,3218;9,3140;2,3061;0,2982;2,2906;8,2831;18,2757;32,2684;49,2612;70,2542;94,2473;122,2405;153,2340;187,2276;224,2214;264,2154;307,2096;353,2040;401,1987;453,1936;506,1888;562,1842;620,1799;681,1759;743,1723;807,1689;874,1658;942,1631;1012,1607;1083,1586;1156,1569;1230,1556;1306,1547;1441,2982" o:connectangles="0,0,0,0,0,0,0,0,0,0,0,0,0,0,0,0,0,0,0,0,0,0,0,0,0,0,0,0,0,0,0,0,0,0,0,0,0,0,0"/>
                  <v:fill on="f" focussize="0,0"/>
                  <v:stroke weight="1.11196850393701pt" color="#FFFFFF" joinstyle="round"/>
                  <v:imagedata o:title=""/>
                  <o:lock v:ext="edit" aspectratio="f"/>
                </v:shape>
                <v:shape id="docshape359" o:spid="_x0000_s1026" o:spt="100" style="position:absolute;left:2691;top:1540;height:1442;width:201;" fillcolor="#FFCA66" filled="t" stroked="f" coordsize="201,1442" o:gfxdata="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VIut&#10;wAAAANwAAAAPAAAAAAAAAAEAIAAAACIAAABkcnMvZG93bnJldi54bWxQSwECFAAUAAAACACHTuJA&#10;My8FnjsAAAA5AAAAEAAAAAAAAAABACAAAAAPAQAAZHJzL3NoYXBleG1sLnhtbFBLBQYAAAAABgAG&#10;AFsBAAC5AwAAAAA=&#10;" path="m200,0l125,2,50,8,0,14,200,1441,200,0xe">
                  <v:path o:connectlocs="200,1541;125,1543;50,1549;0,1555;200,2982;200,1541" o:connectangles="0,0,0,0,0,0"/>
                  <v:fill on="t" focussize="0,0"/>
                  <v:stroke on="f"/>
                  <v:imagedata o:title=""/>
                  <o:lock v:ext="edit" aspectratio="f"/>
                </v:shape>
                <v:shape id="docshape360" o:spid="_x0000_s1026" o:spt="100" style="position:absolute;left:2691;top:1540;height:1442;width:201;" filled="f" stroked="t" coordsize="201,1442" o:gfxdata="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rc0y8AAAA&#10;3AAAAA8AAAAAAAAAAQAgAAAAIgAAAGRycy9kb3ducmV2LnhtbFBLAQIUABQAAAAIAIdO4kAzLwWe&#10;OwAAADkAAAAQAAAAAAAAAAEAIAAAAAsBAABkcnMvc2hhcGV4bWwueG1sUEsFBgAAAAAGAAYAWwEA&#10;ALUDAAAAAA==&#10;" path="m200,1441l0,14,25,11,50,8,125,2,200,0,200,1441xe">
                  <v:path o:connectlocs="200,2982;0,1555;25,1552;50,1549;125,1543;200,1541;200,2982" o:connectangles="0,0,0,0,0,0,0"/>
                  <v:fill on="f" focussize="0,0"/>
                  <v:stroke weight="1.11196850393701pt" color="#FFFFFF" joinstyle="round"/>
                  <v:imagedata o:title=""/>
                  <o:lock v:ext="edit" aspectratio="f"/>
                </v:shape>
                <v:shape id="docshape361" o:spid="_x0000_s1026" o:spt="100" style="position:absolute;left:1919;top:2002;height:1946;width:1946;" fillcolor="#FFFFFF" filled="t" stroked="f" coordsize="1946,1946" o:gfxdata="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cdSdr4A&#10;AADcAAAADwAAAAAAAAABACAAAAAiAAAAZHJzL2Rvd25yZXYueG1sUEsBAhQAFAAAAAgAh07iQDMv&#10;BZ47AAAAOQAAABAAAAAAAAAAAQAgAAAADQEAAGRycy9zaGFwZXhtbC54bWxQSwUGAAAAAAYABgBb&#10;AQAAtwMAAAAA&#10;" path="m973,0l897,3,823,12,750,26,680,45,611,70,545,99,482,133,422,171,365,214,311,260,261,311,214,365,172,422,133,482,99,545,70,611,46,679,26,750,12,823,3,897,0,973,3,1049,12,1123,26,1196,46,1267,70,1335,99,1401,133,1464,172,1524,214,1581,261,1635,311,1686,365,1732,422,1775,482,1813,545,1847,611,1876,680,1901,750,1920,823,1934,897,1943,973,1946,1049,1943,1124,1934,1196,1920,1267,1901,1335,1876,1401,1847,1464,1813,1524,1775,1582,1732,1635,1686,1686,1635,1732,1581,1775,1524,1813,1464,1847,1401,1876,1335,1901,1267,1920,1196,1934,1123,1943,1049,1946,973,1943,897,1934,823,1920,750,1901,679,1876,611,1847,545,1813,482,1775,422,1732,365,1686,311,1635,260,1582,214,1524,171,1464,133,1401,99,1335,70,1267,45,1196,26,1124,12,1049,3,973,0xe">
                  <v:path o:connectlocs="897,2005;750,2028;611,2072;482,2135;365,2216;261,2313;172,2424;99,2547;46,2681;12,2825;0,2975;12,3125;46,3269;99,3403;172,3526;261,3637;365,3734;482,3815;611,3878;750,3922;897,3945;1049,3945;1196,3922;1335,3878;1464,3815;1582,3734;1686,3637;1775,3526;1847,3403;1901,3269;1934,3125;1946,2975;1934,2825;1901,2681;1847,2547;1775,2424;1686,2313;1582,2216;1464,2135;1335,2072;1196,2028;1049,2005" o:connectangles="0,0,0,0,0,0,0,0,0,0,0,0,0,0,0,0,0,0,0,0,0,0,0,0,0,0,0,0,0,0,0,0,0,0,0,0,0,0,0,0,0,0"/>
                  <v:fill on="t" focussize="0,0"/>
                  <v:stroke on="f"/>
                  <v:imagedata o:title=""/>
                  <o:lock v:ext="edit" aspectratio="f"/>
                </v:shape>
              </v:group>
            </w:pict>
          </mc:Fallback>
        </mc:AlternateContent>
      </w:r>
      <w:r>
        <w:rPr>
          <w:w w:val="115"/>
        </w:rPr>
        <w:t>Current</w:t>
      </w:r>
      <w:r>
        <w:rPr>
          <w:spacing w:val="-7"/>
          <w:w w:val="115"/>
        </w:rPr>
        <w:t xml:space="preserve"> </w:t>
      </w:r>
      <w:r>
        <w:rPr>
          <w:w w:val="115"/>
        </w:rPr>
        <w:t>use</w:t>
      </w:r>
      <w:r>
        <w:rPr>
          <w:spacing w:val="-6"/>
          <w:w w:val="115"/>
        </w:rPr>
        <w:t xml:space="preserve"> </w:t>
      </w:r>
      <w:r>
        <w:rPr>
          <w:w w:val="115"/>
        </w:rPr>
        <w:t>of</w:t>
      </w:r>
      <w:r>
        <w:rPr>
          <w:spacing w:val="-6"/>
          <w:w w:val="115"/>
        </w:rPr>
        <w:t xml:space="preserve"> </w:t>
      </w:r>
      <w:r>
        <w:rPr>
          <w:w w:val="115"/>
        </w:rPr>
        <w:t>AI</w:t>
      </w:r>
      <w:r>
        <w:rPr>
          <w:spacing w:val="-6"/>
          <w:w w:val="115"/>
        </w:rPr>
        <w:t xml:space="preserve"> </w:t>
      </w:r>
      <w:r>
        <w:rPr>
          <w:w w:val="115"/>
        </w:rPr>
        <w:t>products</w:t>
      </w:r>
      <w:r>
        <w:rPr>
          <w:spacing w:val="-7"/>
          <w:w w:val="115"/>
        </w:rPr>
        <w:t xml:space="preserve"> </w:t>
      </w:r>
      <w:r>
        <w:rPr>
          <w:w w:val="115"/>
        </w:rPr>
        <w:t>in</w:t>
      </w:r>
      <w:r>
        <w:rPr>
          <w:spacing w:val="-6"/>
          <w:w w:val="115"/>
        </w:rPr>
        <w:t xml:space="preserve"> </w:t>
      </w:r>
      <w:r>
        <w:rPr>
          <w:spacing w:val="-2"/>
          <w:w w:val="115"/>
        </w:rPr>
        <w:t>general</w:t>
      </w:r>
    </w:p>
    <w:p>
      <w:pPr>
        <w:pStyle w:val="6"/>
        <w:rPr>
          <w:b/>
          <w:sz w:val="36"/>
        </w:rPr>
      </w:pPr>
    </w:p>
    <w:p>
      <w:pPr>
        <w:pStyle w:val="6"/>
        <w:rPr>
          <w:b/>
          <w:sz w:val="36"/>
        </w:rPr>
      </w:pPr>
    </w:p>
    <w:p>
      <w:pPr>
        <w:pStyle w:val="6"/>
        <w:rPr>
          <w:b/>
          <w:sz w:val="36"/>
        </w:rPr>
      </w:pPr>
    </w:p>
    <w:p>
      <w:pPr>
        <w:pStyle w:val="6"/>
        <w:spacing w:before="8"/>
        <w:rPr>
          <w:b/>
          <w:sz w:val="51"/>
        </w:rPr>
      </w:pPr>
    </w:p>
    <w:p>
      <w:pPr>
        <w:ind w:left="4172"/>
        <w:rPr>
          <w:sz w:val="14"/>
        </w:rPr>
      </w:pPr>
      <w:r>
        <w:drawing>
          <wp:inline distT="0" distB="0" distL="0" distR="0">
            <wp:extent cx="82550" cy="82550"/>
            <wp:effectExtent l="0" t="0" r="6350" b="6350"/>
            <wp:docPr id="34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age13.png"/>
                    <pic:cNvPicPr>
                      <a:picLocks noChangeAspect="1"/>
                    </pic:cNvPicPr>
                  </pic:nvPicPr>
                  <pic:blipFill>
                    <a:blip r:embed="rId68" cstate="print"/>
                    <a:stretch>
                      <a:fillRect/>
                    </a:stretch>
                  </pic:blipFill>
                  <pic:spPr>
                    <a:xfrm>
                      <a:off x="0" y="0"/>
                      <a:ext cx="82753" cy="82753"/>
                    </a:xfrm>
                    <a:prstGeom prst="rect">
                      <a:avLst/>
                    </a:prstGeom>
                  </pic:spPr>
                </pic:pic>
              </a:graphicData>
            </a:graphic>
          </wp:inline>
        </w:drawing>
      </w:r>
      <w:r>
        <w:rPr>
          <w:rFonts w:ascii="Times New Roman"/>
          <w:spacing w:val="40"/>
          <w:w w:val="115"/>
          <w:position w:val="2"/>
          <w:sz w:val="20"/>
        </w:rPr>
        <w:t xml:space="preserve"> </w:t>
      </w:r>
      <w:r>
        <w:rPr>
          <w:rFonts w:ascii="Palatino Linotype"/>
          <w:b/>
          <w:color w:val="141221"/>
          <w:w w:val="115"/>
          <w:position w:val="2"/>
          <w:sz w:val="14"/>
        </w:rPr>
        <w:t>69%</w:t>
      </w:r>
      <w:r>
        <w:rPr>
          <w:rFonts w:ascii="Palatino Linotype"/>
          <w:b/>
          <w:color w:val="141221"/>
          <w:spacing w:val="80"/>
          <w:w w:val="150"/>
          <w:position w:val="2"/>
          <w:sz w:val="14"/>
        </w:rPr>
        <w:t xml:space="preserve"> </w:t>
      </w:r>
      <w:r>
        <w:rPr>
          <w:color w:val="141221"/>
          <w:w w:val="115"/>
          <w:position w:val="2"/>
          <w:sz w:val="14"/>
        </w:rPr>
        <w:t>Currently using</w:t>
      </w:r>
    </w:p>
    <w:p>
      <w:pPr>
        <w:spacing w:before="117"/>
        <w:ind w:left="4172"/>
        <w:rPr>
          <w:sz w:val="14"/>
        </w:rPr>
      </w:pPr>
      <w:r>
        <w:drawing>
          <wp:inline distT="0" distB="0" distL="0" distR="0">
            <wp:extent cx="82550" cy="82550"/>
            <wp:effectExtent l="0" t="0" r="6350" b="6350"/>
            <wp:docPr id="348"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2.png"/>
                    <pic:cNvPicPr>
                      <a:picLocks noChangeAspect="1"/>
                    </pic:cNvPicPr>
                  </pic:nvPicPr>
                  <pic:blipFill>
                    <a:blip r:embed="rId67" cstate="print"/>
                    <a:stretch>
                      <a:fillRect/>
                    </a:stretch>
                  </pic:blipFill>
                  <pic:spPr>
                    <a:xfrm>
                      <a:off x="0" y="0"/>
                      <a:ext cx="82753" cy="82753"/>
                    </a:xfrm>
                    <a:prstGeom prst="rect">
                      <a:avLst/>
                    </a:prstGeom>
                  </pic:spPr>
                </pic:pic>
              </a:graphicData>
            </a:graphic>
          </wp:inline>
        </w:drawing>
      </w:r>
      <w:r>
        <w:rPr>
          <w:rFonts w:ascii="Times New Roman"/>
          <w:spacing w:val="37"/>
          <w:w w:val="115"/>
          <w:position w:val="2"/>
          <w:sz w:val="20"/>
        </w:rPr>
        <w:t xml:space="preserve"> </w:t>
      </w:r>
      <w:r>
        <w:rPr>
          <w:rFonts w:ascii="Palatino Linotype"/>
          <w:b/>
          <w:color w:val="141221"/>
          <w:w w:val="115"/>
          <w:position w:val="2"/>
          <w:sz w:val="14"/>
        </w:rPr>
        <w:t>29%</w:t>
      </w:r>
      <w:r>
        <w:rPr>
          <w:rFonts w:ascii="Palatino Linotype"/>
          <w:b/>
          <w:color w:val="141221"/>
          <w:spacing w:val="80"/>
          <w:w w:val="150"/>
          <w:position w:val="2"/>
          <w:sz w:val="14"/>
        </w:rPr>
        <w:t xml:space="preserve"> </w:t>
      </w:r>
      <w:r>
        <w:rPr>
          <w:color w:val="141221"/>
          <w:w w:val="115"/>
          <w:position w:val="2"/>
          <w:sz w:val="14"/>
        </w:rPr>
        <w:t>Planning to use</w:t>
      </w:r>
    </w:p>
    <w:p>
      <w:pPr>
        <w:tabs>
          <w:tab w:val="left" w:pos="4840"/>
        </w:tabs>
        <w:spacing w:before="116"/>
        <w:ind w:left="4172"/>
        <w:rPr>
          <w:sz w:val="14"/>
        </w:rPr>
      </w:pPr>
      <w:r>
        <w:drawing>
          <wp:inline distT="0" distB="0" distL="0" distR="0">
            <wp:extent cx="82550" cy="82550"/>
            <wp:effectExtent l="0" t="0" r="6350" b="6350"/>
            <wp:docPr id="34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inline>
        </w:drawing>
      </w:r>
      <w:r>
        <w:rPr>
          <w:rFonts w:ascii="Times New Roman"/>
          <w:w w:val="115"/>
          <w:position w:val="2"/>
          <w:sz w:val="20"/>
        </w:rPr>
        <w:t xml:space="preserve"> </w:t>
      </w:r>
      <w:r>
        <w:rPr>
          <w:rFonts w:ascii="Palatino Linotype"/>
          <w:b/>
          <w:color w:val="141221"/>
          <w:w w:val="115"/>
          <w:position w:val="2"/>
          <w:sz w:val="14"/>
        </w:rPr>
        <w:t>2%</w:t>
      </w:r>
      <w:r>
        <w:rPr>
          <w:rFonts w:ascii="Palatino Linotype"/>
          <w:b/>
          <w:color w:val="141221"/>
          <w:position w:val="2"/>
          <w:sz w:val="14"/>
        </w:rPr>
        <w:tab/>
      </w:r>
      <w:r>
        <w:rPr>
          <w:color w:val="141221"/>
          <w:w w:val="115"/>
          <w:position w:val="2"/>
          <w:sz w:val="14"/>
        </w:rPr>
        <w:t>Not</w:t>
      </w:r>
      <w:r>
        <w:rPr>
          <w:color w:val="141221"/>
          <w:spacing w:val="-3"/>
          <w:w w:val="115"/>
          <w:position w:val="2"/>
          <w:sz w:val="14"/>
        </w:rPr>
        <w:t xml:space="preserve"> </w:t>
      </w:r>
      <w:r>
        <w:rPr>
          <w:color w:val="141221"/>
          <w:w w:val="115"/>
          <w:position w:val="2"/>
          <w:sz w:val="14"/>
        </w:rPr>
        <w:t>using</w:t>
      </w:r>
      <w:r>
        <w:rPr>
          <w:color w:val="141221"/>
          <w:spacing w:val="-2"/>
          <w:w w:val="115"/>
          <w:position w:val="2"/>
          <w:sz w:val="14"/>
        </w:rPr>
        <w:t xml:space="preserve"> </w:t>
      </w:r>
      <w:r>
        <w:rPr>
          <w:color w:val="141221"/>
          <w:w w:val="115"/>
          <w:position w:val="2"/>
          <w:sz w:val="14"/>
        </w:rPr>
        <w:t>and</w:t>
      </w:r>
      <w:r>
        <w:rPr>
          <w:color w:val="141221"/>
          <w:spacing w:val="-2"/>
          <w:w w:val="115"/>
          <w:position w:val="2"/>
          <w:sz w:val="14"/>
        </w:rPr>
        <w:t xml:space="preserve"> </w:t>
      </w:r>
      <w:r>
        <w:rPr>
          <w:color w:val="141221"/>
          <w:w w:val="115"/>
          <w:position w:val="2"/>
          <w:sz w:val="14"/>
        </w:rPr>
        <w:t>no</w:t>
      </w:r>
      <w:r>
        <w:rPr>
          <w:color w:val="141221"/>
          <w:spacing w:val="-2"/>
          <w:w w:val="115"/>
          <w:position w:val="2"/>
          <w:sz w:val="14"/>
        </w:rPr>
        <w:t xml:space="preserve"> plans</w:t>
      </w:r>
    </w:p>
    <w:p>
      <w:pPr>
        <w:spacing w:before="98"/>
        <w:ind w:left="1883" w:right="2386"/>
        <w:jc w:val="center"/>
        <w:rPr>
          <w:sz w:val="14"/>
        </w:rPr>
      </w:pPr>
      <w:r>
        <w:br w:type="column"/>
      </w:r>
      <w:r>
        <w:drawing>
          <wp:inline distT="0" distB="0" distL="0" distR="0">
            <wp:extent cx="82550" cy="82550"/>
            <wp:effectExtent l="0" t="0" r="6350" b="6350"/>
            <wp:docPr id="350"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35.png"/>
                    <pic:cNvPicPr>
                      <a:picLocks noChangeAspect="1"/>
                    </pic:cNvPicPr>
                  </pic:nvPicPr>
                  <pic:blipFill>
                    <a:blip r:embed="rId69" cstate="print"/>
                    <a:stretch>
                      <a:fillRect/>
                    </a:stretch>
                  </pic:blipFill>
                  <pic:spPr>
                    <a:xfrm>
                      <a:off x="0" y="0"/>
                      <a:ext cx="82753" cy="82753"/>
                    </a:xfrm>
                    <a:prstGeom prst="rect">
                      <a:avLst/>
                    </a:prstGeom>
                  </pic:spPr>
                </pic:pic>
              </a:graphicData>
            </a:graphic>
          </wp:inline>
        </w:drawing>
      </w:r>
      <w:r>
        <w:rPr>
          <w:rFonts w:ascii="Times New Roman"/>
          <w:spacing w:val="35"/>
          <w:w w:val="120"/>
          <w:position w:val="2"/>
          <w:sz w:val="20"/>
        </w:rPr>
        <w:t xml:space="preserve"> </w:t>
      </w:r>
      <w:r>
        <w:rPr>
          <w:rFonts w:ascii="Century Gothic"/>
          <w:b/>
          <w:color w:val="141221"/>
          <w:w w:val="120"/>
          <w:position w:val="2"/>
          <w:sz w:val="14"/>
        </w:rPr>
        <w:t>88%</w:t>
      </w:r>
      <w:r>
        <w:rPr>
          <w:rFonts w:ascii="Century Gothic"/>
          <w:b/>
          <w:color w:val="141221"/>
          <w:spacing w:val="80"/>
          <w:w w:val="120"/>
          <w:position w:val="2"/>
          <w:sz w:val="14"/>
        </w:rPr>
        <w:t xml:space="preserve"> </w:t>
      </w:r>
      <w:r>
        <w:rPr>
          <w:color w:val="141221"/>
          <w:w w:val="120"/>
          <w:position w:val="2"/>
          <w:sz w:val="14"/>
        </w:rPr>
        <w:t>Yes</w:t>
      </w:r>
    </w:p>
    <w:p>
      <w:pPr>
        <w:spacing w:before="127"/>
        <w:ind w:left="1902" w:right="2436"/>
        <w:jc w:val="center"/>
        <w:rPr>
          <w:sz w:val="14"/>
        </w:rPr>
      </w:pPr>
      <w:r>
        <w:drawing>
          <wp:inline distT="0" distB="0" distL="0" distR="0">
            <wp:extent cx="82550" cy="82550"/>
            <wp:effectExtent l="0" t="0" r="6350" b="6350"/>
            <wp:docPr id="35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image36.png"/>
                    <pic:cNvPicPr>
                      <a:picLocks noChangeAspect="1"/>
                    </pic:cNvPicPr>
                  </pic:nvPicPr>
                  <pic:blipFill>
                    <a:blip r:embed="rId70" cstate="print"/>
                    <a:stretch>
                      <a:fillRect/>
                    </a:stretch>
                  </pic:blipFill>
                  <pic:spPr>
                    <a:xfrm>
                      <a:off x="0" y="0"/>
                      <a:ext cx="82753" cy="82753"/>
                    </a:xfrm>
                    <a:prstGeom prst="rect">
                      <a:avLst/>
                    </a:prstGeom>
                  </pic:spPr>
                </pic:pic>
              </a:graphicData>
            </a:graphic>
          </wp:inline>
        </w:drawing>
      </w:r>
      <w:r>
        <w:rPr>
          <w:rFonts w:ascii="Times New Roman"/>
          <w:spacing w:val="39"/>
          <w:w w:val="110"/>
          <w:position w:val="2"/>
          <w:sz w:val="20"/>
        </w:rPr>
        <w:t xml:space="preserve"> </w:t>
      </w:r>
      <w:r>
        <w:rPr>
          <w:rFonts w:ascii="Century Gothic"/>
          <w:b/>
          <w:color w:val="141221"/>
          <w:w w:val="110"/>
          <w:position w:val="2"/>
          <w:sz w:val="14"/>
        </w:rPr>
        <w:t>12%</w:t>
      </w:r>
      <w:r>
        <w:rPr>
          <w:rFonts w:ascii="Century Gothic"/>
          <w:b/>
          <w:color w:val="141221"/>
          <w:spacing w:val="80"/>
          <w:w w:val="150"/>
          <w:position w:val="2"/>
          <w:sz w:val="14"/>
        </w:rPr>
        <w:t xml:space="preserve"> </w:t>
      </w:r>
      <w:r>
        <w:rPr>
          <w:color w:val="141221"/>
          <w:w w:val="110"/>
          <w:position w:val="2"/>
          <w:sz w:val="14"/>
        </w:rPr>
        <w:t>No</w:t>
      </w:r>
    </w:p>
    <w:p>
      <w:pPr>
        <w:pStyle w:val="6"/>
        <w:rPr>
          <w:sz w:val="18"/>
        </w:rPr>
      </w:pPr>
    </w:p>
    <w:p>
      <w:pPr>
        <w:pStyle w:val="6"/>
        <w:rPr>
          <w:sz w:val="18"/>
        </w:rPr>
      </w:pPr>
    </w:p>
    <w:p>
      <w:pPr>
        <w:pStyle w:val="6"/>
        <w:rPr>
          <w:sz w:val="18"/>
        </w:rPr>
      </w:pPr>
    </w:p>
    <w:p>
      <w:pPr>
        <w:pStyle w:val="6"/>
        <w:rPr>
          <w:sz w:val="18"/>
        </w:rPr>
      </w:pPr>
    </w:p>
    <w:p>
      <w:pPr>
        <w:pStyle w:val="6"/>
        <w:spacing w:before="5"/>
        <w:rPr>
          <w:sz w:val="22"/>
        </w:rPr>
      </w:pPr>
    </w:p>
    <w:p>
      <w:pPr>
        <w:pStyle w:val="6"/>
        <w:spacing w:before="1" w:line="276" w:lineRule="auto"/>
        <w:ind w:left="920" w:right="1694"/>
      </w:pPr>
      <w:r>
        <mc:AlternateContent>
          <mc:Choice Requires="wps">
            <w:drawing>
              <wp:anchor distT="0" distB="0" distL="114300" distR="114300" simplePos="0" relativeHeight="251799552" behindDoc="0" locked="0" layoutInCell="1" allowOverlap="1">
                <wp:simplePos x="0" y="0"/>
                <wp:positionH relativeFrom="page">
                  <wp:posOffset>921385</wp:posOffset>
                </wp:positionH>
                <wp:positionV relativeFrom="paragraph">
                  <wp:posOffset>29845</wp:posOffset>
                </wp:positionV>
                <wp:extent cx="3887470" cy="236855"/>
                <wp:effectExtent l="0" t="0" r="11430" b="4445"/>
                <wp:wrapNone/>
                <wp:docPr id="352" name="docshape362"/>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4"/>
                              <w:ind w:left="513"/>
                              <w:rPr>
                                <w:rFonts w:ascii="Verdana"/>
                                <w:i/>
                                <w:color w:val="000000"/>
                                <w:sz w:val="17"/>
                              </w:rPr>
                            </w:pPr>
                            <w:r>
                              <w:rPr>
                                <w:rFonts w:ascii="Verdana"/>
                                <w:i/>
                                <w:color w:val="454C5B"/>
                                <w:w w:val="90"/>
                                <w:sz w:val="17"/>
                              </w:rPr>
                              <w:t>Does</w:t>
                            </w:r>
                            <w:r>
                              <w:rPr>
                                <w:rFonts w:ascii="Verdana"/>
                                <w:i/>
                                <w:color w:val="454C5B"/>
                                <w:spacing w:val="-3"/>
                                <w:w w:val="90"/>
                                <w:sz w:val="17"/>
                              </w:rPr>
                              <w:t xml:space="preserve"> </w:t>
                            </w:r>
                            <w:r>
                              <w:rPr>
                                <w:rFonts w:ascii="Verdana"/>
                                <w:i/>
                                <w:color w:val="454C5B"/>
                                <w:w w:val="90"/>
                                <w:sz w:val="17"/>
                              </w:rPr>
                              <w:t>your</w:t>
                            </w:r>
                            <w:r>
                              <w:rPr>
                                <w:rFonts w:ascii="Verdana"/>
                                <w:i/>
                                <w:color w:val="454C5B"/>
                                <w:spacing w:val="-2"/>
                                <w:w w:val="90"/>
                                <w:sz w:val="17"/>
                              </w:rPr>
                              <w:t xml:space="preserve"> </w:t>
                            </w:r>
                            <w:r>
                              <w:rPr>
                                <w:rFonts w:ascii="Verdana"/>
                                <w:i/>
                                <w:color w:val="454C5B"/>
                                <w:w w:val="90"/>
                                <w:sz w:val="17"/>
                              </w:rPr>
                              <w:t>organization</w:t>
                            </w:r>
                            <w:r>
                              <w:rPr>
                                <w:rFonts w:ascii="Verdana"/>
                                <w:i/>
                                <w:color w:val="454C5B"/>
                                <w:spacing w:val="-2"/>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or</w:t>
                            </w:r>
                            <w:r>
                              <w:rPr>
                                <w:rFonts w:ascii="Verdana"/>
                                <w:i/>
                                <w:color w:val="454C5B"/>
                                <w:spacing w:val="-2"/>
                                <w:w w:val="90"/>
                                <w:sz w:val="17"/>
                              </w:rPr>
                              <w:t xml:space="preserve"> </w:t>
                            </w:r>
                            <w:r>
                              <w:rPr>
                                <w:rFonts w:ascii="Verdana"/>
                                <w:i/>
                                <w:color w:val="454C5B"/>
                                <w:w w:val="90"/>
                                <w:sz w:val="17"/>
                              </w:rPr>
                              <w:t>plan</w:t>
                            </w:r>
                            <w:r>
                              <w:rPr>
                                <w:rFonts w:ascii="Verdana"/>
                                <w:i/>
                                <w:color w:val="454C5B"/>
                                <w:spacing w:val="-2"/>
                                <w:w w:val="90"/>
                                <w:sz w:val="17"/>
                              </w:rPr>
                              <w:t xml:space="preserve"> </w:t>
                            </w:r>
                            <w:r>
                              <w:rPr>
                                <w:rFonts w:ascii="Verdana"/>
                                <w:i/>
                                <w:color w:val="454C5B"/>
                                <w:w w:val="90"/>
                                <w:sz w:val="17"/>
                              </w:rPr>
                              <w:t>to</w:t>
                            </w:r>
                            <w:r>
                              <w:rPr>
                                <w:rFonts w:ascii="Verdana"/>
                                <w:i/>
                                <w:color w:val="454C5B"/>
                                <w:spacing w:val="-2"/>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AI</w:t>
                            </w:r>
                            <w:r>
                              <w:rPr>
                                <w:rFonts w:ascii="Verdana"/>
                                <w:i/>
                                <w:color w:val="454C5B"/>
                                <w:spacing w:val="-2"/>
                                <w:w w:val="90"/>
                                <w:sz w:val="17"/>
                              </w:rPr>
                              <w:t xml:space="preserve"> </w:t>
                            </w:r>
                            <w:r>
                              <w:rPr>
                                <w:rFonts w:ascii="Verdana"/>
                                <w:i/>
                                <w:color w:val="454C5B"/>
                                <w:w w:val="90"/>
                                <w:sz w:val="17"/>
                              </w:rPr>
                              <w:t>products</w:t>
                            </w:r>
                            <w:r>
                              <w:rPr>
                                <w:rFonts w:ascii="Verdana"/>
                                <w:i/>
                                <w:color w:val="454C5B"/>
                                <w:spacing w:val="-2"/>
                                <w:w w:val="90"/>
                                <w:sz w:val="17"/>
                              </w:rPr>
                              <w:t xml:space="preserve"> </w:t>
                            </w:r>
                            <w:r>
                              <w:rPr>
                                <w:rFonts w:ascii="Verdana"/>
                                <w:i/>
                                <w:color w:val="454C5B"/>
                                <w:w w:val="90"/>
                                <w:sz w:val="17"/>
                              </w:rPr>
                              <w:t>in</w:t>
                            </w:r>
                            <w:r>
                              <w:rPr>
                                <w:rFonts w:ascii="Verdana"/>
                                <w:i/>
                                <w:color w:val="454C5B"/>
                                <w:spacing w:val="-3"/>
                                <w:w w:val="90"/>
                                <w:sz w:val="17"/>
                              </w:rPr>
                              <w:t xml:space="preserve"> </w:t>
                            </w:r>
                            <w:r>
                              <w:rPr>
                                <w:rFonts w:ascii="Verdana"/>
                                <w:i/>
                                <w:color w:val="454C5B"/>
                                <w:spacing w:val="-2"/>
                                <w:w w:val="90"/>
                                <w:sz w:val="17"/>
                              </w:rPr>
                              <w:t>general?</w:t>
                            </w:r>
                          </w:p>
                        </w:txbxContent>
                      </wps:txbx>
                      <wps:bodyPr rot="0" vert="horz" wrap="square" lIns="0" tIns="0" rIns="0" bIns="0" anchor="t" anchorCtr="0" upright="1">
                        <a:noAutofit/>
                      </wps:bodyPr>
                    </wps:wsp>
                  </a:graphicData>
                </a:graphic>
              </wp:anchor>
            </w:drawing>
          </mc:Choice>
          <mc:Fallback>
            <w:pict>
              <v:shape id="docshape362" o:spid="_x0000_s1026" o:spt="202" type="#_x0000_t202" style="position:absolute;left:0pt;margin-left:72.55pt;margin-top:2.35pt;height:18.65pt;width:306.1pt;mso-position-horizontal-relative:page;z-index:251799552;mso-width-relative:page;mso-height-relative:page;" fillcolor="#EEF3F8" filled="t" stroked="f" coordsize="21600,21600" o:gfxdata="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0BQh61gAAAAgBAAAPAAAAAAAAAAEAIAAAACIAAABkcnMvZG93bnJldi54&#10;bWxQSwECFAAUAAAACACHTuJAHbLFVPwBAAAABAAADgAAAAAAAAABACAAAAAlAQAAZHJzL2Uyb0Rv&#10;Yy54bWxQSwUGAAAAAAYABgBZAQAAkwUAAAAA&#10;">
                <v:fill on="t" focussize="0,0"/>
                <v:stroke on="f"/>
                <v:imagedata o:title=""/>
                <o:lock v:ext="edit" aspectratio="f"/>
                <v:textbox inset="0mm,0mm,0mm,0mm">
                  <w:txbxContent>
                    <w:p>
                      <w:pPr>
                        <w:spacing w:before="54"/>
                        <w:ind w:left="513"/>
                        <w:rPr>
                          <w:rFonts w:ascii="Verdana"/>
                          <w:i/>
                          <w:color w:val="000000"/>
                          <w:sz w:val="17"/>
                        </w:rPr>
                      </w:pPr>
                      <w:r>
                        <w:rPr>
                          <w:rFonts w:ascii="Verdana"/>
                          <w:i/>
                          <w:color w:val="454C5B"/>
                          <w:w w:val="90"/>
                          <w:sz w:val="17"/>
                        </w:rPr>
                        <w:t>Does</w:t>
                      </w:r>
                      <w:r>
                        <w:rPr>
                          <w:rFonts w:ascii="Verdana"/>
                          <w:i/>
                          <w:color w:val="454C5B"/>
                          <w:spacing w:val="-3"/>
                          <w:w w:val="90"/>
                          <w:sz w:val="17"/>
                        </w:rPr>
                        <w:t xml:space="preserve"> </w:t>
                      </w:r>
                      <w:r>
                        <w:rPr>
                          <w:rFonts w:ascii="Verdana"/>
                          <w:i/>
                          <w:color w:val="454C5B"/>
                          <w:w w:val="90"/>
                          <w:sz w:val="17"/>
                        </w:rPr>
                        <w:t>your</w:t>
                      </w:r>
                      <w:r>
                        <w:rPr>
                          <w:rFonts w:ascii="Verdana"/>
                          <w:i/>
                          <w:color w:val="454C5B"/>
                          <w:spacing w:val="-2"/>
                          <w:w w:val="90"/>
                          <w:sz w:val="17"/>
                        </w:rPr>
                        <w:t xml:space="preserve"> </w:t>
                      </w:r>
                      <w:r>
                        <w:rPr>
                          <w:rFonts w:ascii="Verdana"/>
                          <w:i/>
                          <w:color w:val="454C5B"/>
                          <w:w w:val="90"/>
                          <w:sz w:val="17"/>
                        </w:rPr>
                        <w:t>organization</w:t>
                      </w:r>
                      <w:r>
                        <w:rPr>
                          <w:rFonts w:ascii="Verdana"/>
                          <w:i/>
                          <w:color w:val="454C5B"/>
                          <w:spacing w:val="-2"/>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or</w:t>
                      </w:r>
                      <w:r>
                        <w:rPr>
                          <w:rFonts w:ascii="Verdana"/>
                          <w:i/>
                          <w:color w:val="454C5B"/>
                          <w:spacing w:val="-2"/>
                          <w:w w:val="90"/>
                          <w:sz w:val="17"/>
                        </w:rPr>
                        <w:t xml:space="preserve"> </w:t>
                      </w:r>
                      <w:r>
                        <w:rPr>
                          <w:rFonts w:ascii="Verdana"/>
                          <w:i/>
                          <w:color w:val="454C5B"/>
                          <w:w w:val="90"/>
                          <w:sz w:val="17"/>
                        </w:rPr>
                        <w:t>plan</w:t>
                      </w:r>
                      <w:r>
                        <w:rPr>
                          <w:rFonts w:ascii="Verdana"/>
                          <w:i/>
                          <w:color w:val="454C5B"/>
                          <w:spacing w:val="-2"/>
                          <w:w w:val="90"/>
                          <w:sz w:val="17"/>
                        </w:rPr>
                        <w:t xml:space="preserve"> </w:t>
                      </w:r>
                      <w:r>
                        <w:rPr>
                          <w:rFonts w:ascii="Verdana"/>
                          <w:i/>
                          <w:color w:val="454C5B"/>
                          <w:w w:val="90"/>
                          <w:sz w:val="17"/>
                        </w:rPr>
                        <w:t>to</w:t>
                      </w:r>
                      <w:r>
                        <w:rPr>
                          <w:rFonts w:ascii="Verdana"/>
                          <w:i/>
                          <w:color w:val="454C5B"/>
                          <w:spacing w:val="-2"/>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AI</w:t>
                      </w:r>
                      <w:r>
                        <w:rPr>
                          <w:rFonts w:ascii="Verdana"/>
                          <w:i/>
                          <w:color w:val="454C5B"/>
                          <w:spacing w:val="-2"/>
                          <w:w w:val="90"/>
                          <w:sz w:val="17"/>
                        </w:rPr>
                        <w:t xml:space="preserve"> </w:t>
                      </w:r>
                      <w:r>
                        <w:rPr>
                          <w:rFonts w:ascii="Verdana"/>
                          <w:i/>
                          <w:color w:val="454C5B"/>
                          <w:w w:val="90"/>
                          <w:sz w:val="17"/>
                        </w:rPr>
                        <w:t>products</w:t>
                      </w:r>
                      <w:r>
                        <w:rPr>
                          <w:rFonts w:ascii="Verdana"/>
                          <w:i/>
                          <w:color w:val="454C5B"/>
                          <w:spacing w:val="-2"/>
                          <w:w w:val="90"/>
                          <w:sz w:val="17"/>
                        </w:rPr>
                        <w:t xml:space="preserve"> </w:t>
                      </w:r>
                      <w:r>
                        <w:rPr>
                          <w:rFonts w:ascii="Verdana"/>
                          <w:i/>
                          <w:color w:val="454C5B"/>
                          <w:w w:val="90"/>
                          <w:sz w:val="17"/>
                        </w:rPr>
                        <w:t>in</w:t>
                      </w:r>
                      <w:r>
                        <w:rPr>
                          <w:rFonts w:ascii="Verdana"/>
                          <w:i/>
                          <w:color w:val="454C5B"/>
                          <w:spacing w:val="-3"/>
                          <w:w w:val="90"/>
                          <w:sz w:val="17"/>
                        </w:rPr>
                        <w:t xml:space="preserve"> </w:t>
                      </w:r>
                      <w:r>
                        <w:rPr>
                          <w:rFonts w:ascii="Verdana"/>
                          <w:i/>
                          <w:color w:val="454C5B"/>
                          <w:spacing w:val="-2"/>
                          <w:w w:val="90"/>
                          <w:sz w:val="17"/>
                        </w:rPr>
                        <w:t>general?</w:t>
                      </w:r>
                    </w:p>
                  </w:txbxContent>
                </v:textbox>
              </v:shape>
            </w:pict>
          </mc:Fallback>
        </mc:AlternateContent>
      </w:r>
      <w:r>
        <w:rPr>
          <w:w w:val="115"/>
        </w:rPr>
        <w:t>The use or planned use of</w:t>
      </w:r>
      <w:r>
        <w:rPr>
          <w:spacing w:val="40"/>
          <w:w w:val="115"/>
        </w:rPr>
        <w:t xml:space="preserve"> </w:t>
      </w:r>
      <w:r>
        <w:rPr>
          <w:w w:val="115"/>
        </w:rPr>
        <w:t>AI</w:t>
      </w:r>
      <w:r>
        <w:rPr>
          <w:spacing w:val="-11"/>
          <w:w w:val="115"/>
        </w:rPr>
        <w:t xml:space="preserve"> </w:t>
      </w:r>
      <w:r>
        <w:rPr>
          <w:w w:val="115"/>
        </w:rPr>
        <w:t>products</w:t>
      </w:r>
      <w:r>
        <w:rPr>
          <w:spacing w:val="-11"/>
          <w:w w:val="115"/>
        </w:rPr>
        <w:t xml:space="preserve"> </w:t>
      </w:r>
      <w:r>
        <w:rPr>
          <w:w w:val="115"/>
        </w:rPr>
        <w:t>in</w:t>
      </w:r>
      <w:r>
        <w:rPr>
          <w:spacing w:val="-11"/>
          <w:w w:val="115"/>
        </w:rPr>
        <w:t xml:space="preserve"> </w:t>
      </w:r>
      <w:r>
        <w:rPr>
          <w:w w:val="115"/>
        </w:rPr>
        <w:t>organizations suggests</w:t>
      </w:r>
      <w:r>
        <w:rPr>
          <w:spacing w:val="9"/>
          <w:w w:val="115"/>
        </w:rPr>
        <w:t xml:space="preserve"> </w:t>
      </w:r>
      <w:r>
        <w:rPr>
          <w:w w:val="115"/>
        </w:rPr>
        <w:t>a</w:t>
      </w:r>
      <w:r>
        <w:rPr>
          <w:spacing w:val="9"/>
          <w:w w:val="115"/>
        </w:rPr>
        <w:t xml:space="preserve"> </w:t>
      </w:r>
      <w:r>
        <w:rPr>
          <w:w w:val="115"/>
        </w:rPr>
        <w:t>few</w:t>
      </w:r>
      <w:r>
        <w:rPr>
          <w:spacing w:val="9"/>
          <w:w w:val="115"/>
        </w:rPr>
        <w:t xml:space="preserve"> </w:t>
      </w:r>
      <w:r>
        <w:rPr>
          <w:spacing w:val="-2"/>
          <w:w w:val="115"/>
        </w:rPr>
        <w:t>possibilities:</w:t>
      </w:r>
    </w:p>
    <w:p>
      <w:pPr>
        <w:pStyle w:val="6"/>
        <w:spacing w:line="276" w:lineRule="auto"/>
        <w:ind w:left="920" w:right="1998"/>
      </w:pPr>
      <w:r>
        <w:rPr>
          <w:w w:val="115"/>
        </w:rPr>
        <w:t>AI may be integrated into</w:t>
      </w:r>
      <w:r>
        <w:rPr>
          <w:spacing w:val="-13"/>
          <w:w w:val="115"/>
        </w:rPr>
        <w:t xml:space="preserve"> </w:t>
      </w:r>
      <w:r>
        <w:rPr>
          <w:w w:val="115"/>
        </w:rPr>
        <w:t>many</w:t>
      </w:r>
      <w:r>
        <w:rPr>
          <w:spacing w:val="-13"/>
          <w:w w:val="115"/>
        </w:rPr>
        <w:t xml:space="preserve"> </w:t>
      </w:r>
      <w:r>
        <w:rPr>
          <w:w w:val="115"/>
        </w:rPr>
        <w:t>products</w:t>
      </w:r>
      <w:r>
        <w:rPr>
          <w:spacing w:val="-13"/>
          <w:w w:val="115"/>
        </w:rPr>
        <w:t xml:space="preserve"> </w:t>
      </w:r>
      <w:r>
        <w:rPr>
          <w:w w:val="115"/>
        </w:rPr>
        <w:t>that organizations</w:t>
      </w:r>
      <w:r>
        <w:rPr>
          <w:spacing w:val="-11"/>
          <w:w w:val="115"/>
        </w:rPr>
        <w:t xml:space="preserve"> </w:t>
      </w:r>
      <w:r>
        <w:rPr>
          <w:w w:val="115"/>
        </w:rPr>
        <w:t>are</w:t>
      </w:r>
      <w:r>
        <w:rPr>
          <w:spacing w:val="-10"/>
          <w:w w:val="115"/>
        </w:rPr>
        <w:t xml:space="preserve"> </w:t>
      </w:r>
      <w:r>
        <w:rPr>
          <w:spacing w:val="-2"/>
          <w:w w:val="115"/>
        </w:rPr>
        <w:t>using,</w:t>
      </w:r>
    </w:p>
    <w:p>
      <w:pPr>
        <w:pStyle w:val="6"/>
        <w:spacing w:line="276" w:lineRule="auto"/>
        <w:ind w:left="920" w:right="1789"/>
      </w:pPr>
      <w:r>
        <w:rPr>
          <w:w w:val="115"/>
        </w:rPr>
        <w:t>but</w:t>
      </w:r>
      <w:r>
        <w:rPr>
          <w:spacing w:val="-4"/>
          <w:w w:val="115"/>
        </w:rPr>
        <w:t xml:space="preserve"> </w:t>
      </w:r>
      <w:r>
        <w:rPr>
          <w:w w:val="115"/>
        </w:rPr>
        <w:t>staff</w:t>
      </w:r>
      <w:r>
        <w:rPr>
          <w:spacing w:val="-4"/>
          <w:w w:val="115"/>
        </w:rPr>
        <w:t xml:space="preserve"> </w:t>
      </w:r>
      <w:r>
        <w:rPr>
          <w:w w:val="115"/>
        </w:rPr>
        <w:t>might</w:t>
      </w:r>
      <w:r>
        <w:rPr>
          <w:spacing w:val="-4"/>
          <w:w w:val="115"/>
        </w:rPr>
        <w:t xml:space="preserve"> </w:t>
      </w:r>
      <w:r>
        <w:rPr>
          <w:w w:val="115"/>
        </w:rPr>
        <w:t>not</w:t>
      </w:r>
      <w:r>
        <w:rPr>
          <w:spacing w:val="-4"/>
          <w:w w:val="115"/>
        </w:rPr>
        <w:t xml:space="preserve"> </w:t>
      </w:r>
      <w:r>
        <w:rPr>
          <w:w w:val="115"/>
        </w:rPr>
        <w:t>be</w:t>
      </w:r>
      <w:r>
        <w:rPr>
          <w:spacing w:val="-4"/>
          <w:w w:val="115"/>
        </w:rPr>
        <w:t xml:space="preserve"> </w:t>
      </w:r>
      <w:r>
        <w:rPr>
          <w:w w:val="115"/>
        </w:rPr>
        <w:t>fully aware</w:t>
      </w:r>
      <w:r>
        <w:rPr>
          <w:spacing w:val="-13"/>
          <w:w w:val="115"/>
        </w:rPr>
        <w:t xml:space="preserve"> </w:t>
      </w:r>
      <w:r>
        <w:rPr>
          <w:w w:val="115"/>
        </w:rPr>
        <w:t>of</w:t>
      </w:r>
      <w:r>
        <w:rPr>
          <w:spacing w:val="-13"/>
          <w:w w:val="115"/>
        </w:rPr>
        <w:t xml:space="preserve"> </w:t>
      </w:r>
      <w:r>
        <w:rPr>
          <w:w w:val="115"/>
        </w:rPr>
        <w:t>this</w:t>
      </w:r>
      <w:r>
        <w:rPr>
          <w:spacing w:val="-13"/>
          <w:w w:val="115"/>
        </w:rPr>
        <w:t xml:space="preserve"> </w:t>
      </w:r>
      <w:r>
        <w:rPr>
          <w:w w:val="115"/>
        </w:rPr>
        <w:t>integration</w:t>
      </w:r>
      <w:r>
        <w:rPr>
          <w:spacing w:val="-13"/>
          <w:w w:val="115"/>
        </w:rPr>
        <w:t xml:space="preserve"> </w:t>
      </w:r>
      <w:r>
        <w:rPr>
          <w:w w:val="115"/>
        </w:rPr>
        <w:t>or may not recognize these</w:t>
      </w:r>
      <w:r>
        <w:rPr>
          <w:spacing w:val="40"/>
          <w:w w:val="115"/>
        </w:rPr>
        <w:t xml:space="preserve"> </w:t>
      </w:r>
      <w:r>
        <w:rPr>
          <w:w w:val="115"/>
        </w:rPr>
        <w:t>as AI-driven products.</w:t>
      </w:r>
    </w:p>
    <w:p>
      <w:pPr>
        <w:pStyle w:val="6"/>
        <w:spacing w:line="276" w:lineRule="auto"/>
        <w:ind w:left="920" w:right="1502"/>
      </w:pPr>
      <w:r>
        <w:rPr>
          <w:spacing w:val="-2"/>
          <w:w w:val="115"/>
        </w:rPr>
        <w:t>Alternatively,</w:t>
      </w:r>
      <w:r>
        <w:rPr>
          <w:spacing w:val="-8"/>
          <w:w w:val="115"/>
        </w:rPr>
        <w:t xml:space="preserve"> </w:t>
      </w:r>
      <w:r>
        <w:rPr>
          <w:spacing w:val="-2"/>
          <w:w w:val="115"/>
        </w:rPr>
        <w:t>it</w:t>
      </w:r>
      <w:r>
        <w:rPr>
          <w:spacing w:val="-8"/>
          <w:w w:val="115"/>
        </w:rPr>
        <w:t xml:space="preserve"> </w:t>
      </w:r>
      <w:r>
        <w:rPr>
          <w:spacing w:val="-2"/>
          <w:w w:val="115"/>
        </w:rPr>
        <w:t>could</w:t>
      </w:r>
      <w:r>
        <w:rPr>
          <w:spacing w:val="-8"/>
          <w:w w:val="115"/>
        </w:rPr>
        <w:t xml:space="preserve"> </w:t>
      </w:r>
      <w:r>
        <w:rPr>
          <w:spacing w:val="-2"/>
          <w:w w:val="115"/>
        </w:rPr>
        <w:t xml:space="preserve">indicate </w:t>
      </w:r>
      <w:r>
        <w:rPr>
          <w:w w:val="115"/>
        </w:rPr>
        <w:t>a gap in understanding or communication within the organization, where C-level</w:t>
      </w:r>
    </w:p>
    <w:p>
      <w:pPr>
        <w:spacing w:line="276" w:lineRule="auto"/>
        <w:sectPr>
          <w:type w:val="continuous"/>
          <w:pgSz w:w="12240" w:h="15840"/>
          <w:pgMar w:top="1500" w:right="0" w:bottom="280" w:left="520" w:header="0" w:footer="675" w:gutter="0"/>
          <w:cols w:equalWidth="0" w:num="2">
            <w:col w:w="6373" w:space="120"/>
            <w:col w:w="5227"/>
          </w:cols>
        </w:sectPr>
      </w:pPr>
    </w:p>
    <w:p>
      <w:pPr>
        <w:pStyle w:val="6"/>
        <w:spacing w:line="276" w:lineRule="auto"/>
        <w:ind w:left="920" w:right="1444"/>
        <w:rPr>
          <w:rFonts w:hint="eastAsia" w:ascii="Century Gothic"/>
          <w:b/>
          <w:sz w:val="14"/>
          <w:lang w:eastAsia="zh-CN"/>
        </w:rPr>
      </w:pPr>
      <w:r>
        <w:rPr>
          <w:w w:val="115"/>
        </w:rPr>
        <w:t>executives believe they are utilizing AI more extensively than their staff are aware, or they might overestimate</w:t>
      </w:r>
      <w:r>
        <w:rPr>
          <w:spacing w:val="-5"/>
          <w:w w:val="115"/>
        </w:rPr>
        <w:t xml:space="preserve"> </w:t>
      </w:r>
      <w:r>
        <w:rPr>
          <w:w w:val="115"/>
        </w:rPr>
        <w:t>their</w:t>
      </w:r>
      <w:r>
        <w:rPr>
          <w:spacing w:val="-5"/>
          <w:w w:val="115"/>
        </w:rPr>
        <w:t xml:space="preserve"> </w:t>
      </w:r>
      <w:r>
        <w:rPr>
          <w:w w:val="115"/>
        </w:rPr>
        <w:t>actual</w:t>
      </w:r>
      <w:r>
        <w:rPr>
          <w:spacing w:val="-5"/>
          <w:w w:val="115"/>
        </w:rPr>
        <w:t xml:space="preserve"> </w:t>
      </w:r>
      <w:r>
        <w:rPr>
          <w:w w:val="115"/>
        </w:rPr>
        <w:t>use</w:t>
      </w:r>
      <w:r>
        <w:rPr>
          <w:spacing w:val="-5"/>
          <w:w w:val="115"/>
        </w:rPr>
        <w:t xml:space="preserve"> </w:t>
      </w:r>
      <w:r>
        <w:rPr>
          <w:w w:val="115"/>
        </w:rPr>
        <w:t>of</w:t>
      </w:r>
      <w:r>
        <w:rPr>
          <w:spacing w:val="-5"/>
          <w:w w:val="115"/>
        </w:rPr>
        <w:t xml:space="preserve"> </w:t>
      </w:r>
      <w:r>
        <w:rPr>
          <w:w w:val="115"/>
        </w:rPr>
        <w:t>AI</w:t>
      </w:r>
      <w:r>
        <w:rPr>
          <w:spacing w:val="-5"/>
          <w:w w:val="115"/>
        </w:rPr>
        <w:t xml:space="preserve"> </w:t>
      </w:r>
      <w:r>
        <w:rPr>
          <w:w w:val="115"/>
        </w:rPr>
        <w:t>technologies.</w:t>
      </w:r>
      <w:r>
        <w:rPr>
          <w:spacing w:val="-5"/>
          <w:w w:val="115"/>
        </w:rPr>
        <w:t xml:space="preserve"> </w:t>
      </w:r>
      <w:r>
        <w:rPr>
          <w:w w:val="115"/>
        </w:rPr>
        <w:t>This</w:t>
      </w:r>
      <w:r>
        <w:rPr>
          <w:spacing w:val="-5"/>
          <w:w w:val="115"/>
        </w:rPr>
        <w:t xml:space="preserve"> </w:t>
      </w:r>
      <w:r>
        <w:rPr>
          <w:w w:val="115"/>
        </w:rPr>
        <w:t>discrepancy</w:t>
      </w:r>
      <w:r>
        <w:rPr>
          <w:spacing w:val="-5"/>
          <w:w w:val="115"/>
        </w:rPr>
        <w:t xml:space="preserve"> </w:t>
      </w:r>
      <w:r>
        <w:rPr>
          <w:w w:val="115"/>
        </w:rPr>
        <w:t>underscores</w:t>
      </w:r>
      <w:r>
        <w:rPr>
          <w:spacing w:val="-5"/>
          <w:w w:val="115"/>
        </w:rPr>
        <w:t xml:space="preserve"> </w:t>
      </w:r>
      <w:r>
        <w:rPr>
          <w:w w:val="115"/>
        </w:rPr>
        <w:t>the</w:t>
      </w:r>
      <w:r>
        <w:rPr>
          <w:spacing w:val="-5"/>
          <w:w w:val="115"/>
        </w:rPr>
        <w:t xml:space="preserve"> </w:t>
      </w:r>
      <w:r>
        <w:rPr>
          <w:w w:val="115"/>
        </w:rPr>
        <w:t>need</w:t>
      </w:r>
      <w:r>
        <w:rPr>
          <w:spacing w:val="-5"/>
          <w:w w:val="115"/>
        </w:rPr>
        <w:t xml:space="preserve"> </w:t>
      </w:r>
      <w:r>
        <w:rPr>
          <w:w w:val="115"/>
        </w:rPr>
        <w:t>for</w:t>
      </w:r>
      <w:r>
        <w:rPr>
          <w:spacing w:val="-5"/>
          <w:w w:val="115"/>
        </w:rPr>
        <w:t xml:space="preserve"> </w:t>
      </w:r>
      <w:r>
        <w:rPr>
          <w:w w:val="115"/>
        </w:rPr>
        <w:t>clearer communication</w:t>
      </w:r>
      <w:r>
        <w:rPr>
          <w:spacing w:val="-1"/>
          <w:w w:val="115"/>
        </w:rPr>
        <w:t xml:space="preserve"> </w:t>
      </w:r>
      <w:r>
        <w:rPr>
          <w:w w:val="115"/>
        </w:rPr>
        <w:t>and</w:t>
      </w:r>
      <w:r>
        <w:rPr>
          <w:spacing w:val="-1"/>
          <w:w w:val="115"/>
        </w:rPr>
        <w:t xml:space="preserve"> </w:t>
      </w:r>
      <w:r>
        <w:rPr>
          <w:w w:val="115"/>
        </w:rPr>
        <w:t>education</w:t>
      </w:r>
      <w:r>
        <w:rPr>
          <w:spacing w:val="-1"/>
          <w:w w:val="115"/>
        </w:rPr>
        <w:t xml:space="preserve"> </w:t>
      </w:r>
      <w:r>
        <w:rPr>
          <w:w w:val="115"/>
        </w:rPr>
        <w:t>about</w:t>
      </w:r>
      <w:r>
        <w:rPr>
          <w:spacing w:val="-1"/>
          <w:w w:val="115"/>
        </w:rPr>
        <w:t xml:space="preserve"> </w:t>
      </w:r>
      <w:r>
        <w:rPr>
          <w:w w:val="115"/>
        </w:rPr>
        <w:t>AI</w:t>
      </w:r>
      <w:r>
        <w:rPr>
          <w:spacing w:val="-1"/>
          <w:w w:val="115"/>
        </w:rPr>
        <w:t xml:space="preserve"> </w:t>
      </w:r>
      <w:r>
        <w:rPr>
          <w:w w:val="115"/>
        </w:rPr>
        <w:t>applications</w:t>
      </w:r>
      <w:r>
        <w:rPr>
          <w:spacing w:val="-1"/>
          <w:w w:val="115"/>
        </w:rPr>
        <w:t xml:space="preserve"> </w:t>
      </w:r>
      <w:r>
        <w:rPr>
          <w:w w:val="115"/>
        </w:rPr>
        <w:t>and</w:t>
      </w:r>
      <w:r>
        <w:rPr>
          <w:spacing w:val="-1"/>
          <w:w w:val="115"/>
        </w:rPr>
        <w:t xml:space="preserve"> </w:t>
      </w:r>
      <w:r>
        <w:rPr>
          <w:w w:val="115"/>
        </w:rPr>
        <w:t>usage</w:t>
      </w:r>
      <w:r>
        <w:rPr>
          <w:spacing w:val="-1"/>
          <w:w w:val="115"/>
        </w:rPr>
        <w:t xml:space="preserve"> </w:t>
      </w:r>
      <w:r>
        <w:rPr>
          <w:w w:val="115"/>
        </w:rPr>
        <w:t>within</w:t>
      </w:r>
      <w:r>
        <w:rPr>
          <w:spacing w:val="-1"/>
          <w:w w:val="115"/>
        </w:rPr>
        <w:t xml:space="preserve"> </w:t>
      </w:r>
      <w:r>
        <w:rPr>
          <w:w w:val="115"/>
        </w:rPr>
        <w:t>organizations,</w:t>
      </w:r>
      <w:r>
        <w:rPr>
          <w:spacing w:val="-1"/>
          <w:w w:val="115"/>
        </w:rPr>
        <w:t xml:space="preserve"> </w:t>
      </w:r>
      <w:r>
        <w:rPr>
          <w:w w:val="115"/>
        </w:rPr>
        <w:t>ensuring</w:t>
      </w:r>
      <w:r>
        <w:rPr>
          <w:spacing w:val="-1"/>
          <w:w w:val="115"/>
        </w:rPr>
        <w:t xml:space="preserve"> </w:t>
      </w:r>
      <w:r>
        <w:rPr>
          <w:w w:val="115"/>
        </w:rPr>
        <w:t>that executives and staff consistently understand how AI is being leveraged in their work environment.</w:t>
      </w:r>
      <w:r>
        <w:rPr>
          <w:rFonts w:hint="eastAsia" w:ascii="Century Gothic"/>
          <w:b/>
          <w:sz w:val="14"/>
          <w:lang w:eastAsia="zh-CN"/>
        </w:rPr>
        <w:t xml:space="preserve"> </w:t>
      </w:r>
    </w:p>
    <w:p>
      <w:pPr>
        <w:tabs>
          <w:tab w:val="left" w:pos="10613"/>
        </w:tabs>
        <w:rPr>
          <w:lang w:eastAsia="zh-CN"/>
        </w:rPr>
      </w:pPr>
      <w:r>
        <w:rPr>
          <w:lang w:eastAsia="zh-CN"/>
        </w:rPr>
        <w:tab/>
      </w:r>
    </w:p>
    <w:p>
      <w:pPr>
        <w:tabs>
          <w:tab w:val="left" w:pos="10613"/>
        </w:tabs>
        <w:rPr>
          <w:lang w:eastAsia="zh-CN"/>
        </w:rPr>
        <w:sectPr>
          <w:pgSz w:w="12240" w:h="15840"/>
          <w:pgMar w:top="1220" w:right="0" w:bottom="860" w:left="520" w:header="0" w:footer="675" w:gutter="0"/>
          <w:cols w:space="720" w:num="1"/>
        </w:sectPr>
      </w:pPr>
    </w:p>
    <w:p>
      <w:pPr>
        <w:pStyle w:val="4"/>
        <w:rPr>
          <w:lang w:eastAsia="zh-CN"/>
        </w:rPr>
      </w:pPr>
      <w:r>
        <w:rPr>
          <w:rFonts w:hint="eastAsia" w:ascii="微软雅黑" w:hAnsi="微软雅黑" w:eastAsia="微软雅黑" w:cs="微软雅黑"/>
          <w:lang w:eastAsia="zh-CN"/>
        </w:rPr>
        <w:t>对</w:t>
      </w:r>
      <w:r>
        <w:rPr>
          <w:lang w:eastAsia="zh-CN"/>
        </w:rPr>
        <w:t xml:space="preserve"> AI </w:t>
      </w:r>
      <w:r>
        <w:rPr>
          <w:rFonts w:hint="eastAsia" w:ascii="微软雅黑" w:hAnsi="微软雅黑" w:eastAsia="微软雅黑" w:cs="微软雅黑"/>
          <w:lang w:eastAsia="zh-CN"/>
        </w:rPr>
        <w:t>安全框架的认识</w:t>
      </w:r>
      <w:r>
        <mc:AlternateContent>
          <mc:Choice Requires="wpg">
            <w:drawing>
              <wp:anchor distT="0" distB="0" distL="114300" distR="114300" simplePos="0" relativeHeight="251865088" behindDoc="0" locked="0" layoutInCell="1" allowOverlap="1">
                <wp:simplePos x="0" y="0"/>
                <wp:positionH relativeFrom="page">
                  <wp:posOffset>5321935</wp:posOffset>
                </wp:positionH>
                <wp:positionV relativeFrom="paragraph">
                  <wp:posOffset>739140</wp:posOffset>
                </wp:positionV>
                <wp:extent cx="1244600" cy="1250950"/>
                <wp:effectExtent l="635" t="0" r="0" b="6350"/>
                <wp:wrapNone/>
                <wp:docPr id="353" name="docshapegroup348"/>
                <wp:cNvGraphicFramePr/>
                <a:graphic xmlns:a="http://schemas.openxmlformats.org/drawingml/2006/main">
                  <a:graphicData uri="http://schemas.microsoft.com/office/word/2010/wordprocessingGroup">
                    <wpg:wgp>
                      <wpg:cNvGrpSpPr/>
                      <wpg:grpSpPr>
                        <a:xfrm>
                          <a:off x="0" y="0"/>
                          <a:ext cx="1244600" cy="1250950"/>
                          <a:chOff x="8381" y="1164"/>
                          <a:chExt cx="1960" cy="1970"/>
                        </a:xfrm>
                      </wpg:grpSpPr>
                      <wps:wsp>
                        <wps:cNvPr id="354" name="docshape349"/>
                        <wps:cNvSpPr/>
                        <wps:spPr bwMode="auto">
                          <a:xfrm>
                            <a:off x="8380" y="1174"/>
                            <a:ext cx="1960" cy="1960"/>
                          </a:xfrm>
                          <a:custGeom>
                            <a:avLst/>
                            <a:gdLst>
                              <a:gd name="T0" fmla="+- 0 9361 8381"/>
                              <a:gd name="T1" fmla="*/ T0 w 1960"/>
                              <a:gd name="T2" fmla="+- 0 2154 1174"/>
                              <a:gd name="T3" fmla="*/ 2154 h 1960"/>
                              <a:gd name="T4" fmla="+- 0 8764 8381"/>
                              <a:gd name="T5" fmla="*/ T4 w 1960"/>
                              <a:gd name="T6" fmla="+- 0 1377 1174"/>
                              <a:gd name="T7" fmla="*/ 1377 h 1960"/>
                              <a:gd name="T8" fmla="+- 0 8652 8381"/>
                              <a:gd name="T9" fmla="*/ T8 w 1960"/>
                              <a:gd name="T10" fmla="+- 0 1478 1174"/>
                              <a:gd name="T11" fmla="*/ 1478 h 1960"/>
                              <a:gd name="T12" fmla="+- 0 8558 8381"/>
                              <a:gd name="T13" fmla="*/ T12 w 1960"/>
                              <a:gd name="T14" fmla="+- 0 1593 1174"/>
                              <a:gd name="T15" fmla="*/ 1593 h 1960"/>
                              <a:gd name="T16" fmla="+- 0 8482 8381"/>
                              <a:gd name="T17" fmla="*/ T16 w 1960"/>
                              <a:gd name="T18" fmla="+- 0 1720 1174"/>
                              <a:gd name="T19" fmla="*/ 1720 h 1960"/>
                              <a:gd name="T20" fmla="+- 0 8427 8381"/>
                              <a:gd name="T21" fmla="*/ T20 w 1960"/>
                              <a:gd name="T22" fmla="+- 0 1858 1174"/>
                              <a:gd name="T23" fmla="*/ 1858 h 1960"/>
                              <a:gd name="T24" fmla="+- 0 8393 8381"/>
                              <a:gd name="T25" fmla="*/ T24 w 1960"/>
                              <a:gd name="T26" fmla="+- 0 2003 1174"/>
                              <a:gd name="T27" fmla="*/ 2003 h 1960"/>
                              <a:gd name="T28" fmla="+- 0 8381 8381"/>
                              <a:gd name="T29" fmla="*/ T28 w 1960"/>
                              <a:gd name="T30" fmla="+- 0 2154 1174"/>
                              <a:gd name="T31" fmla="*/ 2154 h 1960"/>
                              <a:gd name="T32" fmla="+- 0 8393 8381"/>
                              <a:gd name="T33" fmla="*/ T32 w 1960"/>
                              <a:gd name="T34" fmla="+- 0 2305 1174"/>
                              <a:gd name="T35" fmla="*/ 2305 h 1960"/>
                              <a:gd name="T36" fmla="+- 0 8427 8381"/>
                              <a:gd name="T37" fmla="*/ T36 w 1960"/>
                              <a:gd name="T38" fmla="+- 0 2449 1174"/>
                              <a:gd name="T39" fmla="*/ 2449 h 1960"/>
                              <a:gd name="T40" fmla="+- 0 8481 8381"/>
                              <a:gd name="T41" fmla="*/ T40 w 1960"/>
                              <a:gd name="T42" fmla="+- 0 2584 1174"/>
                              <a:gd name="T43" fmla="*/ 2584 h 1960"/>
                              <a:gd name="T44" fmla="+- 0 8554 8381"/>
                              <a:gd name="T45" fmla="*/ T44 w 1960"/>
                              <a:gd name="T46" fmla="+- 0 2708 1174"/>
                              <a:gd name="T47" fmla="*/ 2708 h 1960"/>
                              <a:gd name="T48" fmla="+- 0 8644 8381"/>
                              <a:gd name="T49" fmla="*/ T48 w 1960"/>
                              <a:gd name="T50" fmla="+- 0 2820 1174"/>
                              <a:gd name="T51" fmla="*/ 2820 h 1960"/>
                              <a:gd name="T52" fmla="+- 0 8749 8381"/>
                              <a:gd name="T53" fmla="*/ T52 w 1960"/>
                              <a:gd name="T54" fmla="+- 0 2918 1174"/>
                              <a:gd name="T55" fmla="*/ 2918 h 1960"/>
                              <a:gd name="T56" fmla="+- 0 8868 8381"/>
                              <a:gd name="T57" fmla="*/ T56 w 1960"/>
                              <a:gd name="T58" fmla="+- 0 2999 1174"/>
                              <a:gd name="T59" fmla="*/ 2999 h 1960"/>
                              <a:gd name="T60" fmla="+- 0 8998 8381"/>
                              <a:gd name="T61" fmla="*/ T60 w 1960"/>
                              <a:gd name="T62" fmla="+- 0 3063 1174"/>
                              <a:gd name="T63" fmla="*/ 3063 h 1960"/>
                              <a:gd name="T64" fmla="+- 0 9137 8381"/>
                              <a:gd name="T65" fmla="*/ T64 w 1960"/>
                              <a:gd name="T66" fmla="+- 0 3108 1174"/>
                              <a:gd name="T67" fmla="*/ 3108 h 1960"/>
                              <a:gd name="T68" fmla="+- 0 9285 8381"/>
                              <a:gd name="T69" fmla="*/ T68 w 1960"/>
                              <a:gd name="T70" fmla="+- 0 3131 1174"/>
                              <a:gd name="T71" fmla="*/ 3131 h 1960"/>
                              <a:gd name="T72" fmla="+- 0 9437 8381"/>
                              <a:gd name="T73" fmla="*/ T72 w 1960"/>
                              <a:gd name="T74" fmla="+- 0 3131 1174"/>
                              <a:gd name="T75" fmla="*/ 3131 h 1960"/>
                              <a:gd name="T76" fmla="+- 0 9584 8381"/>
                              <a:gd name="T77" fmla="*/ T76 w 1960"/>
                              <a:gd name="T78" fmla="+- 0 3108 1174"/>
                              <a:gd name="T79" fmla="*/ 3108 h 1960"/>
                              <a:gd name="T80" fmla="+- 0 9724 8381"/>
                              <a:gd name="T81" fmla="*/ T80 w 1960"/>
                              <a:gd name="T82" fmla="+- 0 3063 1174"/>
                              <a:gd name="T83" fmla="*/ 3063 h 1960"/>
                              <a:gd name="T84" fmla="+- 0 9854 8381"/>
                              <a:gd name="T85" fmla="*/ T84 w 1960"/>
                              <a:gd name="T86" fmla="+- 0 2999 1174"/>
                              <a:gd name="T87" fmla="*/ 2999 h 1960"/>
                              <a:gd name="T88" fmla="+- 0 9972 8381"/>
                              <a:gd name="T89" fmla="*/ T88 w 1960"/>
                              <a:gd name="T90" fmla="+- 0 2918 1174"/>
                              <a:gd name="T91" fmla="*/ 2918 h 1960"/>
                              <a:gd name="T92" fmla="+- 0 10077 8381"/>
                              <a:gd name="T93" fmla="*/ T92 w 1960"/>
                              <a:gd name="T94" fmla="+- 0 2820 1174"/>
                              <a:gd name="T95" fmla="*/ 2820 h 1960"/>
                              <a:gd name="T96" fmla="+- 0 10167 8381"/>
                              <a:gd name="T97" fmla="*/ T96 w 1960"/>
                              <a:gd name="T98" fmla="+- 0 2708 1174"/>
                              <a:gd name="T99" fmla="*/ 2708 h 1960"/>
                              <a:gd name="T100" fmla="+- 0 10240 8381"/>
                              <a:gd name="T101" fmla="*/ T100 w 1960"/>
                              <a:gd name="T102" fmla="+- 0 2584 1174"/>
                              <a:gd name="T103" fmla="*/ 2584 h 1960"/>
                              <a:gd name="T104" fmla="+- 0 10295 8381"/>
                              <a:gd name="T105" fmla="*/ T104 w 1960"/>
                              <a:gd name="T106" fmla="+- 0 2449 1174"/>
                              <a:gd name="T107" fmla="*/ 2449 h 1960"/>
                              <a:gd name="T108" fmla="+- 0 10329 8381"/>
                              <a:gd name="T109" fmla="*/ T108 w 1960"/>
                              <a:gd name="T110" fmla="+- 0 2305 1174"/>
                              <a:gd name="T111" fmla="*/ 2305 h 1960"/>
                              <a:gd name="T112" fmla="+- 0 10341 8381"/>
                              <a:gd name="T113" fmla="*/ T112 w 1960"/>
                              <a:gd name="T114" fmla="+- 0 2154 1174"/>
                              <a:gd name="T115" fmla="*/ 2154 h 1960"/>
                              <a:gd name="T116" fmla="+- 0 10329 8381"/>
                              <a:gd name="T117" fmla="*/ T116 w 1960"/>
                              <a:gd name="T118" fmla="+- 0 2003 1174"/>
                              <a:gd name="T119" fmla="*/ 2003 h 1960"/>
                              <a:gd name="T120" fmla="+- 0 10295 8381"/>
                              <a:gd name="T121" fmla="*/ T120 w 1960"/>
                              <a:gd name="T122" fmla="+- 0 1860 1174"/>
                              <a:gd name="T123" fmla="*/ 1860 h 1960"/>
                              <a:gd name="T124" fmla="+- 0 10240 8381"/>
                              <a:gd name="T125" fmla="*/ T124 w 1960"/>
                              <a:gd name="T126" fmla="+- 0 1725 1174"/>
                              <a:gd name="T127" fmla="*/ 1725 h 1960"/>
                              <a:gd name="T128" fmla="+- 0 10167 8381"/>
                              <a:gd name="T129" fmla="*/ T128 w 1960"/>
                              <a:gd name="T130" fmla="+- 0 1601 1174"/>
                              <a:gd name="T131" fmla="*/ 1601 h 1960"/>
                              <a:gd name="T132" fmla="+- 0 10077 8381"/>
                              <a:gd name="T133" fmla="*/ T132 w 1960"/>
                              <a:gd name="T134" fmla="+- 0 1489 1174"/>
                              <a:gd name="T135" fmla="*/ 1489 h 1960"/>
                              <a:gd name="T136" fmla="+- 0 9972 8381"/>
                              <a:gd name="T137" fmla="*/ T136 w 1960"/>
                              <a:gd name="T138" fmla="+- 0 1391 1174"/>
                              <a:gd name="T139" fmla="*/ 1391 h 1960"/>
                              <a:gd name="T140" fmla="+- 0 9854 8381"/>
                              <a:gd name="T141" fmla="*/ T140 w 1960"/>
                              <a:gd name="T142" fmla="+- 0 1309 1174"/>
                              <a:gd name="T143" fmla="*/ 1309 h 1960"/>
                              <a:gd name="T144" fmla="+- 0 9724 8381"/>
                              <a:gd name="T145" fmla="*/ T144 w 1960"/>
                              <a:gd name="T146" fmla="+- 0 1245 1174"/>
                              <a:gd name="T147" fmla="*/ 1245 h 1960"/>
                              <a:gd name="T148" fmla="+- 0 9584 8381"/>
                              <a:gd name="T149" fmla="*/ T148 w 1960"/>
                              <a:gd name="T150" fmla="+- 0 1200 1174"/>
                              <a:gd name="T151" fmla="*/ 1200 h 1960"/>
                              <a:gd name="T152" fmla="+- 0 9437 8381"/>
                              <a:gd name="T153" fmla="*/ T152 w 1960"/>
                              <a:gd name="T154" fmla="+- 0 1177 1174"/>
                              <a:gd name="T155" fmla="*/ 1177 h 1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960" h="1960">
                                <a:moveTo>
                                  <a:pt x="977" y="0"/>
                                </a:moveTo>
                                <a:lnTo>
                                  <a:pt x="980" y="980"/>
                                </a:lnTo>
                                <a:lnTo>
                                  <a:pt x="445" y="159"/>
                                </a:lnTo>
                                <a:lnTo>
                                  <a:pt x="383" y="203"/>
                                </a:lnTo>
                                <a:lnTo>
                                  <a:pt x="325" y="251"/>
                                </a:lnTo>
                                <a:lnTo>
                                  <a:pt x="271" y="304"/>
                                </a:lnTo>
                                <a:lnTo>
                                  <a:pt x="222" y="360"/>
                                </a:lnTo>
                                <a:lnTo>
                                  <a:pt x="177" y="419"/>
                                </a:lnTo>
                                <a:lnTo>
                                  <a:pt x="137" y="481"/>
                                </a:lnTo>
                                <a:lnTo>
                                  <a:pt x="101" y="546"/>
                                </a:lnTo>
                                <a:lnTo>
                                  <a:pt x="71" y="614"/>
                                </a:lnTo>
                                <a:lnTo>
                                  <a:pt x="46" y="684"/>
                                </a:lnTo>
                                <a:lnTo>
                                  <a:pt x="26" y="756"/>
                                </a:lnTo>
                                <a:lnTo>
                                  <a:pt x="12" y="829"/>
                                </a:lnTo>
                                <a:lnTo>
                                  <a:pt x="3" y="904"/>
                                </a:lnTo>
                                <a:lnTo>
                                  <a:pt x="0" y="980"/>
                                </a:lnTo>
                                <a:lnTo>
                                  <a:pt x="3" y="1056"/>
                                </a:lnTo>
                                <a:lnTo>
                                  <a:pt x="12" y="1131"/>
                                </a:lnTo>
                                <a:lnTo>
                                  <a:pt x="26" y="1204"/>
                                </a:lnTo>
                                <a:lnTo>
                                  <a:pt x="46" y="1275"/>
                                </a:lnTo>
                                <a:lnTo>
                                  <a:pt x="70" y="1343"/>
                                </a:lnTo>
                                <a:lnTo>
                                  <a:pt x="100" y="1410"/>
                                </a:lnTo>
                                <a:lnTo>
                                  <a:pt x="135" y="1473"/>
                                </a:lnTo>
                                <a:lnTo>
                                  <a:pt x="173" y="1534"/>
                                </a:lnTo>
                                <a:lnTo>
                                  <a:pt x="216" y="1592"/>
                                </a:lnTo>
                                <a:lnTo>
                                  <a:pt x="263" y="1646"/>
                                </a:lnTo>
                                <a:lnTo>
                                  <a:pt x="314" y="1697"/>
                                </a:lnTo>
                                <a:lnTo>
                                  <a:pt x="368" y="1744"/>
                                </a:lnTo>
                                <a:lnTo>
                                  <a:pt x="426" y="1787"/>
                                </a:lnTo>
                                <a:lnTo>
                                  <a:pt x="487" y="1825"/>
                                </a:lnTo>
                                <a:lnTo>
                                  <a:pt x="550" y="1860"/>
                                </a:lnTo>
                                <a:lnTo>
                                  <a:pt x="617" y="1889"/>
                                </a:lnTo>
                                <a:lnTo>
                                  <a:pt x="685" y="1914"/>
                                </a:lnTo>
                                <a:lnTo>
                                  <a:pt x="756" y="1934"/>
                                </a:lnTo>
                                <a:lnTo>
                                  <a:pt x="829" y="1948"/>
                                </a:lnTo>
                                <a:lnTo>
                                  <a:pt x="904" y="1957"/>
                                </a:lnTo>
                                <a:lnTo>
                                  <a:pt x="980" y="1960"/>
                                </a:lnTo>
                                <a:lnTo>
                                  <a:pt x="1056" y="1957"/>
                                </a:lnTo>
                                <a:lnTo>
                                  <a:pt x="1130" y="1948"/>
                                </a:lnTo>
                                <a:lnTo>
                                  <a:pt x="1203" y="1934"/>
                                </a:lnTo>
                                <a:lnTo>
                                  <a:pt x="1274" y="1914"/>
                                </a:lnTo>
                                <a:lnTo>
                                  <a:pt x="1343" y="1889"/>
                                </a:lnTo>
                                <a:lnTo>
                                  <a:pt x="1409" y="1860"/>
                                </a:lnTo>
                                <a:lnTo>
                                  <a:pt x="1473" y="1825"/>
                                </a:lnTo>
                                <a:lnTo>
                                  <a:pt x="1533" y="1787"/>
                                </a:lnTo>
                                <a:lnTo>
                                  <a:pt x="1591" y="1744"/>
                                </a:lnTo>
                                <a:lnTo>
                                  <a:pt x="1645" y="1697"/>
                                </a:lnTo>
                                <a:lnTo>
                                  <a:pt x="1696" y="1646"/>
                                </a:lnTo>
                                <a:lnTo>
                                  <a:pt x="1743" y="1592"/>
                                </a:lnTo>
                                <a:lnTo>
                                  <a:pt x="1786" y="1534"/>
                                </a:lnTo>
                                <a:lnTo>
                                  <a:pt x="1825" y="1473"/>
                                </a:lnTo>
                                <a:lnTo>
                                  <a:pt x="1859" y="1410"/>
                                </a:lnTo>
                                <a:lnTo>
                                  <a:pt x="1889" y="1343"/>
                                </a:lnTo>
                                <a:lnTo>
                                  <a:pt x="1914" y="1275"/>
                                </a:lnTo>
                                <a:lnTo>
                                  <a:pt x="1934" y="1204"/>
                                </a:lnTo>
                                <a:lnTo>
                                  <a:pt x="1948" y="1131"/>
                                </a:lnTo>
                                <a:lnTo>
                                  <a:pt x="1957" y="1056"/>
                                </a:lnTo>
                                <a:lnTo>
                                  <a:pt x="1960" y="980"/>
                                </a:lnTo>
                                <a:lnTo>
                                  <a:pt x="1957" y="904"/>
                                </a:lnTo>
                                <a:lnTo>
                                  <a:pt x="1948" y="829"/>
                                </a:lnTo>
                                <a:lnTo>
                                  <a:pt x="1934" y="757"/>
                                </a:lnTo>
                                <a:lnTo>
                                  <a:pt x="1914" y="686"/>
                                </a:lnTo>
                                <a:lnTo>
                                  <a:pt x="1889" y="617"/>
                                </a:lnTo>
                                <a:lnTo>
                                  <a:pt x="1859" y="551"/>
                                </a:lnTo>
                                <a:lnTo>
                                  <a:pt x="1825" y="487"/>
                                </a:lnTo>
                                <a:lnTo>
                                  <a:pt x="1786" y="427"/>
                                </a:lnTo>
                                <a:lnTo>
                                  <a:pt x="1743" y="369"/>
                                </a:lnTo>
                                <a:lnTo>
                                  <a:pt x="1696" y="315"/>
                                </a:lnTo>
                                <a:lnTo>
                                  <a:pt x="1645" y="264"/>
                                </a:lnTo>
                                <a:lnTo>
                                  <a:pt x="1591" y="217"/>
                                </a:lnTo>
                                <a:lnTo>
                                  <a:pt x="1533" y="174"/>
                                </a:lnTo>
                                <a:lnTo>
                                  <a:pt x="1473" y="135"/>
                                </a:lnTo>
                                <a:lnTo>
                                  <a:pt x="1409" y="101"/>
                                </a:lnTo>
                                <a:lnTo>
                                  <a:pt x="1343" y="71"/>
                                </a:lnTo>
                                <a:lnTo>
                                  <a:pt x="1274" y="46"/>
                                </a:lnTo>
                                <a:lnTo>
                                  <a:pt x="1203" y="26"/>
                                </a:lnTo>
                                <a:lnTo>
                                  <a:pt x="1130" y="12"/>
                                </a:lnTo>
                                <a:lnTo>
                                  <a:pt x="1056" y="3"/>
                                </a:lnTo>
                                <a:lnTo>
                                  <a:pt x="977" y="0"/>
                                </a:lnTo>
                                <a:close/>
                              </a:path>
                            </a:pathLst>
                          </a:custGeom>
                          <a:solidFill>
                            <a:srgbClr val="0092FF"/>
                          </a:solidFill>
                          <a:ln>
                            <a:noFill/>
                          </a:ln>
                        </wps:spPr>
                        <wps:bodyPr rot="0" vert="horz" wrap="square" lIns="91440" tIns="45720" rIns="91440" bIns="45720" anchor="t" anchorCtr="0" upright="1">
                          <a:noAutofit/>
                        </wps:bodyPr>
                      </wps:wsp>
                      <wps:wsp>
                        <wps:cNvPr id="355" name="docshape350"/>
                        <wps:cNvSpPr/>
                        <wps:spPr bwMode="auto">
                          <a:xfrm>
                            <a:off x="8689" y="1174"/>
                            <a:ext cx="672" cy="980"/>
                          </a:xfrm>
                          <a:custGeom>
                            <a:avLst/>
                            <a:gdLst>
                              <a:gd name="T0" fmla="+- 0 9360 8689"/>
                              <a:gd name="T1" fmla="*/ T0 w 672"/>
                              <a:gd name="T2" fmla="+- 0 1174 1174"/>
                              <a:gd name="T3" fmla="*/ 1174 h 980"/>
                              <a:gd name="T4" fmla="+- 0 9286 8689"/>
                              <a:gd name="T5" fmla="*/ T4 w 672"/>
                              <a:gd name="T6" fmla="+- 0 1177 1174"/>
                              <a:gd name="T7" fmla="*/ 1177 h 980"/>
                              <a:gd name="T8" fmla="+- 0 9213 8689"/>
                              <a:gd name="T9" fmla="*/ T8 w 672"/>
                              <a:gd name="T10" fmla="+- 0 1186 1174"/>
                              <a:gd name="T11" fmla="*/ 1186 h 980"/>
                              <a:gd name="T12" fmla="+- 0 9141 8689"/>
                              <a:gd name="T13" fmla="*/ T12 w 672"/>
                              <a:gd name="T14" fmla="+- 0 1199 1174"/>
                              <a:gd name="T15" fmla="*/ 1199 h 980"/>
                              <a:gd name="T16" fmla="+- 0 9069 8689"/>
                              <a:gd name="T17" fmla="*/ T16 w 672"/>
                              <a:gd name="T18" fmla="+- 0 1219 1174"/>
                              <a:gd name="T19" fmla="*/ 1219 h 980"/>
                              <a:gd name="T20" fmla="+- 0 8999 8689"/>
                              <a:gd name="T21" fmla="*/ T20 w 672"/>
                              <a:gd name="T22" fmla="+- 0 1243 1174"/>
                              <a:gd name="T23" fmla="*/ 1243 h 980"/>
                              <a:gd name="T24" fmla="+- 0 8932 8689"/>
                              <a:gd name="T25" fmla="*/ T24 w 672"/>
                              <a:gd name="T26" fmla="+- 0 1273 1174"/>
                              <a:gd name="T27" fmla="*/ 1273 h 980"/>
                              <a:gd name="T28" fmla="+- 0 8867 8689"/>
                              <a:gd name="T29" fmla="*/ T28 w 672"/>
                              <a:gd name="T30" fmla="+- 0 1308 1174"/>
                              <a:gd name="T31" fmla="*/ 1308 h 980"/>
                              <a:gd name="T32" fmla="+- 0 8804 8689"/>
                              <a:gd name="T33" fmla="*/ T32 w 672"/>
                              <a:gd name="T34" fmla="+- 0 1348 1174"/>
                              <a:gd name="T35" fmla="*/ 1348 h 980"/>
                              <a:gd name="T36" fmla="+- 0 8745 8689"/>
                              <a:gd name="T37" fmla="*/ T36 w 672"/>
                              <a:gd name="T38" fmla="+- 0 1392 1174"/>
                              <a:gd name="T39" fmla="*/ 1392 h 980"/>
                              <a:gd name="T40" fmla="+- 0 8689 8689"/>
                              <a:gd name="T41" fmla="*/ T40 w 672"/>
                              <a:gd name="T42" fmla="+- 0 1441 1174"/>
                              <a:gd name="T43" fmla="*/ 1441 h 980"/>
                              <a:gd name="T44" fmla="+- 0 9361 8689"/>
                              <a:gd name="T45" fmla="*/ T44 w 672"/>
                              <a:gd name="T46" fmla="+- 0 2154 1174"/>
                              <a:gd name="T47" fmla="*/ 2154 h 980"/>
                              <a:gd name="T48" fmla="+- 0 9360 8689"/>
                              <a:gd name="T49" fmla="*/ T48 w 672"/>
                              <a:gd name="T50" fmla="+- 0 1174 1174"/>
                              <a:gd name="T51" fmla="*/ 1174 h 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72" h="980">
                                <a:moveTo>
                                  <a:pt x="671" y="0"/>
                                </a:moveTo>
                                <a:lnTo>
                                  <a:pt x="597" y="3"/>
                                </a:lnTo>
                                <a:lnTo>
                                  <a:pt x="524" y="12"/>
                                </a:lnTo>
                                <a:lnTo>
                                  <a:pt x="452" y="25"/>
                                </a:lnTo>
                                <a:lnTo>
                                  <a:pt x="380" y="45"/>
                                </a:lnTo>
                                <a:lnTo>
                                  <a:pt x="310" y="69"/>
                                </a:lnTo>
                                <a:lnTo>
                                  <a:pt x="243" y="99"/>
                                </a:lnTo>
                                <a:lnTo>
                                  <a:pt x="178" y="134"/>
                                </a:lnTo>
                                <a:lnTo>
                                  <a:pt x="115" y="174"/>
                                </a:lnTo>
                                <a:lnTo>
                                  <a:pt x="56" y="218"/>
                                </a:lnTo>
                                <a:lnTo>
                                  <a:pt x="0" y="267"/>
                                </a:lnTo>
                                <a:lnTo>
                                  <a:pt x="672" y="980"/>
                                </a:lnTo>
                                <a:lnTo>
                                  <a:pt x="671" y="0"/>
                                </a:lnTo>
                                <a:close/>
                              </a:path>
                            </a:pathLst>
                          </a:custGeom>
                          <a:solidFill>
                            <a:srgbClr val="DCE5EE"/>
                          </a:solidFill>
                          <a:ln>
                            <a:noFill/>
                          </a:ln>
                        </wps:spPr>
                        <wps:bodyPr rot="0" vert="horz" wrap="square" lIns="91440" tIns="45720" rIns="91440" bIns="45720" anchor="t" anchorCtr="0" upright="1">
                          <a:noAutofit/>
                        </wps:bodyPr>
                      </wps:wsp>
                      <wps:wsp>
                        <wps:cNvPr id="356" name="docshape351"/>
                        <wps:cNvSpPr/>
                        <wps:spPr bwMode="auto">
                          <a:xfrm>
                            <a:off x="8689" y="1174"/>
                            <a:ext cx="672" cy="980"/>
                          </a:xfrm>
                          <a:custGeom>
                            <a:avLst/>
                            <a:gdLst>
                              <a:gd name="T0" fmla="+- 0 9361 8689"/>
                              <a:gd name="T1" fmla="*/ T0 w 672"/>
                              <a:gd name="T2" fmla="+- 0 2154 1174"/>
                              <a:gd name="T3" fmla="*/ 2154 h 980"/>
                              <a:gd name="T4" fmla="+- 0 8689 8689"/>
                              <a:gd name="T5" fmla="*/ T4 w 672"/>
                              <a:gd name="T6" fmla="+- 0 1441 1174"/>
                              <a:gd name="T7" fmla="*/ 1441 h 980"/>
                              <a:gd name="T8" fmla="+- 0 8745 8689"/>
                              <a:gd name="T9" fmla="*/ T8 w 672"/>
                              <a:gd name="T10" fmla="+- 0 1392 1174"/>
                              <a:gd name="T11" fmla="*/ 1392 h 980"/>
                              <a:gd name="T12" fmla="+- 0 8804 8689"/>
                              <a:gd name="T13" fmla="*/ T12 w 672"/>
                              <a:gd name="T14" fmla="+- 0 1348 1174"/>
                              <a:gd name="T15" fmla="*/ 1348 h 980"/>
                              <a:gd name="T16" fmla="+- 0 8867 8689"/>
                              <a:gd name="T17" fmla="*/ T16 w 672"/>
                              <a:gd name="T18" fmla="+- 0 1308 1174"/>
                              <a:gd name="T19" fmla="*/ 1308 h 980"/>
                              <a:gd name="T20" fmla="+- 0 8932 8689"/>
                              <a:gd name="T21" fmla="*/ T20 w 672"/>
                              <a:gd name="T22" fmla="+- 0 1273 1174"/>
                              <a:gd name="T23" fmla="*/ 1273 h 980"/>
                              <a:gd name="T24" fmla="+- 0 8999 8689"/>
                              <a:gd name="T25" fmla="*/ T24 w 672"/>
                              <a:gd name="T26" fmla="+- 0 1243 1174"/>
                              <a:gd name="T27" fmla="*/ 1243 h 980"/>
                              <a:gd name="T28" fmla="+- 0 9069 8689"/>
                              <a:gd name="T29" fmla="*/ T28 w 672"/>
                              <a:gd name="T30" fmla="+- 0 1219 1174"/>
                              <a:gd name="T31" fmla="*/ 1219 h 980"/>
                              <a:gd name="T32" fmla="+- 0 9141 8689"/>
                              <a:gd name="T33" fmla="*/ T32 w 672"/>
                              <a:gd name="T34" fmla="+- 0 1199 1174"/>
                              <a:gd name="T35" fmla="*/ 1199 h 980"/>
                              <a:gd name="T36" fmla="+- 0 9213 8689"/>
                              <a:gd name="T37" fmla="*/ T36 w 672"/>
                              <a:gd name="T38" fmla="+- 0 1186 1174"/>
                              <a:gd name="T39" fmla="*/ 1186 h 980"/>
                              <a:gd name="T40" fmla="+- 0 9286 8689"/>
                              <a:gd name="T41" fmla="*/ T40 w 672"/>
                              <a:gd name="T42" fmla="+- 0 1177 1174"/>
                              <a:gd name="T43" fmla="*/ 1177 h 980"/>
                              <a:gd name="T44" fmla="+- 0 9360 8689"/>
                              <a:gd name="T45" fmla="*/ T44 w 672"/>
                              <a:gd name="T46" fmla="+- 0 1174 1174"/>
                              <a:gd name="T47" fmla="*/ 1174 h 980"/>
                              <a:gd name="T48" fmla="+- 0 9361 8689"/>
                              <a:gd name="T49" fmla="*/ T48 w 672"/>
                              <a:gd name="T50" fmla="+- 0 2154 1174"/>
                              <a:gd name="T51" fmla="*/ 2154 h 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72" h="980">
                                <a:moveTo>
                                  <a:pt x="672" y="980"/>
                                </a:moveTo>
                                <a:lnTo>
                                  <a:pt x="0" y="267"/>
                                </a:lnTo>
                                <a:lnTo>
                                  <a:pt x="56" y="218"/>
                                </a:lnTo>
                                <a:lnTo>
                                  <a:pt x="115" y="174"/>
                                </a:lnTo>
                                <a:lnTo>
                                  <a:pt x="178" y="134"/>
                                </a:lnTo>
                                <a:lnTo>
                                  <a:pt x="243" y="99"/>
                                </a:lnTo>
                                <a:lnTo>
                                  <a:pt x="310" y="69"/>
                                </a:lnTo>
                                <a:lnTo>
                                  <a:pt x="380" y="45"/>
                                </a:lnTo>
                                <a:lnTo>
                                  <a:pt x="452" y="25"/>
                                </a:lnTo>
                                <a:lnTo>
                                  <a:pt x="524" y="12"/>
                                </a:lnTo>
                                <a:lnTo>
                                  <a:pt x="597" y="3"/>
                                </a:lnTo>
                                <a:lnTo>
                                  <a:pt x="671" y="0"/>
                                </a:lnTo>
                                <a:lnTo>
                                  <a:pt x="672" y="980"/>
                                </a:lnTo>
                                <a:close/>
                              </a:path>
                            </a:pathLst>
                          </a:custGeom>
                          <a:noFill/>
                          <a:ln w="12700">
                            <a:solidFill>
                              <a:srgbClr val="FFFFFF"/>
                            </a:solidFill>
                            <a:prstDash val="solid"/>
                            <a:round/>
                          </a:ln>
                        </wps:spPr>
                        <wps:bodyPr rot="0" vert="horz" wrap="square" lIns="91440" tIns="45720" rIns="91440" bIns="45720" anchor="t" anchorCtr="0" upright="1">
                          <a:noAutofit/>
                        </wps:bodyPr>
                      </wps:wsp>
                      <wps:wsp>
                        <wps:cNvPr id="357" name="docshape352"/>
                        <wps:cNvSpPr/>
                        <wps:spPr bwMode="auto">
                          <a:xfrm>
                            <a:off x="8688" y="1482"/>
                            <a:ext cx="1344" cy="1344"/>
                          </a:xfrm>
                          <a:custGeom>
                            <a:avLst/>
                            <a:gdLst>
                              <a:gd name="T0" fmla="+- 0 9361 8689"/>
                              <a:gd name="T1" fmla="*/ T0 w 1344"/>
                              <a:gd name="T2" fmla="+- 0 1482 1482"/>
                              <a:gd name="T3" fmla="*/ 1482 h 1344"/>
                              <a:gd name="T4" fmla="+- 0 9288 8689"/>
                              <a:gd name="T5" fmla="*/ T4 w 1344"/>
                              <a:gd name="T6" fmla="+- 0 1486 1482"/>
                              <a:gd name="T7" fmla="*/ 1486 h 1344"/>
                              <a:gd name="T8" fmla="+- 0 9217 8689"/>
                              <a:gd name="T9" fmla="*/ T8 w 1344"/>
                              <a:gd name="T10" fmla="+- 0 1498 1482"/>
                              <a:gd name="T11" fmla="*/ 1498 h 1344"/>
                              <a:gd name="T12" fmla="+- 0 9148 8689"/>
                              <a:gd name="T13" fmla="*/ T12 w 1344"/>
                              <a:gd name="T14" fmla="+- 0 1517 1482"/>
                              <a:gd name="T15" fmla="*/ 1517 h 1344"/>
                              <a:gd name="T16" fmla="+- 0 9083 8689"/>
                              <a:gd name="T17" fmla="*/ T16 w 1344"/>
                              <a:gd name="T18" fmla="+- 0 1542 1482"/>
                              <a:gd name="T19" fmla="*/ 1542 h 1344"/>
                              <a:gd name="T20" fmla="+- 0 9022 8689"/>
                              <a:gd name="T21" fmla="*/ T20 w 1344"/>
                              <a:gd name="T22" fmla="+- 0 1574 1482"/>
                              <a:gd name="T23" fmla="*/ 1574 h 1344"/>
                              <a:gd name="T24" fmla="+- 0 8964 8689"/>
                              <a:gd name="T25" fmla="*/ T24 w 1344"/>
                              <a:gd name="T26" fmla="+- 0 1612 1482"/>
                              <a:gd name="T27" fmla="*/ 1612 h 1344"/>
                              <a:gd name="T28" fmla="+- 0 8911 8689"/>
                              <a:gd name="T29" fmla="*/ T28 w 1344"/>
                              <a:gd name="T30" fmla="+- 0 1655 1482"/>
                              <a:gd name="T31" fmla="*/ 1655 h 1344"/>
                              <a:gd name="T32" fmla="+- 0 8862 8689"/>
                              <a:gd name="T33" fmla="*/ T32 w 1344"/>
                              <a:gd name="T34" fmla="+- 0 1704 1482"/>
                              <a:gd name="T35" fmla="*/ 1704 h 1344"/>
                              <a:gd name="T36" fmla="+- 0 8819 8689"/>
                              <a:gd name="T37" fmla="*/ T36 w 1344"/>
                              <a:gd name="T38" fmla="+- 0 1757 1482"/>
                              <a:gd name="T39" fmla="*/ 1757 h 1344"/>
                              <a:gd name="T40" fmla="+- 0 8781 8689"/>
                              <a:gd name="T41" fmla="*/ T40 w 1344"/>
                              <a:gd name="T42" fmla="+- 0 1815 1482"/>
                              <a:gd name="T43" fmla="*/ 1815 h 1344"/>
                              <a:gd name="T44" fmla="+- 0 8749 8689"/>
                              <a:gd name="T45" fmla="*/ T44 w 1344"/>
                              <a:gd name="T46" fmla="+- 0 1877 1482"/>
                              <a:gd name="T47" fmla="*/ 1877 h 1344"/>
                              <a:gd name="T48" fmla="+- 0 8723 8689"/>
                              <a:gd name="T49" fmla="*/ T48 w 1344"/>
                              <a:gd name="T50" fmla="+- 0 1942 1482"/>
                              <a:gd name="T51" fmla="*/ 1942 h 1344"/>
                              <a:gd name="T52" fmla="+- 0 8704 8689"/>
                              <a:gd name="T53" fmla="*/ T52 w 1344"/>
                              <a:gd name="T54" fmla="+- 0 2010 1482"/>
                              <a:gd name="T55" fmla="*/ 2010 h 1344"/>
                              <a:gd name="T56" fmla="+- 0 8693 8689"/>
                              <a:gd name="T57" fmla="*/ T56 w 1344"/>
                              <a:gd name="T58" fmla="+- 0 2081 1482"/>
                              <a:gd name="T59" fmla="*/ 2081 h 1344"/>
                              <a:gd name="T60" fmla="+- 0 8689 8689"/>
                              <a:gd name="T61" fmla="*/ T60 w 1344"/>
                              <a:gd name="T62" fmla="+- 0 2154 1482"/>
                              <a:gd name="T63" fmla="*/ 2154 h 1344"/>
                              <a:gd name="T64" fmla="+- 0 8693 8689"/>
                              <a:gd name="T65" fmla="*/ T64 w 1344"/>
                              <a:gd name="T66" fmla="+- 0 2227 1482"/>
                              <a:gd name="T67" fmla="*/ 2227 h 1344"/>
                              <a:gd name="T68" fmla="+- 0 8704 8689"/>
                              <a:gd name="T69" fmla="*/ T68 w 1344"/>
                              <a:gd name="T70" fmla="+- 0 2298 1482"/>
                              <a:gd name="T71" fmla="*/ 2298 h 1344"/>
                              <a:gd name="T72" fmla="+- 0 8723 8689"/>
                              <a:gd name="T73" fmla="*/ T72 w 1344"/>
                              <a:gd name="T74" fmla="+- 0 2367 1482"/>
                              <a:gd name="T75" fmla="*/ 2367 h 1344"/>
                              <a:gd name="T76" fmla="+- 0 8749 8689"/>
                              <a:gd name="T77" fmla="*/ T76 w 1344"/>
                              <a:gd name="T78" fmla="+- 0 2432 1482"/>
                              <a:gd name="T79" fmla="*/ 2432 h 1344"/>
                              <a:gd name="T80" fmla="+- 0 8781 8689"/>
                              <a:gd name="T81" fmla="*/ T80 w 1344"/>
                              <a:gd name="T82" fmla="+- 0 2493 1482"/>
                              <a:gd name="T83" fmla="*/ 2493 h 1344"/>
                              <a:gd name="T84" fmla="+- 0 8819 8689"/>
                              <a:gd name="T85" fmla="*/ T84 w 1344"/>
                              <a:gd name="T86" fmla="+- 0 2551 1482"/>
                              <a:gd name="T87" fmla="*/ 2551 h 1344"/>
                              <a:gd name="T88" fmla="+- 0 8862 8689"/>
                              <a:gd name="T89" fmla="*/ T88 w 1344"/>
                              <a:gd name="T90" fmla="+- 0 2604 1482"/>
                              <a:gd name="T91" fmla="*/ 2604 h 1344"/>
                              <a:gd name="T92" fmla="+- 0 8911 8689"/>
                              <a:gd name="T93" fmla="*/ T92 w 1344"/>
                              <a:gd name="T94" fmla="+- 0 2653 1482"/>
                              <a:gd name="T95" fmla="*/ 2653 h 1344"/>
                              <a:gd name="T96" fmla="+- 0 8964 8689"/>
                              <a:gd name="T97" fmla="*/ T96 w 1344"/>
                              <a:gd name="T98" fmla="+- 0 2696 1482"/>
                              <a:gd name="T99" fmla="*/ 2696 h 1344"/>
                              <a:gd name="T100" fmla="+- 0 9022 8689"/>
                              <a:gd name="T101" fmla="*/ T100 w 1344"/>
                              <a:gd name="T102" fmla="+- 0 2734 1482"/>
                              <a:gd name="T103" fmla="*/ 2734 h 1344"/>
                              <a:gd name="T104" fmla="+- 0 9083 8689"/>
                              <a:gd name="T105" fmla="*/ T104 w 1344"/>
                              <a:gd name="T106" fmla="+- 0 2766 1482"/>
                              <a:gd name="T107" fmla="*/ 2766 h 1344"/>
                              <a:gd name="T108" fmla="+- 0 9148 8689"/>
                              <a:gd name="T109" fmla="*/ T108 w 1344"/>
                              <a:gd name="T110" fmla="+- 0 2792 1482"/>
                              <a:gd name="T111" fmla="*/ 2792 h 1344"/>
                              <a:gd name="T112" fmla="+- 0 9217 8689"/>
                              <a:gd name="T113" fmla="*/ T112 w 1344"/>
                              <a:gd name="T114" fmla="+- 0 2811 1482"/>
                              <a:gd name="T115" fmla="*/ 2811 h 1344"/>
                              <a:gd name="T116" fmla="+- 0 9288 8689"/>
                              <a:gd name="T117" fmla="*/ T116 w 1344"/>
                              <a:gd name="T118" fmla="+- 0 2822 1482"/>
                              <a:gd name="T119" fmla="*/ 2822 h 1344"/>
                              <a:gd name="T120" fmla="+- 0 9361 8689"/>
                              <a:gd name="T121" fmla="*/ T120 w 1344"/>
                              <a:gd name="T122" fmla="+- 0 2826 1482"/>
                              <a:gd name="T123" fmla="*/ 2826 h 1344"/>
                              <a:gd name="T124" fmla="+- 0 9434 8689"/>
                              <a:gd name="T125" fmla="*/ T124 w 1344"/>
                              <a:gd name="T126" fmla="+- 0 2822 1482"/>
                              <a:gd name="T127" fmla="*/ 2822 h 1344"/>
                              <a:gd name="T128" fmla="+- 0 9505 8689"/>
                              <a:gd name="T129" fmla="*/ T128 w 1344"/>
                              <a:gd name="T130" fmla="+- 0 2811 1482"/>
                              <a:gd name="T131" fmla="*/ 2811 h 1344"/>
                              <a:gd name="T132" fmla="+- 0 9573 8689"/>
                              <a:gd name="T133" fmla="*/ T132 w 1344"/>
                              <a:gd name="T134" fmla="+- 0 2792 1482"/>
                              <a:gd name="T135" fmla="*/ 2792 h 1344"/>
                              <a:gd name="T136" fmla="+- 0 9638 8689"/>
                              <a:gd name="T137" fmla="*/ T136 w 1344"/>
                              <a:gd name="T138" fmla="+- 0 2766 1482"/>
                              <a:gd name="T139" fmla="*/ 2766 h 1344"/>
                              <a:gd name="T140" fmla="+- 0 9700 8689"/>
                              <a:gd name="T141" fmla="*/ T140 w 1344"/>
                              <a:gd name="T142" fmla="+- 0 2734 1482"/>
                              <a:gd name="T143" fmla="*/ 2734 h 1344"/>
                              <a:gd name="T144" fmla="+- 0 9758 8689"/>
                              <a:gd name="T145" fmla="*/ T144 w 1344"/>
                              <a:gd name="T146" fmla="+- 0 2696 1482"/>
                              <a:gd name="T147" fmla="*/ 2696 h 1344"/>
                              <a:gd name="T148" fmla="+- 0 9811 8689"/>
                              <a:gd name="T149" fmla="*/ T148 w 1344"/>
                              <a:gd name="T150" fmla="+- 0 2653 1482"/>
                              <a:gd name="T151" fmla="*/ 2653 h 1344"/>
                              <a:gd name="T152" fmla="+- 0 9860 8689"/>
                              <a:gd name="T153" fmla="*/ T152 w 1344"/>
                              <a:gd name="T154" fmla="+- 0 2604 1482"/>
                              <a:gd name="T155" fmla="*/ 2604 h 1344"/>
                              <a:gd name="T156" fmla="+- 0 9903 8689"/>
                              <a:gd name="T157" fmla="*/ T156 w 1344"/>
                              <a:gd name="T158" fmla="+- 0 2551 1482"/>
                              <a:gd name="T159" fmla="*/ 2551 h 1344"/>
                              <a:gd name="T160" fmla="+- 0 9941 8689"/>
                              <a:gd name="T161" fmla="*/ T160 w 1344"/>
                              <a:gd name="T162" fmla="+- 0 2493 1482"/>
                              <a:gd name="T163" fmla="*/ 2493 h 1344"/>
                              <a:gd name="T164" fmla="+- 0 9973 8689"/>
                              <a:gd name="T165" fmla="*/ T164 w 1344"/>
                              <a:gd name="T166" fmla="+- 0 2432 1482"/>
                              <a:gd name="T167" fmla="*/ 2432 h 1344"/>
                              <a:gd name="T168" fmla="+- 0 9998 8689"/>
                              <a:gd name="T169" fmla="*/ T168 w 1344"/>
                              <a:gd name="T170" fmla="+- 0 2367 1482"/>
                              <a:gd name="T171" fmla="*/ 2367 h 1344"/>
                              <a:gd name="T172" fmla="+- 0 10017 8689"/>
                              <a:gd name="T173" fmla="*/ T172 w 1344"/>
                              <a:gd name="T174" fmla="+- 0 2298 1482"/>
                              <a:gd name="T175" fmla="*/ 2298 h 1344"/>
                              <a:gd name="T176" fmla="+- 0 10029 8689"/>
                              <a:gd name="T177" fmla="*/ T176 w 1344"/>
                              <a:gd name="T178" fmla="+- 0 2227 1482"/>
                              <a:gd name="T179" fmla="*/ 2227 h 1344"/>
                              <a:gd name="T180" fmla="+- 0 10033 8689"/>
                              <a:gd name="T181" fmla="*/ T180 w 1344"/>
                              <a:gd name="T182" fmla="+- 0 2154 1482"/>
                              <a:gd name="T183" fmla="*/ 2154 h 1344"/>
                              <a:gd name="T184" fmla="+- 0 10029 8689"/>
                              <a:gd name="T185" fmla="*/ T184 w 1344"/>
                              <a:gd name="T186" fmla="+- 0 2081 1482"/>
                              <a:gd name="T187" fmla="*/ 2081 h 1344"/>
                              <a:gd name="T188" fmla="+- 0 10017 8689"/>
                              <a:gd name="T189" fmla="*/ T188 w 1344"/>
                              <a:gd name="T190" fmla="+- 0 2010 1482"/>
                              <a:gd name="T191" fmla="*/ 2010 h 1344"/>
                              <a:gd name="T192" fmla="+- 0 9998 8689"/>
                              <a:gd name="T193" fmla="*/ T192 w 1344"/>
                              <a:gd name="T194" fmla="+- 0 1942 1482"/>
                              <a:gd name="T195" fmla="*/ 1942 h 1344"/>
                              <a:gd name="T196" fmla="+- 0 9973 8689"/>
                              <a:gd name="T197" fmla="*/ T196 w 1344"/>
                              <a:gd name="T198" fmla="+- 0 1877 1482"/>
                              <a:gd name="T199" fmla="*/ 1877 h 1344"/>
                              <a:gd name="T200" fmla="+- 0 9941 8689"/>
                              <a:gd name="T201" fmla="*/ T200 w 1344"/>
                              <a:gd name="T202" fmla="+- 0 1815 1482"/>
                              <a:gd name="T203" fmla="*/ 1815 h 1344"/>
                              <a:gd name="T204" fmla="+- 0 9903 8689"/>
                              <a:gd name="T205" fmla="*/ T204 w 1344"/>
                              <a:gd name="T206" fmla="+- 0 1757 1482"/>
                              <a:gd name="T207" fmla="*/ 1757 h 1344"/>
                              <a:gd name="T208" fmla="+- 0 9860 8689"/>
                              <a:gd name="T209" fmla="*/ T208 w 1344"/>
                              <a:gd name="T210" fmla="+- 0 1704 1482"/>
                              <a:gd name="T211" fmla="*/ 1704 h 1344"/>
                              <a:gd name="T212" fmla="+- 0 9811 8689"/>
                              <a:gd name="T213" fmla="*/ T212 w 1344"/>
                              <a:gd name="T214" fmla="+- 0 1655 1482"/>
                              <a:gd name="T215" fmla="*/ 1655 h 1344"/>
                              <a:gd name="T216" fmla="+- 0 9758 8689"/>
                              <a:gd name="T217" fmla="*/ T216 w 1344"/>
                              <a:gd name="T218" fmla="+- 0 1612 1482"/>
                              <a:gd name="T219" fmla="*/ 1612 h 1344"/>
                              <a:gd name="T220" fmla="+- 0 9700 8689"/>
                              <a:gd name="T221" fmla="*/ T220 w 1344"/>
                              <a:gd name="T222" fmla="+- 0 1574 1482"/>
                              <a:gd name="T223" fmla="*/ 1574 h 1344"/>
                              <a:gd name="T224" fmla="+- 0 9638 8689"/>
                              <a:gd name="T225" fmla="*/ T224 w 1344"/>
                              <a:gd name="T226" fmla="+- 0 1542 1482"/>
                              <a:gd name="T227" fmla="*/ 1542 h 1344"/>
                              <a:gd name="T228" fmla="+- 0 9573 8689"/>
                              <a:gd name="T229" fmla="*/ T228 w 1344"/>
                              <a:gd name="T230" fmla="+- 0 1517 1482"/>
                              <a:gd name="T231" fmla="*/ 1517 h 1344"/>
                              <a:gd name="T232" fmla="+- 0 9505 8689"/>
                              <a:gd name="T233" fmla="*/ T232 w 1344"/>
                              <a:gd name="T234" fmla="+- 0 1498 1482"/>
                              <a:gd name="T235" fmla="*/ 1498 h 1344"/>
                              <a:gd name="T236" fmla="+- 0 9434 8689"/>
                              <a:gd name="T237" fmla="*/ T236 w 1344"/>
                              <a:gd name="T238" fmla="+- 0 1486 1482"/>
                              <a:gd name="T239" fmla="*/ 1486 h 1344"/>
                              <a:gd name="T240" fmla="+- 0 9361 8689"/>
                              <a:gd name="T241" fmla="*/ T240 w 1344"/>
                              <a:gd name="T242" fmla="+- 0 1482 1482"/>
                              <a:gd name="T243" fmla="*/ 1482 h 1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44" h="1344">
                                <a:moveTo>
                                  <a:pt x="672" y="0"/>
                                </a:moveTo>
                                <a:lnTo>
                                  <a:pt x="599" y="4"/>
                                </a:lnTo>
                                <a:lnTo>
                                  <a:pt x="528" y="16"/>
                                </a:lnTo>
                                <a:lnTo>
                                  <a:pt x="459" y="35"/>
                                </a:lnTo>
                                <a:lnTo>
                                  <a:pt x="394" y="60"/>
                                </a:lnTo>
                                <a:lnTo>
                                  <a:pt x="333" y="92"/>
                                </a:lnTo>
                                <a:lnTo>
                                  <a:pt x="275" y="130"/>
                                </a:lnTo>
                                <a:lnTo>
                                  <a:pt x="222" y="173"/>
                                </a:lnTo>
                                <a:lnTo>
                                  <a:pt x="173" y="222"/>
                                </a:lnTo>
                                <a:lnTo>
                                  <a:pt x="130" y="275"/>
                                </a:lnTo>
                                <a:lnTo>
                                  <a:pt x="92" y="333"/>
                                </a:lnTo>
                                <a:lnTo>
                                  <a:pt x="60" y="395"/>
                                </a:lnTo>
                                <a:lnTo>
                                  <a:pt x="34" y="460"/>
                                </a:lnTo>
                                <a:lnTo>
                                  <a:pt x="15" y="528"/>
                                </a:lnTo>
                                <a:lnTo>
                                  <a:pt x="4" y="599"/>
                                </a:lnTo>
                                <a:lnTo>
                                  <a:pt x="0" y="672"/>
                                </a:lnTo>
                                <a:lnTo>
                                  <a:pt x="4" y="745"/>
                                </a:lnTo>
                                <a:lnTo>
                                  <a:pt x="15" y="816"/>
                                </a:lnTo>
                                <a:lnTo>
                                  <a:pt x="34" y="885"/>
                                </a:lnTo>
                                <a:lnTo>
                                  <a:pt x="60" y="950"/>
                                </a:lnTo>
                                <a:lnTo>
                                  <a:pt x="92" y="1011"/>
                                </a:lnTo>
                                <a:lnTo>
                                  <a:pt x="130" y="1069"/>
                                </a:lnTo>
                                <a:lnTo>
                                  <a:pt x="173" y="1122"/>
                                </a:lnTo>
                                <a:lnTo>
                                  <a:pt x="222" y="1171"/>
                                </a:lnTo>
                                <a:lnTo>
                                  <a:pt x="275" y="1214"/>
                                </a:lnTo>
                                <a:lnTo>
                                  <a:pt x="333" y="1252"/>
                                </a:lnTo>
                                <a:lnTo>
                                  <a:pt x="394" y="1284"/>
                                </a:lnTo>
                                <a:lnTo>
                                  <a:pt x="459" y="1310"/>
                                </a:lnTo>
                                <a:lnTo>
                                  <a:pt x="528" y="1329"/>
                                </a:lnTo>
                                <a:lnTo>
                                  <a:pt x="599" y="1340"/>
                                </a:lnTo>
                                <a:lnTo>
                                  <a:pt x="672" y="1344"/>
                                </a:lnTo>
                                <a:lnTo>
                                  <a:pt x="745" y="1340"/>
                                </a:lnTo>
                                <a:lnTo>
                                  <a:pt x="816" y="1329"/>
                                </a:lnTo>
                                <a:lnTo>
                                  <a:pt x="884" y="1310"/>
                                </a:lnTo>
                                <a:lnTo>
                                  <a:pt x="949" y="1284"/>
                                </a:lnTo>
                                <a:lnTo>
                                  <a:pt x="1011" y="1252"/>
                                </a:lnTo>
                                <a:lnTo>
                                  <a:pt x="1069" y="1214"/>
                                </a:lnTo>
                                <a:lnTo>
                                  <a:pt x="1122" y="1171"/>
                                </a:lnTo>
                                <a:lnTo>
                                  <a:pt x="1171" y="1122"/>
                                </a:lnTo>
                                <a:lnTo>
                                  <a:pt x="1214" y="1069"/>
                                </a:lnTo>
                                <a:lnTo>
                                  <a:pt x="1252" y="1011"/>
                                </a:lnTo>
                                <a:lnTo>
                                  <a:pt x="1284" y="950"/>
                                </a:lnTo>
                                <a:lnTo>
                                  <a:pt x="1309" y="885"/>
                                </a:lnTo>
                                <a:lnTo>
                                  <a:pt x="1328" y="816"/>
                                </a:lnTo>
                                <a:lnTo>
                                  <a:pt x="1340" y="745"/>
                                </a:lnTo>
                                <a:lnTo>
                                  <a:pt x="1344" y="672"/>
                                </a:lnTo>
                                <a:lnTo>
                                  <a:pt x="1340" y="599"/>
                                </a:lnTo>
                                <a:lnTo>
                                  <a:pt x="1328" y="528"/>
                                </a:lnTo>
                                <a:lnTo>
                                  <a:pt x="1309" y="460"/>
                                </a:lnTo>
                                <a:lnTo>
                                  <a:pt x="1284" y="395"/>
                                </a:lnTo>
                                <a:lnTo>
                                  <a:pt x="1252" y="333"/>
                                </a:lnTo>
                                <a:lnTo>
                                  <a:pt x="1214" y="275"/>
                                </a:lnTo>
                                <a:lnTo>
                                  <a:pt x="1171" y="222"/>
                                </a:lnTo>
                                <a:lnTo>
                                  <a:pt x="1122" y="173"/>
                                </a:lnTo>
                                <a:lnTo>
                                  <a:pt x="1069" y="130"/>
                                </a:lnTo>
                                <a:lnTo>
                                  <a:pt x="1011" y="92"/>
                                </a:lnTo>
                                <a:lnTo>
                                  <a:pt x="949" y="60"/>
                                </a:lnTo>
                                <a:lnTo>
                                  <a:pt x="884" y="35"/>
                                </a:lnTo>
                                <a:lnTo>
                                  <a:pt x="816" y="16"/>
                                </a:lnTo>
                                <a:lnTo>
                                  <a:pt x="745" y="4"/>
                                </a:lnTo>
                                <a:lnTo>
                                  <a:pt x="672" y="0"/>
                                </a:lnTo>
                                <a:close/>
                              </a:path>
                            </a:pathLst>
                          </a:custGeom>
                          <a:solidFill>
                            <a:srgbClr val="FFFFFF"/>
                          </a:solidFill>
                          <a:ln>
                            <a:noFill/>
                          </a:ln>
                        </wps:spPr>
                        <wps:bodyPr rot="0" vert="horz" wrap="square" lIns="91440" tIns="45720" rIns="91440" bIns="45720" anchor="t" anchorCtr="0" upright="1">
                          <a:noAutofit/>
                        </wps:bodyPr>
                      </wps:wsp>
                      <wps:wsp>
                        <wps:cNvPr id="358" name="docshape353"/>
                        <wps:cNvSpPr txBox="1"/>
                        <wps:spPr bwMode="auto">
                          <a:xfrm>
                            <a:off x="8380" y="1164"/>
                            <a:ext cx="1960" cy="1970"/>
                          </a:xfrm>
                          <a:prstGeom prst="rect">
                            <a:avLst/>
                          </a:prstGeom>
                          <a:noFill/>
                          <a:ln>
                            <a:noFill/>
                          </a:ln>
                        </wps:spPr>
                        <wps:txbx>
                          <w:txbxContent>
                            <w:p>
                              <w:pPr>
                                <w:spacing w:before="3"/>
                                <w:rPr>
                                  <w:sz w:val="62"/>
                                </w:rPr>
                              </w:pPr>
                            </w:p>
                            <w:p>
                              <w:pPr>
                                <w:ind w:left="580"/>
                                <w:rPr>
                                  <w:rFonts w:ascii="Century Gothic"/>
                                  <w:b/>
                                  <w:sz w:val="36"/>
                                </w:rPr>
                              </w:pPr>
                              <w:r>
                                <w:rPr>
                                  <w:rFonts w:ascii="Century Gothic"/>
                                  <w:b/>
                                  <w:color w:val="0092FF"/>
                                  <w:spacing w:val="-5"/>
                                  <w:w w:val="110"/>
                                  <w:sz w:val="36"/>
                                </w:rPr>
                                <w:t>88%</w:t>
                              </w:r>
                            </w:p>
                          </w:txbxContent>
                        </wps:txbx>
                        <wps:bodyPr rot="0" vert="horz" wrap="square" lIns="0" tIns="0" rIns="0" bIns="0" anchor="t" anchorCtr="0" upright="1">
                          <a:noAutofit/>
                        </wps:bodyPr>
                      </wps:wsp>
                    </wpg:wgp>
                  </a:graphicData>
                </a:graphic>
              </wp:anchor>
            </w:drawing>
          </mc:Choice>
          <mc:Fallback>
            <w:pict>
              <v:group id="docshapegroup348" o:spid="_x0000_s1026" o:spt="203" style="position:absolute;left:0pt;margin-left:419.05pt;margin-top:58.2pt;height:98.5pt;width:98pt;mso-position-horizontal-relative:page;z-index:251865088;mso-width-relative:page;mso-height-relative:page;" coordorigin="8381,1164" coordsize="1960,1970" o:gfxdata="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">
                <o:lock v:ext="edit" aspectratio="f"/>
                <v:shape id="docshape349" o:spid="_x0000_s1026" o:spt="100" style="position:absolute;left:8380;top:1174;height:1960;width:1960;" fillcolor="#0092FF" filled="t" stroked="f" coordsize="1960,1960" o:gfxdata="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Ui174A&#10;AADcAAAADwAAAAAAAAABACAAAAAiAAAAZHJzL2Rvd25yZXYueG1sUEsBAhQAFAAAAAgAh07iQDMv&#10;BZ47AAAAOQAAABAAAAAAAAAAAQAgAAAADQEAAGRycy9zaGFwZXhtbC54bWxQSwUGAAAAAAYABgBb&#10;AQAAtwMAAAAA&#10;" path="m977,0l980,980,445,159,383,203,325,251,271,304,222,360,177,419,137,481,101,546,71,614,46,684,26,756,12,829,3,904,0,980,3,1056,12,1131,26,1204,46,1275,70,1343,100,1410,135,1473,173,1534,216,1592,263,1646,314,1697,368,1744,426,1787,487,1825,550,1860,617,1889,685,1914,756,1934,829,1948,904,1957,980,1960,1056,1957,1130,1948,1203,1934,1274,1914,1343,1889,1409,1860,1473,1825,1533,1787,1591,1744,1645,1697,1696,1646,1743,1592,1786,1534,1825,1473,1859,1410,1889,1343,1914,1275,1934,1204,1948,1131,1957,1056,1960,980,1957,904,1948,829,1934,757,1914,686,1889,617,1859,551,1825,487,1786,427,1743,369,1696,315,1645,264,1591,217,1533,174,1473,135,1409,101,1343,71,1274,46,1203,26,1130,12,1056,3,977,0xe">
                  <v:path o:connectlocs="980,2154;383,1377;271,1478;177,1593;101,1720;46,1858;12,2003;0,2154;12,2305;46,2449;100,2584;173,2708;263,2820;368,2918;487,2999;617,3063;756,3108;904,3131;1056,3131;1203,3108;1343,3063;1473,2999;1591,2918;1696,2820;1786,2708;1859,2584;1914,2449;1948,2305;1960,2154;1948,2003;1914,1860;1859,1725;1786,1601;1696,1489;1591,1391;1473,1309;1343,1245;1203,1200;1056,1177" o:connectangles="0,0,0,0,0,0,0,0,0,0,0,0,0,0,0,0,0,0,0,0,0,0,0,0,0,0,0,0,0,0,0,0,0,0,0,0,0,0,0"/>
                  <v:fill on="t" focussize="0,0"/>
                  <v:stroke on="f"/>
                  <v:imagedata o:title=""/>
                  <o:lock v:ext="edit" aspectratio="f"/>
                </v:shape>
                <v:shape id="docshape350" o:spid="_x0000_s1026" o:spt="100" style="position:absolute;left:8689;top:1174;height:980;width:672;" fillcolor="#DCE5EE" filled="t" stroked="f" coordsize="672,980" o:gfxdata="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6BBZr4A&#10;AADcAAAADwAAAAAAAAABACAAAAAiAAAAZHJzL2Rvd25yZXYueG1sUEsBAhQAFAAAAAgAh07iQDMv&#10;BZ47AAAAOQAAABAAAAAAAAAAAQAgAAAADQEAAGRycy9zaGFwZXhtbC54bWxQSwUGAAAAAAYABgBb&#10;AQAAtwMAAAAA&#10;" path="m671,0l597,3,524,12,452,25,380,45,310,69,243,99,178,134,115,174,56,218,0,267,672,980,671,0xe">
                  <v:path o:connectlocs="671,1174;597,1177;524,1186;452,1199;380,1219;310,1243;243,1273;178,1308;115,1348;56,1392;0,1441;672,2154;671,1174" o:connectangles="0,0,0,0,0,0,0,0,0,0,0,0,0"/>
                  <v:fill on="t" focussize="0,0"/>
                  <v:stroke on="f"/>
                  <v:imagedata o:title=""/>
                  <o:lock v:ext="edit" aspectratio="f"/>
                </v:shape>
                <v:shape id="docshape351" o:spid="_x0000_s1026" o:spt="100" style="position:absolute;left:8689;top:1174;height:980;width:672;" filled="f" stroked="t" coordsize="672,980" o:gfxdata="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WFhG8AAAA&#10;3AAAAA8AAAAAAAAAAQAgAAAAIgAAAGRycy9kb3ducmV2LnhtbFBLAQIUABQAAAAIAIdO4kAzLwWe&#10;OwAAADkAAAAQAAAAAAAAAAEAIAAAAAsBAABkcnMvc2hhcGV4bWwueG1sUEsFBgAAAAAGAAYAWwEA&#10;ALUDAAAAAA==&#10;" path="m672,980l0,267,56,218,115,174,178,134,243,99,310,69,380,45,452,25,524,12,597,3,671,0,672,980xe">
                  <v:path o:connectlocs="672,2154;0,1441;56,1392;115,1348;178,1308;243,1273;310,1243;380,1219;452,1199;524,1186;597,1177;671,1174;672,2154" o:connectangles="0,0,0,0,0,0,0,0,0,0,0,0,0"/>
                  <v:fill on="f" focussize="0,0"/>
                  <v:stroke weight="1pt" color="#FFFFFF" joinstyle="round"/>
                  <v:imagedata o:title=""/>
                  <o:lock v:ext="edit" aspectratio="f"/>
                </v:shape>
                <v:shape id="docshape352" o:spid="_x0000_s1026" o:spt="100" style="position:absolute;left:8688;top:1482;height:1344;width:1344;" fillcolor="#FFFFFF" filled="t" stroked="f" coordsize="1344,1344" o:gfxdata="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WF5b4A&#10;AADcAAAADwAAAAAAAAABACAAAAAiAAAAZHJzL2Rvd25yZXYueG1sUEsBAhQAFAAAAAgAh07iQDMv&#10;BZ47AAAAOQAAABAAAAAAAAAAAQAgAAAADQEAAGRycy9zaGFwZXhtbC54bWxQSwUGAAAAAAYABgBb&#10;AQAAtwMAAAAA&#10;" path="m672,0l599,4,528,16,459,35,394,60,333,92,275,130,222,173,173,222,130,275,92,333,60,395,34,460,15,528,4,599,0,672,4,745,15,816,34,885,60,950,92,1011,130,1069,173,1122,222,1171,275,1214,333,1252,394,1284,459,1310,528,1329,599,1340,672,1344,745,1340,816,1329,884,1310,949,1284,1011,1252,1069,1214,1122,1171,1171,1122,1214,1069,1252,1011,1284,950,1309,885,1328,816,1340,745,1344,672,1340,599,1328,528,1309,460,1284,395,1252,333,1214,275,1171,222,1122,173,1069,130,1011,92,949,60,884,35,816,16,745,4,672,0xe">
                  <v:path o:connectlocs="672,1482;599,1486;528,1498;459,1517;394,1542;333,1574;275,1612;222,1655;173,1704;130,1757;92,1815;60,1877;34,1942;15,2010;4,2081;0,2154;4,2227;15,2298;34,2367;60,2432;92,2493;130,2551;173,2604;222,2653;275,2696;333,2734;394,2766;459,2792;528,2811;599,2822;672,2826;745,2822;816,2811;884,2792;949,2766;1011,2734;1069,2696;1122,2653;1171,2604;1214,2551;1252,2493;1284,2432;1309,2367;1328,2298;1340,2227;1344,2154;1340,2081;1328,2010;1309,1942;1284,1877;1252,1815;1214,1757;1171,1704;1122,1655;1069,1612;1011,1574;949,1542;884,1517;816,1498;745,1486;672,1482" o:connectangles="0,0,0,0,0,0,0,0,0,0,0,0,0,0,0,0,0,0,0,0,0,0,0,0,0,0,0,0,0,0,0,0,0,0,0,0,0,0,0,0,0,0,0,0,0,0,0,0,0,0,0,0,0,0,0,0,0,0,0,0,0"/>
                  <v:fill on="t" focussize="0,0"/>
                  <v:stroke on="f"/>
                  <v:imagedata o:title=""/>
                  <o:lock v:ext="edit" aspectratio="f"/>
                </v:shape>
                <v:shape id="docshape353" o:spid="_x0000_s1026" o:spt="202" type="#_x0000_t202" style="position:absolute;left:8380;top:1164;height:1970;width:1960;" filled="f" stroked="f" coordsize="21600,21600" o:gfxdata="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BG5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3"/>
                          <w:rPr>
                            <w:sz w:val="62"/>
                          </w:rPr>
                        </w:pPr>
                      </w:p>
                      <w:p>
                        <w:pPr>
                          <w:ind w:left="580"/>
                          <w:rPr>
                            <w:rFonts w:ascii="Century Gothic"/>
                            <w:b/>
                            <w:sz w:val="36"/>
                          </w:rPr>
                        </w:pPr>
                        <w:r>
                          <w:rPr>
                            <w:rFonts w:ascii="Century Gothic"/>
                            <w:b/>
                            <w:color w:val="0092FF"/>
                            <w:spacing w:val="-5"/>
                            <w:w w:val="110"/>
                            <w:sz w:val="36"/>
                          </w:rPr>
                          <w:t>88%</w:t>
                        </w:r>
                      </w:p>
                    </w:txbxContent>
                  </v:textbox>
                </v:shape>
              </v:group>
            </w:pict>
          </mc:Fallback>
        </mc:AlternateContent>
      </w:r>
      <w:r>
        <mc:AlternateContent>
          <mc:Choice Requires="wps">
            <w:drawing>
              <wp:anchor distT="0" distB="0" distL="114300" distR="114300" simplePos="0" relativeHeight="251868160" behindDoc="0" locked="0" layoutInCell="1" allowOverlap="1">
                <wp:simplePos x="0" y="0"/>
                <wp:positionH relativeFrom="page">
                  <wp:posOffset>5030470</wp:posOffset>
                </wp:positionH>
                <wp:positionV relativeFrom="paragraph">
                  <wp:posOffset>195580</wp:posOffset>
                </wp:positionV>
                <wp:extent cx="1828165" cy="376555"/>
                <wp:effectExtent l="0" t="0" r="635" b="4445"/>
                <wp:wrapNone/>
                <wp:docPr id="359" name="docshape354"/>
                <wp:cNvGraphicFramePr/>
                <a:graphic xmlns:a="http://schemas.openxmlformats.org/drawingml/2006/main">
                  <a:graphicData uri="http://schemas.microsoft.com/office/word/2010/wordprocessingShape">
                    <wps:wsp>
                      <wps:cNvSpPr txBox="1"/>
                      <wps:spPr bwMode="auto">
                        <a:xfrm>
                          <a:off x="0" y="0"/>
                          <a:ext cx="1828165" cy="376555"/>
                        </a:xfrm>
                        <a:prstGeom prst="rect">
                          <a:avLst/>
                        </a:prstGeom>
                        <a:solidFill>
                          <a:srgbClr val="EEF3F8"/>
                        </a:solidFill>
                        <a:ln>
                          <a:noFill/>
                        </a:ln>
                      </wps:spPr>
                      <wps:txbx>
                        <w:txbxContent>
                          <w:p>
                            <w:pPr>
                              <w:spacing w:before="70" w:line="278" w:lineRule="auto"/>
                              <w:ind w:left="452" w:right="196" w:hanging="206"/>
                              <w:rPr>
                                <w:rFonts w:ascii="Verdana"/>
                                <w:i/>
                                <w:color w:val="000000"/>
                                <w:sz w:val="17"/>
                                <w:lang w:eastAsia="zh-CN"/>
                              </w:rPr>
                            </w:pPr>
                            <w:r>
                              <w:rPr>
                                <w:rFonts w:hint="eastAsia" w:ascii="微软雅黑" w:hAnsi="微软雅黑" w:eastAsia="微软雅黑" w:cs="微软雅黑"/>
                                <w:i/>
                                <w:color w:val="454C5B"/>
                                <w:w w:val="90"/>
                                <w:sz w:val="17"/>
                                <w:lang w:eastAsia="zh-CN"/>
                              </w:rPr>
                              <w:t>您了解目前有哪些</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安全框架吗？</w:t>
                            </w:r>
                          </w:p>
                        </w:txbxContent>
                      </wps:txbx>
                      <wps:bodyPr rot="0" vert="horz" wrap="square" lIns="0" tIns="0" rIns="0" bIns="0" anchor="t" anchorCtr="0" upright="1">
                        <a:noAutofit/>
                      </wps:bodyPr>
                    </wps:wsp>
                  </a:graphicData>
                </a:graphic>
              </wp:anchor>
            </w:drawing>
          </mc:Choice>
          <mc:Fallback>
            <w:pict>
              <v:shape id="docshape354" o:spid="_x0000_s1026" o:spt="202" type="#_x0000_t202" style="position:absolute;left:0pt;margin-left:396.1pt;margin-top:15.4pt;height:29.65pt;width:143.95pt;mso-position-horizontal-relative:page;z-index:251868160;mso-width-relative:page;mso-height-relative:page;" fillcolor="#EEF3F8" filled="t" stroked="f" coordsize="21600,21600" o:gfxdata="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1Zf6G2AAAAAoBAAAPAAAAAAAAAAEAIAAAACIAAABkcnMvZG93bnJl&#10;di54bWxQSwECFAAUAAAACACHTuJAhelrEP0BAAAABAAADgAAAAAAAAABACAAAAAnAQAAZHJzL2Uy&#10;b0RvYy54bWxQSwUGAAAAAAYABgBZAQAAlgUAAAAA&#10;">
                <v:fill on="t" focussize="0,0"/>
                <v:stroke on="f"/>
                <v:imagedata o:title=""/>
                <o:lock v:ext="edit" aspectratio="f"/>
                <v:textbox inset="0mm,0mm,0mm,0mm">
                  <w:txbxContent>
                    <w:p>
                      <w:pPr>
                        <w:spacing w:before="70" w:line="278" w:lineRule="auto"/>
                        <w:ind w:left="452" w:right="196" w:hanging="206"/>
                        <w:rPr>
                          <w:rFonts w:ascii="Verdana"/>
                          <w:i/>
                          <w:color w:val="000000"/>
                          <w:sz w:val="17"/>
                          <w:lang w:eastAsia="zh-CN"/>
                        </w:rPr>
                      </w:pPr>
                      <w:r>
                        <w:rPr>
                          <w:rFonts w:hint="eastAsia" w:ascii="微软雅黑" w:hAnsi="微软雅黑" w:eastAsia="微软雅黑" w:cs="微软雅黑"/>
                          <w:i/>
                          <w:color w:val="454C5B"/>
                          <w:w w:val="90"/>
                          <w:sz w:val="17"/>
                          <w:lang w:eastAsia="zh-CN"/>
                        </w:rPr>
                        <w:t>您了解目前有哪些</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安全框架吗？</w:t>
                      </w:r>
                    </w:p>
                  </w:txbxContent>
                </v:textbox>
              </v:shape>
            </w:pict>
          </mc:Fallback>
        </mc:AlternateContent>
      </w:r>
    </w:p>
    <w:p>
      <w:pPr>
        <w:pStyle w:val="6"/>
        <w:spacing w:before="294" w:line="276" w:lineRule="auto"/>
        <w:ind w:left="920" w:right="4835"/>
        <w:jc w:val="both"/>
        <w:rPr>
          <w:rFonts w:ascii="微软雅黑" w:hAnsi="微软雅黑" w:eastAsia="微软雅黑"/>
          <w:lang w:eastAsia="zh-CN"/>
        </w:rPr>
      </w:pPr>
      <w:r>
        <w:rPr>
          <w:rFonts w:hint="eastAsia" w:ascii="微软雅黑" w:hAnsi="微软雅黑" w:eastAsia="微软雅黑"/>
          <w:lang w:eastAsia="zh-CN"/>
        </w:rPr>
        <w:t>大部分（</w:t>
      </w:r>
      <w:r>
        <w:rPr>
          <w:rFonts w:ascii="微软雅黑" w:hAnsi="微软雅黑" w:eastAsia="微软雅黑"/>
          <w:lang w:eastAsia="zh-CN"/>
        </w:rPr>
        <w:t>88%</w:t>
      </w:r>
      <w:r>
        <w:rPr>
          <w:rFonts w:hint="eastAsia" w:ascii="微软雅黑" w:hAnsi="微软雅黑" w:eastAsia="微软雅黑"/>
          <w:lang w:eastAsia="zh-CN"/>
        </w:rPr>
        <w:t>）</w:t>
      </w:r>
      <w:r>
        <w:rPr>
          <w:rFonts w:hint="eastAsia" w:ascii="微软雅黑" w:hAnsi="微软雅黑" w:eastAsia="微软雅黑" w:cs="微软雅黑"/>
          <w:lang w:eastAsia="zh-CN"/>
        </w:rPr>
        <w:t>的安全专业人士了解现有的</w:t>
      </w:r>
      <w:r>
        <w:rPr>
          <w:rFonts w:ascii="微软雅黑" w:hAnsi="微软雅黑" w:eastAsia="微软雅黑"/>
          <w:lang w:eastAsia="zh-CN"/>
        </w:rPr>
        <w:t xml:space="preserve"> AI </w:t>
      </w:r>
      <w:r>
        <w:rPr>
          <w:rFonts w:hint="eastAsia" w:ascii="微软雅黑" w:hAnsi="微软雅黑" w:eastAsia="微软雅黑" w:cs="微软雅黑"/>
          <w:lang w:eastAsia="zh-CN"/>
        </w:rPr>
        <w:t>安全框架，如基于美国</w:t>
      </w:r>
      <w:r>
        <w:rPr>
          <w:rFonts w:ascii="微软雅黑" w:hAnsi="微软雅黑" w:eastAsia="微软雅黑"/>
          <w:lang w:eastAsia="zh-CN"/>
        </w:rPr>
        <w:t xml:space="preserve"> NIST </w:t>
      </w:r>
      <w:r>
        <w:rPr>
          <w:rFonts w:hint="eastAsia" w:ascii="微软雅黑" w:hAnsi="微软雅黑" w:eastAsia="微软雅黑" w:cs="微软雅黑"/>
          <w:lang w:eastAsia="zh-CN"/>
        </w:rPr>
        <w:t>指南的框架。然而值得注意的是，对这些框架的了解并不意味着它们的深入理解和使用。仅有</w:t>
      </w:r>
      <w:r>
        <w:rPr>
          <w:rFonts w:ascii="微软雅黑" w:hAnsi="微软雅黑" w:eastAsia="微软雅黑"/>
          <w:lang w:eastAsia="zh-CN"/>
        </w:rPr>
        <w:t xml:space="preserve"> 12% </w:t>
      </w:r>
      <w:r>
        <w:rPr>
          <w:rFonts w:hint="eastAsia" w:ascii="微软雅黑" w:hAnsi="微软雅黑" w:eastAsia="微软雅黑" w:cs="微软雅黑"/>
          <w:lang w:eastAsia="zh-CN"/>
        </w:rPr>
        <w:t>的调查参与者表示他们不了解任何</w:t>
      </w:r>
      <w:r>
        <w:rPr>
          <w:rFonts w:ascii="微软雅黑" w:hAnsi="微软雅黑" w:eastAsia="微软雅黑"/>
          <w:lang w:eastAsia="zh-CN"/>
        </w:rPr>
        <w:t xml:space="preserve"> AI </w:t>
      </w:r>
      <w:r>
        <w:rPr>
          <w:rFonts w:hint="eastAsia" w:ascii="微软雅黑" w:hAnsi="微软雅黑" w:eastAsia="微软雅黑" w:cs="微软雅黑"/>
          <w:lang w:eastAsia="zh-CN"/>
        </w:rPr>
        <w:t>安全框架，这表明这些标准在网络安全界得到了广泛的认可，同时也显示出在这些框架的实际应用和深入理解方面还有进一步的探索空间。</w:t>
      </w:r>
    </w:p>
    <w:p>
      <w:pPr>
        <w:pStyle w:val="6"/>
        <w:rPr>
          <w:lang w:eastAsia="zh-CN"/>
        </w:rPr>
      </w:pPr>
    </w:p>
    <w:p>
      <w:pPr>
        <w:pStyle w:val="6"/>
        <w:spacing w:before="7"/>
        <w:rPr>
          <w:sz w:val="17"/>
          <w:lang w:eastAsia="zh-CN"/>
        </w:rPr>
      </w:pPr>
    </w:p>
    <w:p>
      <w:pPr>
        <w:rPr>
          <w:sz w:val="17"/>
          <w:lang w:eastAsia="zh-CN"/>
        </w:rPr>
        <w:sectPr>
          <w:pgSz w:w="12240" w:h="15840"/>
          <w:pgMar w:top="1220" w:right="0" w:bottom="860" w:left="520" w:header="0" w:footer="675" w:gutter="0"/>
          <w:cols w:space="720" w:num="1"/>
        </w:sectPr>
      </w:pPr>
    </w:p>
    <w:p>
      <w:pPr>
        <w:pStyle w:val="4"/>
        <w:spacing w:before="277"/>
        <w:rPr>
          <w:rFonts w:ascii="微软雅黑" w:hAnsi="微软雅黑" w:eastAsia="微软雅黑" w:cs="微软雅黑"/>
          <w:sz w:val="36"/>
          <w:szCs w:val="36"/>
          <w:lang w:eastAsia="zh-CN"/>
        </w:rPr>
      </w:pPr>
      <w:del w:id="149" w:author="张家齐" w:date="2024-05-06T16:45:52Z">
        <w:r>
          <w:rPr>
            <w:rFonts w:hint="default" w:ascii="微软雅黑" w:hAnsi="微软雅黑" w:eastAsia="微软雅黑" w:cs="微软雅黑"/>
            <w:sz w:val="36"/>
            <w:szCs w:val="36"/>
            <w:lang w:val="en-US" w:eastAsia="zh-CN"/>
          </w:rPr>
          <w:delText>关于</w:delText>
        </w:r>
      </w:del>
      <w:del w:id="150" w:author="张家齐" w:date="2024-05-06T16:45:52Z">
        <w:r>
          <w:rPr>
            <w:rFonts w:hint="default"/>
            <w:sz w:val="36"/>
            <w:szCs w:val="36"/>
            <w:lang w:val="en-US" w:eastAsia="zh-CN"/>
          </w:rPr>
          <w:delText xml:space="preserve"> AI </w:delText>
        </w:r>
      </w:del>
      <w:del w:id="151" w:author="张家齐" w:date="2024-05-06T16:45:52Z">
        <w:r>
          <w:rPr>
            <w:rFonts w:hint="default" w:ascii="微软雅黑" w:hAnsi="微软雅黑" w:eastAsia="微软雅黑" w:cs="微软雅黑"/>
            <w:sz w:val="36"/>
            <w:szCs w:val="36"/>
            <w:lang w:val="en-US" w:eastAsia="zh-CN"/>
          </w:rPr>
          <w:delText>的总体使用</w:delText>
        </w:r>
      </w:del>
      <w:ins w:id="152" w:author="张家齐" w:date="2024-05-06T16:45:53Z">
        <w:r>
          <w:rPr>
            <w:rFonts w:hint="eastAsia" w:ascii="微软雅黑" w:hAnsi="微软雅黑" w:eastAsia="微软雅黑" w:cs="微软雅黑"/>
            <w:sz w:val="36"/>
            <w:szCs w:val="36"/>
            <w:lang w:val="en-US" w:eastAsia="zh-CN"/>
          </w:rPr>
          <w:t>应用AI</w:t>
        </w:r>
      </w:ins>
      <w:ins w:id="153" w:author="张家齐" w:date="2024-05-06T16:45:54Z">
        <w:r>
          <w:rPr>
            <w:rFonts w:hint="eastAsia" w:ascii="微软雅黑" w:hAnsi="微软雅黑" w:eastAsia="微软雅黑" w:cs="微软雅黑"/>
            <w:sz w:val="36"/>
            <w:szCs w:val="36"/>
            <w:lang w:val="en-US" w:eastAsia="zh-CN"/>
          </w:rPr>
          <w:t>的</w:t>
        </w:r>
      </w:ins>
      <w:r>
        <w:rPr>
          <w:rFonts w:hint="eastAsia" w:ascii="微软雅黑" w:hAnsi="微软雅黑" w:eastAsia="微软雅黑" w:cs="微软雅黑"/>
          <w:sz w:val="36"/>
          <w:szCs w:val="36"/>
          <w:lang w:eastAsia="zh-CN"/>
        </w:rPr>
        <w:t>计划</w:t>
      </w:r>
    </w:p>
    <w:p>
      <w:pPr>
        <w:pStyle w:val="4"/>
        <w:spacing w:before="277"/>
        <w:rPr>
          <w:rFonts w:hint="eastAsia"/>
          <w:spacing w:val="-7"/>
          <w:lang w:eastAsia="zh-CN"/>
        </w:rPr>
      </w:pPr>
      <w:r>
        <mc:AlternateContent>
          <mc:Choice Requires="wpg">
            <w:drawing>
              <wp:anchor distT="0" distB="0" distL="114300" distR="114300" simplePos="0" relativeHeight="251866112" behindDoc="0" locked="0" layoutInCell="1" allowOverlap="1">
                <wp:simplePos x="0" y="0"/>
                <wp:positionH relativeFrom="page">
                  <wp:posOffset>914400</wp:posOffset>
                </wp:positionH>
                <wp:positionV relativeFrom="paragraph">
                  <wp:posOffset>971550</wp:posOffset>
                </wp:positionV>
                <wp:extent cx="1837690" cy="1837690"/>
                <wp:effectExtent l="0" t="635" r="3810" b="3175"/>
                <wp:wrapNone/>
                <wp:docPr id="360" name="docshapegroup355"/>
                <wp:cNvGraphicFramePr/>
                <a:graphic xmlns:a="http://schemas.openxmlformats.org/drawingml/2006/main">
                  <a:graphicData uri="http://schemas.microsoft.com/office/word/2010/wordprocessingGroup">
                    <wpg:wgp>
                      <wpg:cNvGrpSpPr/>
                      <wpg:grpSpPr>
                        <a:xfrm>
                          <a:off x="0" y="0"/>
                          <a:ext cx="1837690" cy="1837690"/>
                          <a:chOff x="1440" y="1530"/>
                          <a:chExt cx="2894" cy="2894"/>
                        </a:xfrm>
                      </wpg:grpSpPr>
                      <wps:wsp>
                        <wps:cNvPr id="361" name="docshape356"/>
                        <wps:cNvSpPr/>
                        <wps:spPr bwMode="auto">
                          <a:xfrm>
                            <a:off x="1481" y="1540"/>
                            <a:ext cx="2853" cy="2883"/>
                          </a:xfrm>
                          <a:custGeom>
                            <a:avLst/>
                            <a:gdLst>
                              <a:gd name="T0" fmla="+- 0 2845 1481"/>
                              <a:gd name="T1" fmla="*/ T0 w 2853"/>
                              <a:gd name="T2" fmla="+- 0 1542 1541"/>
                              <a:gd name="T3" fmla="*/ 1542 h 2883"/>
                              <a:gd name="T4" fmla="+- 0 1481 1481"/>
                              <a:gd name="T5" fmla="*/ T4 w 2853"/>
                              <a:gd name="T6" fmla="+- 0 3275 1541"/>
                              <a:gd name="T7" fmla="*/ 3275 h 2883"/>
                              <a:gd name="T8" fmla="+- 0 1519 1481"/>
                              <a:gd name="T9" fmla="*/ T8 w 2853"/>
                              <a:gd name="T10" fmla="+- 0 3420 1541"/>
                              <a:gd name="T11" fmla="*/ 3420 h 2883"/>
                              <a:gd name="T12" fmla="+- 0 1571 1481"/>
                              <a:gd name="T13" fmla="*/ T12 w 2853"/>
                              <a:gd name="T14" fmla="+- 0 3558 1541"/>
                              <a:gd name="T15" fmla="*/ 3558 h 2883"/>
                              <a:gd name="T16" fmla="+- 0 1637 1481"/>
                              <a:gd name="T17" fmla="*/ T16 w 2853"/>
                              <a:gd name="T18" fmla="+- 0 3688 1541"/>
                              <a:gd name="T19" fmla="*/ 3688 h 2883"/>
                              <a:gd name="T20" fmla="+- 0 1714 1481"/>
                              <a:gd name="T21" fmla="*/ T20 w 2853"/>
                              <a:gd name="T22" fmla="+- 0 3811 1541"/>
                              <a:gd name="T23" fmla="*/ 3811 h 2883"/>
                              <a:gd name="T24" fmla="+- 0 1803 1481"/>
                              <a:gd name="T25" fmla="*/ T24 w 2853"/>
                              <a:gd name="T26" fmla="+- 0 3924 1541"/>
                              <a:gd name="T27" fmla="*/ 3924 h 2883"/>
                              <a:gd name="T28" fmla="+- 0 1902 1481"/>
                              <a:gd name="T29" fmla="*/ T28 w 2853"/>
                              <a:gd name="T30" fmla="+- 0 4028 1541"/>
                              <a:gd name="T31" fmla="*/ 4028 h 2883"/>
                              <a:gd name="T32" fmla="+- 0 2011 1481"/>
                              <a:gd name="T33" fmla="*/ T32 w 2853"/>
                              <a:gd name="T34" fmla="+- 0 4121 1541"/>
                              <a:gd name="T35" fmla="*/ 4121 h 2883"/>
                              <a:gd name="T36" fmla="+- 0 2129 1481"/>
                              <a:gd name="T37" fmla="*/ T36 w 2853"/>
                              <a:gd name="T38" fmla="+- 0 4203 1541"/>
                              <a:gd name="T39" fmla="*/ 4203 h 2883"/>
                              <a:gd name="T40" fmla="+- 0 2255 1481"/>
                              <a:gd name="T41" fmla="*/ T40 w 2853"/>
                              <a:gd name="T42" fmla="+- 0 4273 1541"/>
                              <a:gd name="T43" fmla="*/ 4273 h 2883"/>
                              <a:gd name="T44" fmla="+- 0 2387 1481"/>
                              <a:gd name="T45" fmla="*/ T44 w 2853"/>
                              <a:gd name="T46" fmla="+- 0 4331 1541"/>
                              <a:gd name="T47" fmla="*/ 4331 h 2883"/>
                              <a:gd name="T48" fmla="+- 0 2526 1481"/>
                              <a:gd name="T49" fmla="*/ T48 w 2853"/>
                              <a:gd name="T50" fmla="+- 0 4375 1541"/>
                              <a:gd name="T51" fmla="*/ 4375 h 2883"/>
                              <a:gd name="T52" fmla="+- 0 2669 1481"/>
                              <a:gd name="T53" fmla="*/ T52 w 2853"/>
                              <a:gd name="T54" fmla="+- 0 4406 1541"/>
                              <a:gd name="T55" fmla="*/ 4406 h 2883"/>
                              <a:gd name="T56" fmla="+- 0 2817 1481"/>
                              <a:gd name="T57" fmla="*/ T56 w 2853"/>
                              <a:gd name="T58" fmla="+- 0 4421 1541"/>
                              <a:gd name="T59" fmla="*/ 4421 h 2883"/>
                              <a:gd name="T60" fmla="+- 0 2968 1481"/>
                              <a:gd name="T61" fmla="*/ T60 w 2853"/>
                              <a:gd name="T62" fmla="+- 0 4421 1541"/>
                              <a:gd name="T63" fmla="*/ 4421 h 2883"/>
                              <a:gd name="T64" fmla="+- 0 3117 1481"/>
                              <a:gd name="T65" fmla="*/ T64 w 2853"/>
                              <a:gd name="T66" fmla="+- 0 4405 1541"/>
                              <a:gd name="T67" fmla="*/ 4405 h 2883"/>
                              <a:gd name="T68" fmla="+- 0 3262 1481"/>
                              <a:gd name="T69" fmla="*/ T68 w 2853"/>
                              <a:gd name="T70" fmla="+- 0 4374 1541"/>
                              <a:gd name="T71" fmla="*/ 4374 h 2883"/>
                              <a:gd name="T72" fmla="+- 0 3400 1481"/>
                              <a:gd name="T73" fmla="*/ T72 w 2853"/>
                              <a:gd name="T74" fmla="+- 0 4329 1541"/>
                              <a:gd name="T75" fmla="*/ 4329 h 2883"/>
                              <a:gd name="T76" fmla="+- 0 3533 1481"/>
                              <a:gd name="T77" fmla="*/ T76 w 2853"/>
                              <a:gd name="T78" fmla="+- 0 4271 1541"/>
                              <a:gd name="T79" fmla="*/ 4271 h 2883"/>
                              <a:gd name="T80" fmla="+- 0 3658 1481"/>
                              <a:gd name="T81" fmla="*/ T80 w 2853"/>
                              <a:gd name="T82" fmla="+- 0 4200 1541"/>
                              <a:gd name="T83" fmla="*/ 4200 h 2883"/>
                              <a:gd name="T84" fmla="+- 0 3775 1481"/>
                              <a:gd name="T85" fmla="*/ T84 w 2853"/>
                              <a:gd name="T86" fmla="+- 0 4118 1541"/>
                              <a:gd name="T87" fmla="*/ 4118 h 2883"/>
                              <a:gd name="T88" fmla="+- 0 3884 1481"/>
                              <a:gd name="T89" fmla="*/ T88 w 2853"/>
                              <a:gd name="T90" fmla="+- 0 4024 1541"/>
                              <a:gd name="T91" fmla="*/ 4024 h 2883"/>
                              <a:gd name="T92" fmla="+- 0 3982 1481"/>
                              <a:gd name="T93" fmla="*/ T92 w 2853"/>
                              <a:gd name="T94" fmla="+- 0 3920 1541"/>
                              <a:gd name="T95" fmla="*/ 3920 h 2883"/>
                              <a:gd name="T96" fmla="+- 0 4070 1481"/>
                              <a:gd name="T97" fmla="*/ T96 w 2853"/>
                              <a:gd name="T98" fmla="+- 0 3808 1541"/>
                              <a:gd name="T99" fmla="*/ 3808 h 2883"/>
                              <a:gd name="T100" fmla="+- 0 4147 1481"/>
                              <a:gd name="T101" fmla="*/ T100 w 2853"/>
                              <a:gd name="T102" fmla="+- 0 3686 1541"/>
                              <a:gd name="T103" fmla="*/ 3686 h 2883"/>
                              <a:gd name="T104" fmla="+- 0 4212 1481"/>
                              <a:gd name="T105" fmla="*/ T104 w 2853"/>
                              <a:gd name="T106" fmla="+- 0 3557 1541"/>
                              <a:gd name="T107" fmla="*/ 3557 h 2883"/>
                              <a:gd name="T108" fmla="+- 0 4264 1481"/>
                              <a:gd name="T109" fmla="*/ T108 w 2853"/>
                              <a:gd name="T110" fmla="+- 0 3422 1541"/>
                              <a:gd name="T111" fmla="*/ 3422 h 2883"/>
                              <a:gd name="T112" fmla="+- 0 4302 1481"/>
                              <a:gd name="T113" fmla="*/ T112 w 2853"/>
                              <a:gd name="T114" fmla="+- 0 3280 1541"/>
                              <a:gd name="T115" fmla="*/ 3280 h 2883"/>
                              <a:gd name="T116" fmla="+- 0 4325 1481"/>
                              <a:gd name="T117" fmla="*/ T116 w 2853"/>
                              <a:gd name="T118" fmla="+- 0 3133 1541"/>
                              <a:gd name="T119" fmla="*/ 3133 h 2883"/>
                              <a:gd name="T120" fmla="+- 0 4333 1481"/>
                              <a:gd name="T121" fmla="*/ T120 w 2853"/>
                              <a:gd name="T122" fmla="+- 0 2982 1541"/>
                              <a:gd name="T123" fmla="*/ 2982 h 2883"/>
                              <a:gd name="T124" fmla="+- 0 4325 1481"/>
                              <a:gd name="T125" fmla="*/ T124 w 2853"/>
                              <a:gd name="T126" fmla="+- 0 2831 1541"/>
                              <a:gd name="T127" fmla="*/ 2831 h 2883"/>
                              <a:gd name="T128" fmla="+- 0 4302 1481"/>
                              <a:gd name="T129" fmla="*/ T128 w 2853"/>
                              <a:gd name="T130" fmla="+- 0 2684 1541"/>
                              <a:gd name="T131" fmla="*/ 2684 h 2883"/>
                              <a:gd name="T132" fmla="+- 0 4264 1481"/>
                              <a:gd name="T133" fmla="*/ T132 w 2853"/>
                              <a:gd name="T134" fmla="+- 0 2542 1541"/>
                              <a:gd name="T135" fmla="*/ 2542 h 2883"/>
                              <a:gd name="T136" fmla="+- 0 4212 1481"/>
                              <a:gd name="T137" fmla="*/ T136 w 2853"/>
                              <a:gd name="T138" fmla="+- 0 2407 1541"/>
                              <a:gd name="T139" fmla="*/ 2407 h 2883"/>
                              <a:gd name="T140" fmla="+- 0 4147 1481"/>
                              <a:gd name="T141" fmla="*/ T140 w 2853"/>
                              <a:gd name="T142" fmla="+- 0 2278 1541"/>
                              <a:gd name="T143" fmla="*/ 2278 h 2883"/>
                              <a:gd name="T144" fmla="+- 0 4070 1481"/>
                              <a:gd name="T145" fmla="*/ T144 w 2853"/>
                              <a:gd name="T146" fmla="+- 0 2157 1541"/>
                              <a:gd name="T147" fmla="*/ 2157 h 2883"/>
                              <a:gd name="T148" fmla="+- 0 3982 1481"/>
                              <a:gd name="T149" fmla="*/ T148 w 2853"/>
                              <a:gd name="T150" fmla="+- 0 2044 1541"/>
                              <a:gd name="T151" fmla="*/ 2044 h 2883"/>
                              <a:gd name="T152" fmla="+- 0 3884 1481"/>
                              <a:gd name="T153" fmla="*/ T152 w 2853"/>
                              <a:gd name="T154" fmla="+- 0 1940 1541"/>
                              <a:gd name="T155" fmla="*/ 1940 h 2883"/>
                              <a:gd name="T156" fmla="+- 0 3775 1481"/>
                              <a:gd name="T157" fmla="*/ T156 w 2853"/>
                              <a:gd name="T158" fmla="+- 0 1847 1541"/>
                              <a:gd name="T159" fmla="*/ 1847 h 2883"/>
                              <a:gd name="T160" fmla="+- 0 3658 1481"/>
                              <a:gd name="T161" fmla="*/ T160 w 2853"/>
                              <a:gd name="T162" fmla="+- 0 1764 1541"/>
                              <a:gd name="T163" fmla="*/ 1764 h 2883"/>
                              <a:gd name="T164" fmla="+- 0 3533 1481"/>
                              <a:gd name="T165" fmla="*/ T164 w 2853"/>
                              <a:gd name="T166" fmla="+- 0 1693 1541"/>
                              <a:gd name="T167" fmla="*/ 1693 h 2883"/>
                              <a:gd name="T168" fmla="+- 0 3400 1481"/>
                              <a:gd name="T169" fmla="*/ T168 w 2853"/>
                              <a:gd name="T170" fmla="+- 0 1635 1541"/>
                              <a:gd name="T171" fmla="*/ 1635 h 2883"/>
                              <a:gd name="T172" fmla="+- 0 3262 1481"/>
                              <a:gd name="T173" fmla="*/ T172 w 2853"/>
                              <a:gd name="T174" fmla="+- 0 1590 1541"/>
                              <a:gd name="T175" fmla="*/ 1590 h 2883"/>
                              <a:gd name="T176" fmla="+- 0 3117 1481"/>
                              <a:gd name="T177" fmla="*/ T176 w 2853"/>
                              <a:gd name="T178" fmla="+- 0 1559 1541"/>
                              <a:gd name="T179" fmla="*/ 1559 h 2883"/>
                              <a:gd name="T180" fmla="+- 0 2968 1481"/>
                              <a:gd name="T181" fmla="*/ T180 w 2853"/>
                              <a:gd name="T182" fmla="+- 0 1543 1541"/>
                              <a:gd name="T183" fmla="*/ 1543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853" h="2883">
                                <a:moveTo>
                                  <a:pt x="1411" y="0"/>
                                </a:moveTo>
                                <a:lnTo>
                                  <a:pt x="1364" y="1"/>
                                </a:lnTo>
                                <a:lnTo>
                                  <a:pt x="1411" y="1441"/>
                                </a:lnTo>
                                <a:lnTo>
                                  <a:pt x="0" y="1734"/>
                                </a:lnTo>
                                <a:lnTo>
                                  <a:pt x="17" y="1807"/>
                                </a:lnTo>
                                <a:lnTo>
                                  <a:pt x="38" y="1879"/>
                                </a:lnTo>
                                <a:lnTo>
                                  <a:pt x="63" y="1949"/>
                                </a:lnTo>
                                <a:lnTo>
                                  <a:pt x="90" y="2017"/>
                                </a:lnTo>
                                <a:lnTo>
                                  <a:pt x="121" y="2083"/>
                                </a:lnTo>
                                <a:lnTo>
                                  <a:pt x="156" y="2147"/>
                                </a:lnTo>
                                <a:lnTo>
                                  <a:pt x="193" y="2210"/>
                                </a:lnTo>
                                <a:lnTo>
                                  <a:pt x="233" y="2270"/>
                                </a:lnTo>
                                <a:lnTo>
                                  <a:pt x="276" y="2328"/>
                                </a:lnTo>
                                <a:lnTo>
                                  <a:pt x="322" y="2383"/>
                                </a:lnTo>
                                <a:lnTo>
                                  <a:pt x="370" y="2436"/>
                                </a:lnTo>
                                <a:lnTo>
                                  <a:pt x="421" y="2487"/>
                                </a:lnTo>
                                <a:lnTo>
                                  <a:pt x="475" y="2535"/>
                                </a:lnTo>
                                <a:lnTo>
                                  <a:pt x="530" y="2580"/>
                                </a:lnTo>
                                <a:lnTo>
                                  <a:pt x="588" y="2623"/>
                                </a:lnTo>
                                <a:lnTo>
                                  <a:pt x="648" y="2662"/>
                                </a:lnTo>
                                <a:lnTo>
                                  <a:pt x="710" y="2699"/>
                                </a:lnTo>
                                <a:lnTo>
                                  <a:pt x="774" y="2732"/>
                                </a:lnTo>
                                <a:lnTo>
                                  <a:pt x="839" y="2763"/>
                                </a:lnTo>
                                <a:lnTo>
                                  <a:pt x="906" y="2790"/>
                                </a:lnTo>
                                <a:lnTo>
                                  <a:pt x="975" y="2814"/>
                                </a:lnTo>
                                <a:lnTo>
                                  <a:pt x="1045" y="2834"/>
                                </a:lnTo>
                                <a:lnTo>
                                  <a:pt x="1116" y="2851"/>
                                </a:lnTo>
                                <a:lnTo>
                                  <a:pt x="1188" y="2865"/>
                                </a:lnTo>
                                <a:lnTo>
                                  <a:pt x="1262" y="2874"/>
                                </a:lnTo>
                                <a:lnTo>
                                  <a:pt x="1336" y="2880"/>
                                </a:lnTo>
                                <a:lnTo>
                                  <a:pt x="1411" y="2882"/>
                                </a:lnTo>
                                <a:lnTo>
                                  <a:pt x="1487" y="2880"/>
                                </a:lnTo>
                                <a:lnTo>
                                  <a:pt x="1562" y="2874"/>
                                </a:lnTo>
                                <a:lnTo>
                                  <a:pt x="1636" y="2864"/>
                                </a:lnTo>
                                <a:lnTo>
                                  <a:pt x="1709" y="2851"/>
                                </a:lnTo>
                                <a:lnTo>
                                  <a:pt x="1781" y="2833"/>
                                </a:lnTo>
                                <a:lnTo>
                                  <a:pt x="1851" y="2813"/>
                                </a:lnTo>
                                <a:lnTo>
                                  <a:pt x="1919" y="2788"/>
                                </a:lnTo>
                                <a:lnTo>
                                  <a:pt x="1986" y="2761"/>
                                </a:lnTo>
                                <a:lnTo>
                                  <a:pt x="2052" y="2730"/>
                                </a:lnTo>
                                <a:lnTo>
                                  <a:pt x="2115" y="2696"/>
                                </a:lnTo>
                                <a:lnTo>
                                  <a:pt x="2177" y="2659"/>
                                </a:lnTo>
                                <a:lnTo>
                                  <a:pt x="2237" y="2619"/>
                                </a:lnTo>
                                <a:lnTo>
                                  <a:pt x="2294" y="2577"/>
                                </a:lnTo>
                                <a:lnTo>
                                  <a:pt x="2350" y="2531"/>
                                </a:lnTo>
                                <a:lnTo>
                                  <a:pt x="2403" y="2483"/>
                                </a:lnTo>
                                <a:lnTo>
                                  <a:pt x="2453" y="2432"/>
                                </a:lnTo>
                                <a:lnTo>
                                  <a:pt x="2501" y="2379"/>
                                </a:lnTo>
                                <a:lnTo>
                                  <a:pt x="2547" y="2324"/>
                                </a:lnTo>
                                <a:lnTo>
                                  <a:pt x="2589" y="2267"/>
                                </a:lnTo>
                                <a:lnTo>
                                  <a:pt x="2629" y="2207"/>
                                </a:lnTo>
                                <a:lnTo>
                                  <a:pt x="2666" y="2145"/>
                                </a:lnTo>
                                <a:lnTo>
                                  <a:pt x="2700" y="2082"/>
                                </a:lnTo>
                                <a:lnTo>
                                  <a:pt x="2731" y="2016"/>
                                </a:lnTo>
                                <a:lnTo>
                                  <a:pt x="2759" y="1949"/>
                                </a:lnTo>
                                <a:lnTo>
                                  <a:pt x="2783" y="1881"/>
                                </a:lnTo>
                                <a:lnTo>
                                  <a:pt x="2804" y="1811"/>
                                </a:lnTo>
                                <a:lnTo>
                                  <a:pt x="2821" y="1739"/>
                                </a:lnTo>
                                <a:lnTo>
                                  <a:pt x="2834" y="1666"/>
                                </a:lnTo>
                                <a:lnTo>
                                  <a:pt x="2844" y="1592"/>
                                </a:lnTo>
                                <a:lnTo>
                                  <a:pt x="2850" y="1517"/>
                                </a:lnTo>
                                <a:lnTo>
                                  <a:pt x="2852" y="1441"/>
                                </a:lnTo>
                                <a:lnTo>
                                  <a:pt x="2850" y="1365"/>
                                </a:lnTo>
                                <a:lnTo>
                                  <a:pt x="2844" y="1290"/>
                                </a:lnTo>
                                <a:lnTo>
                                  <a:pt x="2834" y="1216"/>
                                </a:lnTo>
                                <a:lnTo>
                                  <a:pt x="2821" y="1143"/>
                                </a:lnTo>
                                <a:lnTo>
                                  <a:pt x="2804" y="1072"/>
                                </a:lnTo>
                                <a:lnTo>
                                  <a:pt x="2783" y="1001"/>
                                </a:lnTo>
                                <a:lnTo>
                                  <a:pt x="2759" y="933"/>
                                </a:lnTo>
                                <a:lnTo>
                                  <a:pt x="2731" y="866"/>
                                </a:lnTo>
                                <a:lnTo>
                                  <a:pt x="2700" y="800"/>
                                </a:lnTo>
                                <a:lnTo>
                                  <a:pt x="2666" y="737"/>
                                </a:lnTo>
                                <a:lnTo>
                                  <a:pt x="2629" y="675"/>
                                </a:lnTo>
                                <a:lnTo>
                                  <a:pt x="2589" y="616"/>
                                </a:lnTo>
                                <a:lnTo>
                                  <a:pt x="2547" y="558"/>
                                </a:lnTo>
                                <a:lnTo>
                                  <a:pt x="2501" y="503"/>
                                </a:lnTo>
                                <a:lnTo>
                                  <a:pt x="2453" y="450"/>
                                </a:lnTo>
                                <a:lnTo>
                                  <a:pt x="2403" y="399"/>
                                </a:lnTo>
                                <a:lnTo>
                                  <a:pt x="2350" y="351"/>
                                </a:lnTo>
                                <a:lnTo>
                                  <a:pt x="2294" y="306"/>
                                </a:lnTo>
                                <a:lnTo>
                                  <a:pt x="2237" y="263"/>
                                </a:lnTo>
                                <a:lnTo>
                                  <a:pt x="2177" y="223"/>
                                </a:lnTo>
                                <a:lnTo>
                                  <a:pt x="2115" y="186"/>
                                </a:lnTo>
                                <a:lnTo>
                                  <a:pt x="2052" y="152"/>
                                </a:lnTo>
                                <a:lnTo>
                                  <a:pt x="1986" y="121"/>
                                </a:lnTo>
                                <a:lnTo>
                                  <a:pt x="1919" y="94"/>
                                </a:lnTo>
                                <a:lnTo>
                                  <a:pt x="1851" y="69"/>
                                </a:lnTo>
                                <a:lnTo>
                                  <a:pt x="1781" y="49"/>
                                </a:lnTo>
                                <a:lnTo>
                                  <a:pt x="1709" y="31"/>
                                </a:lnTo>
                                <a:lnTo>
                                  <a:pt x="1636" y="18"/>
                                </a:lnTo>
                                <a:lnTo>
                                  <a:pt x="1562" y="8"/>
                                </a:lnTo>
                                <a:lnTo>
                                  <a:pt x="1487" y="2"/>
                                </a:lnTo>
                                <a:lnTo>
                                  <a:pt x="1411" y="0"/>
                                </a:lnTo>
                                <a:close/>
                              </a:path>
                            </a:pathLst>
                          </a:custGeom>
                          <a:solidFill>
                            <a:srgbClr val="FF7A00"/>
                          </a:solidFill>
                          <a:ln>
                            <a:noFill/>
                          </a:ln>
                        </wps:spPr>
                        <wps:bodyPr rot="0" vert="horz" wrap="square" lIns="91440" tIns="45720" rIns="91440" bIns="45720" anchor="t" anchorCtr="0" upright="1">
                          <a:noAutofit/>
                        </wps:bodyPr>
                      </wps:wsp>
                      <wps:wsp>
                        <wps:cNvPr id="362" name="docshape357"/>
                        <wps:cNvSpPr/>
                        <wps:spPr bwMode="auto">
                          <a:xfrm>
                            <a:off x="1451" y="1547"/>
                            <a:ext cx="1442" cy="1975"/>
                          </a:xfrm>
                          <a:custGeom>
                            <a:avLst/>
                            <a:gdLst>
                              <a:gd name="T0" fmla="+- 0 2757 1451"/>
                              <a:gd name="T1" fmla="*/ T0 w 1442"/>
                              <a:gd name="T2" fmla="+- 0 1547 1547"/>
                              <a:gd name="T3" fmla="*/ 1547 h 1975"/>
                              <a:gd name="T4" fmla="+- 0 2681 1451"/>
                              <a:gd name="T5" fmla="*/ T4 w 1442"/>
                              <a:gd name="T6" fmla="+- 0 1556 1547"/>
                              <a:gd name="T7" fmla="*/ 1556 h 1975"/>
                              <a:gd name="T8" fmla="+- 0 2607 1451"/>
                              <a:gd name="T9" fmla="*/ T8 w 1442"/>
                              <a:gd name="T10" fmla="+- 0 1569 1547"/>
                              <a:gd name="T11" fmla="*/ 1569 h 1975"/>
                              <a:gd name="T12" fmla="+- 0 2534 1451"/>
                              <a:gd name="T13" fmla="*/ T12 w 1442"/>
                              <a:gd name="T14" fmla="+- 0 1586 1547"/>
                              <a:gd name="T15" fmla="*/ 1586 h 1975"/>
                              <a:gd name="T16" fmla="+- 0 2463 1451"/>
                              <a:gd name="T17" fmla="*/ T16 w 1442"/>
                              <a:gd name="T18" fmla="+- 0 1607 1547"/>
                              <a:gd name="T19" fmla="*/ 1607 h 1975"/>
                              <a:gd name="T20" fmla="+- 0 2393 1451"/>
                              <a:gd name="T21" fmla="*/ T20 w 1442"/>
                              <a:gd name="T22" fmla="+- 0 1631 1547"/>
                              <a:gd name="T23" fmla="*/ 1631 h 1975"/>
                              <a:gd name="T24" fmla="+- 0 2325 1451"/>
                              <a:gd name="T25" fmla="*/ T24 w 1442"/>
                              <a:gd name="T26" fmla="+- 0 1658 1547"/>
                              <a:gd name="T27" fmla="*/ 1658 h 1975"/>
                              <a:gd name="T28" fmla="+- 0 2258 1451"/>
                              <a:gd name="T29" fmla="*/ T28 w 1442"/>
                              <a:gd name="T30" fmla="+- 0 1689 1547"/>
                              <a:gd name="T31" fmla="*/ 1689 h 1975"/>
                              <a:gd name="T32" fmla="+- 0 2194 1451"/>
                              <a:gd name="T33" fmla="*/ T32 w 1442"/>
                              <a:gd name="T34" fmla="+- 0 1723 1547"/>
                              <a:gd name="T35" fmla="*/ 1723 h 1975"/>
                              <a:gd name="T36" fmla="+- 0 2132 1451"/>
                              <a:gd name="T37" fmla="*/ T36 w 1442"/>
                              <a:gd name="T38" fmla="+- 0 1759 1547"/>
                              <a:gd name="T39" fmla="*/ 1759 h 1975"/>
                              <a:gd name="T40" fmla="+- 0 2071 1451"/>
                              <a:gd name="T41" fmla="*/ T40 w 1442"/>
                              <a:gd name="T42" fmla="+- 0 1799 1547"/>
                              <a:gd name="T43" fmla="*/ 1799 h 1975"/>
                              <a:gd name="T44" fmla="+- 0 2013 1451"/>
                              <a:gd name="T45" fmla="*/ T44 w 1442"/>
                              <a:gd name="T46" fmla="+- 0 1842 1547"/>
                              <a:gd name="T47" fmla="*/ 1842 h 1975"/>
                              <a:gd name="T48" fmla="+- 0 1957 1451"/>
                              <a:gd name="T49" fmla="*/ T48 w 1442"/>
                              <a:gd name="T50" fmla="+- 0 1888 1547"/>
                              <a:gd name="T51" fmla="*/ 1888 h 1975"/>
                              <a:gd name="T52" fmla="+- 0 1904 1451"/>
                              <a:gd name="T53" fmla="*/ T52 w 1442"/>
                              <a:gd name="T54" fmla="+- 0 1936 1547"/>
                              <a:gd name="T55" fmla="*/ 1936 h 1975"/>
                              <a:gd name="T56" fmla="+- 0 1852 1451"/>
                              <a:gd name="T57" fmla="*/ T56 w 1442"/>
                              <a:gd name="T58" fmla="+- 0 1987 1547"/>
                              <a:gd name="T59" fmla="*/ 1987 h 1975"/>
                              <a:gd name="T60" fmla="+- 0 1804 1451"/>
                              <a:gd name="T61" fmla="*/ T60 w 1442"/>
                              <a:gd name="T62" fmla="+- 0 2040 1547"/>
                              <a:gd name="T63" fmla="*/ 2040 h 1975"/>
                              <a:gd name="T64" fmla="+- 0 1758 1451"/>
                              <a:gd name="T65" fmla="*/ T64 w 1442"/>
                              <a:gd name="T66" fmla="+- 0 2096 1547"/>
                              <a:gd name="T67" fmla="*/ 2096 h 1975"/>
                              <a:gd name="T68" fmla="+- 0 1715 1451"/>
                              <a:gd name="T69" fmla="*/ T68 w 1442"/>
                              <a:gd name="T70" fmla="+- 0 2154 1547"/>
                              <a:gd name="T71" fmla="*/ 2154 h 1975"/>
                              <a:gd name="T72" fmla="+- 0 1675 1451"/>
                              <a:gd name="T73" fmla="*/ T72 w 1442"/>
                              <a:gd name="T74" fmla="+- 0 2214 1547"/>
                              <a:gd name="T75" fmla="*/ 2214 h 1975"/>
                              <a:gd name="T76" fmla="+- 0 1638 1451"/>
                              <a:gd name="T77" fmla="*/ T76 w 1442"/>
                              <a:gd name="T78" fmla="+- 0 2276 1547"/>
                              <a:gd name="T79" fmla="*/ 2276 h 1975"/>
                              <a:gd name="T80" fmla="+- 0 1604 1451"/>
                              <a:gd name="T81" fmla="*/ T80 w 1442"/>
                              <a:gd name="T82" fmla="+- 0 2340 1547"/>
                              <a:gd name="T83" fmla="*/ 2340 h 1975"/>
                              <a:gd name="T84" fmla="+- 0 1573 1451"/>
                              <a:gd name="T85" fmla="*/ T84 w 1442"/>
                              <a:gd name="T86" fmla="+- 0 2405 1547"/>
                              <a:gd name="T87" fmla="*/ 2405 h 1975"/>
                              <a:gd name="T88" fmla="+- 0 1545 1451"/>
                              <a:gd name="T89" fmla="*/ T88 w 1442"/>
                              <a:gd name="T90" fmla="+- 0 2473 1547"/>
                              <a:gd name="T91" fmla="*/ 2473 h 1975"/>
                              <a:gd name="T92" fmla="+- 0 1521 1451"/>
                              <a:gd name="T93" fmla="*/ T92 w 1442"/>
                              <a:gd name="T94" fmla="+- 0 2542 1547"/>
                              <a:gd name="T95" fmla="*/ 2542 h 1975"/>
                              <a:gd name="T96" fmla="+- 0 1500 1451"/>
                              <a:gd name="T97" fmla="*/ T96 w 1442"/>
                              <a:gd name="T98" fmla="+- 0 2612 1547"/>
                              <a:gd name="T99" fmla="*/ 2612 h 1975"/>
                              <a:gd name="T100" fmla="+- 0 1483 1451"/>
                              <a:gd name="T101" fmla="*/ T100 w 1442"/>
                              <a:gd name="T102" fmla="+- 0 2684 1547"/>
                              <a:gd name="T103" fmla="*/ 2684 h 1975"/>
                              <a:gd name="T104" fmla="+- 0 1469 1451"/>
                              <a:gd name="T105" fmla="*/ T104 w 1442"/>
                              <a:gd name="T106" fmla="+- 0 2757 1547"/>
                              <a:gd name="T107" fmla="*/ 2757 h 1975"/>
                              <a:gd name="T108" fmla="+- 0 1459 1451"/>
                              <a:gd name="T109" fmla="*/ T108 w 1442"/>
                              <a:gd name="T110" fmla="+- 0 2831 1547"/>
                              <a:gd name="T111" fmla="*/ 2831 h 1975"/>
                              <a:gd name="T112" fmla="+- 0 1453 1451"/>
                              <a:gd name="T113" fmla="*/ T112 w 1442"/>
                              <a:gd name="T114" fmla="+- 0 2906 1547"/>
                              <a:gd name="T115" fmla="*/ 2906 h 1975"/>
                              <a:gd name="T116" fmla="+- 0 1451 1451"/>
                              <a:gd name="T117" fmla="*/ T116 w 1442"/>
                              <a:gd name="T118" fmla="+- 0 2982 1547"/>
                              <a:gd name="T119" fmla="*/ 2982 h 1975"/>
                              <a:gd name="T120" fmla="+- 0 1453 1451"/>
                              <a:gd name="T121" fmla="*/ T120 w 1442"/>
                              <a:gd name="T122" fmla="+- 0 3061 1547"/>
                              <a:gd name="T123" fmla="*/ 3061 h 1975"/>
                              <a:gd name="T124" fmla="+- 0 1460 1451"/>
                              <a:gd name="T125" fmla="*/ T124 w 1442"/>
                              <a:gd name="T126" fmla="+- 0 3140 1547"/>
                              <a:gd name="T127" fmla="*/ 3140 h 1975"/>
                              <a:gd name="T128" fmla="+- 0 1471 1451"/>
                              <a:gd name="T129" fmla="*/ T128 w 1442"/>
                              <a:gd name="T130" fmla="+- 0 3218 1547"/>
                              <a:gd name="T131" fmla="*/ 3218 h 1975"/>
                              <a:gd name="T132" fmla="+- 0 1486 1451"/>
                              <a:gd name="T133" fmla="*/ T132 w 1442"/>
                              <a:gd name="T134" fmla="+- 0 3296 1547"/>
                              <a:gd name="T135" fmla="*/ 3296 h 1975"/>
                              <a:gd name="T136" fmla="+- 0 1505 1451"/>
                              <a:gd name="T137" fmla="*/ T136 w 1442"/>
                              <a:gd name="T138" fmla="+- 0 3372 1547"/>
                              <a:gd name="T139" fmla="*/ 3372 h 1975"/>
                              <a:gd name="T140" fmla="+- 0 1528 1451"/>
                              <a:gd name="T141" fmla="*/ T140 w 1442"/>
                              <a:gd name="T142" fmla="+- 0 3448 1547"/>
                              <a:gd name="T143" fmla="*/ 3448 h 1975"/>
                              <a:gd name="T144" fmla="+- 0 1556 1451"/>
                              <a:gd name="T145" fmla="*/ T144 w 1442"/>
                              <a:gd name="T146" fmla="+- 0 3522 1547"/>
                              <a:gd name="T147" fmla="*/ 3522 h 1975"/>
                              <a:gd name="T148" fmla="+- 0 2892 1451"/>
                              <a:gd name="T149" fmla="*/ T148 w 1442"/>
                              <a:gd name="T150" fmla="+- 0 2982 1547"/>
                              <a:gd name="T151" fmla="*/ 2982 h 1975"/>
                              <a:gd name="T152" fmla="+- 0 2757 1451"/>
                              <a:gd name="T153" fmla="*/ T152 w 1442"/>
                              <a:gd name="T154" fmla="+- 0 1547 1547"/>
                              <a:gd name="T155" fmla="*/ 1547 h 1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42" h="1975">
                                <a:moveTo>
                                  <a:pt x="1306" y="0"/>
                                </a:moveTo>
                                <a:lnTo>
                                  <a:pt x="1230" y="9"/>
                                </a:lnTo>
                                <a:lnTo>
                                  <a:pt x="1156" y="22"/>
                                </a:lnTo>
                                <a:lnTo>
                                  <a:pt x="1083" y="39"/>
                                </a:lnTo>
                                <a:lnTo>
                                  <a:pt x="1012" y="60"/>
                                </a:lnTo>
                                <a:lnTo>
                                  <a:pt x="942" y="84"/>
                                </a:lnTo>
                                <a:lnTo>
                                  <a:pt x="874" y="111"/>
                                </a:lnTo>
                                <a:lnTo>
                                  <a:pt x="807" y="142"/>
                                </a:lnTo>
                                <a:lnTo>
                                  <a:pt x="743" y="176"/>
                                </a:lnTo>
                                <a:lnTo>
                                  <a:pt x="681" y="212"/>
                                </a:lnTo>
                                <a:lnTo>
                                  <a:pt x="620" y="252"/>
                                </a:lnTo>
                                <a:lnTo>
                                  <a:pt x="562" y="295"/>
                                </a:lnTo>
                                <a:lnTo>
                                  <a:pt x="506" y="341"/>
                                </a:lnTo>
                                <a:lnTo>
                                  <a:pt x="453" y="389"/>
                                </a:lnTo>
                                <a:lnTo>
                                  <a:pt x="401" y="440"/>
                                </a:lnTo>
                                <a:lnTo>
                                  <a:pt x="353" y="493"/>
                                </a:lnTo>
                                <a:lnTo>
                                  <a:pt x="307" y="549"/>
                                </a:lnTo>
                                <a:lnTo>
                                  <a:pt x="264" y="607"/>
                                </a:lnTo>
                                <a:lnTo>
                                  <a:pt x="224" y="667"/>
                                </a:lnTo>
                                <a:lnTo>
                                  <a:pt x="187" y="729"/>
                                </a:lnTo>
                                <a:lnTo>
                                  <a:pt x="153" y="793"/>
                                </a:lnTo>
                                <a:lnTo>
                                  <a:pt x="122" y="858"/>
                                </a:lnTo>
                                <a:lnTo>
                                  <a:pt x="94" y="926"/>
                                </a:lnTo>
                                <a:lnTo>
                                  <a:pt x="70" y="995"/>
                                </a:lnTo>
                                <a:lnTo>
                                  <a:pt x="49" y="1065"/>
                                </a:lnTo>
                                <a:lnTo>
                                  <a:pt x="32" y="1137"/>
                                </a:lnTo>
                                <a:lnTo>
                                  <a:pt x="18" y="1210"/>
                                </a:lnTo>
                                <a:lnTo>
                                  <a:pt x="8" y="1284"/>
                                </a:lnTo>
                                <a:lnTo>
                                  <a:pt x="2" y="1359"/>
                                </a:lnTo>
                                <a:lnTo>
                                  <a:pt x="0" y="1435"/>
                                </a:lnTo>
                                <a:lnTo>
                                  <a:pt x="2" y="1514"/>
                                </a:lnTo>
                                <a:lnTo>
                                  <a:pt x="9" y="1593"/>
                                </a:lnTo>
                                <a:lnTo>
                                  <a:pt x="20" y="1671"/>
                                </a:lnTo>
                                <a:lnTo>
                                  <a:pt x="35" y="1749"/>
                                </a:lnTo>
                                <a:lnTo>
                                  <a:pt x="54" y="1825"/>
                                </a:lnTo>
                                <a:lnTo>
                                  <a:pt x="77" y="1901"/>
                                </a:lnTo>
                                <a:lnTo>
                                  <a:pt x="105" y="1975"/>
                                </a:lnTo>
                                <a:lnTo>
                                  <a:pt x="1441" y="1435"/>
                                </a:lnTo>
                                <a:lnTo>
                                  <a:pt x="1306" y="0"/>
                                </a:lnTo>
                                <a:close/>
                              </a:path>
                            </a:pathLst>
                          </a:custGeom>
                          <a:solidFill>
                            <a:srgbClr val="FFA600"/>
                          </a:solidFill>
                          <a:ln>
                            <a:noFill/>
                          </a:ln>
                        </wps:spPr>
                        <wps:bodyPr rot="0" vert="horz" wrap="square" lIns="91440" tIns="45720" rIns="91440" bIns="45720" anchor="t" anchorCtr="0" upright="1">
                          <a:noAutofit/>
                        </wps:bodyPr>
                      </wps:wsp>
                      <wps:wsp>
                        <wps:cNvPr id="363" name="docshape358"/>
                        <wps:cNvSpPr/>
                        <wps:spPr bwMode="auto">
                          <a:xfrm>
                            <a:off x="1451" y="1547"/>
                            <a:ext cx="1442" cy="1975"/>
                          </a:xfrm>
                          <a:custGeom>
                            <a:avLst/>
                            <a:gdLst>
                              <a:gd name="T0" fmla="+- 0 2892 1451"/>
                              <a:gd name="T1" fmla="*/ T0 w 1442"/>
                              <a:gd name="T2" fmla="+- 0 2982 1547"/>
                              <a:gd name="T3" fmla="*/ 2982 h 1975"/>
                              <a:gd name="T4" fmla="+- 0 1556 1451"/>
                              <a:gd name="T5" fmla="*/ T4 w 1442"/>
                              <a:gd name="T6" fmla="+- 0 3522 1547"/>
                              <a:gd name="T7" fmla="*/ 3522 h 1975"/>
                              <a:gd name="T8" fmla="+- 0 1528 1451"/>
                              <a:gd name="T9" fmla="*/ T8 w 1442"/>
                              <a:gd name="T10" fmla="+- 0 3448 1547"/>
                              <a:gd name="T11" fmla="*/ 3448 h 1975"/>
                              <a:gd name="T12" fmla="+- 0 1505 1451"/>
                              <a:gd name="T13" fmla="*/ T12 w 1442"/>
                              <a:gd name="T14" fmla="+- 0 3372 1547"/>
                              <a:gd name="T15" fmla="*/ 3372 h 1975"/>
                              <a:gd name="T16" fmla="+- 0 1486 1451"/>
                              <a:gd name="T17" fmla="*/ T16 w 1442"/>
                              <a:gd name="T18" fmla="+- 0 3296 1547"/>
                              <a:gd name="T19" fmla="*/ 3296 h 1975"/>
                              <a:gd name="T20" fmla="+- 0 1471 1451"/>
                              <a:gd name="T21" fmla="*/ T20 w 1442"/>
                              <a:gd name="T22" fmla="+- 0 3218 1547"/>
                              <a:gd name="T23" fmla="*/ 3218 h 1975"/>
                              <a:gd name="T24" fmla="+- 0 1460 1451"/>
                              <a:gd name="T25" fmla="*/ T24 w 1442"/>
                              <a:gd name="T26" fmla="+- 0 3140 1547"/>
                              <a:gd name="T27" fmla="*/ 3140 h 1975"/>
                              <a:gd name="T28" fmla="+- 0 1453 1451"/>
                              <a:gd name="T29" fmla="*/ T28 w 1442"/>
                              <a:gd name="T30" fmla="+- 0 3061 1547"/>
                              <a:gd name="T31" fmla="*/ 3061 h 1975"/>
                              <a:gd name="T32" fmla="+- 0 1451 1451"/>
                              <a:gd name="T33" fmla="*/ T32 w 1442"/>
                              <a:gd name="T34" fmla="+- 0 2982 1547"/>
                              <a:gd name="T35" fmla="*/ 2982 h 1975"/>
                              <a:gd name="T36" fmla="+- 0 1453 1451"/>
                              <a:gd name="T37" fmla="*/ T36 w 1442"/>
                              <a:gd name="T38" fmla="+- 0 2906 1547"/>
                              <a:gd name="T39" fmla="*/ 2906 h 1975"/>
                              <a:gd name="T40" fmla="+- 0 1459 1451"/>
                              <a:gd name="T41" fmla="*/ T40 w 1442"/>
                              <a:gd name="T42" fmla="+- 0 2831 1547"/>
                              <a:gd name="T43" fmla="*/ 2831 h 1975"/>
                              <a:gd name="T44" fmla="+- 0 1469 1451"/>
                              <a:gd name="T45" fmla="*/ T44 w 1442"/>
                              <a:gd name="T46" fmla="+- 0 2757 1547"/>
                              <a:gd name="T47" fmla="*/ 2757 h 1975"/>
                              <a:gd name="T48" fmla="+- 0 1483 1451"/>
                              <a:gd name="T49" fmla="*/ T48 w 1442"/>
                              <a:gd name="T50" fmla="+- 0 2684 1547"/>
                              <a:gd name="T51" fmla="*/ 2684 h 1975"/>
                              <a:gd name="T52" fmla="+- 0 1500 1451"/>
                              <a:gd name="T53" fmla="*/ T52 w 1442"/>
                              <a:gd name="T54" fmla="+- 0 2612 1547"/>
                              <a:gd name="T55" fmla="*/ 2612 h 1975"/>
                              <a:gd name="T56" fmla="+- 0 1521 1451"/>
                              <a:gd name="T57" fmla="*/ T56 w 1442"/>
                              <a:gd name="T58" fmla="+- 0 2542 1547"/>
                              <a:gd name="T59" fmla="*/ 2542 h 1975"/>
                              <a:gd name="T60" fmla="+- 0 1545 1451"/>
                              <a:gd name="T61" fmla="*/ T60 w 1442"/>
                              <a:gd name="T62" fmla="+- 0 2473 1547"/>
                              <a:gd name="T63" fmla="*/ 2473 h 1975"/>
                              <a:gd name="T64" fmla="+- 0 1573 1451"/>
                              <a:gd name="T65" fmla="*/ T64 w 1442"/>
                              <a:gd name="T66" fmla="+- 0 2405 1547"/>
                              <a:gd name="T67" fmla="*/ 2405 h 1975"/>
                              <a:gd name="T68" fmla="+- 0 1604 1451"/>
                              <a:gd name="T69" fmla="*/ T68 w 1442"/>
                              <a:gd name="T70" fmla="+- 0 2340 1547"/>
                              <a:gd name="T71" fmla="*/ 2340 h 1975"/>
                              <a:gd name="T72" fmla="+- 0 1638 1451"/>
                              <a:gd name="T73" fmla="*/ T72 w 1442"/>
                              <a:gd name="T74" fmla="+- 0 2276 1547"/>
                              <a:gd name="T75" fmla="*/ 2276 h 1975"/>
                              <a:gd name="T76" fmla="+- 0 1675 1451"/>
                              <a:gd name="T77" fmla="*/ T76 w 1442"/>
                              <a:gd name="T78" fmla="+- 0 2214 1547"/>
                              <a:gd name="T79" fmla="*/ 2214 h 1975"/>
                              <a:gd name="T80" fmla="+- 0 1715 1451"/>
                              <a:gd name="T81" fmla="*/ T80 w 1442"/>
                              <a:gd name="T82" fmla="+- 0 2154 1547"/>
                              <a:gd name="T83" fmla="*/ 2154 h 1975"/>
                              <a:gd name="T84" fmla="+- 0 1758 1451"/>
                              <a:gd name="T85" fmla="*/ T84 w 1442"/>
                              <a:gd name="T86" fmla="+- 0 2096 1547"/>
                              <a:gd name="T87" fmla="*/ 2096 h 1975"/>
                              <a:gd name="T88" fmla="+- 0 1804 1451"/>
                              <a:gd name="T89" fmla="*/ T88 w 1442"/>
                              <a:gd name="T90" fmla="+- 0 2040 1547"/>
                              <a:gd name="T91" fmla="*/ 2040 h 1975"/>
                              <a:gd name="T92" fmla="+- 0 1852 1451"/>
                              <a:gd name="T93" fmla="*/ T92 w 1442"/>
                              <a:gd name="T94" fmla="+- 0 1987 1547"/>
                              <a:gd name="T95" fmla="*/ 1987 h 1975"/>
                              <a:gd name="T96" fmla="+- 0 1904 1451"/>
                              <a:gd name="T97" fmla="*/ T96 w 1442"/>
                              <a:gd name="T98" fmla="+- 0 1936 1547"/>
                              <a:gd name="T99" fmla="*/ 1936 h 1975"/>
                              <a:gd name="T100" fmla="+- 0 1957 1451"/>
                              <a:gd name="T101" fmla="*/ T100 w 1442"/>
                              <a:gd name="T102" fmla="+- 0 1888 1547"/>
                              <a:gd name="T103" fmla="*/ 1888 h 1975"/>
                              <a:gd name="T104" fmla="+- 0 2013 1451"/>
                              <a:gd name="T105" fmla="*/ T104 w 1442"/>
                              <a:gd name="T106" fmla="+- 0 1842 1547"/>
                              <a:gd name="T107" fmla="*/ 1842 h 1975"/>
                              <a:gd name="T108" fmla="+- 0 2071 1451"/>
                              <a:gd name="T109" fmla="*/ T108 w 1442"/>
                              <a:gd name="T110" fmla="+- 0 1799 1547"/>
                              <a:gd name="T111" fmla="*/ 1799 h 1975"/>
                              <a:gd name="T112" fmla="+- 0 2132 1451"/>
                              <a:gd name="T113" fmla="*/ T112 w 1442"/>
                              <a:gd name="T114" fmla="+- 0 1759 1547"/>
                              <a:gd name="T115" fmla="*/ 1759 h 1975"/>
                              <a:gd name="T116" fmla="+- 0 2194 1451"/>
                              <a:gd name="T117" fmla="*/ T116 w 1442"/>
                              <a:gd name="T118" fmla="+- 0 1723 1547"/>
                              <a:gd name="T119" fmla="*/ 1723 h 1975"/>
                              <a:gd name="T120" fmla="+- 0 2258 1451"/>
                              <a:gd name="T121" fmla="*/ T120 w 1442"/>
                              <a:gd name="T122" fmla="+- 0 1689 1547"/>
                              <a:gd name="T123" fmla="*/ 1689 h 1975"/>
                              <a:gd name="T124" fmla="+- 0 2325 1451"/>
                              <a:gd name="T125" fmla="*/ T124 w 1442"/>
                              <a:gd name="T126" fmla="+- 0 1658 1547"/>
                              <a:gd name="T127" fmla="*/ 1658 h 1975"/>
                              <a:gd name="T128" fmla="+- 0 2393 1451"/>
                              <a:gd name="T129" fmla="*/ T128 w 1442"/>
                              <a:gd name="T130" fmla="+- 0 1631 1547"/>
                              <a:gd name="T131" fmla="*/ 1631 h 1975"/>
                              <a:gd name="T132" fmla="+- 0 2463 1451"/>
                              <a:gd name="T133" fmla="*/ T132 w 1442"/>
                              <a:gd name="T134" fmla="+- 0 1607 1547"/>
                              <a:gd name="T135" fmla="*/ 1607 h 1975"/>
                              <a:gd name="T136" fmla="+- 0 2534 1451"/>
                              <a:gd name="T137" fmla="*/ T136 w 1442"/>
                              <a:gd name="T138" fmla="+- 0 1586 1547"/>
                              <a:gd name="T139" fmla="*/ 1586 h 1975"/>
                              <a:gd name="T140" fmla="+- 0 2607 1451"/>
                              <a:gd name="T141" fmla="*/ T140 w 1442"/>
                              <a:gd name="T142" fmla="+- 0 1569 1547"/>
                              <a:gd name="T143" fmla="*/ 1569 h 1975"/>
                              <a:gd name="T144" fmla="+- 0 2681 1451"/>
                              <a:gd name="T145" fmla="*/ T144 w 1442"/>
                              <a:gd name="T146" fmla="+- 0 1556 1547"/>
                              <a:gd name="T147" fmla="*/ 1556 h 1975"/>
                              <a:gd name="T148" fmla="+- 0 2757 1451"/>
                              <a:gd name="T149" fmla="*/ T148 w 1442"/>
                              <a:gd name="T150" fmla="+- 0 1547 1547"/>
                              <a:gd name="T151" fmla="*/ 1547 h 1975"/>
                              <a:gd name="T152" fmla="+- 0 2892 1451"/>
                              <a:gd name="T153" fmla="*/ T152 w 1442"/>
                              <a:gd name="T154" fmla="+- 0 2982 1547"/>
                              <a:gd name="T155" fmla="*/ 2982 h 1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42" h="1975">
                                <a:moveTo>
                                  <a:pt x="1441" y="1435"/>
                                </a:moveTo>
                                <a:lnTo>
                                  <a:pt x="105" y="1975"/>
                                </a:lnTo>
                                <a:lnTo>
                                  <a:pt x="77" y="1901"/>
                                </a:lnTo>
                                <a:lnTo>
                                  <a:pt x="54" y="1825"/>
                                </a:lnTo>
                                <a:lnTo>
                                  <a:pt x="35" y="1749"/>
                                </a:lnTo>
                                <a:lnTo>
                                  <a:pt x="20" y="1671"/>
                                </a:lnTo>
                                <a:lnTo>
                                  <a:pt x="9" y="1593"/>
                                </a:lnTo>
                                <a:lnTo>
                                  <a:pt x="2" y="1514"/>
                                </a:lnTo>
                                <a:lnTo>
                                  <a:pt x="0" y="1435"/>
                                </a:lnTo>
                                <a:lnTo>
                                  <a:pt x="2" y="1359"/>
                                </a:lnTo>
                                <a:lnTo>
                                  <a:pt x="8" y="1284"/>
                                </a:lnTo>
                                <a:lnTo>
                                  <a:pt x="18" y="1210"/>
                                </a:lnTo>
                                <a:lnTo>
                                  <a:pt x="32" y="1137"/>
                                </a:lnTo>
                                <a:lnTo>
                                  <a:pt x="49" y="1065"/>
                                </a:lnTo>
                                <a:lnTo>
                                  <a:pt x="70" y="995"/>
                                </a:lnTo>
                                <a:lnTo>
                                  <a:pt x="94" y="926"/>
                                </a:lnTo>
                                <a:lnTo>
                                  <a:pt x="122" y="858"/>
                                </a:lnTo>
                                <a:lnTo>
                                  <a:pt x="153" y="793"/>
                                </a:lnTo>
                                <a:lnTo>
                                  <a:pt x="187" y="729"/>
                                </a:lnTo>
                                <a:lnTo>
                                  <a:pt x="224" y="667"/>
                                </a:lnTo>
                                <a:lnTo>
                                  <a:pt x="264" y="607"/>
                                </a:lnTo>
                                <a:lnTo>
                                  <a:pt x="307" y="549"/>
                                </a:lnTo>
                                <a:lnTo>
                                  <a:pt x="353" y="493"/>
                                </a:lnTo>
                                <a:lnTo>
                                  <a:pt x="401" y="440"/>
                                </a:lnTo>
                                <a:lnTo>
                                  <a:pt x="453" y="389"/>
                                </a:lnTo>
                                <a:lnTo>
                                  <a:pt x="506" y="341"/>
                                </a:lnTo>
                                <a:lnTo>
                                  <a:pt x="562" y="295"/>
                                </a:lnTo>
                                <a:lnTo>
                                  <a:pt x="620" y="252"/>
                                </a:lnTo>
                                <a:lnTo>
                                  <a:pt x="681" y="212"/>
                                </a:lnTo>
                                <a:lnTo>
                                  <a:pt x="743" y="176"/>
                                </a:lnTo>
                                <a:lnTo>
                                  <a:pt x="807" y="142"/>
                                </a:lnTo>
                                <a:lnTo>
                                  <a:pt x="874" y="111"/>
                                </a:lnTo>
                                <a:lnTo>
                                  <a:pt x="942" y="84"/>
                                </a:lnTo>
                                <a:lnTo>
                                  <a:pt x="1012" y="60"/>
                                </a:lnTo>
                                <a:lnTo>
                                  <a:pt x="1083" y="39"/>
                                </a:lnTo>
                                <a:lnTo>
                                  <a:pt x="1156" y="22"/>
                                </a:lnTo>
                                <a:lnTo>
                                  <a:pt x="1230" y="9"/>
                                </a:lnTo>
                                <a:lnTo>
                                  <a:pt x="1306" y="0"/>
                                </a:lnTo>
                                <a:lnTo>
                                  <a:pt x="1441" y="1435"/>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364" name="docshape359"/>
                        <wps:cNvSpPr/>
                        <wps:spPr bwMode="auto">
                          <a:xfrm>
                            <a:off x="2691" y="1540"/>
                            <a:ext cx="201" cy="1442"/>
                          </a:xfrm>
                          <a:custGeom>
                            <a:avLst/>
                            <a:gdLst>
                              <a:gd name="T0" fmla="+- 0 2892 2692"/>
                              <a:gd name="T1" fmla="*/ T0 w 201"/>
                              <a:gd name="T2" fmla="+- 0 1541 1541"/>
                              <a:gd name="T3" fmla="*/ 1541 h 1442"/>
                              <a:gd name="T4" fmla="+- 0 2817 2692"/>
                              <a:gd name="T5" fmla="*/ T4 w 201"/>
                              <a:gd name="T6" fmla="+- 0 1543 1541"/>
                              <a:gd name="T7" fmla="*/ 1543 h 1442"/>
                              <a:gd name="T8" fmla="+- 0 2742 2692"/>
                              <a:gd name="T9" fmla="*/ T8 w 201"/>
                              <a:gd name="T10" fmla="+- 0 1549 1541"/>
                              <a:gd name="T11" fmla="*/ 1549 h 1442"/>
                              <a:gd name="T12" fmla="+- 0 2692 2692"/>
                              <a:gd name="T13" fmla="*/ T12 w 201"/>
                              <a:gd name="T14" fmla="+- 0 1555 1541"/>
                              <a:gd name="T15" fmla="*/ 1555 h 1442"/>
                              <a:gd name="T16" fmla="+- 0 2892 2692"/>
                              <a:gd name="T17" fmla="*/ T16 w 201"/>
                              <a:gd name="T18" fmla="+- 0 2982 1541"/>
                              <a:gd name="T19" fmla="*/ 2982 h 1442"/>
                              <a:gd name="T20" fmla="+- 0 2892 2692"/>
                              <a:gd name="T21" fmla="*/ T20 w 201"/>
                              <a:gd name="T22" fmla="+- 0 1541 1541"/>
                              <a:gd name="T23" fmla="*/ 1541 h 1442"/>
                            </a:gdLst>
                            <a:ahLst/>
                            <a:cxnLst>
                              <a:cxn ang="0">
                                <a:pos x="T1" y="T3"/>
                              </a:cxn>
                              <a:cxn ang="0">
                                <a:pos x="T5" y="T7"/>
                              </a:cxn>
                              <a:cxn ang="0">
                                <a:pos x="T9" y="T11"/>
                              </a:cxn>
                              <a:cxn ang="0">
                                <a:pos x="T13" y="T15"/>
                              </a:cxn>
                              <a:cxn ang="0">
                                <a:pos x="T17" y="T19"/>
                              </a:cxn>
                              <a:cxn ang="0">
                                <a:pos x="T21" y="T23"/>
                              </a:cxn>
                            </a:cxnLst>
                            <a:rect l="0" t="0" r="r" b="b"/>
                            <a:pathLst>
                              <a:path w="201" h="1442">
                                <a:moveTo>
                                  <a:pt x="200" y="0"/>
                                </a:moveTo>
                                <a:lnTo>
                                  <a:pt x="125" y="2"/>
                                </a:lnTo>
                                <a:lnTo>
                                  <a:pt x="50" y="8"/>
                                </a:lnTo>
                                <a:lnTo>
                                  <a:pt x="0" y="14"/>
                                </a:lnTo>
                                <a:lnTo>
                                  <a:pt x="200" y="1441"/>
                                </a:lnTo>
                                <a:lnTo>
                                  <a:pt x="200" y="0"/>
                                </a:lnTo>
                                <a:close/>
                              </a:path>
                            </a:pathLst>
                          </a:custGeom>
                          <a:solidFill>
                            <a:srgbClr val="FFCA66"/>
                          </a:solidFill>
                          <a:ln>
                            <a:noFill/>
                          </a:ln>
                        </wps:spPr>
                        <wps:bodyPr rot="0" vert="horz" wrap="square" lIns="91440" tIns="45720" rIns="91440" bIns="45720" anchor="t" anchorCtr="0" upright="1">
                          <a:noAutofit/>
                        </wps:bodyPr>
                      </wps:wsp>
                      <wps:wsp>
                        <wps:cNvPr id="365" name="docshape360"/>
                        <wps:cNvSpPr/>
                        <wps:spPr bwMode="auto">
                          <a:xfrm>
                            <a:off x="2691" y="1540"/>
                            <a:ext cx="201" cy="1442"/>
                          </a:xfrm>
                          <a:custGeom>
                            <a:avLst/>
                            <a:gdLst>
                              <a:gd name="T0" fmla="+- 0 2892 2692"/>
                              <a:gd name="T1" fmla="*/ T0 w 201"/>
                              <a:gd name="T2" fmla="+- 0 2982 1541"/>
                              <a:gd name="T3" fmla="*/ 2982 h 1442"/>
                              <a:gd name="T4" fmla="+- 0 2692 2692"/>
                              <a:gd name="T5" fmla="*/ T4 w 201"/>
                              <a:gd name="T6" fmla="+- 0 1555 1541"/>
                              <a:gd name="T7" fmla="*/ 1555 h 1442"/>
                              <a:gd name="T8" fmla="+- 0 2717 2692"/>
                              <a:gd name="T9" fmla="*/ T8 w 201"/>
                              <a:gd name="T10" fmla="+- 0 1552 1541"/>
                              <a:gd name="T11" fmla="*/ 1552 h 1442"/>
                              <a:gd name="T12" fmla="+- 0 2742 2692"/>
                              <a:gd name="T13" fmla="*/ T12 w 201"/>
                              <a:gd name="T14" fmla="+- 0 1549 1541"/>
                              <a:gd name="T15" fmla="*/ 1549 h 1442"/>
                              <a:gd name="T16" fmla="+- 0 2817 2692"/>
                              <a:gd name="T17" fmla="*/ T16 w 201"/>
                              <a:gd name="T18" fmla="+- 0 1543 1541"/>
                              <a:gd name="T19" fmla="*/ 1543 h 1442"/>
                              <a:gd name="T20" fmla="+- 0 2892 2692"/>
                              <a:gd name="T21" fmla="*/ T20 w 201"/>
                              <a:gd name="T22" fmla="+- 0 1541 1541"/>
                              <a:gd name="T23" fmla="*/ 1541 h 1442"/>
                              <a:gd name="T24" fmla="+- 0 2892 2692"/>
                              <a:gd name="T25" fmla="*/ T24 w 201"/>
                              <a:gd name="T26" fmla="+- 0 2982 1541"/>
                              <a:gd name="T27" fmla="*/ 2982 h 1442"/>
                            </a:gdLst>
                            <a:ahLst/>
                            <a:cxnLst>
                              <a:cxn ang="0">
                                <a:pos x="T1" y="T3"/>
                              </a:cxn>
                              <a:cxn ang="0">
                                <a:pos x="T5" y="T7"/>
                              </a:cxn>
                              <a:cxn ang="0">
                                <a:pos x="T9" y="T11"/>
                              </a:cxn>
                              <a:cxn ang="0">
                                <a:pos x="T13" y="T15"/>
                              </a:cxn>
                              <a:cxn ang="0">
                                <a:pos x="T17" y="T19"/>
                              </a:cxn>
                              <a:cxn ang="0">
                                <a:pos x="T21" y="T23"/>
                              </a:cxn>
                              <a:cxn ang="0">
                                <a:pos x="T25" y="T27"/>
                              </a:cxn>
                            </a:cxnLst>
                            <a:rect l="0" t="0" r="r" b="b"/>
                            <a:pathLst>
                              <a:path w="201" h="1442">
                                <a:moveTo>
                                  <a:pt x="200" y="1441"/>
                                </a:moveTo>
                                <a:lnTo>
                                  <a:pt x="0" y="14"/>
                                </a:lnTo>
                                <a:lnTo>
                                  <a:pt x="25" y="11"/>
                                </a:lnTo>
                                <a:lnTo>
                                  <a:pt x="50" y="8"/>
                                </a:lnTo>
                                <a:lnTo>
                                  <a:pt x="125" y="2"/>
                                </a:lnTo>
                                <a:lnTo>
                                  <a:pt x="200" y="0"/>
                                </a:lnTo>
                                <a:lnTo>
                                  <a:pt x="200"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366" name="docshape361"/>
                        <wps:cNvSpPr/>
                        <wps:spPr bwMode="auto">
                          <a:xfrm>
                            <a:off x="1919" y="2002"/>
                            <a:ext cx="1946" cy="1946"/>
                          </a:xfrm>
                          <a:custGeom>
                            <a:avLst/>
                            <a:gdLst>
                              <a:gd name="T0" fmla="+- 0 2816 1919"/>
                              <a:gd name="T1" fmla="*/ T0 w 1946"/>
                              <a:gd name="T2" fmla="+- 0 2005 2002"/>
                              <a:gd name="T3" fmla="*/ 2005 h 1946"/>
                              <a:gd name="T4" fmla="+- 0 2669 1919"/>
                              <a:gd name="T5" fmla="*/ T4 w 1946"/>
                              <a:gd name="T6" fmla="+- 0 2028 2002"/>
                              <a:gd name="T7" fmla="*/ 2028 h 1946"/>
                              <a:gd name="T8" fmla="+- 0 2530 1919"/>
                              <a:gd name="T9" fmla="*/ T8 w 1946"/>
                              <a:gd name="T10" fmla="+- 0 2072 2002"/>
                              <a:gd name="T11" fmla="*/ 2072 h 1946"/>
                              <a:gd name="T12" fmla="+- 0 2401 1919"/>
                              <a:gd name="T13" fmla="*/ T12 w 1946"/>
                              <a:gd name="T14" fmla="+- 0 2135 2002"/>
                              <a:gd name="T15" fmla="*/ 2135 h 1946"/>
                              <a:gd name="T16" fmla="+- 0 2284 1919"/>
                              <a:gd name="T17" fmla="*/ T16 w 1946"/>
                              <a:gd name="T18" fmla="+- 0 2216 2002"/>
                              <a:gd name="T19" fmla="*/ 2216 h 1946"/>
                              <a:gd name="T20" fmla="+- 0 2180 1919"/>
                              <a:gd name="T21" fmla="*/ T20 w 1946"/>
                              <a:gd name="T22" fmla="+- 0 2313 2002"/>
                              <a:gd name="T23" fmla="*/ 2313 h 1946"/>
                              <a:gd name="T24" fmla="+- 0 2091 1919"/>
                              <a:gd name="T25" fmla="*/ T24 w 1946"/>
                              <a:gd name="T26" fmla="+- 0 2424 2002"/>
                              <a:gd name="T27" fmla="*/ 2424 h 1946"/>
                              <a:gd name="T28" fmla="+- 0 2018 1919"/>
                              <a:gd name="T29" fmla="*/ T28 w 1946"/>
                              <a:gd name="T30" fmla="+- 0 2547 2002"/>
                              <a:gd name="T31" fmla="*/ 2547 h 1946"/>
                              <a:gd name="T32" fmla="+- 0 1965 1919"/>
                              <a:gd name="T33" fmla="*/ T32 w 1946"/>
                              <a:gd name="T34" fmla="+- 0 2681 2002"/>
                              <a:gd name="T35" fmla="*/ 2681 h 1946"/>
                              <a:gd name="T36" fmla="+- 0 1931 1919"/>
                              <a:gd name="T37" fmla="*/ T36 w 1946"/>
                              <a:gd name="T38" fmla="+- 0 2825 2002"/>
                              <a:gd name="T39" fmla="*/ 2825 h 1946"/>
                              <a:gd name="T40" fmla="+- 0 1919 1919"/>
                              <a:gd name="T41" fmla="*/ T40 w 1946"/>
                              <a:gd name="T42" fmla="+- 0 2975 2002"/>
                              <a:gd name="T43" fmla="*/ 2975 h 1946"/>
                              <a:gd name="T44" fmla="+- 0 1931 1919"/>
                              <a:gd name="T45" fmla="*/ T44 w 1946"/>
                              <a:gd name="T46" fmla="+- 0 3125 2002"/>
                              <a:gd name="T47" fmla="*/ 3125 h 1946"/>
                              <a:gd name="T48" fmla="+- 0 1965 1919"/>
                              <a:gd name="T49" fmla="*/ T48 w 1946"/>
                              <a:gd name="T50" fmla="+- 0 3269 2002"/>
                              <a:gd name="T51" fmla="*/ 3269 h 1946"/>
                              <a:gd name="T52" fmla="+- 0 2018 1919"/>
                              <a:gd name="T53" fmla="*/ T52 w 1946"/>
                              <a:gd name="T54" fmla="+- 0 3403 2002"/>
                              <a:gd name="T55" fmla="*/ 3403 h 1946"/>
                              <a:gd name="T56" fmla="+- 0 2091 1919"/>
                              <a:gd name="T57" fmla="*/ T56 w 1946"/>
                              <a:gd name="T58" fmla="+- 0 3526 2002"/>
                              <a:gd name="T59" fmla="*/ 3526 h 1946"/>
                              <a:gd name="T60" fmla="+- 0 2180 1919"/>
                              <a:gd name="T61" fmla="*/ T60 w 1946"/>
                              <a:gd name="T62" fmla="+- 0 3637 2002"/>
                              <a:gd name="T63" fmla="*/ 3637 h 1946"/>
                              <a:gd name="T64" fmla="+- 0 2284 1919"/>
                              <a:gd name="T65" fmla="*/ T64 w 1946"/>
                              <a:gd name="T66" fmla="+- 0 3734 2002"/>
                              <a:gd name="T67" fmla="*/ 3734 h 1946"/>
                              <a:gd name="T68" fmla="+- 0 2401 1919"/>
                              <a:gd name="T69" fmla="*/ T68 w 1946"/>
                              <a:gd name="T70" fmla="+- 0 3815 2002"/>
                              <a:gd name="T71" fmla="*/ 3815 h 1946"/>
                              <a:gd name="T72" fmla="+- 0 2530 1919"/>
                              <a:gd name="T73" fmla="*/ T72 w 1946"/>
                              <a:gd name="T74" fmla="+- 0 3878 2002"/>
                              <a:gd name="T75" fmla="*/ 3878 h 1946"/>
                              <a:gd name="T76" fmla="+- 0 2669 1919"/>
                              <a:gd name="T77" fmla="*/ T76 w 1946"/>
                              <a:gd name="T78" fmla="+- 0 3922 2002"/>
                              <a:gd name="T79" fmla="*/ 3922 h 1946"/>
                              <a:gd name="T80" fmla="+- 0 2816 1919"/>
                              <a:gd name="T81" fmla="*/ T80 w 1946"/>
                              <a:gd name="T82" fmla="+- 0 3945 2002"/>
                              <a:gd name="T83" fmla="*/ 3945 h 1946"/>
                              <a:gd name="T84" fmla="+- 0 2968 1919"/>
                              <a:gd name="T85" fmla="*/ T84 w 1946"/>
                              <a:gd name="T86" fmla="+- 0 3945 2002"/>
                              <a:gd name="T87" fmla="*/ 3945 h 1946"/>
                              <a:gd name="T88" fmla="+- 0 3115 1919"/>
                              <a:gd name="T89" fmla="*/ T88 w 1946"/>
                              <a:gd name="T90" fmla="+- 0 3922 2002"/>
                              <a:gd name="T91" fmla="*/ 3922 h 1946"/>
                              <a:gd name="T92" fmla="+- 0 3254 1919"/>
                              <a:gd name="T93" fmla="*/ T92 w 1946"/>
                              <a:gd name="T94" fmla="+- 0 3878 2002"/>
                              <a:gd name="T95" fmla="*/ 3878 h 1946"/>
                              <a:gd name="T96" fmla="+- 0 3383 1919"/>
                              <a:gd name="T97" fmla="*/ T96 w 1946"/>
                              <a:gd name="T98" fmla="+- 0 3815 2002"/>
                              <a:gd name="T99" fmla="*/ 3815 h 1946"/>
                              <a:gd name="T100" fmla="+- 0 3501 1919"/>
                              <a:gd name="T101" fmla="*/ T100 w 1946"/>
                              <a:gd name="T102" fmla="+- 0 3734 2002"/>
                              <a:gd name="T103" fmla="*/ 3734 h 1946"/>
                              <a:gd name="T104" fmla="+- 0 3605 1919"/>
                              <a:gd name="T105" fmla="*/ T104 w 1946"/>
                              <a:gd name="T106" fmla="+- 0 3637 2002"/>
                              <a:gd name="T107" fmla="*/ 3637 h 1946"/>
                              <a:gd name="T108" fmla="+- 0 3694 1919"/>
                              <a:gd name="T109" fmla="*/ T108 w 1946"/>
                              <a:gd name="T110" fmla="+- 0 3526 2002"/>
                              <a:gd name="T111" fmla="*/ 3526 h 1946"/>
                              <a:gd name="T112" fmla="+- 0 3766 1919"/>
                              <a:gd name="T113" fmla="*/ T112 w 1946"/>
                              <a:gd name="T114" fmla="+- 0 3403 2002"/>
                              <a:gd name="T115" fmla="*/ 3403 h 1946"/>
                              <a:gd name="T116" fmla="+- 0 3820 1919"/>
                              <a:gd name="T117" fmla="*/ T116 w 1946"/>
                              <a:gd name="T118" fmla="+- 0 3269 2002"/>
                              <a:gd name="T119" fmla="*/ 3269 h 1946"/>
                              <a:gd name="T120" fmla="+- 0 3853 1919"/>
                              <a:gd name="T121" fmla="*/ T120 w 1946"/>
                              <a:gd name="T122" fmla="+- 0 3125 2002"/>
                              <a:gd name="T123" fmla="*/ 3125 h 1946"/>
                              <a:gd name="T124" fmla="+- 0 3865 1919"/>
                              <a:gd name="T125" fmla="*/ T124 w 1946"/>
                              <a:gd name="T126" fmla="+- 0 2975 2002"/>
                              <a:gd name="T127" fmla="*/ 2975 h 1946"/>
                              <a:gd name="T128" fmla="+- 0 3853 1919"/>
                              <a:gd name="T129" fmla="*/ T128 w 1946"/>
                              <a:gd name="T130" fmla="+- 0 2825 2002"/>
                              <a:gd name="T131" fmla="*/ 2825 h 1946"/>
                              <a:gd name="T132" fmla="+- 0 3820 1919"/>
                              <a:gd name="T133" fmla="*/ T132 w 1946"/>
                              <a:gd name="T134" fmla="+- 0 2681 2002"/>
                              <a:gd name="T135" fmla="*/ 2681 h 1946"/>
                              <a:gd name="T136" fmla="+- 0 3766 1919"/>
                              <a:gd name="T137" fmla="*/ T136 w 1946"/>
                              <a:gd name="T138" fmla="+- 0 2547 2002"/>
                              <a:gd name="T139" fmla="*/ 2547 h 1946"/>
                              <a:gd name="T140" fmla="+- 0 3694 1919"/>
                              <a:gd name="T141" fmla="*/ T140 w 1946"/>
                              <a:gd name="T142" fmla="+- 0 2424 2002"/>
                              <a:gd name="T143" fmla="*/ 2424 h 1946"/>
                              <a:gd name="T144" fmla="+- 0 3605 1919"/>
                              <a:gd name="T145" fmla="*/ T144 w 1946"/>
                              <a:gd name="T146" fmla="+- 0 2313 2002"/>
                              <a:gd name="T147" fmla="*/ 2313 h 1946"/>
                              <a:gd name="T148" fmla="+- 0 3501 1919"/>
                              <a:gd name="T149" fmla="*/ T148 w 1946"/>
                              <a:gd name="T150" fmla="+- 0 2216 2002"/>
                              <a:gd name="T151" fmla="*/ 2216 h 1946"/>
                              <a:gd name="T152" fmla="+- 0 3383 1919"/>
                              <a:gd name="T153" fmla="*/ T152 w 1946"/>
                              <a:gd name="T154" fmla="+- 0 2135 2002"/>
                              <a:gd name="T155" fmla="*/ 2135 h 1946"/>
                              <a:gd name="T156" fmla="+- 0 3254 1919"/>
                              <a:gd name="T157" fmla="*/ T156 w 1946"/>
                              <a:gd name="T158" fmla="+- 0 2072 2002"/>
                              <a:gd name="T159" fmla="*/ 2072 h 1946"/>
                              <a:gd name="T160" fmla="+- 0 3115 1919"/>
                              <a:gd name="T161" fmla="*/ T160 w 1946"/>
                              <a:gd name="T162" fmla="+- 0 2028 2002"/>
                              <a:gd name="T163" fmla="*/ 2028 h 1946"/>
                              <a:gd name="T164" fmla="+- 0 2968 1919"/>
                              <a:gd name="T165" fmla="*/ T164 w 1946"/>
                              <a:gd name="T166" fmla="+- 0 2005 2002"/>
                              <a:gd name="T167" fmla="*/ 2005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3" y="0"/>
                                </a:moveTo>
                                <a:lnTo>
                                  <a:pt x="897" y="3"/>
                                </a:lnTo>
                                <a:lnTo>
                                  <a:pt x="823" y="12"/>
                                </a:lnTo>
                                <a:lnTo>
                                  <a:pt x="750" y="26"/>
                                </a:lnTo>
                                <a:lnTo>
                                  <a:pt x="680" y="45"/>
                                </a:lnTo>
                                <a:lnTo>
                                  <a:pt x="611" y="70"/>
                                </a:lnTo>
                                <a:lnTo>
                                  <a:pt x="545" y="99"/>
                                </a:lnTo>
                                <a:lnTo>
                                  <a:pt x="482" y="133"/>
                                </a:lnTo>
                                <a:lnTo>
                                  <a:pt x="422" y="171"/>
                                </a:lnTo>
                                <a:lnTo>
                                  <a:pt x="365" y="214"/>
                                </a:lnTo>
                                <a:lnTo>
                                  <a:pt x="311" y="260"/>
                                </a:lnTo>
                                <a:lnTo>
                                  <a:pt x="261" y="311"/>
                                </a:lnTo>
                                <a:lnTo>
                                  <a:pt x="214" y="365"/>
                                </a:lnTo>
                                <a:lnTo>
                                  <a:pt x="172" y="422"/>
                                </a:lnTo>
                                <a:lnTo>
                                  <a:pt x="133" y="482"/>
                                </a:lnTo>
                                <a:lnTo>
                                  <a:pt x="99" y="545"/>
                                </a:lnTo>
                                <a:lnTo>
                                  <a:pt x="70" y="611"/>
                                </a:lnTo>
                                <a:lnTo>
                                  <a:pt x="46" y="679"/>
                                </a:lnTo>
                                <a:lnTo>
                                  <a:pt x="26" y="750"/>
                                </a:lnTo>
                                <a:lnTo>
                                  <a:pt x="12" y="823"/>
                                </a:lnTo>
                                <a:lnTo>
                                  <a:pt x="3" y="897"/>
                                </a:lnTo>
                                <a:lnTo>
                                  <a:pt x="0" y="973"/>
                                </a:lnTo>
                                <a:lnTo>
                                  <a:pt x="3" y="1049"/>
                                </a:lnTo>
                                <a:lnTo>
                                  <a:pt x="12" y="1123"/>
                                </a:lnTo>
                                <a:lnTo>
                                  <a:pt x="26" y="1196"/>
                                </a:lnTo>
                                <a:lnTo>
                                  <a:pt x="46" y="1267"/>
                                </a:lnTo>
                                <a:lnTo>
                                  <a:pt x="70" y="1335"/>
                                </a:lnTo>
                                <a:lnTo>
                                  <a:pt x="99" y="1401"/>
                                </a:lnTo>
                                <a:lnTo>
                                  <a:pt x="133" y="1464"/>
                                </a:lnTo>
                                <a:lnTo>
                                  <a:pt x="172" y="1524"/>
                                </a:lnTo>
                                <a:lnTo>
                                  <a:pt x="214" y="1581"/>
                                </a:lnTo>
                                <a:lnTo>
                                  <a:pt x="261" y="1635"/>
                                </a:lnTo>
                                <a:lnTo>
                                  <a:pt x="311" y="1686"/>
                                </a:lnTo>
                                <a:lnTo>
                                  <a:pt x="365" y="1732"/>
                                </a:lnTo>
                                <a:lnTo>
                                  <a:pt x="422" y="1775"/>
                                </a:lnTo>
                                <a:lnTo>
                                  <a:pt x="482" y="1813"/>
                                </a:lnTo>
                                <a:lnTo>
                                  <a:pt x="545" y="1847"/>
                                </a:lnTo>
                                <a:lnTo>
                                  <a:pt x="611" y="1876"/>
                                </a:lnTo>
                                <a:lnTo>
                                  <a:pt x="680" y="1901"/>
                                </a:lnTo>
                                <a:lnTo>
                                  <a:pt x="750" y="1920"/>
                                </a:lnTo>
                                <a:lnTo>
                                  <a:pt x="823" y="1934"/>
                                </a:lnTo>
                                <a:lnTo>
                                  <a:pt x="897" y="1943"/>
                                </a:lnTo>
                                <a:lnTo>
                                  <a:pt x="973" y="1946"/>
                                </a:lnTo>
                                <a:lnTo>
                                  <a:pt x="1049" y="1943"/>
                                </a:lnTo>
                                <a:lnTo>
                                  <a:pt x="1124" y="1934"/>
                                </a:lnTo>
                                <a:lnTo>
                                  <a:pt x="1196" y="1920"/>
                                </a:lnTo>
                                <a:lnTo>
                                  <a:pt x="1267" y="1901"/>
                                </a:lnTo>
                                <a:lnTo>
                                  <a:pt x="1335" y="1876"/>
                                </a:lnTo>
                                <a:lnTo>
                                  <a:pt x="1401" y="1847"/>
                                </a:lnTo>
                                <a:lnTo>
                                  <a:pt x="1464" y="1813"/>
                                </a:lnTo>
                                <a:lnTo>
                                  <a:pt x="1524" y="1775"/>
                                </a:lnTo>
                                <a:lnTo>
                                  <a:pt x="1582" y="1732"/>
                                </a:lnTo>
                                <a:lnTo>
                                  <a:pt x="1635" y="1686"/>
                                </a:lnTo>
                                <a:lnTo>
                                  <a:pt x="1686" y="1635"/>
                                </a:lnTo>
                                <a:lnTo>
                                  <a:pt x="1732" y="1581"/>
                                </a:lnTo>
                                <a:lnTo>
                                  <a:pt x="1775" y="1524"/>
                                </a:lnTo>
                                <a:lnTo>
                                  <a:pt x="1813" y="1464"/>
                                </a:lnTo>
                                <a:lnTo>
                                  <a:pt x="1847" y="1401"/>
                                </a:lnTo>
                                <a:lnTo>
                                  <a:pt x="1876" y="1335"/>
                                </a:lnTo>
                                <a:lnTo>
                                  <a:pt x="1901" y="1267"/>
                                </a:lnTo>
                                <a:lnTo>
                                  <a:pt x="1920" y="1196"/>
                                </a:lnTo>
                                <a:lnTo>
                                  <a:pt x="1934" y="1123"/>
                                </a:lnTo>
                                <a:lnTo>
                                  <a:pt x="1943" y="1049"/>
                                </a:lnTo>
                                <a:lnTo>
                                  <a:pt x="1946" y="973"/>
                                </a:lnTo>
                                <a:lnTo>
                                  <a:pt x="1943" y="897"/>
                                </a:lnTo>
                                <a:lnTo>
                                  <a:pt x="1934" y="823"/>
                                </a:lnTo>
                                <a:lnTo>
                                  <a:pt x="1920" y="750"/>
                                </a:lnTo>
                                <a:lnTo>
                                  <a:pt x="1901" y="679"/>
                                </a:lnTo>
                                <a:lnTo>
                                  <a:pt x="1876" y="611"/>
                                </a:lnTo>
                                <a:lnTo>
                                  <a:pt x="1847" y="545"/>
                                </a:lnTo>
                                <a:lnTo>
                                  <a:pt x="1813" y="482"/>
                                </a:lnTo>
                                <a:lnTo>
                                  <a:pt x="1775" y="422"/>
                                </a:lnTo>
                                <a:lnTo>
                                  <a:pt x="1732" y="365"/>
                                </a:lnTo>
                                <a:lnTo>
                                  <a:pt x="1686" y="311"/>
                                </a:lnTo>
                                <a:lnTo>
                                  <a:pt x="1635" y="260"/>
                                </a:lnTo>
                                <a:lnTo>
                                  <a:pt x="1582" y="214"/>
                                </a:lnTo>
                                <a:lnTo>
                                  <a:pt x="1524" y="171"/>
                                </a:lnTo>
                                <a:lnTo>
                                  <a:pt x="1464" y="133"/>
                                </a:lnTo>
                                <a:lnTo>
                                  <a:pt x="1401" y="99"/>
                                </a:lnTo>
                                <a:lnTo>
                                  <a:pt x="1335" y="70"/>
                                </a:lnTo>
                                <a:lnTo>
                                  <a:pt x="1267" y="45"/>
                                </a:lnTo>
                                <a:lnTo>
                                  <a:pt x="1196" y="26"/>
                                </a:lnTo>
                                <a:lnTo>
                                  <a:pt x="1124" y="12"/>
                                </a:lnTo>
                                <a:lnTo>
                                  <a:pt x="1049" y="3"/>
                                </a:lnTo>
                                <a:lnTo>
                                  <a:pt x="973"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355" o:spid="_x0000_s1026" o:spt="203" style="position:absolute;left:0pt;margin-left:72pt;margin-top:76.5pt;height:144.7pt;width:144.7pt;mso-position-horizontal-relative:page;z-index:251866112;mso-width-relative:page;mso-height-relative:page;" coordorigin="1440,1530" coordsize="2894,2894" o:gfxdata="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">
                <o:lock v:ext="edit" aspectratio="f"/>
                <v:shape id="docshape356" o:spid="_x0000_s1026" o:spt="100" style="position:absolute;left:1481;top:1540;height:2883;width:2853;" fillcolor="#FF7A00" filled="t" stroked="f" coordsize="2853,2883" o:gfxdata="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oYe74A&#10;AADcAAAADwAAAAAAAAABACAAAAAiAAAAZHJzL2Rvd25yZXYueG1sUEsBAhQAFAAAAAgAh07iQDMv&#10;BZ47AAAAOQAAABAAAAAAAAAAAQAgAAAADQEAAGRycy9zaGFwZXhtbC54bWxQSwUGAAAAAAYABgBb&#10;AQAAtwMAAAAA&#10;" path="m1411,0l1364,1,1411,1441,0,1734,17,1807,38,1879,63,1949,90,2017,121,2083,156,2147,193,2210,233,2270,276,2328,322,2383,370,2436,421,2487,475,2535,530,2580,588,2623,648,2662,710,2699,774,2732,839,2763,906,2790,975,2814,1045,2834,1116,2851,1188,2865,1262,2874,1336,2880,1411,2882,1487,2880,1562,2874,1636,2864,1709,2851,1781,2833,1851,2813,1919,2788,1986,2761,2052,2730,2115,2696,2177,2659,2237,2619,2294,2577,2350,2531,2403,2483,2453,2432,2501,2379,2547,2324,2589,2267,2629,2207,2666,2145,2700,2082,2731,2016,2759,1949,2783,1881,2804,1811,2821,1739,2834,1666,2844,1592,2850,1517,2852,1441,2850,1365,2844,1290,2834,1216,2821,1143,2804,1072,2783,1001,2759,933,2731,866,2700,800,2666,737,2629,675,2589,616,2547,558,2501,503,2453,450,2403,399,2350,351,2294,306,2237,263,2177,223,2115,186,2052,152,1986,121,1919,94,1851,69,1781,49,1709,31,1636,18,1562,8,1487,2,1411,0xe">
                  <v:path o:connectlocs="1364,1542;0,3275;38,3420;90,3558;156,3688;233,3811;322,3924;421,4028;530,4121;648,4203;774,4273;906,4331;1045,4375;1188,4406;1336,4421;1487,4421;1636,4405;1781,4374;1919,4329;2052,4271;2177,4200;2294,4118;2403,4024;2501,3920;2589,3808;2666,3686;2731,3557;2783,3422;2821,3280;2844,3133;2852,2982;2844,2831;2821,2684;2783,2542;2731,2407;2666,2278;2589,2157;2501,2044;2403,1940;2294,1847;2177,1764;2052,1693;1919,1635;1781,1590;1636,1559;1487,1543" o:connectangles="0,0,0,0,0,0,0,0,0,0,0,0,0,0,0,0,0,0,0,0,0,0,0,0,0,0,0,0,0,0,0,0,0,0,0,0,0,0,0,0,0,0,0,0,0,0"/>
                  <v:fill on="t" focussize="0,0"/>
                  <v:stroke on="f"/>
                  <v:imagedata o:title=""/>
                  <o:lock v:ext="edit" aspectratio="f"/>
                </v:shape>
                <v:shape id="docshape357" o:spid="_x0000_s1026" o:spt="100" style="position:absolute;left:1451;top:1547;height:1975;width:1442;" fillcolor="#FFA600" filled="t" stroked="f" coordsize="1442,1975" o:gfxdata="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7xm74A&#10;AADcAAAADwAAAAAAAAABACAAAAAiAAAAZHJzL2Rvd25yZXYueG1sUEsBAhQAFAAAAAgAh07iQDMv&#10;BZ47AAAAOQAAABAAAAAAAAAAAQAgAAAADQEAAGRycy9zaGFwZXhtbC54bWxQSwUGAAAAAAYABgBb&#10;AQAAtwMAAAAA&#10;" path="m1306,0l1230,9,1156,22,1083,39,1012,60,942,84,874,111,807,142,743,176,681,212,620,252,562,295,506,341,453,389,401,440,353,493,307,549,264,607,224,667,187,729,153,793,122,858,94,926,70,995,49,1065,32,1137,18,1210,8,1284,2,1359,0,1435,2,1514,9,1593,20,1671,35,1749,54,1825,77,1901,105,1975,1441,1435,1306,0xe">
                  <v:path o:connectlocs="1306,1547;1230,1556;1156,1569;1083,1586;1012,1607;942,1631;874,1658;807,1689;743,1723;681,1759;620,1799;562,1842;506,1888;453,1936;401,1987;353,2040;307,2096;264,2154;224,2214;187,2276;153,2340;122,2405;94,2473;70,2542;49,2612;32,2684;18,2757;8,2831;2,2906;0,2982;2,3061;9,3140;20,3218;35,3296;54,3372;77,3448;105,3522;1441,2982;1306,1547" o:connectangles="0,0,0,0,0,0,0,0,0,0,0,0,0,0,0,0,0,0,0,0,0,0,0,0,0,0,0,0,0,0,0,0,0,0,0,0,0,0,0"/>
                  <v:fill on="t" focussize="0,0"/>
                  <v:stroke on="f"/>
                  <v:imagedata o:title=""/>
                  <o:lock v:ext="edit" aspectratio="f"/>
                </v:shape>
                <v:shape id="docshape358" o:spid="_x0000_s1026" o:spt="100" style="position:absolute;left:1451;top:1547;height:1975;width:1442;" filled="f" stroked="t" coordsize="1442,1975" o:gfxdata="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Wfdq/&#10;AAAA3AAAAA8AAAAAAAAAAQAgAAAAIgAAAGRycy9kb3ducmV2LnhtbFBLAQIUABQAAAAIAIdO4kAz&#10;LwWeOwAAADkAAAAQAAAAAAAAAAEAIAAAAA4BAABkcnMvc2hhcGV4bWwueG1sUEsFBgAAAAAGAAYA&#10;WwEAALgDAAAAAA==&#10;" path="m1441,1435l105,1975,77,1901,54,1825,35,1749,20,1671,9,1593,2,1514,0,1435,2,1359,8,1284,18,1210,32,1137,49,1065,70,995,94,926,122,858,153,793,187,729,224,667,264,607,307,549,353,493,401,440,453,389,506,341,562,295,620,252,681,212,743,176,807,142,874,111,942,84,1012,60,1083,39,1156,22,1230,9,1306,0,1441,1435xe">
                  <v:path o:connectlocs="1441,2982;105,3522;77,3448;54,3372;35,3296;20,3218;9,3140;2,3061;0,2982;2,2906;8,2831;18,2757;32,2684;49,2612;70,2542;94,2473;122,2405;153,2340;187,2276;224,2214;264,2154;307,2096;353,2040;401,1987;453,1936;506,1888;562,1842;620,1799;681,1759;743,1723;807,1689;874,1658;942,1631;1012,1607;1083,1586;1156,1569;1230,1556;1306,1547;1441,2982" o:connectangles="0,0,0,0,0,0,0,0,0,0,0,0,0,0,0,0,0,0,0,0,0,0,0,0,0,0,0,0,0,0,0,0,0,0,0,0,0,0,0"/>
                  <v:fill on="f" focussize="0,0"/>
                  <v:stroke weight="1.11196850393701pt" color="#FFFFFF" joinstyle="round"/>
                  <v:imagedata o:title=""/>
                  <o:lock v:ext="edit" aspectratio="f"/>
                </v:shape>
                <v:shape id="docshape359" o:spid="_x0000_s1026" o:spt="100" style="position:absolute;left:2691;top:1540;height:1442;width:201;" fillcolor="#FFCA66" filled="t" stroked="f" coordsize="201,1442" o:gfxdata="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4dfN&#10;wAAAANwAAAAPAAAAAAAAAAEAIAAAACIAAABkcnMvZG93bnJldi54bWxQSwECFAAUAAAACACHTuJA&#10;My8FnjsAAAA5AAAAEAAAAAAAAAABACAAAAAPAQAAZHJzL3NoYXBleG1sLnhtbFBLBQYAAAAABgAG&#10;AFsBAAC5AwAAAAA=&#10;" path="m200,0l125,2,50,8,0,14,200,1441,200,0xe">
                  <v:path o:connectlocs="200,1541;125,1543;50,1549;0,1555;200,2982;200,1541" o:connectangles="0,0,0,0,0,0"/>
                  <v:fill on="t" focussize="0,0"/>
                  <v:stroke on="f"/>
                  <v:imagedata o:title=""/>
                  <o:lock v:ext="edit" aspectratio="f"/>
                </v:shape>
                <v:shape id="docshape360" o:spid="_x0000_s1026" o:spt="100" style="position:absolute;left:2691;top:1540;height:1442;width:201;" filled="f" stroked="t" coordsize="201,1442" o:gfxdata="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Z4vLLsAAADc&#10;AAAADwAAAAAAAAABACAAAAAiAAAAZHJzL2Rvd25yZXYueG1sUEsBAhQAFAAAAAgAh07iQDMvBZ47&#10;AAAAOQAAABAAAAAAAAAAAQAgAAAACgEAAGRycy9zaGFwZXhtbC54bWxQSwUGAAAAAAYABgBbAQAA&#10;tAMAAAAA&#10;" path="m200,1441l0,14,25,11,50,8,125,2,200,0,200,1441xe">
                  <v:path o:connectlocs="200,2982;0,1555;25,1552;50,1549;125,1543;200,1541;200,2982" o:connectangles="0,0,0,0,0,0,0"/>
                  <v:fill on="f" focussize="0,0"/>
                  <v:stroke weight="1.11196850393701pt" color="#FFFFFF" joinstyle="round"/>
                  <v:imagedata o:title=""/>
                  <o:lock v:ext="edit" aspectratio="f"/>
                </v:shape>
                <v:shape id="docshape361" o:spid="_x0000_s1026" o:spt="100" style="position:absolute;left:1919;top:2002;height:1946;width:1946;" fillcolor="#FFFFFF" filled="t" stroked="f" coordsize="1946,1946" o:gfxdata="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cg4WvQAA&#10;ANwAAAAPAAAAAAAAAAEAIAAAACIAAABkcnMvZG93bnJldi54bWxQSwECFAAUAAAACACHTuJAMy8F&#10;njsAAAA5AAAAEAAAAAAAAAABACAAAAAMAQAAZHJzL3NoYXBleG1sLnhtbFBLBQYAAAAABgAGAFsB&#10;AAC2AwAAAAA=&#10;" path="m973,0l897,3,823,12,750,26,680,45,611,70,545,99,482,133,422,171,365,214,311,260,261,311,214,365,172,422,133,482,99,545,70,611,46,679,26,750,12,823,3,897,0,973,3,1049,12,1123,26,1196,46,1267,70,1335,99,1401,133,1464,172,1524,214,1581,261,1635,311,1686,365,1732,422,1775,482,1813,545,1847,611,1876,680,1901,750,1920,823,1934,897,1943,973,1946,1049,1943,1124,1934,1196,1920,1267,1901,1335,1876,1401,1847,1464,1813,1524,1775,1582,1732,1635,1686,1686,1635,1732,1581,1775,1524,1813,1464,1847,1401,1876,1335,1901,1267,1920,1196,1934,1123,1943,1049,1946,973,1943,897,1934,823,1920,750,1901,679,1876,611,1847,545,1813,482,1775,422,1732,365,1686,311,1635,260,1582,214,1524,171,1464,133,1401,99,1335,70,1267,45,1196,26,1124,12,1049,3,973,0xe">
                  <v:path o:connectlocs="897,2005;750,2028;611,2072;482,2135;365,2216;261,2313;172,2424;99,2547;46,2681;12,2825;0,2975;12,3125;46,3269;99,3403;172,3526;261,3637;365,3734;482,3815;611,3878;750,3922;897,3945;1049,3945;1196,3922;1335,3878;1464,3815;1582,3734;1686,3637;1775,3526;1847,3403;1901,3269;1934,3125;1946,2975;1934,2825;1901,2681;1847,2547;1775,2424;1686,2313;1582,2216;1464,2135;1335,2072;1196,2028;1049,2005" o:connectangles="0,0,0,0,0,0,0,0,0,0,0,0,0,0,0,0,0,0,0,0,0,0,0,0,0,0,0,0,0,0,0,0,0,0,0,0,0,0,0,0,0,0"/>
                  <v:fill on="t" focussize="0,0"/>
                  <v:stroke on="f"/>
                  <v:imagedata o:title=""/>
                  <o:lock v:ext="edit" aspectratio="f"/>
                </v:shape>
              </v:group>
            </w:pict>
          </mc:Fallback>
        </mc:AlternateContent>
      </w:r>
      <w:del w:id="154" w:author="张家齐" w:date="2024-05-06T16:46:12Z">
        <w:r>
          <w:rPr>
            <w:rFonts w:hint="eastAsia" w:ascii="微软雅黑" w:hAnsi="微软雅黑" w:eastAsia="微软雅黑" w:cs="微软雅黑"/>
            <w:spacing w:val="-7"/>
            <w:lang w:eastAsia="zh-CN"/>
          </w:rPr>
          <w:delText>目前普遍使用的</w:delText>
        </w:r>
      </w:del>
      <w:del w:id="155" w:author="张家齐" w:date="2024-05-06T16:46:12Z">
        <w:r>
          <w:rPr>
            <w:spacing w:val="-7"/>
            <w:lang w:eastAsia="zh-CN"/>
          </w:rPr>
          <w:delText xml:space="preserve"> </w:delText>
        </w:r>
      </w:del>
      <w:r>
        <w:rPr>
          <w:spacing w:val="-7"/>
          <w:lang w:eastAsia="zh-CN"/>
        </w:rPr>
        <w:t xml:space="preserve">AI </w:t>
      </w:r>
      <w:r>
        <w:rPr>
          <w:rFonts w:hint="eastAsia" w:ascii="微软雅黑" w:hAnsi="微软雅黑" w:eastAsia="微软雅黑" w:cs="微软雅黑"/>
          <w:spacing w:val="-7"/>
          <w:lang w:eastAsia="zh-CN"/>
        </w:rPr>
        <w:t>产品</w:t>
      </w:r>
      <w:ins w:id="156" w:author="张家齐" w:date="2024-05-06T16:46:15Z">
        <w:r>
          <w:rPr>
            <w:rFonts w:hint="eastAsia" w:ascii="微软雅黑" w:hAnsi="微软雅黑" w:eastAsia="微软雅黑" w:cs="微软雅黑"/>
            <w:spacing w:val="-7"/>
            <w:lang w:val="en-US" w:eastAsia="zh-CN"/>
          </w:rPr>
          <w:t>的</w:t>
        </w:r>
      </w:ins>
      <w:ins w:id="157" w:author="张家齐" w:date="2024-05-06T16:46:19Z">
        <w:r>
          <w:rPr>
            <w:rFonts w:hint="eastAsia" w:ascii="微软雅黑" w:hAnsi="微软雅黑" w:eastAsia="微软雅黑" w:cs="微软雅黑"/>
            <w:spacing w:val="-7"/>
            <w:lang w:val="en-US" w:eastAsia="zh-CN"/>
          </w:rPr>
          <w:t>整体</w:t>
        </w:r>
      </w:ins>
      <w:ins w:id="158" w:author="张家齐" w:date="2024-05-06T16:46:17Z">
        <w:r>
          <w:rPr>
            <w:rFonts w:hint="eastAsia" w:ascii="微软雅黑" w:hAnsi="微软雅黑" w:eastAsia="微软雅黑" w:cs="微软雅黑"/>
            <w:spacing w:val="-7"/>
            <w:lang w:val="en-US" w:eastAsia="zh-CN"/>
          </w:rPr>
          <w:t>使用</w:t>
        </w:r>
      </w:ins>
      <w:r>
        <w:rPr>
          <w:rFonts w:hint="eastAsia" w:ascii="微软雅黑" w:hAnsi="微软雅黑" w:eastAsia="微软雅黑" w:cs="微软雅黑"/>
          <w:spacing w:val="-7"/>
          <w:lang w:eastAsia="zh-CN"/>
        </w:rPr>
        <w:t>情况</w:t>
      </w:r>
    </w:p>
    <w:p>
      <w:pPr>
        <w:pStyle w:val="4"/>
        <w:spacing w:before="277"/>
        <w:rPr>
          <w:rFonts w:hint="eastAsia"/>
          <w:lang w:val="zh-CN" w:eastAsia="zh-CN"/>
        </w:rPr>
      </w:pPr>
    </w:p>
    <w:p>
      <w:pPr>
        <w:pStyle w:val="6"/>
        <w:rPr>
          <w:b/>
          <w:sz w:val="36"/>
          <w:lang w:eastAsia="zh-CN"/>
        </w:rPr>
      </w:pPr>
    </w:p>
    <w:p>
      <w:pPr>
        <w:pStyle w:val="6"/>
        <w:rPr>
          <w:b/>
          <w:sz w:val="36"/>
          <w:lang w:eastAsia="zh-CN"/>
        </w:rPr>
      </w:pPr>
    </w:p>
    <w:p>
      <w:pPr>
        <w:pStyle w:val="6"/>
        <w:rPr>
          <w:b/>
          <w:sz w:val="36"/>
          <w:lang w:eastAsia="zh-CN"/>
        </w:rPr>
      </w:pPr>
    </w:p>
    <w:p>
      <w:pPr>
        <w:pStyle w:val="6"/>
        <w:spacing w:before="8"/>
        <w:rPr>
          <w:b/>
          <w:sz w:val="51"/>
          <w:lang w:eastAsia="zh-CN"/>
        </w:rPr>
      </w:pPr>
    </w:p>
    <w:p>
      <w:pPr>
        <w:ind w:left="4172"/>
        <w:rPr>
          <w:rFonts w:hint="eastAsia"/>
          <w:sz w:val="14"/>
          <w:lang w:eastAsia="zh-CN"/>
        </w:rPr>
      </w:pPr>
      <w:r>
        <w:drawing>
          <wp:inline distT="0" distB="0" distL="0" distR="0">
            <wp:extent cx="82550" cy="82550"/>
            <wp:effectExtent l="0" t="0" r="6350" b="6350"/>
            <wp:docPr id="36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image13.png"/>
                    <pic:cNvPicPr>
                      <a:picLocks noChangeAspect="1"/>
                    </pic:cNvPicPr>
                  </pic:nvPicPr>
                  <pic:blipFill>
                    <a:blip r:embed="rId68" cstate="print"/>
                    <a:stretch>
                      <a:fillRect/>
                    </a:stretch>
                  </pic:blipFill>
                  <pic:spPr>
                    <a:xfrm>
                      <a:off x="0" y="0"/>
                      <a:ext cx="82753" cy="82753"/>
                    </a:xfrm>
                    <a:prstGeom prst="rect">
                      <a:avLst/>
                    </a:prstGeom>
                  </pic:spPr>
                </pic:pic>
              </a:graphicData>
            </a:graphic>
          </wp:inline>
        </w:drawing>
      </w:r>
      <w:r>
        <w:rPr>
          <w:rFonts w:ascii="Times New Roman"/>
          <w:spacing w:val="40"/>
          <w:w w:val="115"/>
          <w:position w:val="2"/>
          <w:sz w:val="20"/>
          <w:lang w:eastAsia="zh-CN"/>
        </w:rPr>
        <w:t xml:space="preserve"> </w:t>
      </w:r>
      <w:r>
        <w:rPr>
          <w:rFonts w:ascii="Palatino Linotype"/>
          <w:b/>
          <w:color w:val="141221"/>
          <w:w w:val="115"/>
          <w:position w:val="2"/>
          <w:sz w:val="14"/>
          <w:lang w:eastAsia="zh-CN"/>
        </w:rPr>
        <w:t>69%</w:t>
      </w:r>
      <w:r>
        <w:rPr>
          <w:rFonts w:ascii="Palatino Linotype"/>
          <w:b/>
          <w:color w:val="141221"/>
          <w:spacing w:val="80"/>
          <w:w w:val="150"/>
          <w:position w:val="2"/>
          <w:sz w:val="14"/>
          <w:lang w:eastAsia="zh-CN"/>
        </w:rPr>
        <w:t xml:space="preserve"> </w:t>
      </w:r>
      <w:r>
        <w:rPr>
          <w:rFonts w:hint="eastAsia" w:ascii="微软雅黑" w:hAnsi="微软雅黑" w:eastAsia="微软雅黑" w:cs="微软雅黑"/>
          <w:color w:val="141221"/>
          <w:position w:val="2"/>
          <w:sz w:val="14"/>
          <w:lang w:eastAsia="zh-CN"/>
        </w:rPr>
        <w:t>正在使用</w:t>
      </w:r>
    </w:p>
    <w:p>
      <w:pPr>
        <w:spacing w:before="117"/>
        <w:ind w:left="4172"/>
        <w:rPr>
          <w:rFonts w:hint="eastAsia"/>
          <w:sz w:val="14"/>
          <w:lang w:eastAsia="zh-CN"/>
        </w:rPr>
      </w:pPr>
      <w:r>
        <w:drawing>
          <wp:inline distT="0" distB="0" distL="0" distR="0">
            <wp:extent cx="82550" cy="82550"/>
            <wp:effectExtent l="0" t="0" r="6350" b="6350"/>
            <wp:docPr id="368"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2.png"/>
                    <pic:cNvPicPr>
                      <a:picLocks noChangeAspect="1"/>
                    </pic:cNvPicPr>
                  </pic:nvPicPr>
                  <pic:blipFill>
                    <a:blip r:embed="rId67" cstate="print"/>
                    <a:stretch>
                      <a:fillRect/>
                    </a:stretch>
                  </pic:blipFill>
                  <pic:spPr>
                    <a:xfrm>
                      <a:off x="0" y="0"/>
                      <a:ext cx="82753" cy="82753"/>
                    </a:xfrm>
                    <a:prstGeom prst="rect">
                      <a:avLst/>
                    </a:prstGeom>
                  </pic:spPr>
                </pic:pic>
              </a:graphicData>
            </a:graphic>
          </wp:inline>
        </w:drawing>
      </w:r>
      <w:r>
        <w:rPr>
          <w:rFonts w:ascii="Times New Roman"/>
          <w:spacing w:val="37"/>
          <w:w w:val="115"/>
          <w:position w:val="2"/>
          <w:sz w:val="20"/>
          <w:lang w:eastAsia="zh-CN"/>
        </w:rPr>
        <w:t xml:space="preserve"> </w:t>
      </w:r>
      <w:r>
        <w:rPr>
          <w:rFonts w:ascii="Palatino Linotype"/>
          <w:b/>
          <w:color w:val="141221"/>
          <w:w w:val="115"/>
          <w:position w:val="2"/>
          <w:sz w:val="14"/>
          <w:lang w:eastAsia="zh-CN"/>
        </w:rPr>
        <w:t>29%</w:t>
      </w:r>
      <w:r>
        <w:rPr>
          <w:rFonts w:ascii="Palatino Linotype"/>
          <w:b/>
          <w:color w:val="141221"/>
          <w:spacing w:val="80"/>
          <w:w w:val="150"/>
          <w:position w:val="2"/>
          <w:sz w:val="14"/>
          <w:lang w:eastAsia="zh-CN"/>
        </w:rPr>
        <w:t xml:space="preserve"> </w:t>
      </w:r>
      <w:r>
        <w:rPr>
          <w:rFonts w:hint="eastAsia" w:ascii="微软雅黑" w:hAnsi="微软雅黑" w:eastAsia="微软雅黑" w:cs="微软雅黑"/>
          <w:color w:val="141221"/>
          <w:position w:val="2"/>
          <w:sz w:val="14"/>
          <w:lang w:eastAsia="zh-CN"/>
        </w:rPr>
        <w:t>计划使用</w:t>
      </w:r>
    </w:p>
    <w:p>
      <w:pPr>
        <w:tabs>
          <w:tab w:val="left" w:pos="4840"/>
        </w:tabs>
        <w:spacing w:before="116"/>
        <w:ind w:left="4172"/>
        <w:rPr>
          <w:rFonts w:hint="eastAsia"/>
          <w:sz w:val="14"/>
          <w:lang w:eastAsia="zh-CN"/>
        </w:rPr>
      </w:pPr>
      <w:r>
        <w:drawing>
          <wp:inline distT="0" distB="0" distL="0" distR="0">
            <wp:extent cx="82550" cy="82550"/>
            <wp:effectExtent l="0" t="0" r="6350" b="6350"/>
            <wp:docPr id="36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inline>
        </w:drawing>
      </w:r>
      <w:r>
        <w:rPr>
          <w:rFonts w:ascii="Times New Roman"/>
          <w:w w:val="115"/>
          <w:position w:val="2"/>
          <w:sz w:val="20"/>
          <w:lang w:eastAsia="zh-CN"/>
        </w:rPr>
        <w:t xml:space="preserve"> </w:t>
      </w:r>
      <w:r>
        <w:rPr>
          <w:rFonts w:ascii="Palatino Linotype"/>
          <w:b/>
          <w:color w:val="141221"/>
          <w:w w:val="115"/>
          <w:position w:val="2"/>
          <w:sz w:val="14"/>
          <w:lang w:eastAsia="zh-CN"/>
        </w:rPr>
        <w:t>2%</w:t>
      </w:r>
      <w:r>
        <w:rPr>
          <w:rFonts w:ascii="Palatino Linotype"/>
          <w:b/>
          <w:color w:val="141221"/>
          <w:position w:val="2"/>
          <w:sz w:val="14"/>
          <w:lang w:eastAsia="zh-CN"/>
        </w:rPr>
        <w:tab/>
      </w:r>
      <w:r>
        <w:rPr>
          <w:rFonts w:hint="eastAsia" w:ascii="微软雅黑" w:hAnsi="微软雅黑" w:eastAsia="微软雅黑" w:cs="微软雅黑"/>
          <w:color w:val="141221"/>
          <w:position w:val="2"/>
          <w:sz w:val="14"/>
          <w:lang w:eastAsia="zh-CN"/>
        </w:rPr>
        <w:t>没有也不计划使用</w:t>
      </w:r>
    </w:p>
    <w:p>
      <w:pPr>
        <w:spacing w:before="98"/>
        <w:ind w:left="1883" w:right="2386"/>
        <w:jc w:val="center"/>
        <w:rPr>
          <w:rFonts w:hint="eastAsia"/>
          <w:sz w:val="11"/>
          <w:szCs w:val="20"/>
          <w:lang w:eastAsia="zh-CN"/>
        </w:rPr>
      </w:pPr>
      <w:r>
        <w:rPr>
          <w:lang w:eastAsia="zh-CN"/>
        </w:rPr>
        <w:br w:type="column"/>
      </w:r>
      <w:r>
        <w:drawing>
          <wp:inline distT="0" distB="0" distL="0" distR="0">
            <wp:extent cx="82550" cy="82550"/>
            <wp:effectExtent l="0" t="0" r="6350" b="6350"/>
            <wp:docPr id="370"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35.png"/>
                    <pic:cNvPicPr>
                      <a:picLocks noChangeAspect="1"/>
                    </pic:cNvPicPr>
                  </pic:nvPicPr>
                  <pic:blipFill>
                    <a:blip r:embed="rId69" cstate="print"/>
                    <a:stretch>
                      <a:fillRect/>
                    </a:stretch>
                  </pic:blipFill>
                  <pic:spPr>
                    <a:xfrm>
                      <a:off x="0" y="0"/>
                      <a:ext cx="82753" cy="82753"/>
                    </a:xfrm>
                    <a:prstGeom prst="rect">
                      <a:avLst/>
                    </a:prstGeom>
                  </pic:spPr>
                </pic:pic>
              </a:graphicData>
            </a:graphic>
          </wp:inline>
        </w:drawing>
      </w:r>
      <w:r>
        <w:rPr>
          <w:rFonts w:hint="eastAsia"/>
          <w:lang w:eastAsia="zh-CN"/>
        </w:rPr>
        <w:t xml:space="preserve"> </w:t>
      </w:r>
      <w:r>
        <w:rPr>
          <w:rFonts w:ascii="Century Gothic"/>
          <w:b/>
          <w:color w:val="141221"/>
          <w:w w:val="120"/>
          <w:position w:val="2"/>
          <w:sz w:val="13"/>
          <w:szCs w:val="21"/>
          <w:lang w:eastAsia="zh-CN"/>
        </w:rPr>
        <w:t>88%</w:t>
      </w:r>
      <w:r>
        <w:rPr>
          <w:rFonts w:hint="eastAsia" w:ascii="Century Gothic"/>
          <w:b/>
          <w:color w:val="141221"/>
          <w:spacing w:val="80"/>
          <w:w w:val="120"/>
          <w:position w:val="2"/>
          <w:sz w:val="14"/>
          <w:lang w:eastAsia="zh-CN"/>
        </w:rPr>
        <w:t xml:space="preserve"> </w:t>
      </w:r>
      <w:r>
        <w:rPr>
          <w:rFonts w:hint="eastAsia" w:ascii="微软雅黑" w:hAnsi="微软雅黑" w:eastAsia="微软雅黑" w:cs="微软雅黑"/>
          <w:color w:val="141221"/>
          <w:position w:val="2"/>
          <w:sz w:val="11"/>
          <w:szCs w:val="20"/>
          <w:lang w:eastAsia="zh-CN"/>
        </w:rPr>
        <w:t>了解</w:t>
      </w:r>
    </w:p>
    <w:p>
      <w:pPr>
        <w:spacing w:before="127"/>
        <w:ind w:left="1902" w:right="2436"/>
        <w:jc w:val="center"/>
        <w:rPr>
          <w:rFonts w:hint="eastAsia"/>
          <w:sz w:val="14"/>
          <w:lang w:eastAsia="zh-CN"/>
        </w:rPr>
      </w:pPr>
      <w:r>
        <w:drawing>
          <wp:inline distT="0" distB="0" distL="0" distR="0">
            <wp:extent cx="82550" cy="82550"/>
            <wp:effectExtent l="0" t="0" r="6350" b="6350"/>
            <wp:docPr id="3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mage36.png"/>
                    <pic:cNvPicPr>
                      <a:picLocks noChangeAspect="1"/>
                    </pic:cNvPicPr>
                  </pic:nvPicPr>
                  <pic:blipFill>
                    <a:blip r:embed="rId70" cstate="print"/>
                    <a:stretch>
                      <a:fillRect/>
                    </a:stretch>
                  </pic:blipFill>
                  <pic:spPr>
                    <a:xfrm>
                      <a:off x="0" y="0"/>
                      <a:ext cx="82753" cy="82753"/>
                    </a:xfrm>
                    <a:prstGeom prst="rect">
                      <a:avLst/>
                    </a:prstGeom>
                  </pic:spPr>
                </pic:pic>
              </a:graphicData>
            </a:graphic>
          </wp:inline>
        </w:drawing>
      </w:r>
      <w:r>
        <w:rPr>
          <w:rFonts w:hint="eastAsia" w:ascii="Century Gothic"/>
          <w:b/>
          <w:color w:val="141221"/>
          <w:w w:val="110"/>
          <w:position w:val="2"/>
          <w:sz w:val="13"/>
          <w:szCs w:val="21"/>
          <w:lang w:eastAsia="zh-CN"/>
        </w:rPr>
        <w:t xml:space="preserve"> </w:t>
      </w:r>
      <w:r>
        <w:rPr>
          <w:rFonts w:ascii="Century Gothic"/>
          <w:b/>
          <w:color w:val="141221"/>
          <w:w w:val="110"/>
          <w:position w:val="2"/>
          <w:sz w:val="13"/>
          <w:szCs w:val="21"/>
          <w:lang w:eastAsia="zh-CN"/>
        </w:rPr>
        <w:t>12%</w:t>
      </w:r>
      <w:r>
        <w:rPr>
          <w:rFonts w:hint="eastAsia" w:ascii="Century Gothic"/>
          <w:b/>
          <w:color w:val="141221"/>
          <w:w w:val="110"/>
          <w:position w:val="2"/>
          <w:sz w:val="14"/>
          <w:lang w:eastAsia="zh-CN"/>
        </w:rPr>
        <w:t xml:space="preserve">  </w:t>
      </w:r>
      <w:r>
        <w:rPr>
          <w:rFonts w:hint="eastAsia" w:ascii="微软雅黑" w:hAnsi="微软雅黑" w:eastAsia="微软雅黑" w:cs="微软雅黑"/>
          <w:color w:val="141221"/>
          <w:position w:val="2"/>
          <w:sz w:val="11"/>
          <w:szCs w:val="20"/>
          <w:lang w:eastAsia="zh-CN"/>
        </w:rPr>
        <w:t>不了解</w:t>
      </w:r>
    </w:p>
    <w:p>
      <w:pPr>
        <w:pStyle w:val="6"/>
        <w:rPr>
          <w:sz w:val="18"/>
          <w:lang w:eastAsia="zh-CN"/>
        </w:rPr>
      </w:pPr>
    </w:p>
    <w:p>
      <w:pPr>
        <w:pStyle w:val="6"/>
        <w:rPr>
          <w:sz w:val="18"/>
          <w:lang w:eastAsia="zh-CN"/>
        </w:rPr>
      </w:pPr>
    </w:p>
    <w:p>
      <w:pPr>
        <w:pStyle w:val="6"/>
        <w:rPr>
          <w:sz w:val="18"/>
          <w:lang w:eastAsia="zh-CN"/>
        </w:rPr>
      </w:pPr>
    </w:p>
    <w:p>
      <w:pPr>
        <w:pStyle w:val="6"/>
        <w:rPr>
          <w:sz w:val="18"/>
          <w:lang w:eastAsia="zh-CN"/>
        </w:rPr>
      </w:pPr>
    </w:p>
    <w:p>
      <w:pPr>
        <w:pStyle w:val="6"/>
        <w:spacing w:before="5"/>
        <w:rPr>
          <w:sz w:val="22"/>
          <w:lang w:eastAsia="zh-CN"/>
        </w:rPr>
      </w:pPr>
    </w:p>
    <w:p>
      <w:pPr>
        <w:pStyle w:val="6"/>
        <w:spacing w:before="1" w:line="276" w:lineRule="auto"/>
        <w:ind w:left="920" w:right="1694"/>
        <w:rPr>
          <w:rFonts w:ascii="微软雅黑" w:hAnsi="微软雅黑" w:eastAsia="微软雅黑"/>
          <w:lang w:eastAsia="zh-CN"/>
        </w:rPr>
      </w:pPr>
      <w:r>
        <mc:AlternateContent>
          <mc:Choice Requires="wps">
            <w:drawing>
              <wp:anchor distT="0" distB="0" distL="114300" distR="114300" simplePos="0" relativeHeight="251867136" behindDoc="0" locked="0" layoutInCell="1" allowOverlap="1">
                <wp:simplePos x="0" y="0"/>
                <wp:positionH relativeFrom="page">
                  <wp:posOffset>921385</wp:posOffset>
                </wp:positionH>
                <wp:positionV relativeFrom="paragraph">
                  <wp:posOffset>29845</wp:posOffset>
                </wp:positionV>
                <wp:extent cx="3887470" cy="236855"/>
                <wp:effectExtent l="0" t="0" r="11430" b="4445"/>
                <wp:wrapNone/>
                <wp:docPr id="372" name="docshape362"/>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4"/>
                              <w:ind w:left="513"/>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您的组织目前是否使用或有计划使用</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产品？</w:t>
                            </w:r>
                          </w:p>
                        </w:txbxContent>
                      </wps:txbx>
                      <wps:bodyPr rot="0" vert="horz" wrap="square" lIns="0" tIns="0" rIns="0" bIns="0" anchor="t" anchorCtr="0" upright="1">
                        <a:noAutofit/>
                      </wps:bodyPr>
                    </wps:wsp>
                  </a:graphicData>
                </a:graphic>
              </wp:anchor>
            </w:drawing>
          </mc:Choice>
          <mc:Fallback>
            <w:pict>
              <v:shape id="docshape362" o:spid="_x0000_s1026" o:spt="202" type="#_x0000_t202" style="position:absolute;left:0pt;margin-left:72.55pt;margin-top:2.35pt;height:18.65pt;width:306.1pt;mso-position-horizontal-relative:page;z-index:251867136;mso-width-relative:page;mso-height-relative:page;" fillcolor="#EEF3F8" filled="t" stroked="f" coordsize="21600,21600" o:gfxdata="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0BQh61gAAAAgBAAAPAAAAAAAAAAEAIAAAACIAAABkcnMvZG93bnJldi54&#10;bWxQSwECFAAUAAAACACHTuJAsN8uYPwBAAAABAAADgAAAAAAAAABACAAAAAlAQAAZHJzL2Uyb0Rv&#10;Yy54bWxQSwUGAAAAAAYABgBZAQAAkwUAAAAA&#10;">
                <v:fill on="t" focussize="0,0"/>
                <v:stroke on="f"/>
                <v:imagedata o:title=""/>
                <o:lock v:ext="edit" aspectratio="f"/>
                <v:textbox inset="0mm,0mm,0mm,0mm">
                  <w:txbxContent>
                    <w:p>
                      <w:pPr>
                        <w:spacing w:before="54"/>
                        <w:ind w:left="513"/>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您的组织目前是否使用或有计划使用</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产品？</w:t>
                      </w:r>
                    </w:p>
                  </w:txbxContent>
                </v:textbox>
              </v:shape>
            </w:pict>
          </mc:Fallback>
        </mc:AlternateContent>
      </w:r>
      <w:r>
        <w:rPr>
          <w:rFonts w:hint="eastAsia" w:ascii="微软雅黑" w:hAnsi="微软雅黑" w:eastAsia="微软雅黑" w:cs="微软雅黑"/>
          <w:lang w:eastAsia="zh-CN"/>
        </w:rPr>
        <w:t>组织中使用或打算使用</w:t>
      </w:r>
      <w:r>
        <w:rPr>
          <w:rFonts w:ascii="微软雅黑" w:hAnsi="微软雅黑" w:eastAsia="微软雅黑"/>
          <w:lang w:eastAsia="zh-CN"/>
        </w:rPr>
        <w:t xml:space="preserve"> AI </w:t>
      </w:r>
      <w:r>
        <w:rPr>
          <w:rFonts w:hint="eastAsia" w:ascii="微软雅黑" w:hAnsi="微软雅黑" w:eastAsia="微软雅黑" w:cs="微软雅黑"/>
          <w:lang w:eastAsia="zh-CN"/>
        </w:rPr>
        <w:t>产品暗示了几种可能性：</w:t>
      </w:r>
      <w:r>
        <w:rPr>
          <w:rFonts w:ascii="微软雅黑" w:hAnsi="微软雅黑" w:eastAsia="微软雅黑"/>
          <w:lang w:eastAsia="zh-CN"/>
        </w:rPr>
        <w:t xml:space="preserve">AI </w:t>
      </w:r>
      <w:r>
        <w:rPr>
          <w:rFonts w:hint="eastAsia" w:ascii="微软雅黑" w:hAnsi="微软雅黑" w:eastAsia="微软雅黑" w:cs="微软雅黑"/>
          <w:lang w:eastAsia="zh-CN"/>
        </w:rPr>
        <w:t>可能已经融入了许多组织正在使用的产品中，然而，员工可能并未完全意识到这种集成和融合，或者可能没能认识到这些产品是由</w:t>
      </w:r>
      <w:r>
        <w:rPr>
          <w:rFonts w:ascii="微软雅黑" w:hAnsi="微软雅黑" w:eastAsia="微软雅黑"/>
          <w:lang w:eastAsia="zh-CN"/>
        </w:rPr>
        <w:t xml:space="preserve"> AI </w:t>
      </w:r>
      <w:r>
        <w:rPr>
          <w:rFonts w:hint="eastAsia" w:ascii="微软雅黑" w:hAnsi="微软雅黑" w:eastAsia="微软雅黑" w:cs="微软雅黑"/>
          <w:lang w:eastAsia="zh-CN"/>
        </w:rPr>
        <w:t>驱动的。</w:t>
      </w:r>
    </w:p>
    <w:p>
      <w:pPr>
        <w:pStyle w:val="6"/>
        <w:spacing w:line="276" w:lineRule="auto"/>
        <w:ind w:left="920" w:right="1502"/>
        <w:rPr>
          <w:w w:val="115"/>
          <w:lang w:eastAsia="zh-CN"/>
        </w:rPr>
      </w:pPr>
      <w:r>
        <w:rPr>
          <w:rFonts w:hint="eastAsia" w:ascii="微软雅黑" w:hAnsi="微软雅黑" w:eastAsia="微软雅黑" w:cs="微软雅黑"/>
          <w:lang w:eastAsia="zh-CN"/>
        </w:rPr>
        <w:t>另一方面，这也可能暗示组织内部存在理解或沟通的差距，</w:t>
      </w:r>
    </w:p>
    <w:p>
      <w:pPr>
        <w:spacing w:line="276" w:lineRule="auto"/>
        <w:rPr>
          <w:lang w:eastAsia="zh-CN"/>
        </w:rPr>
        <w:sectPr>
          <w:type w:val="continuous"/>
          <w:pgSz w:w="12240" w:h="15840"/>
          <w:pgMar w:top="1500" w:right="0" w:bottom="280" w:left="520" w:header="0" w:footer="675" w:gutter="0"/>
          <w:cols w:equalWidth="0" w:num="2">
            <w:col w:w="6373" w:space="120"/>
            <w:col w:w="5227"/>
          </w:cols>
        </w:sectPr>
      </w:pPr>
    </w:p>
    <w:p>
      <w:pPr>
        <w:pStyle w:val="6"/>
        <w:spacing w:line="276" w:lineRule="auto"/>
        <w:ind w:left="920" w:right="1444"/>
        <w:rPr>
          <w:rFonts w:ascii="微软雅黑" w:hAnsi="微软雅黑" w:eastAsia="微软雅黑"/>
          <w:lang w:eastAsia="zh-CN"/>
        </w:rPr>
      </w:pPr>
      <w:r>
        <w:rPr>
          <w:rFonts w:hint="eastAsia" w:ascii="微软雅黑" w:hAnsi="微软雅黑" w:eastAsia="微软雅黑" w:cs="微软雅黑"/>
          <w:lang w:eastAsia="zh-CN"/>
        </w:rPr>
        <w:t>首席级别（</w:t>
      </w:r>
      <w:r>
        <w:rPr>
          <w:rFonts w:ascii="微软雅黑" w:hAnsi="微软雅黑" w:eastAsia="微软雅黑"/>
          <w:lang w:eastAsia="zh-CN"/>
        </w:rPr>
        <w:t xml:space="preserve">C </w:t>
      </w:r>
      <w:r>
        <w:rPr>
          <w:rFonts w:hint="eastAsia" w:ascii="微软雅黑" w:hAnsi="微软雅黑" w:eastAsia="微软雅黑" w:cs="微软雅黑"/>
          <w:lang w:eastAsia="zh-CN"/>
        </w:rPr>
        <w:t>级）高管认为他们在使用</w:t>
      </w:r>
      <w:r>
        <w:rPr>
          <w:rFonts w:ascii="微软雅黑" w:hAnsi="微软雅黑" w:eastAsia="微软雅黑"/>
          <w:lang w:eastAsia="zh-CN"/>
        </w:rPr>
        <w:t xml:space="preserve"> AI </w:t>
      </w:r>
      <w:r>
        <w:rPr>
          <w:rFonts w:hint="eastAsia" w:ascii="微软雅黑" w:hAnsi="微软雅黑" w:eastAsia="微软雅黑" w:cs="微软雅黑"/>
          <w:lang w:eastAsia="zh-CN"/>
        </w:rPr>
        <w:t>的程度上可能超过了员工的认知，或者他们可能高估了实际使用</w:t>
      </w:r>
      <w:r>
        <w:rPr>
          <w:rFonts w:ascii="微软雅黑" w:hAnsi="微软雅黑" w:eastAsia="微软雅黑"/>
          <w:lang w:eastAsia="zh-CN"/>
        </w:rPr>
        <w:t xml:space="preserve"> AI </w:t>
      </w:r>
      <w:r>
        <w:rPr>
          <w:rFonts w:hint="eastAsia" w:ascii="微软雅黑" w:hAnsi="微软雅黑" w:eastAsia="微软雅黑" w:cs="微软雅黑"/>
          <w:lang w:eastAsia="zh-CN"/>
        </w:rPr>
        <w:t>技术的范围。这种差异突显了组织内部需要更明确的沟通和对</w:t>
      </w:r>
      <w:r>
        <w:rPr>
          <w:rFonts w:ascii="微软雅黑" w:hAnsi="微软雅黑" w:eastAsia="微软雅黑"/>
          <w:lang w:eastAsia="zh-CN"/>
        </w:rPr>
        <w:t xml:space="preserve"> AI </w:t>
      </w:r>
      <w:r>
        <w:rPr>
          <w:rFonts w:hint="eastAsia" w:ascii="微软雅黑" w:hAnsi="微软雅黑" w:eastAsia="微软雅黑" w:cs="微软雅黑"/>
          <w:lang w:eastAsia="zh-CN"/>
        </w:rPr>
        <w:t>应用及使用的教育和培训，确保高管和员工都能一致地理解</w:t>
      </w:r>
      <w:r>
        <w:rPr>
          <w:rFonts w:ascii="微软雅黑" w:hAnsi="微软雅黑" w:eastAsia="微软雅黑"/>
          <w:lang w:eastAsia="zh-CN"/>
        </w:rPr>
        <w:t xml:space="preserve"> AI </w:t>
      </w:r>
      <w:r>
        <w:rPr>
          <w:rFonts w:hint="eastAsia" w:ascii="微软雅黑" w:hAnsi="微软雅黑" w:eastAsia="微软雅黑" w:cs="微软雅黑"/>
          <w:lang w:eastAsia="zh-CN"/>
        </w:rPr>
        <w:t>在他们的工作环境中是如何被运用的。</w:t>
      </w:r>
    </w:p>
    <w:p>
      <w:pPr>
        <w:pStyle w:val="6"/>
        <w:spacing w:line="276" w:lineRule="auto"/>
        <w:ind w:left="920" w:right="1444"/>
        <w:rPr>
          <w:w w:val="115"/>
          <w:lang w:eastAsia="zh-CN"/>
        </w:rPr>
      </w:pPr>
    </w:p>
    <w:p>
      <w:pPr>
        <w:pStyle w:val="6"/>
        <w:spacing w:line="276" w:lineRule="auto"/>
        <w:ind w:left="920" w:right="1444"/>
        <w:rPr>
          <w:ins w:id="159" w:author="张家齐" w:date="2024-05-06T16:59:06Z"/>
          <w:w w:val="115"/>
          <w:lang w:eastAsia="zh-CN"/>
        </w:rPr>
      </w:pPr>
    </w:p>
    <w:p>
      <w:pPr>
        <w:pStyle w:val="6"/>
        <w:spacing w:line="276" w:lineRule="auto"/>
        <w:ind w:left="920" w:right="1444"/>
        <w:rPr>
          <w:w w:val="115"/>
          <w:lang w:eastAsia="zh-CN"/>
        </w:rPr>
      </w:pPr>
    </w:p>
    <w:p>
      <w:pPr>
        <w:pStyle w:val="4"/>
        <w:spacing w:line="252" w:lineRule="auto"/>
        <w:ind w:right="2211"/>
        <w:rPr>
          <w:w w:val="115"/>
        </w:rPr>
      </w:pPr>
      <w:r>
        <w:rPr>
          <w:w w:val="115"/>
        </w:rPr>
        <w:t>Evaluation,</w:t>
      </w:r>
      <w:r>
        <w:rPr>
          <w:spacing w:val="-15"/>
          <w:w w:val="115"/>
        </w:rPr>
        <w:t xml:space="preserve"> </w:t>
      </w:r>
      <w:r>
        <w:rPr>
          <w:w w:val="115"/>
        </w:rPr>
        <w:t>assessment,</w:t>
      </w:r>
      <w:r>
        <w:rPr>
          <w:spacing w:val="-15"/>
          <w:w w:val="115"/>
        </w:rPr>
        <w:t xml:space="preserve"> </w:t>
      </w:r>
      <w:r>
        <w:rPr>
          <w:w w:val="115"/>
        </w:rPr>
        <w:t>or</w:t>
      </w:r>
      <w:r>
        <w:rPr>
          <w:spacing w:val="-15"/>
          <w:w w:val="115"/>
        </w:rPr>
        <w:t xml:space="preserve"> </w:t>
      </w:r>
      <w:r>
        <w:rPr>
          <w:w w:val="115"/>
        </w:rPr>
        <w:t>procurement</w:t>
      </w:r>
      <w:r>
        <w:rPr>
          <w:spacing w:val="-15"/>
          <w:w w:val="115"/>
        </w:rPr>
        <w:t xml:space="preserve"> </w:t>
      </w:r>
      <w:r>
        <w:rPr>
          <w:w w:val="115"/>
        </w:rPr>
        <w:t>process</w:t>
      </w:r>
      <w:r>
        <w:rPr>
          <w:spacing w:val="-15"/>
          <w:w w:val="115"/>
        </w:rPr>
        <w:t xml:space="preserve"> </w:t>
      </w:r>
      <w:r>
        <w:rPr>
          <w:w w:val="115"/>
        </w:rPr>
        <w:t>of</w:t>
      </w:r>
      <w:r>
        <w:rPr>
          <w:spacing w:val="-15"/>
          <w:w w:val="115"/>
        </w:rPr>
        <w:t xml:space="preserve"> </w:t>
      </w:r>
      <w:r>
        <w:rPr>
          <w:w w:val="115"/>
        </w:rPr>
        <w:t>AI</w:t>
      </w:r>
      <w:r>
        <w:rPr>
          <w:spacing w:val="-15"/>
          <w:w w:val="115"/>
        </w:rPr>
        <w:t xml:space="preserve"> </w:t>
      </w:r>
      <w:r>
        <w:rPr>
          <w:w w:val="115"/>
        </w:rPr>
        <w:t>products or services</w:t>
      </w:r>
    </w:p>
    <w:p>
      <w:pPr>
        <w:keepNext w:val="0"/>
        <w:keepLines w:val="0"/>
        <w:widowControl/>
        <w:suppressLineNumbers w:val="0"/>
        <w:spacing w:line="240" w:lineRule="auto"/>
        <w:ind w:left="960" w:leftChars="400" w:firstLine="0" w:firstLineChars="0"/>
        <w:jc w:val="left"/>
      </w:pPr>
      <w:r>
        <w:rPr>
          <w:rFonts w:hint="eastAsia" w:ascii="AzoSans-Bold" w:hAnsi="AzoSans-Bold" w:eastAsia="宋体" w:cs="AzoSans-Bold"/>
          <w:b/>
          <w:color w:val="000000"/>
          <w:kern w:val="0"/>
          <w:sz w:val="28"/>
          <w:szCs w:val="28"/>
          <w:lang w:val="en-US" w:eastAsia="zh-CN" w:bidi="ar"/>
        </w:rPr>
        <w:t>人工智能产品或服务的评估、判定或采购流程</w:t>
      </w:r>
    </w:p>
    <w:p>
      <w:pPr>
        <w:pStyle w:val="6"/>
        <w:spacing w:before="278" w:line="276" w:lineRule="auto"/>
        <w:ind w:left="920" w:right="1922"/>
      </w:pPr>
      <w:r>
        <w:rPr>
          <w:w w:val="115"/>
        </w:rPr>
        <w:t>In assessing the adoption of evaluation, assessment, or procurement processes for GenAI and AI-specific</w:t>
      </w:r>
      <w:r>
        <w:rPr>
          <w:spacing w:val="-3"/>
          <w:w w:val="115"/>
        </w:rPr>
        <w:t xml:space="preserve"> </w:t>
      </w:r>
      <w:r>
        <w:rPr>
          <w:w w:val="115"/>
        </w:rPr>
        <w:t>products,</w:t>
      </w:r>
      <w:r>
        <w:rPr>
          <w:spacing w:val="-3"/>
          <w:w w:val="115"/>
        </w:rPr>
        <w:t xml:space="preserve"> </w:t>
      </w:r>
      <w:r>
        <w:rPr>
          <w:w w:val="115"/>
        </w:rPr>
        <w:t>survey</w:t>
      </w:r>
      <w:r>
        <w:rPr>
          <w:spacing w:val="-3"/>
          <w:w w:val="115"/>
        </w:rPr>
        <w:t xml:space="preserve"> </w:t>
      </w:r>
      <w:r>
        <w:rPr>
          <w:w w:val="115"/>
        </w:rPr>
        <w:t>results</w:t>
      </w:r>
      <w:r>
        <w:rPr>
          <w:spacing w:val="-3"/>
          <w:w w:val="115"/>
        </w:rPr>
        <w:t xml:space="preserve"> </w:t>
      </w:r>
      <w:r>
        <w:rPr>
          <w:w w:val="115"/>
        </w:rPr>
        <w:t>show</w:t>
      </w:r>
      <w:r>
        <w:rPr>
          <w:spacing w:val="-3"/>
          <w:w w:val="115"/>
        </w:rPr>
        <w:t xml:space="preserve"> </w:t>
      </w:r>
      <w:r>
        <w:rPr>
          <w:w w:val="115"/>
        </w:rPr>
        <w:t>a</w:t>
      </w:r>
      <w:r>
        <w:rPr>
          <w:spacing w:val="-3"/>
          <w:w w:val="115"/>
        </w:rPr>
        <w:t xml:space="preserve"> </w:t>
      </w:r>
      <w:r>
        <w:rPr>
          <w:w w:val="115"/>
        </w:rPr>
        <w:t>divide</w:t>
      </w:r>
      <w:r>
        <w:rPr>
          <w:spacing w:val="-3"/>
          <w:w w:val="115"/>
        </w:rPr>
        <w:t xml:space="preserve"> </w:t>
      </w:r>
      <w:r>
        <w:rPr>
          <w:w w:val="115"/>
        </w:rPr>
        <w:t>in</w:t>
      </w:r>
      <w:r>
        <w:rPr>
          <w:spacing w:val="-3"/>
          <w:w w:val="115"/>
        </w:rPr>
        <w:t xml:space="preserve"> </w:t>
      </w:r>
      <w:r>
        <w:rPr>
          <w:w w:val="115"/>
        </w:rPr>
        <w:t>organizational</w:t>
      </w:r>
      <w:r>
        <w:rPr>
          <w:spacing w:val="-3"/>
          <w:w w:val="115"/>
        </w:rPr>
        <w:t xml:space="preserve"> </w:t>
      </w:r>
      <w:r>
        <w:rPr>
          <w:w w:val="115"/>
        </w:rPr>
        <w:t>strategies.</w:t>
      </w:r>
      <w:r>
        <w:rPr>
          <w:spacing w:val="-3"/>
          <w:w w:val="115"/>
        </w:rPr>
        <w:t xml:space="preserve"> </w:t>
      </w:r>
      <w:r>
        <w:rPr>
          <w:w w:val="115"/>
        </w:rPr>
        <w:t>Nearly</w:t>
      </w:r>
      <w:r>
        <w:rPr>
          <w:spacing w:val="-3"/>
          <w:w w:val="115"/>
        </w:rPr>
        <w:t xml:space="preserve"> </w:t>
      </w:r>
      <w:r>
        <w:rPr>
          <w:w w:val="115"/>
        </w:rPr>
        <w:t>half</w:t>
      </w:r>
      <w:r>
        <w:rPr>
          <w:spacing w:val="-3"/>
          <w:w w:val="115"/>
        </w:rPr>
        <w:t xml:space="preserve"> </w:t>
      </w:r>
      <w:r>
        <w:rPr>
          <w:w w:val="115"/>
        </w:rPr>
        <w:t>of</w:t>
      </w:r>
      <w:r>
        <w:rPr>
          <w:spacing w:val="-3"/>
          <w:w w:val="115"/>
        </w:rPr>
        <w:t xml:space="preserve"> </w:t>
      </w:r>
      <w:r>
        <w:rPr>
          <w:w w:val="115"/>
        </w:rPr>
        <w:t>the</w:t>
      </w:r>
    </w:p>
    <w:p>
      <w:pPr>
        <w:pStyle w:val="6"/>
        <w:spacing w:line="276" w:lineRule="auto"/>
        <w:ind w:left="920" w:right="1507"/>
        <w:rPr>
          <w:w w:val="115"/>
        </w:rPr>
      </w:pPr>
      <w:r>
        <w:rPr>
          <w:w w:val="115"/>
        </w:rPr>
        <w:t>respondents</w:t>
      </w:r>
      <w:r>
        <w:rPr>
          <w:spacing w:val="-1"/>
          <w:w w:val="115"/>
        </w:rPr>
        <w:t xml:space="preserve"> </w:t>
      </w:r>
      <w:r>
        <w:rPr>
          <w:w w:val="115"/>
        </w:rPr>
        <w:t>(47%)</w:t>
      </w:r>
      <w:r>
        <w:rPr>
          <w:spacing w:val="-1"/>
          <w:w w:val="115"/>
        </w:rPr>
        <w:t xml:space="preserve"> </w:t>
      </w:r>
      <w:r>
        <w:rPr>
          <w:w w:val="115"/>
        </w:rPr>
        <w:t>rely</w:t>
      </w:r>
      <w:r>
        <w:rPr>
          <w:spacing w:val="-1"/>
          <w:w w:val="115"/>
        </w:rPr>
        <w:t xml:space="preserve"> </w:t>
      </w:r>
      <w:r>
        <w:rPr>
          <w:w w:val="115"/>
        </w:rPr>
        <w:t>on</w:t>
      </w:r>
      <w:r>
        <w:rPr>
          <w:spacing w:val="-1"/>
          <w:w w:val="115"/>
        </w:rPr>
        <w:t xml:space="preserve"> </w:t>
      </w:r>
      <w:r>
        <w:rPr>
          <w:w w:val="115"/>
        </w:rPr>
        <w:t>their</w:t>
      </w:r>
      <w:r>
        <w:rPr>
          <w:spacing w:val="-1"/>
          <w:w w:val="115"/>
        </w:rPr>
        <w:t xml:space="preserve"> </w:t>
      </w:r>
      <w:r>
        <w:rPr>
          <w:w w:val="115"/>
        </w:rPr>
        <w:t>current</w:t>
      </w:r>
      <w:r>
        <w:rPr>
          <w:spacing w:val="-1"/>
          <w:w w:val="115"/>
        </w:rPr>
        <w:t xml:space="preserve"> </w:t>
      </w:r>
      <w:r>
        <w:rPr>
          <w:w w:val="115"/>
        </w:rPr>
        <w:t>assessment</w:t>
      </w:r>
      <w:r>
        <w:rPr>
          <w:spacing w:val="-1"/>
          <w:w w:val="115"/>
        </w:rPr>
        <w:t xml:space="preserve"> </w:t>
      </w:r>
      <w:r>
        <w:rPr>
          <w:w w:val="115"/>
        </w:rPr>
        <w:t>processes,</w:t>
      </w:r>
      <w:r>
        <w:rPr>
          <w:spacing w:val="-1"/>
          <w:w w:val="115"/>
        </w:rPr>
        <w:t xml:space="preserve"> </w:t>
      </w:r>
      <w:r>
        <w:rPr>
          <w:w w:val="115"/>
        </w:rPr>
        <w:t>suggesting</w:t>
      </w:r>
      <w:r>
        <w:rPr>
          <w:spacing w:val="-1"/>
          <w:w w:val="115"/>
        </w:rPr>
        <w:t xml:space="preserve"> </w:t>
      </w:r>
      <w:r>
        <w:rPr>
          <w:w w:val="115"/>
        </w:rPr>
        <w:t>a</w:t>
      </w:r>
      <w:r>
        <w:rPr>
          <w:spacing w:val="-1"/>
          <w:w w:val="115"/>
        </w:rPr>
        <w:t xml:space="preserve"> </w:t>
      </w:r>
      <w:r>
        <w:rPr>
          <w:w w:val="115"/>
        </w:rPr>
        <w:t>level</w:t>
      </w:r>
      <w:r>
        <w:rPr>
          <w:spacing w:val="-1"/>
          <w:w w:val="115"/>
        </w:rPr>
        <w:t xml:space="preserve"> </w:t>
      </w:r>
      <w:r>
        <w:rPr>
          <w:w w:val="115"/>
        </w:rPr>
        <w:t>of</w:t>
      </w:r>
      <w:r>
        <w:rPr>
          <w:spacing w:val="-1"/>
          <w:w w:val="115"/>
        </w:rPr>
        <w:t xml:space="preserve"> </w:t>
      </w:r>
      <w:r>
        <w:rPr>
          <w:w w:val="115"/>
        </w:rPr>
        <w:t>adaptability</w:t>
      </w:r>
      <w:r>
        <w:rPr>
          <w:spacing w:val="-1"/>
          <w:w w:val="115"/>
        </w:rPr>
        <w:t xml:space="preserve"> </w:t>
      </w:r>
      <w:r>
        <w:rPr>
          <w:w w:val="115"/>
        </w:rPr>
        <w:t>of existing frameworks to AI technologies. However, almost an equal proportion (46%)—comprising those introducing new assessment processes (33%) and those evaluating new processes (13%)— are actively seeking or developing AI-specific evaluation methods. This indicates a recognition of AI’s</w:t>
      </w:r>
      <w:r>
        <w:rPr>
          <w:spacing w:val="-2"/>
          <w:w w:val="115"/>
        </w:rPr>
        <w:t xml:space="preserve"> </w:t>
      </w:r>
      <w:r>
        <w:rPr>
          <w:w w:val="115"/>
        </w:rPr>
        <w:t>unique</w:t>
      </w:r>
      <w:r>
        <w:rPr>
          <w:spacing w:val="-2"/>
          <w:w w:val="115"/>
        </w:rPr>
        <w:t xml:space="preserve"> </w:t>
      </w:r>
      <w:r>
        <w:rPr>
          <w:w w:val="115"/>
        </w:rPr>
        <w:t>challenges</w:t>
      </w:r>
      <w:r>
        <w:rPr>
          <w:spacing w:val="-2"/>
          <w:w w:val="115"/>
        </w:rPr>
        <w:t xml:space="preserve"> </w:t>
      </w:r>
      <w:r>
        <w:rPr>
          <w:w w:val="115"/>
        </w:rPr>
        <w:t>that</w:t>
      </w:r>
      <w:r>
        <w:rPr>
          <w:spacing w:val="-2"/>
          <w:w w:val="115"/>
        </w:rPr>
        <w:t xml:space="preserve"> </w:t>
      </w:r>
      <w:r>
        <w:rPr>
          <w:w w:val="115"/>
        </w:rPr>
        <w:t>might</w:t>
      </w:r>
      <w:r>
        <w:rPr>
          <w:spacing w:val="-2"/>
          <w:w w:val="115"/>
        </w:rPr>
        <w:t xml:space="preserve"> </w:t>
      </w:r>
      <w:r>
        <w:rPr>
          <w:w w:val="115"/>
        </w:rPr>
        <w:t>not</w:t>
      </w:r>
      <w:r>
        <w:rPr>
          <w:spacing w:val="-2"/>
          <w:w w:val="115"/>
        </w:rPr>
        <w:t xml:space="preserve"> </w:t>
      </w:r>
      <w:r>
        <w:rPr>
          <w:w w:val="115"/>
        </w:rPr>
        <w:t>be</w:t>
      </w:r>
      <w:r>
        <w:rPr>
          <w:spacing w:val="-2"/>
          <w:w w:val="115"/>
        </w:rPr>
        <w:t xml:space="preserve"> </w:t>
      </w:r>
      <w:r>
        <w:rPr>
          <w:w w:val="115"/>
        </w:rPr>
        <w:t>fully</w:t>
      </w:r>
      <w:r>
        <w:rPr>
          <w:spacing w:val="-2"/>
          <w:w w:val="115"/>
        </w:rPr>
        <w:t xml:space="preserve"> </w:t>
      </w:r>
      <w:r>
        <w:rPr>
          <w:w w:val="115"/>
        </w:rPr>
        <w:t>addressed</w:t>
      </w:r>
      <w:r>
        <w:rPr>
          <w:spacing w:val="-2"/>
          <w:w w:val="115"/>
        </w:rPr>
        <w:t xml:space="preserve"> </w:t>
      </w:r>
      <w:r>
        <w:rPr>
          <w:w w:val="115"/>
        </w:rPr>
        <w:t>by</w:t>
      </w:r>
      <w:r>
        <w:rPr>
          <w:spacing w:val="-2"/>
          <w:w w:val="115"/>
        </w:rPr>
        <w:t xml:space="preserve"> </w:t>
      </w:r>
      <w:r>
        <w:rPr>
          <w:w w:val="115"/>
        </w:rPr>
        <w:t>traditional</w:t>
      </w:r>
      <w:r>
        <w:rPr>
          <w:spacing w:val="-2"/>
          <w:w w:val="115"/>
        </w:rPr>
        <w:t xml:space="preserve"> </w:t>
      </w:r>
      <w:r>
        <w:rPr>
          <w:w w:val="115"/>
        </w:rPr>
        <w:t>approaches.</w:t>
      </w:r>
      <w:r>
        <w:rPr>
          <w:spacing w:val="-2"/>
          <w:w w:val="115"/>
        </w:rPr>
        <w:t xml:space="preserve"> </w:t>
      </w:r>
      <w:r>
        <w:rPr>
          <w:w w:val="115"/>
        </w:rPr>
        <w:t>The</w:t>
      </w:r>
      <w:r>
        <w:rPr>
          <w:spacing w:val="-2"/>
          <w:w w:val="115"/>
        </w:rPr>
        <w:t xml:space="preserve"> </w:t>
      </w:r>
      <w:r>
        <w:rPr>
          <w:w w:val="115"/>
        </w:rPr>
        <w:t>divergence in strategies is more pronounced when considering organization size: larger organizations, particularly those with over 100 employees, predominantly use current processes (87%), while smaller</w:t>
      </w:r>
      <w:r>
        <w:rPr>
          <w:spacing w:val="-2"/>
          <w:w w:val="115"/>
        </w:rPr>
        <w:t xml:space="preserve"> </w:t>
      </w:r>
      <w:r>
        <w:rPr>
          <w:w w:val="115"/>
        </w:rPr>
        <w:t>organizations</w:t>
      </w:r>
      <w:r>
        <w:rPr>
          <w:spacing w:val="-2"/>
          <w:w w:val="115"/>
        </w:rPr>
        <w:t xml:space="preserve"> </w:t>
      </w:r>
      <w:r>
        <w:rPr>
          <w:w w:val="115"/>
        </w:rPr>
        <w:t>(48%)</w:t>
      </w:r>
      <w:r>
        <w:rPr>
          <w:spacing w:val="-2"/>
          <w:w w:val="115"/>
        </w:rPr>
        <w:t xml:space="preserve"> </w:t>
      </w:r>
      <w:r>
        <w:rPr>
          <w:w w:val="115"/>
        </w:rPr>
        <w:t>are</w:t>
      </w:r>
      <w:r>
        <w:rPr>
          <w:spacing w:val="-2"/>
          <w:w w:val="115"/>
        </w:rPr>
        <w:t xml:space="preserve"> </w:t>
      </w:r>
      <w:r>
        <w:rPr>
          <w:w w:val="115"/>
        </w:rPr>
        <w:t>more</w:t>
      </w:r>
      <w:r>
        <w:rPr>
          <w:spacing w:val="-2"/>
          <w:w w:val="115"/>
        </w:rPr>
        <w:t xml:space="preserve"> </w:t>
      </w:r>
      <w:r>
        <w:rPr>
          <w:w w:val="115"/>
        </w:rPr>
        <w:t>inclined</w:t>
      </w:r>
      <w:r>
        <w:rPr>
          <w:spacing w:val="-2"/>
          <w:w w:val="115"/>
        </w:rPr>
        <w:t xml:space="preserve"> </w:t>
      </w:r>
      <w:r>
        <w:rPr>
          <w:w w:val="115"/>
        </w:rPr>
        <w:t>to</w:t>
      </w:r>
      <w:r>
        <w:rPr>
          <w:spacing w:val="-2"/>
          <w:w w:val="115"/>
        </w:rPr>
        <w:t xml:space="preserve"> </w:t>
      </w:r>
      <w:r>
        <w:rPr>
          <w:w w:val="115"/>
        </w:rPr>
        <w:t>develop</w:t>
      </w:r>
      <w:r>
        <w:rPr>
          <w:spacing w:val="-2"/>
          <w:w w:val="115"/>
        </w:rPr>
        <w:t xml:space="preserve"> </w:t>
      </w:r>
      <w:r>
        <w:rPr>
          <w:w w:val="115"/>
        </w:rPr>
        <w:t>new</w:t>
      </w:r>
      <w:r>
        <w:rPr>
          <w:spacing w:val="-2"/>
          <w:w w:val="115"/>
        </w:rPr>
        <w:t xml:space="preserve"> </w:t>
      </w:r>
      <w:r>
        <w:rPr>
          <w:w w:val="115"/>
        </w:rPr>
        <w:t>approaches,</w:t>
      </w:r>
      <w:r>
        <w:rPr>
          <w:spacing w:val="-2"/>
          <w:w w:val="115"/>
        </w:rPr>
        <w:t xml:space="preserve"> </w:t>
      </w:r>
      <w:r>
        <w:rPr>
          <w:w w:val="115"/>
        </w:rPr>
        <w:t>highlighting</w:t>
      </w:r>
      <w:r>
        <w:rPr>
          <w:spacing w:val="-2"/>
          <w:w w:val="115"/>
        </w:rPr>
        <w:t xml:space="preserve"> </w:t>
      </w:r>
      <w:r>
        <w:rPr>
          <w:w w:val="115"/>
        </w:rPr>
        <w:t>the</w:t>
      </w:r>
      <w:r>
        <w:rPr>
          <w:spacing w:val="-2"/>
          <w:w w:val="115"/>
        </w:rPr>
        <w:t xml:space="preserve"> </w:t>
      </w:r>
      <w:r>
        <w:rPr>
          <w:w w:val="115"/>
        </w:rPr>
        <w:t>varying capacities and needs in AI integration across different scales of business operations.</w:t>
      </w: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在评估GenAI和人工智能特定产品的评估、判定或采购流程的采用情况时，调查结果显示了组织战略的差异。近一半的受访者（47%）依赖于他们当前的评估流程，这表明现有框架对人工智能技术有一定程度的适应性。然而，几乎同等比例（46%）的人--包括引入新评估流程（33%）和评估新流程（13%）的人，正在积极寻求或开发</w:t>
      </w:r>
      <w:del w:id="160" w:author="张家齐" w:date="2024-05-14T10:20:19Z">
        <w:r>
          <w:rPr>
            <w:rFonts w:hint="default" w:ascii="黑体" w:hAnsi="黑体" w:eastAsia="黑体" w:cs="黑体"/>
            <w:color w:val="000000"/>
            <w:kern w:val="0"/>
            <w:sz w:val="20"/>
            <w:szCs w:val="20"/>
            <w:lang w:val="en-US" w:eastAsia="zh-CN" w:bidi="ar"/>
          </w:rPr>
          <w:delText>特定于</w:delText>
        </w:r>
      </w:del>
      <w:ins w:id="161" w:author="张家齐" w:date="2024-05-14T10:20:23Z">
        <w:r>
          <w:rPr>
            <w:rFonts w:hint="eastAsia" w:ascii="黑体" w:hAnsi="黑体" w:eastAsia="黑体" w:cs="黑体"/>
            <w:color w:val="000000"/>
            <w:kern w:val="0"/>
            <w:sz w:val="20"/>
            <w:szCs w:val="20"/>
            <w:lang w:val="en-US" w:eastAsia="zh-CN" w:bidi="ar"/>
          </w:rPr>
          <w:t>专门</w:t>
        </w:r>
      </w:ins>
      <w:ins w:id="162" w:author="张家齐" w:date="2024-05-14T10:20:24Z">
        <w:r>
          <w:rPr>
            <w:rFonts w:hint="eastAsia" w:ascii="黑体" w:hAnsi="黑体" w:eastAsia="黑体" w:cs="黑体"/>
            <w:color w:val="000000"/>
            <w:kern w:val="0"/>
            <w:sz w:val="20"/>
            <w:szCs w:val="20"/>
            <w:lang w:val="en-US" w:eastAsia="zh-CN" w:bidi="ar"/>
          </w:rPr>
          <w:t>针对</w:t>
        </w:r>
      </w:ins>
      <w:r>
        <w:rPr>
          <w:rFonts w:hint="eastAsia" w:ascii="黑体" w:hAnsi="黑体" w:eastAsia="黑体" w:cs="黑体"/>
          <w:color w:val="000000"/>
          <w:kern w:val="0"/>
          <w:sz w:val="20"/>
          <w:szCs w:val="20"/>
          <w:lang w:val="en-US" w:eastAsia="zh-CN" w:bidi="ar"/>
        </w:rPr>
        <w:t>人工智能的评估方法。这表明人们认识到人工智能的独特挑战，而传统方法可能无法完全解决这些挑战。在考虑组织规模时，战略上的差异更为明显：较大的组织（特别是员工人数超过100人的组织），主要使用当前流程（87%），而较小的组织（48%）更倾向于开发新方法，这突出了不同业务运营规模中人工智能集成的不同能力和需求。</w:t>
      </w:r>
    </w:p>
    <w:p>
      <w:pPr>
        <w:pStyle w:val="6"/>
        <w:spacing w:line="276" w:lineRule="auto"/>
        <w:ind w:left="920" w:right="1507"/>
        <w:rPr>
          <w:w w:val="115"/>
        </w:rPr>
      </w:pPr>
    </w:p>
    <w:p>
      <w:pPr>
        <w:pStyle w:val="6"/>
      </w:pPr>
      <w:r>
        <mc:AlternateContent>
          <mc:Choice Requires="wps">
            <w:drawing>
              <wp:anchor distT="0" distB="0" distL="114300" distR="114300" simplePos="0" relativeHeight="251891712" behindDoc="1" locked="0" layoutInCell="1" allowOverlap="1">
                <wp:simplePos x="0" y="0"/>
                <wp:positionH relativeFrom="page">
                  <wp:posOffset>1943100</wp:posOffset>
                </wp:positionH>
                <wp:positionV relativeFrom="paragraph">
                  <wp:posOffset>27305</wp:posOffset>
                </wp:positionV>
                <wp:extent cx="3887470" cy="728345"/>
                <wp:effectExtent l="0" t="0" r="11430" b="8255"/>
                <wp:wrapTopAndBottom/>
                <wp:docPr id="373" name="文本框 373"/>
                <wp:cNvGraphicFramePr/>
                <a:graphic xmlns:a="http://schemas.openxmlformats.org/drawingml/2006/main">
                  <a:graphicData uri="http://schemas.microsoft.com/office/word/2010/wordprocessingShape">
                    <wps:wsp>
                      <wps:cNvSpPr txBox="1"/>
                      <wps:spPr>
                        <a:xfrm>
                          <a:off x="0" y="0"/>
                          <a:ext cx="3887470" cy="728345"/>
                        </a:xfrm>
                        <a:prstGeom prst="rect">
                          <a:avLst/>
                        </a:prstGeom>
                        <a:solidFill>
                          <a:srgbClr val="EEF3F8"/>
                        </a:solidFill>
                        <a:ln>
                          <a:noFill/>
                        </a:ln>
                      </wps:spPr>
                      <wps:txbx>
                        <w:txbxContent>
                          <w:p>
                            <w:pPr>
                              <w:spacing w:before="62" w:line="278" w:lineRule="auto"/>
                              <w:ind w:left="847" w:right="0" w:hanging="328"/>
                              <w:jc w:val="left"/>
                              <w:rPr>
                                <w:rFonts w:ascii="Verdana"/>
                                <w:i/>
                                <w:color w:val="454C5B"/>
                                <w:w w:val="95"/>
                                <w:sz w:val="17"/>
                              </w:rPr>
                            </w:pPr>
                            <w:r>
                              <w:rPr>
                                <w:rFonts w:ascii="Verdana"/>
                                <w:i/>
                                <w:color w:val="454C5B"/>
                                <w:w w:val="90"/>
                                <w:sz w:val="17"/>
                              </w:rPr>
                              <w:t xml:space="preserve">Do you have an evaluation, assessment, or procurement process </w:t>
                            </w:r>
                            <w:r>
                              <w:rPr>
                                <w:rFonts w:ascii="Verdana"/>
                                <w:i/>
                                <w:color w:val="454C5B"/>
                                <w:w w:val="95"/>
                                <w:sz w:val="17"/>
                              </w:rPr>
                              <w:t>designed</w:t>
                            </w:r>
                            <w:r>
                              <w:rPr>
                                <w:rFonts w:ascii="Verdana"/>
                                <w:i/>
                                <w:color w:val="454C5B"/>
                                <w:spacing w:val="-11"/>
                                <w:w w:val="95"/>
                                <w:sz w:val="17"/>
                              </w:rPr>
                              <w:t xml:space="preserve"> </w:t>
                            </w:r>
                            <w:r>
                              <w:rPr>
                                <w:rFonts w:ascii="Verdana"/>
                                <w:i/>
                                <w:color w:val="454C5B"/>
                                <w:w w:val="95"/>
                                <w:sz w:val="17"/>
                              </w:rPr>
                              <w:t>for</w:t>
                            </w:r>
                            <w:r>
                              <w:rPr>
                                <w:rFonts w:ascii="Verdana"/>
                                <w:i/>
                                <w:color w:val="454C5B"/>
                                <w:spacing w:val="-11"/>
                                <w:w w:val="95"/>
                                <w:sz w:val="17"/>
                              </w:rPr>
                              <w:t xml:space="preserve"> </w:t>
                            </w:r>
                            <w:r>
                              <w:rPr>
                                <w:rFonts w:ascii="Verdana"/>
                                <w:i/>
                                <w:color w:val="454C5B"/>
                                <w:w w:val="95"/>
                                <w:sz w:val="17"/>
                              </w:rPr>
                              <w:t>Gen</w:t>
                            </w:r>
                            <w:r>
                              <w:rPr>
                                <w:rFonts w:ascii="Verdana"/>
                                <w:i/>
                                <w:color w:val="454C5B"/>
                                <w:spacing w:val="-11"/>
                                <w:w w:val="95"/>
                                <w:sz w:val="17"/>
                              </w:rPr>
                              <w:t xml:space="preserve"> </w:t>
                            </w:r>
                            <w:r>
                              <w:rPr>
                                <w:rFonts w:ascii="Verdana"/>
                                <w:i/>
                                <w:color w:val="454C5B"/>
                                <w:w w:val="95"/>
                                <w:sz w:val="17"/>
                              </w:rPr>
                              <w:t>AI</w:t>
                            </w:r>
                            <w:r>
                              <w:rPr>
                                <w:rFonts w:ascii="Verdana"/>
                                <w:i/>
                                <w:color w:val="454C5B"/>
                                <w:spacing w:val="-11"/>
                                <w:w w:val="95"/>
                                <w:sz w:val="17"/>
                              </w:rPr>
                              <w:t xml:space="preserve"> </w:t>
                            </w:r>
                            <w:r>
                              <w:rPr>
                                <w:rFonts w:ascii="Verdana"/>
                                <w:i/>
                                <w:color w:val="454C5B"/>
                                <w:w w:val="95"/>
                                <w:sz w:val="17"/>
                              </w:rPr>
                              <w:t>or</w:t>
                            </w:r>
                            <w:r>
                              <w:rPr>
                                <w:rFonts w:ascii="Verdana"/>
                                <w:i/>
                                <w:color w:val="454C5B"/>
                                <w:spacing w:val="-11"/>
                                <w:w w:val="95"/>
                                <w:sz w:val="17"/>
                              </w:rPr>
                              <w:t xml:space="preserve"> </w:t>
                            </w:r>
                            <w:r>
                              <w:rPr>
                                <w:rFonts w:ascii="Verdana"/>
                                <w:i/>
                                <w:color w:val="454C5B"/>
                                <w:w w:val="95"/>
                                <w:sz w:val="17"/>
                              </w:rPr>
                              <w:t>AI-specific</w:t>
                            </w:r>
                            <w:r>
                              <w:rPr>
                                <w:rFonts w:ascii="Verdana"/>
                                <w:i/>
                                <w:color w:val="454C5B"/>
                                <w:spacing w:val="-11"/>
                                <w:w w:val="95"/>
                                <w:sz w:val="17"/>
                              </w:rPr>
                              <w:t xml:space="preserve"> </w:t>
                            </w:r>
                            <w:r>
                              <w:rPr>
                                <w:rFonts w:ascii="Verdana"/>
                                <w:i/>
                                <w:color w:val="454C5B"/>
                                <w:w w:val="95"/>
                                <w:sz w:val="17"/>
                              </w:rPr>
                              <w:t>products</w:t>
                            </w:r>
                            <w:r>
                              <w:rPr>
                                <w:rFonts w:ascii="Verdana"/>
                                <w:i/>
                                <w:color w:val="454C5B"/>
                                <w:spacing w:val="-11"/>
                                <w:w w:val="95"/>
                                <w:sz w:val="17"/>
                              </w:rPr>
                              <w:t xml:space="preserve"> </w:t>
                            </w:r>
                            <w:r>
                              <w:rPr>
                                <w:rFonts w:ascii="Verdana"/>
                                <w:i/>
                                <w:color w:val="454C5B"/>
                                <w:w w:val="95"/>
                                <w:sz w:val="17"/>
                              </w:rPr>
                              <w:t>and</w:t>
                            </w:r>
                            <w:r>
                              <w:rPr>
                                <w:rFonts w:ascii="Verdana"/>
                                <w:i/>
                                <w:color w:val="454C5B"/>
                                <w:spacing w:val="-11"/>
                                <w:w w:val="95"/>
                                <w:sz w:val="17"/>
                              </w:rPr>
                              <w:t xml:space="preserve"> </w:t>
                            </w:r>
                            <w:r>
                              <w:rPr>
                                <w:rFonts w:ascii="Verdana"/>
                                <w:i/>
                                <w:color w:val="454C5B"/>
                                <w:w w:val="95"/>
                                <w:sz w:val="17"/>
                              </w:rPr>
                              <w:t>services?</w:t>
                            </w:r>
                          </w:p>
                          <w:p>
                            <w:pPr>
                              <w:spacing w:before="62" w:line="278" w:lineRule="auto"/>
                              <w:ind w:right="0"/>
                              <w:jc w:val="left"/>
                              <w:rPr>
                                <w:rFonts w:ascii="Verdana"/>
                                <w:i/>
                                <w:color w:val="454C5B"/>
                                <w:w w:val="95"/>
                                <w:sz w:val="17"/>
                              </w:rPr>
                            </w:pPr>
                            <w:r>
                              <w:rPr>
                                <w:rFonts w:hint="eastAsia" w:ascii="Verdana"/>
                                <w:i/>
                                <w:color w:val="454C5B"/>
                                <w:w w:val="95"/>
                                <w:sz w:val="17"/>
                              </w:rPr>
                              <w:t>您是否有针对</w:t>
                            </w:r>
                            <w:r>
                              <w:rPr>
                                <w:rFonts w:hint="eastAsia" w:ascii="Verdana" w:eastAsia="宋体"/>
                                <w:i/>
                                <w:color w:val="454C5B"/>
                                <w:w w:val="95"/>
                                <w:sz w:val="17"/>
                                <w:lang w:val="en-US" w:eastAsia="zh-CN"/>
                              </w:rPr>
                              <w:t>Gen AI</w:t>
                            </w:r>
                            <w:r>
                              <w:rPr>
                                <w:rFonts w:hint="eastAsia" w:ascii="Verdana"/>
                                <w:i/>
                                <w:color w:val="454C5B"/>
                                <w:w w:val="95"/>
                                <w:sz w:val="17"/>
                              </w:rPr>
                              <w:t>或人工智能特定产品和服务设计的评估、</w:t>
                            </w:r>
                            <w:r>
                              <w:rPr>
                                <w:rFonts w:hint="eastAsia" w:ascii="Verdana" w:eastAsia="宋体"/>
                                <w:i/>
                                <w:color w:val="454C5B"/>
                                <w:w w:val="95"/>
                                <w:sz w:val="17"/>
                                <w:lang w:val="en-US" w:eastAsia="zh-CN"/>
                              </w:rPr>
                              <w:t>判定</w:t>
                            </w:r>
                            <w:r>
                              <w:rPr>
                                <w:rFonts w:hint="eastAsia" w:ascii="Verdana"/>
                                <w:i/>
                                <w:color w:val="454C5B"/>
                                <w:w w:val="95"/>
                                <w:sz w:val="17"/>
                              </w:rPr>
                              <w:t>或采购流程？</w:t>
                            </w:r>
                          </w:p>
                          <w:p>
                            <w:pPr>
                              <w:spacing w:before="62" w:line="278" w:lineRule="auto"/>
                              <w:ind w:left="847" w:right="0" w:hanging="328"/>
                              <w:jc w:val="left"/>
                              <w:rPr>
                                <w:rFonts w:ascii="Verdana"/>
                                <w:i/>
                                <w:color w:val="454C5B"/>
                                <w:w w:val="95"/>
                                <w:sz w:val="17"/>
                              </w:rPr>
                            </w:pPr>
                          </w:p>
                        </w:txbxContent>
                      </wps:txbx>
                      <wps:bodyPr lIns="0" tIns="0" rIns="0" bIns="0" upright="1"/>
                    </wps:wsp>
                  </a:graphicData>
                </a:graphic>
              </wp:anchor>
            </w:drawing>
          </mc:Choice>
          <mc:Fallback>
            <w:pict>
              <v:shape id="_x0000_s1026" o:spid="_x0000_s1026" o:spt="202" type="#_x0000_t202" style="position:absolute;left:0pt;margin-left:153pt;margin-top:2.15pt;height:57.35pt;width:306.1pt;mso-position-horizontal-relative:page;mso-wrap-distance-bottom:0pt;mso-wrap-distance-top:0pt;z-index:-251424768;mso-width-relative:page;mso-height-relative:page;" fillcolor="#EEF3F8" filled="t" stroked="f" coordsize="21600,21600" o:gfxdata="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YwkPfXAAAACQEAAA8AAAAAAAAAAQAgAAAA&#10;IgAAAGRycy9kb3ducmV2LnhtbFBLAQIUABQAAAAIAIdO4kAJeD210wEAAJ8DAAAOAAAAAAAAAAEA&#10;IAAAACYBAABkcnMvZTJvRG9jLnhtbFBLBQYAAAAABgAGAFkBAABrBQAAAAA=&#10;">
                <v:fill on="t" focussize="0,0"/>
                <v:stroke on="f"/>
                <v:imagedata o:title=""/>
                <o:lock v:ext="edit" aspectratio="f"/>
                <v:textbox inset="0mm,0mm,0mm,0mm">
                  <w:txbxContent>
                    <w:p>
                      <w:pPr>
                        <w:spacing w:before="62" w:line="278" w:lineRule="auto"/>
                        <w:ind w:left="847" w:right="0" w:hanging="328"/>
                        <w:jc w:val="left"/>
                        <w:rPr>
                          <w:rFonts w:ascii="Verdana"/>
                          <w:i/>
                          <w:color w:val="454C5B"/>
                          <w:w w:val="95"/>
                          <w:sz w:val="17"/>
                        </w:rPr>
                      </w:pPr>
                      <w:r>
                        <w:rPr>
                          <w:rFonts w:ascii="Verdana"/>
                          <w:i/>
                          <w:color w:val="454C5B"/>
                          <w:w w:val="90"/>
                          <w:sz w:val="17"/>
                        </w:rPr>
                        <w:t xml:space="preserve">Do you have an evaluation, assessment, or procurement process </w:t>
                      </w:r>
                      <w:r>
                        <w:rPr>
                          <w:rFonts w:ascii="Verdana"/>
                          <w:i/>
                          <w:color w:val="454C5B"/>
                          <w:w w:val="95"/>
                          <w:sz w:val="17"/>
                        </w:rPr>
                        <w:t>designed</w:t>
                      </w:r>
                      <w:r>
                        <w:rPr>
                          <w:rFonts w:ascii="Verdana"/>
                          <w:i/>
                          <w:color w:val="454C5B"/>
                          <w:spacing w:val="-11"/>
                          <w:w w:val="95"/>
                          <w:sz w:val="17"/>
                        </w:rPr>
                        <w:t xml:space="preserve"> </w:t>
                      </w:r>
                      <w:r>
                        <w:rPr>
                          <w:rFonts w:ascii="Verdana"/>
                          <w:i/>
                          <w:color w:val="454C5B"/>
                          <w:w w:val="95"/>
                          <w:sz w:val="17"/>
                        </w:rPr>
                        <w:t>for</w:t>
                      </w:r>
                      <w:r>
                        <w:rPr>
                          <w:rFonts w:ascii="Verdana"/>
                          <w:i/>
                          <w:color w:val="454C5B"/>
                          <w:spacing w:val="-11"/>
                          <w:w w:val="95"/>
                          <w:sz w:val="17"/>
                        </w:rPr>
                        <w:t xml:space="preserve"> </w:t>
                      </w:r>
                      <w:r>
                        <w:rPr>
                          <w:rFonts w:ascii="Verdana"/>
                          <w:i/>
                          <w:color w:val="454C5B"/>
                          <w:w w:val="95"/>
                          <w:sz w:val="17"/>
                        </w:rPr>
                        <w:t>Gen</w:t>
                      </w:r>
                      <w:r>
                        <w:rPr>
                          <w:rFonts w:ascii="Verdana"/>
                          <w:i/>
                          <w:color w:val="454C5B"/>
                          <w:spacing w:val="-11"/>
                          <w:w w:val="95"/>
                          <w:sz w:val="17"/>
                        </w:rPr>
                        <w:t xml:space="preserve"> </w:t>
                      </w:r>
                      <w:r>
                        <w:rPr>
                          <w:rFonts w:ascii="Verdana"/>
                          <w:i/>
                          <w:color w:val="454C5B"/>
                          <w:w w:val="95"/>
                          <w:sz w:val="17"/>
                        </w:rPr>
                        <w:t>AI</w:t>
                      </w:r>
                      <w:r>
                        <w:rPr>
                          <w:rFonts w:ascii="Verdana"/>
                          <w:i/>
                          <w:color w:val="454C5B"/>
                          <w:spacing w:val="-11"/>
                          <w:w w:val="95"/>
                          <w:sz w:val="17"/>
                        </w:rPr>
                        <w:t xml:space="preserve"> </w:t>
                      </w:r>
                      <w:r>
                        <w:rPr>
                          <w:rFonts w:ascii="Verdana"/>
                          <w:i/>
                          <w:color w:val="454C5B"/>
                          <w:w w:val="95"/>
                          <w:sz w:val="17"/>
                        </w:rPr>
                        <w:t>or</w:t>
                      </w:r>
                      <w:r>
                        <w:rPr>
                          <w:rFonts w:ascii="Verdana"/>
                          <w:i/>
                          <w:color w:val="454C5B"/>
                          <w:spacing w:val="-11"/>
                          <w:w w:val="95"/>
                          <w:sz w:val="17"/>
                        </w:rPr>
                        <w:t xml:space="preserve"> </w:t>
                      </w:r>
                      <w:r>
                        <w:rPr>
                          <w:rFonts w:ascii="Verdana"/>
                          <w:i/>
                          <w:color w:val="454C5B"/>
                          <w:w w:val="95"/>
                          <w:sz w:val="17"/>
                        </w:rPr>
                        <w:t>AI-specific</w:t>
                      </w:r>
                      <w:r>
                        <w:rPr>
                          <w:rFonts w:ascii="Verdana"/>
                          <w:i/>
                          <w:color w:val="454C5B"/>
                          <w:spacing w:val="-11"/>
                          <w:w w:val="95"/>
                          <w:sz w:val="17"/>
                        </w:rPr>
                        <w:t xml:space="preserve"> </w:t>
                      </w:r>
                      <w:r>
                        <w:rPr>
                          <w:rFonts w:ascii="Verdana"/>
                          <w:i/>
                          <w:color w:val="454C5B"/>
                          <w:w w:val="95"/>
                          <w:sz w:val="17"/>
                        </w:rPr>
                        <w:t>products</w:t>
                      </w:r>
                      <w:r>
                        <w:rPr>
                          <w:rFonts w:ascii="Verdana"/>
                          <w:i/>
                          <w:color w:val="454C5B"/>
                          <w:spacing w:val="-11"/>
                          <w:w w:val="95"/>
                          <w:sz w:val="17"/>
                        </w:rPr>
                        <w:t xml:space="preserve"> </w:t>
                      </w:r>
                      <w:r>
                        <w:rPr>
                          <w:rFonts w:ascii="Verdana"/>
                          <w:i/>
                          <w:color w:val="454C5B"/>
                          <w:w w:val="95"/>
                          <w:sz w:val="17"/>
                        </w:rPr>
                        <w:t>and</w:t>
                      </w:r>
                      <w:r>
                        <w:rPr>
                          <w:rFonts w:ascii="Verdana"/>
                          <w:i/>
                          <w:color w:val="454C5B"/>
                          <w:spacing w:val="-11"/>
                          <w:w w:val="95"/>
                          <w:sz w:val="17"/>
                        </w:rPr>
                        <w:t xml:space="preserve"> </w:t>
                      </w:r>
                      <w:r>
                        <w:rPr>
                          <w:rFonts w:ascii="Verdana"/>
                          <w:i/>
                          <w:color w:val="454C5B"/>
                          <w:w w:val="95"/>
                          <w:sz w:val="17"/>
                        </w:rPr>
                        <w:t>services?</w:t>
                      </w:r>
                    </w:p>
                    <w:p>
                      <w:pPr>
                        <w:spacing w:before="62" w:line="278" w:lineRule="auto"/>
                        <w:ind w:right="0"/>
                        <w:jc w:val="left"/>
                        <w:rPr>
                          <w:rFonts w:ascii="Verdana"/>
                          <w:i/>
                          <w:color w:val="454C5B"/>
                          <w:w w:val="95"/>
                          <w:sz w:val="17"/>
                        </w:rPr>
                      </w:pPr>
                      <w:r>
                        <w:rPr>
                          <w:rFonts w:hint="eastAsia" w:ascii="Verdana"/>
                          <w:i/>
                          <w:color w:val="454C5B"/>
                          <w:w w:val="95"/>
                          <w:sz w:val="17"/>
                        </w:rPr>
                        <w:t>您是否有针对</w:t>
                      </w:r>
                      <w:r>
                        <w:rPr>
                          <w:rFonts w:hint="eastAsia" w:ascii="Verdana" w:eastAsia="宋体"/>
                          <w:i/>
                          <w:color w:val="454C5B"/>
                          <w:w w:val="95"/>
                          <w:sz w:val="17"/>
                          <w:lang w:val="en-US" w:eastAsia="zh-CN"/>
                        </w:rPr>
                        <w:t>Gen AI</w:t>
                      </w:r>
                      <w:r>
                        <w:rPr>
                          <w:rFonts w:hint="eastAsia" w:ascii="Verdana"/>
                          <w:i/>
                          <w:color w:val="454C5B"/>
                          <w:w w:val="95"/>
                          <w:sz w:val="17"/>
                        </w:rPr>
                        <w:t>或人工智能特定产品和服务设计的评估、</w:t>
                      </w:r>
                      <w:r>
                        <w:rPr>
                          <w:rFonts w:hint="eastAsia" w:ascii="Verdana" w:eastAsia="宋体"/>
                          <w:i/>
                          <w:color w:val="454C5B"/>
                          <w:w w:val="95"/>
                          <w:sz w:val="17"/>
                          <w:lang w:val="en-US" w:eastAsia="zh-CN"/>
                        </w:rPr>
                        <w:t>判定</w:t>
                      </w:r>
                      <w:r>
                        <w:rPr>
                          <w:rFonts w:hint="eastAsia" w:ascii="Verdana"/>
                          <w:i/>
                          <w:color w:val="454C5B"/>
                          <w:w w:val="95"/>
                          <w:sz w:val="17"/>
                        </w:rPr>
                        <w:t>或采购流程？</w:t>
                      </w:r>
                    </w:p>
                    <w:p>
                      <w:pPr>
                        <w:spacing w:before="62" w:line="278" w:lineRule="auto"/>
                        <w:ind w:left="847" w:right="0" w:hanging="328"/>
                        <w:jc w:val="left"/>
                        <w:rPr>
                          <w:rFonts w:ascii="Verdana"/>
                          <w:i/>
                          <w:color w:val="454C5B"/>
                          <w:w w:val="95"/>
                          <w:sz w:val="17"/>
                        </w:rPr>
                      </w:pPr>
                    </w:p>
                  </w:txbxContent>
                </v:textbox>
                <w10:wrap type="topAndBottom"/>
              </v:shape>
            </w:pict>
          </mc:Fallback>
        </mc:AlternateContent>
      </w:r>
    </w:p>
    <w:p>
      <w:pPr>
        <w:pStyle w:val="6"/>
        <w:spacing w:before="8"/>
        <w:rPr>
          <w:sz w:val="10"/>
        </w:rPr>
      </w:pPr>
      <w:r>
        <mc:AlternateContent>
          <mc:Choice Requires="wpg">
            <w:drawing>
              <wp:anchor distT="0" distB="0" distL="114300" distR="114300" simplePos="0" relativeHeight="251892736" behindDoc="1" locked="0" layoutInCell="1" allowOverlap="1">
                <wp:simplePos x="0" y="0"/>
                <wp:positionH relativeFrom="page">
                  <wp:posOffset>1532255</wp:posOffset>
                </wp:positionH>
                <wp:positionV relativeFrom="paragraph">
                  <wp:posOffset>661035</wp:posOffset>
                </wp:positionV>
                <wp:extent cx="1006475" cy="1006475"/>
                <wp:effectExtent l="0" t="0" r="9525" b="9525"/>
                <wp:wrapTopAndBottom/>
                <wp:docPr id="374" name="组合 374"/>
                <wp:cNvGraphicFramePr/>
                <a:graphic xmlns:a="http://schemas.openxmlformats.org/drawingml/2006/main">
                  <a:graphicData uri="http://schemas.microsoft.com/office/word/2010/wordprocessingGroup">
                    <wpg:wgp>
                      <wpg:cNvGrpSpPr/>
                      <wpg:grpSpPr>
                        <a:xfrm>
                          <a:off x="0" y="0"/>
                          <a:ext cx="1006475" cy="1006475"/>
                          <a:chOff x="2413" y="1041"/>
                          <a:chExt cx="1585" cy="1585"/>
                        </a:xfrm>
                      </wpg:grpSpPr>
                      <wps:wsp>
                        <wps:cNvPr id="375" name="任意多边形 265"/>
                        <wps:cNvSpPr/>
                        <wps:spPr>
                          <a:xfrm>
                            <a:off x="2468" y="1041"/>
                            <a:ext cx="1530" cy="1585"/>
                          </a:xfrm>
                          <a:custGeom>
                            <a:avLst/>
                            <a:gdLst/>
                            <a:ahLst/>
                            <a:cxnLst/>
                            <a:pathLst>
                              <a:path w="1530" h="1585">
                                <a:moveTo>
                                  <a:pt x="734" y="0"/>
                                </a:moveTo>
                                <a:lnTo>
                                  <a:pt x="737" y="793"/>
                                </a:lnTo>
                                <a:lnTo>
                                  <a:pt x="0" y="1084"/>
                                </a:lnTo>
                                <a:lnTo>
                                  <a:pt x="30" y="1152"/>
                                </a:lnTo>
                                <a:lnTo>
                                  <a:pt x="67" y="1216"/>
                                </a:lnTo>
                                <a:lnTo>
                                  <a:pt x="108" y="1275"/>
                                </a:lnTo>
                                <a:lnTo>
                                  <a:pt x="155" y="1331"/>
                                </a:lnTo>
                                <a:lnTo>
                                  <a:pt x="206" y="1381"/>
                                </a:lnTo>
                                <a:lnTo>
                                  <a:pt x="262" y="1427"/>
                                </a:lnTo>
                                <a:lnTo>
                                  <a:pt x="321" y="1467"/>
                                </a:lnTo>
                                <a:lnTo>
                                  <a:pt x="384" y="1502"/>
                                </a:lnTo>
                                <a:lnTo>
                                  <a:pt x="450" y="1531"/>
                                </a:lnTo>
                                <a:lnTo>
                                  <a:pt x="519" y="1554"/>
                                </a:lnTo>
                                <a:lnTo>
                                  <a:pt x="590" y="1571"/>
                                </a:lnTo>
                                <a:lnTo>
                                  <a:pt x="662" y="1582"/>
                                </a:lnTo>
                                <a:lnTo>
                                  <a:pt x="737" y="1585"/>
                                </a:lnTo>
                                <a:lnTo>
                                  <a:pt x="812" y="1581"/>
                                </a:lnTo>
                                <a:lnTo>
                                  <a:pt x="886" y="1571"/>
                                </a:lnTo>
                                <a:lnTo>
                                  <a:pt x="958" y="1553"/>
                                </a:lnTo>
                                <a:lnTo>
                                  <a:pt x="1027" y="1529"/>
                                </a:lnTo>
                                <a:lnTo>
                                  <a:pt x="1093" y="1499"/>
                                </a:lnTo>
                                <a:lnTo>
                                  <a:pt x="1156" y="1464"/>
                                </a:lnTo>
                                <a:lnTo>
                                  <a:pt x="1215" y="1423"/>
                                </a:lnTo>
                                <a:lnTo>
                                  <a:pt x="1270" y="1377"/>
                                </a:lnTo>
                                <a:lnTo>
                                  <a:pt x="1321" y="1326"/>
                                </a:lnTo>
                                <a:lnTo>
                                  <a:pt x="1367" y="1271"/>
                                </a:lnTo>
                                <a:lnTo>
                                  <a:pt x="1408" y="1212"/>
                                </a:lnTo>
                                <a:lnTo>
                                  <a:pt x="1443" y="1149"/>
                                </a:lnTo>
                                <a:lnTo>
                                  <a:pt x="1473" y="1083"/>
                                </a:lnTo>
                                <a:lnTo>
                                  <a:pt x="1497" y="1014"/>
                                </a:lnTo>
                                <a:lnTo>
                                  <a:pt x="1515" y="942"/>
                                </a:lnTo>
                                <a:lnTo>
                                  <a:pt x="1525" y="868"/>
                                </a:lnTo>
                                <a:lnTo>
                                  <a:pt x="1529" y="793"/>
                                </a:lnTo>
                                <a:lnTo>
                                  <a:pt x="1525" y="717"/>
                                </a:lnTo>
                                <a:lnTo>
                                  <a:pt x="1515" y="643"/>
                                </a:lnTo>
                                <a:lnTo>
                                  <a:pt x="1497" y="571"/>
                                </a:lnTo>
                                <a:lnTo>
                                  <a:pt x="1473" y="502"/>
                                </a:lnTo>
                                <a:lnTo>
                                  <a:pt x="1443" y="436"/>
                                </a:lnTo>
                                <a:lnTo>
                                  <a:pt x="1408" y="373"/>
                                </a:lnTo>
                                <a:lnTo>
                                  <a:pt x="1367" y="314"/>
                                </a:lnTo>
                                <a:lnTo>
                                  <a:pt x="1321" y="259"/>
                                </a:lnTo>
                                <a:lnTo>
                                  <a:pt x="1270" y="209"/>
                                </a:lnTo>
                                <a:lnTo>
                                  <a:pt x="1215" y="163"/>
                                </a:lnTo>
                                <a:lnTo>
                                  <a:pt x="1156" y="122"/>
                                </a:lnTo>
                                <a:lnTo>
                                  <a:pt x="1093" y="86"/>
                                </a:lnTo>
                                <a:lnTo>
                                  <a:pt x="1027" y="56"/>
                                </a:lnTo>
                                <a:lnTo>
                                  <a:pt x="958" y="32"/>
                                </a:lnTo>
                                <a:lnTo>
                                  <a:pt x="886" y="15"/>
                                </a:lnTo>
                                <a:lnTo>
                                  <a:pt x="812" y="4"/>
                                </a:lnTo>
                                <a:lnTo>
                                  <a:pt x="734" y="0"/>
                                </a:lnTo>
                                <a:close/>
                              </a:path>
                            </a:pathLst>
                          </a:custGeom>
                          <a:solidFill>
                            <a:srgbClr val="FF7A00"/>
                          </a:solidFill>
                          <a:ln>
                            <a:noFill/>
                          </a:ln>
                        </wps:spPr>
                        <wps:bodyPr upright="1"/>
                      </wps:wsp>
                      <wps:wsp>
                        <wps:cNvPr id="376" name="任意多边形 266"/>
                        <wps:cNvSpPr/>
                        <wps:spPr>
                          <a:xfrm>
                            <a:off x="2413" y="1041"/>
                            <a:ext cx="1585" cy="1585"/>
                          </a:xfrm>
                          <a:custGeom>
                            <a:avLst/>
                            <a:gdLst/>
                            <a:ahLst/>
                            <a:cxnLst/>
                            <a:pathLst>
                              <a:path w="1585" h="1585">
                                <a:moveTo>
                                  <a:pt x="792" y="0"/>
                                </a:moveTo>
                                <a:lnTo>
                                  <a:pt x="716" y="4"/>
                                </a:lnTo>
                                <a:lnTo>
                                  <a:pt x="643" y="15"/>
                                </a:lnTo>
                                <a:lnTo>
                                  <a:pt x="571" y="32"/>
                                </a:lnTo>
                                <a:lnTo>
                                  <a:pt x="502" y="56"/>
                                </a:lnTo>
                                <a:lnTo>
                                  <a:pt x="436" y="86"/>
                                </a:lnTo>
                                <a:lnTo>
                                  <a:pt x="373" y="122"/>
                                </a:lnTo>
                                <a:lnTo>
                                  <a:pt x="314" y="163"/>
                                </a:lnTo>
                                <a:lnTo>
                                  <a:pt x="259" y="209"/>
                                </a:lnTo>
                                <a:lnTo>
                                  <a:pt x="208" y="259"/>
                                </a:lnTo>
                                <a:lnTo>
                                  <a:pt x="162" y="314"/>
                                </a:lnTo>
                                <a:lnTo>
                                  <a:pt x="121" y="374"/>
                                </a:lnTo>
                                <a:lnTo>
                                  <a:pt x="86" y="436"/>
                                </a:lnTo>
                                <a:lnTo>
                                  <a:pt x="56" y="502"/>
                                </a:lnTo>
                                <a:lnTo>
                                  <a:pt x="32" y="571"/>
                                </a:lnTo>
                                <a:lnTo>
                                  <a:pt x="15" y="643"/>
                                </a:lnTo>
                                <a:lnTo>
                                  <a:pt x="4" y="717"/>
                                </a:lnTo>
                                <a:lnTo>
                                  <a:pt x="0" y="793"/>
                                </a:lnTo>
                                <a:lnTo>
                                  <a:pt x="4" y="868"/>
                                </a:lnTo>
                                <a:lnTo>
                                  <a:pt x="15" y="942"/>
                                </a:lnTo>
                                <a:lnTo>
                                  <a:pt x="32" y="1014"/>
                                </a:lnTo>
                                <a:lnTo>
                                  <a:pt x="56" y="1083"/>
                                </a:lnTo>
                                <a:lnTo>
                                  <a:pt x="86" y="1149"/>
                                </a:lnTo>
                                <a:lnTo>
                                  <a:pt x="121" y="1212"/>
                                </a:lnTo>
                                <a:lnTo>
                                  <a:pt x="163" y="1271"/>
                                </a:lnTo>
                                <a:lnTo>
                                  <a:pt x="209" y="1326"/>
                                </a:lnTo>
                                <a:lnTo>
                                  <a:pt x="259" y="1377"/>
                                </a:lnTo>
                                <a:lnTo>
                                  <a:pt x="314" y="1423"/>
                                </a:lnTo>
                                <a:lnTo>
                                  <a:pt x="373" y="1464"/>
                                </a:lnTo>
                                <a:lnTo>
                                  <a:pt x="436" y="1499"/>
                                </a:lnTo>
                                <a:lnTo>
                                  <a:pt x="502" y="1529"/>
                                </a:lnTo>
                                <a:lnTo>
                                  <a:pt x="571" y="1553"/>
                                </a:lnTo>
                                <a:lnTo>
                                  <a:pt x="643" y="1571"/>
                                </a:lnTo>
                                <a:lnTo>
                                  <a:pt x="717" y="1581"/>
                                </a:lnTo>
                                <a:lnTo>
                                  <a:pt x="793" y="1585"/>
                                </a:lnTo>
                                <a:lnTo>
                                  <a:pt x="868" y="1581"/>
                                </a:lnTo>
                                <a:lnTo>
                                  <a:pt x="942" y="1571"/>
                                </a:lnTo>
                                <a:lnTo>
                                  <a:pt x="1014" y="1553"/>
                                </a:lnTo>
                                <a:lnTo>
                                  <a:pt x="1083" y="1529"/>
                                </a:lnTo>
                                <a:lnTo>
                                  <a:pt x="1149" y="1499"/>
                                </a:lnTo>
                                <a:lnTo>
                                  <a:pt x="1212" y="1464"/>
                                </a:lnTo>
                                <a:lnTo>
                                  <a:pt x="1271" y="1423"/>
                                </a:lnTo>
                                <a:lnTo>
                                  <a:pt x="1326" y="1377"/>
                                </a:lnTo>
                                <a:lnTo>
                                  <a:pt x="1377" y="1326"/>
                                </a:lnTo>
                                <a:lnTo>
                                  <a:pt x="1423" y="1271"/>
                                </a:lnTo>
                                <a:lnTo>
                                  <a:pt x="1464" y="1212"/>
                                </a:lnTo>
                                <a:lnTo>
                                  <a:pt x="1499" y="1149"/>
                                </a:lnTo>
                                <a:lnTo>
                                  <a:pt x="1529" y="1083"/>
                                </a:lnTo>
                                <a:lnTo>
                                  <a:pt x="1553" y="1014"/>
                                </a:lnTo>
                                <a:lnTo>
                                  <a:pt x="1571" y="942"/>
                                </a:lnTo>
                                <a:lnTo>
                                  <a:pt x="1581" y="868"/>
                                </a:lnTo>
                                <a:lnTo>
                                  <a:pt x="1585" y="793"/>
                                </a:lnTo>
                                <a:lnTo>
                                  <a:pt x="1581" y="718"/>
                                </a:lnTo>
                                <a:lnTo>
                                  <a:pt x="1571" y="644"/>
                                </a:lnTo>
                                <a:lnTo>
                                  <a:pt x="1554" y="573"/>
                                </a:lnTo>
                                <a:lnTo>
                                  <a:pt x="1530" y="504"/>
                                </a:lnTo>
                                <a:lnTo>
                                  <a:pt x="1501" y="437"/>
                                </a:lnTo>
                                <a:lnTo>
                                  <a:pt x="1465" y="374"/>
                                </a:lnTo>
                                <a:lnTo>
                                  <a:pt x="1424" y="314"/>
                                </a:lnTo>
                                <a:lnTo>
                                  <a:pt x="1377" y="258"/>
                                </a:lnTo>
                                <a:lnTo>
                                  <a:pt x="1325" y="206"/>
                                </a:lnTo>
                                <a:lnTo>
                                  <a:pt x="1269" y="159"/>
                                </a:lnTo>
                                <a:lnTo>
                                  <a:pt x="1207" y="117"/>
                                </a:lnTo>
                                <a:lnTo>
                                  <a:pt x="1142" y="81"/>
                                </a:lnTo>
                                <a:lnTo>
                                  <a:pt x="793" y="793"/>
                                </a:lnTo>
                                <a:lnTo>
                                  <a:pt x="792" y="0"/>
                                </a:lnTo>
                                <a:close/>
                              </a:path>
                            </a:pathLst>
                          </a:custGeom>
                          <a:solidFill>
                            <a:srgbClr val="DCE5EE"/>
                          </a:solidFill>
                          <a:ln>
                            <a:noFill/>
                          </a:ln>
                        </wps:spPr>
                        <wps:bodyPr upright="1"/>
                      </wps:wsp>
                      <wps:wsp>
                        <wps:cNvPr id="377" name="任意多边形 267"/>
                        <wps:cNvSpPr/>
                        <wps:spPr>
                          <a:xfrm>
                            <a:off x="2662" y="1290"/>
                            <a:ext cx="1087" cy="1087"/>
                          </a:xfrm>
                          <a:custGeom>
                            <a:avLst/>
                            <a:gdLst/>
                            <a:ahLst/>
                            <a:cxnLst/>
                            <a:pathLst>
                              <a:path w="1087" h="1087">
                                <a:moveTo>
                                  <a:pt x="544" y="0"/>
                                </a:moveTo>
                                <a:lnTo>
                                  <a:pt x="470" y="5"/>
                                </a:lnTo>
                                <a:lnTo>
                                  <a:pt x="399" y="20"/>
                                </a:lnTo>
                                <a:lnTo>
                                  <a:pt x="332" y="43"/>
                                </a:lnTo>
                                <a:lnTo>
                                  <a:pt x="269" y="74"/>
                                </a:lnTo>
                                <a:lnTo>
                                  <a:pt x="212" y="113"/>
                                </a:lnTo>
                                <a:lnTo>
                                  <a:pt x="159" y="159"/>
                                </a:lnTo>
                                <a:lnTo>
                                  <a:pt x="113" y="212"/>
                                </a:lnTo>
                                <a:lnTo>
                                  <a:pt x="74" y="269"/>
                                </a:lnTo>
                                <a:lnTo>
                                  <a:pt x="43" y="332"/>
                                </a:lnTo>
                                <a:lnTo>
                                  <a:pt x="20" y="399"/>
                                </a:lnTo>
                                <a:lnTo>
                                  <a:pt x="5" y="470"/>
                                </a:lnTo>
                                <a:lnTo>
                                  <a:pt x="0" y="544"/>
                                </a:lnTo>
                                <a:lnTo>
                                  <a:pt x="5" y="617"/>
                                </a:lnTo>
                                <a:lnTo>
                                  <a:pt x="20" y="688"/>
                                </a:lnTo>
                                <a:lnTo>
                                  <a:pt x="43" y="755"/>
                                </a:lnTo>
                                <a:lnTo>
                                  <a:pt x="74" y="818"/>
                                </a:lnTo>
                                <a:lnTo>
                                  <a:pt x="113" y="876"/>
                                </a:lnTo>
                                <a:lnTo>
                                  <a:pt x="159" y="928"/>
                                </a:lnTo>
                                <a:lnTo>
                                  <a:pt x="212" y="974"/>
                                </a:lnTo>
                                <a:lnTo>
                                  <a:pt x="269" y="1013"/>
                                </a:lnTo>
                                <a:lnTo>
                                  <a:pt x="332" y="1044"/>
                                </a:lnTo>
                                <a:lnTo>
                                  <a:pt x="399" y="1068"/>
                                </a:lnTo>
                                <a:lnTo>
                                  <a:pt x="470" y="1082"/>
                                </a:lnTo>
                                <a:lnTo>
                                  <a:pt x="544" y="1087"/>
                                </a:lnTo>
                                <a:lnTo>
                                  <a:pt x="617" y="1082"/>
                                </a:lnTo>
                                <a:lnTo>
                                  <a:pt x="688" y="1068"/>
                                </a:lnTo>
                                <a:lnTo>
                                  <a:pt x="755" y="1044"/>
                                </a:lnTo>
                                <a:lnTo>
                                  <a:pt x="818" y="1013"/>
                                </a:lnTo>
                                <a:lnTo>
                                  <a:pt x="876" y="974"/>
                                </a:lnTo>
                                <a:lnTo>
                                  <a:pt x="928" y="928"/>
                                </a:lnTo>
                                <a:lnTo>
                                  <a:pt x="974" y="876"/>
                                </a:lnTo>
                                <a:lnTo>
                                  <a:pt x="1013" y="818"/>
                                </a:lnTo>
                                <a:lnTo>
                                  <a:pt x="1044" y="755"/>
                                </a:lnTo>
                                <a:lnTo>
                                  <a:pt x="1068" y="688"/>
                                </a:lnTo>
                                <a:lnTo>
                                  <a:pt x="1082" y="617"/>
                                </a:lnTo>
                                <a:lnTo>
                                  <a:pt x="1087" y="544"/>
                                </a:lnTo>
                                <a:lnTo>
                                  <a:pt x="1082" y="470"/>
                                </a:lnTo>
                                <a:lnTo>
                                  <a:pt x="1068" y="399"/>
                                </a:lnTo>
                                <a:lnTo>
                                  <a:pt x="1044" y="332"/>
                                </a:lnTo>
                                <a:lnTo>
                                  <a:pt x="1013" y="269"/>
                                </a:lnTo>
                                <a:lnTo>
                                  <a:pt x="974" y="212"/>
                                </a:lnTo>
                                <a:lnTo>
                                  <a:pt x="928" y="159"/>
                                </a:lnTo>
                                <a:lnTo>
                                  <a:pt x="876" y="113"/>
                                </a:lnTo>
                                <a:lnTo>
                                  <a:pt x="818" y="74"/>
                                </a:lnTo>
                                <a:lnTo>
                                  <a:pt x="755" y="43"/>
                                </a:lnTo>
                                <a:lnTo>
                                  <a:pt x="688" y="20"/>
                                </a:lnTo>
                                <a:lnTo>
                                  <a:pt x="617" y="5"/>
                                </a:lnTo>
                                <a:lnTo>
                                  <a:pt x="544" y="0"/>
                                </a:lnTo>
                                <a:close/>
                              </a:path>
                            </a:pathLst>
                          </a:custGeom>
                          <a:solidFill>
                            <a:srgbClr val="FFFFFF"/>
                          </a:solidFill>
                          <a:ln>
                            <a:noFill/>
                          </a:ln>
                        </wps:spPr>
                        <wps:bodyPr upright="1"/>
                      </wps:wsp>
                      <wps:wsp>
                        <wps:cNvPr id="378" name="文本框 268"/>
                        <wps:cNvSpPr txBox="1"/>
                        <wps:spPr>
                          <a:xfrm>
                            <a:off x="2413" y="1041"/>
                            <a:ext cx="1585" cy="1585"/>
                          </a:xfrm>
                          <a:prstGeom prst="rect">
                            <a:avLst/>
                          </a:prstGeom>
                          <a:noFill/>
                          <a:ln>
                            <a:noFill/>
                          </a:ln>
                        </wps:spPr>
                        <wps:txbx>
                          <w:txbxContent>
                            <w:p>
                              <w:pPr>
                                <w:spacing w:before="7" w:line="240" w:lineRule="auto"/>
                                <w:rPr>
                                  <w:sz w:val="50"/>
                                </w:rPr>
                              </w:pPr>
                            </w:p>
                            <w:p>
                              <w:pPr>
                                <w:spacing w:before="1"/>
                                <w:ind w:left="568" w:right="568" w:firstLine="0"/>
                                <w:jc w:val="center"/>
                                <w:rPr>
                                  <w:rFonts w:ascii="Century Gothic"/>
                                  <w:b/>
                                  <w:sz w:val="28"/>
                                </w:rPr>
                              </w:pPr>
                              <w:r>
                                <w:rPr>
                                  <w:rFonts w:ascii="Century Gothic"/>
                                  <w:b/>
                                  <w:color w:val="FF7A00"/>
                                  <w:spacing w:val="-5"/>
                                  <w:w w:val="105"/>
                                  <w:sz w:val="28"/>
                                </w:rPr>
                                <w:t>7%</w:t>
                              </w:r>
                            </w:p>
                          </w:txbxContent>
                        </wps:txbx>
                        <wps:bodyPr lIns="0" tIns="0" rIns="0" bIns="0" upright="1"/>
                      </wps:wsp>
                    </wpg:wgp>
                  </a:graphicData>
                </a:graphic>
              </wp:anchor>
            </w:drawing>
          </mc:Choice>
          <mc:Fallback>
            <w:pict>
              <v:group id="_x0000_s1026" o:spid="_x0000_s1026" o:spt="203" style="position:absolute;left:0pt;margin-left:120.65pt;margin-top:52.05pt;height:79.25pt;width:79.25pt;mso-position-horizontal-relative:page;mso-wrap-distance-bottom:0pt;mso-wrap-distance-top:0pt;z-index:-251423744;mso-width-relative:page;mso-height-relative:page;" coordorigin="2413,1041" coordsize="1585,1585" o:gfxdata="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">
                <o:lock v:ext="edit" aspectratio="f"/>
                <v:shape id="任意多边形 265" o:spid="_x0000_s1026" o:spt="100" style="position:absolute;left:2468;top:1041;height:1585;width:1530;" fillcolor="#FF7A00" filled="t" stroked="f" coordsize="1530,1585" o:gfxdata="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8WIq/&#10;AAAA3AAAAA8AAAAAAAAAAQAgAAAAIgAAAGRycy9kb3ducmV2LnhtbFBLAQIUABQAAAAIAIdO4kAz&#10;LwWeOwAAADkAAAAQAAAAAAAAAAEAIAAAAA4BAABkcnMvc2hhcGV4bWwueG1sUEsFBgAAAAAGAAYA&#10;WwEAALgDAAAAAA==&#10;" path="m734,0l737,793,0,1084,30,1152,67,1216,108,1275,155,1331,206,1381,262,1427,321,1467,384,1502,450,1531,519,1554,590,1571,662,1582,737,1585,812,1581,886,1571,958,1553,1027,1529,1093,1499,1156,1464,1215,1423,1270,1377,1321,1326,1367,1271,1408,1212,1443,1149,1473,1083,1497,1014,1515,942,1525,868,1529,793,1525,717,1515,643,1497,571,1473,502,1443,436,1408,373,1367,314,1321,259,1270,209,1215,163,1156,122,1093,86,1027,56,958,32,886,15,812,4,734,0xe">
                  <v:fill on="t" focussize="0,0"/>
                  <v:stroke on="f"/>
                  <v:imagedata o:title=""/>
                  <o:lock v:ext="edit" aspectratio="f"/>
                </v:shape>
                <v:shape id="任意多边形 266" o:spid="_x0000_s1026" o:spt="100" style="position:absolute;left:2413;top:1041;height:1585;width:1585;" fillcolor="#DCE5EE" filled="t" stroked="f" coordsize="1585,1585" o:gfxdata="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6p2q/&#10;AAAA3AAAAA8AAAAAAAAAAQAgAAAAIgAAAGRycy9kb3ducmV2LnhtbFBLAQIUABQAAAAIAIdO4kAz&#10;LwWeOwAAADkAAAAQAAAAAAAAAAEAIAAAAA4BAABkcnMvc2hhcGV4bWwueG1sUEsFBgAAAAAGAAYA&#10;WwEAALgDAAAAAA==&#10;" path="m792,0l716,4,643,15,571,32,502,56,436,86,373,122,314,163,259,209,208,259,162,314,121,374,86,436,56,502,32,571,15,643,4,717,0,793,4,868,15,942,32,1014,56,1083,86,1149,121,1212,163,1271,209,1326,259,1377,314,1423,373,1464,436,1499,502,1529,571,1553,643,1571,717,1581,793,1585,868,1581,942,1571,1014,1553,1083,1529,1149,1499,1212,1464,1271,1423,1326,1377,1377,1326,1423,1271,1464,1212,1499,1149,1529,1083,1553,1014,1571,942,1581,868,1585,793,1581,718,1571,644,1554,573,1530,504,1501,437,1465,374,1424,314,1377,258,1325,206,1269,159,1207,117,1142,81,793,793,792,0xe">
                  <v:fill on="t" focussize="0,0"/>
                  <v:stroke on="f"/>
                  <v:imagedata o:title=""/>
                  <o:lock v:ext="edit" aspectratio="f"/>
                </v:shape>
                <v:shape id="任意多边形 267" o:spid="_x0000_s1026" o:spt="100" style="position:absolute;left:2662;top:1290;height:1087;width:1087;" fillcolor="#FFFFFF" filled="t" stroked="f" coordsize="1087,1087" o:gfxdata="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iQkKvQAA&#10;ANwAAAAPAAAAAAAAAAEAIAAAACIAAABkcnMvZG93bnJldi54bWxQSwECFAAUAAAACACHTuJAMy8F&#10;njsAAAA5AAAAEAAAAAAAAAABACAAAAAMAQAAZHJzL3NoYXBleG1sLnhtbFBLBQYAAAAABgAGAFsB&#10;AAC2AwAAAAA=&#10;" path="m544,0l470,5,399,20,332,43,269,74,212,113,159,159,113,212,74,269,43,332,20,399,5,470,0,544,5,617,20,688,43,755,74,818,113,876,159,928,212,974,269,1013,332,1044,399,1068,470,1082,544,1087,617,1082,688,1068,755,1044,818,1013,876,974,928,928,974,876,1013,818,1044,755,1068,688,1082,617,1087,544,1082,470,1068,399,1044,332,1013,269,974,212,928,159,876,113,818,74,755,43,688,20,617,5,544,0xe">
                  <v:fill on="t" focussize="0,0"/>
                  <v:stroke on="f"/>
                  <v:imagedata o:title=""/>
                  <o:lock v:ext="edit" aspectratio="f"/>
                </v:shape>
                <v:shape id="文本框 268" o:spid="_x0000_s1026" o:spt="202" type="#_x0000_t202" style="position:absolute;left:2413;top:1041;height:1585;width:1585;" filled="f" stroked="f" coordsize="21600,21600" o:gfxdata="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0R/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7" w:line="240" w:lineRule="auto"/>
                          <w:rPr>
                            <w:sz w:val="50"/>
                          </w:rPr>
                        </w:pPr>
                      </w:p>
                      <w:p>
                        <w:pPr>
                          <w:spacing w:before="1"/>
                          <w:ind w:left="568" w:right="568" w:firstLine="0"/>
                          <w:jc w:val="center"/>
                          <w:rPr>
                            <w:rFonts w:ascii="Century Gothic"/>
                            <w:b/>
                            <w:sz w:val="28"/>
                          </w:rPr>
                        </w:pPr>
                        <w:r>
                          <w:rPr>
                            <w:rFonts w:ascii="Century Gothic"/>
                            <w:b/>
                            <w:color w:val="FF7A00"/>
                            <w:spacing w:val="-5"/>
                            <w:w w:val="105"/>
                            <w:sz w:val="28"/>
                          </w:rPr>
                          <w:t>7%</w:t>
                        </w:r>
                      </w:p>
                    </w:txbxContent>
                  </v:textbox>
                </v:shape>
                <w10:wrap type="topAndBottom"/>
              </v:group>
            </w:pict>
          </mc:Fallback>
        </mc:AlternateContent>
      </w:r>
      <w:r>
        <mc:AlternateContent>
          <mc:Choice Requires="wpg">
            <w:drawing>
              <wp:anchor distT="0" distB="0" distL="114300" distR="114300" simplePos="0" relativeHeight="251892736" behindDoc="1" locked="0" layoutInCell="1" allowOverlap="1">
                <wp:simplePos x="0" y="0"/>
                <wp:positionH relativeFrom="page">
                  <wp:posOffset>2759710</wp:posOffset>
                </wp:positionH>
                <wp:positionV relativeFrom="paragraph">
                  <wp:posOffset>654685</wp:posOffset>
                </wp:positionV>
                <wp:extent cx="1012825" cy="1019175"/>
                <wp:effectExtent l="0" t="0" r="3175" b="9525"/>
                <wp:wrapTopAndBottom/>
                <wp:docPr id="379" name="组合 379"/>
                <wp:cNvGraphicFramePr/>
                <a:graphic xmlns:a="http://schemas.openxmlformats.org/drawingml/2006/main">
                  <a:graphicData uri="http://schemas.microsoft.com/office/word/2010/wordprocessingGroup">
                    <wpg:wgp>
                      <wpg:cNvGrpSpPr/>
                      <wpg:grpSpPr>
                        <a:xfrm>
                          <a:off x="0" y="0"/>
                          <a:ext cx="1012825" cy="1019175"/>
                          <a:chOff x="4346" y="1031"/>
                          <a:chExt cx="1595" cy="1605"/>
                        </a:xfrm>
                      </wpg:grpSpPr>
                      <wps:wsp>
                        <wps:cNvPr id="380" name="任意多边形 270"/>
                        <wps:cNvSpPr/>
                        <wps:spPr>
                          <a:xfrm>
                            <a:off x="4411" y="1041"/>
                            <a:ext cx="1530" cy="1585"/>
                          </a:xfrm>
                          <a:custGeom>
                            <a:avLst/>
                            <a:gdLst/>
                            <a:ahLst/>
                            <a:cxnLst/>
                            <a:pathLst>
                              <a:path w="1530" h="1585">
                                <a:moveTo>
                                  <a:pt x="734" y="0"/>
                                </a:moveTo>
                                <a:lnTo>
                                  <a:pt x="737" y="793"/>
                                </a:lnTo>
                                <a:lnTo>
                                  <a:pt x="0" y="1084"/>
                                </a:lnTo>
                                <a:lnTo>
                                  <a:pt x="30" y="1152"/>
                                </a:lnTo>
                                <a:lnTo>
                                  <a:pt x="66" y="1216"/>
                                </a:lnTo>
                                <a:lnTo>
                                  <a:pt x="108" y="1275"/>
                                </a:lnTo>
                                <a:lnTo>
                                  <a:pt x="155" y="1331"/>
                                </a:lnTo>
                                <a:lnTo>
                                  <a:pt x="206" y="1381"/>
                                </a:lnTo>
                                <a:lnTo>
                                  <a:pt x="262" y="1427"/>
                                </a:lnTo>
                                <a:lnTo>
                                  <a:pt x="321" y="1467"/>
                                </a:lnTo>
                                <a:lnTo>
                                  <a:pt x="384" y="1502"/>
                                </a:lnTo>
                                <a:lnTo>
                                  <a:pt x="450" y="1531"/>
                                </a:lnTo>
                                <a:lnTo>
                                  <a:pt x="519" y="1554"/>
                                </a:lnTo>
                                <a:lnTo>
                                  <a:pt x="590" y="1571"/>
                                </a:lnTo>
                                <a:lnTo>
                                  <a:pt x="662" y="1582"/>
                                </a:lnTo>
                                <a:lnTo>
                                  <a:pt x="737" y="1585"/>
                                </a:lnTo>
                                <a:lnTo>
                                  <a:pt x="812" y="1581"/>
                                </a:lnTo>
                                <a:lnTo>
                                  <a:pt x="886" y="1571"/>
                                </a:lnTo>
                                <a:lnTo>
                                  <a:pt x="958" y="1553"/>
                                </a:lnTo>
                                <a:lnTo>
                                  <a:pt x="1027" y="1529"/>
                                </a:lnTo>
                                <a:lnTo>
                                  <a:pt x="1093" y="1499"/>
                                </a:lnTo>
                                <a:lnTo>
                                  <a:pt x="1156" y="1464"/>
                                </a:lnTo>
                                <a:lnTo>
                                  <a:pt x="1215" y="1423"/>
                                </a:lnTo>
                                <a:lnTo>
                                  <a:pt x="1270" y="1377"/>
                                </a:lnTo>
                                <a:lnTo>
                                  <a:pt x="1321" y="1326"/>
                                </a:lnTo>
                                <a:lnTo>
                                  <a:pt x="1367" y="1271"/>
                                </a:lnTo>
                                <a:lnTo>
                                  <a:pt x="1408" y="1212"/>
                                </a:lnTo>
                                <a:lnTo>
                                  <a:pt x="1443" y="1149"/>
                                </a:lnTo>
                                <a:lnTo>
                                  <a:pt x="1473" y="1083"/>
                                </a:lnTo>
                                <a:lnTo>
                                  <a:pt x="1497" y="1014"/>
                                </a:lnTo>
                                <a:lnTo>
                                  <a:pt x="1515" y="942"/>
                                </a:lnTo>
                                <a:lnTo>
                                  <a:pt x="1525" y="868"/>
                                </a:lnTo>
                                <a:lnTo>
                                  <a:pt x="1529" y="793"/>
                                </a:lnTo>
                                <a:lnTo>
                                  <a:pt x="1525" y="717"/>
                                </a:lnTo>
                                <a:lnTo>
                                  <a:pt x="1515" y="643"/>
                                </a:lnTo>
                                <a:lnTo>
                                  <a:pt x="1497" y="571"/>
                                </a:lnTo>
                                <a:lnTo>
                                  <a:pt x="1473" y="502"/>
                                </a:lnTo>
                                <a:lnTo>
                                  <a:pt x="1443" y="436"/>
                                </a:lnTo>
                                <a:lnTo>
                                  <a:pt x="1408" y="373"/>
                                </a:lnTo>
                                <a:lnTo>
                                  <a:pt x="1367" y="314"/>
                                </a:lnTo>
                                <a:lnTo>
                                  <a:pt x="1321" y="259"/>
                                </a:lnTo>
                                <a:lnTo>
                                  <a:pt x="1270" y="209"/>
                                </a:lnTo>
                                <a:lnTo>
                                  <a:pt x="1215" y="163"/>
                                </a:lnTo>
                                <a:lnTo>
                                  <a:pt x="1156" y="122"/>
                                </a:lnTo>
                                <a:lnTo>
                                  <a:pt x="1093" y="86"/>
                                </a:lnTo>
                                <a:lnTo>
                                  <a:pt x="1027" y="56"/>
                                </a:lnTo>
                                <a:lnTo>
                                  <a:pt x="958" y="32"/>
                                </a:lnTo>
                                <a:lnTo>
                                  <a:pt x="886" y="15"/>
                                </a:lnTo>
                                <a:lnTo>
                                  <a:pt x="812" y="4"/>
                                </a:lnTo>
                                <a:lnTo>
                                  <a:pt x="734" y="0"/>
                                </a:lnTo>
                                <a:close/>
                              </a:path>
                            </a:pathLst>
                          </a:custGeom>
                          <a:solidFill>
                            <a:srgbClr val="FF7A00"/>
                          </a:solidFill>
                          <a:ln>
                            <a:noFill/>
                          </a:ln>
                        </wps:spPr>
                        <wps:bodyPr upright="1"/>
                      </wps:wsp>
                      <wps:wsp>
                        <wps:cNvPr id="381" name="任意多边形 271"/>
                        <wps:cNvSpPr/>
                        <wps:spPr>
                          <a:xfrm>
                            <a:off x="4356" y="1041"/>
                            <a:ext cx="935" cy="1585"/>
                          </a:xfrm>
                          <a:custGeom>
                            <a:avLst/>
                            <a:gdLst/>
                            <a:ahLst/>
                            <a:cxnLst/>
                            <a:pathLst>
                              <a:path w="935" h="1585">
                                <a:moveTo>
                                  <a:pt x="792" y="0"/>
                                </a:moveTo>
                                <a:lnTo>
                                  <a:pt x="716" y="4"/>
                                </a:lnTo>
                                <a:lnTo>
                                  <a:pt x="642" y="15"/>
                                </a:lnTo>
                                <a:lnTo>
                                  <a:pt x="571" y="32"/>
                                </a:lnTo>
                                <a:lnTo>
                                  <a:pt x="502" y="56"/>
                                </a:lnTo>
                                <a:lnTo>
                                  <a:pt x="436" y="86"/>
                                </a:lnTo>
                                <a:lnTo>
                                  <a:pt x="373" y="122"/>
                                </a:lnTo>
                                <a:lnTo>
                                  <a:pt x="314" y="163"/>
                                </a:lnTo>
                                <a:lnTo>
                                  <a:pt x="259" y="209"/>
                                </a:lnTo>
                                <a:lnTo>
                                  <a:pt x="208" y="259"/>
                                </a:lnTo>
                                <a:lnTo>
                                  <a:pt x="162" y="314"/>
                                </a:lnTo>
                                <a:lnTo>
                                  <a:pt x="121" y="374"/>
                                </a:lnTo>
                                <a:lnTo>
                                  <a:pt x="86" y="436"/>
                                </a:lnTo>
                                <a:lnTo>
                                  <a:pt x="56" y="502"/>
                                </a:lnTo>
                                <a:lnTo>
                                  <a:pt x="32" y="571"/>
                                </a:lnTo>
                                <a:lnTo>
                                  <a:pt x="14" y="643"/>
                                </a:lnTo>
                                <a:lnTo>
                                  <a:pt x="4" y="717"/>
                                </a:lnTo>
                                <a:lnTo>
                                  <a:pt x="0" y="793"/>
                                </a:lnTo>
                                <a:lnTo>
                                  <a:pt x="4" y="868"/>
                                </a:lnTo>
                                <a:lnTo>
                                  <a:pt x="14" y="942"/>
                                </a:lnTo>
                                <a:lnTo>
                                  <a:pt x="32" y="1014"/>
                                </a:lnTo>
                                <a:lnTo>
                                  <a:pt x="56" y="1083"/>
                                </a:lnTo>
                                <a:lnTo>
                                  <a:pt x="86" y="1149"/>
                                </a:lnTo>
                                <a:lnTo>
                                  <a:pt x="121" y="1212"/>
                                </a:lnTo>
                                <a:lnTo>
                                  <a:pt x="162" y="1271"/>
                                </a:lnTo>
                                <a:lnTo>
                                  <a:pt x="208" y="1326"/>
                                </a:lnTo>
                                <a:lnTo>
                                  <a:pt x="259" y="1377"/>
                                </a:lnTo>
                                <a:lnTo>
                                  <a:pt x="314" y="1423"/>
                                </a:lnTo>
                                <a:lnTo>
                                  <a:pt x="373" y="1464"/>
                                </a:lnTo>
                                <a:lnTo>
                                  <a:pt x="436" y="1499"/>
                                </a:lnTo>
                                <a:lnTo>
                                  <a:pt x="502" y="1529"/>
                                </a:lnTo>
                                <a:lnTo>
                                  <a:pt x="571" y="1553"/>
                                </a:lnTo>
                                <a:lnTo>
                                  <a:pt x="643" y="1571"/>
                                </a:lnTo>
                                <a:lnTo>
                                  <a:pt x="717" y="1581"/>
                                </a:lnTo>
                                <a:lnTo>
                                  <a:pt x="793" y="1585"/>
                                </a:lnTo>
                                <a:lnTo>
                                  <a:pt x="828" y="1584"/>
                                </a:lnTo>
                                <a:lnTo>
                                  <a:pt x="864" y="1582"/>
                                </a:lnTo>
                                <a:lnTo>
                                  <a:pt x="900" y="1578"/>
                                </a:lnTo>
                                <a:lnTo>
                                  <a:pt x="935" y="1572"/>
                                </a:lnTo>
                                <a:lnTo>
                                  <a:pt x="793" y="793"/>
                                </a:lnTo>
                                <a:lnTo>
                                  <a:pt x="792" y="0"/>
                                </a:lnTo>
                                <a:close/>
                              </a:path>
                            </a:pathLst>
                          </a:custGeom>
                          <a:solidFill>
                            <a:srgbClr val="DCE5EE"/>
                          </a:solidFill>
                          <a:ln>
                            <a:noFill/>
                          </a:ln>
                        </wps:spPr>
                        <wps:bodyPr upright="1"/>
                      </wps:wsp>
                      <wps:wsp>
                        <wps:cNvPr id="382" name="任意多边形 272"/>
                        <wps:cNvSpPr/>
                        <wps:spPr>
                          <a:xfrm>
                            <a:off x="4356" y="1041"/>
                            <a:ext cx="935" cy="1585"/>
                          </a:xfrm>
                          <a:custGeom>
                            <a:avLst/>
                            <a:gdLst/>
                            <a:ahLst/>
                            <a:cxnLst/>
                            <a:pathLst>
                              <a:path w="935" h="1585">
                                <a:moveTo>
                                  <a:pt x="793" y="793"/>
                                </a:moveTo>
                                <a:lnTo>
                                  <a:pt x="935" y="1572"/>
                                </a:lnTo>
                                <a:lnTo>
                                  <a:pt x="900" y="1578"/>
                                </a:lnTo>
                                <a:lnTo>
                                  <a:pt x="864" y="1582"/>
                                </a:lnTo>
                                <a:lnTo>
                                  <a:pt x="828" y="1584"/>
                                </a:lnTo>
                                <a:lnTo>
                                  <a:pt x="793" y="1585"/>
                                </a:lnTo>
                                <a:lnTo>
                                  <a:pt x="717" y="1581"/>
                                </a:lnTo>
                                <a:lnTo>
                                  <a:pt x="643" y="1571"/>
                                </a:lnTo>
                                <a:lnTo>
                                  <a:pt x="571" y="1553"/>
                                </a:lnTo>
                                <a:lnTo>
                                  <a:pt x="502" y="1529"/>
                                </a:lnTo>
                                <a:lnTo>
                                  <a:pt x="436" y="1499"/>
                                </a:lnTo>
                                <a:lnTo>
                                  <a:pt x="373" y="1464"/>
                                </a:lnTo>
                                <a:lnTo>
                                  <a:pt x="314" y="1423"/>
                                </a:lnTo>
                                <a:lnTo>
                                  <a:pt x="259" y="1377"/>
                                </a:lnTo>
                                <a:lnTo>
                                  <a:pt x="208" y="1326"/>
                                </a:lnTo>
                                <a:lnTo>
                                  <a:pt x="162" y="1271"/>
                                </a:lnTo>
                                <a:lnTo>
                                  <a:pt x="121" y="1212"/>
                                </a:lnTo>
                                <a:lnTo>
                                  <a:pt x="86" y="1149"/>
                                </a:lnTo>
                                <a:lnTo>
                                  <a:pt x="56" y="1083"/>
                                </a:lnTo>
                                <a:lnTo>
                                  <a:pt x="32" y="1014"/>
                                </a:lnTo>
                                <a:lnTo>
                                  <a:pt x="14" y="942"/>
                                </a:lnTo>
                                <a:lnTo>
                                  <a:pt x="4" y="868"/>
                                </a:lnTo>
                                <a:lnTo>
                                  <a:pt x="0" y="793"/>
                                </a:lnTo>
                                <a:lnTo>
                                  <a:pt x="4" y="717"/>
                                </a:lnTo>
                                <a:lnTo>
                                  <a:pt x="14" y="643"/>
                                </a:lnTo>
                                <a:lnTo>
                                  <a:pt x="32" y="571"/>
                                </a:lnTo>
                                <a:lnTo>
                                  <a:pt x="56" y="502"/>
                                </a:lnTo>
                                <a:lnTo>
                                  <a:pt x="86" y="436"/>
                                </a:lnTo>
                                <a:lnTo>
                                  <a:pt x="121" y="374"/>
                                </a:lnTo>
                                <a:lnTo>
                                  <a:pt x="162" y="314"/>
                                </a:lnTo>
                                <a:lnTo>
                                  <a:pt x="208" y="259"/>
                                </a:lnTo>
                                <a:lnTo>
                                  <a:pt x="259" y="209"/>
                                </a:lnTo>
                                <a:lnTo>
                                  <a:pt x="314" y="163"/>
                                </a:lnTo>
                                <a:lnTo>
                                  <a:pt x="373" y="122"/>
                                </a:lnTo>
                                <a:lnTo>
                                  <a:pt x="436" y="86"/>
                                </a:lnTo>
                                <a:lnTo>
                                  <a:pt x="502" y="56"/>
                                </a:lnTo>
                                <a:lnTo>
                                  <a:pt x="571" y="32"/>
                                </a:lnTo>
                                <a:lnTo>
                                  <a:pt x="642" y="15"/>
                                </a:lnTo>
                                <a:lnTo>
                                  <a:pt x="716" y="4"/>
                                </a:lnTo>
                                <a:lnTo>
                                  <a:pt x="792" y="0"/>
                                </a:lnTo>
                                <a:lnTo>
                                  <a:pt x="793" y="793"/>
                                </a:lnTo>
                                <a:close/>
                              </a:path>
                            </a:pathLst>
                          </a:custGeom>
                          <a:noFill/>
                          <a:ln w="12700" cap="flat" cmpd="sng">
                            <a:solidFill>
                              <a:srgbClr val="FFFFFF"/>
                            </a:solidFill>
                            <a:prstDash val="solid"/>
                            <a:headEnd type="none" w="med" len="med"/>
                            <a:tailEnd type="none" w="med" len="med"/>
                          </a:ln>
                        </wps:spPr>
                        <wps:bodyPr upright="1"/>
                      </wps:wsp>
                      <wps:wsp>
                        <wps:cNvPr id="383" name="任意多边形 273"/>
                        <wps:cNvSpPr/>
                        <wps:spPr>
                          <a:xfrm>
                            <a:off x="4605" y="1290"/>
                            <a:ext cx="1087" cy="1087"/>
                          </a:xfrm>
                          <a:custGeom>
                            <a:avLst/>
                            <a:gdLst/>
                            <a:ahLst/>
                            <a:cxnLst/>
                            <a:pathLst>
                              <a:path w="1087" h="1087">
                                <a:moveTo>
                                  <a:pt x="544" y="0"/>
                                </a:moveTo>
                                <a:lnTo>
                                  <a:pt x="470" y="5"/>
                                </a:lnTo>
                                <a:lnTo>
                                  <a:pt x="399" y="20"/>
                                </a:lnTo>
                                <a:lnTo>
                                  <a:pt x="332" y="43"/>
                                </a:lnTo>
                                <a:lnTo>
                                  <a:pt x="269" y="74"/>
                                </a:lnTo>
                                <a:lnTo>
                                  <a:pt x="211" y="113"/>
                                </a:lnTo>
                                <a:lnTo>
                                  <a:pt x="159" y="159"/>
                                </a:lnTo>
                                <a:lnTo>
                                  <a:pt x="113" y="212"/>
                                </a:lnTo>
                                <a:lnTo>
                                  <a:pt x="74" y="269"/>
                                </a:lnTo>
                                <a:lnTo>
                                  <a:pt x="43" y="332"/>
                                </a:lnTo>
                                <a:lnTo>
                                  <a:pt x="20" y="399"/>
                                </a:lnTo>
                                <a:lnTo>
                                  <a:pt x="5" y="470"/>
                                </a:lnTo>
                                <a:lnTo>
                                  <a:pt x="0" y="544"/>
                                </a:lnTo>
                                <a:lnTo>
                                  <a:pt x="5" y="617"/>
                                </a:lnTo>
                                <a:lnTo>
                                  <a:pt x="20" y="688"/>
                                </a:lnTo>
                                <a:lnTo>
                                  <a:pt x="43" y="755"/>
                                </a:lnTo>
                                <a:lnTo>
                                  <a:pt x="74" y="818"/>
                                </a:lnTo>
                                <a:lnTo>
                                  <a:pt x="113" y="876"/>
                                </a:lnTo>
                                <a:lnTo>
                                  <a:pt x="159" y="928"/>
                                </a:lnTo>
                                <a:lnTo>
                                  <a:pt x="211" y="974"/>
                                </a:lnTo>
                                <a:lnTo>
                                  <a:pt x="269" y="1013"/>
                                </a:lnTo>
                                <a:lnTo>
                                  <a:pt x="332" y="1044"/>
                                </a:lnTo>
                                <a:lnTo>
                                  <a:pt x="399" y="1068"/>
                                </a:lnTo>
                                <a:lnTo>
                                  <a:pt x="470" y="1082"/>
                                </a:lnTo>
                                <a:lnTo>
                                  <a:pt x="544" y="1087"/>
                                </a:lnTo>
                                <a:lnTo>
                                  <a:pt x="617" y="1082"/>
                                </a:lnTo>
                                <a:lnTo>
                                  <a:pt x="688" y="1068"/>
                                </a:lnTo>
                                <a:lnTo>
                                  <a:pt x="755" y="1044"/>
                                </a:lnTo>
                                <a:lnTo>
                                  <a:pt x="818" y="1013"/>
                                </a:lnTo>
                                <a:lnTo>
                                  <a:pt x="876" y="974"/>
                                </a:lnTo>
                                <a:lnTo>
                                  <a:pt x="928" y="928"/>
                                </a:lnTo>
                                <a:lnTo>
                                  <a:pt x="974" y="876"/>
                                </a:lnTo>
                                <a:lnTo>
                                  <a:pt x="1013" y="818"/>
                                </a:lnTo>
                                <a:lnTo>
                                  <a:pt x="1044" y="755"/>
                                </a:lnTo>
                                <a:lnTo>
                                  <a:pt x="1068" y="688"/>
                                </a:lnTo>
                                <a:lnTo>
                                  <a:pt x="1082" y="617"/>
                                </a:lnTo>
                                <a:lnTo>
                                  <a:pt x="1087" y="544"/>
                                </a:lnTo>
                                <a:lnTo>
                                  <a:pt x="1082" y="470"/>
                                </a:lnTo>
                                <a:lnTo>
                                  <a:pt x="1068" y="399"/>
                                </a:lnTo>
                                <a:lnTo>
                                  <a:pt x="1044" y="332"/>
                                </a:lnTo>
                                <a:lnTo>
                                  <a:pt x="1013" y="269"/>
                                </a:lnTo>
                                <a:lnTo>
                                  <a:pt x="974" y="212"/>
                                </a:lnTo>
                                <a:lnTo>
                                  <a:pt x="928" y="159"/>
                                </a:lnTo>
                                <a:lnTo>
                                  <a:pt x="876" y="113"/>
                                </a:lnTo>
                                <a:lnTo>
                                  <a:pt x="818" y="74"/>
                                </a:lnTo>
                                <a:lnTo>
                                  <a:pt x="755" y="43"/>
                                </a:lnTo>
                                <a:lnTo>
                                  <a:pt x="688" y="20"/>
                                </a:lnTo>
                                <a:lnTo>
                                  <a:pt x="617" y="5"/>
                                </a:lnTo>
                                <a:lnTo>
                                  <a:pt x="544" y="0"/>
                                </a:lnTo>
                                <a:close/>
                              </a:path>
                            </a:pathLst>
                          </a:custGeom>
                          <a:solidFill>
                            <a:srgbClr val="FFFFFF"/>
                          </a:solidFill>
                          <a:ln>
                            <a:noFill/>
                          </a:ln>
                        </wps:spPr>
                        <wps:bodyPr upright="1"/>
                      </wps:wsp>
                      <wps:wsp>
                        <wps:cNvPr id="384" name="文本框 274"/>
                        <wps:cNvSpPr txBox="1"/>
                        <wps:spPr>
                          <a:xfrm>
                            <a:off x="4346" y="1031"/>
                            <a:ext cx="1595" cy="1605"/>
                          </a:xfrm>
                          <a:prstGeom prst="rect">
                            <a:avLst/>
                          </a:prstGeom>
                          <a:noFill/>
                          <a:ln>
                            <a:noFill/>
                          </a:ln>
                        </wps:spPr>
                        <wps:txbx>
                          <w:txbxContent>
                            <w:p>
                              <w:pPr>
                                <w:spacing w:before="5" w:line="240" w:lineRule="auto"/>
                                <w:rPr>
                                  <w:sz w:val="51"/>
                                </w:rPr>
                              </w:pPr>
                            </w:p>
                            <w:p>
                              <w:pPr>
                                <w:spacing w:before="0"/>
                                <w:ind w:left="501" w:right="0" w:firstLine="0"/>
                                <w:jc w:val="left"/>
                                <w:rPr>
                                  <w:rFonts w:ascii="Century Gothic"/>
                                  <w:b/>
                                  <w:sz w:val="28"/>
                                </w:rPr>
                              </w:pPr>
                              <w:r>
                                <w:rPr>
                                  <w:rFonts w:ascii="Century Gothic"/>
                                  <w:b/>
                                  <w:color w:val="FF7A00"/>
                                  <w:spacing w:val="-5"/>
                                  <w:w w:val="110"/>
                                  <w:sz w:val="28"/>
                                </w:rPr>
                                <w:t>47%</w:t>
                              </w:r>
                            </w:p>
                          </w:txbxContent>
                        </wps:txbx>
                        <wps:bodyPr lIns="0" tIns="0" rIns="0" bIns="0" upright="1"/>
                      </wps:wsp>
                    </wpg:wgp>
                  </a:graphicData>
                </a:graphic>
              </wp:anchor>
            </w:drawing>
          </mc:Choice>
          <mc:Fallback>
            <w:pict>
              <v:group id="_x0000_s1026" o:spid="_x0000_s1026" o:spt="203" style="position:absolute;left:0pt;margin-left:217.3pt;margin-top:51.55pt;height:80.25pt;width:79.75pt;mso-position-horizontal-relative:page;mso-wrap-distance-bottom:0pt;mso-wrap-distance-top:0pt;z-index:-251423744;mso-width-relative:page;mso-height-relative:page;" coordorigin="4346,1031" coordsize="1595,1605" o:gfxdata="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">
                <o:lock v:ext="edit" aspectratio="f"/>
                <v:shape id="任意多边形 270" o:spid="_x0000_s1026" o:spt="100" style="position:absolute;left:4411;top:1041;height:1585;width:1530;" fillcolor="#FF7A00" filled="t" stroked="f" coordsize="1530,1585" o:gfxdata="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Z6LNbsAAADc&#10;AAAADwAAAAAAAAABACAAAAAiAAAAZHJzL2Rvd25yZXYueG1sUEsBAhQAFAAAAAgAh07iQDMvBZ47&#10;AAAAOQAAABAAAAAAAAAAAQAgAAAACgEAAGRycy9zaGFwZXhtbC54bWxQSwUGAAAAAAYABgBbAQAA&#10;tAMAAAAA&#10;" path="m734,0l737,793,0,1084,30,1152,66,1216,108,1275,155,1331,206,1381,262,1427,321,1467,384,1502,450,1531,519,1554,590,1571,662,1582,737,1585,812,1581,886,1571,958,1553,1027,1529,1093,1499,1156,1464,1215,1423,1270,1377,1321,1326,1367,1271,1408,1212,1443,1149,1473,1083,1497,1014,1515,942,1525,868,1529,793,1525,717,1515,643,1497,571,1473,502,1443,436,1408,373,1367,314,1321,259,1270,209,1215,163,1156,122,1093,86,1027,56,958,32,886,15,812,4,734,0xe">
                  <v:fill on="t" focussize="0,0"/>
                  <v:stroke on="f"/>
                  <v:imagedata o:title=""/>
                  <o:lock v:ext="edit" aspectratio="f"/>
                </v:shape>
                <v:shape id="任意多边形 271" o:spid="_x0000_s1026" o:spt="100" style="position:absolute;left:4356;top:1041;height:1585;width:935;" fillcolor="#DCE5EE" filled="t" stroked="f" coordsize="935,1585" o:gfxdata="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KGpfvQAA&#10;ANwAAAAPAAAAAAAAAAEAIAAAACIAAABkcnMvZG93bnJldi54bWxQSwECFAAUAAAACACHTuJAMy8F&#10;njsAAAA5AAAAEAAAAAAAAAABACAAAAAMAQAAZHJzL3NoYXBleG1sLnhtbFBLBQYAAAAABgAGAFsB&#10;AAC2AwAAAAA=&#10;" path="m792,0l716,4,642,15,571,32,502,56,436,86,373,122,314,163,259,209,208,259,162,314,121,374,86,436,56,502,32,571,14,643,4,717,0,793,4,868,14,942,32,1014,56,1083,86,1149,121,1212,162,1271,208,1326,259,1377,314,1423,373,1464,436,1499,502,1529,571,1553,643,1571,717,1581,793,1585,828,1584,864,1582,900,1578,935,1572,793,793,792,0xe">
                  <v:fill on="t" focussize="0,0"/>
                  <v:stroke on="f"/>
                  <v:imagedata o:title=""/>
                  <o:lock v:ext="edit" aspectratio="f"/>
                </v:shape>
                <v:shape id="任意多边形 272" o:spid="_x0000_s1026" o:spt="100" style="position:absolute;left:4356;top:1041;height:1585;width:935;" filled="f" stroked="t" coordsize="935,1585" o:gfxdata="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Ji1/+/&#10;AAAA3AAAAA8AAAAAAAAAAQAgAAAAIgAAAGRycy9kb3ducmV2LnhtbFBLAQIUABQAAAAIAIdO4kAz&#10;LwWeOwAAADkAAAAQAAAAAAAAAAEAIAAAAA4BAABkcnMvc2hhcGV4bWwueG1sUEsFBgAAAAAGAAYA&#10;WwEAALgDAAAAAA==&#10;" path="m793,793l935,1572,900,1578,864,1582,828,1584,793,1585,717,1581,643,1571,571,1553,502,1529,436,1499,373,1464,314,1423,259,1377,208,1326,162,1271,121,1212,86,1149,56,1083,32,1014,14,942,4,868,0,793,4,717,14,643,32,571,56,502,86,436,121,374,162,314,208,259,259,209,314,163,373,122,436,86,502,56,571,32,642,15,716,4,792,0,793,793xe">
                  <v:fill on="f" focussize="0,0"/>
                  <v:stroke weight="1pt" color="#FFFFFF" joinstyle="round"/>
                  <v:imagedata o:title=""/>
                  <o:lock v:ext="edit" aspectratio="f"/>
                </v:shape>
                <v:shape id="任意多边形 273" o:spid="_x0000_s1026" o:spt="100" style="position:absolute;left:4605;top:1290;height:1087;width:1087;" fillcolor="#FFFFFF" filled="t" stroked="f" coordsize="1087,1087" o:gfxdata="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Z38uvQAA&#10;ANwAAAAPAAAAAAAAAAEAIAAAACIAAABkcnMvZG93bnJldi54bWxQSwECFAAUAAAACACHTuJAMy8F&#10;njsAAAA5AAAAEAAAAAAAAAABACAAAAAMAQAAZHJzL3NoYXBleG1sLnhtbFBLBQYAAAAABgAGAFsB&#10;AAC2AwAAAAA=&#10;" path="m544,0l470,5,399,20,332,43,269,74,211,113,159,159,113,212,74,269,43,332,20,399,5,470,0,544,5,617,20,688,43,755,74,818,113,876,159,928,211,974,269,1013,332,1044,399,1068,470,1082,544,1087,617,1082,688,1068,755,1044,818,1013,876,974,928,928,974,876,1013,818,1044,755,1068,688,1082,617,1087,544,1082,470,1068,399,1044,332,1013,269,974,212,928,159,876,113,818,74,755,43,688,20,617,5,544,0xe">
                  <v:fill on="t" focussize="0,0"/>
                  <v:stroke on="f"/>
                  <v:imagedata o:title=""/>
                  <o:lock v:ext="edit" aspectratio="f"/>
                </v:shape>
                <v:shape id="文本框 274" o:spid="_x0000_s1026" o:spt="202" type="#_x0000_t202" style="position:absolute;left:4346;top:1031;height:1605;width:1595;" filled="f" stroked="f" coordsize="21600,21600" o:gfxdata="UEsDBAoAAAAAAIdO4kAAAAAAAAAAAAAAAAAEAAAAZHJzL1BLAwQUAAAACACHTuJAGKw92r8AAADc&#10;AAAADwAAAGRycy9kb3ducmV2LnhtbEWPT2sCMRTE70K/Q3iF3jSxit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sPd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 w:line="240" w:lineRule="auto"/>
                          <w:rPr>
                            <w:sz w:val="51"/>
                          </w:rPr>
                        </w:pPr>
                      </w:p>
                      <w:p>
                        <w:pPr>
                          <w:spacing w:before="0"/>
                          <w:ind w:left="501" w:right="0" w:firstLine="0"/>
                          <w:jc w:val="left"/>
                          <w:rPr>
                            <w:rFonts w:ascii="Century Gothic"/>
                            <w:b/>
                            <w:sz w:val="28"/>
                          </w:rPr>
                        </w:pPr>
                        <w:r>
                          <w:rPr>
                            <w:rFonts w:ascii="Century Gothic"/>
                            <w:b/>
                            <w:color w:val="FF7A00"/>
                            <w:spacing w:val="-5"/>
                            <w:w w:val="110"/>
                            <w:sz w:val="28"/>
                          </w:rPr>
                          <w:t>47%</w:t>
                        </w:r>
                      </w:p>
                    </w:txbxContent>
                  </v:textbox>
                </v:shape>
                <w10:wrap type="topAndBottom"/>
              </v:group>
            </w:pict>
          </mc:Fallback>
        </mc:AlternateContent>
      </w:r>
      <w:r>
        <mc:AlternateContent>
          <mc:Choice Requires="wpg">
            <w:drawing>
              <wp:anchor distT="0" distB="0" distL="114300" distR="114300" simplePos="0" relativeHeight="251893760" behindDoc="1" locked="0" layoutInCell="1" allowOverlap="1">
                <wp:simplePos x="0" y="0"/>
                <wp:positionH relativeFrom="page">
                  <wp:posOffset>3993515</wp:posOffset>
                </wp:positionH>
                <wp:positionV relativeFrom="paragraph">
                  <wp:posOffset>654685</wp:posOffset>
                </wp:positionV>
                <wp:extent cx="1012825" cy="1019175"/>
                <wp:effectExtent l="0" t="0" r="3175" b="9525"/>
                <wp:wrapTopAndBottom/>
                <wp:docPr id="385" name="组合 385"/>
                <wp:cNvGraphicFramePr/>
                <a:graphic xmlns:a="http://schemas.openxmlformats.org/drawingml/2006/main">
                  <a:graphicData uri="http://schemas.microsoft.com/office/word/2010/wordprocessingGroup">
                    <wpg:wgp>
                      <wpg:cNvGrpSpPr/>
                      <wpg:grpSpPr>
                        <a:xfrm>
                          <a:off x="0" y="0"/>
                          <a:ext cx="1012825" cy="1019175"/>
                          <a:chOff x="6289" y="1031"/>
                          <a:chExt cx="1595" cy="1605"/>
                        </a:xfrm>
                      </wpg:grpSpPr>
                      <wps:wsp>
                        <wps:cNvPr id="386" name="任意多边形 276"/>
                        <wps:cNvSpPr/>
                        <wps:spPr>
                          <a:xfrm>
                            <a:off x="6464" y="1041"/>
                            <a:ext cx="1420" cy="1585"/>
                          </a:xfrm>
                          <a:custGeom>
                            <a:avLst/>
                            <a:gdLst/>
                            <a:ahLst/>
                            <a:cxnLst/>
                            <a:pathLst>
                              <a:path w="1420" h="1585">
                                <a:moveTo>
                                  <a:pt x="625" y="0"/>
                                </a:moveTo>
                                <a:lnTo>
                                  <a:pt x="627" y="793"/>
                                </a:lnTo>
                                <a:lnTo>
                                  <a:pt x="0" y="1277"/>
                                </a:lnTo>
                                <a:lnTo>
                                  <a:pt x="53" y="1339"/>
                                </a:lnTo>
                                <a:lnTo>
                                  <a:pt x="112" y="1394"/>
                                </a:lnTo>
                                <a:lnTo>
                                  <a:pt x="175" y="1443"/>
                                </a:lnTo>
                                <a:lnTo>
                                  <a:pt x="243" y="1485"/>
                                </a:lnTo>
                                <a:lnTo>
                                  <a:pt x="314" y="1520"/>
                                </a:lnTo>
                                <a:lnTo>
                                  <a:pt x="389" y="1548"/>
                                </a:lnTo>
                                <a:lnTo>
                                  <a:pt x="467" y="1569"/>
                                </a:lnTo>
                                <a:lnTo>
                                  <a:pt x="546" y="1581"/>
                                </a:lnTo>
                                <a:lnTo>
                                  <a:pt x="627" y="1585"/>
                                </a:lnTo>
                                <a:lnTo>
                                  <a:pt x="703" y="1581"/>
                                </a:lnTo>
                                <a:lnTo>
                                  <a:pt x="777" y="1571"/>
                                </a:lnTo>
                                <a:lnTo>
                                  <a:pt x="849" y="1553"/>
                                </a:lnTo>
                                <a:lnTo>
                                  <a:pt x="918" y="1529"/>
                                </a:lnTo>
                                <a:lnTo>
                                  <a:pt x="984" y="1499"/>
                                </a:lnTo>
                                <a:lnTo>
                                  <a:pt x="1047" y="1464"/>
                                </a:lnTo>
                                <a:lnTo>
                                  <a:pt x="1106" y="1423"/>
                                </a:lnTo>
                                <a:lnTo>
                                  <a:pt x="1161" y="1377"/>
                                </a:lnTo>
                                <a:lnTo>
                                  <a:pt x="1212" y="1326"/>
                                </a:lnTo>
                                <a:lnTo>
                                  <a:pt x="1258" y="1271"/>
                                </a:lnTo>
                                <a:lnTo>
                                  <a:pt x="1299" y="1212"/>
                                </a:lnTo>
                                <a:lnTo>
                                  <a:pt x="1334" y="1149"/>
                                </a:lnTo>
                                <a:lnTo>
                                  <a:pt x="1364" y="1083"/>
                                </a:lnTo>
                                <a:lnTo>
                                  <a:pt x="1388" y="1014"/>
                                </a:lnTo>
                                <a:lnTo>
                                  <a:pt x="1406" y="942"/>
                                </a:lnTo>
                                <a:lnTo>
                                  <a:pt x="1416" y="868"/>
                                </a:lnTo>
                                <a:lnTo>
                                  <a:pt x="1420" y="793"/>
                                </a:lnTo>
                                <a:lnTo>
                                  <a:pt x="1416" y="717"/>
                                </a:lnTo>
                                <a:lnTo>
                                  <a:pt x="1406" y="643"/>
                                </a:lnTo>
                                <a:lnTo>
                                  <a:pt x="1388" y="571"/>
                                </a:lnTo>
                                <a:lnTo>
                                  <a:pt x="1364" y="502"/>
                                </a:lnTo>
                                <a:lnTo>
                                  <a:pt x="1334" y="436"/>
                                </a:lnTo>
                                <a:lnTo>
                                  <a:pt x="1299" y="373"/>
                                </a:lnTo>
                                <a:lnTo>
                                  <a:pt x="1258" y="314"/>
                                </a:lnTo>
                                <a:lnTo>
                                  <a:pt x="1212" y="259"/>
                                </a:lnTo>
                                <a:lnTo>
                                  <a:pt x="1161" y="209"/>
                                </a:lnTo>
                                <a:lnTo>
                                  <a:pt x="1106" y="163"/>
                                </a:lnTo>
                                <a:lnTo>
                                  <a:pt x="1047" y="122"/>
                                </a:lnTo>
                                <a:lnTo>
                                  <a:pt x="984" y="86"/>
                                </a:lnTo>
                                <a:lnTo>
                                  <a:pt x="918" y="56"/>
                                </a:lnTo>
                                <a:lnTo>
                                  <a:pt x="849" y="32"/>
                                </a:lnTo>
                                <a:lnTo>
                                  <a:pt x="777" y="15"/>
                                </a:lnTo>
                                <a:lnTo>
                                  <a:pt x="703" y="4"/>
                                </a:lnTo>
                                <a:lnTo>
                                  <a:pt x="625" y="0"/>
                                </a:lnTo>
                                <a:close/>
                              </a:path>
                            </a:pathLst>
                          </a:custGeom>
                          <a:solidFill>
                            <a:srgbClr val="FF7A00"/>
                          </a:solidFill>
                          <a:ln>
                            <a:noFill/>
                          </a:ln>
                        </wps:spPr>
                        <wps:bodyPr upright="1"/>
                      </wps:wsp>
                      <wps:wsp>
                        <wps:cNvPr id="387" name="任意多边形 277"/>
                        <wps:cNvSpPr/>
                        <wps:spPr>
                          <a:xfrm>
                            <a:off x="6299" y="1041"/>
                            <a:ext cx="1485" cy="1585"/>
                          </a:xfrm>
                          <a:custGeom>
                            <a:avLst/>
                            <a:gdLst/>
                            <a:ahLst/>
                            <a:cxnLst/>
                            <a:pathLst>
                              <a:path w="1485" h="1585">
                                <a:moveTo>
                                  <a:pt x="792" y="0"/>
                                </a:moveTo>
                                <a:lnTo>
                                  <a:pt x="716" y="4"/>
                                </a:lnTo>
                                <a:lnTo>
                                  <a:pt x="642" y="15"/>
                                </a:lnTo>
                                <a:lnTo>
                                  <a:pt x="571" y="32"/>
                                </a:lnTo>
                                <a:lnTo>
                                  <a:pt x="502" y="56"/>
                                </a:lnTo>
                                <a:lnTo>
                                  <a:pt x="436" y="86"/>
                                </a:lnTo>
                                <a:lnTo>
                                  <a:pt x="373" y="122"/>
                                </a:lnTo>
                                <a:lnTo>
                                  <a:pt x="314" y="163"/>
                                </a:lnTo>
                                <a:lnTo>
                                  <a:pt x="259" y="209"/>
                                </a:lnTo>
                                <a:lnTo>
                                  <a:pt x="208" y="259"/>
                                </a:lnTo>
                                <a:lnTo>
                                  <a:pt x="162" y="314"/>
                                </a:lnTo>
                                <a:lnTo>
                                  <a:pt x="121" y="374"/>
                                </a:lnTo>
                                <a:lnTo>
                                  <a:pt x="86" y="436"/>
                                </a:lnTo>
                                <a:lnTo>
                                  <a:pt x="56" y="502"/>
                                </a:lnTo>
                                <a:lnTo>
                                  <a:pt x="32" y="571"/>
                                </a:lnTo>
                                <a:lnTo>
                                  <a:pt x="14" y="643"/>
                                </a:lnTo>
                                <a:lnTo>
                                  <a:pt x="4" y="717"/>
                                </a:lnTo>
                                <a:lnTo>
                                  <a:pt x="0" y="793"/>
                                </a:lnTo>
                                <a:lnTo>
                                  <a:pt x="4" y="868"/>
                                </a:lnTo>
                                <a:lnTo>
                                  <a:pt x="14" y="942"/>
                                </a:lnTo>
                                <a:lnTo>
                                  <a:pt x="32" y="1014"/>
                                </a:lnTo>
                                <a:lnTo>
                                  <a:pt x="56" y="1083"/>
                                </a:lnTo>
                                <a:lnTo>
                                  <a:pt x="86" y="1149"/>
                                </a:lnTo>
                                <a:lnTo>
                                  <a:pt x="121" y="1212"/>
                                </a:lnTo>
                                <a:lnTo>
                                  <a:pt x="162" y="1271"/>
                                </a:lnTo>
                                <a:lnTo>
                                  <a:pt x="208" y="1326"/>
                                </a:lnTo>
                                <a:lnTo>
                                  <a:pt x="259" y="1377"/>
                                </a:lnTo>
                                <a:lnTo>
                                  <a:pt x="314" y="1423"/>
                                </a:lnTo>
                                <a:lnTo>
                                  <a:pt x="373" y="1464"/>
                                </a:lnTo>
                                <a:lnTo>
                                  <a:pt x="436" y="1499"/>
                                </a:lnTo>
                                <a:lnTo>
                                  <a:pt x="502" y="1529"/>
                                </a:lnTo>
                                <a:lnTo>
                                  <a:pt x="571" y="1553"/>
                                </a:lnTo>
                                <a:lnTo>
                                  <a:pt x="643" y="1571"/>
                                </a:lnTo>
                                <a:lnTo>
                                  <a:pt x="717" y="1581"/>
                                </a:lnTo>
                                <a:lnTo>
                                  <a:pt x="792" y="1585"/>
                                </a:lnTo>
                                <a:lnTo>
                                  <a:pt x="870" y="1581"/>
                                </a:lnTo>
                                <a:lnTo>
                                  <a:pt x="946" y="1570"/>
                                </a:lnTo>
                                <a:lnTo>
                                  <a:pt x="1020" y="1552"/>
                                </a:lnTo>
                                <a:lnTo>
                                  <a:pt x="1092" y="1526"/>
                                </a:lnTo>
                                <a:lnTo>
                                  <a:pt x="1160" y="1494"/>
                                </a:lnTo>
                                <a:lnTo>
                                  <a:pt x="1225" y="1456"/>
                                </a:lnTo>
                                <a:lnTo>
                                  <a:pt x="1287" y="1412"/>
                                </a:lnTo>
                                <a:lnTo>
                                  <a:pt x="1344" y="1362"/>
                                </a:lnTo>
                                <a:lnTo>
                                  <a:pt x="1396" y="1306"/>
                                </a:lnTo>
                                <a:lnTo>
                                  <a:pt x="1443" y="1245"/>
                                </a:lnTo>
                                <a:lnTo>
                                  <a:pt x="1484" y="1180"/>
                                </a:lnTo>
                                <a:lnTo>
                                  <a:pt x="792" y="793"/>
                                </a:lnTo>
                                <a:lnTo>
                                  <a:pt x="792" y="0"/>
                                </a:lnTo>
                                <a:close/>
                              </a:path>
                            </a:pathLst>
                          </a:custGeom>
                          <a:solidFill>
                            <a:srgbClr val="DCE5EE"/>
                          </a:solidFill>
                          <a:ln>
                            <a:noFill/>
                          </a:ln>
                        </wps:spPr>
                        <wps:bodyPr upright="1"/>
                      </wps:wsp>
                      <wps:wsp>
                        <wps:cNvPr id="388" name="任意多边形 278"/>
                        <wps:cNvSpPr/>
                        <wps:spPr>
                          <a:xfrm>
                            <a:off x="6299" y="1041"/>
                            <a:ext cx="1485" cy="1585"/>
                          </a:xfrm>
                          <a:custGeom>
                            <a:avLst/>
                            <a:gdLst/>
                            <a:ahLst/>
                            <a:cxnLst/>
                            <a:pathLst>
                              <a:path w="1485" h="1585">
                                <a:moveTo>
                                  <a:pt x="792" y="793"/>
                                </a:moveTo>
                                <a:lnTo>
                                  <a:pt x="1484" y="1180"/>
                                </a:lnTo>
                                <a:lnTo>
                                  <a:pt x="1443" y="1245"/>
                                </a:lnTo>
                                <a:lnTo>
                                  <a:pt x="1396" y="1306"/>
                                </a:lnTo>
                                <a:lnTo>
                                  <a:pt x="1344" y="1362"/>
                                </a:lnTo>
                                <a:lnTo>
                                  <a:pt x="1287" y="1412"/>
                                </a:lnTo>
                                <a:lnTo>
                                  <a:pt x="1225" y="1456"/>
                                </a:lnTo>
                                <a:lnTo>
                                  <a:pt x="1160" y="1494"/>
                                </a:lnTo>
                                <a:lnTo>
                                  <a:pt x="1092" y="1526"/>
                                </a:lnTo>
                                <a:lnTo>
                                  <a:pt x="1020" y="1552"/>
                                </a:lnTo>
                                <a:lnTo>
                                  <a:pt x="946" y="1570"/>
                                </a:lnTo>
                                <a:lnTo>
                                  <a:pt x="870" y="1581"/>
                                </a:lnTo>
                                <a:lnTo>
                                  <a:pt x="792" y="1585"/>
                                </a:lnTo>
                                <a:lnTo>
                                  <a:pt x="717" y="1581"/>
                                </a:lnTo>
                                <a:lnTo>
                                  <a:pt x="643" y="1571"/>
                                </a:lnTo>
                                <a:lnTo>
                                  <a:pt x="571" y="1553"/>
                                </a:lnTo>
                                <a:lnTo>
                                  <a:pt x="502" y="1529"/>
                                </a:lnTo>
                                <a:lnTo>
                                  <a:pt x="436" y="1499"/>
                                </a:lnTo>
                                <a:lnTo>
                                  <a:pt x="373" y="1464"/>
                                </a:lnTo>
                                <a:lnTo>
                                  <a:pt x="314" y="1423"/>
                                </a:lnTo>
                                <a:lnTo>
                                  <a:pt x="259" y="1377"/>
                                </a:lnTo>
                                <a:lnTo>
                                  <a:pt x="208" y="1326"/>
                                </a:lnTo>
                                <a:lnTo>
                                  <a:pt x="162" y="1271"/>
                                </a:lnTo>
                                <a:lnTo>
                                  <a:pt x="121" y="1212"/>
                                </a:lnTo>
                                <a:lnTo>
                                  <a:pt x="86" y="1149"/>
                                </a:lnTo>
                                <a:lnTo>
                                  <a:pt x="56" y="1083"/>
                                </a:lnTo>
                                <a:lnTo>
                                  <a:pt x="32" y="1014"/>
                                </a:lnTo>
                                <a:lnTo>
                                  <a:pt x="14" y="942"/>
                                </a:lnTo>
                                <a:lnTo>
                                  <a:pt x="4" y="868"/>
                                </a:lnTo>
                                <a:lnTo>
                                  <a:pt x="0" y="793"/>
                                </a:lnTo>
                                <a:lnTo>
                                  <a:pt x="4" y="717"/>
                                </a:lnTo>
                                <a:lnTo>
                                  <a:pt x="14" y="643"/>
                                </a:lnTo>
                                <a:lnTo>
                                  <a:pt x="32" y="571"/>
                                </a:lnTo>
                                <a:lnTo>
                                  <a:pt x="56" y="502"/>
                                </a:lnTo>
                                <a:lnTo>
                                  <a:pt x="86" y="436"/>
                                </a:lnTo>
                                <a:lnTo>
                                  <a:pt x="121" y="374"/>
                                </a:lnTo>
                                <a:lnTo>
                                  <a:pt x="162" y="314"/>
                                </a:lnTo>
                                <a:lnTo>
                                  <a:pt x="208" y="259"/>
                                </a:lnTo>
                                <a:lnTo>
                                  <a:pt x="259" y="209"/>
                                </a:lnTo>
                                <a:lnTo>
                                  <a:pt x="314" y="163"/>
                                </a:lnTo>
                                <a:lnTo>
                                  <a:pt x="373" y="122"/>
                                </a:lnTo>
                                <a:lnTo>
                                  <a:pt x="436" y="86"/>
                                </a:lnTo>
                                <a:lnTo>
                                  <a:pt x="502" y="56"/>
                                </a:lnTo>
                                <a:lnTo>
                                  <a:pt x="571" y="32"/>
                                </a:lnTo>
                                <a:lnTo>
                                  <a:pt x="642" y="15"/>
                                </a:lnTo>
                                <a:lnTo>
                                  <a:pt x="716" y="4"/>
                                </a:lnTo>
                                <a:lnTo>
                                  <a:pt x="792" y="0"/>
                                </a:lnTo>
                                <a:lnTo>
                                  <a:pt x="792" y="793"/>
                                </a:lnTo>
                                <a:close/>
                              </a:path>
                            </a:pathLst>
                          </a:custGeom>
                          <a:noFill/>
                          <a:ln w="12700" cap="flat" cmpd="sng">
                            <a:solidFill>
                              <a:srgbClr val="FFFFFF"/>
                            </a:solidFill>
                            <a:prstDash val="solid"/>
                            <a:headEnd type="none" w="med" len="med"/>
                            <a:tailEnd type="none" w="med" len="med"/>
                          </a:ln>
                        </wps:spPr>
                        <wps:bodyPr upright="1"/>
                      </wps:wsp>
                      <wps:wsp>
                        <wps:cNvPr id="389" name="任意多边形 279"/>
                        <wps:cNvSpPr/>
                        <wps:spPr>
                          <a:xfrm>
                            <a:off x="6548" y="1290"/>
                            <a:ext cx="1087" cy="1087"/>
                          </a:xfrm>
                          <a:custGeom>
                            <a:avLst/>
                            <a:gdLst/>
                            <a:ahLst/>
                            <a:cxnLst/>
                            <a:pathLst>
                              <a:path w="1087" h="1087">
                                <a:moveTo>
                                  <a:pt x="543" y="0"/>
                                </a:moveTo>
                                <a:lnTo>
                                  <a:pt x="470" y="5"/>
                                </a:lnTo>
                                <a:lnTo>
                                  <a:pt x="399" y="20"/>
                                </a:lnTo>
                                <a:lnTo>
                                  <a:pt x="332" y="43"/>
                                </a:lnTo>
                                <a:lnTo>
                                  <a:pt x="269" y="74"/>
                                </a:lnTo>
                                <a:lnTo>
                                  <a:pt x="211" y="113"/>
                                </a:lnTo>
                                <a:lnTo>
                                  <a:pt x="159" y="159"/>
                                </a:lnTo>
                                <a:lnTo>
                                  <a:pt x="113" y="212"/>
                                </a:lnTo>
                                <a:lnTo>
                                  <a:pt x="74" y="269"/>
                                </a:lnTo>
                                <a:lnTo>
                                  <a:pt x="43" y="332"/>
                                </a:lnTo>
                                <a:lnTo>
                                  <a:pt x="19" y="399"/>
                                </a:lnTo>
                                <a:lnTo>
                                  <a:pt x="5" y="470"/>
                                </a:lnTo>
                                <a:lnTo>
                                  <a:pt x="0" y="544"/>
                                </a:lnTo>
                                <a:lnTo>
                                  <a:pt x="5" y="617"/>
                                </a:lnTo>
                                <a:lnTo>
                                  <a:pt x="19" y="688"/>
                                </a:lnTo>
                                <a:lnTo>
                                  <a:pt x="43" y="755"/>
                                </a:lnTo>
                                <a:lnTo>
                                  <a:pt x="74" y="818"/>
                                </a:lnTo>
                                <a:lnTo>
                                  <a:pt x="113" y="876"/>
                                </a:lnTo>
                                <a:lnTo>
                                  <a:pt x="159" y="928"/>
                                </a:lnTo>
                                <a:lnTo>
                                  <a:pt x="211" y="974"/>
                                </a:lnTo>
                                <a:lnTo>
                                  <a:pt x="269" y="1013"/>
                                </a:lnTo>
                                <a:lnTo>
                                  <a:pt x="332" y="1044"/>
                                </a:lnTo>
                                <a:lnTo>
                                  <a:pt x="399" y="1068"/>
                                </a:lnTo>
                                <a:lnTo>
                                  <a:pt x="470" y="1082"/>
                                </a:lnTo>
                                <a:lnTo>
                                  <a:pt x="543" y="1087"/>
                                </a:lnTo>
                                <a:lnTo>
                                  <a:pt x="617" y="1082"/>
                                </a:lnTo>
                                <a:lnTo>
                                  <a:pt x="688" y="1068"/>
                                </a:lnTo>
                                <a:lnTo>
                                  <a:pt x="755" y="1044"/>
                                </a:lnTo>
                                <a:lnTo>
                                  <a:pt x="818" y="1013"/>
                                </a:lnTo>
                                <a:lnTo>
                                  <a:pt x="876" y="974"/>
                                </a:lnTo>
                                <a:lnTo>
                                  <a:pt x="928" y="928"/>
                                </a:lnTo>
                                <a:lnTo>
                                  <a:pt x="974" y="876"/>
                                </a:lnTo>
                                <a:lnTo>
                                  <a:pt x="1013" y="818"/>
                                </a:lnTo>
                                <a:lnTo>
                                  <a:pt x="1044" y="755"/>
                                </a:lnTo>
                                <a:lnTo>
                                  <a:pt x="1067" y="688"/>
                                </a:lnTo>
                                <a:lnTo>
                                  <a:pt x="1082" y="617"/>
                                </a:lnTo>
                                <a:lnTo>
                                  <a:pt x="1087" y="544"/>
                                </a:lnTo>
                                <a:lnTo>
                                  <a:pt x="1082" y="470"/>
                                </a:lnTo>
                                <a:lnTo>
                                  <a:pt x="1067" y="399"/>
                                </a:lnTo>
                                <a:lnTo>
                                  <a:pt x="1044" y="332"/>
                                </a:lnTo>
                                <a:lnTo>
                                  <a:pt x="1013" y="269"/>
                                </a:lnTo>
                                <a:lnTo>
                                  <a:pt x="974" y="212"/>
                                </a:lnTo>
                                <a:lnTo>
                                  <a:pt x="928" y="159"/>
                                </a:lnTo>
                                <a:lnTo>
                                  <a:pt x="876" y="113"/>
                                </a:lnTo>
                                <a:lnTo>
                                  <a:pt x="818" y="74"/>
                                </a:lnTo>
                                <a:lnTo>
                                  <a:pt x="755" y="43"/>
                                </a:lnTo>
                                <a:lnTo>
                                  <a:pt x="688" y="20"/>
                                </a:lnTo>
                                <a:lnTo>
                                  <a:pt x="617" y="5"/>
                                </a:lnTo>
                                <a:lnTo>
                                  <a:pt x="543" y="0"/>
                                </a:lnTo>
                                <a:close/>
                              </a:path>
                            </a:pathLst>
                          </a:custGeom>
                          <a:solidFill>
                            <a:srgbClr val="FFFFFF"/>
                          </a:solidFill>
                          <a:ln>
                            <a:noFill/>
                          </a:ln>
                        </wps:spPr>
                        <wps:bodyPr upright="1"/>
                      </wps:wsp>
                      <wps:wsp>
                        <wps:cNvPr id="390" name="文本框 280"/>
                        <wps:cNvSpPr txBox="1"/>
                        <wps:spPr>
                          <a:xfrm>
                            <a:off x="6289" y="1031"/>
                            <a:ext cx="1595" cy="1605"/>
                          </a:xfrm>
                          <a:prstGeom prst="rect">
                            <a:avLst/>
                          </a:prstGeom>
                          <a:noFill/>
                          <a:ln>
                            <a:noFill/>
                          </a:ln>
                        </wps:spPr>
                        <wps:txbx>
                          <w:txbxContent>
                            <w:p>
                              <w:pPr>
                                <w:spacing w:before="5" w:line="240" w:lineRule="auto"/>
                                <w:rPr>
                                  <w:sz w:val="51"/>
                                </w:rPr>
                              </w:pPr>
                            </w:p>
                            <w:p>
                              <w:pPr>
                                <w:spacing w:before="0"/>
                                <w:ind w:left="512" w:right="0" w:firstLine="0"/>
                                <w:jc w:val="left"/>
                                <w:rPr>
                                  <w:rFonts w:ascii="Century Gothic"/>
                                  <w:b/>
                                  <w:sz w:val="28"/>
                                </w:rPr>
                              </w:pPr>
                              <w:r>
                                <w:rPr>
                                  <w:rFonts w:ascii="Century Gothic"/>
                                  <w:b/>
                                  <w:color w:val="FF7A00"/>
                                  <w:spacing w:val="-5"/>
                                  <w:w w:val="105"/>
                                  <w:sz w:val="28"/>
                                </w:rPr>
                                <w:t>33%</w:t>
                              </w:r>
                            </w:p>
                          </w:txbxContent>
                        </wps:txbx>
                        <wps:bodyPr lIns="0" tIns="0" rIns="0" bIns="0" upright="1"/>
                      </wps:wsp>
                    </wpg:wgp>
                  </a:graphicData>
                </a:graphic>
              </wp:anchor>
            </w:drawing>
          </mc:Choice>
          <mc:Fallback>
            <w:pict>
              <v:group id="_x0000_s1026" o:spid="_x0000_s1026" o:spt="203" style="position:absolute;left:0pt;margin-left:314.45pt;margin-top:51.55pt;height:80.25pt;width:79.75pt;mso-position-horizontal-relative:page;mso-wrap-distance-bottom:0pt;mso-wrap-distance-top:0pt;z-index:-251422720;mso-width-relative:page;mso-height-relative:page;" coordorigin="6289,1031" coordsize="1595,1605" o:gfxdata="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">
                <o:lock v:ext="edit" aspectratio="f"/>
                <v:shape id="任意多边形 276" o:spid="_x0000_s1026" o:spt="100" style="position:absolute;left:6464;top:1041;height:1585;width:1420;" fillcolor="#FF7A00" filled="t" stroked="f" coordsize="1420,1585" o:gfxdata="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fzXvQAA&#10;ANwAAAAPAAAAAAAAAAEAIAAAACIAAABkcnMvZG93bnJldi54bWxQSwECFAAUAAAACACHTuJAMy8F&#10;njsAAAA5AAAAEAAAAAAAAAABACAAAAAMAQAAZHJzL3NoYXBleG1sLnhtbFBLBQYAAAAABgAGAFsB&#10;AAC2AwAAAAA=&#10;" path="m625,0l627,793,0,1277,53,1339,112,1394,175,1443,243,1485,314,1520,389,1548,467,1569,546,1581,627,1585,703,1581,777,1571,849,1553,918,1529,984,1499,1047,1464,1106,1423,1161,1377,1212,1326,1258,1271,1299,1212,1334,1149,1364,1083,1388,1014,1406,942,1416,868,1420,793,1416,717,1406,643,1388,571,1364,502,1334,436,1299,373,1258,314,1212,259,1161,209,1106,163,1047,122,984,86,918,56,849,32,777,15,703,4,625,0xe">
                  <v:fill on="t" focussize="0,0"/>
                  <v:stroke on="f"/>
                  <v:imagedata o:title=""/>
                  <o:lock v:ext="edit" aspectratio="f"/>
                </v:shape>
                <v:shape id="任意多边形 277" o:spid="_x0000_s1026" o:spt="100" style="position:absolute;left:6299;top:1041;height:1585;width:1485;" fillcolor="#DCE5EE" filled="t" stroked="f" coordsize="1485,1585" o:gfxdata="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n8Dq/&#10;AAAA3AAAAA8AAAAAAAAAAQAgAAAAIgAAAGRycy9kb3ducmV2LnhtbFBLAQIUABQAAAAIAIdO4kAz&#10;LwWeOwAAADkAAAAQAAAAAAAAAAEAIAAAAA4BAABkcnMvc2hhcGV4bWwueG1sUEsFBgAAAAAGAAYA&#10;WwEAALgDAAAAAA==&#10;" path="m792,0l716,4,642,15,571,32,502,56,436,86,373,122,314,163,259,209,208,259,162,314,121,374,86,436,56,502,32,571,14,643,4,717,0,793,4,868,14,942,32,1014,56,1083,86,1149,121,1212,162,1271,208,1326,259,1377,314,1423,373,1464,436,1499,502,1529,571,1553,643,1571,717,1581,792,1585,870,1581,946,1570,1020,1552,1092,1526,1160,1494,1225,1456,1287,1412,1344,1362,1396,1306,1443,1245,1484,1180,792,793,792,0xe">
                  <v:fill on="t" focussize="0,0"/>
                  <v:stroke on="f"/>
                  <v:imagedata o:title=""/>
                  <o:lock v:ext="edit" aspectratio="f"/>
                </v:shape>
                <v:shape id="任意多边形 278" o:spid="_x0000_s1026" o:spt="100" style="position:absolute;left:6299;top:1041;height:1585;width:1485;" filled="f" stroked="t" coordsize="1485,1585" o:gfxdata="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kVKvQAA&#10;ANwAAAAPAAAAAAAAAAEAIAAAACIAAABkcnMvZG93bnJldi54bWxQSwECFAAUAAAACACHTuJAMy8F&#10;njsAAAA5AAAAEAAAAAAAAAABACAAAAAMAQAAZHJzL3NoYXBleG1sLnhtbFBLBQYAAAAABgAGAFsB&#10;AAC2AwAAAAA=&#10;" path="m792,793l1484,1180,1443,1245,1396,1306,1344,1362,1287,1412,1225,1456,1160,1494,1092,1526,1020,1552,946,1570,870,1581,792,1585,717,1581,643,1571,571,1553,502,1529,436,1499,373,1464,314,1423,259,1377,208,1326,162,1271,121,1212,86,1149,56,1083,32,1014,14,942,4,868,0,793,4,717,14,643,32,571,56,502,86,436,121,374,162,314,208,259,259,209,314,163,373,122,436,86,502,56,571,32,642,15,716,4,792,0,792,793xe">
                  <v:fill on="f" focussize="0,0"/>
                  <v:stroke weight="1pt" color="#FFFFFF" joinstyle="round"/>
                  <v:imagedata o:title=""/>
                  <o:lock v:ext="edit" aspectratio="f"/>
                </v:shape>
                <v:shape id="任意多边形 279" o:spid="_x0000_s1026" o:spt="100" style="position:absolute;left:6548;top:1290;height:1087;width:1087;" fillcolor="#FFFFFF" filled="t" stroked="f" coordsize="1087,1087" o:gfxdata="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PSMS8AAAA&#10;3AAAAA8AAAAAAAAAAQAgAAAAIgAAAGRycy9kb3ducmV2LnhtbFBLAQIUABQAAAAIAIdO4kAzLwWe&#10;OwAAADkAAAAQAAAAAAAAAAEAIAAAAAsBAABkcnMvc2hhcGV4bWwueG1sUEsFBgAAAAAGAAYAWwEA&#10;ALUDAAAAAA==&#10;" path="m543,0l470,5,399,20,332,43,269,74,211,113,159,159,113,212,74,269,43,332,19,399,5,470,0,544,5,617,19,688,43,755,74,818,113,876,159,928,211,974,269,1013,332,1044,399,1068,470,1082,543,1087,617,1082,688,1068,755,1044,818,1013,876,974,928,928,974,876,1013,818,1044,755,1067,688,1082,617,1087,544,1082,470,1067,399,1044,332,1013,269,974,212,928,159,876,113,818,74,755,43,688,20,617,5,543,0xe">
                  <v:fill on="t" focussize="0,0"/>
                  <v:stroke on="f"/>
                  <v:imagedata o:title=""/>
                  <o:lock v:ext="edit" aspectratio="f"/>
                </v:shape>
                <v:shape id="文本框 280" o:spid="_x0000_s1026" o:spt="202" type="#_x0000_t202" style="position:absolute;left:6289;top:1031;height:1605;width:1595;" filled="f" stroked="f" coordsize="21600,21600" o:gfxdata="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k6tB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5" w:line="240" w:lineRule="auto"/>
                          <w:rPr>
                            <w:sz w:val="51"/>
                          </w:rPr>
                        </w:pPr>
                      </w:p>
                      <w:p>
                        <w:pPr>
                          <w:spacing w:before="0"/>
                          <w:ind w:left="512" w:right="0" w:firstLine="0"/>
                          <w:jc w:val="left"/>
                          <w:rPr>
                            <w:rFonts w:ascii="Century Gothic"/>
                            <w:b/>
                            <w:sz w:val="28"/>
                          </w:rPr>
                        </w:pPr>
                        <w:r>
                          <w:rPr>
                            <w:rFonts w:ascii="Century Gothic"/>
                            <w:b/>
                            <w:color w:val="FF7A00"/>
                            <w:spacing w:val="-5"/>
                            <w:w w:val="105"/>
                            <w:sz w:val="28"/>
                          </w:rPr>
                          <w:t>33%</w:t>
                        </w:r>
                      </w:p>
                    </w:txbxContent>
                  </v:textbox>
                </v:shape>
                <w10:wrap type="topAndBottom"/>
              </v:group>
            </w:pict>
          </mc:Fallback>
        </mc:AlternateContent>
      </w:r>
      <w:r>
        <mc:AlternateContent>
          <mc:Choice Requires="wpg">
            <w:drawing>
              <wp:anchor distT="0" distB="0" distL="114300" distR="114300" simplePos="0" relativeHeight="251893760" behindDoc="1" locked="0" layoutInCell="1" allowOverlap="1">
                <wp:simplePos x="0" y="0"/>
                <wp:positionH relativeFrom="page">
                  <wp:posOffset>5234940</wp:posOffset>
                </wp:positionH>
                <wp:positionV relativeFrom="paragraph">
                  <wp:posOffset>661035</wp:posOffset>
                </wp:positionV>
                <wp:extent cx="1006475" cy="1006475"/>
                <wp:effectExtent l="0" t="0" r="9525" b="9525"/>
                <wp:wrapTopAndBottom/>
                <wp:docPr id="391" name="组合 391"/>
                <wp:cNvGraphicFramePr/>
                <a:graphic xmlns:a="http://schemas.openxmlformats.org/drawingml/2006/main">
                  <a:graphicData uri="http://schemas.microsoft.com/office/word/2010/wordprocessingGroup">
                    <wpg:wgp>
                      <wpg:cNvGrpSpPr/>
                      <wpg:grpSpPr>
                        <a:xfrm>
                          <a:off x="0" y="0"/>
                          <a:ext cx="1006475" cy="1006475"/>
                          <a:chOff x="8244" y="1041"/>
                          <a:chExt cx="1585" cy="1585"/>
                        </a:xfrm>
                      </wpg:grpSpPr>
                      <wps:wsp>
                        <wps:cNvPr id="392" name="任意多边形 282"/>
                        <wps:cNvSpPr/>
                        <wps:spPr>
                          <a:xfrm>
                            <a:off x="9034" y="1041"/>
                            <a:ext cx="795" cy="1537"/>
                          </a:xfrm>
                          <a:custGeom>
                            <a:avLst/>
                            <a:gdLst/>
                            <a:ahLst/>
                            <a:cxnLst/>
                            <a:pathLst>
                              <a:path w="795" h="1537">
                                <a:moveTo>
                                  <a:pt x="0" y="0"/>
                                </a:moveTo>
                                <a:lnTo>
                                  <a:pt x="3" y="793"/>
                                </a:lnTo>
                                <a:lnTo>
                                  <a:pt x="276" y="1536"/>
                                </a:lnTo>
                                <a:lnTo>
                                  <a:pt x="346" y="1507"/>
                                </a:lnTo>
                                <a:lnTo>
                                  <a:pt x="412" y="1471"/>
                                </a:lnTo>
                                <a:lnTo>
                                  <a:pt x="474" y="1430"/>
                                </a:lnTo>
                                <a:lnTo>
                                  <a:pt x="531" y="1383"/>
                                </a:lnTo>
                                <a:lnTo>
                                  <a:pt x="583" y="1331"/>
                                </a:lnTo>
                                <a:lnTo>
                                  <a:pt x="631" y="1275"/>
                                </a:lnTo>
                                <a:lnTo>
                                  <a:pt x="673" y="1215"/>
                                </a:lnTo>
                                <a:lnTo>
                                  <a:pt x="709" y="1152"/>
                                </a:lnTo>
                                <a:lnTo>
                                  <a:pt x="739" y="1085"/>
                                </a:lnTo>
                                <a:lnTo>
                                  <a:pt x="763" y="1015"/>
                                </a:lnTo>
                                <a:lnTo>
                                  <a:pt x="781" y="943"/>
                                </a:lnTo>
                                <a:lnTo>
                                  <a:pt x="791" y="868"/>
                                </a:lnTo>
                                <a:lnTo>
                                  <a:pt x="795" y="793"/>
                                </a:lnTo>
                                <a:lnTo>
                                  <a:pt x="791" y="717"/>
                                </a:lnTo>
                                <a:lnTo>
                                  <a:pt x="781" y="643"/>
                                </a:lnTo>
                                <a:lnTo>
                                  <a:pt x="763" y="571"/>
                                </a:lnTo>
                                <a:lnTo>
                                  <a:pt x="739" y="502"/>
                                </a:lnTo>
                                <a:lnTo>
                                  <a:pt x="709" y="436"/>
                                </a:lnTo>
                                <a:lnTo>
                                  <a:pt x="674" y="373"/>
                                </a:lnTo>
                                <a:lnTo>
                                  <a:pt x="633" y="314"/>
                                </a:lnTo>
                                <a:lnTo>
                                  <a:pt x="587" y="259"/>
                                </a:lnTo>
                                <a:lnTo>
                                  <a:pt x="536" y="209"/>
                                </a:lnTo>
                                <a:lnTo>
                                  <a:pt x="481" y="163"/>
                                </a:lnTo>
                                <a:lnTo>
                                  <a:pt x="422" y="122"/>
                                </a:lnTo>
                                <a:lnTo>
                                  <a:pt x="359" y="86"/>
                                </a:lnTo>
                                <a:lnTo>
                                  <a:pt x="293" y="56"/>
                                </a:lnTo>
                                <a:lnTo>
                                  <a:pt x="224" y="32"/>
                                </a:lnTo>
                                <a:lnTo>
                                  <a:pt x="152" y="15"/>
                                </a:lnTo>
                                <a:lnTo>
                                  <a:pt x="79" y="4"/>
                                </a:lnTo>
                                <a:lnTo>
                                  <a:pt x="0" y="0"/>
                                </a:lnTo>
                                <a:close/>
                              </a:path>
                            </a:pathLst>
                          </a:custGeom>
                          <a:solidFill>
                            <a:srgbClr val="FF7A00"/>
                          </a:solidFill>
                          <a:ln>
                            <a:noFill/>
                          </a:ln>
                        </wps:spPr>
                        <wps:bodyPr upright="1"/>
                      </wps:wsp>
                      <wps:wsp>
                        <wps:cNvPr id="393" name="任意多边形 283"/>
                        <wps:cNvSpPr/>
                        <wps:spPr>
                          <a:xfrm>
                            <a:off x="8244" y="1041"/>
                            <a:ext cx="1585" cy="1585"/>
                          </a:xfrm>
                          <a:custGeom>
                            <a:avLst/>
                            <a:gdLst/>
                            <a:ahLst/>
                            <a:cxnLst/>
                            <a:pathLst>
                              <a:path w="1585" h="1585">
                                <a:moveTo>
                                  <a:pt x="792" y="0"/>
                                </a:moveTo>
                                <a:lnTo>
                                  <a:pt x="716" y="4"/>
                                </a:lnTo>
                                <a:lnTo>
                                  <a:pt x="643" y="15"/>
                                </a:lnTo>
                                <a:lnTo>
                                  <a:pt x="571" y="32"/>
                                </a:lnTo>
                                <a:lnTo>
                                  <a:pt x="502" y="56"/>
                                </a:lnTo>
                                <a:lnTo>
                                  <a:pt x="436" y="86"/>
                                </a:lnTo>
                                <a:lnTo>
                                  <a:pt x="373" y="122"/>
                                </a:lnTo>
                                <a:lnTo>
                                  <a:pt x="314" y="163"/>
                                </a:lnTo>
                                <a:lnTo>
                                  <a:pt x="259" y="209"/>
                                </a:lnTo>
                                <a:lnTo>
                                  <a:pt x="209" y="259"/>
                                </a:lnTo>
                                <a:lnTo>
                                  <a:pt x="162" y="314"/>
                                </a:lnTo>
                                <a:lnTo>
                                  <a:pt x="121" y="374"/>
                                </a:lnTo>
                                <a:lnTo>
                                  <a:pt x="86" y="436"/>
                                </a:lnTo>
                                <a:lnTo>
                                  <a:pt x="56" y="502"/>
                                </a:lnTo>
                                <a:lnTo>
                                  <a:pt x="32" y="571"/>
                                </a:lnTo>
                                <a:lnTo>
                                  <a:pt x="15" y="643"/>
                                </a:lnTo>
                                <a:lnTo>
                                  <a:pt x="4" y="717"/>
                                </a:lnTo>
                                <a:lnTo>
                                  <a:pt x="0" y="793"/>
                                </a:lnTo>
                                <a:lnTo>
                                  <a:pt x="4" y="868"/>
                                </a:lnTo>
                                <a:lnTo>
                                  <a:pt x="15" y="942"/>
                                </a:lnTo>
                                <a:lnTo>
                                  <a:pt x="32" y="1014"/>
                                </a:lnTo>
                                <a:lnTo>
                                  <a:pt x="56" y="1083"/>
                                </a:lnTo>
                                <a:lnTo>
                                  <a:pt x="86" y="1149"/>
                                </a:lnTo>
                                <a:lnTo>
                                  <a:pt x="122" y="1212"/>
                                </a:lnTo>
                                <a:lnTo>
                                  <a:pt x="163" y="1271"/>
                                </a:lnTo>
                                <a:lnTo>
                                  <a:pt x="209" y="1326"/>
                                </a:lnTo>
                                <a:lnTo>
                                  <a:pt x="259" y="1377"/>
                                </a:lnTo>
                                <a:lnTo>
                                  <a:pt x="314" y="1423"/>
                                </a:lnTo>
                                <a:lnTo>
                                  <a:pt x="373" y="1464"/>
                                </a:lnTo>
                                <a:lnTo>
                                  <a:pt x="436" y="1499"/>
                                </a:lnTo>
                                <a:lnTo>
                                  <a:pt x="502" y="1529"/>
                                </a:lnTo>
                                <a:lnTo>
                                  <a:pt x="571" y="1553"/>
                                </a:lnTo>
                                <a:lnTo>
                                  <a:pt x="643" y="1571"/>
                                </a:lnTo>
                                <a:lnTo>
                                  <a:pt x="717" y="1581"/>
                                </a:lnTo>
                                <a:lnTo>
                                  <a:pt x="793" y="1585"/>
                                </a:lnTo>
                                <a:lnTo>
                                  <a:pt x="869" y="1581"/>
                                </a:lnTo>
                                <a:lnTo>
                                  <a:pt x="942" y="1571"/>
                                </a:lnTo>
                                <a:lnTo>
                                  <a:pt x="1014" y="1553"/>
                                </a:lnTo>
                                <a:lnTo>
                                  <a:pt x="1083" y="1529"/>
                                </a:lnTo>
                                <a:lnTo>
                                  <a:pt x="1149" y="1499"/>
                                </a:lnTo>
                                <a:lnTo>
                                  <a:pt x="1212" y="1464"/>
                                </a:lnTo>
                                <a:lnTo>
                                  <a:pt x="1271" y="1423"/>
                                </a:lnTo>
                                <a:lnTo>
                                  <a:pt x="1326" y="1377"/>
                                </a:lnTo>
                                <a:lnTo>
                                  <a:pt x="1377" y="1326"/>
                                </a:lnTo>
                                <a:lnTo>
                                  <a:pt x="1423" y="1271"/>
                                </a:lnTo>
                                <a:lnTo>
                                  <a:pt x="1464" y="1212"/>
                                </a:lnTo>
                                <a:lnTo>
                                  <a:pt x="1499" y="1149"/>
                                </a:lnTo>
                                <a:lnTo>
                                  <a:pt x="1529" y="1083"/>
                                </a:lnTo>
                                <a:lnTo>
                                  <a:pt x="1553" y="1014"/>
                                </a:lnTo>
                                <a:lnTo>
                                  <a:pt x="1571" y="942"/>
                                </a:lnTo>
                                <a:lnTo>
                                  <a:pt x="1581" y="868"/>
                                </a:lnTo>
                                <a:lnTo>
                                  <a:pt x="1585" y="793"/>
                                </a:lnTo>
                                <a:lnTo>
                                  <a:pt x="1582" y="718"/>
                                </a:lnTo>
                                <a:lnTo>
                                  <a:pt x="1571" y="644"/>
                                </a:lnTo>
                                <a:lnTo>
                                  <a:pt x="1554" y="571"/>
                                </a:lnTo>
                                <a:lnTo>
                                  <a:pt x="1529" y="501"/>
                                </a:lnTo>
                                <a:lnTo>
                                  <a:pt x="1499" y="433"/>
                                </a:lnTo>
                                <a:lnTo>
                                  <a:pt x="1462" y="369"/>
                                </a:lnTo>
                                <a:lnTo>
                                  <a:pt x="1419" y="308"/>
                                </a:lnTo>
                                <a:lnTo>
                                  <a:pt x="1371" y="250"/>
                                </a:lnTo>
                                <a:lnTo>
                                  <a:pt x="793" y="793"/>
                                </a:lnTo>
                                <a:lnTo>
                                  <a:pt x="792" y="0"/>
                                </a:lnTo>
                                <a:close/>
                              </a:path>
                            </a:pathLst>
                          </a:custGeom>
                          <a:solidFill>
                            <a:srgbClr val="DCE5EE"/>
                          </a:solidFill>
                          <a:ln>
                            <a:noFill/>
                          </a:ln>
                        </wps:spPr>
                        <wps:bodyPr upright="1"/>
                      </wps:wsp>
                      <wps:wsp>
                        <wps:cNvPr id="394" name="任意多边形 284"/>
                        <wps:cNvSpPr/>
                        <wps:spPr>
                          <a:xfrm>
                            <a:off x="8493" y="1290"/>
                            <a:ext cx="1087" cy="1087"/>
                          </a:xfrm>
                          <a:custGeom>
                            <a:avLst/>
                            <a:gdLst/>
                            <a:ahLst/>
                            <a:cxnLst/>
                            <a:pathLst>
                              <a:path w="1087" h="1087">
                                <a:moveTo>
                                  <a:pt x="544" y="0"/>
                                </a:moveTo>
                                <a:lnTo>
                                  <a:pt x="470" y="5"/>
                                </a:lnTo>
                                <a:lnTo>
                                  <a:pt x="399" y="20"/>
                                </a:lnTo>
                                <a:lnTo>
                                  <a:pt x="332" y="43"/>
                                </a:lnTo>
                                <a:lnTo>
                                  <a:pt x="269" y="74"/>
                                </a:lnTo>
                                <a:lnTo>
                                  <a:pt x="212" y="113"/>
                                </a:lnTo>
                                <a:lnTo>
                                  <a:pt x="159" y="159"/>
                                </a:lnTo>
                                <a:lnTo>
                                  <a:pt x="113" y="212"/>
                                </a:lnTo>
                                <a:lnTo>
                                  <a:pt x="74" y="269"/>
                                </a:lnTo>
                                <a:lnTo>
                                  <a:pt x="43" y="332"/>
                                </a:lnTo>
                                <a:lnTo>
                                  <a:pt x="20" y="399"/>
                                </a:lnTo>
                                <a:lnTo>
                                  <a:pt x="5" y="470"/>
                                </a:lnTo>
                                <a:lnTo>
                                  <a:pt x="0" y="544"/>
                                </a:lnTo>
                                <a:lnTo>
                                  <a:pt x="5" y="617"/>
                                </a:lnTo>
                                <a:lnTo>
                                  <a:pt x="20" y="688"/>
                                </a:lnTo>
                                <a:lnTo>
                                  <a:pt x="43" y="755"/>
                                </a:lnTo>
                                <a:lnTo>
                                  <a:pt x="74" y="818"/>
                                </a:lnTo>
                                <a:lnTo>
                                  <a:pt x="113" y="876"/>
                                </a:lnTo>
                                <a:lnTo>
                                  <a:pt x="159" y="928"/>
                                </a:lnTo>
                                <a:lnTo>
                                  <a:pt x="212" y="974"/>
                                </a:lnTo>
                                <a:lnTo>
                                  <a:pt x="269" y="1013"/>
                                </a:lnTo>
                                <a:lnTo>
                                  <a:pt x="332" y="1044"/>
                                </a:lnTo>
                                <a:lnTo>
                                  <a:pt x="399" y="1068"/>
                                </a:lnTo>
                                <a:lnTo>
                                  <a:pt x="470" y="1082"/>
                                </a:lnTo>
                                <a:lnTo>
                                  <a:pt x="544" y="1087"/>
                                </a:lnTo>
                                <a:lnTo>
                                  <a:pt x="617" y="1082"/>
                                </a:lnTo>
                                <a:lnTo>
                                  <a:pt x="688" y="1068"/>
                                </a:lnTo>
                                <a:lnTo>
                                  <a:pt x="755" y="1044"/>
                                </a:lnTo>
                                <a:lnTo>
                                  <a:pt x="818" y="1013"/>
                                </a:lnTo>
                                <a:lnTo>
                                  <a:pt x="876" y="974"/>
                                </a:lnTo>
                                <a:lnTo>
                                  <a:pt x="928" y="928"/>
                                </a:lnTo>
                                <a:lnTo>
                                  <a:pt x="974" y="876"/>
                                </a:lnTo>
                                <a:lnTo>
                                  <a:pt x="1013" y="818"/>
                                </a:lnTo>
                                <a:lnTo>
                                  <a:pt x="1044" y="755"/>
                                </a:lnTo>
                                <a:lnTo>
                                  <a:pt x="1068" y="688"/>
                                </a:lnTo>
                                <a:lnTo>
                                  <a:pt x="1082" y="617"/>
                                </a:lnTo>
                                <a:lnTo>
                                  <a:pt x="1087" y="544"/>
                                </a:lnTo>
                                <a:lnTo>
                                  <a:pt x="1082" y="470"/>
                                </a:lnTo>
                                <a:lnTo>
                                  <a:pt x="1068" y="399"/>
                                </a:lnTo>
                                <a:lnTo>
                                  <a:pt x="1044" y="332"/>
                                </a:lnTo>
                                <a:lnTo>
                                  <a:pt x="1013" y="269"/>
                                </a:lnTo>
                                <a:lnTo>
                                  <a:pt x="974" y="212"/>
                                </a:lnTo>
                                <a:lnTo>
                                  <a:pt x="928" y="159"/>
                                </a:lnTo>
                                <a:lnTo>
                                  <a:pt x="876" y="113"/>
                                </a:lnTo>
                                <a:lnTo>
                                  <a:pt x="818" y="74"/>
                                </a:lnTo>
                                <a:lnTo>
                                  <a:pt x="755" y="43"/>
                                </a:lnTo>
                                <a:lnTo>
                                  <a:pt x="688" y="20"/>
                                </a:lnTo>
                                <a:lnTo>
                                  <a:pt x="617" y="5"/>
                                </a:lnTo>
                                <a:lnTo>
                                  <a:pt x="544" y="0"/>
                                </a:lnTo>
                                <a:close/>
                              </a:path>
                            </a:pathLst>
                          </a:custGeom>
                          <a:solidFill>
                            <a:srgbClr val="FFFFFF"/>
                          </a:solidFill>
                          <a:ln>
                            <a:noFill/>
                          </a:ln>
                        </wps:spPr>
                        <wps:bodyPr upright="1"/>
                      </wps:wsp>
                      <wps:wsp>
                        <wps:cNvPr id="395" name="文本框 285"/>
                        <wps:cNvSpPr txBox="1"/>
                        <wps:spPr>
                          <a:xfrm>
                            <a:off x="8244" y="1041"/>
                            <a:ext cx="1585" cy="1585"/>
                          </a:xfrm>
                          <a:prstGeom prst="rect">
                            <a:avLst/>
                          </a:prstGeom>
                          <a:noFill/>
                          <a:ln>
                            <a:noFill/>
                          </a:ln>
                        </wps:spPr>
                        <wps:txbx>
                          <w:txbxContent>
                            <w:p>
                              <w:pPr>
                                <w:spacing w:before="6" w:line="240" w:lineRule="auto"/>
                                <w:rPr>
                                  <w:sz w:val="49"/>
                                </w:rPr>
                              </w:pPr>
                            </w:p>
                            <w:p>
                              <w:pPr>
                                <w:spacing w:before="0"/>
                                <w:ind w:left="511" w:right="0" w:firstLine="0"/>
                                <w:jc w:val="left"/>
                                <w:rPr>
                                  <w:rFonts w:ascii="Century Gothic"/>
                                  <w:b/>
                                  <w:sz w:val="28"/>
                                </w:rPr>
                              </w:pPr>
                              <w:r>
                                <w:rPr>
                                  <w:rFonts w:ascii="Century Gothic"/>
                                  <w:b/>
                                  <w:color w:val="FF7A00"/>
                                  <w:spacing w:val="-5"/>
                                  <w:sz w:val="28"/>
                                </w:rPr>
                                <w:t>13%</w:t>
                              </w:r>
                            </w:p>
                          </w:txbxContent>
                        </wps:txbx>
                        <wps:bodyPr lIns="0" tIns="0" rIns="0" bIns="0" upright="1"/>
                      </wps:wsp>
                    </wpg:wgp>
                  </a:graphicData>
                </a:graphic>
              </wp:anchor>
            </w:drawing>
          </mc:Choice>
          <mc:Fallback>
            <w:pict>
              <v:group id="_x0000_s1026" o:spid="_x0000_s1026" o:spt="203" style="position:absolute;left:0pt;margin-left:412.2pt;margin-top:52.05pt;height:79.25pt;width:79.25pt;mso-position-horizontal-relative:page;mso-wrap-distance-bottom:0pt;mso-wrap-distance-top:0pt;z-index:-251422720;mso-width-relative:page;mso-height-relative:page;" coordorigin="8244,1041" coordsize="1585,1585" o:gfxdata="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">
                <o:lock v:ext="edit" aspectratio="f"/>
                <v:shape id="任意多边形 282" o:spid="_x0000_s1026" o:spt="100" style="position:absolute;left:9034;top:1041;height:1537;width:795;" fillcolor="#FF7A00" filled="t" stroked="f" coordsize="795,1537" o:gfxdata="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pbmEvQAA&#10;ANwAAAAPAAAAAAAAAAEAIAAAACIAAABkcnMvZG93bnJldi54bWxQSwECFAAUAAAACACHTuJAMy8F&#10;njsAAAA5AAAAEAAAAAAAAAABACAAAAAMAQAAZHJzL3NoYXBleG1sLnhtbFBLBQYAAAAABgAGAFsB&#10;AAC2AwAAAAA=&#10;" path="m0,0l3,793,276,1536,346,1507,412,1471,474,1430,531,1383,583,1331,631,1275,673,1215,709,1152,739,1085,763,1015,781,943,791,868,795,793,791,717,781,643,763,571,739,502,709,436,674,373,633,314,587,259,536,209,481,163,422,122,359,86,293,56,224,32,152,15,79,4,0,0xe">
                  <v:fill on="t" focussize="0,0"/>
                  <v:stroke on="f"/>
                  <v:imagedata o:title=""/>
                  <o:lock v:ext="edit" aspectratio="f"/>
                </v:shape>
                <v:shape id="任意多边形 283" o:spid="_x0000_s1026" o:spt="100" style="position:absolute;left:8244;top:1041;height:1585;width:1585;" fillcolor="#DCE5EE" filled="t" stroked="f" coordsize="1585,1585" o:gfxdata="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geIIvQAA&#10;ANwAAAAPAAAAAAAAAAEAIAAAACIAAABkcnMvZG93bnJldi54bWxQSwECFAAUAAAACACHTuJAMy8F&#10;njsAAAA5AAAAEAAAAAAAAAABACAAAAAMAQAAZHJzL3NoYXBleG1sLnhtbFBLBQYAAAAABgAGAFsB&#10;AAC2AwAAAAA=&#10;" path="m792,0l716,4,643,15,571,32,502,56,436,86,373,122,314,163,259,209,209,259,162,314,121,374,86,436,56,502,32,571,15,643,4,717,0,793,4,868,15,942,32,1014,56,1083,86,1149,122,1212,163,1271,209,1326,259,1377,314,1423,373,1464,436,1499,502,1529,571,1553,643,1571,717,1581,793,1585,869,1581,942,1571,1014,1553,1083,1529,1149,1499,1212,1464,1271,1423,1326,1377,1377,1326,1423,1271,1464,1212,1499,1149,1529,1083,1553,1014,1571,942,1581,868,1585,793,1582,718,1571,644,1554,571,1529,501,1499,433,1462,369,1419,308,1371,250,793,793,792,0xe">
                  <v:fill on="t" focussize="0,0"/>
                  <v:stroke on="f"/>
                  <v:imagedata o:title=""/>
                  <o:lock v:ext="edit" aspectratio="f"/>
                </v:shape>
                <v:shape id="任意多边形 284" o:spid="_x0000_s1026" o:spt="100" style="position:absolute;left:8493;top:1290;height:1087;width:1087;" fillcolor="#FFFFFF" filled="t" stroked="f" coordsize="1087,1087" o:gfxdata="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xh74A&#10;AADcAAAADwAAAAAAAAABACAAAAAiAAAAZHJzL2Rvd25yZXYueG1sUEsBAhQAFAAAAAgAh07iQDMv&#10;BZ47AAAAOQAAABAAAAAAAAAAAQAgAAAADQEAAGRycy9zaGFwZXhtbC54bWxQSwUGAAAAAAYABgBb&#10;AQAAtwMAAAAA&#10;" path="m544,0l470,5,399,20,332,43,269,74,212,113,159,159,113,212,74,269,43,332,20,399,5,470,0,544,5,617,20,688,43,755,74,818,113,876,159,928,212,974,269,1013,332,1044,399,1068,470,1082,544,1087,617,1082,688,1068,755,1044,818,1013,876,974,928,928,974,876,1013,818,1044,755,1068,688,1082,617,1087,544,1082,470,1068,399,1044,332,1013,269,974,212,928,159,876,113,818,74,755,43,688,20,617,5,544,0xe">
                  <v:fill on="t" focussize="0,0"/>
                  <v:stroke on="f"/>
                  <v:imagedata o:title=""/>
                  <o:lock v:ext="edit" aspectratio="f"/>
                </v:shape>
                <v:shape id="文本框 285" o:spid="_x0000_s1026" o:spt="202" type="#_x0000_t202" style="position:absolute;left:8244;top:1041;height:1585;width:1585;" filled="f" stroked="f" coordsize="21600,21600" o:gfxdata="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5Dp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6" w:line="240" w:lineRule="auto"/>
                          <w:rPr>
                            <w:sz w:val="49"/>
                          </w:rPr>
                        </w:pPr>
                      </w:p>
                      <w:p>
                        <w:pPr>
                          <w:spacing w:before="0"/>
                          <w:ind w:left="511" w:right="0" w:firstLine="0"/>
                          <w:jc w:val="left"/>
                          <w:rPr>
                            <w:rFonts w:ascii="Century Gothic"/>
                            <w:b/>
                            <w:sz w:val="28"/>
                          </w:rPr>
                        </w:pPr>
                        <w:r>
                          <w:rPr>
                            <w:rFonts w:ascii="Century Gothic"/>
                            <w:b/>
                            <w:color w:val="FF7A00"/>
                            <w:spacing w:val="-5"/>
                            <w:sz w:val="28"/>
                          </w:rPr>
                          <w:t>13%</w:t>
                        </w:r>
                      </w:p>
                    </w:txbxContent>
                  </v:textbox>
                </v:shape>
                <w10:wrap type="topAndBottom"/>
              </v:group>
            </w:pict>
          </mc:Fallback>
        </mc:AlternateContent>
      </w:r>
    </w:p>
    <w:p>
      <w:pPr>
        <w:spacing w:after="0"/>
        <w:rPr>
          <w:sz w:val="5"/>
        </w:rPr>
        <w:sectPr>
          <w:headerReference r:id="rId20" w:type="default"/>
          <w:footerReference r:id="rId21" w:type="default"/>
          <w:pgSz w:w="12240" w:h="15840"/>
          <w:pgMar w:top="1220" w:right="0" w:bottom="860" w:left="520" w:header="0" w:footer="675" w:gutter="0"/>
          <w:cols w:space="720" w:num="1"/>
        </w:sectPr>
      </w:pPr>
    </w:p>
    <w:p>
      <w:pPr>
        <w:tabs>
          <w:tab w:val="left" w:pos="4189"/>
        </w:tabs>
        <w:spacing w:before="54" w:line="235" w:lineRule="auto"/>
        <w:ind w:right="0"/>
        <w:jc w:val="left"/>
        <w:rPr>
          <w:rFonts w:hint="eastAsia" w:eastAsia="宋体"/>
          <w:w w:val="115"/>
          <w:sz w:val="14"/>
          <w:lang w:val="en-US" w:eastAsia="zh-CN"/>
        </w:rPr>
      </w:pPr>
    </w:p>
    <w:p>
      <w:pPr>
        <w:tabs>
          <w:tab w:val="left" w:pos="4189"/>
        </w:tabs>
        <w:spacing w:before="54" w:line="235" w:lineRule="auto"/>
        <w:ind w:left="3968" w:right="0" w:hanging="1723"/>
        <w:jc w:val="left"/>
        <w:rPr>
          <w:rFonts w:hint="default" w:eastAsia="宋体"/>
          <w:sz w:val="14"/>
          <w:lang w:val="en-US" w:eastAsia="zh-CN"/>
        </w:rPr>
      </w:pPr>
      <w:r>
        <w:rPr>
          <w:rFonts w:hint="eastAsia" w:eastAsia="宋体"/>
          <w:w w:val="115"/>
          <w:sz w:val="14"/>
          <w:lang w:val="en-US" w:eastAsia="zh-CN"/>
        </w:rPr>
        <w:t>无使用政策</w:t>
      </w:r>
      <w:r>
        <w:rPr>
          <w:rFonts w:hint="eastAsia" w:eastAsia="宋体"/>
          <w:w w:val="115"/>
          <w:sz w:val="14"/>
          <w:lang w:val="en-US" w:eastAsia="zh-CN"/>
        </w:rPr>
        <w:tab/>
      </w:r>
      <w:r>
        <w:rPr>
          <w:rFonts w:hint="eastAsia" w:eastAsia="宋体"/>
          <w:w w:val="115"/>
          <w:sz w:val="14"/>
          <w:lang w:val="en-US" w:eastAsia="zh-CN"/>
        </w:rPr>
        <w:t>使用当前评估流程</w:t>
      </w:r>
    </w:p>
    <w:p>
      <w:pPr>
        <w:spacing w:before="54" w:line="235" w:lineRule="auto"/>
        <w:ind w:left="584" w:right="0" w:firstLine="78"/>
        <w:jc w:val="left"/>
      </w:pPr>
      <w:r>
        <w:br w:type="column"/>
      </w:r>
    </w:p>
    <w:p>
      <w:pPr>
        <w:spacing w:before="54" w:line="235" w:lineRule="auto"/>
        <w:ind w:left="584" w:right="0" w:firstLine="78"/>
        <w:jc w:val="left"/>
        <w:rPr>
          <w:rFonts w:hint="default" w:eastAsia="宋体"/>
          <w:sz w:val="14"/>
          <w:lang w:val="en-US" w:eastAsia="zh-CN"/>
        </w:rPr>
      </w:pPr>
      <w:r>
        <w:rPr>
          <w:rFonts w:hint="eastAsia" w:eastAsia="宋体"/>
          <w:spacing w:val="-2"/>
          <w:w w:val="115"/>
          <w:sz w:val="14"/>
          <w:lang w:val="en-US" w:eastAsia="zh-CN"/>
        </w:rPr>
        <w:t>引入新的评估流程</w:t>
      </w:r>
    </w:p>
    <w:p>
      <w:pPr>
        <w:spacing w:before="52"/>
        <w:ind w:left="428" w:right="0" w:firstLine="0"/>
        <w:jc w:val="left"/>
      </w:pPr>
      <w:r>
        <w:br w:type="column"/>
      </w:r>
    </w:p>
    <w:p>
      <w:pPr>
        <w:spacing w:before="52"/>
        <w:ind w:left="428" w:right="0" w:firstLine="0"/>
        <w:jc w:val="left"/>
        <w:rPr>
          <w:rFonts w:hint="default" w:eastAsia="宋体"/>
          <w:sz w:val="14"/>
          <w:lang w:val="en-US" w:eastAsia="zh-CN"/>
        </w:rPr>
      </w:pPr>
      <w:r>
        <w:rPr>
          <w:rFonts w:hint="eastAsia" w:eastAsia="宋体"/>
          <w:spacing w:val="-2"/>
          <w:w w:val="115"/>
          <w:sz w:val="14"/>
          <w:lang w:val="en-US" w:eastAsia="zh-CN"/>
        </w:rPr>
        <w:t>评估新流程</w:t>
      </w:r>
    </w:p>
    <w:p>
      <w:pPr>
        <w:spacing w:after="0"/>
        <w:jc w:val="left"/>
        <w:rPr>
          <w:sz w:val="14"/>
        </w:rPr>
        <w:sectPr>
          <w:type w:val="continuous"/>
          <w:pgSz w:w="12240" w:h="15840"/>
          <w:pgMar w:top="1500" w:right="0" w:bottom="280" w:left="520" w:header="0" w:footer="675" w:gutter="0"/>
          <w:cols w:equalWidth="0" w:num="3">
            <w:col w:w="5289" w:space="40"/>
            <w:col w:w="1905" w:space="39"/>
            <w:col w:w="4447"/>
          </w:cols>
        </w:sectPr>
      </w:pPr>
    </w:p>
    <w:p>
      <w:pPr>
        <w:pStyle w:val="6"/>
      </w:pPr>
    </w:p>
    <w:p>
      <w:pPr>
        <w:pStyle w:val="6"/>
        <w:spacing w:before="6"/>
        <w:rPr>
          <w:sz w:val="17"/>
        </w:rPr>
      </w:pPr>
    </w:p>
    <w:p>
      <w:pPr>
        <w:pStyle w:val="4"/>
        <w:spacing w:before="120"/>
        <w:rPr>
          <w:spacing w:val="-2"/>
          <w:w w:val="115"/>
        </w:rPr>
      </w:pPr>
      <w:r>
        <w:rPr>
          <w:w w:val="115"/>
        </w:rPr>
        <w:t>Current</w:t>
      </w:r>
      <w:r>
        <w:rPr>
          <w:spacing w:val="-15"/>
          <w:w w:val="115"/>
        </w:rPr>
        <w:t xml:space="preserve"> </w:t>
      </w:r>
      <w:r>
        <w:rPr>
          <w:w w:val="115"/>
        </w:rPr>
        <w:t>and</w:t>
      </w:r>
      <w:r>
        <w:rPr>
          <w:spacing w:val="-14"/>
          <w:w w:val="115"/>
        </w:rPr>
        <w:t xml:space="preserve"> </w:t>
      </w:r>
      <w:r>
        <w:rPr>
          <w:w w:val="115"/>
        </w:rPr>
        <w:t>planned</w:t>
      </w:r>
      <w:r>
        <w:rPr>
          <w:spacing w:val="-14"/>
          <w:w w:val="115"/>
        </w:rPr>
        <w:t xml:space="preserve"> </w:t>
      </w:r>
      <w:r>
        <w:rPr>
          <w:w w:val="115"/>
        </w:rPr>
        <w:t>use</w:t>
      </w:r>
      <w:r>
        <w:rPr>
          <w:spacing w:val="-14"/>
          <w:w w:val="115"/>
        </w:rPr>
        <w:t xml:space="preserve"> </w:t>
      </w:r>
      <w:r>
        <w:rPr>
          <w:w w:val="115"/>
        </w:rPr>
        <w:t>of</w:t>
      </w:r>
      <w:r>
        <w:rPr>
          <w:spacing w:val="-14"/>
          <w:w w:val="115"/>
        </w:rPr>
        <w:t xml:space="preserve"> </w:t>
      </w:r>
      <w:r>
        <w:rPr>
          <w:w w:val="115"/>
        </w:rPr>
        <w:t>AI</w:t>
      </w:r>
      <w:r>
        <w:rPr>
          <w:spacing w:val="-14"/>
          <w:w w:val="115"/>
        </w:rPr>
        <w:t xml:space="preserve"> </w:t>
      </w:r>
      <w:r>
        <w:rPr>
          <w:spacing w:val="-2"/>
          <w:w w:val="115"/>
        </w:rPr>
        <w:t>technologies</w:t>
      </w:r>
    </w:p>
    <w:p>
      <w:pPr>
        <w:ind w:left="960" w:leftChars="400" w:firstLine="0" w:firstLineChars="0"/>
      </w:pPr>
      <w:r>
        <w:rPr>
          <w:rFonts w:hint="eastAsia" w:ascii="AzoSans-Bold" w:hAnsi="AzoSans-Bold" w:eastAsia="AzoSans-Bold" w:cs="AzoSans-Bold"/>
          <w:b/>
          <w:color w:val="000000"/>
          <w:kern w:val="0"/>
          <w:sz w:val="28"/>
          <w:szCs w:val="28"/>
          <w:lang w:val="en-US" w:eastAsia="zh-CN" w:bidi="ar"/>
        </w:rPr>
        <w:t>当前和计划使用的人工智能技术</w:t>
      </w:r>
    </w:p>
    <w:p>
      <w:pPr>
        <w:pStyle w:val="6"/>
        <w:spacing w:before="294" w:line="276" w:lineRule="auto"/>
        <w:ind w:left="920" w:right="1444"/>
      </w:pPr>
      <w:r>
        <w:rPr>
          <w:w w:val="115"/>
        </w:rPr>
        <w:t>The survey on AI technology usage within organizations reveals diverse adoption patterns across different</w:t>
      </w:r>
      <w:r>
        <w:rPr>
          <w:spacing w:val="-2"/>
          <w:w w:val="115"/>
        </w:rPr>
        <w:t xml:space="preserve"> </w:t>
      </w:r>
      <w:r>
        <w:rPr>
          <w:w w:val="115"/>
        </w:rPr>
        <w:t>AI</w:t>
      </w:r>
      <w:r>
        <w:rPr>
          <w:spacing w:val="-2"/>
          <w:w w:val="115"/>
        </w:rPr>
        <w:t xml:space="preserve"> </w:t>
      </w:r>
      <w:r>
        <w:rPr>
          <w:w w:val="115"/>
        </w:rPr>
        <w:t>systems.</w:t>
      </w:r>
      <w:r>
        <w:rPr>
          <w:spacing w:val="-2"/>
          <w:w w:val="115"/>
        </w:rPr>
        <w:t xml:space="preserve"> </w:t>
      </w:r>
      <w:r>
        <w:rPr>
          <w:w w:val="115"/>
        </w:rPr>
        <w:t>Large</w:t>
      </w:r>
      <w:r>
        <w:rPr>
          <w:spacing w:val="-2"/>
          <w:w w:val="115"/>
        </w:rPr>
        <w:t xml:space="preserve"> </w:t>
      </w:r>
      <w:r>
        <w:rPr>
          <w:w w:val="115"/>
        </w:rPr>
        <w:t>Language</w:t>
      </w:r>
      <w:r>
        <w:rPr>
          <w:spacing w:val="-2"/>
          <w:w w:val="115"/>
        </w:rPr>
        <w:t xml:space="preserve"> </w:t>
      </w:r>
      <w:r>
        <w:rPr>
          <w:w w:val="115"/>
        </w:rPr>
        <w:t>Models</w:t>
      </w:r>
      <w:r>
        <w:rPr>
          <w:spacing w:val="-2"/>
          <w:w w:val="115"/>
        </w:rPr>
        <w:t xml:space="preserve"> </w:t>
      </w:r>
      <w:r>
        <w:rPr>
          <w:w w:val="115"/>
        </w:rPr>
        <w:t>are</w:t>
      </w:r>
      <w:r>
        <w:rPr>
          <w:spacing w:val="-2"/>
          <w:w w:val="115"/>
        </w:rPr>
        <w:t xml:space="preserve"> </w:t>
      </w:r>
      <w:r>
        <w:rPr>
          <w:w w:val="115"/>
        </w:rPr>
        <w:t>currently</w:t>
      </w:r>
      <w:r>
        <w:rPr>
          <w:spacing w:val="-2"/>
          <w:w w:val="115"/>
        </w:rPr>
        <w:t xml:space="preserve"> </w:t>
      </w:r>
      <w:r>
        <w:rPr>
          <w:w w:val="115"/>
        </w:rPr>
        <w:t>in</w:t>
      </w:r>
      <w:r>
        <w:rPr>
          <w:spacing w:val="-2"/>
          <w:w w:val="115"/>
        </w:rPr>
        <w:t xml:space="preserve"> </w:t>
      </w:r>
      <w:r>
        <w:rPr>
          <w:w w:val="115"/>
        </w:rPr>
        <w:t>use</w:t>
      </w:r>
      <w:r>
        <w:rPr>
          <w:spacing w:val="-2"/>
          <w:w w:val="115"/>
        </w:rPr>
        <w:t xml:space="preserve"> </w:t>
      </w:r>
      <w:r>
        <w:rPr>
          <w:w w:val="115"/>
        </w:rPr>
        <w:t>by</w:t>
      </w:r>
      <w:r>
        <w:rPr>
          <w:spacing w:val="-2"/>
          <w:w w:val="115"/>
        </w:rPr>
        <w:t xml:space="preserve"> </w:t>
      </w:r>
      <w:r>
        <w:rPr>
          <w:w w:val="115"/>
        </w:rPr>
        <w:t>49%</w:t>
      </w:r>
      <w:r>
        <w:rPr>
          <w:spacing w:val="-2"/>
          <w:w w:val="115"/>
        </w:rPr>
        <w:t xml:space="preserve"> </w:t>
      </w:r>
      <w:r>
        <w:rPr>
          <w:w w:val="115"/>
        </w:rPr>
        <w:t>of</w:t>
      </w:r>
      <w:r>
        <w:rPr>
          <w:spacing w:val="-2"/>
          <w:w w:val="115"/>
        </w:rPr>
        <w:t xml:space="preserve"> </w:t>
      </w:r>
      <w:r>
        <w:rPr>
          <w:w w:val="115"/>
        </w:rPr>
        <w:t>the</w:t>
      </w:r>
      <w:r>
        <w:rPr>
          <w:spacing w:val="-2"/>
          <w:w w:val="115"/>
        </w:rPr>
        <w:t xml:space="preserve"> </w:t>
      </w:r>
      <w:r>
        <w:rPr>
          <w:w w:val="115"/>
        </w:rPr>
        <w:t>respondents,</w:t>
      </w:r>
      <w:r>
        <w:rPr>
          <w:spacing w:val="-2"/>
          <w:w w:val="115"/>
        </w:rPr>
        <w:t xml:space="preserve"> </w:t>
      </w:r>
      <w:r>
        <w:rPr>
          <w:w w:val="115"/>
        </w:rPr>
        <w:t>while 35% plan to use them within the next two years, and 14% have no plans for their adoption. This trend of current usage and future planning is similar across other technologies: Deep Learning</w:t>
      </w:r>
    </w:p>
    <w:p>
      <w:pPr>
        <w:pStyle w:val="6"/>
        <w:spacing w:line="276" w:lineRule="auto"/>
        <w:ind w:left="920" w:right="1772"/>
      </w:pPr>
      <w:r>
        <w:rPr>
          <w:w w:val="115"/>
        </w:rPr>
        <w:t>is currently used by 41%, with 40% planning future use. Expert Systems are currently at 31% usage,</w:t>
      </w:r>
      <w:r>
        <w:rPr>
          <w:spacing w:val="-10"/>
          <w:w w:val="115"/>
        </w:rPr>
        <w:t xml:space="preserve"> </w:t>
      </w:r>
      <w:r>
        <w:rPr>
          <w:w w:val="115"/>
        </w:rPr>
        <w:t>with</w:t>
      </w:r>
      <w:r>
        <w:rPr>
          <w:spacing w:val="-10"/>
          <w:w w:val="115"/>
        </w:rPr>
        <w:t xml:space="preserve"> </w:t>
      </w:r>
      <w:r>
        <w:rPr>
          <w:w w:val="115"/>
        </w:rPr>
        <w:t>a</w:t>
      </w:r>
      <w:r>
        <w:rPr>
          <w:spacing w:val="-10"/>
          <w:w w:val="115"/>
        </w:rPr>
        <w:t xml:space="preserve"> </w:t>
      </w:r>
      <w:r>
        <w:rPr>
          <w:w w:val="115"/>
        </w:rPr>
        <w:t>notable</w:t>
      </w:r>
      <w:r>
        <w:rPr>
          <w:spacing w:val="-10"/>
          <w:w w:val="115"/>
        </w:rPr>
        <w:t xml:space="preserve"> </w:t>
      </w:r>
      <w:r>
        <w:rPr>
          <w:w w:val="115"/>
        </w:rPr>
        <w:t>51%</w:t>
      </w:r>
      <w:r>
        <w:rPr>
          <w:spacing w:val="-10"/>
          <w:w w:val="115"/>
        </w:rPr>
        <w:t xml:space="preserve"> </w:t>
      </w:r>
      <w:r>
        <w:rPr>
          <w:w w:val="115"/>
        </w:rPr>
        <w:t>planning</w:t>
      </w:r>
      <w:r>
        <w:rPr>
          <w:spacing w:val="-10"/>
          <w:w w:val="115"/>
        </w:rPr>
        <w:t xml:space="preserve"> </w:t>
      </w:r>
      <w:r>
        <w:rPr>
          <w:w w:val="115"/>
        </w:rPr>
        <w:t>to</w:t>
      </w:r>
      <w:r>
        <w:rPr>
          <w:spacing w:val="-10"/>
          <w:w w:val="115"/>
        </w:rPr>
        <w:t xml:space="preserve"> </w:t>
      </w:r>
      <w:r>
        <w:rPr>
          <w:w w:val="115"/>
        </w:rPr>
        <w:t>implement</w:t>
      </w:r>
      <w:r>
        <w:rPr>
          <w:spacing w:val="-10"/>
          <w:w w:val="115"/>
        </w:rPr>
        <w:t xml:space="preserve"> </w:t>
      </w:r>
      <w:r>
        <w:rPr>
          <w:w w:val="115"/>
        </w:rPr>
        <w:t>them.</w:t>
      </w:r>
      <w:r>
        <w:rPr>
          <w:spacing w:val="-10"/>
          <w:w w:val="115"/>
        </w:rPr>
        <w:t xml:space="preserve"> </w:t>
      </w:r>
      <w:r>
        <w:rPr>
          <w:w w:val="115"/>
        </w:rPr>
        <w:t>Machine</w:t>
      </w:r>
      <w:r>
        <w:rPr>
          <w:spacing w:val="-10"/>
          <w:w w:val="115"/>
        </w:rPr>
        <w:t xml:space="preserve"> </w:t>
      </w:r>
      <w:r>
        <w:rPr>
          <w:w w:val="115"/>
        </w:rPr>
        <w:t>Learning</w:t>
      </w:r>
      <w:r>
        <w:rPr>
          <w:spacing w:val="-10"/>
          <w:w w:val="115"/>
        </w:rPr>
        <w:t xml:space="preserve"> </w:t>
      </w:r>
      <w:r>
        <w:rPr>
          <w:w w:val="115"/>
        </w:rPr>
        <w:t>and</w:t>
      </w:r>
      <w:r>
        <w:rPr>
          <w:spacing w:val="-10"/>
          <w:w w:val="115"/>
        </w:rPr>
        <w:t xml:space="preserve"> </w:t>
      </w:r>
      <w:r>
        <w:rPr>
          <w:w w:val="115"/>
        </w:rPr>
        <w:t>Natural</w:t>
      </w:r>
      <w:r>
        <w:rPr>
          <w:spacing w:val="-10"/>
          <w:w w:val="115"/>
        </w:rPr>
        <w:t xml:space="preserve"> </w:t>
      </w:r>
      <w:r>
        <w:rPr>
          <w:w w:val="115"/>
        </w:rPr>
        <w:t>Language</w:t>
      </w:r>
    </w:p>
    <w:p>
      <w:pPr>
        <w:pStyle w:val="6"/>
        <w:spacing w:line="276" w:lineRule="auto"/>
        <w:ind w:left="920" w:right="1444"/>
        <w:rPr>
          <w:w w:val="115"/>
        </w:rPr>
      </w:pPr>
      <w:r>
        <w:rPr>
          <w:w w:val="115"/>
        </w:rPr>
        <w:t>Processing</w:t>
      </w:r>
      <w:r>
        <w:rPr>
          <w:spacing w:val="-3"/>
          <w:w w:val="115"/>
        </w:rPr>
        <w:t xml:space="preserve"> </w:t>
      </w:r>
      <w:r>
        <w:rPr>
          <w:w w:val="115"/>
        </w:rPr>
        <w:t>tools</w:t>
      </w:r>
      <w:r>
        <w:rPr>
          <w:spacing w:val="-3"/>
          <w:w w:val="115"/>
        </w:rPr>
        <w:t xml:space="preserve"> </w:t>
      </w:r>
      <w:r>
        <w:rPr>
          <w:w w:val="115"/>
        </w:rPr>
        <w:t>show</w:t>
      </w:r>
      <w:r>
        <w:rPr>
          <w:spacing w:val="-3"/>
          <w:w w:val="115"/>
        </w:rPr>
        <w:t xml:space="preserve"> </w:t>
      </w:r>
      <w:r>
        <w:rPr>
          <w:w w:val="115"/>
        </w:rPr>
        <w:t>a</w:t>
      </w:r>
      <w:r>
        <w:rPr>
          <w:spacing w:val="-3"/>
          <w:w w:val="115"/>
        </w:rPr>
        <w:t xml:space="preserve"> </w:t>
      </w:r>
      <w:r>
        <w:rPr>
          <w:w w:val="115"/>
        </w:rPr>
        <w:t>balanced</w:t>
      </w:r>
      <w:r>
        <w:rPr>
          <w:spacing w:val="-3"/>
          <w:w w:val="115"/>
        </w:rPr>
        <w:t xml:space="preserve"> </w:t>
      </w:r>
      <w:r>
        <w:rPr>
          <w:w w:val="115"/>
        </w:rPr>
        <w:t>mix</w:t>
      </w:r>
      <w:r>
        <w:rPr>
          <w:spacing w:val="-3"/>
          <w:w w:val="115"/>
        </w:rPr>
        <w:t xml:space="preserve"> </w:t>
      </w:r>
      <w:r>
        <w:rPr>
          <w:w w:val="115"/>
        </w:rPr>
        <w:t>of</w:t>
      </w:r>
      <w:r>
        <w:rPr>
          <w:spacing w:val="-3"/>
          <w:w w:val="115"/>
        </w:rPr>
        <w:t xml:space="preserve"> </w:t>
      </w:r>
      <w:r>
        <w:rPr>
          <w:w w:val="115"/>
        </w:rPr>
        <w:t>current</w:t>
      </w:r>
      <w:r>
        <w:rPr>
          <w:spacing w:val="-3"/>
          <w:w w:val="115"/>
        </w:rPr>
        <w:t xml:space="preserve"> </w:t>
      </w:r>
      <w:r>
        <w:rPr>
          <w:w w:val="115"/>
        </w:rPr>
        <w:t>usage</w:t>
      </w:r>
      <w:r>
        <w:rPr>
          <w:spacing w:val="-3"/>
          <w:w w:val="115"/>
        </w:rPr>
        <w:t xml:space="preserve"> </w:t>
      </w:r>
      <w:r>
        <w:rPr>
          <w:w w:val="115"/>
        </w:rPr>
        <w:t>(39%</w:t>
      </w:r>
      <w:r>
        <w:rPr>
          <w:spacing w:val="-3"/>
          <w:w w:val="115"/>
        </w:rPr>
        <w:t xml:space="preserve"> </w:t>
      </w:r>
      <w:r>
        <w:rPr>
          <w:w w:val="115"/>
        </w:rPr>
        <w:t>and</w:t>
      </w:r>
      <w:r>
        <w:rPr>
          <w:spacing w:val="-3"/>
          <w:w w:val="115"/>
        </w:rPr>
        <w:t xml:space="preserve"> </w:t>
      </w:r>
      <w:r>
        <w:rPr>
          <w:w w:val="115"/>
        </w:rPr>
        <w:t>33%,</w:t>
      </w:r>
      <w:r>
        <w:rPr>
          <w:spacing w:val="-3"/>
          <w:w w:val="115"/>
        </w:rPr>
        <w:t xml:space="preserve"> </w:t>
      </w:r>
      <w:r>
        <w:rPr>
          <w:w w:val="115"/>
        </w:rPr>
        <w:t>respectively)</w:t>
      </w:r>
      <w:r>
        <w:rPr>
          <w:spacing w:val="-3"/>
          <w:w w:val="115"/>
        </w:rPr>
        <w:t xml:space="preserve"> </w:t>
      </w:r>
      <w:r>
        <w:rPr>
          <w:w w:val="115"/>
        </w:rPr>
        <w:t>and</w:t>
      </w:r>
      <w:r>
        <w:rPr>
          <w:spacing w:val="-3"/>
          <w:w w:val="115"/>
        </w:rPr>
        <w:t xml:space="preserve"> </w:t>
      </w:r>
      <w:r>
        <w:rPr>
          <w:w w:val="115"/>
        </w:rPr>
        <w:t>future</w:t>
      </w:r>
      <w:r>
        <w:rPr>
          <w:spacing w:val="-3"/>
          <w:w w:val="115"/>
        </w:rPr>
        <w:t xml:space="preserve"> </w:t>
      </w:r>
      <w:r>
        <w:rPr>
          <w:w w:val="115"/>
        </w:rPr>
        <w:t>plans (34% and 37%, respectively).</w:t>
      </w: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这项关于组织内人工智能技术使用情况的调查揭示了不同人工智能系统的采用不同的模式。49%的受访者目前正在使用大型语言模型，而35%的受访者计划在未来两年内使用，14%的受访者没有采用大型语言模型的计划。当前使用和未来规划的趋势在其他</w:t>
      </w:r>
      <w:ins w:id="163" w:author="张家齐" w:date="2024-05-14T10:21:25Z">
        <w:r>
          <w:rPr>
            <w:rFonts w:hint="eastAsia" w:ascii="黑体" w:hAnsi="黑体" w:eastAsia="黑体" w:cs="黑体"/>
            <w:color w:val="000000"/>
            <w:kern w:val="0"/>
            <w:sz w:val="20"/>
            <w:szCs w:val="20"/>
            <w:lang w:val="en-US" w:eastAsia="zh-CN" w:bidi="ar"/>
          </w:rPr>
          <w:t>AI</w:t>
        </w:r>
      </w:ins>
      <w:r>
        <w:rPr>
          <w:rFonts w:hint="eastAsia" w:ascii="黑体" w:hAnsi="黑体" w:eastAsia="黑体" w:cs="黑体"/>
          <w:color w:val="000000"/>
          <w:kern w:val="0"/>
          <w:sz w:val="20"/>
          <w:szCs w:val="20"/>
          <w:lang w:val="en-US" w:eastAsia="zh-CN" w:bidi="ar"/>
        </w:rPr>
        <w:t>技术中</w:t>
      </w:r>
      <w:ins w:id="164" w:author="张家齐" w:date="2024-05-14T10:21:18Z">
        <w:r>
          <w:rPr>
            <w:rFonts w:hint="eastAsia" w:ascii="黑体" w:hAnsi="黑体" w:eastAsia="黑体" w:cs="黑体"/>
            <w:color w:val="000000"/>
            <w:kern w:val="0"/>
            <w:sz w:val="20"/>
            <w:szCs w:val="20"/>
            <w:lang w:val="en-US" w:eastAsia="zh-CN" w:bidi="ar"/>
          </w:rPr>
          <w:t>也</w:t>
        </w:r>
      </w:ins>
      <w:r>
        <w:rPr>
          <w:rFonts w:hint="eastAsia" w:ascii="黑体" w:hAnsi="黑体" w:eastAsia="黑体" w:cs="黑体"/>
          <w:color w:val="000000"/>
          <w:kern w:val="0"/>
          <w:sz w:val="20"/>
          <w:szCs w:val="20"/>
          <w:lang w:val="en-US" w:eastAsia="zh-CN" w:bidi="ar"/>
        </w:rPr>
        <w:t>是相似的：深度学习目前有41%的人使用，40%的人规划未来使用。专家系统目前的使用率为31%，其中51%的人计划实施。机器学习和自然语言处理工具显示出当前使用（分别为39%和33%）和未来计划（分别为34%和37%）的平衡</w:t>
      </w:r>
      <w:del w:id="165" w:author="张家齐" w:date="2024-05-14T10:21:41Z">
        <w:r>
          <w:rPr>
            <w:rFonts w:hint="eastAsia" w:ascii="黑体" w:hAnsi="黑体" w:eastAsia="黑体" w:cs="黑体"/>
            <w:color w:val="000000"/>
            <w:kern w:val="0"/>
            <w:sz w:val="20"/>
            <w:szCs w:val="20"/>
            <w:lang w:val="en-US" w:eastAsia="zh-CN" w:bidi="ar"/>
          </w:rPr>
          <w:delText>组</w:delText>
        </w:r>
      </w:del>
      <w:del w:id="166" w:author="张家齐" w:date="2024-05-14T10:21:39Z">
        <w:r>
          <w:rPr>
            <w:rFonts w:hint="eastAsia" w:ascii="黑体" w:hAnsi="黑体" w:eastAsia="黑体" w:cs="黑体"/>
            <w:color w:val="000000"/>
            <w:kern w:val="0"/>
            <w:sz w:val="20"/>
            <w:szCs w:val="20"/>
            <w:lang w:val="en-US" w:eastAsia="zh-CN" w:bidi="ar"/>
          </w:rPr>
          <w:delText>合</w:delText>
        </w:r>
      </w:del>
      <w:r>
        <w:rPr>
          <w:rFonts w:hint="eastAsia" w:ascii="黑体" w:hAnsi="黑体" w:eastAsia="黑体" w:cs="黑体"/>
          <w:color w:val="000000"/>
          <w:kern w:val="0"/>
          <w:sz w:val="20"/>
          <w:szCs w:val="20"/>
          <w:lang w:val="en-US" w:eastAsia="zh-CN" w:bidi="ar"/>
        </w:rPr>
        <w:t>。</w:t>
      </w:r>
    </w:p>
    <w:p>
      <w:pPr>
        <w:pStyle w:val="6"/>
        <w:spacing w:before="5"/>
        <w:rPr>
          <w:sz w:val="22"/>
        </w:rPr>
      </w:pPr>
    </w:p>
    <w:p>
      <w:pPr>
        <w:pStyle w:val="6"/>
        <w:spacing w:before="1" w:line="276" w:lineRule="auto"/>
        <w:ind w:left="920" w:right="1734"/>
      </w:pPr>
      <w:r>
        <w:rPr>
          <w:w w:val="115"/>
        </w:rPr>
        <w:t>Interestingly, there seems to be a sense of obligation to keep pace with technological advancements, as indicated by the consistent number of respondents planning to adopt various AI technologies within two years. This could explain why 47% are planning to use Generative AI (GenAI) and 45% are looking at Robotics, despite 21% and 22% respectively having no plans to use these technologies. This highlights a potential trend where organizations feel the need to stay</w:t>
      </w:r>
      <w:r>
        <w:rPr>
          <w:spacing w:val="-8"/>
          <w:w w:val="115"/>
        </w:rPr>
        <w:t xml:space="preserve"> </w:t>
      </w:r>
      <w:r>
        <w:rPr>
          <w:w w:val="115"/>
        </w:rPr>
        <w:t>technologically</w:t>
      </w:r>
      <w:r>
        <w:rPr>
          <w:spacing w:val="-8"/>
          <w:w w:val="115"/>
        </w:rPr>
        <w:t xml:space="preserve"> </w:t>
      </w:r>
      <w:r>
        <w:rPr>
          <w:w w:val="115"/>
        </w:rPr>
        <w:t>relevant,</w:t>
      </w:r>
      <w:r>
        <w:rPr>
          <w:spacing w:val="-8"/>
          <w:w w:val="115"/>
        </w:rPr>
        <w:t xml:space="preserve"> </w:t>
      </w:r>
      <w:r>
        <w:rPr>
          <w:w w:val="115"/>
        </w:rPr>
        <w:t>even</w:t>
      </w:r>
      <w:r>
        <w:rPr>
          <w:spacing w:val="-8"/>
          <w:w w:val="115"/>
        </w:rPr>
        <w:t xml:space="preserve"> </w:t>
      </w:r>
      <w:r>
        <w:rPr>
          <w:w w:val="115"/>
        </w:rPr>
        <w:t>if</w:t>
      </w:r>
      <w:r>
        <w:rPr>
          <w:spacing w:val="-8"/>
          <w:w w:val="115"/>
        </w:rPr>
        <w:t xml:space="preserve"> </w:t>
      </w:r>
      <w:r>
        <w:rPr>
          <w:w w:val="115"/>
        </w:rPr>
        <w:t>they</w:t>
      </w:r>
      <w:r>
        <w:rPr>
          <w:spacing w:val="-8"/>
          <w:w w:val="115"/>
        </w:rPr>
        <w:t xml:space="preserve"> </w:t>
      </w:r>
      <w:r>
        <w:rPr>
          <w:w w:val="115"/>
        </w:rPr>
        <w:t>currently</w:t>
      </w:r>
      <w:r>
        <w:rPr>
          <w:spacing w:val="-8"/>
          <w:w w:val="115"/>
        </w:rPr>
        <w:t xml:space="preserve"> </w:t>
      </w:r>
      <w:r>
        <w:rPr>
          <w:w w:val="115"/>
        </w:rPr>
        <w:t>do</w:t>
      </w:r>
      <w:r>
        <w:rPr>
          <w:spacing w:val="-8"/>
          <w:w w:val="115"/>
        </w:rPr>
        <w:t xml:space="preserve"> </w:t>
      </w:r>
      <w:r>
        <w:rPr>
          <w:w w:val="115"/>
        </w:rPr>
        <w:t>not</w:t>
      </w:r>
      <w:r>
        <w:rPr>
          <w:spacing w:val="-8"/>
          <w:w w:val="115"/>
        </w:rPr>
        <w:t xml:space="preserve"> </w:t>
      </w:r>
      <w:r>
        <w:rPr>
          <w:w w:val="115"/>
        </w:rPr>
        <w:t>see</w:t>
      </w:r>
      <w:r>
        <w:rPr>
          <w:spacing w:val="-8"/>
          <w:w w:val="115"/>
        </w:rPr>
        <w:t xml:space="preserve"> </w:t>
      </w:r>
      <w:r>
        <w:rPr>
          <w:w w:val="115"/>
        </w:rPr>
        <w:t>an</w:t>
      </w:r>
      <w:r>
        <w:rPr>
          <w:spacing w:val="-8"/>
          <w:w w:val="115"/>
        </w:rPr>
        <w:t xml:space="preserve"> </w:t>
      </w:r>
      <w:r>
        <w:rPr>
          <w:w w:val="115"/>
        </w:rPr>
        <w:t>immediate</w:t>
      </w:r>
      <w:r>
        <w:rPr>
          <w:spacing w:val="-8"/>
          <w:w w:val="115"/>
        </w:rPr>
        <w:t xml:space="preserve"> </w:t>
      </w:r>
      <w:r>
        <w:rPr>
          <w:w w:val="115"/>
        </w:rPr>
        <w:t>application</w:t>
      </w:r>
      <w:r>
        <w:rPr>
          <w:spacing w:val="-8"/>
          <w:w w:val="115"/>
        </w:rPr>
        <w:t xml:space="preserve"> </w:t>
      </w:r>
      <w:r>
        <w:rPr>
          <w:w w:val="115"/>
        </w:rPr>
        <w:t>for</w:t>
      </w:r>
      <w:r>
        <w:rPr>
          <w:spacing w:val="-8"/>
          <w:w w:val="115"/>
        </w:rPr>
        <w:t xml:space="preserve"> </w:t>
      </w:r>
      <w:r>
        <w:rPr>
          <w:w w:val="115"/>
        </w:rPr>
        <w:t>these</w:t>
      </w:r>
    </w:p>
    <w:p>
      <w:pPr>
        <w:spacing w:after="0" w:line="276" w:lineRule="auto"/>
        <w:sectPr>
          <w:type w:val="continuous"/>
          <w:pgSz w:w="12240" w:h="15840"/>
          <w:pgMar w:top="1500" w:right="0" w:bottom="280" w:left="520" w:header="0" w:footer="675" w:gutter="0"/>
          <w:cols w:space="720" w:num="1"/>
        </w:sectPr>
      </w:pPr>
    </w:p>
    <w:p>
      <w:pPr>
        <w:pStyle w:val="6"/>
        <w:spacing w:before="172" w:line="276" w:lineRule="auto"/>
        <w:ind w:left="920"/>
      </w:pPr>
      <w:r>
        <w:rPr>
          <w:w w:val="115"/>
        </w:rPr>
        <w:t>AI systems. Additionally, there’s a perceptible discrepancy</w:t>
      </w:r>
      <w:r>
        <w:rPr>
          <w:spacing w:val="-13"/>
          <w:w w:val="115"/>
        </w:rPr>
        <w:t xml:space="preserve"> </w:t>
      </w:r>
      <w:r>
        <w:rPr>
          <w:w w:val="115"/>
        </w:rPr>
        <w:t>between</w:t>
      </w:r>
      <w:r>
        <w:rPr>
          <w:spacing w:val="-13"/>
          <w:w w:val="115"/>
        </w:rPr>
        <w:t xml:space="preserve"> </w:t>
      </w:r>
      <w:r>
        <w:rPr>
          <w:w w:val="115"/>
        </w:rPr>
        <w:t>C-level executives and staff in their understanding of AI usage within their organizations.</w:t>
      </w:r>
    </w:p>
    <w:p>
      <w:pPr>
        <w:pStyle w:val="6"/>
        <w:spacing w:line="276" w:lineRule="auto"/>
        <w:ind w:left="920"/>
      </w:pPr>
      <w:r>
        <w:rPr>
          <w:w w:val="115"/>
        </w:rPr>
        <w:t xml:space="preserve">C-level executives tend to report higher current use of these tools, whereas staff members are more inclined to </w:t>
      </w:r>
      <w:r>
        <w:rPr>
          <w:spacing w:val="-2"/>
          <w:w w:val="115"/>
        </w:rPr>
        <w:t>believe</w:t>
      </w:r>
      <w:r>
        <w:rPr>
          <w:spacing w:val="-6"/>
          <w:w w:val="115"/>
        </w:rPr>
        <w:t xml:space="preserve"> </w:t>
      </w:r>
      <w:r>
        <w:rPr>
          <w:spacing w:val="-2"/>
          <w:w w:val="115"/>
        </w:rPr>
        <w:t>that</w:t>
      </w:r>
      <w:r>
        <w:rPr>
          <w:spacing w:val="-6"/>
          <w:w w:val="115"/>
        </w:rPr>
        <w:t xml:space="preserve"> </w:t>
      </w:r>
      <w:r>
        <w:rPr>
          <w:spacing w:val="-2"/>
          <w:w w:val="115"/>
        </w:rPr>
        <w:t>their</w:t>
      </w:r>
      <w:r>
        <w:rPr>
          <w:spacing w:val="-6"/>
          <w:w w:val="115"/>
        </w:rPr>
        <w:t xml:space="preserve"> </w:t>
      </w:r>
      <w:r>
        <w:rPr>
          <w:spacing w:val="-2"/>
          <w:w w:val="115"/>
        </w:rPr>
        <w:t xml:space="preserve">organizations </w:t>
      </w:r>
      <w:r>
        <w:rPr>
          <w:w w:val="115"/>
        </w:rPr>
        <w:t>are planning to adopt these technologies in the next</w:t>
      </w:r>
    </w:p>
    <w:p>
      <w:pPr>
        <w:pStyle w:val="6"/>
        <w:spacing w:line="276" w:lineRule="auto"/>
        <w:ind w:left="920" w:right="75"/>
      </w:pPr>
      <w:r>
        <w:rPr>
          <w:w w:val="115"/>
        </w:rPr>
        <w:t>two years. This difference suggests a gap in awareness or</w:t>
      </w:r>
      <w:r>
        <w:rPr>
          <w:spacing w:val="-11"/>
          <w:w w:val="115"/>
        </w:rPr>
        <w:t xml:space="preserve"> </w:t>
      </w:r>
      <w:r>
        <w:rPr>
          <w:w w:val="115"/>
        </w:rPr>
        <w:t>communication</w:t>
      </w:r>
      <w:r>
        <w:rPr>
          <w:spacing w:val="-11"/>
          <w:w w:val="115"/>
        </w:rPr>
        <w:t xml:space="preserve"> </w:t>
      </w:r>
      <w:r>
        <w:rPr>
          <w:w w:val="115"/>
        </w:rPr>
        <w:t>about</w:t>
      </w:r>
      <w:r>
        <w:rPr>
          <w:spacing w:val="-11"/>
          <w:w w:val="115"/>
        </w:rPr>
        <w:t xml:space="preserve"> </w:t>
      </w:r>
      <w:r>
        <w:rPr>
          <w:w w:val="115"/>
        </w:rPr>
        <w:t>the actual</w:t>
      </w:r>
      <w:r>
        <w:rPr>
          <w:spacing w:val="-12"/>
          <w:w w:val="115"/>
        </w:rPr>
        <w:t xml:space="preserve"> </w:t>
      </w:r>
      <w:r>
        <w:rPr>
          <w:w w:val="115"/>
        </w:rPr>
        <w:t>stage</w:t>
      </w:r>
      <w:r>
        <w:rPr>
          <w:spacing w:val="-12"/>
          <w:w w:val="115"/>
        </w:rPr>
        <w:t xml:space="preserve"> </w:t>
      </w:r>
      <w:r>
        <w:rPr>
          <w:w w:val="115"/>
        </w:rPr>
        <w:t>of</w:t>
      </w:r>
      <w:r>
        <w:rPr>
          <w:spacing w:val="-12"/>
          <w:w w:val="115"/>
        </w:rPr>
        <w:t xml:space="preserve"> </w:t>
      </w:r>
      <w:r>
        <w:rPr>
          <w:w w:val="115"/>
        </w:rPr>
        <w:t>AI</w:t>
      </w:r>
      <w:r>
        <w:rPr>
          <w:spacing w:val="-12"/>
          <w:w w:val="115"/>
        </w:rPr>
        <w:t xml:space="preserve"> </w:t>
      </w:r>
      <w:r>
        <w:rPr>
          <w:w w:val="115"/>
        </w:rPr>
        <w:t>integration within their organizations.</w:t>
      </w:r>
    </w:p>
    <w:p>
      <w:pPr>
        <w:spacing w:before="9" w:after="25" w:line="240" w:lineRule="auto"/>
        <w:rPr>
          <w:sz w:val="14"/>
        </w:rPr>
      </w:pPr>
      <w:r>
        <w:br w:type="column"/>
      </w:r>
    </w:p>
    <w:p>
      <w:pPr>
        <w:pStyle w:val="6"/>
        <w:ind w:left="319"/>
      </w:pPr>
      <w:r>
        <mc:AlternateContent>
          <mc:Choice Requires="wps">
            <w:drawing>
              <wp:inline distT="0" distB="0" distL="114300" distR="114300">
                <wp:extent cx="3886835" cy="566420"/>
                <wp:effectExtent l="0" t="0" r="12065" b="5080"/>
                <wp:docPr id="399" name="文本框 399"/>
                <wp:cNvGraphicFramePr/>
                <a:graphic xmlns:a="http://schemas.openxmlformats.org/drawingml/2006/main">
                  <a:graphicData uri="http://schemas.microsoft.com/office/word/2010/wordprocessingShape">
                    <wps:wsp>
                      <wps:cNvSpPr txBox="1"/>
                      <wps:spPr>
                        <a:xfrm>
                          <a:off x="0" y="0"/>
                          <a:ext cx="3886835" cy="566420"/>
                        </a:xfrm>
                        <a:prstGeom prst="rect">
                          <a:avLst/>
                        </a:prstGeom>
                        <a:solidFill>
                          <a:srgbClr val="EEF3F8"/>
                        </a:solidFill>
                        <a:ln>
                          <a:noFill/>
                        </a:ln>
                      </wps:spPr>
                      <wps:txbx>
                        <w:txbxContent>
                          <w:p>
                            <w:pPr>
                              <w:spacing w:before="57" w:line="278" w:lineRule="auto"/>
                              <w:ind w:left="1670" w:right="0" w:hanging="1401"/>
                              <w:jc w:val="left"/>
                              <w:rPr>
                                <w:rFonts w:ascii="Verdana"/>
                                <w:i/>
                                <w:color w:val="454C5B"/>
                                <w:sz w:val="17"/>
                              </w:rPr>
                            </w:pPr>
                            <w:r>
                              <w:rPr>
                                <w:rFonts w:ascii="Verdana"/>
                                <w:i/>
                                <w:color w:val="454C5B"/>
                                <w:w w:val="90"/>
                                <w:sz w:val="17"/>
                              </w:rPr>
                              <w:t>Which</w:t>
                            </w:r>
                            <w:r>
                              <w:rPr>
                                <w:rFonts w:ascii="Verdana"/>
                                <w:i/>
                                <w:color w:val="454C5B"/>
                                <w:spacing w:val="-1"/>
                                <w:w w:val="90"/>
                                <w:sz w:val="17"/>
                              </w:rPr>
                              <w:t xml:space="preserve"> </w:t>
                            </w:r>
                            <w:r>
                              <w:rPr>
                                <w:rFonts w:ascii="Verdana"/>
                                <w:i/>
                                <w:color w:val="454C5B"/>
                                <w:w w:val="90"/>
                                <w:sz w:val="17"/>
                              </w:rPr>
                              <w:t>of</w:t>
                            </w:r>
                            <w:r>
                              <w:rPr>
                                <w:rFonts w:ascii="Verdana"/>
                                <w:i/>
                                <w:color w:val="454C5B"/>
                                <w:spacing w:val="-1"/>
                                <w:w w:val="90"/>
                                <w:sz w:val="17"/>
                              </w:rPr>
                              <w:t xml:space="preserve"> </w:t>
                            </w:r>
                            <w:r>
                              <w:rPr>
                                <w:rFonts w:ascii="Verdana"/>
                                <w:i/>
                                <w:color w:val="454C5B"/>
                                <w:w w:val="90"/>
                                <w:sz w:val="17"/>
                              </w:rPr>
                              <w:t>the</w:t>
                            </w:r>
                            <w:r>
                              <w:rPr>
                                <w:rFonts w:ascii="Verdana"/>
                                <w:i/>
                                <w:color w:val="454C5B"/>
                                <w:spacing w:val="-1"/>
                                <w:w w:val="90"/>
                                <w:sz w:val="17"/>
                              </w:rPr>
                              <w:t xml:space="preserve"> </w:t>
                            </w:r>
                            <w:r>
                              <w:rPr>
                                <w:rFonts w:ascii="Verdana"/>
                                <w:i/>
                                <w:color w:val="454C5B"/>
                                <w:w w:val="90"/>
                                <w:sz w:val="17"/>
                              </w:rPr>
                              <w:t>following</w:t>
                            </w:r>
                            <w:r>
                              <w:rPr>
                                <w:rFonts w:ascii="Verdana"/>
                                <w:i/>
                                <w:color w:val="454C5B"/>
                                <w:spacing w:val="-1"/>
                                <w:w w:val="90"/>
                                <w:sz w:val="17"/>
                              </w:rPr>
                              <w:t xml:space="preserve"> </w:t>
                            </w:r>
                            <w:r>
                              <w:rPr>
                                <w:rFonts w:ascii="Verdana"/>
                                <w:i/>
                                <w:color w:val="454C5B"/>
                                <w:w w:val="90"/>
                                <w:sz w:val="17"/>
                              </w:rPr>
                              <w:t>AI</w:t>
                            </w:r>
                            <w:r>
                              <w:rPr>
                                <w:rFonts w:ascii="Verdana"/>
                                <w:i/>
                                <w:color w:val="454C5B"/>
                                <w:spacing w:val="-1"/>
                                <w:w w:val="90"/>
                                <w:sz w:val="17"/>
                              </w:rPr>
                              <w:t xml:space="preserve"> </w:t>
                            </w:r>
                            <w:r>
                              <w:rPr>
                                <w:rFonts w:ascii="Verdana"/>
                                <w:i/>
                                <w:color w:val="454C5B"/>
                                <w:w w:val="90"/>
                                <w:sz w:val="17"/>
                              </w:rPr>
                              <w:t>technologies</w:t>
                            </w:r>
                            <w:r>
                              <w:rPr>
                                <w:rFonts w:ascii="Verdana"/>
                                <w:i/>
                                <w:color w:val="454C5B"/>
                                <w:spacing w:val="-1"/>
                                <w:w w:val="90"/>
                                <w:sz w:val="17"/>
                              </w:rPr>
                              <w:t xml:space="preserve"> </w:t>
                            </w:r>
                            <w:r>
                              <w:rPr>
                                <w:rFonts w:ascii="Verdana"/>
                                <w:i/>
                                <w:color w:val="454C5B"/>
                                <w:w w:val="90"/>
                                <w:sz w:val="17"/>
                              </w:rPr>
                              <w:t>or</w:t>
                            </w:r>
                            <w:r>
                              <w:rPr>
                                <w:rFonts w:ascii="Verdana"/>
                                <w:i/>
                                <w:color w:val="454C5B"/>
                                <w:spacing w:val="-1"/>
                                <w:w w:val="90"/>
                                <w:sz w:val="17"/>
                              </w:rPr>
                              <w:t xml:space="preserve"> </w:t>
                            </w:r>
                            <w:r>
                              <w:rPr>
                                <w:rFonts w:ascii="Verdana"/>
                                <w:i/>
                                <w:color w:val="454C5B"/>
                                <w:w w:val="90"/>
                                <w:sz w:val="17"/>
                              </w:rPr>
                              <w:t>systems</w:t>
                            </w:r>
                            <w:r>
                              <w:rPr>
                                <w:rFonts w:ascii="Verdana"/>
                                <w:i/>
                                <w:color w:val="454C5B"/>
                                <w:spacing w:val="-1"/>
                                <w:w w:val="90"/>
                                <w:sz w:val="17"/>
                              </w:rPr>
                              <w:t xml:space="preserve"> </w:t>
                            </w:r>
                            <w:r>
                              <w:rPr>
                                <w:rFonts w:ascii="Verdana"/>
                                <w:i/>
                                <w:color w:val="454C5B"/>
                                <w:w w:val="90"/>
                                <w:sz w:val="17"/>
                              </w:rPr>
                              <w:t>are</w:t>
                            </w:r>
                            <w:r>
                              <w:rPr>
                                <w:rFonts w:ascii="Verdana"/>
                                <w:i/>
                                <w:color w:val="454C5B"/>
                                <w:spacing w:val="-1"/>
                                <w:w w:val="90"/>
                                <w:sz w:val="17"/>
                              </w:rPr>
                              <w:t xml:space="preserve"> </w:t>
                            </w:r>
                            <w:r>
                              <w:rPr>
                                <w:rFonts w:ascii="Verdana"/>
                                <w:i/>
                                <w:color w:val="454C5B"/>
                                <w:w w:val="90"/>
                                <w:sz w:val="17"/>
                              </w:rPr>
                              <w:t>you</w:t>
                            </w:r>
                            <w:r>
                              <w:rPr>
                                <w:rFonts w:ascii="Verdana"/>
                                <w:i/>
                                <w:color w:val="454C5B"/>
                                <w:spacing w:val="-1"/>
                                <w:w w:val="90"/>
                                <w:sz w:val="17"/>
                              </w:rPr>
                              <w:t xml:space="preserve"> </w:t>
                            </w:r>
                            <w:r>
                              <w:rPr>
                                <w:rFonts w:ascii="Verdana"/>
                                <w:i/>
                                <w:color w:val="454C5B"/>
                                <w:w w:val="90"/>
                                <w:sz w:val="17"/>
                              </w:rPr>
                              <w:t>using</w:t>
                            </w:r>
                            <w:r>
                              <w:rPr>
                                <w:rFonts w:ascii="Verdana"/>
                                <w:i/>
                                <w:color w:val="454C5B"/>
                                <w:spacing w:val="-1"/>
                                <w:w w:val="90"/>
                                <w:sz w:val="17"/>
                              </w:rPr>
                              <w:t xml:space="preserve"> </w:t>
                            </w:r>
                            <w:r>
                              <w:rPr>
                                <w:rFonts w:ascii="Verdana"/>
                                <w:i/>
                                <w:color w:val="454C5B"/>
                                <w:w w:val="90"/>
                                <w:sz w:val="17"/>
                              </w:rPr>
                              <w:t>in</w:t>
                            </w:r>
                            <w:r>
                              <w:rPr>
                                <w:rFonts w:ascii="Verdana"/>
                                <w:i/>
                                <w:color w:val="454C5B"/>
                                <w:spacing w:val="-1"/>
                                <w:w w:val="90"/>
                                <w:sz w:val="17"/>
                              </w:rPr>
                              <w:t xml:space="preserve"> </w:t>
                            </w:r>
                            <w:r>
                              <w:rPr>
                                <w:rFonts w:ascii="Verdana"/>
                                <w:i/>
                                <w:color w:val="454C5B"/>
                                <w:w w:val="90"/>
                                <w:sz w:val="17"/>
                              </w:rPr>
                              <w:t xml:space="preserve">your </w:t>
                            </w:r>
                            <w:r>
                              <w:rPr>
                                <w:rFonts w:ascii="Verdana"/>
                                <w:i/>
                                <w:color w:val="454C5B"/>
                                <w:sz w:val="17"/>
                              </w:rPr>
                              <w:t>organization? (Select all that apply)</w:t>
                            </w:r>
                          </w:p>
                          <w:p>
                            <w:pPr>
                              <w:spacing w:before="57" w:line="278" w:lineRule="auto"/>
                              <w:ind w:left="1670" w:right="0" w:hanging="1401"/>
                              <w:jc w:val="left"/>
                              <w:rPr>
                                <w:rFonts w:ascii="Verdana"/>
                                <w:i/>
                                <w:color w:val="000000"/>
                                <w:sz w:val="17"/>
                              </w:rPr>
                            </w:pPr>
                            <w:r>
                              <w:rPr>
                                <w:rFonts w:hint="eastAsia" w:ascii="Verdana"/>
                                <w:i/>
                                <w:color w:val="454C5B"/>
                                <w:sz w:val="17"/>
                              </w:rPr>
                              <w:t>您在组织中使用以下哪种人工智能技术或系统？（选择所有适用项）</w:t>
                            </w:r>
                          </w:p>
                        </w:txbxContent>
                      </wps:txbx>
                      <wps:bodyPr lIns="0" tIns="0" rIns="0" bIns="0" upright="1"/>
                    </wps:wsp>
                  </a:graphicData>
                </a:graphic>
              </wp:inline>
            </w:drawing>
          </mc:Choice>
          <mc:Fallback>
            <w:pict>
              <v:shape id="_x0000_s1026" o:spid="_x0000_s1026" o:spt="202" type="#_x0000_t202" style="height:44.6pt;width:306.05pt;" fillcolor="#EEF3F8" filled="t" stroked="f" coordsize="21600,21600" o:gfxdata="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DbJ+b7TAAAABAEAAA8AAAAAAAAAAQAgAAAA&#10;IgAAAGRycy9kb3ducmV2LnhtbFBLAQIUABQAAAAIAIdO4kALh7ys1wEAAJ8DAAAOAAAAAAAAAAEA&#10;IAAAACIBAABkcnMvZTJvRG9jLnhtbFBLBQYAAAAABgAGAFkBAABrBQAAAAA=&#10;">
                <v:fill on="t" focussize="0,0"/>
                <v:stroke on="f"/>
                <v:imagedata o:title=""/>
                <o:lock v:ext="edit" aspectratio="f"/>
                <v:textbox inset="0mm,0mm,0mm,0mm">
                  <w:txbxContent>
                    <w:p>
                      <w:pPr>
                        <w:spacing w:before="57" w:line="278" w:lineRule="auto"/>
                        <w:ind w:left="1670" w:right="0" w:hanging="1401"/>
                        <w:jc w:val="left"/>
                        <w:rPr>
                          <w:rFonts w:ascii="Verdana"/>
                          <w:i/>
                          <w:color w:val="454C5B"/>
                          <w:sz w:val="17"/>
                        </w:rPr>
                      </w:pPr>
                      <w:r>
                        <w:rPr>
                          <w:rFonts w:ascii="Verdana"/>
                          <w:i/>
                          <w:color w:val="454C5B"/>
                          <w:w w:val="90"/>
                          <w:sz w:val="17"/>
                        </w:rPr>
                        <w:t>Which</w:t>
                      </w:r>
                      <w:r>
                        <w:rPr>
                          <w:rFonts w:ascii="Verdana"/>
                          <w:i/>
                          <w:color w:val="454C5B"/>
                          <w:spacing w:val="-1"/>
                          <w:w w:val="90"/>
                          <w:sz w:val="17"/>
                        </w:rPr>
                        <w:t xml:space="preserve"> </w:t>
                      </w:r>
                      <w:r>
                        <w:rPr>
                          <w:rFonts w:ascii="Verdana"/>
                          <w:i/>
                          <w:color w:val="454C5B"/>
                          <w:w w:val="90"/>
                          <w:sz w:val="17"/>
                        </w:rPr>
                        <w:t>of</w:t>
                      </w:r>
                      <w:r>
                        <w:rPr>
                          <w:rFonts w:ascii="Verdana"/>
                          <w:i/>
                          <w:color w:val="454C5B"/>
                          <w:spacing w:val="-1"/>
                          <w:w w:val="90"/>
                          <w:sz w:val="17"/>
                        </w:rPr>
                        <w:t xml:space="preserve"> </w:t>
                      </w:r>
                      <w:r>
                        <w:rPr>
                          <w:rFonts w:ascii="Verdana"/>
                          <w:i/>
                          <w:color w:val="454C5B"/>
                          <w:w w:val="90"/>
                          <w:sz w:val="17"/>
                        </w:rPr>
                        <w:t>the</w:t>
                      </w:r>
                      <w:r>
                        <w:rPr>
                          <w:rFonts w:ascii="Verdana"/>
                          <w:i/>
                          <w:color w:val="454C5B"/>
                          <w:spacing w:val="-1"/>
                          <w:w w:val="90"/>
                          <w:sz w:val="17"/>
                        </w:rPr>
                        <w:t xml:space="preserve"> </w:t>
                      </w:r>
                      <w:r>
                        <w:rPr>
                          <w:rFonts w:ascii="Verdana"/>
                          <w:i/>
                          <w:color w:val="454C5B"/>
                          <w:w w:val="90"/>
                          <w:sz w:val="17"/>
                        </w:rPr>
                        <w:t>following</w:t>
                      </w:r>
                      <w:r>
                        <w:rPr>
                          <w:rFonts w:ascii="Verdana"/>
                          <w:i/>
                          <w:color w:val="454C5B"/>
                          <w:spacing w:val="-1"/>
                          <w:w w:val="90"/>
                          <w:sz w:val="17"/>
                        </w:rPr>
                        <w:t xml:space="preserve"> </w:t>
                      </w:r>
                      <w:r>
                        <w:rPr>
                          <w:rFonts w:ascii="Verdana"/>
                          <w:i/>
                          <w:color w:val="454C5B"/>
                          <w:w w:val="90"/>
                          <w:sz w:val="17"/>
                        </w:rPr>
                        <w:t>AI</w:t>
                      </w:r>
                      <w:r>
                        <w:rPr>
                          <w:rFonts w:ascii="Verdana"/>
                          <w:i/>
                          <w:color w:val="454C5B"/>
                          <w:spacing w:val="-1"/>
                          <w:w w:val="90"/>
                          <w:sz w:val="17"/>
                        </w:rPr>
                        <w:t xml:space="preserve"> </w:t>
                      </w:r>
                      <w:r>
                        <w:rPr>
                          <w:rFonts w:ascii="Verdana"/>
                          <w:i/>
                          <w:color w:val="454C5B"/>
                          <w:w w:val="90"/>
                          <w:sz w:val="17"/>
                        </w:rPr>
                        <w:t>technologies</w:t>
                      </w:r>
                      <w:r>
                        <w:rPr>
                          <w:rFonts w:ascii="Verdana"/>
                          <w:i/>
                          <w:color w:val="454C5B"/>
                          <w:spacing w:val="-1"/>
                          <w:w w:val="90"/>
                          <w:sz w:val="17"/>
                        </w:rPr>
                        <w:t xml:space="preserve"> </w:t>
                      </w:r>
                      <w:r>
                        <w:rPr>
                          <w:rFonts w:ascii="Verdana"/>
                          <w:i/>
                          <w:color w:val="454C5B"/>
                          <w:w w:val="90"/>
                          <w:sz w:val="17"/>
                        </w:rPr>
                        <w:t>or</w:t>
                      </w:r>
                      <w:r>
                        <w:rPr>
                          <w:rFonts w:ascii="Verdana"/>
                          <w:i/>
                          <w:color w:val="454C5B"/>
                          <w:spacing w:val="-1"/>
                          <w:w w:val="90"/>
                          <w:sz w:val="17"/>
                        </w:rPr>
                        <w:t xml:space="preserve"> </w:t>
                      </w:r>
                      <w:r>
                        <w:rPr>
                          <w:rFonts w:ascii="Verdana"/>
                          <w:i/>
                          <w:color w:val="454C5B"/>
                          <w:w w:val="90"/>
                          <w:sz w:val="17"/>
                        </w:rPr>
                        <w:t>systems</w:t>
                      </w:r>
                      <w:r>
                        <w:rPr>
                          <w:rFonts w:ascii="Verdana"/>
                          <w:i/>
                          <w:color w:val="454C5B"/>
                          <w:spacing w:val="-1"/>
                          <w:w w:val="90"/>
                          <w:sz w:val="17"/>
                        </w:rPr>
                        <w:t xml:space="preserve"> </w:t>
                      </w:r>
                      <w:r>
                        <w:rPr>
                          <w:rFonts w:ascii="Verdana"/>
                          <w:i/>
                          <w:color w:val="454C5B"/>
                          <w:w w:val="90"/>
                          <w:sz w:val="17"/>
                        </w:rPr>
                        <w:t>are</w:t>
                      </w:r>
                      <w:r>
                        <w:rPr>
                          <w:rFonts w:ascii="Verdana"/>
                          <w:i/>
                          <w:color w:val="454C5B"/>
                          <w:spacing w:val="-1"/>
                          <w:w w:val="90"/>
                          <w:sz w:val="17"/>
                        </w:rPr>
                        <w:t xml:space="preserve"> </w:t>
                      </w:r>
                      <w:r>
                        <w:rPr>
                          <w:rFonts w:ascii="Verdana"/>
                          <w:i/>
                          <w:color w:val="454C5B"/>
                          <w:w w:val="90"/>
                          <w:sz w:val="17"/>
                        </w:rPr>
                        <w:t>you</w:t>
                      </w:r>
                      <w:r>
                        <w:rPr>
                          <w:rFonts w:ascii="Verdana"/>
                          <w:i/>
                          <w:color w:val="454C5B"/>
                          <w:spacing w:val="-1"/>
                          <w:w w:val="90"/>
                          <w:sz w:val="17"/>
                        </w:rPr>
                        <w:t xml:space="preserve"> </w:t>
                      </w:r>
                      <w:r>
                        <w:rPr>
                          <w:rFonts w:ascii="Verdana"/>
                          <w:i/>
                          <w:color w:val="454C5B"/>
                          <w:w w:val="90"/>
                          <w:sz w:val="17"/>
                        </w:rPr>
                        <w:t>using</w:t>
                      </w:r>
                      <w:r>
                        <w:rPr>
                          <w:rFonts w:ascii="Verdana"/>
                          <w:i/>
                          <w:color w:val="454C5B"/>
                          <w:spacing w:val="-1"/>
                          <w:w w:val="90"/>
                          <w:sz w:val="17"/>
                        </w:rPr>
                        <w:t xml:space="preserve"> </w:t>
                      </w:r>
                      <w:r>
                        <w:rPr>
                          <w:rFonts w:ascii="Verdana"/>
                          <w:i/>
                          <w:color w:val="454C5B"/>
                          <w:w w:val="90"/>
                          <w:sz w:val="17"/>
                        </w:rPr>
                        <w:t>in</w:t>
                      </w:r>
                      <w:r>
                        <w:rPr>
                          <w:rFonts w:ascii="Verdana"/>
                          <w:i/>
                          <w:color w:val="454C5B"/>
                          <w:spacing w:val="-1"/>
                          <w:w w:val="90"/>
                          <w:sz w:val="17"/>
                        </w:rPr>
                        <w:t xml:space="preserve"> </w:t>
                      </w:r>
                      <w:r>
                        <w:rPr>
                          <w:rFonts w:ascii="Verdana"/>
                          <w:i/>
                          <w:color w:val="454C5B"/>
                          <w:w w:val="90"/>
                          <w:sz w:val="17"/>
                        </w:rPr>
                        <w:t xml:space="preserve">your </w:t>
                      </w:r>
                      <w:r>
                        <w:rPr>
                          <w:rFonts w:ascii="Verdana"/>
                          <w:i/>
                          <w:color w:val="454C5B"/>
                          <w:sz w:val="17"/>
                        </w:rPr>
                        <w:t>organization? (Select all that apply)</w:t>
                      </w:r>
                    </w:p>
                    <w:p>
                      <w:pPr>
                        <w:spacing w:before="57" w:line="278" w:lineRule="auto"/>
                        <w:ind w:left="1670" w:right="0" w:hanging="1401"/>
                        <w:jc w:val="left"/>
                        <w:rPr>
                          <w:rFonts w:ascii="Verdana"/>
                          <w:i/>
                          <w:color w:val="000000"/>
                          <w:sz w:val="17"/>
                        </w:rPr>
                      </w:pPr>
                      <w:r>
                        <w:rPr>
                          <w:rFonts w:hint="eastAsia" w:ascii="Verdana"/>
                          <w:i/>
                          <w:color w:val="454C5B"/>
                          <w:sz w:val="17"/>
                        </w:rPr>
                        <w:t>您在组织中使用以下哪种人工智能技术或系统？（选择所有适用项）</w:t>
                      </w:r>
                    </w:p>
                  </w:txbxContent>
                </v:textbox>
                <w10:wrap type="none"/>
                <w10:anchorlock/>
              </v:shape>
            </w:pict>
          </mc:Fallback>
        </mc:AlternateContent>
      </w:r>
    </w:p>
    <w:p>
      <w:pPr>
        <w:pStyle w:val="6"/>
        <w:spacing w:before="2"/>
        <w:rPr>
          <w:sz w:val="19"/>
        </w:rPr>
      </w:pPr>
    </w:p>
    <w:p>
      <w:pPr>
        <w:spacing w:before="0"/>
        <w:ind w:left="318" w:right="0" w:firstLine="0"/>
        <w:jc w:val="left"/>
        <w:rPr>
          <w:rFonts w:hint="default" w:eastAsia="宋体"/>
          <w:sz w:val="14"/>
          <w:lang w:val="en-US" w:eastAsia="zh-CN"/>
        </w:rPr>
      </w:pPr>
      <w:r>
        <w:rPr>
          <w:w w:val="115"/>
          <w:sz w:val="14"/>
        </w:rPr>
        <w:t>LLM</w:t>
      </w:r>
      <w:r>
        <w:rPr>
          <w:spacing w:val="-9"/>
          <w:w w:val="115"/>
          <w:sz w:val="14"/>
        </w:rPr>
        <w:t xml:space="preserve"> </w:t>
      </w:r>
      <w:r>
        <w:rPr>
          <w:w w:val="115"/>
          <w:sz w:val="14"/>
        </w:rPr>
        <w:t>(Language</w:t>
      </w:r>
      <w:r>
        <w:rPr>
          <w:spacing w:val="-8"/>
          <w:w w:val="115"/>
          <w:sz w:val="14"/>
        </w:rPr>
        <w:t xml:space="preserve"> </w:t>
      </w:r>
      <w:r>
        <w:rPr>
          <w:w w:val="115"/>
          <w:sz w:val="14"/>
        </w:rPr>
        <w:t>Models</w:t>
      </w:r>
      <w:r>
        <w:rPr>
          <w:spacing w:val="-9"/>
          <w:w w:val="115"/>
          <w:sz w:val="14"/>
        </w:rPr>
        <w:t xml:space="preserve"> </w:t>
      </w:r>
      <w:r>
        <w:rPr>
          <w:w w:val="115"/>
          <w:sz w:val="14"/>
        </w:rPr>
        <w:t>like</w:t>
      </w:r>
      <w:r>
        <w:rPr>
          <w:spacing w:val="-8"/>
          <w:w w:val="115"/>
          <w:sz w:val="14"/>
        </w:rPr>
        <w:t xml:space="preserve"> </w:t>
      </w:r>
      <w:r>
        <w:rPr>
          <w:w w:val="115"/>
          <w:sz w:val="14"/>
        </w:rPr>
        <w:t>GPT-3</w:t>
      </w:r>
      <w:r>
        <w:rPr>
          <w:spacing w:val="-8"/>
          <w:w w:val="115"/>
          <w:sz w:val="14"/>
        </w:rPr>
        <w:t xml:space="preserve"> </w:t>
      </w:r>
      <w:r>
        <w:rPr>
          <w:w w:val="115"/>
          <w:sz w:val="14"/>
        </w:rPr>
        <w:t>or</w:t>
      </w:r>
      <w:r>
        <w:rPr>
          <w:spacing w:val="-9"/>
          <w:w w:val="115"/>
          <w:sz w:val="14"/>
        </w:rPr>
        <w:t xml:space="preserve"> </w:t>
      </w:r>
      <w:r>
        <w:rPr>
          <w:w w:val="115"/>
          <w:sz w:val="14"/>
        </w:rPr>
        <w:t>GPT-</w:t>
      </w:r>
      <w:r>
        <w:rPr>
          <w:spacing w:val="-5"/>
          <w:w w:val="115"/>
          <w:sz w:val="14"/>
        </w:rPr>
        <w:t>4)</w:t>
      </w:r>
      <w:r>
        <w:rPr>
          <w:rFonts w:hint="eastAsia" w:eastAsia="宋体"/>
          <w:spacing w:val="-5"/>
          <w:w w:val="115"/>
          <w:sz w:val="14"/>
          <w:lang w:val="en-US" w:eastAsia="zh-CN"/>
        </w:rPr>
        <w:t xml:space="preserve">  LLM（大语言模型如</w:t>
      </w:r>
      <w:r>
        <w:rPr>
          <w:w w:val="115"/>
          <w:sz w:val="14"/>
        </w:rPr>
        <w:t>GPT-3</w:t>
      </w:r>
      <w:r>
        <w:rPr>
          <w:spacing w:val="-8"/>
          <w:w w:val="115"/>
          <w:sz w:val="14"/>
        </w:rPr>
        <w:t xml:space="preserve"> </w:t>
      </w:r>
      <w:r>
        <w:rPr>
          <w:rFonts w:hint="eastAsia" w:eastAsia="宋体"/>
          <w:spacing w:val="-8"/>
          <w:w w:val="115"/>
          <w:sz w:val="14"/>
          <w:lang w:val="en-US" w:eastAsia="zh-CN"/>
        </w:rPr>
        <w:t>或者</w:t>
      </w:r>
      <w:r>
        <w:rPr>
          <w:w w:val="115"/>
          <w:sz w:val="14"/>
        </w:rPr>
        <w:t>GPT-</w:t>
      </w:r>
      <w:r>
        <w:rPr>
          <w:spacing w:val="-5"/>
          <w:w w:val="115"/>
          <w:sz w:val="14"/>
        </w:rPr>
        <w:t>4</w:t>
      </w:r>
      <w:r>
        <w:rPr>
          <w:rFonts w:hint="eastAsia" w:eastAsia="宋体"/>
          <w:spacing w:val="-5"/>
          <w:w w:val="115"/>
          <w:sz w:val="14"/>
          <w:lang w:val="en-US" w:eastAsia="zh-CN"/>
        </w:rPr>
        <w:t>）</w:t>
      </w:r>
    </w:p>
    <w:p>
      <w:pPr>
        <w:pStyle w:val="6"/>
        <w:spacing w:before="6"/>
        <w:rPr>
          <w:sz w:val="4"/>
        </w:rPr>
      </w:pPr>
    </w:p>
    <w:p>
      <w:pPr>
        <w:pStyle w:val="6"/>
        <w:ind w:left="319"/>
      </w:pPr>
      <w:r>
        <mc:AlternateContent>
          <mc:Choice Requires="wpg">
            <w:drawing>
              <wp:inline distT="0" distB="0" distL="114300" distR="114300">
                <wp:extent cx="3886835" cy="169545"/>
                <wp:effectExtent l="0" t="0" r="0" b="8255"/>
                <wp:docPr id="400" name="组合 400"/>
                <wp:cNvGraphicFramePr/>
                <a:graphic xmlns:a="http://schemas.openxmlformats.org/drawingml/2006/main">
                  <a:graphicData uri="http://schemas.microsoft.com/office/word/2010/wordprocessingGroup">
                    <wpg:wgp>
                      <wpg:cNvGrpSpPr/>
                      <wpg:grpSpPr>
                        <a:xfrm>
                          <a:off x="0" y="0"/>
                          <a:ext cx="3886835" cy="169545"/>
                          <a:chOff x="0" y="0"/>
                          <a:chExt cx="6121" cy="267"/>
                        </a:xfrm>
                      </wpg:grpSpPr>
                      <wps:wsp>
                        <wps:cNvPr id="401" name="文本框 260"/>
                        <wps:cNvSpPr txBox="1"/>
                        <wps:spPr>
                          <a:xfrm>
                            <a:off x="5938" y="0"/>
                            <a:ext cx="182" cy="267"/>
                          </a:xfrm>
                          <a:prstGeom prst="rect">
                            <a:avLst/>
                          </a:prstGeom>
                          <a:solidFill>
                            <a:srgbClr val="D7E1EC"/>
                          </a:solidFill>
                          <a:ln>
                            <a:noFill/>
                          </a:ln>
                        </wps:spPr>
                        <wps:txbx>
                          <w:txbxContent>
                            <w:p>
                              <w:pPr>
                                <w:spacing w:before="70"/>
                                <w:ind w:left="3" w:right="0" w:firstLine="0"/>
                                <w:jc w:val="left"/>
                                <w:rPr>
                                  <w:rFonts w:ascii="Century Gothic"/>
                                  <w:b/>
                                  <w:color w:val="000000"/>
                                  <w:sz w:val="12"/>
                                </w:rPr>
                              </w:pPr>
                              <w:r>
                                <w:rPr>
                                  <w:rFonts w:ascii="Century Gothic"/>
                                  <w:b/>
                                  <w:color w:val="000000"/>
                                  <w:spacing w:val="-5"/>
                                  <w:w w:val="105"/>
                                  <w:sz w:val="12"/>
                                </w:rPr>
                                <w:t>3%</w:t>
                              </w:r>
                            </w:p>
                          </w:txbxContent>
                        </wps:txbx>
                        <wps:bodyPr lIns="0" tIns="0" rIns="0" bIns="0" upright="1"/>
                      </wps:wsp>
                      <wps:wsp>
                        <wps:cNvPr id="402" name="文本框 261"/>
                        <wps:cNvSpPr txBox="1"/>
                        <wps:spPr>
                          <a:xfrm>
                            <a:off x="2968" y="0"/>
                            <a:ext cx="2970" cy="267"/>
                          </a:xfrm>
                          <a:prstGeom prst="rect">
                            <a:avLst/>
                          </a:prstGeom>
                          <a:solidFill>
                            <a:srgbClr val="00539F"/>
                          </a:solidFill>
                          <a:ln>
                            <a:noFill/>
                          </a:ln>
                        </wps:spPr>
                        <wps:txbx>
                          <w:txbxContent>
                            <w:p>
                              <w:pPr>
                                <w:spacing w:before="50"/>
                                <w:ind w:left="1334" w:right="1305" w:firstLine="0"/>
                                <w:jc w:val="center"/>
                                <w:rPr>
                                  <w:rFonts w:ascii="Century Gothic"/>
                                  <w:b/>
                                  <w:color w:val="000000"/>
                                  <w:sz w:val="14"/>
                                </w:rPr>
                              </w:pPr>
                              <w:r>
                                <w:rPr>
                                  <w:rFonts w:ascii="Century Gothic"/>
                                  <w:b/>
                                  <w:color w:val="FFFFFF"/>
                                  <w:spacing w:val="-5"/>
                                  <w:w w:val="110"/>
                                  <w:sz w:val="14"/>
                                </w:rPr>
                                <w:t>49%</w:t>
                              </w:r>
                            </w:p>
                          </w:txbxContent>
                        </wps:txbx>
                        <wps:bodyPr lIns="0" tIns="0" rIns="0" bIns="0" upright="1"/>
                      </wps:wsp>
                      <wps:wsp>
                        <wps:cNvPr id="403" name="文本框 262"/>
                        <wps:cNvSpPr txBox="1"/>
                        <wps:spPr>
                          <a:xfrm>
                            <a:off x="847" y="0"/>
                            <a:ext cx="2122" cy="267"/>
                          </a:xfrm>
                          <a:prstGeom prst="rect">
                            <a:avLst/>
                          </a:prstGeom>
                          <a:solidFill>
                            <a:srgbClr val="0093FF"/>
                          </a:solidFill>
                          <a:ln>
                            <a:noFill/>
                          </a:ln>
                        </wps:spPr>
                        <wps:txbx>
                          <w:txbxContent>
                            <w:p>
                              <w:pPr>
                                <w:spacing w:before="50"/>
                                <w:ind w:left="902" w:right="902" w:firstLine="0"/>
                                <w:jc w:val="center"/>
                                <w:rPr>
                                  <w:rFonts w:ascii="Century Gothic"/>
                                  <w:b/>
                                  <w:color w:val="000000"/>
                                  <w:sz w:val="14"/>
                                </w:rPr>
                              </w:pPr>
                              <w:r>
                                <w:rPr>
                                  <w:rFonts w:ascii="Century Gothic"/>
                                  <w:b/>
                                  <w:color w:val="FFFFFF"/>
                                  <w:spacing w:val="-5"/>
                                  <w:w w:val="105"/>
                                  <w:sz w:val="14"/>
                                </w:rPr>
                                <w:t>35%</w:t>
                              </w:r>
                            </w:p>
                          </w:txbxContent>
                        </wps:txbx>
                        <wps:bodyPr lIns="0" tIns="0" rIns="0" bIns="0" upright="1"/>
                      </wps:wsp>
                      <wps:wsp>
                        <wps:cNvPr id="404" name="文本框 263"/>
                        <wps:cNvSpPr txBox="1"/>
                        <wps:spPr>
                          <a:xfrm>
                            <a:off x="0" y="0"/>
                            <a:ext cx="848" cy="267"/>
                          </a:xfrm>
                          <a:prstGeom prst="rect">
                            <a:avLst/>
                          </a:prstGeom>
                          <a:solidFill>
                            <a:srgbClr val="66BEFF"/>
                          </a:solidFill>
                          <a:ln>
                            <a:noFill/>
                          </a:ln>
                        </wps:spPr>
                        <wps:txbx>
                          <w:txbxContent>
                            <w:p>
                              <w:pPr>
                                <w:spacing w:before="50"/>
                                <w:ind w:left="249" w:right="0" w:firstLine="0"/>
                                <w:jc w:val="left"/>
                                <w:rPr>
                                  <w:rFonts w:ascii="Century Gothic"/>
                                  <w:b/>
                                  <w:color w:val="000000"/>
                                  <w:sz w:val="14"/>
                                </w:rPr>
                              </w:pPr>
                              <w:r>
                                <w:rPr>
                                  <w:rFonts w:ascii="Century Gothic"/>
                                  <w:b/>
                                  <w:color w:val="191929"/>
                                  <w:spacing w:val="-5"/>
                                  <w:w w:val="105"/>
                                  <w:sz w:val="14"/>
                                </w:rPr>
                                <w:t>14%</w:t>
                              </w:r>
                            </w:p>
                          </w:txbxContent>
                        </wps:txbx>
                        <wps:bodyPr lIns="0" tIns="0" rIns="0" bIns="0" upright="1"/>
                      </wps:wsp>
                    </wpg:wgp>
                  </a:graphicData>
                </a:graphic>
              </wp:inline>
            </w:drawing>
          </mc:Choice>
          <mc:Fallback>
            <w:pict>
              <v:group id="_x0000_s1026" o:spid="_x0000_s1026" o:spt="203" style="height:13.35pt;width:306.05pt;" coordsize="6121,267" o:gfxdata="UEsDBAoAAAAAAIdO4kAAAAAAAAAAAAAAAAAEAAAAZHJzL1BLAwQUAAAACACHTuJAB0USCt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AdFEgrVAAAABAEAAA8AAAAAAAAAAQAgAAAAIgAAAGRycy9kb3ducmV2LnhtbFBLAQIU&#10;ABQAAAAIAIdO4kApv2dnoQIAAP0JAAAOAAAAAAAAAAEAIAAAACQBAABkcnMvZTJvRG9jLnhtbFBL&#10;BQYAAAAABgAGAFkBAAA3BgAAAAA=&#10;">
                <o:lock v:ext="edit" aspectratio="f"/>
                <v:shape id="文本框 260" o:spid="_x0000_s1026" o:spt="202" type="#_x0000_t202" style="position:absolute;left:5938;top:0;height:267;width:182;" fillcolor="#D7E1EC" filled="t" stroked="f" coordsize="21600,21600" o:gfxdata="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JD+9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70"/>
                          <w:ind w:left="3" w:right="0" w:firstLine="0"/>
                          <w:jc w:val="left"/>
                          <w:rPr>
                            <w:rFonts w:ascii="Century Gothic"/>
                            <w:b/>
                            <w:color w:val="000000"/>
                            <w:sz w:val="12"/>
                          </w:rPr>
                        </w:pPr>
                        <w:r>
                          <w:rPr>
                            <w:rFonts w:ascii="Century Gothic"/>
                            <w:b/>
                            <w:color w:val="000000"/>
                            <w:spacing w:val="-5"/>
                            <w:w w:val="105"/>
                            <w:sz w:val="12"/>
                          </w:rPr>
                          <w:t>3%</w:t>
                        </w:r>
                      </w:p>
                    </w:txbxContent>
                  </v:textbox>
                </v:shape>
                <v:shape id="文本框 261" o:spid="_x0000_s1026" o:spt="202" type="#_x0000_t202" style="position:absolute;left:2968;top:0;height:267;width:2970;" fillcolor="#00539F" filled="t" stroked="f" coordsize="21600,21600" o:gfxdata="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jGL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50"/>
                          <w:ind w:left="1334" w:right="1305" w:firstLine="0"/>
                          <w:jc w:val="center"/>
                          <w:rPr>
                            <w:rFonts w:ascii="Century Gothic"/>
                            <w:b/>
                            <w:color w:val="000000"/>
                            <w:sz w:val="14"/>
                          </w:rPr>
                        </w:pPr>
                        <w:r>
                          <w:rPr>
                            <w:rFonts w:ascii="Century Gothic"/>
                            <w:b/>
                            <w:color w:val="FFFFFF"/>
                            <w:spacing w:val="-5"/>
                            <w:w w:val="110"/>
                            <w:sz w:val="14"/>
                          </w:rPr>
                          <w:t>49%</w:t>
                        </w:r>
                      </w:p>
                    </w:txbxContent>
                  </v:textbox>
                </v:shape>
                <v:shape id="文本框 262" o:spid="_x0000_s1026" o:spt="202" type="#_x0000_t202" style="position:absolute;left:847;top:0;height:267;width:2122;" fillcolor="#0093FF" filled="t" stroked="f" coordsize="21600,21600" o:gfxdata="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M9B3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50"/>
                          <w:ind w:left="902" w:right="902" w:firstLine="0"/>
                          <w:jc w:val="center"/>
                          <w:rPr>
                            <w:rFonts w:ascii="Century Gothic"/>
                            <w:b/>
                            <w:color w:val="000000"/>
                            <w:sz w:val="14"/>
                          </w:rPr>
                        </w:pPr>
                        <w:r>
                          <w:rPr>
                            <w:rFonts w:ascii="Century Gothic"/>
                            <w:b/>
                            <w:color w:val="FFFFFF"/>
                            <w:spacing w:val="-5"/>
                            <w:w w:val="105"/>
                            <w:sz w:val="14"/>
                          </w:rPr>
                          <w:t>35%</w:t>
                        </w:r>
                      </w:p>
                    </w:txbxContent>
                  </v:textbox>
                </v:shape>
                <v:shape id="文本框 263" o:spid="_x0000_s1026" o:spt="202" type="#_x0000_t202" style="position:absolute;left:0;top:0;height:267;width:848;" fillcolor="#66BEFF" filled="t" stroked="f" coordsize="21600,21600" o:gfxdata="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vRMU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50"/>
                          <w:ind w:left="249" w:right="0" w:firstLine="0"/>
                          <w:jc w:val="left"/>
                          <w:rPr>
                            <w:rFonts w:ascii="Century Gothic"/>
                            <w:b/>
                            <w:color w:val="000000"/>
                            <w:sz w:val="14"/>
                          </w:rPr>
                        </w:pPr>
                        <w:r>
                          <w:rPr>
                            <w:rFonts w:ascii="Century Gothic"/>
                            <w:b/>
                            <w:color w:val="191929"/>
                            <w:spacing w:val="-5"/>
                            <w:w w:val="105"/>
                            <w:sz w:val="14"/>
                          </w:rPr>
                          <w:t>14%</w:t>
                        </w:r>
                      </w:p>
                    </w:txbxContent>
                  </v:textbox>
                </v:shape>
                <w10:wrap type="none"/>
                <w10:anchorlock/>
              </v:group>
            </w:pict>
          </mc:Fallback>
        </mc:AlternateContent>
      </w:r>
    </w:p>
    <w:p>
      <w:pPr>
        <w:pStyle w:val="6"/>
        <w:rPr>
          <w:sz w:val="15"/>
        </w:rPr>
      </w:pPr>
    </w:p>
    <w:p>
      <w:pPr>
        <w:spacing w:before="0"/>
        <w:ind w:left="318" w:right="0" w:firstLine="0"/>
        <w:jc w:val="left"/>
        <w:rPr>
          <w:rFonts w:hint="default" w:eastAsia="宋体"/>
          <w:sz w:val="14"/>
          <w:lang w:val="en-US" w:eastAsia="zh-CN"/>
        </w:rPr>
      </w:pPr>
      <w:r>
        <w:rPr>
          <w:w w:val="115"/>
          <w:sz w:val="14"/>
        </w:rPr>
        <w:t>DL</w:t>
      </w:r>
      <w:r>
        <w:rPr>
          <w:spacing w:val="-4"/>
          <w:w w:val="115"/>
          <w:sz w:val="14"/>
        </w:rPr>
        <w:t xml:space="preserve"> </w:t>
      </w:r>
      <w:r>
        <w:rPr>
          <w:w w:val="115"/>
          <w:sz w:val="14"/>
        </w:rPr>
        <w:t>(Deep</w:t>
      </w:r>
      <w:r>
        <w:rPr>
          <w:spacing w:val="-3"/>
          <w:w w:val="115"/>
          <w:sz w:val="14"/>
        </w:rPr>
        <w:t xml:space="preserve"> </w:t>
      </w:r>
      <w:r>
        <w:rPr>
          <w:w w:val="115"/>
          <w:sz w:val="14"/>
        </w:rPr>
        <w:t>Learning</w:t>
      </w:r>
      <w:r>
        <w:rPr>
          <w:spacing w:val="-4"/>
          <w:w w:val="115"/>
          <w:sz w:val="14"/>
        </w:rPr>
        <w:t xml:space="preserve"> </w:t>
      </w:r>
      <w:r>
        <w:rPr>
          <w:w w:val="115"/>
          <w:sz w:val="14"/>
        </w:rPr>
        <w:t>using</w:t>
      </w:r>
      <w:r>
        <w:rPr>
          <w:spacing w:val="-3"/>
          <w:w w:val="115"/>
          <w:sz w:val="14"/>
        </w:rPr>
        <w:t xml:space="preserve"> </w:t>
      </w:r>
      <w:r>
        <w:rPr>
          <w:w w:val="115"/>
          <w:sz w:val="14"/>
        </w:rPr>
        <w:t>neural</w:t>
      </w:r>
      <w:r>
        <w:rPr>
          <w:spacing w:val="-4"/>
          <w:w w:val="115"/>
          <w:sz w:val="14"/>
        </w:rPr>
        <w:t xml:space="preserve"> </w:t>
      </w:r>
      <w:r>
        <w:rPr>
          <w:spacing w:val="-2"/>
          <w:w w:val="115"/>
          <w:sz w:val="14"/>
        </w:rPr>
        <w:t>networks)</w:t>
      </w:r>
      <w:r>
        <w:rPr>
          <w:rFonts w:hint="eastAsia" w:eastAsia="宋体"/>
          <w:spacing w:val="-2"/>
          <w:w w:val="115"/>
          <w:sz w:val="14"/>
          <w:lang w:val="en-US" w:eastAsia="zh-CN"/>
        </w:rPr>
        <w:t xml:space="preserve">  DL（使用神经网络的深度学习）</w:t>
      </w:r>
    </w:p>
    <w:p>
      <w:pPr>
        <w:pStyle w:val="6"/>
        <w:spacing w:before="6"/>
        <w:rPr>
          <w:sz w:val="4"/>
        </w:rPr>
      </w:pPr>
    </w:p>
    <w:p>
      <w:pPr>
        <w:pStyle w:val="6"/>
        <w:ind w:left="319"/>
      </w:pPr>
      <w:r>
        <mc:AlternateContent>
          <mc:Choice Requires="wpg">
            <w:drawing>
              <wp:inline distT="0" distB="0" distL="114300" distR="114300">
                <wp:extent cx="3886200" cy="169545"/>
                <wp:effectExtent l="0" t="0" r="0" b="8255"/>
                <wp:docPr id="405" name="组合 405"/>
                <wp:cNvGraphicFramePr/>
                <a:graphic xmlns:a="http://schemas.openxmlformats.org/drawingml/2006/main">
                  <a:graphicData uri="http://schemas.microsoft.com/office/word/2010/wordprocessingGroup">
                    <wpg:wgp>
                      <wpg:cNvGrpSpPr/>
                      <wpg:grpSpPr>
                        <a:xfrm>
                          <a:off x="0" y="0"/>
                          <a:ext cx="3886200" cy="169545"/>
                          <a:chOff x="0" y="0"/>
                          <a:chExt cx="6120" cy="267"/>
                        </a:xfrm>
                      </wpg:grpSpPr>
                      <wps:wsp>
                        <wps:cNvPr id="406" name="文本框 254"/>
                        <wps:cNvSpPr txBox="1"/>
                        <wps:spPr>
                          <a:xfrm>
                            <a:off x="5869" y="0"/>
                            <a:ext cx="251" cy="267"/>
                          </a:xfrm>
                          <a:prstGeom prst="rect">
                            <a:avLst/>
                          </a:prstGeom>
                          <a:solidFill>
                            <a:srgbClr val="D7E1EC"/>
                          </a:solidFill>
                          <a:ln>
                            <a:noFill/>
                          </a:ln>
                        </wps:spPr>
                        <wps:txbx>
                          <w:txbxContent>
                            <w:p>
                              <w:pPr>
                                <w:spacing w:before="63"/>
                                <w:ind w:left="26" w:right="0" w:firstLine="0"/>
                                <w:jc w:val="left"/>
                                <w:rPr>
                                  <w:rFonts w:ascii="Century Gothic"/>
                                  <w:b/>
                                  <w:color w:val="000000"/>
                                  <w:sz w:val="12"/>
                                </w:rPr>
                              </w:pPr>
                              <w:r>
                                <w:rPr>
                                  <w:rFonts w:ascii="Century Gothic"/>
                                  <w:b/>
                                  <w:color w:val="000000"/>
                                  <w:spacing w:val="-5"/>
                                  <w:w w:val="110"/>
                                  <w:sz w:val="12"/>
                                </w:rPr>
                                <w:t>4%</w:t>
                              </w:r>
                            </w:p>
                          </w:txbxContent>
                        </wps:txbx>
                        <wps:bodyPr lIns="0" tIns="0" rIns="0" bIns="0" upright="1"/>
                      </wps:wsp>
                      <wps:wsp>
                        <wps:cNvPr id="407" name="文本框 255"/>
                        <wps:cNvSpPr txBox="1"/>
                        <wps:spPr>
                          <a:xfrm>
                            <a:off x="3303" y="0"/>
                            <a:ext cx="2566" cy="267"/>
                          </a:xfrm>
                          <a:prstGeom prst="rect">
                            <a:avLst/>
                          </a:prstGeom>
                          <a:solidFill>
                            <a:srgbClr val="00539F"/>
                          </a:solidFill>
                          <a:ln>
                            <a:noFill/>
                          </a:ln>
                        </wps:spPr>
                        <wps:txbx>
                          <w:txbxContent>
                            <w:p>
                              <w:pPr>
                                <w:spacing w:before="43"/>
                                <w:ind w:left="1124" w:right="1124" w:firstLine="0"/>
                                <w:jc w:val="center"/>
                                <w:rPr>
                                  <w:rFonts w:ascii="Century Gothic"/>
                                  <w:b/>
                                  <w:color w:val="000000"/>
                                  <w:sz w:val="14"/>
                                </w:rPr>
                              </w:pPr>
                              <w:r>
                                <w:rPr>
                                  <w:rFonts w:ascii="Century Gothic"/>
                                  <w:b/>
                                  <w:color w:val="FFFFFF"/>
                                  <w:spacing w:val="-5"/>
                                  <w:w w:val="105"/>
                                  <w:sz w:val="14"/>
                                </w:rPr>
                                <w:t>41%</w:t>
                              </w:r>
                            </w:p>
                          </w:txbxContent>
                        </wps:txbx>
                        <wps:bodyPr lIns="0" tIns="0" rIns="0" bIns="0" upright="1"/>
                      </wps:wsp>
                      <wps:wsp>
                        <wps:cNvPr id="408" name="文本框 256"/>
                        <wps:cNvSpPr txBox="1"/>
                        <wps:spPr>
                          <a:xfrm>
                            <a:off x="855" y="0"/>
                            <a:ext cx="2449" cy="267"/>
                          </a:xfrm>
                          <a:prstGeom prst="rect">
                            <a:avLst/>
                          </a:prstGeom>
                          <a:solidFill>
                            <a:srgbClr val="0093FF"/>
                          </a:solidFill>
                          <a:ln>
                            <a:noFill/>
                          </a:ln>
                        </wps:spPr>
                        <wps:txbx>
                          <w:txbxContent>
                            <w:p>
                              <w:pPr>
                                <w:spacing w:before="43"/>
                                <w:ind w:left="1092" w:right="1027" w:firstLine="0"/>
                                <w:jc w:val="center"/>
                                <w:rPr>
                                  <w:rFonts w:ascii="Century Gothic"/>
                                  <w:b/>
                                  <w:color w:val="000000"/>
                                  <w:sz w:val="14"/>
                                </w:rPr>
                              </w:pPr>
                              <w:r>
                                <w:rPr>
                                  <w:rFonts w:ascii="Century Gothic"/>
                                  <w:b/>
                                  <w:color w:val="FFFFFF"/>
                                  <w:spacing w:val="-5"/>
                                  <w:w w:val="110"/>
                                  <w:sz w:val="14"/>
                                </w:rPr>
                                <w:t>40%</w:t>
                              </w:r>
                            </w:p>
                          </w:txbxContent>
                        </wps:txbx>
                        <wps:bodyPr lIns="0" tIns="0" rIns="0" bIns="0" upright="1"/>
                      </wps:wsp>
                      <wps:wsp>
                        <wps:cNvPr id="409" name="文本框 257"/>
                        <wps:cNvSpPr txBox="1"/>
                        <wps:spPr>
                          <a:xfrm>
                            <a:off x="0" y="0"/>
                            <a:ext cx="856" cy="267"/>
                          </a:xfrm>
                          <a:prstGeom prst="rect">
                            <a:avLst/>
                          </a:prstGeom>
                          <a:solidFill>
                            <a:srgbClr val="66BEFF"/>
                          </a:solidFill>
                          <a:ln>
                            <a:noFill/>
                          </a:ln>
                        </wps:spPr>
                        <wps:txbx>
                          <w:txbxContent>
                            <w:p>
                              <w:pPr>
                                <w:spacing w:before="43"/>
                                <w:ind w:left="249" w:right="0" w:firstLine="0"/>
                                <w:jc w:val="left"/>
                                <w:rPr>
                                  <w:rFonts w:ascii="Century Gothic"/>
                                  <w:b/>
                                  <w:color w:val="000000"/>
                                  <w:sz w:val="14"/>
                                </w:rPr>
                              </w:pPr>
                              <w:r>
                                <w:rPr>
                                  <w:rFonts w:ascii="Century Gothic"/>
                                  <w:b/>
                                  <w:color w:val="191929"/>
                                  <w:spacing w:val="-5"/>
                                  <w:w w:val="105"/>
                                  <w:sz w:val="14"/>
                                </w:rPr>
                                <w:t>14%</w:t>
                              </w:r>
                            </w:p>
                          </w:txbxContent>
                        </wps:txbx>
                        <wps:bodyPr lIns="0" tIns="0" rIns="0" bIns="0" upright="1"/>
                      </wps:wsp>
                    </wpg:wgp>
                  </a:graphicData>
                </a:graphic>
              </wp:inline>
            </w:drawing>
          </mc:Choice>
          <mc:Fallback>
            <w:pict>
              <v:group id="_x0000_s1026" o:spid="_x0000_s1026" o:spt="203" style="height:13.35pt;width:306pt;" coordsize="6120,267" o:gfxdata="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Rl6eZNQAAAAEAQAADwAAAAAAAAABACAAAAAiAAAAZHJzL2Rvd25yZXYueG1s&#10;UEsBAhQAFAAAAAgAh07iQECKvhKnAgAA/QkAAA4AAAAAAAAAAQAgAAAAIwEAAGRycy9lMm9Eb2Mu&#10;eG1sUEsFBgAAAAAGAAYAWQEAADwGAAAAAA==&#10;">
                <o:lock v:ext="edit" aspectratio="f"/>
                <v:shape id="文本框 254" o:spid="_x0000_s1026" o:spt="202" type="#_x0000_t202" style="position:absolute;left:5869;top:0;height:267;width:251;" fillcolor="#D7E1EC" filled="t" stroked="f" coordsize="21600,21600" o:gfxdata="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7Np8m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63"/>
                          <w:ind w:left="26" w:right="0" w:firstLine="0"/>
                          <w:jc w:val="left"/>
                          <w:rPr>
                            <w:rFonts w:ascii="Century Gothic"/>
                            <w:b/>
                            <w:color w:val="000000"/>
                            <w:sz w:val="12"/>
                          </w:rPr>
                        </w:pPr>
                        <w:r>
                          <w:rPr>
                            <w:rFonts w:ascii="Century Gothic"/>
                            <w:b/>
                            <w:color w:val="000000"/>
                            <w:spacing w:val="-5"/>
                            <w:w w:val="110"/>
                            <w:sz w:val="12"/>
                          </w:rPr>
                          <w:t>4%</w:t>
                        </w:r>
                      </w:p>
                    </w:txbxContent>
                  </v:textbox>
                </v:shape>
                <v:shape id="文本框 255" o:spid="_x0000_s1026" o:spt="202" type="#_x0000_t202" style="position:absolute;left:3303;top:0;height:267;width:2566;" fillcolor="#00539F" filled="t" stroked="f" coordsize="21600,21600" o:gfxdata="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GACA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43"/>
                          <w:ind w:left="1124" w:right="1124" w:firstLine="0"/>
                          <w:jc w:val="center"/>
                          <w:rPr>
                            <w:rFonts w:ascii="Century Gothic"/>
                            <w:b/>
                            <w:color w:val="000000"/>
                            <w:sz w:val="14"/>
                          </w:rPr>
                        </w:pPr>
                        <w:r>
                          <w:rPr>
                            <w:rFonts w:ascii="Century Gothic"/>
                            <w:b/>
                            <w:color w:val="FFFFFF"/>
                            <w:spacing w:val="-5"/>
                            <w:w w:val="105"/>
                            <w:sz w:val="14"/>
                          </w:rPr>
                          <w:t>41%</w:t>
                        </w:r>
                      </w:p>
                    </w:txbxContent>
                  </v:textbox>
                </v:shape>
                <v:shape id="文本框 256" o:spid="_x0000_s1026" o:spt="202" type="#_x0000_t202" style="position:absolute;left:855;top:0;height:267;width:2449;" fillcolor="#0093FF" filled="t" stroked="f" coordsize="21600,21600" o:gfxdata="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l0IGugAAANw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43"/>
                          <w:ind w:left="1092" w:right="1027" w:firstLine="0"/>
                          <w:jc w:val="center"/>
                          <w:rPr>
                            <w:rFonts w:ascii="Century Gothic"/>
                            <w:b/>
                            <w:color w:val="000000"/>
                            <w:sz w:val="14"/>
                          </w:rPr>
                        </w:pPr>
                        <w:r>
                          <w:rPr>
                            <w:rFonts w:ascii="Century Gothic"/>
                            <w:b/>
                            <w:color w:val="FFFFFF"/>
                            <w:spacing w:val="-5"/>
                            <w:w w:val="110"/>
                            <w:sz w:val="14"/>
                          </w:rPr>
                          <w:t>40%</w:t>
                        </w:r>
                      </w:p>
                    </w:txbxContent>
                  </v:textbox>
                </v:shape>
                <v:shape id="文本框 257" o:spid="_x0000_s1026" o:spt="202" type="#_x0000_t202" style="position:absolute;left:0;top:0;height:267;width:856;" fillcolor="#66BEFF" filled="t" stroked="f" coordsize="21600,21600" o:gfxdata="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y8ir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43"/>
                          <w:ind w:left="249" w:right="0" w:firstLine="0"/>
                          <w:jc w:val="left"/>
                          <w:rPr>
                            <w:rFonts w:ascii="Century Gothic"/>
                            <w:b/>
                            <w:color w:val="000000"/>
                            <w:sz w:val="14"/>
                          </w:rPr>
                        </w:pPr>
                        <w:r>
                          <w:rPr>
                            <w:rFonts w:ascii="Century Gothic"/>
                            <w:b/>
                            <w:color w:val="191929"/>
                            <w:spacing w:val="-5"/>
                            <w:w w:val="105"/>
                            <w:sz w:val="14"/>
                          </w:rPr>
                          <w:t>14%</w:t>
                        </w:r>
                      </w:p>
                    </w:txbxContent>
                  </v:textbox>
                </v:shape>
                <w10:wrap type="none"/>
                <w10:anchorlock/>
              </v:group>
            </w:pict>
          </mc:Fallback>
        </mc:AlternateContent>
      </w:r>
    </w:p>
    <w:p>
      <w:pPr>
        <w:pStyle w:val="6"/>
        <w:spacing w:before="11"/>
        <w:rPr>
          <w:sz w:val="14"/>
        </w:rPr>
      </w:pPr>
    </w:p>
    <w:p>
      <w:pPr>
        <w:spacing w:before="0"/>
        <w:ind w:left="318" w:right="0" w:firstLine="0"/>
        <w:jc w:val="left"/>
        <w:rPr>
          <w:rFonts w:hint="default" w:eastAsia="宋体"/>
          <w:sz w:val="14"/>
          <w:lang w:val="en-US" w:eastAsia="zh-CN"/>
        </w:rPr>
      </w:pPr>
      <w:r>
        <w:rPr>
          <w:w w:val="115"/>
          <w:sz w:val="14"/>
        </w:rPr>
        <w:t>Expert</w:t>
      </w:r>
      <w:r>
        <w:rPr>
          <w:spacing w:val="-4"/>
          <w:w w:val="115"/>
          <w:sz w:val="14"/>
        </w:rPr>
        <w:t xml:space="preserve"> </w:t>
      </w:r>
      <w:r>
        <w:rPr>
          <w:w w:val="115"/>
          <w:sz w:val="14"/>
        </w:rPr>
        <w:t>Systems</w:t>
      </w:r>
      <w:r>
        <w:rPr>
          <w:spacing w:val="-3"/>
          <w:w w:val="115"/>
          <w:sz w:val="14"/>
        </w:rPr>
        <w:t xml:space="preserve"> </w:t>
      </w:r>
      <w:r>
        <w:rPr>
          <w:w w:val="115"/>
          <w:sz w:val="14"/>
        </w:rPr>
        <w:t>(Rule-based</w:t>
      </w:r>
      <w:r>
        <w:rPr>
          <w:spacing w:val="-3"/>
          <w:w w:val="115"/>
          <w:sz w:val="14"/>
        </w:rPr>
        <w:t xml:space="preserve"> </w:t>
      </w:r>
      <w:r>
        <w:rPr>
          <w:spacing w:val="-5"/>
          <w:w w:val="115"/>
          <w:sz w:val="14"/>
        </w:rPr>
        <w:t>AI)</w:t>
      </w:r>
      <w:r>
        <w:rPr>
          <w:rFonts w:hint="eastAsia" w:eastAsia="宋体"/>
          <w:spacing w:val="-5"/>
          <w:w w:val="115"/>
          <w:sz w:val="14"/>
          <w:lang w:val="en-US" w:eastAsia="zh-CN"/>
        </w:rPr>
        <w:t xml:space="preserve">  专家系统（基于规则的AI）</w:t>
      </w:r>
    </w:p>
    <w:p>
      <w:pPr>
        <w:pStyle w:val="6"/>
        <w:spacing w:before="6"/>
        <w:rPr>
          <w:sz w:val="4"/>
        </w:rPr>
      </w:pPr>
    </w:p>
    <w:p>
      <w:pPr>
        <w:pStyle w:val="6"/>
        <w:ind w:left="319"/>
      </w:pPr>
      <w:r>
        <mc:AlternateContent>
          <mc:Choice Requires="wpg">
            <w:drawing>
              <wp:inline distT="0" distB="0" distL="114300" distR="114300">
                <wp:extent cx="3886835" cy="169545"/>
                <wp:effectExtent l="0" t="0" r="0" b="8255"/>
                <wp:docPr id="410" name="组合 410"/>
                <wp:cNvGraphicFramePr/>
                <a:graphic xmlns:a="http://schemas.openxmlformats.org/drawingml/2006/main">
                  <a:graphicData uri="http://schemas.microsoft.com/office/word/2010/wordprocessingGroup">
                    <wpg:wgp>
                      <wpg:cNvGrpSpPr/>
                      <wpg:grpSpPr>
                        <a:xfrm>
                          <a:off x="0" y="0"/>
                          <a:ext cx="3886835" cy="169545"/>
                          <a:chOff x="0" y="0"/>
                          <a:chExt cx="6121" cy="267"/>
                        </a:xfrm>
                      </wpg:grpSpPr>
                      <wps:wsp>
                        <wps:cNvPr id="411" name="文本框 239"/>
                        <wps:cNvSpPr txBox="1"/>
                        <wps:spPr>
                          <a:xfrm>
                            <a:off x="5814" y="0"/>
                            <a:ext cx="306" cy="267"/>
                          </a:xfrm>
                          <a:prstGeom prst="rect">
                            <a:avLst/>
                          </a:prstGeom>
                          <a:solidFill>
                            <a:srgbClr val="D7E1EC"/>
                          </a:solidFill>
                          <a:ln>
                            <a:noFill/>
                          </a:ln>
                        </wps:spPr>
                        <wps:txbx>
                          <w:txbxContent>
                            <w:p>
                              <w:pPr>
                                <w:spacing w:before="57"/>
                                <w:ind w:left="66" w:right="0" w:firstLine="0"/>
                                <w:jc w:val="left"/>
                                <w:rPr>
                                  <w:rFonts w:ascii="Century Gothic"/>
                                  <w:b/>
                                  <w:color w:val="000000"/>
                                  <w:sz w:val="12"/>
                                </w:rPr>
                              </w:pPr>
                              <w:r>
                                <w:rPr>
                                  <w:rFonts w:ascii="Century Gothic"/>
                                  <w:b/>
                                  <w:color w:val="000000"/>
                                  <w:spacing w:val="-5"/>
                                  <w:w w:val="105"/>
                                  <w:sz w:val="12"/>
                                </w:rPr>
                                <w:t>5%</w:t>
                              </w:r>
                            </w:p>
                          </w:txbxContent>
                        </wps:txbx>
                        <wps:bodyPr lIns="0" tIns="0" rIns="0" bIns="0" upright="1"/>
                      </wps:wsp>
                      <wps:wsp>
                        <wps:cNvPr id="412" name="文本框 240"/>
                        <wps:cNvSpPr txBox="1"/>
                        <wps:spPr>
                          <a:xfrm>
                            <a:off x="3917" y="0"/>
                            <a:ext cx="1898" cy="267"/>
                          </a:xfrm>
                          <a:prstGeom prst="rect">
                            <a:avLst/>
                          </a:prstGeom>
                          <a:solidFill>
                            <a:srgbClr val="00539F"/>
                          </a:solidFill>
                          <a:ln>
                            <a:noFill/>
                          </a:ln>
                        </wps:spPr>
                        <wps:txbx>
                          <w:txbxContent>
                            <w:p>
                              <w:pPr>
                                <w:spacing w:before="38"/>
                                <w:ind w:left="889" w:right="706" w:firstLine="0"/>
                                <w:jc w:val="center"/>
                                <w:rPr>
                                  <w:rFonts w:ascii="Century Gothic"/>
                                  <w:b/>
                                  <w:color w:val="000000"/>
                                  <w:sz w:val="14"/>
                                </w:rPr>
                              </w:pPr>
                              <w:r>
                                <w:rPr>
                                  <w:rFonts w:ascii="Century Gothic"/>
                                  <w:b/>
                                  <w:color w:val="FFFFFF"/>
                                  <w:spacing w:val="-5"/>
                                  <w:sz w:val="14"/>
                                </w:rPr>
                                <w:t>31%</w:t>
                              </w:r>
                            </w:p>
                          </w:txbxContent>
                        </wps:txbx>
                        <wps:bodyPr lIns="0" tIns="0" rIns="0" bIns="0" upright="1"/>
                      </wps:wsp>
                      <wps:wsp>
                        <wps:cNvPr id="413" name="文本框 241"/>
                        <wps:cNvSpPr txBox="1"/>
                        <wps:spPr>
                          <a:xfrm>
                            <a:off x="795" y="0"/>
                            <a:ext cx="3122" cy="267"/>
                          </a:xfrm>
                          <a:prstGeom prst="rect">
                            <a:avLst/>
                          </a:prstGeom>
                          <a:solidFill>
                            <a:srgbClr val="0093FF"/>
                          </a:solidFill>
                          <a:ln>
                            <a:noFill/>
                          </a:ln>
                        </wps:spPr>
                        <wps:txbx>
                          <w:txbxContent>
                            <w:p>
                              <w:pPr>
                                <w:spacing w:before="38"/>
                                <w:ind w:left="1471" w:right="1348" w:firstLine="0"/>
                                <w:jc w:val="center"/>
                                <w:rPr>
                                  <w:rFonts w:ascii="Century Gothic"/>
                                  <w:b/>
                                  <w:color w:val="000000"/>
                                  <w:sz w:val="14"/>
                                </w:rPr>
                              </w:pPr>
                              <w:r>
                                <w:rPr>
                                  <w:rFonts w:ascii="Century Gothic"/>
                                  <w:b/>
                                  <w:color w:val="FFFFFF"/>
                                  <w:spacing w:val="-5"/>
                                  <w:sz w:val="14"/>
                                </w:rPr>
                                <w:t>51%</w:t>
                              </w:r>
                            </w:p>
                          </w:txbxContent>
                        </wps:txbx>
                        <wps:bodyPr lIns="0" tIns="0" rIns="0" bIns="0" upright="1"/>
                      </wps:wsp>
                      <wps:wsp>
                        <wps:cNvPr id="414" name="文本框 242"/>
                        <wps:cNvSpPr txBox="1"/>
                        <wps:spPr>
                          <a:xfrm>
                            <a:off x="0" y="0"/>
                            <a:ext cx="796" cy="267"/>
                          </a:xfrm>
                          <a:prstGeom prst="rect">
                            <a:avLst/>
                          </a:prstGeom>
                          <a:solidFill>
                            <a:srgbClr val="66BEFF"/>
                          </a:solidFill>
                          <a:ln>
                            <a:noFill/>
                          </a:ln>
                        </wps:spPr>
                        <wps:txbx>
                          <w:txbxContent>
                            <w:p>
                              <w:pPr>
                                <w:spacing w:before="38"/>
                                <w:ind w:left="272" w:right="0" w:firstLine="0"/>
                                <w:jc w:val="left"/>
                                <w:rPr>
                                  <w:rFonts w:ascii="Century Gothic"/>
                                  <w:b/>
                                  <w:color w:val="000000"/>
                                  <w:sz w:val="14"/>
                                </w:rPr>
                              </w:pPr>
                              <w:r>
                                <w:rPr>
                                  <w:rFonts w:ascii="Century Gothic"/>
                                  <w:b/>
                                  <w:color w:val="191929"/>
                                  <w:spacing w:val="-5"/>
                                  <w:sz w:val="14"/>
                                </w:rPr>
                                <w:t>13%</w:t>
                              </w:r>
                            </w:p>
                          </w:txbxContent>
                        </wps:txbx>
                        <wps:bodyPr lIns="0" tIns="0" rIns="0" bIns="0" upright="1"/>
                      </wps:wsp>
                    </wpg:wgp>
                  </a:graphicData>
                </a:graphic>
              </wp:inline>
            </w:drawing>
          </mc:Choice>
          <mc:Fallback>
            <w:pict>
              <v:group id="_x0000_s1026" o:spid="_x0000_s1026" o:spt="203" style="height:13.35pt;width:306.05pt;" coordsize="6121,267" o:gfxdata="UEsDBAoAAAAAAIdO4kAAAAAAAAAAAAAAAAAEAAAAZHJzL1BLAwQUAAAACACHTuJAB0USCt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AdFEgrVAAAABAEAAA8AAAAAAAAAAQAgAAAAIgAAAGRycy9kb3ducmV2Lnht&#10;bFBLAQIUABQAAAAIAIdO4kDmWRWdpwIAAP0JAAAOAAAAAAAAAAEAIAAAACQBAABkcnMvZTJvRG9j&#10;LnhtbFBLBQYAAAAABgAGAFkBAAA9BgAAAAA=&#10;">
                <o:lock v:ext="edit" aspectratio="f"/>
                <v:shape id="文本框 239" o:spid="_x0000_s1026" o:spt="202" type="#_x0000_t202" style="position:absolute;left:5814;top:0;height:267;width:306;" fillcolor="#D7E1EC" filled="t" stroked="f" coordsize="21600,21600" o:gfxdata="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alg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57"/>
                          <w:ind w:left="66" w:right="0" w:firstLine="0"/>
                          <w:jc w:val="left"/>
                          <w:rPr>
                            <w:rFonts w:ascii="Century Gothic"/>
                            <w:b/>
                            <w:color w:val="000000"/>
                            <w:sz w:val="12"/>
                          </w:rPr>
                        </w:pPr>
                        <w:r>
                          <w:rPr>
                            <w:rFonts w:ascii="Century Gothic"/>
                            <w:b/>
                            <w:color w:val="000000"/>
                            <w:spacing w:val="-5"/>
                            <w:w w:val="105"/>
                            <w:sz w:val="12"/>
                          </w:rPr>
                          <w:t>5%</w:t>
                        </w:r>
                      </w:p>
                    </w:txbxContent>
                  </v:textbox>
                </v:shape>
                <v:shape id="文本框 240" o:spid="_x0000_s1026" o:spt="202" type="#_x0000_t202" style="position:absolute;left:3917;top:0;height:267;width:1898;" fillcolor="#00539F" filled="t" stroked="f" coordsize="21600,21600" o:gfxdata="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Y1xb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38"/>
                          <w:ind w:left="889" w:right="706" w:firstLine="0"/>
                          <w:jc w:val="center"/>
                          <w:rPr>
                            <w:rFonts w:ascii="Century Gothic"/>
                            <w:b/>
                            <w:color w:val="000000"/>
                            <w:sz w:val="14"/>
                          </w:rPr>
                        </w:pPr>
                        <w:r>
                          <w:rPr>
                            <w:rFonts w:ascii="Century Gothic"/>
                            <w:b/>
                            <w:color w:val="FFFFFF"/>
                            <w:spacing w:val="-5"/>
                            <w:sz w:val="14"/>
                          </w:rPr>
                          <w:t>31%</w:t>
                        </w:r>
                      </w:p>
                    </w:txbxContent>
                  </v:textbox>
                </v:shape>
                <v:shape id="文本框 241" o:spid="_x0000_s1026" o:spt="202" type="#_x0000_t202" style="position:absolute;left:795;top:0;height:267;width:3122;" fillcolor="#0093FF" filled="t" stroked="f" coordsize="21600,21600" o:gfxdata="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qRqq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38"/>
                          <w:ind w:left="1471" w:right="1348" w:firstLine="0"/>
                          <w:jc w:val="center"/>
                          <w:rPr>
                            <w:rFonts w:ascii="Century Gothic"/>
                            <w:b/>
                            <w:color w:val="000000"/>
                            <w:sz w:val="14"/>
                          </w:rPr>
                        </w:pPr>
                        <w:r>
                          <w:rPr>
                            <w:rFonts w:ascii="Century Gothic"/>
                            <w:b/>
                            <w:color w:val="FFFFFF"/>
                            <w:spacing w:val="-5"/>
                            <w:sz w:val="14"/>
                          </w:rPr>
                          <w:t>51%</w:t>
                        </w:r>
                      </w:p>
                    </w:txbxContent>
                  </v:textbox>
                </v:shape>
                <v:shape id="文本框 242" o:spid="_x0000_s1026" o:spt="202" type="#_x0000_t202" style="position:absolute;left:0;top:0;height:267;width:796;" fillcolor="#66BEFF" filled="t" stroked="f" coordsize="21600,21600" o:gfxdata="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SFyb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38"/>
                          <w:ind w:left="272" w:right="0" w:firstLine="0"/>
                          <w:jc w:val="left"/>
                          <w:rPr>
                            <w:rFonts w:ascii="Century Gothic"/>
                            <w:b/>
                            <w:color w:val="000000"/>
                            <w:sz w:val="14"/>
                          </w:rPr>
                        </w:pPr>
                        <w:r>
                          <w:rPr>
                            <w:rFonts w:ascii="Century Gothic"/>
                            <w:b/>
                            <w:color w:val="191929"/>
                            <w:spacing w:val="-5"/>
                            <w:sz w:val="14"/>
                          </w:rPr>
                          <w:t>13%</w:t>
                        </w:r>
                      </w:p>
                    </w:txbxContent>
                  </v:textbox>
                </v:shape>
                <w10:wrap type="none"/>
                <w10:anchorlock/>
              </v:group>
            </w:pict>
          </mc:Fallback>
        </mc:AlternateContent>
      </w:r>
    </w:p>
    <w:p>
      <w:pPr>
        <w:pStyle w:val="6"/>
        <w:spacing w:before="8"/>
        <w:rPr>
          <w:sz w:val="14"/>
        </w:rPr>
      </w:pPr>
    </w:p>
    <w:p>
      <w:pPr>
        <w:spacing w:before="0"/>
        <w:ind w:left="318" w:right="0" w:firstLine="0"/>
        <w:jc w:val="left"/>
        <w:rPr>
          <w:rFonts w:hint="default" w:eastAsia="宋体"/>
          <w:sz w:val="14"/>
          <w:lang w:val="en-US" w:eastAsia="zh-CN"/>
        </w:rPr>
      </w:pPr>
      <w:r>
        <w:rPr>
          <w:w w:val="110"/>
          <w:sz w:val="14"/>
        </w:rPr>
        <w:t>ML</w:t>
      </w:r>
      <w:r>
        <w:rPr>
          <w:spacing w:val="-2"/>
          <w:w w:val="110"/>
          <w:sz w:val="14"/>
        </w:rPr>
        <w:t xml:space="preserve"> </w:t>
      </w:r>
      <w:r>
        <w:rPr>
          <w:w w:val="110"/>
          <w:sz w:val="14"/>
        </w:rPr>
        <w:t>(Machine</w:t>
      </w:r>
      <w:r>
        <w:rPr>
          <w:spacing w:val="-1"/>
          <w:w w:val="110"/>
          <w:sz w:val="14"/>
        </w:rPr>
        <w:t xml:space="preserve"> </w:t>
      </w:r>
      <w:r>
        <w:rPr>
          <w:spacing w:val="-2"/>
          <w:w w:val="110"/>
          <w:sz w:val="14"/>
        </w:rPr>
        <w:t>Learning)</w:t>
      </w:r>
      <w:r>
        <w:rPr>
          <w:rFonts w:hint="eastAsia" w:eastAsia="宋体"/>
          <w:spacing w:val="-2"/>
          <w:w w:val="110"/>
          <w:sz w:val="14"/>
          <w:lang w:val="en-US" w:eastAsia="zh-CN"/>
        </w:rPr>
        <w:t xml:space="preserve"> ML（机器学习）</w:t>
      </w:r>
    </w:p>
    <w:p>
      <w:pPr>
        <w:pStyle w:val="6"/>
        <w:spacing w:before="6"/>
        <w:rPr>
          <w:sz w:val="4"/>
        </w:rPr>
      </w:pPr>
    </w:p>
    <w:p>
      <w:pPr>
        <w:pStyle w:val="6"/>
        <w:ind w:left="319"/>
      </w:pPr>
      <w:r>
        <mc:AlternateContent>
          <mc:Choice Requires="wpg">
            <w:drawing>
              <wp:inline distT="0" distB="0" distL="114300" distR="114300">
                <wp:extent cx="3886200" cy="169545"/>
                <wp:effectExtent l="0" t="0" r="0" b="8255"/>
                <wp:docPr id="415" name="组合 415"/>
                <wp:cNvGraphicFramePr/>
                <a:graphic xmlns:a="http://schemas.openxmlformats.org/drawingml/2006/main">
                  <a:graphicData uri="http://schemas.microsoft.com/office/word/2010/wordprocessingGroup">
                    <wpg:wgp>
                      <wpg:cNvGrpSpPr/>
                      <wpg:grpSpPr>
                        <a:xfrm>
                          <a:off x="0" y="0"/>
                          <a:ext cx="3886200" cy="169545"/>
                          <a:chOff x="0" y="0"/>
                          <a:chExt cx="6120" cy="267"/>
                        </a:xfrm>
                      </wpg:grpSpPr>
                      <wps:wsp>
                        <wps:cNvPr id="416" name="文本框 246"/>
                        <wps:cNvSpPr txBox="1"/>
                        <wps:spPr>
                          <a:xfrm>
                            <a:off x="5936" y="0"/>
                            <a:ext cx="184" cy="267"/>
                          </a:xfrm>
                          <a:prstGeom prst="rect">
                            <a:avLst/>
                          </a:prstGeom>
                          <a:solidFill>
                            <a:srgbClr val="D7E1EC"/>
                          </a:solidFill>
                          <a:ln>
                            <a:noFill/>
                          </a:ln>
                        </wps:spPr>
                        <wps:txbx>
                          <w:txbxContent>
                            <w:p>
                              <w:pPr>
                                <w:spacing w:before="68"/>
                                <w:ind w:left="5" w:right="0" w:firstLine="0"/>
                                <w:jc w:val="left"/>
                                <w:rPr>
                                  <w:rFonts w:ascii="Century Gothic"/>
                                  <w:b/>
                                  <w:color w:val="000000"/>
                                  <w:sz w:val="12"/>
                                </w:rPr>
                              </w:pPr>
                              <w:r>
                                <w:rPr>
                                  <w:rFonts w:ascii="Century Gothic"/>
                                  <w:b/>
                                  <w:color w:val="000000"/>
                                  <w:spacing w:val="-5"/>
                                  <w:w w:val="105"/>
                                  <w:sz w:val="12"/>
                                </w:rPr>
                                <w:t>3%</w:t>
                              </w:r>
                            </w:p>
                          </w:txbxContent>
                        </wps:txbx>
                        <wps:bodyPr lIns="0" tIns="0" rIns="0" bIns="0" upright="1"/>
                      </wps:wsp>
                      <wps:wsp>
                        <wps:cNvPr id="417" name="文本框 247"/>
                        <wps:cNvSpPr txBox="1"/>
                        <wps:spPr>
                          <a:xfrm>
                            <a:off x="3548" y="0"/>
                            <a:ext cx="2388" cy="267"/>
                          </a:xfrm>
                          <a:prstGeom prst="rect">
                            <a:avLst/>
                          </a:prstGeom>
                          <a:solidFill>
                            <a:srgbClr val="00539F"/>
                          </a:solidFill>
                          <a:ln>
                            <a:noFill/>
                          </a:ln>
                        </wps:spPr>
                        <wps:txbx>
                          <w:txbxContent>
                            <w:p>
                              <w:pPr>
                                <w:spacing w:before="49"/>
                                <w:ind w:left="1116" w:right="955" w:firstLine="0"/>
                                <w:jc w:val="center"/>
                                <w:rPr>
                                  <w:rFonts w:ascii="Century Gothic"/>
                                  <w:b/>
                                  <w:color w:val="000000"/>
                                  <w:sz w:val="14"/>
                                </w:rPr>
                              </w:pPr>
                              <w:r>
                                <w:rPr>
                                  <w:rFonts w:ascii="Century Gothic"/>
                                  <w:b/>
                                  <w:color w:val="FFFFFF"/>
                                  <w:spacing w:val="-5"/>
                                  <w:w w:val="105"/>
                                  <w:sz w:val="14"/>
                                </w:rPr>
                                <w:t>39%</w:t>
                              </w:r>
                            </w:p>
                          </w:txbxContent>
                        </wps:txbx>
                        <wps:bodyPr lIns="0" tIns="0" rIns="0" bIns="0" upright="1"/>
                      </wps:wsp>
                      <wps:wsp>
                        <wps:cNvPr id="418" name="文本框 248"/>
                        <wps:cNvSpPr txBox="1"/>
                        <wps:spPr>
                          <a:xfrm>
                            <a:off x="1467" y="0"/>
                            <a:ext cx="2082" cy="267"/>
                          </a:xfrm>
                          <a:prstGeom prst="rect">
                            <a:avLst/>
                          </a:prstGeom>
                          <a:solidFill>
                            <a:srgbClr val="0093FF"/>
                          </a:solidFill>
                          <a:ln>
                            <a:noFill/>
                          </a:ln>
                        </wps:spPr>
                        <wps:txbx>
                          <w:txbxContent>
                            <w:p>
                              <w:pPr>
                                <w:spacing w:before="49"/>
                                <w:ind w:left="868" w:right="883" w:firstLine="0"/>
                                <w:jc w:val="center"/>
                                <w:rPr>
                                  <w:rFonts w:ascii="Century Gothic"/>
                                  <w:b/>
                                  <w:color w:val="000000"/>
                                  <w:sz w:val="14"/>
                                </w:rPr>
                              </w:pPr>
                              <w:r>
                                <w:rPr>
                                  <w:rFonts w:ascii="Century Gothic"/>
                                  <w:b/>
                                  <w:color w:val="FFFFFF"/>
                                  <w:spacing w:val="-5"/>
                                  <w:w w:val="110"/>
                                  <w:sz w:val="14"/>
                                </w:rPr>
                                <w:t>34%</w:t>
                              </w:r>
                            </w:p>
                          </w:txbxContent>
                        </wps:txbx>
                        <wps:bodyPr lIns="0" tIns="0" rIns="0" bIns="0" upright="1"/>
                      </wps:wsp>
                      <wps:wsp>
                        <wps:cNvPr id="419" name="文本框 249"/>
                        <wps:cNvSpPr txBox="1"/>
                        <wps:spPr>
                          <a:xfrm>
                            <a:off x="0" y="0"/>
                            <a:ext cx="1468" cy="267"/>
                          </a:xfrm>
                          <a:prstGeom prst="rect">
                            <a:avLst/>
                          </a:prstGeom>
                          <a:solidFill>
                            <a:srgbClr val="66BEFF"/>
                          </a:solidFill>
                          <a:ln>
                            <a:noFill/>
                          </a:ln>
                        </wps:spPr>
                        <wps:txbx>
                          <w:txbxContent>
                            <w:p>
                              <w:pPr>
                                <w:spacing w:before="49"/>
                                <w:ind w:left="553" w:right="584" w:firstLine="0"/>
                                <w:jc w:val="center"/>
                                <w:rPr>
                                  <w:rFonts w:ascii="Century Gothic"/>
                                  <w:b/>
                                  <w:color w:val="000000"/>
                                  <w:sz w:val="14"/>
                                </w:rPr>
                              </w:pPr>
                              <w:r>
                                <w:rPr>
                                  <w:rFonts w:ascii="Century Gothic"/>
                                  <w:b/>
                                  <w:color w:val="191929"/>
                                  <w:spacing w:val="-5"/>
                                  <w:w w:val="110"/>
                                  <w:sz w:val="14"/>
                                </w:rPr>
                                <w:t>24%</w:t>
                              </w:r>
                            </w:p>
                          </w:txbxContent>
                        </wps:txbx>
                        <wps:bodyPr lIns="0" tIns="0" rIns="0" bIns="0" upright="1"/>
                      </wps:wsp>
                    </wpg:wgp>
                  </a:graphicData>
                </a:graphic>
              </wp:inline>
            </w:drawing>
          </mc:Choice>
          <mc:Fallback>
            <w:pict>
              <v:group id="_x0000_s1026" o:spid="_x0000_s1026" o:spt="203" style="height:13.35pt;width:306pt;" coordsize="6120,267" o:gfxdata="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Rl6eZNQAAAAEAQAADwAAAAAAAAABACAAAAAiAAAAZHJzL2Rvd25yZXYueG1sUEsBAhQA&#10;FAAAAAgAh07iQAmmq42hAgAA/wkAAA4AAAAAAAAAAQAgAAAAIwEAAGRycy9lMm9Eb2MueG1sUEsF&#10;BgAAAAAGAAYAWQEAADYGAAAAAA==&#10;">
                <o:lock v:ext="edit" aspectratio="f"/>
                <v:shape id="文本框 246" o:spid="_x0000_s1026" o:spt="202" type="#_x0000_t202" style="position:absolute;left:5936;top:0;height:267;width:184;" fillcolor="#D7E1EC" filled="t" stroked="f" coordsize="21600,21600" o:gfxdata="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UMRS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68"/>
                          <w:ind w:left="5" w:right="0" w:firstLine="0"/>
                          <w:jc w:val="left"/>
                          <w:rPr>
                            <w:rFonts w:ascii="Century Gothic"/>
                            <w:b/>
                            <w:color w:val="000000"/>
                            <w:sz w:val="12"/>
                          </w:rPr>
                        </w:pPr>
                        <w:r>
                          <w:rPr>
                            <w:rFonts w:ascii="Century Gothic"/>
                            <w:b/>
                            <w:color w:val="000000"/>
                            <w:spacing w:val="-5"/>
                            <w:w w:val="105"/>
                            <w:sz w:val="12"/>
                          </w:rPr>
                          <w:t>3%</w:t>
                        </w:r>
                      </w:p>
                    </w:txbxContent>
                  </v:textbox>
                </v:shape>
                <v:shape id="文本框 247" o:spid="_x0000_s1026" o:spt="202" type="#_x0000_t202" style="position:absolute;left:3548;top:0;height:267;width:2388;" fillcolor="#00539F" filled="t" stroked="f" coordsize="21600,21600" o:gfxdata="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GWXb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49"/>
                          <w:ind w:left="1116" w:right="955" w:firstLine="0"/>
                          <w:jc w:val="center"/>
                          <w:rPr>
                            <w:rFonts w:ascii="Century Gothic"/>
                            <w:b/>
                            <w:color w:val="000000"/>
                            <w:sz w:val="14"/>
                          </w:rPr>
                        </w:pPr>
                        <w:r>
                          <w:rPr>
                            <w:rFonts w:ascii="Century Gothic"/>
                            <w:b/>
                            <w:color w:val="FFFFFF"/>
                            <w:spacing w:val="-5"/>
                            <w:w w:val="105"/>
                            <w:sz w:val="14"/>
                          </w:rPr>
                          <w:t>39%</w:t>
                        </w:r>
                      </w:p>
                    </w:txbxContent>
                  </v:textbox>
                </v:shape>
                <v:shape id="文本框 248" o:spid="_x0000_s1026" o:spt="202" type="#_x0000_t202" style="position:absolute;left:1467;top:0;height:267;width:2082;" fillcolor="#0093FF" filled="t" stroked="f" coordsize="21600,21600" o:gfxdata="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TtTbugAAANw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49"/>
                          <w:ind w:left="868" w:right="883" w:firstLine="0"/>
                          <w:jc w:val="center"/>
                          <w:rPr>
                            <w:rFonts w:ascii="Century Gothic"/>
                            <w:b/>
                            <w:color w:val="000000"/>
                            <w:sz w:val="14"/>
                          </w:rPr>
                        </w:pPr>
                        <w:r>
                          <w:rPr>
                            <w:rFonts w:ascii="Century Gothic"/>
                            <w:b/>
                            <w:color w:val="FFFFFF"/>
                            <w:spacing w:val="-5"/>
                            <w:w w:val="110"/>
                            <w:sz w:val="14"/>
                          </w:rPr>
                          <w:t>34%</w:t>
                        </w:r>
                      </w:p>
                    </w:txbxContent>
                  </v:textbox>
                </v:shape>
                <v:shape id="文本框 249" o:spid="_x0000_s1026" o:spt="202" type="#_x0000_t202" style="position:absolute;left:0;top:0;height:267;width:1468;" fillcolor="#66BEFF" filled="t" stroked="f" coordsize="21600,21600" o:gfxdata="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GUqV7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49"/>
                          <w:ind w:left="553" w:right="584" w:firstLine="0"/>
                          <w:jc w:val="center"/>
                          <w:rPr>
                            <w:rFonts w:ascii="Century Gothic"/>
                            <w:b/>
                            <w:color w:val="000000"/>
                            <w:sz w:val="14"/>
                          </w:rPr>
                        </w:pPr>
                        <w:r>
                          <w:rPr>
                            <w:rFonts w:ascii="Century Gothic"/>
                            <w:b/>
                            <w:color w:val="191929"/>
                            <w:spacing w:val="-5"/>
                            <w:w w:val="110"/>
                            <w:sz w:val="14"/>
                          </w:rPr>
                          <w:t>24%</w:t>
                        </w:r>
                      </w:p>
                    </w:txbxContent>
                  </v:textbox>
                </v:shape>
                <w10:wrap type="none"/>
                <w10:anchorlock/>
              </v:group>
            </w:pict>
          </mc:Fallback>
        </mc:AlternateContent>
      </w:r>
    </w:p>
    <w:p>
      <w:pPr>
        <w:pStyle w:val="6"/>
        <w:rPr>
          <w:sz w:val="15"/>
        </w:rPr>
      </w:pPr>
    </w:p>
    <w:p>
      <w:pPr>
        <w:spacing w:before="0"/>
        <w:ind w:left="318" w:right="0" w:firstLine="0"/>
        <w:jc w:val="left"/>
        <w:rPr>
          <w:rFonts w:hint="default" w:eastAsia="宋体"/>
          <w:sz w:val="14"/>
          <w:lang w:val="en-US" w:eastAsia="zh-CN"/>
        </w:rPr>
      </w:pPr>
      <w:r>
        <w:rPr>
          <w:w w:val="115"/>
          <w:sz w:val="14"/>
        </w:rPr>
        <w:t>NLP</w:t>
      </w:r>
      <w:r>
        <w:rPr>
          <w:spacing w:val="3"/>
          <w:w w:val="115"/>
          <w:sz w:val="14"/>
        </w:rPr>
        <w:t xml:space="preserve"> </w:t>
      </w:r>
      <w:r>
        <w:rPr>
          <w:w w:val="115"/>
          <w:sz w:val="14"/>
        </w:rPr>
        <w:t>(Natural</w:t>
      </w:r>
      <w:r>
        <w:rPr>
          <w:spacing w:val="3"/>
          <w:w w:val="115"/>
          <w:sz w:val="14"/>
        </w:rPr>
        <w:t xml:space="preserve"> </w:t>
      </w:r>
      <w:r>
        <w:rPr>
          <w:w w:val="115"/>
          <w:sz w:val="14"/>
        </w:rPr>
        <w:t>Language</w:t>
      </w:r>
      <w:r>
        <w:rPr>
          <w:spacing w:val="3"/>
          <w:w w:val="115"/>
          <w:sz w:val="14"/>
        </w:rPr>
        <w:t xml:space="preserve"> </w:t>
      </w:r>
      <w:r>
        <w:rPr>
          <w:w w:val="115"/>
          <w:sz w:val="14"/>
        </w:rPr>
        <w:t>Processing</w:t>
      </w:r>
      <w:r>
        <w:rPr>
          <w:spacing w:val="3"/>
          <w:w w:val="115"/>
          <w:sz w:val="14"/>
        </w:rPr>
        <w:t xml:space="preserve"> </w:t>
      </w:r>
      <w:r>
        <w:rPr>
          <w:spacing w:val="-2"/>
          <w:w w:val="115"/>
          <w:sz w:val="14"/>
        </w:rPr>
        <w:t>tools)</w:t>
      </w:r>
      <w:r>
        <w:rPr>
          <w:rFonts w:hint="eastAsia" w:eastAsia="宋体"/>
          <w:spacing w:val="-2"/>
          <w:w w:val="115"/>
          <w:sz w:val="14"/>
          <w:lang w:val="en-US" w:eastAsia="zh-CN"/>
        </w:rPr>
        <w:t xml:space="preserve"> NLP(自然语言处理工具)</w:t>
      </w:r>
    </w:p>
    <w:p>
      <w:pPr>
        <w:pStyle w:val="6"/>
        <w:spacing w:before="6"/>
        <w:rPr>
          <w:sz w:val="4"/>
        </w:rPr>
      </w:pPr>
    </w:p>
    <w:p>
      <w:pPr>
        <w:pStyle w:val="6"/>
        <w:ind w:left="319"/>
      </w:pPr>
      <w:r>
        <mc:AlternateContent>
          <mc:Choice Requires="wps">
            <w:drawing>
              <wp:inline distT="0" distB="0" distL="114300" distR="114300">
                <wp:extent cx="816610" cy="169545"/>
                <wp:effectExtent l="0" t="0" r="8890" b="8255"/>
                <wp:docPr id="420" name="文本框 420"/>
                <wp:cNvGraphicFramePr/>
                <a:graphic xmlns:a="http://schemas.openxmlformats.org/drawingml/2006/main">
                  <a:graphicData uri="http://schemas.microsoft.com/office/word/2010/wordprocessingShape">
                    <wps:wsp>
                      <wps:cNvSpPr txBox="1"/>
                      <wps:spPr>
                        <a:xfrm>
                          <a:off x="0" y="0"/>
                          <a:ext cx="816610" cy="169545"/>
                        </a:xfrm>
                        <a:prstGeom prst="rect">
                          <a:avLst/>
                        </a:prstGeom>
                        <a:solidFill>
                          <a:srgbClr val="66BEFF"/>
                        </a:solidFill>
                        <a:ln>
                          <a:noFill/>
                        </a:ln>
                      </wps:spPr>
                      <wps:txbx>
                        <w:txbxContent>
                          <w:p>
                            <w:pPr>
                              <w:spacing w:before="48"/>
                              <w:ind w:left="491" w:right="491" w:firstLine="0"/>
                              <w:jc w:val="center"/>
                              <w:rPr>
                                <w:rFonts w:ascii="Century Gothic"/>
                                <w:b/>
                                <w:color w:val="000000"/>
                                <w:sz w:val="14"/>
                              </w:rPr>
                            </w:pPr>
                            <w:r>
                              <w:rPr>
                                <w:rFonts w:ascii="Century Gothic"/>
                                <w:b/>
                                <w:color w:val="191929"/>
                                <w:spacing w:val="-5"/>
                                <w:sz w:val="14"/>
                              </w:rPr>
                              <w:t>21%</w:t>
                            </w:r>
                          </w:p>
                        </w:txbxContent>
                      </wps:txbx>
                      <wps:bodyPr lIns="0" tIns="0" rIns="0" bIns="0" upright="1"/>
                    </wps:wsp>
                  </a:graphicData>
                </a:graphic>
              </wp:inline>
            </w:drawing>
          </mc:Choice>
          <mc:Fallback>
            <w:pict>
              <v:shape id="_x0000_s1026" o:spid="_x0000_s1026" o:spt="202" type="#_x0000_t202" style="height:13.35pt;width:64.3pt;" fillcolor="#66BEFF" filled="t" stroked="f" coordsize="21600,21600" o:gfxdata="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APhf/TAAAABAEAAA8AAAAAAAAAAQAgAAAAIgAAAGRy&#10;cy9kb3ducmV2LnhtbFBLAQIUABQAAAAIAIdO4kAWc3yX0QEAAJ4DAAAOAAAAAAAAAAEAIAAAACIB&#10;AABkcnMvZTJvRG9jLnhtbFBLBQYAAAAABgAGAFkBAABlBQAAAAA=&#10;">
                <v:fill on="t" focussize="0,0"/>
                <v:stroke on="f"/>
                <v:imagedata o:title=""/>
                <o:lock v:ext="edit" aspectratio="f"/>
                <v:textbox inset="0mm,0mm,0mm,0mm">
                  <w:txbxContent>
                    <w:p>
                      <w:pPr>
                        <w:spacing w:before="48"/>
                        <w:ind w:left="491" w:right="491" w:firstLine="0"/>
                        <w:jc w:val="center"/>
                        <w:rPr>
                          <w:rFonts w:ascii="Century Gothic"/>
                          <w:b/>
                          <w:color w:val="000000"/>
                          <w:sz w:val="14"/>
                        </w:rPr>
                      </w:pPr>
                      <w:r>
                        <w:rPr>
                          <w:rFonts w:ascii="Century Gothic"/>
                          <w:b/>
                          <w:color w:val="191929"/>
                          <w:spacing w:val="-5"/>
                          <w:sz w:val="14"/>
                        </w:rPr>
                        <w:t>21%</w:t>
                      </w:r>
                    </w:p>
                  </w:txbxContent>
                </v:textbox>
                <w10:wrap type="none"/>
                <w10:anchorlock/>
              </v:shape>
            </w:pict>
          </mc:Fallback>
        </mc:AlternateContent>
      </w:r>
      <w:r>
        <mc:AlternateContent>
          <mc:Choice Requires="wpg">
            <w:drawing>
              <wp:inline distT="0" distB="0" distL="114300" distR="114300">
                <wp:extent cx="3070225" cy="169545"/>
                <wp:effectExtent l="0" t="0" r="3175" b="8255"/>
                <wp:docPr id="421" name="组合 421"/>
                <wp:cNvGraphicFramePr/>
                <a:graphic xmlns:a="http://schemas.openxmlformats.org/drawingml/2006/main">
                  <a:graphicData uri="http://schemas.microsoft.com/office/word/2010/wordprocessingGroup">
                    <wpg:wgp>
                      <wpg:cNvGrpSpPr/>
                      <wpg:grpSpPr>
                        <a:xfrm>
                          <a:off x="0" y="0"/>
                          <a:ext cx="3070225" cy="169545"/>
                          <a:chOff x="0" y="0"/>
                          <a:chExt cx="4835" cy="267"/>
                        </a:xfrm>
                      </wpg:grpSpPr>
                      <wps:wsp>
                        <wps:cNvPr id="422" name="文本框 288"/>
                        <wps:cNvSpPr txBox="1"/>
                        <wps:spPr>
                          <a:xfrm>
                            <a:off x="4285" y="0"/>
                            <a:ext cx="550" cy="267"/>
                          </a:xfrm>
                          <a:prstGeom prst="rect">
                            <a:avLst/>
                          </a:prstGeom>
                          <a:solidFill>
                            <a:srgbClr val="D7E1EC"/>
                          </a:solidFill>
                          <a:ln>
                            <a:noFill/>
                          </a:ln>
                        </wps:spPr>
                        <wps:txbx>
                          <w:txbxContent>
                            <w:p>
                              <w:pPr>
                                <w:spacing w:before="69"/>
                                <w:ind w:left="206" w:right="0" w:firstLine="0"/>
                                <w:jc w:val="left"/>
                                <w:rPr>
                                  <w:rFonts w:ascii="Century Gothic"/>
                                  <w:b/>
                                  <w:color w:val="000000"/>
                                  <w:sz w:val="12"/>
                                </w:rPr>
                              </w:pPr>
                              <w:r>
                                <w:rPr>
                                  <w:rFonts w:ascii="Century Gothic"/>
                                  <w:b/>
                                  <w:color w:val="000000"/>
                                  <w:spacing w:val="-5"/>
                                  <w:w w:val="110"/>
                                  <w:sz w:val="12"/>
                                </w:rPr>
                                <w:t>9%</w:t>
                              </w:r>
                            </w:p>
                          </w:txbxContent>
                        </wps:txbx>
                        <wps:bodyPr lIns="0" tIns="0" rIns="0" bIns="0" upright="1"/>
                      </wps:wsp>
                      <wps:wsp>
                        <wps:cNvPr id="423" name="文本框 289"/>
                        <wps:cNvSpPr txBox="1"/>
                        <wps:spPr>
                          <a:xfrm>
                            <a:off x="2264" y="0"/>
                            <a:ext cx="2021" cy="267"/>
                          </a:xfrm>
                          <a:prstGeom prst="rect">
                            <a:avLst/>
                          </a:prstGeom>
                          <a:solidFill>
                            <a:srgbClr val="00539F"/>
                          </a:solidFill>
                          <a:ln>
                            <a:noFill/>
                          </a:ln>
                        </wps:spPr>
                        <wps:txbx>
                          <w:txbxContent>
                            <w:p>
                              <w:pPr>
                                <w:spacing w:before="48"/>
                                <w:ind w:left="878" w:right="826" w:firstLine="0"/>
                                <w:jc w:val="center"/>
                                <w:rPr>
                                  <w:rFonts w:ascii="Century Gothic"/>
                                  <w:b/>
                                  <w:color w:val="000000"/>
                                  <w:sz w:val="14"/>
                                </w:rPr>
                              </w:pPr>
                              <w:r>
                                <w:rPr>
                                  <w:rFonts w:ascii="Century Gothic"/>
                                  <w:b/>
                                  <w:color w:val="FFFFFF"/>
                                  <w:spacing w:val="-5"/>
                                  <w:w w:val="105"/>
                                  <w:sz w:val="14"/>
                                </w:rPr>
                                <w:t>33%</w:t>
                              </w:r>
                            </w:p>
                          </w:txbxContent>
                        </wps:txbx>
                        <wps:bodyPr lIns="0" tIns="0" rIns="0" bIns="0" upright="1"/>
                      </wps:wsp>
                      <wps:wsp>
                        <wps:cNvPr id="424" name="文本框 290"/>
                        <wps:cNvSpPr txBox="1"/>
                        <wps:spPr>
                          <a:xfrm>
                            <a:off x="0" y="0"/>
                            <a:ext cx="2265" cy="267"/>
                          </a:xfrm>
                          <a:prstGeom prst="rect">
                            <a:avLst/>
                          </a:prstGeom>
                          <a:solidFill>
                            <a:srgbClr val="0093FF"/>
                          </a:solidFill>
                          <a:ln>
                            <a:noFill/>
                          </a:ln>
                        </wps:spPr>
                        <wps:txbx>
                          <w:txbxContent>
                            <w:p>
                              <w:pPr>
                                <w:spacing w:before="48"/>
                                <w:ind w:left="974" w:right="974" w:firstLine="0"/>
                                <w:jc w:val="center"/>
                                <w:rPr>
                                  <w:rFonts w:ascii="Century Gothic"/>
                                  <w:b/>
                                  <w:color w:val="000000"/>
                                  <w:sz w:val="14"/>
                                </w:rPr>
                              </w:pPr>
                              <w:r>
                                <w:rPr>
                                  <w:rFonts w:ascii="Century Gothic"/>
                                  <w:b/>
                                  <w:color w:val="FFFFFF"/>
                                  <w:spacing w:val="-5"/>
                                  <w:w w:val="105"/>
                                  <w:sz w:val="14"/>
                                </w:rPr>
                                <w:t>37%</w:t>
                              </w:r>
                            </w:p>
                          </w:txbxContent>
                        </wps:txbx>
                        <wps:bodyPr lIns="0" tIns="0" rIns="0" bIns="0" upright="1"/>
                      </wps:wsp>
                    </wpg:wgp>
                  </a:graphicData>
                </a:graphic>
              </wp:inline>
            </w:drawing>
          </mc:Choice>
          <mc:Fallback>
            <w:pict>
              <v:group id="_x0000_s1026" o:spid="_x0000_s1026" o:spt="203" style="height:13.35pt;width:241.75pt;" coordsize="4835,267" o:gfxdata="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yQn839YAAAAEAQAADwAA&#10;AAAAAAABACAAAAAiAAAAZHJzL2Rvd25yZXYueG1sUEsBAhQAFAAAAAgAh07iQM8oAaGKAgAAQQgA&#10;AA4AAAAAAAAAAQAgAAAAJQEAAGRycy9lMm9Eb2MueG1sUEsFBgAAAAAGAAYAWQEAACEGAAAAAA==&#10;">
                <o:lock v:ext="edit" aspectratio="f"/>
                <v:shape id="文本框 288" o:spid="_x0000_s1026" o:spt="202" type="#_x0000_t202" style="position:absolute;left:4285;top:0;height:267;width:550;" fillcolor="#D7E1EC" filled="t" stroked="f" coordsize="21600,21600" o:gfxdata="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D/aq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69"/>
                          <w:ind w:left="206" w:right="0" w:firstLine="0"/>
                          <w:jc w:val="left"/>
                          <w:rPr>
                            <w:rFonts w:ascii="Century Gothic"/>
                            <w:b/>
                            <w:color w:val="000000"/>
                            <w:sz w:val="12"/>
                          </w:rPr>
                        </w:pPr>
                        <w:r>
                          <w:rPr>
                            <w:rFonts w:ascii="Century Gothic"/>
                            <w:b/>
                            <w:color w:val="000000"/>
                            <w:spacing w:val="-5"/>
                            <w:w w:val="110"/>
                            <w:sz w:val="12"/>
                          </w:rPr>
                          <w:t>9%</w:t>
                        </w:r>
                      </w:p>
                    </w:txbxContent>
                  </v:textbox>
                </v:shape>
                <v:shape id="文本框 289" o:spid="_x0000_s1026" o:spt="202" type="#_x0000_t202" style="position:absolute;left:2264;top:0;height:267;width:2021;" fillcolor="#00539F" filled="t" stroked="f" coordsize="21600,21600" o:gfxdata="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ZZa47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48"/>
                          <w:ind w:left="878" w:right="826" w:firstLine="0"/>
                          <w:jc w:val="center"/>
                          <w:rPr>
                            <w:rFonts w:ascii="Century Gothic"/>
                            <w:b/>
                            <w:color w:val="000000"/>
                            <w:sz w:val="14"/>
                          </w:rPr>
                        </w:pPr>
                        <w:r>
                          <w:rPr>
                            <w:rFonts w:ascii="Century Gothic"/>
                            <w:b/>
                            <w:color w:val="FFFFFF"/>
                            <w:spacing w:val="-5"/>
                            <w:w w:val="105"/>
                            <w:sz w:val="14"/>
                          </w:rPr>
                          <w:t>33%</w:t>
                        </w:r>
                      </w:p>
                    </w:txbxContent>
                  </v:textbox>
                </v:shape>
                <v:shape id="文本框 290" o:spid="_x0000_s1026" o:spt="202" type="#_x0000_t202" style="position:absolute;left:0;top:0;height:267;width:2265;" fillcolor="#0093FF" filled="t" stroked="f" coordsize="21600,21600" o:gfxdata="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bxRj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48"/>
                          <w:ind w:left="974" w:right="974" w:firstLine="0"/>
                          <w:jc w:val="center"/>
                          <w:rPr>
                            <w:rFonts w:ascii="Century Gothic"/>
                            <w:b/>
                            <w:color w:val="000000"/>
                            <w:sz w:val="14"/>
                          </w:rPr>
                        </w:pPr>
                        <w:r>
                          <w:rPr>
                            <w:rFonts w:ascii="Century Gothic"/>
                            <w:b/>
                            <w:color w:val="FFFFFF"/>
                            <w:spacing w:val="-5"/>
                            <w:w w:val="105"/>
                            <w:sz w:val="14"/>
                          </w:rPr>
                          <w:t>37%</w:t>
                        </w:r>
                      </w:p>
                    </w:txbxContent>
                  </v:textbox>
                </v:shape>
                <w10:wrap type="none"/>
                <w10:anchorlock/>
              </v:group>
            </w:pict>
          </mc:Fallback>
        </mc:AlternateContent>
      </w:r>
    </w:p>
    <w:p>
      <w:pPr>
        <w:pStyle w:val="6"/>
        <w:spacing w:before="5"/>
        <w:rPr>
          <w:sz w:val="13"/>
        </w:rPr>
      </w:pPr>
    </w:p>
    <w:p>
      <w:pPr>
        <w:spacing w:before="0"/>
        <w:ind w:left="318" w:right="0" w:firstLine="0"/>
        <w:jc w:val="left"/>
        <w:rPr>
          <w:rFonts w:hint="default" w:eastAsia="宋体"/>
          <w:sz w:val="14"/>
          <w:lang w:val="en-US" w:eastAsia="zh-CN"/>
        </w:rPr>
      </w:pPr>
      <w:r>
        <w:rPr>
          <w:w w:val="110"/>
          <w:sz w:val="14"/>
        </w:rPr>
        <w:t>GenAI</w:t>
      </w:r>
      <w:r>
        <w:rPr>
          <w:spacing w:val="12"/>
          <w:w w:val="110"/>
          <w:sz w:val="14"/>
        </w:rPr>
        <w:t xml:space="preserve"> </w:t>
      </w:r>
      <w:r>
        <w:rPr>
          <w:w w:val="110"/>
          <w:sz w:val="14"/>
        </w:rPr>
        <w:t>(Generative</w:t>
      </w:r>
      <w:r>
        <w:rPr>
          <w:spacing w:val="13"/>
          <w:w w:val="110"/>
          <w:sz w:val="14"/>
        </w:rPr>
        <w:t xml:space="preserve"> </w:t>
      </w:r>
      <w:r>
        <w:rPr>
          <w:w w:val="110"/>
          <w:sz w:val="14"/>
        </w:rPr>
        <w:t>Artificial</w:t>
      </w:r>
      <w:r>
        <w:rPr>
          <w:spacing w:val="12"/>
          <w:w w:val="110"/>
          <w:sz w:val="14"/>
        </w:rPr>
        <w:t xml:space="preserve"> </w:t>
      </w:r>
      <w:r>
        <w:rPr>
          <w:spacing w:val="-2"/>
          <w:w w:val="110"/>
          <w:sz w:val="14"/>
        </w:rPr>
        <w:t>Intelligence)</w:t>
      </w:r>
      <w:r>
        <w:rPr>
          <w:rFonts w:hint="eastAsia" w:eastAsia="宋体"/>
          <w:spacing w:val="-2"/>
          <w:w w:val="110"/>
          <w:sz w:val="14"/>
          <w:lang w:val="en-US" w:eastAsia="zh-CN"/>
        </w:rPr>
        <w:t xml:space="preserve"> GenAI（生成式AI）</w:t>
      </w:r>
    </w:p>
    <w:p>
      <w:pPr>
        <w:pStyle w:val="6"/>
        <w:spacing w:before="7"/>
        <w:rPr>
          <w:sz w:val="4"/>
        </w:rPr>
      </w:pPr>
    </w:p>
    <w:p>
      <w:pPr>
        <w:pStyle w:val="6"/>
        <w:ind w:left="319"/>
      </w:pPr>
      <w:r>
        <mc:AlternateContent>
          <mc:Choice Requires="wpg">
            <w:drawing>
              <wp:inline distT="0" distB="0" distL="114300" distR="114300">
                <wp:extent cx="3886835" cy="169545"/>
                <wp:effectExtent l="0" t="0" r="0" b="8255"/>
                <wp:docPr id="425" name="组合 425"/>
                <wp:cNvGraphicFramePr/>
                <a:graphic xmlns:a="http://schemas.openxmlformats.org/drawingml/2006/main">
                  <a:graphicData uri="http://schemas.microsoft.com/office/word/2010/wordprocessingGroup">
                    <wpg:wgp>
                      <wpg:cNvGrpSpPr/>
                      <wpg:grpSpPr>
                        <a:xfrm>
                          <a:off x="0" y="0"/>
                          <a:ext cx="3886835" cy="169545"/>
                          <a:chOff x="0" y="0"/>
                          <a:chExt cx="6121" cy="267"/>
                        </a:xfrm>
                      </wpg:grpSpPr>
                      <wps:wsp>
                        <wps:cNvPr id="426" name="文本框 292"/>
                        <wps:cNvSpPr txBox="1"/>
                        <wps:spPr>
                          <a:xfrm>
                            <a:off x="5936" y="0"/>
                            <a:ext cx="184" cy="267"/>
                          </a:xfrm>
                          <a:prstGeom prst="rect">
                            <a:avLst/>
                          </a:prstGeom>
                          <a:solidFill>
                            <a:srgbClr val="D7E1EC"/>
                          </a:solidFill>
                          <a:ln>
                            <a:noFill/>
                          </a:ln>
                        </wps:spPr>
                        <wps:txbx>
                          <w:txbxContent>
                            <w:p>
                              <w:pPr>
                                <w:spacing w:before="68"/>
                                <w:ind w:left="5" w:right="0" w:firstLine="0"/>
                                <w:jc w:val="left"/>
                                <w:rPr>
                                  <w:rFonts w:ascii="Century Gothic"/>
                                  <w:b/>
                                  <w:color w:val="000000"/>
                                  <w:sz w:val="12"/>
                                </w:rPr>
                              </w:pPr>
                              <w:r>
                                <w:rPr>
                                  <w:rFonts w:ascii="Century Gothic"/>
                                  <w:b/>
                                  <w:color w:val="000000"/>
                                  <w:spacing w:val="-5"/>
                                  <w:w w:val="105"/>
                                  <w:sz w:val="12"/>
                                </w:rPr>
                                <w:t>3%</w:t>
                              </w:r>
                            </w:p>
                          </w:txbxContent>
                        </wps:txbx>
                        <wps:bodyPr lIns="0" tIns="0" rIns="0" bIns="0" upright="1"/>
                      </wps:wsp>
                      <wps:wsp>
                        <wps:cNvPr id="427" name="文本框 293"/>
                        <wps:cNvSpPr txBox="1"/>
                        <wps:spPr>
                          <a:xfrm>
                            <a:off x="4161" y="0"/>
                            <a:ext cx="1776" cy="267"/>
                          </a:xfrm>
                          <a:prstGeom prst="rect">
                            <a:avLst/>
                          </a:prstGeom>
                          <a:solidFill>
                            <a:srgbClr val="00539F"/>
                          </a:solidFill>
                          <a:ln>
                            <a:noFill/>
                          </a:ln>
                        </wps:spPr>
                        <wps:txbx>
                          <w:txbxContent>
                            <w:p>
                              <w:pPr>
                                <w:spacing w:before="40"/>
                                <w:ind w:left="729" w:right="641" w:firstLine="0"/>
                                <w:jc w:val="center"/>
                                <w:rPr>
                                  <w:rFonts w:ascii="Century Gothic"/>
                                  <w:b/>
                                  <w:color w:val="000000"/>
                                  <w:sz w:val="14"/>
                                </w:rPr>
                              </w:pPr>
                              <w:r>
                                <w:rPr>
                                  <w:rFonts w:ascii="Century Gothic"/>
                                  <w:b/>
                                  <w:color w:val="FFFFFF"/>
                                  <w:spacing w:val="-5"/>
                                  <w:w w:val="105"/>
                                  <w:sz w:val="14"/>
                                </w:rPr>
                                <w:t>29%</w:t>
                              </w:r>
                            </w:p>
                          </w:txbxContent>
                        </wps:txbx>
                        <wps:bodyPr lIns="0" tIns="0" rIns="0" bIns="0" upright="1"/>
                      </wps:wsp>
                      <wps:wsp>
                        <wps:cNvPr id="428" name="文本框 294"/>
                        <wps:cNvSpPr txBox="1"/>
                        <wps:spPr>
                          <a:xfrm>
                            <a:off x="1283" y="0"/>
                            <a:ext cx="2878" cy="267"/>
                          </a:xfrm>
                          <a:prstGeom prst="rect">
                            <a:avLst/>
                          </a:prstGeom>
                          <a:solidFill>
                            <a:srgbClr val="0093FF"/>
                          </a:solidFill>
                          <a:ln>
                            <a:noFill/>
                          </a:ln>
                        </wps:spPr>
                        <wps:txbx>
                          <w:txbxContent>
                            <w:p>
                              <w:pPr>
                                <w:spacing w:before="40"/>
                                <w:ind w:left="1274" w:right="1273" w:firstLine="0"/>
                                <w:jc w:val="center"/>
                                <w:rPr>
                                  <w:rFonts w:ascii="Century Gothic"/>
                                  <w:b/>
                                  <w:color w:val="000000"/>
                                  <w:sz w:val="14"/>
                                </w:rPr>
                              </w:pPr>
                              <w:r>
                                <w:rPr>
                                  <w:rFonts w:ascii="Century Gothic"/>
                                  <w:b/>
                                  <w:color w:val="FFFFFF"/>
                                  <w:spacing w:val="-5"/>
                                  <w:w w:val="110"/>
                                  <w:sz w:val="14"/>
                                </w:rPr>
                                <w:t>47%</w:t>
                              </w:r>
                            </w:p>
                          </w:txbxContent>
                        </wps:txbx>
                        <wps:bodyPr lIns="0" tIns="0" rIns="0" bIns="0" upright="1"/>
                      </wps:wsp>
                      <wps:wsp>
                        <wps:cNvPr id="429" name="文本框 295"/>
                        <wps:cNvSpPr txBox="1"/>
                        <wps:spPr>
                          <a:xfrm>
                            <a:off x="0" y="0"/>
                            <a:ext cx="1284" cy="267"/>
                          </a:xfrm>
                          <a:prstGeom prst="rect">
                            <a:avLst/>
                          </a:prstGeom>
                          <a:solidFill>
                            <a:srgbClr val="66BEFF"/>
                          </a:solidFill>
                          <a:ln>
                            <a:noFill/>
                          </a:ln>
                        </wps:spPr>
                        <wps:txbx>
                          <w:txbxContent>
                            <w:p>
                              <w:pPr>
                                <w:spacing w:before="40"/>
                                <w:ind w:left="490" w:right="491" w:firstLine="0"/>
                                <w:jc w:val="center"/>
                                <w:rPr>
                                  <w:rFonts w:ascii="Century Gothic"/>
                                  <w:b/>
                                  <w:color w:val="000000"/>
                                  <w:sz w:val="14"/>
                                </w:rPr>
                              </w:pPr>
                              <w:r>
                                <w:rPr>
                                  <w:rFonts w:ascii="Century Gothic"/>
                                  <w:b/>
                                  <w:color w:val="191929"/>
                                  <w:spacing w:val="-5"/>
                                  <w:sz w:val="14"/>
                                </w:rPr>
                                <w:t>21%</w:t>
                              </w:r>
                            </w:p>
                          </w:txbxContent>
                        </wps:txbx>
                        <wps:bodyPr lIns="0" tIns="0" rIns="0" bIns="0" upright="1"/>
                      </wps:wsp>
                    </wpg:wgp>
                  </a:graphicData>
                </a:graphic>
              </wp:inline>
            </w:drawing>
          </mc:Choice>
          <mc:Fallback>
            <w:pict>
              <v:group id="_x0000_s1026" o:spid="_x0000_s1026" o:spt="203" style="height:13.35pt;width:306.05pt;" coordsize="6121,267" o:gfxdata="UEsDBAoAAAAAAIdO4kAAAAAAAAAAAAAAAAAEAAAAZHJzL1BLAwQUAAAACACHTuJAB0USCt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AHRRIK1QAAAAQBAAAPAAAAAAAAAAEAIAAAACIAAABkcnMvZG93bnJldi54bWxQ&#10;SwECFAAUAAAACACHTuJAqC2yNqUCAAD/CQAADgAAAAAAAAABACAAAAAkAQAAZHJzL2Uyb0RvYy54&#10;bWxQSwUGAAAAAAYABgBZAQAAOwYAAAAA&#10;">
                <o:lock v:ext="edit" aspectratio="f"/>
                <v:shape id="文本框 292" o:spid="_x0000_s1026" o:spt="202" type="#_x0000_t202" style="position:absolute;left:5936;top:0;height:267;width:184;" fillcolor="#D7E1EC" filled="t" stroked="f" coordsize="21600,21600" o:gfxdata="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4+6m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68"/>
                          <w:ind w:left="5" w:right="0" w:firstLine="0"/>
                          <w:jc w:val="left"/>
                          <w:rPr>
                            <w:rFonts w:ascii="Century Gothic"/>
                            <w:b/>
                            <w:color w:val="000000"/>
                            <w:sz w:val="12"/>
                          </w:rPr>
                        </w:pPr>
                        <w:r>
                          <w:rPr>
                            <w:rFonts w:ascii="Century Gothic"/>
                            <w:b/>
                            <w:color w:val="000000"/>
                            <w:spacing w:val="-5"/>
                            <w:w w:val="105"/>
                            <w:sz w:val="12"/>
                          </w:rPr>
                          <w:t>3%</w:t>
                        </w:r>
                      </w:p>
                    </w:txbxContent>
                  </v:textbox>
                </v:shape>
                <v:shape id="文本框 293" o:spid="_x0000_s1026" o:spt="202" type="#_x0000_t202" style="position:absolute;left:4161;top:0;height:267;width:1776;" fillcolor="#00539F" filled="t" stroked="f" coordsize="21600,21600" o:gfxdata="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q1c4L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40"/>
                          <w:ind w:left="729" w:right="641" w:firstLine="0"/>
                          <w:jc w:val="center"/>
                          <w:rPr>
                            <w:rFonts w:ascii="Century Gothic"/>
                            <w:b/>
                            <w:color w:val="000000"/>
                            <w:sz w:val="14"/>
                          </w:rPr>
                        </w:pPr>
                        <w:r>
                          <w:rPr>
                            <w:rFonts w:ascii="Century Gothic"/>
                            <w:b/>
                            <w:color w:val="FFFFFF"/>
                            <w:spacing w:val="-5"/>
                            <w:w w:val="105"/>
                            <w:sz w:val="14"/>
                          </w:rPr>
                          <w:t>29%</w:t>
                        </w:r>
                      </w:p>
                    </w:txbxContent>
                  </v:textbox>
                </v:shape>
                <v:shape id="文本框 294" o:spid="_x0000_s1026" o:spt="202" type="#_x0000_t202" style="position:absolute;left:1283;top:0;height:267;width:2878;" fillcolor="#0093FF" filled="t" stroked="f" coordsize="21600,21600" o:gfxdata="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SIeZrgAAADcAAAA&#10;DwAAAAAAAAABACAAAAAiAAAAZHJzL2Rvd25yZXYueG1sUEsBAhQAFAAAAAgAh07iQDMvBZ47AAAA&#10;OQAAABAAAAAAAAAAAQAgAAAABwEAAGRycy9zaGFwZXhtbC54bWxQSwUGAAAAAAYABgBbAQAAsQMA&#10;AAAA&#10;">
                  <v:fill on="t" focussize="0,0"/>
                  <v:stroke on="f"/>
                  <v:imagedata o:title=""/>
                  <o:lock v:ext="edit" aspectratio="f"/>
                  <v:textbox inset="0mm,0mm,0mm,0mm">
                    <w:txbxContent>
                      <w:p>
                        <w:pPr>
                          <w:spacing w:before="40"/>
                          <w:ind w:left="1274" w:right="1273" w:firstLine="0"/>
                          <w:jc w:val="center"/>
                          <w:rPr>
                            <w:rFonts w:ascii="Century Gothic"/>
                            <w:b/>
                            <w:color w:val="000000"/>
                            <w:sz w:val="14"/>
                          </w:rPr>
                        </w:pPr>
                        <w:r>
                          <w:rPr>
                            <w:rFonts w:ascii="Century Gothic"/>
                            <w:b/>
                            <w:color w:val="FFFFFF"/>
                            <w:spacing w:val="-5"/>
                            <w:w w:val="110"/>
                            <w:sz w:val="14"/>
                          </w:rPr>
                          <w:t>47%</w:t>
                        </w:r>
                      </w:p>
                    </w:txbxContent>
                  </v:textbox>
                </v:shape>
                <v:shape id="文本框 295" o:spid="_x0000_s1026" o:spt="202" type="#_x0000_t202" style="position:absolute;left:0;top:0;height:267;width:1284;" fillcolor="#66BEFF" filled="t" stroked="f" coordsize="21600,21600" o:gfxdata="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CeDq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40"/>
                          <w:ind w:left="490" w:right="491" w:firstLine="0"/>
                          <w:jc w:val="center"/>
                          <w:rPr>
                            <w:rFonts w:ascii="Century Gothic"/>
                            <w:b/>
                            <w:color w:val="000000"/>
                            <w:sz w:val="14"/>
                          </w:rPr>
                        </w:pPr>
                        <w:r>
                          <w:rPr>
                            <w:rFonts w:ascii="Century Gothic"/>
                            <w:b/>
                            <w:color w:val="191929"/>
                            <w:spacing w:val="-5"/>
                            <w:sz w:val="14"/>
                          </w:rPr>
                          <w:t>21%</w:t>
                        </w:r>
                      </w:p>
                    </w:txbxContent>
                  </v:textbox>
                </v:shape>
                <w10:wrap type="none"/>
                <w10:anchorlock/>
              </v:group>
            </w:pict>
          </mc:Fallback>
        </mc:AlternateContent>
      </w:r>
    </w:p>
    <w:p>
      <w:pPr>
        <w:pStyle w:val="6"/>
        <w:spacing w:before="11"/>
        <w:rPr>
          <w:sz w:val="13"/>
        </w:rPr>
      </w:pPr>
    </w:p>
    <w:p>
      <w:pPr>
        <w:spacing w:before="0"/>
        <w:ind w:left="318" w:right="0" w:firstLine="0"/>
        <w:jc w:val="left"/>
        <w:rPr>
          <w:sz w:val="14"/>
        </w:rPr>
        <w:sectPr>
          <w:pgSz w:w="12240" w:h="15840"/>
          <w:pgMar w:top="1220" w:right="0" w:bottom="860" w:left="520" w:header="0" w:footer="675" w:gutter="0"/>
          <w:cols w:equalWidth="0" w:num="2">
            <w:col w:w="3801" w:space="40"/>
            <w:col w:w="7879"/>
          </w:cols>
        </w:sectPr>
      </w:pPr>
      <w:r>
        <w:rPr>
          <w:w w:val="115"/>
          <w:sz w:val="14"/>
        </w:rPr>
        <w:t>Robotics</w:t>
      </w:r>
      <w:r>
        <w:rPr>
          <w:spacing w:val="-9"/>
          <w:w w:val="115"/>
          <w:sz w:val="14"/>
        </w:rPr>
        <w:t xml:space="preserve"> </w:t>
      </w:r>
      <w:r>
        <w:rPr>
          <w:w w:val="115"/>
          <w:sz w:val="14"/>
        </w:rPr>
        <w:t>(AI-driven</w:t>
      </w:r>
      <w:r>
        <w:rPr>
          <w:spacing w:val="-8"/>
          <w:w w:val="115"/>
          <w:sz w:val="14"/>
        </w:rPr>
        <w:t xml:space="preserve"> </w:t>
      </w:r>
      <w:r>
        <w:rPr>
          <w:spacing w:val="-2"/>
          <w:w w:val="115"/>
          <w:sz w:val="14"/>
        </w:rPr>
        <w:t>robots)</w:t>
      </w:r>
      <w:r>
        <w:rPr>
          <w:rFonts w:hint="eastAsia" w:eastAsia="宋体"/>
          <w:spacing w:val="-2"/>
          <w:w w:val="115"/>
          <w:sz w:val="14"/>
          <w:lang w:val="en-US" w:eastAsia="zh-CN"/>
        </w:rPr>
        <w:t xml:space="preserve">  </w:t>
      </w:r>
      <w:r>
        <w:rPr>
          <w:rFonts w:hint="eastAsia"/>
          <w:sz w:val="14"/>
        </w:rPr>
        <w:t>机器人（人工智能驱动的机器人）</w:t>
      </w:r>
    </w:p>
    <w:p>
      <w:pPr>
        <w:pStyle w:val="6"/>
        <w:spacing w:before="6"/>
        <w:rPr>
          <w:sz w:val="4"/>
        </w:rPr>
      </w:pPr>
    </w:p>
    <w:p>
      <w:pPr>
        <w:pStyle w:val="6"/>
        <w:ind w:left="4160"/>
      </w:pPr>
      <w:r>
        <mc:AlternateContent>
          <mc:Choice Requires="wpg">
            <w:drawing>
              <wp:inline distT="0" distB="0" distL="114300" distR="114300">
                <wp:extent cx="3886835" cy="169545"/>
                <wp:effectExtent l="0" t="0" r="12065" b="8255"/>
                <wp:docPr id="430" name="组合 430"/>
                <wp:cNvGraphicFramePr/>
                <a:graphic xmlns:a="http://schemas.openxmlformats.org/drawingml/2006/main">
                  <a:graphicData uri="http://schemas.microsoft.com/office/word/2010/wordprocessingGroup">
                    <wpg:wgp>
                      <wpg:cNvGrpSpPr/>
                      <wpg:grpSpPr>
                        <a:xfrm>
                          <a:off x="0" y="0"/>
                          <a:ext cx="3886835" cy="169545"/>
                          <a:chOff x="0" y="0"/>
                          <a:chExt cx="6121" cy="267"/>
                        </a:xfrm>
                      </wpg:grpSpPr>
                      <wps:wsp>
                        <wps:cNvPr id="431" name="文本框 297"/>
                        <wps:cNvSpPr txBox="1"/>
                        <wps:spPr>
                          <a:xfrm>
                            <a:off x="5876" y="0"/>
                            <a:ext cx="245" cy="267"/>
                          </a:xfrm>
                          <a:prstGeom prst="rect">
                            <a:avLst/>
                          </a:prstGeom>
                          <a:solidFill>
                            <a:srgbClr val="D7E1EC"/>
                          </a:solidFill>
                          <a:ln>
                            <a:noFill/>
                          </a:ln>
                        </wps:spPr>
                        <wps:txbx>
                          <w:txbxContent>
                            <w:p>
                              <w:pPr>
                                <w:spacing w:before="65"/>
                                <w:ind w:left="29" w:right="0" w:firstLine="0"/>
                                <w:jc w:val="left"/>
                                <w:rPr>
                                  <w:rFonts w:ascii="Century Gothic"/>
                                  <w:b/>
                                  <w:color w:val="000000"/>
                                  <w:sz w:val="12"/>
                                </w:rPr>
                              </w:pPr>
                              <w:r>
                                <w:rPr>
                                  <w:rFonts w:ascii="Century Gothic"/>
                                  <w:b/>
                                  <w:color w:val="000000"/>
                                  <w:spacing w:val="-5"/>
                                  <w:w w:val="110"/>
                                  <w:sz w:val="12"/>
                                </w:rPr>
                                <w:t>4%</w:t>
                              </w:r>
                            </w:p>
                          </w:txbxContent>
                        </wps:txbx>
                        <wps:bodyPr lIns="0" tIns="0" rIns="0" bIns="0" upright="1"/>
                      </wps:wsp>
                      <wps:wsp>
                        <wps:cNvPr id="432" name="文本框 298"/>
                        <wps:cNvSpPr txBox="1"/>
                        <wps:spPr>
                          <a:xfrm>
                            <a:off x="4100" y="0"/>
                            <a:ext cx="1776" cy="267"/>
                          </a:xfrm>
                          <a:prstGeom prst="rect">
                            <a:avLst/>
                          </a:prstGeom>
                          <a:solidFill>
                            <a:srgbClr val="00539F"/>
                          </a:solidFill>
                          <a:ln>
                            <a:noFill/>
                          </a:ln>
                        </wps:spPr>
                        <wps:txbx>
                          <w:txbxContent>
                            <w:p>
                              <w:pPr>
                                <w:spacing w:before="46"/>
                                <w:ind w:left="729" w:right="609" w:firstLine="0"/>
                                <w:jc w:val="center"/>
                                <w:rPr>
                                  <w:rFonts w:ascii="Century Gothic"/>
                                  <w:b/>
                                  <w:color w:val="000000"/>
                                  <w:sz w:val="14"/>
                                </w:rPr>
                              </w:pPr>
                              <w:r>
                                <w:rPr>
                                  <w:rFonts w:ascii="Century Gothic"/>
                                  <w:b/>
                                  <w:color w:val="FFFFFF"/>
                                  <w:spacing w:val="-5"/>
                                  <w:w w:val="105"/>
                                  <w:sz w:val="14"/>
                                </w:rPr>
                                <w:t>29%</w:t>
                              </w:r>
                            </w:p>
                          </w:txbxContent>
                        </wps:txbx>
                        <wps:bodyPr lIns="0" tIns="0" rIns="0" bIns="0" upright="1"/>
                      </wps:wsp>
                      <wps:wsp>
                        <wps:cNvPr id="433" name="文本框 299"/>
                        <wps:cNvSpPr txBox="1"/>
                        <wps:spPr>
                          <a:xfrm>
                            <a:off x="1346" y="0"/>
                            <a:ext cx="2755" cy="267"/>
                          </a:xfrm>
                          <a:prstGeom prst="rect">
                            <a:avLst/>
                          </a:prstGeom>
                          <a:solidFill>
                            <a:srgbClr val="0093FF"/>
                          </a:solidFill>
                          <a:ln>
                            <a:noFill/>
                          </a:ln>
                        </wps:spPr>
                        <wps:txbx>
                          <w:txbxContent>
                            <w:p>
                              <w:pPr>
                                <w:spacing w:before="46"/>
                                <w:ind w:left="1212" w:right="1213" w:firstLine="0"/>
                                <w:jc w:val="center"/>
                                <w:rPr>
                                  <w:rFonts w:ascii="Century Gothic"/>
                                  <w:b/>
                                  <w:color w:val="000000"/>
                                  <w:sz w:val="14"/>
                                </w:rPr>
                              </w:pPr>
                              <w:r>
                                <w:rPr>
                                  <w:rFonts w:ascii="Century Gothic"/>
                                  <w:b/>
                                  <w:color w:val="FFFFFF"/>
                                  <w:spacing w:val="-5"/>
                                  <w:w w:val="110"/>
                                  <w:sz w:val="14"/>
                                </w:rPr>
                                <w:t>45%</w:t>
                              </w:r>
                            </w:p>
                          </w:txbxContent>
                        </wps:txbx>
                        <wps:bodyPr lIns="0" tIns="0" rIns="0" bIns="0" upright="1"/>
                      </wps:wsp>
                      <wps:wsp>
                        <wps:cNvPr id="434" name="文本框 300"/>
                        <wps:cNvSpPr txBox="1"/>
                        <wps:spPr>
                          <a:xfrm>
                            <a:off x="0" y="0"/>
                            <a:ext cx="1347" cy="267"/>
                          </a:xfrm>
                          <a:prstGeom prst="rect">
                            <a:avLst/>
                          </a:prstGeom>
                          <a:solidFill>
                            <a:srgbClr val="66BEFF"/>
                          </a:solidFill>
                          <a:ln>
                            <a:noFill/>
                          </a:ln>
                        </wps:spPr>
                        <wps:txbx>
                          <w:txbxContent>
                            <w:p>
                              <w:pPr>
                                <w:spacing w:before="46"/>
                                <w:ind w:left="515" w:right="515" w:firstLine="0"/>
                                <w:jc w:val="center"/>
                                <w:rPr>
                                  <w:rFonts w:ascii="Century Gothic"/>
                                  <w:b/>
                                  <w:color w:val="000000"/>
                                  <w:sz w:val="14"/>
                                </w:rPr>
                              </w:pPr>
                              <w:r>
                                <w:rPr>
                                  <w:rFonts w:ascii="Century Gothic"/>
                                  <w:b/>
                                  <w:color w:val="191929"/>
                                  <w:spacing w:val="-5"/>
                                  <w:w w:val="105"/>
                                  <w:sz w:val="14"/>
                                </w:rPr>
                                <w:t>22%</w:t>
                              </w:r>
                            </w:p>
                          </w:txbxContent>
                        </wps:txbx>
                        <wps:bodyPr lIns="0" tIns="0" rIns="0" bIns="0" upright="1"/>
                      </wps:wsp>
                    </wpg:wgp>
                  </a:graphicData>
                </a:graphic>
              </wp:inline>
            </w:drawing>
          </mc:Choice>
          <mc:Fallback>
            <w:pict>
              <v:group id="_x0000_s1026" o:spid="_x0000_s1026" o:spt="203" style="height:13.35pt;width:306.05pt;" coordsize="6121,267" o:gfxdata="UEsDBAoAAAAAAIdO4kAAAAAAAAAAAAAAAAAEAAAAZHJzL1BLAwQUAAAACACHTuJAB0USCt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AdFEgrVAAAABAEAAA8AAAAAAAAAAQAgAAAAIgAAAGRycy9kb3ducmV2LnhtbFBLAQIU&#10;ABQAAAAIAIdO4kCI2zuIoQIAAP8JAAAOAAAAAAAAAAEAIAAAACQBAABkcnMvZTJvRG9jLnhtbFBL&#10;BQYAAAAABgAGAFkBAAA3BgAAAAA=&#10;">
                <o:lock v:ext="edit" aspectratio="f"/>
                <v:shape id="文本框 297" o:spid="_x0000_s1026" o:spt="202" type="#_x0000_t202" style="position:absolute;left:5876;top:0;height:267;width:245;" fillcolor="#D7E1EC" filled="t" stroked="f" coordsize="21600,21600" o:gfxdata="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I9QC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65"/>
                          <w:ind w:left="29" w:right="0" w:firstLine="0"/>
                          <w:jc w:val="left"/>
                          <w:rPr>
                            <w:rFonts w:ascii="Century Gothic"/>
                            <w:b/>
                            <w:color w:val="000000"/>
                            <w:sz w:val="12"/>
                          </w:rPr>
                        </w:pPr>
                        <w:r>
                          <w:rPr>
                            <w:rFonts w:ascii="Century Gothic"/>
                            <w:b/>
                            <w:color w:val="000000"/>
                            <w:spacing w:val="-5"/>
                            <w:w w:val="110"/>
                            <w:sz w:val="12"/>
                          </w:rPr>
                          <w:t>4%</w:t>
                        </w:r>
                      </w:p>
                    </w:txbxContent>
                  </v:textbox>
                </v:shape>
                <v:shape id="文本框 298" o:spid="_x0000_s1026" o:spt="202" type="#_x0000_t202" style="position:absolute;left:4100;top:0;height:267;width:1776;" fillcolor="#00539F" filled="t" stroked="f" coordsize="21600,21600" o:gfxdata="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Nppb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46"/>
                          <w:ind w:left="729" w:right="609" w:firstLine="0"/>
                          <w:jc w:val="center"/>
                          <w:rPr>
                            <w:rFonts w:ascii="Century Gothic"/>
                            <w:b/>
                            <w:color w:val="000000"/>
                            <w:sz w:val="14"/>
                          </w:rPr>
                        </w:pPr>
                        <w:r>
                          <w:rPr>
                            <w:rFonts w:ascii="Century Gothic"/>
                            <w:b/>
                            <w:color w:val="FFFFFF"/>
                            <w:spacing w:val="-5"/>
                            <w:w w:val="105"/>
                            <w:sz w:val="14"/>
                          </w:rPr>
                          <w:t>29%</w:t>
                        </w:r>
                      </w:p>
                    </w:txbxContent>
                  </v:textbox>
                </v:shape>
                <v:shape id="文本框 299" o:spid="_x0000_s1026" o:spt="202" type="#_x0000_t202" style="position:absolute;left:1346;top:0;height:267;width:2755;" fillcolor="#0093FF" filled="t" stroked="f" coordsize="21600,21600" o:gfxdata="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fGsq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46"/>
                          <w:ind w:left="1212" w:right="1213" w:firstLine="0"/>
                          <w:jc w:val="center"/>
                          <w:rPr>
                            <w:rFonts w:ascii="Century Gothic"/>
                            <w:b/>
                            <w:color w:val="000000"/>
                            <w:sz w:val="14"/>
                          </w:rPr>
                        </w:pPr>
                        <w:r>
                          <w:rPr>
                            <w:rFonts w:ascii="Century Gothic"/>
                            <w:b/>
                            <w:color w:val="FFFFFF"/>
                            <w:spacing w:val="-5"/>
                            <w:w w:val="110"/>
                            <w:sz w:val="14"/>
                          </w:rPr>
                          <w:t>45%</w:t>
                        </w:r>
                      </w:p>
                    </w:txbxContent>
                  </v:textbox>
                </v:shape>
                <v:shape id="文本框 300" o:spid="_x0000_s1026" o:spt="202" type="#_x0000_t202" style="position:absolute;left:0;top:0;height:267;width:1347;" fillcolor="#66BEFF" filled="t" stroked="f" coordsize="21600,21600" o:gfxdata="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0dmp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46"/>
                          <w:ind w:left="515" w:right="515" w:firstLine="0"/>
                          <w:jc w:val="center"/>
                          <w:rPr>
                            <w:rFonts w:ascii="Century Gothic"/>
                            <w:b/>
                            <w:color w:val="000000"/>
                            <w:sz w:val="14"/>
                          </w:rPr>
                        </w:pPr>
                        <w:r>
                          <w:rPr>
                            <w:rFonts w:ascii="Century Gothic"/>
                            <w:b/>
                            <w:color w:val="191929"/>
                            <w:spacing w:val="-5"/>
                            <w:w w:val="105"/>
                            <w:sz w:val="14"/>
                          </w:rPr>
                          <w:t>22%</w:t>
                        </w:r>
                      </w:p>
                    </w:txbxContent>
                  </v:textbox>
                </v:shape>
                <w10:wrap type="none"/>
                <w10:anchorlock/>
              </v:group>
            </w:pict>
          </mc:Fallback>
        </mc:AlternateContent>
      </w:r>
    </w:p>
    <w:p>
      <w:pPr>
        <w:pStyle w:val="6"/>
        <w:spacing w:before="8"/>
        <w:rPr>
          <w:sz w:val="14"/>
        </w:rPr>
      </w:pPr>
    </w:p>
    <w:p>
      <w:pPr>
        <w:tabs>
          <w:tab w:val="left" w:pos="5612"/>
          <w:tab w:val="left" w:pos="7944"/>
          <w:tab w:val="left" w:pos="9658"/>
        </w:tabs>
        <w:spacing w:before="106"/>
        <w:ind w:left="4353" w:right="0" w:firstLine="0"/>
        <w:jc w:val="left"/>
        <w:rPr>
          <w:rFonts w:hint="eastAsia" w:eastAsia="宋体"/>
          <w:sz w:val="14"/>
          <w:lang w:eastAsia="zh-CN"/>
        </w:rPr>
      </w:pPr>
      <w:r>
        <mc:AlternateContent>
          <mc:Choice Requires="wps">
            <w:drawing>
              <wp:anchor distT="0" distB="0" distL="114300" distR="114300" simplePos="0" relativeHeight="251869184" behindDoc="0" locked="0" layoutInCell="1" allowOverlap="1">
                <wp:simplePos x="0" y="0"/>
                <wp:positionH relativeFrom="page">
                  <wp:posOffset>2971800</wp:posOffset>
                </wp:positionH>
                <wp:positionV relativeFrom="paragraph">
                  <wp:posOffset>88900</wp:posOffset>
                </wp:positionV>
                <wp:extent cx="72390" cy="73660"/>
                <wp:effectExtent l="0" t="0" r="3810" b="2540"/>
                <wp:wrapNone/>
                <wp:docPr id="435" name="矩形 435"/>
                <wp:cNvGraphicFramePr/>
                <a:graphic xmlns:a="http://schemas.openxmlformats.org/drawingml/2006/main">
                  <a:graphicData uri="http://schemas.microsoft.com/office/word/2010/wordprocessingShape">
                    <wps:wsp>
                      <wps:cNvSpPr/>
                      <wps:spPr>
                        <a:xfrm>
                          <a:off x="0" y="0"/>
                          <a:ext cx="72390" cy="73660"/>
                        </a:xfrm>
                        <a:prstGeom prst="rect">
                          <a:avLst/>
                        </a:prstGeom>
                        <a:solidFill>
                          <a:srgbClr val="66BEFF"/>
                        </a:solidFill>
                        <a:ln>
                          <a:noFill/>
                        </a:ln>
                      </wps:spPr>
                      <wps:bodyPr upright="1"/>
                    </wps:wsp>
                  </a:graphicData>
                </a:graphic>
              </wp:anchor>
            </w:drawing>
          </mc:Choice>
          <mc:Fallback>
            <w:pict>
              <v:rect id="_x0000_s1026" o:spid="_x0000_s1026" o:spt="1" style="position:absolute;left:0pt;margin-left:234pt;margin-top:7pt;height:5.8pt;width:5.7pt;mso-position-horizontal-relative:page;z-index:251869184;mso-width-relative:page;mso-height-relative:page;" fillcolor="#66BEFF" filled="t" stroked="f" coordsize="21600,21600" o:gfxdata="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XOk21wAAAAkBAAAPAAAAAAAAAAEAIAAAACIAAABkcnMvZG93bnJldi54bWxQSwECFAAUAAAA&#10;CACHTuJASA1lM7YBAABgAwAADgAAAAAAAAABACAAAAAmAQAAZHJzL2Uyb0RvYy54bWxQSwUGAAAA&#10;AAYABgBZAQAATgUAAAAA&#10;">
                <v:fill on="t" focussize="0,0"/>
                <v:stroke on="f"/>
                <v:imagedata o:title=""/>
                <o:lock v:ext="edit" aspectratio="f"/>
              </v:rect>
            </w:pict>
          </mc:Fallback>
        </mc:AlternateContent>
      </w:r>
      <w:r>
        <mc:AlternateContent>
          <mc:Choice Requires="wps">
            <w:drawing>
              <wp:anchor distT="0" distB="0" distL="114300" distR="114300" simplePos="0" relativeHeight="251889664" behindDoc="1" locked="0" layoutInCell="1" allowOverlap="1">
                <wp:simplePos x="0" y="0"/>
                <wp:positionH relativeFrom="page">
                  <wp:posOffset>3769995</wp:posOffset>
                </wp:positionH>
                <wp:positionV relativeFrom="paragraph">
                  <wp:posOffset>88900</wp:posOffset>
                </wp:positionV>
                <wp:extent cx="73660" cy="73660"/>
                <wp:effectExtent l="0" t="0" r="2540" b="2540"/>
                <wp:wrapNone/>
                <wp:docPr id="436" name="矩形 436"/>
                <wp:cNvGraphicFramePr/>
                <a:graphic xmlns:a="http://schemas.openxmlformats.org/drawingml/2006/main">
                  <a:graphicData uri="http://schemas.microsoft.com/office/word/2010/wordprocessingShape">
                    <wps:wsp>
                      <wps:cNvSpPr/>
                      <wps:spPr>
                        <a:xfrm>
                          <a:off x="0" y="0"/>
                          <a:ext cx="73660" cy="73660"/>
                        </a:xfrm>
                        <a:prstGeom prst="rect">
                          <a:avLst/>
                        </a:prstGeom>
                        <a:solidFill>
                          <a:srgbClr val="0093FF"/>
                        </a:solidFill>
                        <a:ln>
                          <a:noFill/>
                        </a:ln>
                      </wps:spPr>
                      <wps:bodyPr upright="1"/>
                    </wps:wsp>
                  </a:graphicData>
                </a:graphic>
              </wp:anchor>
            </w:drawing>
          </mc:Choice>
          <mc:Fallback>
            <w:pict>
              <v:rect id="_x0000_s1026" o:spid="_x0000_s1026" o:spt="1" style="position:absolute;left:0pt;margin-left:296.85pt;margin-top:7pt;height:5.8pt;width:5.8pt;mso-position-horizontal-relative:page;z-index:-251426816;mso-width-relative:page;mso-height-relative:page;" fillcolor="#0093FF" filled="t" stroked="f" coordsize="21600,21600" o:gfxdata="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kPhPs&#10;1wAAAAkBAAAPAAAAAAAAAAEAIAAAACIAAABkcnMvZG93bnJldi54bWxQSwECFAAUAAAACACHTuJA&#10;SbQiMrABAABgAwAADgAAAAAAAAABACAAAAAmAQAAZHJzL2Uyb0RvYy54bWxQSwUGAAAAAAYABgBZ&#10;AQAASAUAAAAA&#10;">
                <v:fill on="t" focussize="0,0"/>
                <v:stroke on="f"/>
                <v:imagedata o:title=""/>
                <o:lock v:ext="edit" aspectratio="f"/>
              </v:rect>
            </w:pict>
          </mc:Fallback>
        </mc:AlternateContent>
      </w:r>
      <w:r>
        <mc:AlternateContent>
          <mc:Choice Requires="wps">
            <w:drawing>
              <wp:anchor distT="0" distB="0" distL="114300" distR="114300" simplePos="0" relativeHeight="251890688" behindDoc="1" locked="0" layoutInCell="1" allowOverlap="1">
                <wp:simplePos x="0" y="0"/>
                <wp:positionH relativeFrom="page">
                  <wp:posOffset>5250815</wp:posOffset>
                </wp:positionH>
                <wp:positionV relativeFrom="paragraph">
                  <wp:posOffset>88900</wp:posOffset>
                </wp:positionV>
                <wp:extent cx="73660" cy="73660"/>
                <wp:effectExtent l="0" t="0" r="2540" b="2540"/>
                <wp:wrapNone/>
                <wp:docPr id="437" name="矩形 437"/>
                <wp:cNvGraphicFramePr/>
                <a:graphic xmlns:a="http://schemas.openxmlformats.org/drawingml/2006/main">
                  <a:graphicData uri="http://schemas.microsoft.com/office/word/2010/wordprocessingShape">
                    <wps:wsp>
                      <wps:cNvSpPr/>
                      <wps:spPr>
                        <a:xfrm>
                          <a:off x="0" y="0"/>
                          <a:ext cx="73660" cy="73660"/>
                        </a:xfrm>
                        <a:prstGeom prst="rect">
                          <a:avLst/>
                        </a:prstGeom>
                        <a:solidFill>
                          <a:srgbClr val="00539F"/>
                        </a:solidFill>
                        <a:ln>
                          <a:noFill/>
                        </a:ln>
                      </wps:spPr>
                      <wps:bodyPr upright="1"/>
                    </wps:wsp>
                  </a:graphicData>
                </a:graphic>
              </wp:anchor>
            </w:drawing>
          </mc:Choice>
          <mc:Fallback>
            <w:pict>
              <v:rect id="_x0000_s1026" o:spid="_x0000_s1026" o:spt="1" style="position:absolute;left:0pt;margin-left:413.45pt;margin-top:7pt;height:5.8pt;width:5.8pt;mso-position-horizontal-relative:page;z-index:-251425792;mso-width-relative:page;mso-height-relative:page;" fillcolor="#00539F" filled="t" stroked="f" coordsize="21600,21600" o:gfxdata="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D9M33vW&#10;AAAACQEAAA8AAAAAAAAAAQAgAAAAIgAAAGRycy9kb3ducmV2LnhtbFBLAQIUABQAAAAIAIdO4kAb&#10;7uoBsAEAAGADAAAOAAAAAAAAAAEAIAAAACUBAABkcnMvZTJvRG9jLnhtbFBLBQYAAAAABgAGAFkB&#10;AABHBQAAAAA=&#10;">
                <v:fill on="t" focussize="0,0"/>
                <v:stroke on="f"/>
                <v:imagedata o:title=""/>
                <o:lock v:ext="edit" aspectratio="f"/>
              </v:rect>
            </w:pict>
          </mc:Fallback>
        </mc:AlternateContent>
      </w:r>
      <w:r>
        <mc:AlternateContent>
          <mc:Choice Requires="wps">
            <w:drawing>
              <wp:anchor distT="0" distB="0" distL="114300" distR="114300" simplePos="0" relativeHeight="251890688" behindDoc="1" locked="0" layoutInCell="1" allowOverlap="1">
                <wp:simplePos x="0" y="0"/>
                <wp:positionH relativeFrom="page">
                  <wp:posOffset>6339205</wp:posOffset>
                </wp:positionH>
                <wp:positionV relativeFrom="paragraph">
                  <wp:posOffset>88265</wp:posOffset>
                </wp:positionV>
                <wp:extent cx="73660" cy="73660"/>
                <wp:effectExtent l="0" t="0" r="2540" b="2540"/>
                <wp:wrapNone/>
                <wp:docPr id="438" name="矩形 438"/>
                <wp:cNvGraphicFramePr/>
                <a:graphic xmlns:a="http://schemas.openxmlformats.org/drawingml/2006/main">
                  <a:graphicData uri="http://schemas.microsoft.com/office/word/2010/wordprocessingShape">
                    <wps:wsp>
                      <wps:cNvSpPr/>
                      <wps:spPr>
                        <a:xfrm>
                          <a:off x="0" y="0"/>
                          <a:ext cx="73660" cy="73660"/>
                        </a:xfrm>
                        <a:prstGeom prst="rect">
                          <a:avLst/>
                        </a:prstGeom>
                        <a:solidFill>
                          <a:srgbClr val="D7E1EC"/>
                        </a:solidFill>
                        <a:ln>
                          <a:noFill/>
                        </a:ln>
                      </wps:spPr>
                      <wps:bodyPr upright="1"/>
                    </wps:wsp>
                  </a:graphicData>
                </a:graphic>
              </wp:anchor>
            </w:drawing>
          </mc:Choice>
          <mc:Fallback>
            <w:pict>
              <v:rect id="_x0000_s1026" o:spid="_x0000_s1026" o:spt="1" style="position:absolute;left:0pt;margin-left:499.15pt;margin-top:6.95pt;height:5.8pt;width:5.8pt;mso-position-horizontal-relative:page;z-index:-251425792;mso-width-relative:page;mso-height-relative:page;" fillcolor="#D7E1EC" filled="t" stroked="f" coordsize="21600,21600" o:gfxdata="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BOaH&#10;zNgAAAAKAQAADwAAAAAAAAABACAAAAAiAAAAZHJzL2Rvd25yZXYueG1sUEsBAhQAFAAAAAgAh07i&#10;QNkX2lewAQAAYAMAAA4AAAAAAAAAAQAgAAAAJwEAAGRycy9lMm9Eb2MueG1sUEsFBgAAAAAGAAYA&#10;WQEAAEkFAAAAAA==&#10;">
                <v:fill on="t" focussize="0,0"/>
                <v:stroke on="f"/>
                <v:imagedata o:title=""/>
                <o:lock v:ext="edit" aspectratio="f"/>
              </v:rect>
            </w:pict>
          </mc:Fallback>
        </mc:AlternateContent>
      </w:r>
      <w:r>
        <w:rPr>
          <w:rFonts w:hint="eastAsia" w:eastAsia="宋体"/>
          <w:color w:val="454C5B"/>
          <w:spacing w:val="-2"/>
          <w:w w:val="115"/>
          <w:sz w:val="14"/>
          <w:lang w:val="en-US" w:eastAsia="zh-CN"/>
        </w:rPr>
        <w:t>没有计划</w:t>
      </w:r>
      <w:r>
        <w:rPr>
          <w:color w:val="454C5B"/>
          <w:sz w:val="14"/>
        </w:rPr>
        <w:tab/>
      </w:r>
      <w:r>
        <w:rPr>
          <w:rFonts w:hint="eastAsia"/>
          <w:color w:val="454C5B"/>
          <w:sz w:val="14"/>
        </w:rPr>
        <w:t>计划在2年内使用</w:t>
      </w:r>
      <w:r>
        <w:rPr>
          <w:color w:val="454C5B"/>
          <w:position w:val="2"/>
          <w:sz w:val="14"/>
        </w:rPr>
        <w:tab/>
      </w:r>
      <w:r>
        <w:rPr>
          <w:rFonts w:hint="eastAsia" w:eastAsia="宋体"/>
          <w:color w:val="454C5B"/>
          <w:position w:val="2"/>
          <w:sz w:val="14"/>
          <w:lang w:val="en-US" w:eastAsia="zh-CN"/>
        </w:rPr>
        <w:t>当前使用</w:t>
      </w:r>
      <w:r>
        <w:rPr>
          <w:color w:val="454C5B"/>
          <w:position w:val="1"/>
          <w:sz w:val="14"/>
        </w:rPr>
        <w:tab/>
      </w:r>
      <w:r>
        <w:rPr>
          <w:rFonts w:hint="eastAsia" w:eastAsia="宋体"/>
          <w:color w:val="454C5B"/>
          <w:spacing w:val="-2"/>
          <w:w w:val="115"/>
          <w:sz w:val="14"/>
          <w:lang w:val="en-US" w:eastAsia="zh-CN"/>
        </w:rPr>
        <w:t>不知道</w:t>
      </w:r>
    </w:p>
    <w:p>
      <w:pPr>
        <w:pStyle w:val="6"/>
      </w:pP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有趣的是，人们似乎</w:t>
      </w:r>
      <w:del w:id="167" w:author="张家齐" w:date="2024-05-14T10:23:35Z">
        <w:r>
          <w:rPr>
            <w:rFonts w:hint="default" w:ascii="黑体" w:hAnsi="黑体" w:eastAsia="黑体" w:cs="黑体"/>
            <w:color w:val="000000"/>
            <w:kern w:val="0"/>
            <w:sz w:val="20"/>
            <w:szCs w:val="20"/>
            <w:lang w:val="en-US" w:eastAsia="zh-CN" w:bidi="ar"/>
          </w:rPr>
          <w:delText>有义务</w:delText>
        </w:r>
      </w:del>
      <w:ins w:id="168" w:author="张家齐" w:date="2024-05-14T10:23:35Z">
        <w:r>
          <w:rPr>
            <w:rFonts w:hint="eastAsia" w:ascii="黑体" w:hAnsi="黑体" w:eastAsia="黑体" w:cs="黑体"/>
            <w:color w:val="000000"/>
            <w:kern w:val="0"/>
            <w:sz w:val="20"/>
            <w:szCs w:val="20"/>
            <w:lang w:val="en-US" w:eastAsia="zh-CN" w:bidi="ar"/>
          </w:rPr>
          <w:t>对于</w:t>
        </w:r>
      </w:ins>
      <w:r>
        <w:rPr>
          <w:rFonts w:hint="eastAsia" w:ascii="黑体" w:hAnsi="黑体" w:eastAsia="黑体" w:cs="黑体"/>
          <w:color w:val="000000"/>
          <w:kern w:val="0"/>
          <w:sz w:val="20"/>
          <w:szCs w:val="20"/>
          <w:lang w:val="en-US" w:eastAsia="zh-CN" w:bidi="ar"/>
        </w:rPr>
        <w:t>跟上技术的步伐</w:t>
      </w:r>
      <w:ins w:id="169" w:author="张家齐" w:date="2024-05-14T10:23:39Z">
        <w:r>
          <w:rPr>
            <w:rFonts w:hint="eastAsia" w:ascii="黑体" w:hAnsi="黑体" w:eastAsia="黑体" w:cs="黑体"/>
            <w:color w:val="000000"/>
            <w:kern w:val="0"/>
            <w:sz w:val="20"/>
            <w:szCs w:val="20"/>
            <w:lang w:val="en-US" w:eastAsia="zh-CN" w:bidi="ar"/>
          </w:rPr>
          <w:t>有一种</w:t>
        </w:r>
      </w:ins>
      <w:ins w:id="170" w:author="张家齐" w:date="2024-05-14T10:23:41Z">
        <w:r>
          <w:rPr>
            <w:rFonts w:hint="eastAsia" w:ascii="黑体" w:hAnsi="黑体" w:eastAsia="黑体" w:cs="黑体"/>
            <w:color w:val="000000"/>
            <w:kern w:val="0"/>
            <w:sz w:val="20"/>
            <w:szCs w:val="20"/>
            <w:lang w:val="en-US" w:eastAsia="zh-CN" w:bidi="ar"/>
          </w:rPr>
          <w:t>责任感</w:t>
        </w:r>
      </w:ins>
      <w:r>
        <w:rPr>
          <w:rFonts w:hint="eastAsia" w:ascii="黑体" w:hAnsi="黑体" w:eastAsia="黑体" w:cs="黑体"/>
          <w:color w:val="000000"/>
          <w:kern w:val="0"/>
          <w:sz w:val="20"/>
          <w:szCs w:val="20"/>
          <w:lang w:val="en-US" w:eastAsia="zh-CN" w:bidi="ar"/>
        </w:rPr>
        <w:t>，</w:t>
      </w:r>
      <w:ins w:id="171" w:author="张家齐" w:date="2024-05-14T10:23:06Z">
        <w:r>
          <w:rPr>
            <w:rFonts w:hint="eastAsia" w:ascii="黑体" w:hAnsi="黑体" w:eastAsia="黑体" w:cs="黑体"/>
            <w:color w:val="000000"/>
            <w:kern w:val="0"/>
            <w:sz w:val="20"/>
            <w:szCs w:val="20"/>
            <w:lang w:val="en-US" w:eastAsia="zh-CN" w:bidi="ar"/>
          </w:rPr>
          <w:t>正</w:t>
        </w:r>
      </w:ins>
      <w:r>
        <w:rPr>
          <w:rFonts w:hint="eastAsia" w:ascii="黑体" w:hAnsi="黑体" w:eastAsia="黑体" w:cs="黑体"/>
          <w:color w:val="000000"/>
          <w:kern w:val="0"/>
          <w:sz w:val="20"/>
          <w:szCs w:val="20"/>
          <w:lang w:val="en-US" w:eastAsia="zh-CN" w:bidi="ar"/>
        </w:rPr>
        <w:t>如计划在两年内采用各种人工智能技术的受访者人数一致。这</w:t>
      </w:r>
      <w:del w:id="172" w:author="张家齐" w:date="2024-05-14T10:23:49Z">
        <w:r>
          <w:rPr>
            <w:rFonts w:hint="default" w:ascii="黑体" w:hAnsi="黑体" w:eastAsia="黑体" w:cs="黑体"/>
            <w:color w:val="000000"/>
            <w:kern w:val="0"/>
            <w:sz w:val="20"/>
            <w:szCs w:val="20"/>
            <w:lang w:val="en-US" w:eastAsia="zh-CN" w:bidi="ar"/>
          </w:rPr>
          <w:delText>就</w:delText>
        </w:r>
      </w:del>
      <w:ins w:id="173" w:author="张家齐" w:date="2024-05-14T10:23:50Z">
        <w:r>
          <w:rPr>
            <w:rFonts w:hint="eastAsia" w:ascii="黑体" w:hAnsi="黑体" w:eastAsia="黑体" w:cs="黑体"/>
            <w:color w:val="000000"/>
            <w:kern w:val="0"/>
            <w:sz w:val="20"/>
            <w:szCs w:val="20"/>
            <w:lang w:val="en-US" w:eastAsia="zh-CN" w:bidi="ar"/>
          </w:rPr>
          <w:t>也</w:t>
        </w:r>
      </w:ins>
      <w:r>
        <w:rPr>
          <w:rFonts w:hint="eastAsia" w:ascii="黑体" w:hAnsi="黑体" w:eastAsia="黑体" w:cs="黑体"/>
          <w:color w:val="000000"/>
          <w:kern w:val="0"/>
          <w:sz w:val="20"/>
          <w:szCs w:val="20"/>
          <w:lang w:val="en-US" w:eastAsia="zh-CN" w:bidi="ar"/>
        </w:rPr>
        <w:t>可以解释为什么47%的人计划使用生成式AI（GenAI），45%的人正在研究机器人，尽管分别有21%和22%的人没有使用这些技术的计划。这突出了一个潜在的趋势，即组织认为有必要保持技术</w:t>
      </w:r>
      <w:ins w:id="174" w:author="张家齐" w:date="2024-05-14T10:25:00Z">
        <w:r>
          <w:rPr>
            <w:rFonts w:hint="eastAsia" w:ascii="黑体" w:hAnsi="黑体" w:eastAsia="黑体" w:cs="黑体"/>
            <w:color w:val="000000"/>
            <w:kern w:val="0"/>
            <w:sz w:val="20"/>
            <w:szCs w:val="20"/>
            <w:lang w:val="en-US" w:eastAsia="zh-CN" w:bidi="ar"/>
          </w:rPr>
          <w:t>相关</w:t>
        </w:r>
      </w:ins>
      <w:r>
        <w:rPr>
          <w:rFonts w:hint="eastAsia" w:ascii="黑体" w:hAnsi="黑体" w:eastAsia="黑体" w:cs="黑体"/>
          <w:color w:val="000000"/>
          <w:kern w:val="0"/>
          <w:sz w:val="20"/>
          <w:szCs w:val="20"/>
          <w:lang w:val="en-US" w:eastAsia="zh-CN" w:bidi="ar"/>
        </w:rPr>
        <w:t>相关性，即使他们目前没有看到这些人工智能系统的直接应用。此外，最高层管理人员和员工对组织内人工智能使用的理解存在明显差异。最高层管理人员倾向于</w:t>
      </w:r>
      <w:ins w:id="175" w:author="张家齐" w:date="2024-05-14T10:26:01Z">
        <w:r>
          <w:rPr>
            <w:rFonts w:hint="eastAsia" w:ascii="黑体" w:hAnsi="黑体" w:eastAsia="黑体" w:cs="黑体"/>
            <w:color w:val="000000"/>
            <w:kern w:val="0"/>
            <w:sz w:val="20"/>
            <w:szCs w:val="20"/>
            <w:lang w:val="en-US" w:eastAsia="zh-CN" w:bidi="ar"/>
          </w:rPr>
          <w:t>更</w:t>
        </w:r>
      </w:ins>
      <w:ins w:id="176" w:author="张家齐" w:date="2024-05-14T10:26:02Z">
        <w:r>
          <w:rPr>
            <w:rFonts w:hint="eastAsia" w:ascii="黑体" w:hAnsi="黑体" w:eastAsia="黑体" w:cs="黑体"/>
            <w:color w:val="000000"/>
            <w:kern w:val="0"/>
            <w:sz w:val="20"/>
            <w:szCs w:val="20"/>
            <w:lang w:val="en-US" w:eastAsia="zh-CN" w:bidi="ar"/>
          </w:rPr>
          <w:t>高</w:t>
        </w:r>
      </w:ins>
      <w:ins w:id="177" w:author="张家齐" w:date="2024-05-14T10:26:16Z">
        <w:r>
          <w:rPr>
            <w:rFonts w:hint="eastAsia" w:ascii="黑体" w:hAnsi="黑体" w:eastAsia="黑体" w:cs="黑体"/>
            <w:color w:val="000000"/>
            <w:kern w:val="0"/>
            <w:sz w:val="20"/>
            <w:szCs w:val="20"/>
            <w:lang w:val="en-US" w:eastAsia="zh-CN" w:bidi="ar"/>
          </w:rPr>
          <w:t>地</w:t>
        </w:r>
      </w:ins>
      <w:ins w:id="178" w:author="张家齐" w:date="2024-05-14T10:26:08Z">
        <w:r>
          <w:rPr>
            <w:rFonts w:hint="eastAsia" w:ascii="黑体" w:hAnsi="黑体" w:eastAsia="黑体" w:cs="黑体"/>
            <w:color w:val="000000"/>
            <w:kern w:val="0"/>
            <w:sz w:val="20"/>
            <w:szCs w:val="20"/>
            <w:lang w:val="en-US" w:eastAsia="zh-CN" w:bidi="ar"/>
          </w:rPr>
          <w:t>报告</w:t>
        </w:r>
      </w:ins>
      <w:del w:id="179" w:author="张家齐" w:date="2024-05-14T10:25:57Z">
        <w:r>
          <w:rPr>
            <w:rFonts w:hint="eastAsia" w:ascii="黑体" w:hAnsi="黑体" w:eastAsia="黑体" w:cs="黑体"/>
            <w:color w:val="000000"/>
            <w:kern w:val="0"/>
            <w:sz w:val="20"/>
            <w:szCs w:val="20"/>
            <w:lang w:val="en-US" w:eastAsia="zh-CN" w:bidi="ar"/>
          </w:rPr>
          <w:delText>报告</w:delText>
        </w:r>
      </w:del>
      <w:r>
        <w:rPr>
          <w:rFonts w:hint="eastAsia" w:ascii="黑体" w:hAnsi="黑体" w:eastAsia="黑体" w:cs="黑体"/>
          <w:color w:val="000000"/>
          <w:kern w:val="0"/>
          <w:sz w:val="20"/>
          <w:szCs w:val="20"/>
          <w:lang w:val="en-US" w:eastAsia="zh-CN" w:bidi="ar"/>
        </w:rPr>
        <w:t>这些工具的当前使用率，而工作人员更倾向于相信他们的组织计划在未来两年内采用这些技术。这种差异表明，在组织内部对人工智能整合的实际阶段的认识或沟通存在差距。</w:t>
      </w:r>
    </w:p>
    <w:p>
      <w:pPr>
        <w:pStyle w:val="4"/>
        <w:spacing w:before="244"/>
        <w:rPr>
          <w:w w:val="115"/>
        </w:rPr>
      </w:pPr>
    </w:p>
    <w:p>
      <w:pPr>
        <w:pStyle w:val="4"/>
        <w:spacing w:before="244"/>
        <w:rPr>
          <w:spacing w:val="-2"/>
          <w:w w:val="115"/>
        </w:rPr>
      </w:pPr>
      <w:r>
        <w:rPr>
          <w:w w:val="115"/>
        </w:rPr>
        <w:t>Primary</w:t>
      </w:r>
      <w:r>
        <w:rPr>
          <w:spacing w:val="-17"/>
          <w:w w:val="115"/>
        </w:rPr>
        <w:t xml:space="preserve"> </w:t>
      </w:r>
      <w:r>
        <w:rPr>
          <w:w w:val="115"/>
        </w:rPr>
        <w:t>team</w:t>
      </w:r>
      <w:r>
        <w:rPr>
          <w:spacing w:val="-16"/>
          <w:w w:val="115"/>
        </w:rPr>
        <w:t xml:space="preserve"> </w:t>
      </w:r>
      <w:r>
        <w:rPr>
          <w:w w:val="115"/>
        </w:rPr>
        <w:t>responsible</w:t>
      </w:r>
      <w:r>
        <w:rPr>
          <w:spacing w:val="-16"/>
          <w:w w:val="115"/>
        </w:rPr>
        <w:t xml:space="preserve"> </w:t>
      </w:r>
      <w:r>
        <w:rPr>
          <w:w w:val="115"/>
        </w:rPr>
        <w:t>for</w:t>
      </w:r>
      <w:r>
        <w:rPr>
          <w:spacing w:val="-16"/>
          <w:w w:val="115"/>
        </w:rPr>
        <w:t xml:space="preserve"> </w:t>
      </w:r>
      <w:r>
        <w:rPr>
          <w:w w:val="115"/>
        </w:rPr>
        <w:t>AI</w:t>
      </w:r>
      <w:r>
        <w:rPr>
          <w:spacing w:val="-16"/>
          <w:w w:val="115"/>
        </w:rPr>
        <w:t xml:space="preserve"> </w:t>
      </w:r>
      <w:r>
        <w:rPr>
          <w:spacing w:val="-2"/>
          <w:w w:val="115"/>
        </w:rPr>
        <w:t>deployment</w:t>
      </w:r>
    </w:p>
    <w:p>
      <w:pPr>
        <w:keepNext w:val="0"/>
        <w:keepLines w:val="0"/>
        <w:widowControl/>
        <w:suppressLineNumbers w:val="0"/>
        <w:ind w:left="720" w:leftChars="300" w:firstLine="280" w:firstLineChars="100"/>
        <w:jc w:val="left"/>
      </w:pPr>
      <w:r>
        <w:rPr>
          <w:rFonts w:hint="eastAsia" w:ascii="AzoSans-Bold" w:hAnsi="AzoSans-Bold" w:eastAsia="AzoSans-Bold" w:cs="AzoSans-Bold"/>
          <w:b/>
          <w:color w:val="000000"/>
          <w:kern w:val="0"/>
          <w:sz w:val="28"/>
          <w:szCs w:val="28"/>
          <w:lang w:val="en-US" w:eastAsia="zh-CN" w:bidi="ar"/>
        </w:rPr>
        <w:t>负责AI部署的主要团队</w:t>
      </w:r>
    </w:p>
    <w:p>
      <w:pPr>
        <w:pStyle w:val="6"/>
        <w:spacing w:before="294" w:line="276" w:lineRule="auto"/>
        <w:ind w:left="920" w:right="1623"/>
      </w:pPr>
      <w:r>
        <w:rPr>
          <w:w w:val="115"/>
        </w:rPr>
        <w:t>In the realm of AI deployment in security products, the responsibility predominantly falls on the Security</w:t>
      </w:r>
      <w:r>
        <w:rPr>
          <w:spacing w:val="-4"/>
          <w:w w:val="115"/>
        </w:rPr>
        <w:t xml:space="preserve"> </w:t>
      </w:r>
      <w:r>
        <w:rPr>
          <w:w w:val="115"/>
        </w:rPr>
        <w:t>Team</w:t>
      </w:r>
      <w:r>
        <w:rPr>
          <w:spacing w:val="-4"/>
          <w:w w:val="115"/>
        </w:rPr>
        <w:t xml:space="preserve"> </w:t>
      </w:r>
      <w:r>
        <w:rPr>
          <w:w w:val="115"/>
        </w:rPr>
        <w:t>and</w:t>
      </w:r>
      <w:r>
        <w:rPr>
          <w:spacing w:val="-4"/>
          <w:w w:val="115"/>
        </w:rPr>
        <w:t xml:space="preserve"> </w:t>
      </w:r>
      <w:r>
        <w:rPr>
          <w:w w:val="115"/>
        </w:rPr>
        <w:t>IT</w:t>
      </w:r>
      <w:r>
        <w:rPr>
          <w:spacing w:val="-4"/>
          <w:w w:val="115"/>
        </w:rPr>
        <w:t xml:space="preserve"> </w:t>
      </w:r>
      <w:r>
        <w:rPr>
          <w:w w:val="115"/>
        </w:rPr>
        <w:t>Department,</w:t>
      </w:r>
      <w:r>
        <w:rPr>
          <w:spacing w:val="-4"/>
          <w:w w:val="115"/>
        </w:rPr>
        <w:t xml:space="preserve"> </w:t>
      </w:r>
      <w:r>
        <w:rPr>
          <w:w w:val="115"/>
        </w:rPr>
        <w:t>with</w:t>
      </w:r>
      <w:r>
        <w:rPr>
          <w:spacing w:val="-4"/>
          <w:w w:val="115"/>
        </w:rPr>
        <w:t xml:space="preserve"> </w:t>
      </w:r>
      <w:r>
        <w:rPr>
          <w:w w:val="115"/>
        </w:rPr>
        <w:t>24%</w:t>
      </w:r>
      <w:r>
        <w:rPr>
          <w:spacing w:val="-4"/>
          <w:w w:val="115"/>
        </w:rPr>
        <w:t xml:space="preserve"> </w:t>
      </w:r>
      <w:r>
        <w:rPr>
          <w:w w:val="115"/>
        </w:rPr>
        <w:t>and</w:t>
      </w:r>
      <w:r>
        <w:rPr>
          <w:spacing w:val="-4"/>
          <w:w w:val="115"/>
        </w:rPr>
        <w:t xml:space="preserve"> </w:t>
      </w:r>
      <w:r>
        <w:rPr>
          <w:w w:val="115"/>
        </w:rPr>
        <w:t>21%,</w:t>
      </w:r>
      <w:r>
        <w:rPr>
          <w:spacing w:val="-4"/>
          <w:w w:val="115"/>
        </w:rPr>
        <w:t xml:space="preserve"> </w:t>
      </w:r>
      <w:r>
        <w:rPr>
          <w:w w:val="115"/>
        </w:rPr>
        <w:t>respectively</w:t>
      </w:r>
      <w:r>
        <w:rPr>
          <w:spacing w:val="-4"/>
          <w:w w:val="115"/>
        </w:rPr>
        <w:t xml:space="preserve"> </w:t>
      </w:r>
      <w:r>
        <w:rPr>
          <w:w w:val="115"/>
        </w:rPr>
        <w:t>taking</w:t>
      </w:r>
      <w:r>
        <w:rPr>
          <w:spacing w:val="-4"/>
          <w:w w:val="115"/>
        </w:rPr>
        <w:t xml:space="preserve"> </w:t>
      </w:r>
      <w:r>
        <w:rPr>
          <w:w w:val="115"/>
        </w:rPr>
        <w:t>the</w:t>
      </w:r>
      <w:r>
        <w:rPr>
          <w:spacing w:val="-4"/>
          <w:w w:val="115"/>
        </w:rPr>
        <w:t xml:space="preserve"> </w:t>
      </w:r>
      <w:r>
        <w:rPr>
          <w:w w:val="115"/>
        </w:rPr>
        <w:t>lead.</w:t>
      </w:r>
      <w:r>
        <w:rPr>
          <w:spacing w:val="-4"/>
          <w:w w:val="115"/>
        </w:rPr>
        <w:t xml:space="preserve"> </w:t>
      </w:r>
      <w:r>
        <w:rPr>
          <w:w w:val="115"/>
        </w:rPr>
        <w:t>This</w:t>
      </w:r>
      <w:r>
        <w:rPr>
          <w:spacing w:val="-4"/>
          <w:w w:val="115"/>
        </w:rPr>
        <w:t xml:space="preserve"> </w:t>
      </w:r>
      <w:r>
        <w:rPr>
          <w:w w:val="115"/>
        </w:rPr>
        <w:t>is</w:t>
      </w:r>
      <w:r>
        <w:rPr>
          <w:spacing w:val="-4"/>
          <w:w w:val="115"/>
        </w:rPr>
        <w:t xml:space="preserve"> </w:t>
      </w:r>
      <w:r>
        <w:rPr>
          <w:w w:val="115"/>
        </w:rPr>
        <w:t>followed by the Data Science/Analytics team and a Dedicated AI/ML team, handling the task in 16% and 13% of organizations. Interestingly, Senior Management/Leadership and DevOps teams play a</w:t>
      </w:r>
    </w:p>
    <w:p>
      <w:pPr>
        <w:pStyle w:val="6"/>
        <w:spacing w:line="276" w:lineRule="auto"/>
        <w:ind w:left="920" w:right="1483"/>
        <w:rPr>
          <w:w w:val="115"/>
        </w:rPr>
      </w:pPr>
      <w:r>
        <w:rPr>
          <w:w w:val="115"/>
        </w:rPr>
        <w:t>smaller yet significant role, at 9% and 8%, respectively. This distribution highlights a trend where AI deployment</w:t>
      </w:r>
      <w:r>
        <w:rPr>
          <w:spacing w:val="-3"/>
          <w:w w:val="115"/>
        </w:rPr>
        <w:t xml:space="preserve"> </w:t>
      </w:r>
      <w:r>
        <w:rPr>
          <w:w w:val="115"/>
        </w:rPr>
        <w:t>is</w:t>
      </w:r>
      <w:r>
        <w:rPr>
          <w:spacing w:val="-3"/>
          <w:w w:val="115"/>
        </w:rPr>
        <w:t xml:space="preserve"> </w:t>
      </w:r>
      <w:r>
        <w:rPr>
          <w:w w:val="115"/>
        </w:rPr>
        <w:t>often</w:t>
      </w:r>
      <w:r>
        <w:rPr>
          <w:spacing w:val="-3"/>
          <w:w w:val="115"/>
        </w:rPr>
        <w:t xml:space="preserve"> </w:t>
      </w:r>
      <w:r>
        <w:rPr>
          <w:w w:val="115"/>
        </w:rPr>
        <w:t>managed</w:t>
      </w:r>
      <w:r>
        <w:rPr>
          <w:spacing w:val="-3"/>
          <w:w w:val="115"/>
        </w:rPr>
        <w:t xml:space="preserve"> </w:t>
      </w:r>
      <w:r>
        <w:rPr>
          <w:w w:val="115"/>
        </w:rPr>
        <w:t>by</w:t>
      </w:r>
      <w:r>
        <w:rPr>
          <w:spacing w:val="-3"/>
          <w:w w:val="115"/>
        </w:rPr>
        <w:t xml:space="preserve"> </w:t>
      </w:r>
      <w:r>
        <w:rPr>
          <w:w w:val="115"/>
        </w:rPr>
        <w:t>teams</w:t>
      </w:r>
      <w:r>
        <w:rPr>
          <w:spacing w:val="-3"/>
          <w:w w:val="115"/>
        </w:rPr>
        <w:t xml:space="preserve"> </w:t>
      </w:r>
      <w:r>
        <w:rPr>
          <w:w w:val="115"/>
        </w:rPr>
        <w:t>directly</w:t>
      </w:r>
      <w:r>
        <w:rPr>
          <w:spacing w:val="-3"/>
          <w:w w:val="115"/>
        </w:rPr>
        <w:t xml:space="preserve"> </w:t>
      </w:r>
      <w:r>
        <w:rPr>
          <w:w w:val="115"/>
        </w:rPr>
        <w:t>involved</w:t>
      </w:r>
      <w:r>
        <w:rPr>
          <w:spacing w:val="-3"/>
          <w:w w:val="115"/>
        </w:rPr>
        <w:t xml:space="preserve"> </w:t>
      </w:r>
      <w:r>
        <w:rPr>
          <w:w w:val="115"/>
        </w:rPr>
        <w:t>in</w:t>
      </w:r>
      <w:r>
        <w:rPr>
          <w:spacing w:val="-3"/>
          <w:w w:val="115"/>
        </w:rPr>
        <w:t xml:space="preserve"> </w:t>
      </w:r>
      <w:r>
        <w:rPr>
          <w:w w:val="115"/>
        </w:rPr>
        <w:t>technical</w:t>
      </w:r>
      <w:r>
        <w:rPr>
          <w:spacing w:val="-3"/>
          <w:w w:val="115"/>
        </w:rPr>
        <w:t xml:space="preserve"> </w:t>
      </w:r>
      <w:r>
        <w:rPr>
          <w:w w:val="115"/>
        </w:rPr>
        <w:t>and</w:t>
      </w:r>
      <w:r>
        <w:rPr>
          <w:spacing w:val="-3"/>
          <w:w w:val="115"/>
        </w:rPr>
        <w:t xml:space="preserve"> </w:t>
      </w:r>
      <w:r>
        <w:rPr>
          <w:w w:val="115"/>
        </w:rPr>
        <w:t>security</w:t>
      </w:r>
      <w:r>
        <w:rPr>
          <w:spacing w:val="-3"/>
          <w:w w:val="115"/>
        </w:rPr>
        <w:t xml:space="preserve"> </w:t>
      </w:r>
      <w:r>
        <w:rPr>
          <w:w w:val="115"/>
        </w:rPr>
        <w:t>aspects,</w:t>
      </w:r>
      <w:r>
        <w:rPr>
          <w:spacing w:val="-3"/>
          <w:w w:val="115"/>
        </w:rPr>
        <w:t xml:space="preserve"> </w:t>
      </w:r>
      <w:r>
        <w:rPr>
          <w:w w:val="115"/>
        </w:rPr>
        <w:t>although cross-functional collaboration and senior leadership also play crucial roles in guiding AI strategies.</w:t>
      </w:r>
    </w:p>
    <w:p>
      <w:pPr>
        <w:pStyle w:val="6"/>
        <w:spacing w:line="276" w:lineRule="auto"/>
        <w:ind w:left="920" w:right="1483"/>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在安全产品中的人工智能部署领域，责任主要落在安全团队和IT部门，分别占24%和21%。其次是数据科学/分析团队和专门的人工智能/机器学习团队，分别在16%和13%的组织中处理这项任务。有趣的是，公司高层和DevOps团队所扮演的角色较小但重要，分别占9%和8%。这种分布突出了人工智能部署通常由直接参与技术和安全方面的团队管理的趋势，尽管跨职能协作和公司高层在指导人工智能战略方面也发挥着关键作用。</w:t>
      </w:r>
    </w:p>
    <w:p>
      <w:pPr>
        <w:pStyle w:val="6"/>
        <w:spacing w:line="276" w:lineRule="auto"/>
        <w:ind w:left="920" w:right="1483"/>
        <w:rPr>
          <w:w w:val="115"/>
        </w:rPr>
      </w:pPr>
    </w:p>
    <w:p>
      <w:pPr>
        <w:pStyle w:val="6"/>
      </w:pPr>
    </w:p>
    <w:p>
      <w:pPr>
        <w:pStyle w:val="6"/>
        <w:spacing w:before="7"/>
        <w:rPr>
          <w:sz w:val="13"/>
        </w:rPr>
      </w:pPr>
    </w:p>
    <w:p>
      <w:pPr>
        <w:pStyle w:val="6"/>
        <w:spacing w:before="7"/>
        <w:rPr>
          <w:sz w:val="13"/>
        </w:rPr>
      </w:pPr>
    </w:p>
    <w:p>
      <w:pPr>
        <w:pStyle w:val="6"/>
        <w:spacing w:before="7"/>
        <w:rPr>
          <w:sz w:val="13"/>
        </w:rPr>
      </w:pPr>
      <w:r>
        <mc:AlternateContent>
          <mc:Choice Requires="wps">
            <w:drawing>
              <wp:anchor distT="0" distB="0" distL="114300" distR="114300" simplePos="0" relativeHeight="251894784" behindDoc="1" locked="0" layoutInCell="1" allowOverlap="1">
                <wp:simplePos x="0" y="0"/>
                <wp:positionH relativeFrom="page">
                  <wp:posOffset>1954530</wp:posOffset>
                </wp:positionH>
                <wp:positionV relativeFrom="paragraph">
                  <wp:posOffset>120015</wp:posOffset>
                </wp:positionV>
                <wp:extent cx="3863975" cy="433070"/>
                <wp:effectExtent l="0" t="0" r="9525" b="11430"/>
                <wp:wrapTopAndBottom/>
                <wp:docPr id="439" name="文本框 439"/>
                <wp:cNvGraphicFramePr/>
                <a:graphic xmlns:a="http://schemas.openxmlformats.org/drawingml/2006/main">
                  <a:graphicData uri="http://schemas.microsoft.com/office/word/2010/wordprocessingShape">
                    <wps:wsp>
                      <wps:cNvSpPr txBox="1"/>
                      <wps:spPr>
                        <a:xfrm>
                          <a:off x="0" y="0"/>
                          <a:ext cx="3863975" cy="433070"/>
                        </a:xfrm>
                        <a:prstGeom prst="rect">
                          <a:avLst/>
                        </a:prstGeom>
                        <a:solidFill>
                          <a:srgbClr val="EEF3F8"/>
                        </a:solidFill>
                        <a:ln>
                          <a:noFill/>
                        </a:ln>
                      </wps:spPr>
                      <wps:txbx>
                        <w:txbxContent>
                          <w:p>
                            <w:pPr>
                              <w:spacing w:before="56"/>
                              <w:ind w:left="82" w:right="0" w:firstLine="0"/>
                              <w:jc w:val="left"/>
                              <w:rPr>
                                <w:rFonts w:ascii="Verdana"/>
                                <w:i/>
                                <w:color w:val="454C5B"/>
                                <w:spacing w:val="-2"/>
                                <w:w w:val="90"/>
                                <w:sz w:val="17"/>
                              </w:rPr>
                            </w:pPr>
                            <w:r>
                              <w:rPr>
                                <w:rFonts w:ascii="Verdana"/>
                                <w:i/>
                                <w:color w:val="454C5B"/>
                                <w:w w:val="90"/>
                                <w:sz w:val="17"/>
                              </w:rPr>
                              <w:t>Which</w:t>
                            </w:r>
                            <w:r>
                              <w:rPr>
                                <w:rFonts w:ascii="Verdana"/>
                                <w:i/>
                                <w:color w:val="454C5B"/>
                                <w:spacing w:val="-5"/>
                                <w:w w:val="90"/>
                                <w:sz w:val="17"/>
                              </w:rPr>
                              <w:t xml:space="preserve"> </w:t>
                            </w:r>
                            <w:r>
                              <w:rPr>
                                <w:rFonts w:ascii="Verdana"/>
                                <w:i/>
                                <w:color w:val="454C5B"/>
                                <w:w w:val="90"/>
                                <w:sz w:val="17"/>
                              </w:rPr>
                              <w:t>team</w:t>
                            </w:r>
                            <w:r>
                              <w:rPr>
                                <w:rFonts w:ascii="Verdana"/>
                                <w:i/>
                                <w:color w:val="454C5B"/>
                                <w:spacing w:val="-4"/>
                                <w:w w:val="90"/>
                                <w:sz w:val="17"/>
                              </w:rPr>
                              <w:t xml:space="preserve"> </w:t>
                            </w:r>
                            <w:r>
                              <w:rPr>
                                <w:rFonts w:ascii="Verdana"/>
                                <w:i/>
                                <w:color w:val="454C5B"/>
                                <w:w w:val="90"/>
                                <w:sz w:val="17"/>
                              </w:rPr>
                              <w:t>is</w:t>
                            </w:r>
                            <w:r>
                              <w:rPr>
                                <w:rFonts w:ascii="Verdana"/>
                                <w:i/>
                                <w:color w:val="454C5B"/>
                                <w:spacing w:val="-4"/>
                                <w:w w:val="90"/>
                                <w:sz w:val="17"/>
                              </w:rPr>
                              <w:t xml:space="preserve"> </w:t>
                            </w:r>
                            <w:r>
                              <w:rPr>
                                <w:rFonts w:ascii="Verdana"/>
                                <w:i/>
                                <w:color w:val="454C5B"/>
                                <w:w w:val="90"/>
                                <w:sz w:val="17"/>
                              </w:rPr>
                              <w:t>primarily</w:t>
                            </w:r>
                            <w:r>
                              <w:rPr>
                                <w:rFonts w:ascii="Verdana"/>
                                <w:i/>
                                <w:color w:val="454C5B"/>
                                <w:spacing w:val="-4"/>
                                <w:w w:val="90"/>
                                <w:sz w:val="17"/>
                              </w:rPr>
                              <w:t xml:space="preserve"> </w:t>
                            </w:r>
                            <w:r>
                              <w:rPr>
                                <w:rFonts w:ascii="Verdana"/>
                                <w:i/>
                                <w:color w:val="454C5B"/>
                                <w:w w:val="90"/>
                                <w:sz w:val="17"/>
                              </w:rPr>
                              <w:t>responsible</w:t>
                            </w:r>
                            <w:r>
                              <w:rPr>
                                <w:rFonts w:ascii="Verdana"/>
                                <w:i/>
                                <w:color w:val="454C5B"/>
                                <w:spacing w:val="-4"/>
                                <w:w w:val="90"/>
                                <w:sz w:val="17"/>
                              </w:rPr>
                              <w:t xml:space="preserve"> </w:t>
                            </w:r>
                            <w:r>
                              <w:rPr>
                                <w:rFonts w:ascii="Verdana"/>
                                <w:i/>
                                <w:color w:val="454C5B"/>
                                <w:w w:val="90"/>
                                <w:sz w:val="17"/>
                              </w:rPr>
                              <w:t>for</w:t>
                            </w:r>
                            <w:r>
                              <w:rPr>
                                <w:rFonts w:ascii="Verdana"/>
                                <w:i/>
                                <w:color w:val="454C5B"/>
                                <w:spacing w:val="-4"/>
                                <w:w w:val="90"/>
                                <w:sz w:val="17"/>
                              </w:rPr>
                              <w:t xml:space="preserve"> </w:t>
                            </w:r>
                            <w:r>
                              <w:rPr>
                                <w:rFonts w:ascii="Verdana"/>
                                <w:i/>
                                <w:color w:val="454C5B"/>
                                <w:w w:val="90"/>
                                <w:sz w:val="17"/>
                              </w:rPr>
                              <w:t>AI</w:t>
                            </w:r>
                            <w:r>
                              <w:rPr>
                                <w:rFonts w:ascii="Verdana"/>
                                <w:i/>
                                <w:color w:val="454C5B"/>
                                <w:spacing w:val="-4"/>
                                <w:w w:val="90"/>
                                <w:sz w:val="17"/>
                              </w:rPr>
                              <w:t xml:space="preserve"> </w:t>
                            </w:r>
                            <w:r>
                              <w:rPr>
                                <w:rFonts w:ascii="Verdana"/>
                                <w:i/>
                                <w:color w:val="454C5B"/>
                                <w:w w:val="90"/>
                                <w:sz w:val="17"/>
                              </w:rPr>
                              <w:t>deployment</w:t>
                            </w:r>
                            <w:r>
                              <w:rPr>
                                <w:rFonts w:ascii="Verdana"/>
                                <w:i/>
                                <w:color w:val="454C5B"/>
                                <w:spacing w:val="-4"/>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w w:val="90"/>
                                <w:sz w:val="17"/>
                              </w:rPr>
                              <w:t>your</w:t>
                            </w:r>
                            <w:r>
                              <w:rPr>
                                <w:rFonts w:ascii="Verdana"/>
                                <w:i/>
                                <w:color w:val="454C5B"/>
                                <w:spacing w:val="-4"/>
                                <w:w w:val="90"/>
                                <w:sz w:val="17"/>
                              </w:rPr>
                              <w:t xml:space="preserve"> </w:t>
                            </w:r>
                            <w:r>
                              <w:rPr>
                                <w:rFonts w:ascii="Verdana"/>
                                <w:i/>
                                <w:color w:val="454C5B"/>
                                <w:spacing w:val="-2"/>
                                <w:w w:val="90"/>
                                <w:sz w:val="17"/>
                              </w:rPr>
                              <w:t>organization?</w:t>
                            </w:r>
                          </w:p>
                          <w:p>
                            <w:pPr>
                              <w:spacing w:before="56"/>
                              <w:ind w:left="82" w:right="0" w:firstLine="0"/>
                              <w:jc w:val="left"/>
                              <w:rPr>
                                <w:rFonts w:ascii="Verdana"/>
                                <w:i/>
                                <w:color w:val="454C5B"/>
                                <w:spacing w:val="-2"/>
                                <w:w w:val="90"/>
                                <w:sz w:val="17"/>
                              </w:rPr>
                            </w:pPr>
                            <w:r>
                              <w:rPr>
                                <w:rFonts w:hint="eastAsia" w:ascii="Verdana"/>
                                <w:i/>
                                <w:color w:val="454C5B"/>
                                <w:spacing w:val="-2"/>
                                <w:w w:val="90"/>
                                <w:sz w:val="17"/>
                              </w:rPr>
                              <w:t>哪个团队主要负责您组织中的人工智能部署？</w:t>
                            </w:r>
                          </w:p>
                        </w:txbxContent>
                      </wps:txbx>
                      <wps:bodyPr lIns="0" tIns="0" rIns="0" bIns="0" upright="1"/>
                    </wps:wsp>
                  </a:graphicData>
                </a:graphic>
              </wp:anchor>
            </w:drawing>
          </mc:Choice>
          <mc:Fallback>
            <w:pict>
              <v:shape id="_x0000_s1026" o:spid="_x0000_s1026" o:spt="202" type="#_x0000_t202" style="position:absolute;left:0pt;margin-left:153.9pt;margin-top:9.45pt;height:34.1pt;width:304.25pt;mso-position-horizontal-relative:page;mso-wrap-distance-bottom:0pt;mso-wrap-distance-top:0pt;z-index:-251421696;mso-width-relative:page;mso-height-relative:page;" fillcolor="#EEF3F8" filled="t" stroked="f" coordsize="21600,21600" o:gfxdata="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9B1G4NcAAAAJAQAADwAAAAAAAAAB&#10;ACAAAAAiAAAAZHJzL2Rvd25yZXYueG1sUEsBAhQAFAAAAAgAh07iQB/mYHvYAQAAnwMAAA4AAAAA&#10;AAAAAQAgAAAAJgEAAGRycy9lMm9Eb2MueG1sUEsFBgAAAAAGAAYAWQEAAHAFAAAAAA==&#10;">
                <v:fill on="t" focussize="0,0"/>
                <v:stroke on="f"/>
                <v:imagedata o:title=""/>
                <o:lock v:ext="edit" aspectratio="f"/>
                <v:textbox inset="0mm,0mm,0mm,0mm">
                  <w:txbxContent>
                    <w:p>
                      <w:pPr>
                        <w:spacing w:before="56"/>
                        <w:ind w:left="82" w:right="0" w:firstLine="0"/>
                        <w:jc w:val="left"/>
                        <w:rPr>
                          <w:rFonts w:ascii="Verdana"/>
                          <w:i/>
                          <w:color w:val="454C5B"/>
                          <w:spacing w:val="-2"/>
                          <w:w w:val="90"/>
                          <w:sz w:val="17"/>
                        </w:rPr>
                      </w:pPr>
                      <w:r>
                        <w:rPr>
                          <w:rFonts w:ascii="Verdana"/>
                          <w:i/>
                          <w:color w:val="454C5B"/>
                          <w:w w:val="90"/>
                          <w:sz w:val="17"/>
                        </w:rPr>
                        <w:t>Which</w:t>
                      </w:r>
                      <w:r>
                        <w:rPr>
                          <w:rFonts w:ascii="Verdana"/>
                          <w:i/>
                          <w:color w:val="454C5B"/>
                          <w:spacing w:val="-5"/>
                          <w:w w:val="90"/>
                          <w:sz w:val="17"/>
                        </w:rPr>
                        <w:t xml:space="preserve"> </w:t>
                      </w:r>
                      <w:r>
                        <w:rPr>
                          <w:rFonts w:ascii="Verdana"/>
                          <w:i/>
                          <w:color w:val="454C5B"/>
                          <w:w w:val="90"/>
                          <w:sz w:val="17"/>
                        </w:rPr>
                        <w:t>team</w:t>
                      </w:r>
                      <w:r>
                        <w:rPr>
                          <w:rFonts w:ascii="Verdana"/>
                          <w:i/>
                          <w:color w:val="454C5B"/>
                          <w:spacing w:val="-4"/>
                          <w:w w:val="90"/>
                          <w:sz w:val="17"/>
                        </w:rPr>
                        <w:t xml:space="preserve"> </w:t>
                      </w:r>
                      <w:r>
                        <w:rPr>
                          <w:rFonts w:ascii="Verdana"/>
                          <w:i/>
                          <w:color w:val="454C5B"/>
                          <w:w w:val="90"/>
                          <w:sz w:val="17"/>
                        </w:rPr>
                        <w:t>is</w:t>
                      </w:r>
                      <w:r>
                        <w:rPr>
                          <w:rFonts w:ascii="Verdana"/>
                          <w:i/>
                          <w:color w:val="454C5B"/>
                          <w:spacing w:val="-4"/>
                          <w:w w:val="90"/>
                          <w:sz w:val="17"/>
                        </w:rPr>
                        <w:t xml:space="preserve"> </w:t>
                      </w:r>
                      <w:r>
                        <w:rPr>
                          <w:rFonts w:ascii="Verdana"/>
                          <w:i/>
                          <w:color w:val="454C5B"/>
                          <w:w w:val="90"/>
                          <w:sz w:val="17"/>
                        </w:rPr>
                        <w:t>primarily</w:t>
                      </w:r>
                      <w:r>
                        <w:rPr>
                          <w:rFonts w:ascii="Verdana"/>
                          <w:i/>
                          <w:color w:val="454C5B"/>
                          <w:spacing w:val="-4"/>
                          <w:w w:val="90"/>
                          <w:sz w:val="17"/>
                        </w:rPr>
                        <w:t xml:space="preserve"> </w:t>
                      </w:r>
                      <w:r>
                        <w:rPr>
                          <w:rFonts w:ascii="Verdana"/>
                          <w:i/>
                          <w:color w:val="454C5B"/>
                          <w:w w:val="90"/>
                          <w:sz w:val="17"/>
                        </w:rPr>
                        <w:t>responsible</w:t>
                      </w:r>
                      <w:r>
                        <w:rPr>
                          <w:rFonts w:ascii="Verdana"/>
                          <w:i/>
                          <w:color w:val="454C5B"/>
                          <w:spacing w:val="-4"/>
                          <w:w w:val="90"/>
                          <w:sz w:val="17"/>
                        </w:rPr>
                        <w:t xml:space="preserve"> </w:t>
                      </w:r>
                      <w:r>
                        <w:rPr>
                          <w:rFonts w:ascii="Verdana"/>
                          <w:i/>
                          <w:color w:val="454C5B"/>
                          <w:w w:val="90"/>
                          <w:sz w:val="17"/>
                        </w:rPr>
                        <w:t>for</w:t>
                      </w:r>
                      <w:r>
                        <w:rPr>
                          <w:rFonts w:ascii="Verdana"/>
                          <w:i/>
                          <w:color w:val="454C5B"/>
                          <w:spacing w:val="-4"/>
                          <w:w w:val="90"/>
                          <w:sz w:val="17"/>
                        </w:rPr>
                        <w:t xml:space="preserve"> </w:t>
                      </w:r>
                      <w:r>
                        <w:rPr>
                          <w:rFonts w:ascii="Verdana"/>
                          <w:i/>
                          <w:color w:val="454C5B"/>
                          <w:w w:val="90"/>
                          <w:sz w:val="17"/>
                        </w:rPr>
                        <w:t>AI</w:t>
                      </w:r>
                      <w:r>
                        <w:rPr>
                          <w:rFonts w:ascii="Verdana"/>
                          <w:i/>
                          <w:color w:val="454C5B"/>
                          <w:spacing w:val="-4"/>
                          <w:w w:val="90"/>
                          <w:sz w:val="17"/>
                        </w:rPr>
                        <w:t xml:space="preserve"> </w:t>
                      </w:r>
                      <w:r>
                        <w:rPr>
                          <w:rFonts w:ascii="Verdana"/>
                          <w:i/>
                          <w:color w:val="454C5B"/>
                          <w:w w:val="90"/>
                          <w:sz w:val="17"/>
                        </w:rPr>
                        <w:t>deployment</w:t>
                      </w:r>
                      <w:r>
                        <w:rPr>
                          <w:rFonts w:ascii="Verdana"/>
                          <w:i/>
                          <w:color w:val="454C5B"/>
                          <w:spacing w:val="-4"/>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w w:val="90"/>
                          <w:sz w:val="17"/>
                        </w:rPr>
                        <w:t>your</w:t>
                      </w:r>
                      <w:r>
                        <w:rPr>
                          <w:rFonts w:ascii="Verdana"/>
                          <w:i/>
                          <w:color w:val="454C5B"/>
                          <w:spacing w:val="-4"/>
                          <w:w w:val="90"/>
                          <w:sz w:val="17"/>
                        </w:rPr>
                        <w:t xml:space="preserve"> </w:t>
                      </w:r>
                      <w:r>
                        <w:rPr>
                          <w:rFonts w:ascii="Verdana"/>
                          <w:i/>
                          <w:color w:val="454C5B"/>
                          <w:spacing w:val="-2"/>
                          <w:w w:val="90"/>
                          <w:sz w:val="17"/>
                        </w:rPr>
                        <w:t>organization?</w:t>
                      </w:r>
                    </w:p>
                    <w:p>
                      <w:pPr>
                        <w:spacing w:before="56"/>
                        <w:ind w:left="82" w:right="0" w:firstLine="0"/>
                        <w:jc w:val="left"/>
                        <w:rPr>
                          <w:rFonts w:ascii="Verdana"/>
                          <w:i/>
                          <w:color w:val="454C5B"/>
                          <w:spacing w:val="-2"/>
                          <w:w w:val="90"/>
                          <w:sz w:val="17"/>
                        </w:rPr>
                      </w:pPr>
                      <w:r>
                        <w:rPr>
                          <w:rFonts w:hint="eastAsia" w:ascii="Verdana"/>
                          <w:i/>
                          <w:color w:val="454C5B"/>
                          <w:spacing w:val="-2"/>
                          <w:w w:val="90"/>
                          <w:sz w:val="17"/>
                        </w:rPr>
                        <w:t>哪个团队主要负责您组织中的人工智能部署？</w:t>
                      </w:r>
                    </w:p>
                  </w:txbxContent>
                </v:textbox>
                <w10:wrap type="topAndBottom"/>
              </v:shape>
            </w:pict>
          </mc:Fallback>
        </mc:AlternateContent>
      </w:r>
    </w:p>
    <w:p>
      <w:pPr>
        <w:pStyle w:val="6"/>
      </w:pPr>
    </w:p>
    <w:p>
      <w:pPr>
        <w:pStyle w:val="6"/>
      </w:pPr>
    </w:p>
    <w:p>
      <w:pPr>
        <w:pStyle w:val="6"/>
      </w:pPr>
    </w:p>
    <w:p>
      <w:pPr>
        <w:pStyle w:val="6"/>
      </w:pPr>
      <w:r>
        <w:pict>
          <v:shape id="_x0000_s1026" o:spid="_x0000_s1026" o:spt="136" type="#_x0000_t136" style="position:absolute;left:0pt;margin-left:424.95pt;margin-top:9.35pt;height:7pt;width:34.8pt;mso-position-horizontal-relative:page;rotation:-2949120f;z-index:251874304;mso-width-relative:page;mso-height-relative:page;" fillcolor="#231F37" filled="t" stroked="f" coordsize="21600,21600" adj="10800">
            <v:path/>
            <v:fill on="t" color2="#FFFFFF" focussize="0,0"/>
            <v:stroke on="f"/>
            <v:imagedata o:title=""/>
            <o:lock v:ext="edit" aspectratio="f"/>
            <v:textpath on="t" fitshape="t" fitpath="t" trim="t" xscale="f" string="高级管理层/领导层" style="font-family:Calibri;font-size:7pt;v-text-align:center;"/>
          </v:shape>
        </w:pict>
      </w:r>
      <w:r>
        <w:pict>
          <v:shape id="_x0000_s1027" o:spid="_x0000_s1027" o:spt="136" type="#_x0000_t136" style="position:absolute;left:0pt;margin-left:300.55pt;margin-top:4.45pt;height:7pt;width:47.15pt;mso-position-horizontal-relative:page;rotation:-2949120f;z-index:251872256;mso-width-relative:page;mso-height-relative:page;" fillcolor="#231F37" filled="t" stroked="f" coordsize="21600,21600" adj="10800">
            <v:path/>
            <v:fill on="t" color2="#FFFFFF" focussize="0,0"/>
            <v:stroke on="f"/>
            <v:imagedata o:title=""/>
            <o:lock v:ext="edit" aspectratio="f"/>
            <v:textpath on="t" fitshape="t" fitpath="t" trim="t" xscale="f" string="数据科学/分析团队" style="font-family:Calibri;font-size:7pt;v-text-align:center;"/>
          </v:shape>
        </w:pict>
      </w:r>
    </w:p>
    <w:p>
      <w:pPr>
        <w:pStyle w:val="6"/>
      </w:pPr>
    </w:p>
    <w:p>
      <w:pPr>
        <w:pStyle w:val="6"/>
      </w:pPr>
    </w:p>
    <w:p>
      <w:pPr>
        <w:pStyle w:val="6"/>
      </w:pPr>
    </w:p>
    <w:p>
      <w:pPr>
        <w:pStyle w:val="6"/>
        <w:spacing w:before="9"/>
        <w:rPr>
          <w:sz w:val="14"/>
        </w:rPr>
      </w:pPr>
    </w:p>
    <w:p>
      <w:pPr>
        <w:spacing w:before="101"/>
        <w:ind w:left="0" w:right="1393" w:firstLine="0"/>
        <w:jc w:val="right"/>
        <w:rPr>
          <w:rFonts w:ascii="Century Gothic"/>
          <w:b/>
          <w:sz w:val="14"/>
        </w:rPr>
      </w:pPr>
      <w:r>
        <mc:AlternateContent>
          <mc:Choice Requires="wpg">
            <w:drawing>
              <wp:anchor distT="0" distB="0" distL="114300" distR="114300" simplePos="0" relativeHeight="251870208" behindDoc="0" locked="0" layoutInCell="1" allowOverlap="1">
                <wp:simplePos x="0" y="0"/>
                <wp:positionH relativeFrom="page">
                  <wp:posOffset>913765</wp:posOffset>
                </wp:positionH>
                <wp:positionV relativeFrom="paragraph">
                  <wp:posOffset>-381000</wp:posOffset>
                </wp:positionV>
                <wp:extent cx="5939155" cy="441960"/>
                <wp:effectExtent l="635" t="0" r="3810" b="2540"/>
                <wp:wrapNone/>
                <wp:docPr id="440" name="组合 440"/>
                <wp:cNvGraphicFramePr/>
                <a:graphic xmlns:a="http://schemas.openxmlformats.org/drawingml/2006/main">
                  <a:graphicData uri="http://schemas.microsoft.com/office/word/2010/wordprocessingGroup">
                    <wpg:wgp>
                      <wpg:cNvGrpSpPr/>
                      <wpg:grpSpPr>
                        <a:xfrm>
                          <a:off x="0" y="0"/>
                          <a:ext cx="5939155" cy="441960"/>
                          <a:chOff x="1440" y="-601"/>
                          <a:chExt cx="9353" cy="696"/>
                        </a:xfrm>
                      </wpg:grpSpPr>
                      <wps:wsp>
                        <wps:cNvPr id="441" name="矩形 327"/>
                        <wps:cNvSpPr/>
                        <wps:spPr>
                          <a:xfrm>
                            <a:off x="10699" y="-591"/>
                            <a:ext cx="93" cy="536"/>
                          </a:xfrm>
                          <a:prstGeom prst="rect">
                            <a:avLst/>
                          </a:prstGeom>
                          <a:solidFill>
                            <a:srgbClr val="DCE5EE"/>
                          </a:solidFill>
                          <a:ln>
                            <a:noFill/>
                          </a:ln>
                        </wps:spPr>
                        <wps:bodyPr upright="1"/>
                      </wps:wsp>
                      <wps:wsp>
                        <wps:cNvPr id="442" name="矩形 328"/>
                        <wps:cNvSpPr/>
                        <wps:spPr>
                          <a:xfrm>
                            <a:off x="10422" y="-591"/>
                            <a:ext cx="278" cy="536"/>
                          </a:xfrm>
                          <a:prstGeom prst="rect">
                            <a:avLst/>
                          </a:prstGeom>
                          <a:solidFill>
                            <a:srgbClr val="FFE7BD"/>
                          </a:solidFill>
                          <a:ln>
                            <a:noFill/>
                          </a:ln>
                        </wps:spPr>
                        <wps:bodyPr upright="1"/>
                      </wps:wsp>
                      <wps:wsp>
                        <wps:cNvPr id="443" name="矩形 329"/>
                        <wps:cNvSpPr/>
                        <wps:spPr>
                          <a:xfrm>
                            <a:off x="10422" y="-591"/>
                            <a:ext cx="278" cy="536"/>
                          </a:xfrm>
                          <a:prstGeom prst="rect">
                            <a:avLst/>
                          </a:prstGeom>
                          <a:noFill/>
                          <a:ln w="12624" cap="flat" cmpd="sng">
                            <a:solidFill>
                              <a:srgbClr val="FFFFFF"/>
                            </a:solidFill>
                            <a:prstDash val="solid"/>
                            <a:miter/>
                            <a:headEnd type="none" w="med" len="med"/>
                            <a:tailEnd type="none" w="med" len="med"/>
                          </a:ln>
                        </wps:spPr>
                        <wps:bodyPr upright="1"/>
                      </wps:wsp>
                      <wps:wsp>
                        <wps:cNvPr id="444" name="矩形 330"/>
                        <wps:cNvSpPr/>
                        <wps:spPr>
                          <a:xfrm>
                            <a:off x="9867" y="-591"/>
                            <a:ext cx="555" cy="536"/>
                          </a:xfrm>
                          <a:prstGeom prst="rect">
                            <a:avLst/>
                          </a:prstGeom>
                          <a:solidFill>
                            <a:srgbClr val="FFDB99"/>
                          </a:solidFill>
                          <a:ln>
                            <a:noFill/>
                          </a:ln>
                        </wps:spPr>
                        <wps:bodyPr upright="1"/>
                      </wps:wsp>
                      <wps:wsp>
                        <wps:cNvPr id="445" name="矩形 331"/>
                        <wps:cNvSpPr/>
                        <wps:spPr>
                          <a:xfrm>
                            <a:off x="9867" y="-591"/>
                            <a:ext cx="555" cy="536"/>
                          </a:xfrm>
                          <a:prstGeom prst="rect">
                            <a:avLst/>
                          </a:prstGeom>
                          <a:noFill/>
                          <a:ln w="12624" cap="flat" cmpd="sng">
                            <a:solidFill>
                              <a:srgbClr val="FFFFFF"/>
                            </a:solidFill>
                            <a:prstDash val="solid"/>
                            <a:miter/>
                            <a:headEnd type="none" w="med" len="med"/>
                            <a:tailEnd type="none" w="med" len="med"/>
                          </a:ln>
                        </wps:spPr>
                        <wps:bodyPr upright="1"/>
                      </wps:wsp>
                      <wps:wsp>
                        <wps:cNvPr id="446" name="矩形 332"/>
                        <wps:cNvSpPr/>
                        <wps:spPr>
                          <a:xfrm>
                            <a:off x="9127" y="-591"/>
                            <a:ext cx="740" cy="536"/>
                          </a:xfrm>
                          <a:prstGeom prst="rect">
                            <a:avLst/>
                          </a:prstGeom>
                          <a:solidFill>
                            <a:srgbClr val="FFCA66"/>
                          </a:solidFill>
                          <a:ln>
                            <a:noFill/>
                          </a:ln>
                        </wps:spPr>
                        <wps:bodyPr upright="1"/>
                      </wps:wsp>
                      <wps:wsp>
                        <wps:cNvPr id="447" name="矩形 333"/>
                        <wps:cNvSpPr/>
                        <wps:spPr>
                          <a:xfrm>
                            <a:off x="9127" y="-591"/>
                            <a:ext cx="740" cy="536"/>
                          </a:xfrm>
                          <a:prstGeom prst="rect">
                            <a:avLst/>
                          </a:prstGeom>
                          <a:noFill/>
                          <a:ln w="12624" cap="flat" cmpd="sng">
                            <a:solidFill>
                              <a:srgbClr val="FFFFFF"/>
                            </a:solidFill>
                            <a:prstDash val="solid"/>
                            <a:miter/>
                            <a:headEnd type="none" w="med" len="med"/>
                            <a:tailEnd type="none" w="med" len="med"/>
                          </a:ln>
                        </wps:spPr>
                        <wps:bodyPr upright="1"/>
                      </wps:wsp>
                      <wps:wsp>
                        <wps:cNvPr id="448" name="矩形 334"/>
                        <wps:cNvSpPr/>
                        <wps:spPr>
                          <a:xfrm>
                            <a:off x="8294" y="-591"/>
                            <a:ext cx="833" cy="536"/>
                          </a:xfrm>
                          <a:prstGeom prst="rect">
                            <a:avLst/>
                          </a:prstGeom>
                          <a:solidFill>
                            <a:srgbClr val="FFB833"/>
                          </a:solidFill>
                          <a:ln>
                            <a:noFill/>
                          </a:ln>
                        </wps:spPr>
                        <wps:bodyPr upright="1"/>
                      </wps:wsp>
                      <wps:wsp>
                        <wps:cNvPr id="449" name="矩形 335"/>
                        <wps:cNvSpPr/>
                        <wps:spPr>
                          <a:xfrm>
                            <a:off x="8294" y="-591"/>
                            <a:ext cx="833" cy="536"/>
                          </a:xfrm>
                          <a:prstGeom prst="rect">
                            <a:avLst/>
                          </a:prstGeom>
                          <a:noFill/>
                          <a:ln w="12624" cap="flat" cmpd="sng">
                            <a:solidFill>
                              <a:srgbClr val="FFFFFF"/>
                            </a:solidFill>
                            <a:prstDash val="solid"/>
                            <a:miter/>
                            <a:headEnd type="none" w="med" len="med"/>
                            <a:tailEnd type="none" w="med" len="med"/>
                          </a:ln>
                        </wps:spPr>
                        <wps:bodyPr upright="1"/>
                      </wps:wsp>
                      <wps:wsp>
                        <wps:cNvPr id="450" name="矩形 336"/>
                        <wps:cNvSpPr/>
                        <wps:spPr>
                          <a:xfrm>
                            <a:off x="7092" y="-591"/>
                            <a:ext cx="1203" cy="536"/>
                          </a:xfrm>
                          <a:prstGeom prst="rect">
                            <a:avLst/>
                          </a:prstGeom>
                          <a:solidFill>
                            <a:srgbClr val="FFA600"/>
                          </a:solidFill>
                          <a:ln>
                            <a:noFill/>
                          </a:ln>
                        </wps:spPr>
                        <wps:bodyPr upright="1"/>
                      </wps:wsp>
                      <wps:wsp>
                        <wps:cNvPr id="451" name="矩形 337"/>
                        <wps:cNvSpPr/>
                        <wps:spPr>
                          <a:xfrm>
                            <a:off x="7092" y="-591"/>
                            <a:ext cx="1203" cy="536"/>
                          </a:xfrm>
                          <a:prstGeom prst="rect">
                            <a:avLst/>
                          </a:prstGeom>
                          <a:noFill/>
                          <a:ln w="12624" cap="flat" cmpd="sng">
                            <a:solidFill>
                              <a:srgbClr val="FFFFFF"/>
                            </a:solidFill>
                            <a:prstDash val="solid"/>
                            <a:miter/>
                            <a:headEnd type="none" w="med" len="med"/>
                            <a:tailEnd type="none" w="med" len="med"/>
                          </a:ln>
                        </wps:spPr>
                        <wps:bodyPr upright="1"/>
                      </wps:wsp>
                      <wps:wsp>
                        <wps:cNvPr id="452" name="矩形 338"/>
                        <wps:cNvSpPr/>
                        <wps:spPr>
                          <a:xfrm>
                            <a:off x="5612" y="-591"/>
                            <a:ext cx="1480" cy="536"/>
                          </a:xfrm>
                          <a:prstGeom prst="rect">
                            <a:avLst/>
                          </a:prstGeom>
                          <a:solidFill>
                            <a:srgbClr val="FF9100"/>
                          </a:solidFill>
                          <a:ln>
                            <a:noFill/>
                          </a:ln>
                        </wps:spPr>
                        <wps:bodyPr upright="1"/>
                      </wps:wsp>
                      <wps:wsp>
                        <wps:cNvPr id="453" name="矩形 339"/>
                        <wps:cNvSpPr/>
                        <wps:spPr>
                          <a:xfrm>
                            <a:off x="5612" y="-591"/>
                            <a:ext cx="1480" cy="536"/>
                          </a:xfrm>
                          <a:prstGeom prst="rect">
                            <a:avLst/>
                          </a:prstGeom>
                          <a:noFill/>
                          <a:ln w="12624" cap="flat" cmpd="sng">
                            <a:solidFill>
                              <a:srgbClr val="FFFFFF"/>
                            </a:solidFill>
                            <a:prstDash val="solid"/>
                            <a:miter/>
                            <a:headEnd type="none" w="med" len="med"/>
                            <a:tailEnd type="none" w="med" len="med"/>
                          </a:ln>
                        </wps:spPr>
                        <wps:bodyPr upright="1"/>
                      </wps:wsp>
                      <wps:wsp>
                        <wps:cNvPr id="454" name="矩形 340"/>
                        <wps:cNvSpPr/>
                        <wps:spPr>
                          <a:xfrm>
                            <a:off x="3669" y="-591"/>
                            <a:ext cx="1943" cy="536"/>
                          </a:xfrm>
                          <a:prstGeom prst="rect">
                            <a:avLst/>
                          </a:prstGeom>
                          <a:solidFill>
                            <a:srgbClr val="FF7A00"/>
                          </a:solidFill>
                          <a:ln>
                            <a:noFill/>
                          </a:ln>
                        </wps:spPr>
                        <wps:bodyPr upright="1"/>
                      </wps:wsp>
                      <wps:wsp>
                        <wps:cNvPr id="455" name="矩形 341"/>
                        <wps:cNvSpPr/>
                        <wps:spPr>
                          <a:xfrm>
                            <a:off x="3669" y="-591"/>
                            <a:ext cx="1943" cy="536"/>
                          </a:xfrm>
                          <a:prstGeom prst="rect">
                            <a:avLst/>
                          </a:prstGeom>
                          <a:noFill/>
                          <a:ln w="12624" cap="flat" cmpd="sng">
                            <a:solidFill>
                              <a:srgbClr val="FFFFFF"/>
                            </a:solidFill>
                            <a:prstDash val="solid"/>
                            <a:miter/>
                            <a:headEnd type="none" w="med" len="med"/>
                            <a:tailEnd type="none" w="med" len="med"/>
                          </a:ln>
                        </wps:spPr>
                        <wps:bodyPr upright="1"/>
                      </wps:wsp>
                      <wps:wsp>
                        <wps:cNvPr id="456" name="矩形 342"/>
                        <wps:cNvSpPr/>
                        <wps:spPr>
                          <a:xfrm>
                            <a:off x="1449" y="-591"/>
                            <a:ext cx="2220" cy="536"/>
                          </a:xfrm>
                          <a:prstGeom prst="rect">
                            <a:avLst/>
                          </a:prstGeom>
                          <a:solidFill>
                            <a:srgbClr val="F25D00"/>
                          </a:solidFill>
                          <a:ln>
                            <a:noFill/>
                          </a:ln>
                        </wps:spPr>
                        <wps:bodyPr upright="1"/>
                      </wps:wsp>
                      <wps:wsp>
                        <wps:cNvPr id="457" name="矩形 343"/>
                        <wps:cNvSpPr/>
                        <wps:spPr>
                          <a:xfrm>
                            <a:off x="1449" y="-591"/>
                            <a:ext cx="2220" cy="536"/>
                          </a:xfrm>
                          <a:prstGeom prst="rect">
                            <a:avLst/>
                          </a:prstGeom>
                          <a:noFill/>
                          <a:ln w="12624" cap="flat" cmpd="sng">
                            <a:solidFill>
                              <a:srgbClr val="FFFFFF"/>
                            </a:solidFill>
                            <a:prstDash val="solid"/>
                            <a:miter/>
                            <a:headEnd type="none" w="med" len="med"/>
                            <a:tailEnd type="none" w="med" len="med"/>
                          </a:ln>
                        </wps:spPr>
                        <wps:bodyPr upright="1"/>
                      </wps:wsp>
                      <wps:wsp>
                        <wps:cNvPr id="458" name="直接连接符 344"/>
                        <wps:cNvCnPr/>
                        <wps:spPr>
                          <a:xfrm>
                            <a:off x="10746" y="-50"/>
                            <a:ext cx="0" cy="144"/>
                          </a:xfrm>
                          <a:prstGeom prst="line">
                            <a:avLst/>
                          </a:prstGeom>
                          <a:ln w="6312" cap="flat" cmpd="sng">
                            <a:solidFill>
                              <a:srgbClr val="A4B6C5"/>
                            </a:solidFill>
                            <a:prstDash val="solid"/>
                            <a:headEnd type="none" w="med" len="med"/>
                            <a:tailEnd type="none" w="med" len="med"/>
                          </a:ln>
                        </wps:spPr>
                        <wps:bodyPr upright="1"/>
                      </wps:wsp>
                      <wps:wsp>
                        <wps:cNvPr id="459" name="文本框 345"/>
                        <wps:cNvSpPr txBox="1"/>
                        <wps:spPr>
                          <a:xfrm>
                            <a:off x="4501" y="-411"/>
                            <a:ext cx="299" cy="180"/>
                          </a:xfrm>
                          <a:prstGeom prst="rect">
                            <a:avLst/>
                          </a:prstGeom>
                          <a:noFill/>
                          <a:ln>
                            <a:noFill/>
                          </a:ln>
                        </wps:spPr>
                        <wps:txbx>
                          <w:txbxContent>
                            <w:p>
                              <w:pPr>
                                <w:spacing w:before="1"/>
                                <w:ind w:left="0" w:right="0" w:firstLine="0"/>
                                <w:jc w:val="left"/>
                                <w:rPr>
                                  <w:rFonts w:ascii="Century Gothic"/>
                                  <w:b/>
                                  <w:sz w:val="14"/>
                                </w:rPr>
                              </w:pPr>
                              <w:r>
                                <w:rPr>
                                  <w:rFonts w:ascii="Century Gothic"/>
                                  <w:b/>
                                  <w:color w:val="FFFFFF"/>
                                  <w:spacing w:val="-5"/>
                                  <w:sz w:val="14"/>
                                </w:rPr>
                                <w:t>21%</w:t>
                              </w:r>
                            </w:p>
                          </w:txbxContent>
                        </wps:txbx>
                        <wps:bodyPr lIns="0" tIns="0" rIns="0" bIns="0" upright="1"/>
                      </wps:wsp>
                      <wps:wsp>
                        <wps:cNvPr id="460" name="文本框 346"/>
                        <wps:cNvSpPr txBox="1"/>
                        <wps:spPr>
                          <a:xfrm>
                            <a:off x="6209" y="-411"/>
                            <a:ext cx="305" cy="180"/>
                          </a:xfrm>
                          <a:prstGeom prst="rect">
                            <a:avLst/>
                          </a:prstGeom>
                          <a:noFill/>
                          <a:ln>
                            <a:noFill/>
                          </a:ln>
                        </wps:spPr>
                        <wps:txbx>
                          <w:txbxContent>
                            <w:p>
                              <w:pPr>
                                <w:spacing w:before="1"/>
                                <w:ind w:left="0" w:right="0" w:firstLine="0"/>
                                <w:jc w:val="left"/>
                                <w:rPr>
                                  <w:rFonts w:ascii="Century Gothic"/>
                                  <w:b/>
                                  <w:sz w:val="14"/>
                                </w:rPr>
                              </w:pPr>
                              <w:r>
                                <w:rPr>
                                  <w:rFonts w:ascii="Century Gothic"/>
                                  <w:b/>
                                  <w:color w:val="FFFFFF"/>
                                  <w:spacing w:val="-5"/>
                                  <w:w w:val="105"/>
                                  <w:sz w:val="14"/>
                                </w:rPr>
                                <w:t>16%</w:t>
                              </w:r>
                            </w:p>
                          </w:txbxContent>
                        </wps:txbx>
                        <wps:bodyPr lIns="0" tIns="0" rIns="0" bIns="0" upright="1"/>
                      </wps:wsp>
                      <wps:wsp>
                        <wps:cNvPr id="461" name="文本框 347"/>
                        <wps:cNvSpPr txBox="1"/>
                        <wps:spPr>
                          <a:xfrm>
                            <a:off x="7554" y="-411"/>
                            <a:ext cx="297" cy="180"/>
                          </a:xfrm>
                          <a:prstGeom prst="rect">
                            <a:avLst/>
                          </a:prstGeom>
                          <a:noFill/>
                          <a:ln>
                            <a:noFill/>
                          </a:ln>
                        </wps:spPr>
                        <wps:txbx>
                          <w:txbxContent>
                            <w:p>
                              <w:pPr>
                                <w:spacing w:before="1"/>
                                <w:ind w:left="0" w:right="0" w:firstLine="0"/>
                                <w:jc w:val="left"/>
                                <w:rPr>
                                  <w:rFonts w:ascii="Century Gothic"/>
                                  <w:b/>
                                  <w:sz w:val="14"/>
                                </w:rPr>
                              </w:pPr>
                              <w:r>
                                <w:rPr>
                                  <w:rFonts w:ascii="Century Gothic"/>
                                  <w:b/>
                                  <w:color w:val="FFFFFF"/>
                                  <w:spacing w:val="-5"/>
                                  <w:sz w:val="14"/>
                                </w:rPr>
                                <w:t>13%</w:t>
                              </w:r>
                            </w:p>
                          </w:txbxContent>
                        </wps:txbx>
                        <wps:bodyPr lIns="0" tIns="0" rIns="0" bIns="0" upright="1"/>
                      </wps:wsp>
                      <wps:wsp>
                        <wps:cNvPr id="462" name="文本框 348"/>
                        <wps:cNvSpPr txBox="1"/>
                        <wps:spPr>
                          <a:xfrm>
                            <a:off x="8604" y="-411"/>
                            <a:ext cx="233" cy="180"/>
                          </a:xfrm>
                          <a:prstGeom prst="rect">
                            <a:avLst/>
                          </a:prstGeom>
                          <a:noFill/>
                          <a:ln>
                            <a:noFill/>
                          </a:ln>
                        </wps:spPr>
                        <wps:txbx>
                          <w:txbxContent>
                            <w:p>
                              <w:pPr>
                                <w:spacing w:before="1"/>
                                <w:ind w:left="0" w:right="0" w:firstLine="0"/>
                                <w:jc w:val="left"/>
                                <w:rPr>
                                  <w:rFonts w:ascii="Century Gothic"/>
                                  <w:b/>
                                  <w:sz w:val="14"/>
                                </w:rPr>
                              </w:pPr>
                              <w:r>
                                <w:rPr>
                                  <w:rFonts w:ascii="Century Gothic"/>
                                  <w:b/>
                                  <w:color w:val="191929"/>
                                  <w:spacing w:val="-5"/>
                                  <w:w w:val="110"/>
                                  <w:sz w:val="14"/>
                                </w:rPr>
                                <w:t>9%</w:t>
                              </w:r>
                            </w:p>
                          </w:txbxContent>
                        </wps:txbx>
                        <wps:bodyPr lIns="0" tIns="0" rIns="0" bIns="0" upright="1"/>
                      </wps:wsp>
                      <wps:wsp>
                        <wps:cNvPr id="463" name="文本框 349"/>
                        <wps:cNvSpPr txBox="1"/>
                        <wps:spPr>
                          <a:xfrm>
                            <a:off x="9388" y="-411"/>
                            <a:ext cx="237" cy="180"/>
                          </a:xfrm>
                          <a:prstGeom prst="rect">
                            <a:avLst/>
                          </a:prstGeom>
                          <a:noFill/>
                          <a:ln>
                            <a:noFill/>
                          </a:ln>
                        </wps:spPr>
                        <wps:txbx>
                          <w:txbxContent>
                            <w:p>
                              <w:pPr>
                                <w:spacing w:before="1"/>
                                <w:ind w:left="0" w:right="0" w:firstLine="0"/>
                                <w:jc w:val="left"/>
                                <w:rPr>
                                  <w:rFonts w:ascii="Century Gothic"/>
                                  <w:b/>
                                  <w:sz w:val="14"/>
                                </w:rPr>
                              </w:pPr>
                              <w:r>
                                <w:rPr>
                                  <w:rFonts w:ascii="Century Gothic"/>
                                  <w:b/>
                                  <w:color w:val="191929"/>
                                  <w:spacing w:val="-5"/>
                                  <w:w w:val="110"/>
                                  <w:sz w:val="14"/>
                                </w:rPr>
                                <w:t>8%</w:t>
                              </w:r>
                            </w:p>
                          </w:txbxContent>
                        </wps:txbx>
                        <wps:bodyPr lIns="0" tIns="0" rIns="0" bIns="0" upright="1"/>
                      </wps:wsp>
                      <wps:wsp>
                        <wps:cNvPr id="464" name="文本框 350"/>
                        <wps:cNvSpPr txBox="1"/>
                        <wps:spPr>
                          <a:xfrm>
                            <a:off x="10037" y="-411"/>
                            <a:ext cx="654" cy="180"/>
                          </a:xfrm>
                          <a:prstGeom prst="rect">
                            <a:avLst/>
                          </a:prstGeom>
                          <a:noFill/>
                          <a:ln>
                            <a:noFill/>
                          </a:ln>
                        </wps:spPr>
                        <wps:txbx>
                          <w:txbxContent>
                            <w:p>
                              <w:pPr>
                                <w:tabs>
                                  <w:tab w:val="left" w:pos="426"/>
                                </w:tabs>
                                <w:spacing w:before="1"/>
                                <w:ind w:left="0" w:right="0" w:firstLine="0"/>
                                <w:jc w:val="left"/>
                                <w:rPr>
                                  <w:rFonts w:ascii="Century Gothic"/>
                                  <w:b/>
                                  <w:sz w:val="14"/>
                                </w:rPr>
                              </w:pPr>
                              <w:r>
                                <w:rPr>
                                  <w:rFonts w:ascii="Century Gothic"/>
                                  <w:b/>
                                  <w:color w:val="191929"/>
                                  <w:spacing w:val="-5"/>
                                  <w:w w:val="105"/>
                                  <w:sz w:val="14"/>
                                </w:rPr>
                                <w:t>6%</w:t>
                              </w:r>
                              <w:r>
                                <w:rPr>
                                  <w:rFonts w:ascii="Century Gothic"/>
                                  <w:b/>
                                  <w:color w:val="191929"/>
                                  <w:sz w:val="14"/>
                                </w:rPr>
                                <w:tab/>
                              </w:r>
                              <w:r>
                                <w:rPr>
                                  <w:rFonts w:ascii="Century Gothic"/>
                                  <w:b/>
                                  <w:color w:val="191929"/>
                                  <w:spacing w:val="-5"/>
                                  <w:w w:val="105"/>
                                  <w:sz w:val="14"/>
                                </w:rPr>
                                <w:t>3%</w:t>
                              </w:r>
                            </w:p>
                          </w:txbxContent>
                        </wps:txbx>
                        <wps:bodyPr lIns="0" tIns="0" rIns="0" bIns="0" upright="1"/>
                      </wps:wsp>
                      <wps:wsp>
                        <wps:cNvPr id="465" name="文本框 351"/>
                        <wps:cNvSpPr txBox="1"/>
                        <wps:spPr>
                          <a:xfrm>
                            <a:off x="1449" y="-591"/>
                            <a:ext cx="2220" cy="536"/>
                          </a:xfrm>
                          <a:prstGeom prst="rect">
                            <a:avLst/>
                          </a:prstGeom>
                          <a:noFill/>
                          <a:ln>
                            <a:noFill/>
                          </a:ln>
                        </wps:spPr>
                        <wps:txbx>
                          <w:txbxContent>
                            <w:p>
                              <w:pPr>
                                <w:spacing w:before="9" w:line="240" w:lineRule="auto"/>
                                <w:rPr>
                                  <w:rFonts w:ascii="Century Gothic"/>
                                  <w:b/>
                                  <w:sz w:val="14"/>
                                </w:rPr>
                              </w:pPr>
                            </w:p>
                            <w:p>
                              <w:pPr>
                                <w:spacing w:before="0"/>
                                <w:ind w:left="944" w:right="945" w:firstLine="0"/>
                                <w:jc w:val="center"/>
                                <w:rPr>
                                  <w:rFonts w:ascii="Century Gothic"/>
                                  <w:b/>
                                  <w:sz w:val="14"/>
                                </w:rPr>
                              </w:pPr>
                              <w:r>
                                <w:rPr>
                                  <w:rFonts w:ascii="Century Gothic"/>
                                  <w:b/>
                                  <w:color w:val="FFFFFF"/>
                                  <w:spacing w:val="-5"/>
                                  <w:w w:val="110"/>
                                  <w:sz w:val="14"/>
                                </w:rPr>
                                <w:t>24%</w:t>
                              </w:r>
                            </w:p>
                          </w:txbxContent>
                        </wps:txbx>
                        <wps:bodyPr lIns="0" tIns="0" rIns="0" bIns="0" upright="1"/>
                      </wps:wsp>
                    </wpg:wgp>
                  </a:graphicData>
                </a:graphic>
              </wp:anchor>
            </w:drawing>
          </mc:Choice>
          <mc:Fallback>
            <w:pict>
              <v:group id="_x0000_s1026" o:spid="_x0000_s1026" o:spt="203" style="position:absolute;left:0pt;margin-left:71.95pt;margin-top:-30pt;height:34.8pt;width:467.65pt;mso-position-horizontal-relative:page;z-index:251870208;mso-width-relative:page;mso-height-relative:page;" coordorigin="1440,-601" coordsize="9353,696" o:gfxdata="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">
                <o:lock v:ext="edit" aspectratio="f"/>
                <v:rect id="矩形 327" o:spid="_x0000_s1026" o:spt="1" style="position:absolute;left:10699;top:-591;height:536;width:93;" fillcolor="#DCE5EE" filled="t" stroked="f" coordsize="21600,21600" o:gfxdata="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01Wr4A&#10;AADcAAAADwAAAAAAAAABACAAAAAiAAAAZHJzL2Rvd25yZXYueG1sUEsBAhQAFAAAAAgAh07iQDMv&#10;BZ47AAAAOQAAABAAAAAAAAAAAQAgAAAADQEAAGRycy9zaGFwZXhtbC54bWxQSwUGAAAAAAYABgBb&#10;AQAAtwMAAAAA&#10;">
                  <v:fill on="t" focussize="0,0"/>
                  <v:stroke on="f"/>
                  <v:imagedata o:title=""/>
                  <o:lock v:ext="edit" aspectratio="f"/>
                </v:rect>
                <v:rect id="矩形 328" o:spid="_x0000_s1026" o:spt="1" style="position:absolute;left:10422;top:-591;height:536;width:278;" fillcolor="#FFE7BD" filled="t" stroked="f" coordsize="21600,21600" o:gfxdata="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Gk3s&#10;wAAAANwAAAAPAAAAAAAAAAEAIAAAACIAAABkcnMvZG93bnJldi54bWxQSwECFAAUAAAACACHTuJA&#10;My8FnjsAAAA5AAAAEAAAAAAAAAABACAAAAAPAQAAZHJzL3NoYXBleG1sLnhtbFBLBQYAAAAABgAG&#10;AFsBAAC5AwAAAAA=&#10;">
                  <v:fill on="t" focussize="0,0"/>
                  <v:stroke on="f"/>
                  <v:imagedata o:title=""/>
                  <o:lock v:ext="edit" aspectratio="f"/>
                </v:rect>
                <v:rect id="矩形 329" o:spid="_x0000_s1026" o:spt="1" style="position:absolute;left:10422;top:-591;height:536;width:278;" filled="f" stroked="t" coordsize="21600,21600" o:gfxdata="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v9Ni8AAAA&#10;3AAAAA8AAAAAAAAAAQAgAAAAIgAAAGRycy9kb3ducmV2LnhtbFBLAQIUABQAAAAIAIdO4kAzLwWe&#10;OwAAADkAAAAQAAAAAAAAAAEAIAAAAAsBAABkcnMvc2hhcGV4bWwueG1sUEsFBgAAAAAGAAYAWwEA&#10;ALUDAAAAAA==&#10;">
                  <v:fill on="f" focussize="0,0"/>
                  <v:stroke weight="0.994015748031496pt" color="#FFFFFF" joinstyle="miter"/>
                  <v:imagedata o:title=""/>
                  <o:lock v:ext="edit" aspectratio="f"/>
                </v:rect>
                <v:rect id="矩形 330" o:spid="_x0000_s1026" o:spt="1" style="position:absolute;left:9867;top:-591;height:536;width:555;" fillcolor="#FFDB99" filled="t" stroked="f" coordsize="21600,21600" o:gfxdata="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9VSi/&#10;AAAA3AAAAA8AAAAAAAAAAQAgAAAAIgAAAGRycy9kb3ducmV2LnhtbFBLAQIUABQAAAAIAIdO4kAz&#10;LwWeOwAAADkAAAAQAAAAAAAAAAEAIAAAAA4BAABkcnMvc2hhcGV4bWwueG1sUEsFBgAAAAAGAAYA&#10;WwEAALgDAAAAAA==&#10;">
                  <v:fill on="t" focussize="0,0"/>
                  <v:stroke on="f"/>
                  <v:imagedata o:title=""/>
                  <o:lock v:ext="edit" aspectratio="f"/>
                </v:rect>
                <v:rect id="矩形 331" o:spid="_x0000_s1026" o:spt="1" style="position:absolute;left:9867;top:-591;height:536;width:555;" filled="f" stroked="t" coordsize="21600,21600" o:gfxdata="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Csk3vQAA&#10;ANwAAAAPAAAAAAAAAAEAIAAAACIAAABkcnMvZG93bnJldi54bWxQSwECFAAUAAAACACHTuJAMy8F&#10;njsAAAA5AAAAEAAAAAAAAAABACAAAAAMAQAAZHJzL3NoYXBleG1sLnhtbFBLBQYAAAAABgAGAFsB&#10;AAC2AwAAAAA=&#10;">
                  <v:fill on="f" focussize="0,0"/>
                  <v:stroke weight="0.994015748031496pt" color="#FFFFFF" joinstyle="miter"/>
                  <v:imagedata o:title=""/>
                  <o:lock v:ext="edit" aspectratio="f"/>
                </v:rect>
                <v:rect id="矩形 332" o:spid="_x0000_s1026" o:spt="1" style="position:absolute;left:9127;top:-591;height:536;width:740;" fillcolor="#FFCA66" filled="t" stroked="f" coordsize="21600,21600" o:gfxdata="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YIGAugAAANwA&#10;AAAPAAAAAAAAAAEAIAAAACIAAABkcnMvZG93bnJldi54bWxQSwECFAAUAAAACACHTuJAMy8FnjsA&#10;AAA5AAAAEAAAAAAAAAABACAAAAAJAQAAZHJzL3NoYXBleG1sLnhtbFBLBQYAAAAABgAGAFsBAACz&#10;AwAAAAA=&#10;">
                  <v:fill on="t" focussize="0,0"/>
                  <v:stroke on="f"/>
                  <v:imagedata o:title=""/>
                  <o:lock v:ext="edit" aspectratio="f"/>
                </v:rect>
                <v:rect id="矩形 333" o:spid="_x0000_s1026" o:spt="1" style="position:absolute;left:9127;top:-591;height:536;width:740;" filled="f" stroked="t" coordsize="21600,21600" o:gfxdata="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lPLbvQAA&#10;ANwAAAAPAAAAAAAAAAEAIAAAACIAAABkcnMvZG93bnJldi54bWxQSwECFAAUAAAACACHTuJAMy8F&#10;njsAAAA5AAAAEAAAAAAAAAABACAAAAAMAQAAZHJzL3NoYXBleG1sLnhtbFBLBQYAAAAABgAGAFsB&#10;AAC2AwAAAAA=&#10;">
                  <v:fill on="f" focussize="0,0"/>
                  <v:stroke weight="0.994015748031496pt" color="#FFFFFF" joinstyle="miter"/>
                  <v:imagedata o:title=""/>
                  <o:lock v:ext="edit" aspectratio="f"/>
                </v:rect>
                <v:rect id="矩形 334" o:spid="_x0000_s1026" o:spt="1" style="position:absolute;left:8294;top:-591;height:536;width:833;" fillcolor="#FFB833" filled="t" stroked="f" coordsize="21600,21600" o:gfxdata="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SnILsAAADc&#10;AAAADwAAAAAAAAABACAAAAAiAAAAZHJzL2Rvd25yZXYueG1sUEsBAhQAFAAAAAgAh07iQDMvBZ47&#10;AAAAOQAAABAAAAAAAAAAAQAgAAAACgEAAGRycy9zaGFwZXhtbC54bWxQSwUGAAAAAAYABgBbAQAA&#10;tAMAAAAA&#10;">
                  <v:fill on="t" focussize="0,0"/>
                  <v:stroke on="f"/>
                  <v:imagedata o:title=""/>
                  <o:lock v:ext="edit" aspectratio="f"/>
                </v:rect>
                <v:rect id="矩形 335" o:spid="_x0000_s1026" o:spt="1" style="position:absolute;left:8294;top:-591;height:536;width:833;" filled="f" stroked="t" coordsize="21600,21600" o:gfxdata="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R8MyvQAA&#10;ANwAAAAPAAAAAAAAAAEAIAAAACIAAABkcnMvZG93bnJldi54bWxQSwECFAAUAAAACACHTuJAMy8F&#10;njsAAAA5AAAAEAAAAAAAAAABACAAAAAMAQAAZHJzL3NoYXBleG1sLnhtbFBLBQYAAAAABgAGAFsB&#10;AAC2AwAAAAA=&#10;">
                  <v:fill on="f" focussize="0,0"/>
                  <v:stroke weight="0.994015748031496pt" color="#FFFFFF" joinstyle="miter"/>
                  <v:imagedata o:title=""/>
                  <o:lock v:ext="edit" aspectratio="f"/>
                </v:rect>
                <v:rect id="矩形 336" o:spid="_x0000_s1026" o:spt="1" style="position:absolute;left:7092;top:-591;height:536;width:1203;" fillcolor="#FFA600" filled="t" stroked="f" coordsize="21600,21600" o:gfxdata="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YpsfvQAA&#10;ANwAAAAPAAAAAAAAAAEAIAAAACIAAABkcnMvZG93bnJldi54bWxQSwECFAAUAAAACACHTuJAMy8F&#10;njsAAAA5AAAAEAAAAAAAAAABACAAAAAMAQAAZHJzL3NoYXBleG1sLnhtbFBLBQYAAAAABgAGAFsB&#10;AAC2AwAAAAA=&#10;">
                  <v:fill on="t" focussize="0,0"/>
                  <v:stroke on="f"/>
                  <v:imagedata o:title=""/>
                  <o:lock v:ext="edit" aspectratio="f"/>
                </v:rect>
                <v:rect id="矩形 337" o:spid="_x0000_s1026" o:spt="1" style="position:absolute;left:7092;top:-591;height:536;width:1203;" filled="f" stroked="t" coordsize="21600,21600" o:gfxdata="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oWem8AAAA&#10;3AAAAA8AAAAAAAAAAQAgAAAAIgAAAGRycy9kb3ducmV2LnhtbFBLAQIUABQAAAAIAIdO4kAzLwWe&#10;OwAAADkAAAAQAAAAAAAAAAEAIAAAAAsBAABkcnMvc2hhcGV4bWwueG1sUEsFBgAAAAAGAAYAWwEA&#10;ALUDAAAAAA==&#10;">
                  <v:fill on="f" focussize="0,0"/>
                  <v:stroke weight="0.994015748031496pt" color="#FFFFFF" joinstyle="miter"/>
                  <v:imagedata o:title=""/>
                  <o:lock v:ext="edit" aspectratio="f"/>
                </v:rect>
                <v:rect id="矩形 338" o:spid="_x0000_s1026" o:spt="1" style="position:absolute;left:5612;top:-591;height:536;width:1480;" fillcolor="#FF9100" filled="t" stroked="f" coordsize="21600,21600" o:gfxdata="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0gtyb4A&#10;AADcAAAADwAAAAAAAAABACAAAAAiAAAAZHJzL2Rvd25yZXYueG1sUEsBAhQAFAAAAAgAh07iQDMv&#10;BZ47AAAAOQAAABAAAAAAAAAAAQAgAAAADQEAAGRycy9zaGFwZXhtbC54bWxQSwUGAAAAAAYABgBb&#10;AQAAtwMAAAAA&#10;">
                  <v:fill on="t" focussize="0,0"/>
                  <v:stroke on="f"/>
                  <v:imagedata o:title=""/>
                  <o:lock v:ext="edit" aspectratio="f"/>
                </v:rect>
                <v:rect id="矩形 339" o:spid="_x0000_s1026" o:spt="1" style="position:absolute;left:5612;top:-591;height:536;width:1480;" filled="f" stroked="t" coordsize="21600,21600" o:gfxdata="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dmIFvQAA&#10;ANwAAAAPAAAAAAAAAAEAIAAAACIAAABkcnMvZG93bnJldi54bWxQSwECFAAUAAAACACHTuJAMy8F&#10;njsAAAA5AAAAEAAAAAAAAAABACAAAAAMAQAAZHJzL3NoYXBleG1sLnhtbFBLBQYAAAAABgAGAFsB&#10;AAC2AwAAAAA=&#10;">
                  <v:fill on="f" focussize="0,0"/>
                  <v:stroke weight="0.994015748031496pt" color="#FFFFFF" joinstyle="miter"/>
                  <v:imagedata o:title=""/>
                  <o:lock v:ext="edit" aspectratio="f"/>
                </v:rect>
                <v:rect id="矩形 340" o:spid="_x0000_s1026" o:spt="1" style="position:absolute;left:3669;top:-591;height:536;width:1943;" fillcolor="#FF7A00" filled="t" stroked="f" coordsize="21600,21600" o:gfxdata="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8RP0m8AAAA&#10;3AAAAA8AAAAAAAAAAQAgAAAAIgAAAGRycy9kb3ducmV2LnhtbFBLAQIUABQAAAAIAIdO4kAzLwWe&#10;OwAAADkAAAAQAAAAAAAAAAEAIAAAAAsBAABkcnMvc2hhcGV4bWwueG1sUEsFBgAAAAAGAAYAWwEA&#10;ALUDAAAAAA==&#10;">
                  <v:fill on="t" focussize="0,0"/>
                  <v:stroke on="f"/>
                  <v:imagedata o:title=""/>
                  <o:lock v:ext="edit" aspectratio="f"/>
                </v:rect>
                <v:rect id="矩形 341" o:spid="_x0000_s1026" o:spt="1" style="position:absolute;left:3669;top:-591;height:536;width:1943;" filled="f" stroked="t" coordsize="21600,21600" o:gfxdata="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01/qvQAA&#10;ANwAAAAPAAAAAAAAAAEAIAAAACIAAABkcnMvZG93bnJldi54bWxQSwECFAAUAAAACACHTuJAMy8F&#10;njsAAAA5AAAAEAAAAAAAAAABACAAAAAMAQAAZHJzL3NoYXBleG1sLnhtbFBLBQYAAAAABgAGAFsB&#10;AAC2AwAAAAA=&#10;">
                  <v:fill on="f" focussize="0,0"/>
                  <v:stroke weight="0.994015748031496pt" color="#FFFFFF" joinstyle="miter"/>
                  <v:imagedata o:title=""/>
                  <o:lock v:ext="edit" aspectratio="f"/>
                </v:rect>
                <v:rect id="矩形 342" o:spid="_x0000_s1026" o:spt="1" style="position:absolute;left:1449;top:-591;height:536;width:2220;" fillcolor="#F25D00" filled="t" stroked="f" coordsize="21600,21600" o:gfxdata="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0gbsAAADc&#10;AAAADwAAAAAAAAABACAAAAAiAAAAZHJzL2Rvd25yZXYueG1sUEsBAhQAFAAAAAgAh07iQDMvBZ47&#10;AAAAOQAAABAAAAAAAAAAAQAgAAAACgEAAGRycy9zaGFwZXhtbC54bWxQSwUGAAAAAAYABgBbAQAA&#10;tAMAAAAA&#10;">
                  <v:fill on="t" focussize="0,0"/>
                  <v:stroke on="f"/>
                  <v:imagedata o:title=""/>
                  <o:lock v:ext="edit" aspectratio="f"/>
                </v:rect>
                <v:rect id="矩形 343" o:spid="_x0000_s1026" o:spt="1" style="position:absolute;left:1449;top:-591;height:536;width:2220;" filled="f" stroked="t" coordsize="21600,21600" o:gfxdata="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TWQGvQAA&#10;ANwAAAAPAAAAAAAAAAEAIAAAACIAAABkcnMvZG93bnJldi54bWxQSwECFAAUAAAACACHTuJAMy8F&#10;njsAAAA5AAAAEAAAAAAAAAABACAAAAAMAQAAZHJzL3NoYXBleG1sLnhtbFBLBQYAAAAABgAGAFsB&#10;AAC2AwAAAAA=&#10;">
                  <v:fill on="f" focussize="0,0"/>
                  <v:stroke weight="0.994015748031496pt" color="#FFFFFF" joinstyle="miter"/>
                  <v:imagedata o:title=""/>
                  <o:lock v:ext="edit" aspectratio="f"/>
                </v:rect>
                <v:line id="直接连接符 344" o:spid="_x0000_s1026" o:spt="20" style="position:absolute;left:10746;top:-50;height:144;width:0;" filled="f" stroked="t" coordsize="21600,21600" o:gfxdata="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0lcFC8AAAA&#10;3AAAAA8AAAAAAAAAAQAgAAAAIgAAAGRycy9kb3ducmV2LnhtbFBLAQIUABQAAAAIAIdO4kAzLwWe&#10;OwAAADkAAAAQAAAAAAAAAAEAIAAAAAsBAABkcnMvc2hhcGV4bWwueG1sUEsFBgAAAAAGAAYAWwEA&#10;ALUDAAAAAA==&#10;">
                  <v:fill on="f" focussize="0,0"/>
                  <v:stroke weight="0.497007874015748pt" color="#A4B6C5" joinstyle="round"/>
                  <v:imagedata o:title=""/>
                  <o:lock v:ext="edit" aspectratio="f"/>
                </v:line>
                <v:shape id="文本框 345" o:spid="_x0000_s1026" o:spt="202" type="#_x0000_t202" style="position:absolute;left:4501;top:-411;height:180;width:299;" filled="f" stroked="f" coordsize="21600,21600" o:gfxdata="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nc2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
                          <w:ind w:left="0" w:right="0" w:firstLine="0"/>
                          <w:jc w:val="left"/>
                          <w:rPr>
                            <w:rFonts w:ascii="Century Gothic"/>
                            <w:b/>
                            <w:sz w:val="14"/>
                          </w:rPr>
                        </w:pPr>
                        <w:r>
                          <w:rPr>
                            <w:rFonts w:ascii="Century Gothic"/>
                            <w:b/>
                            <w:color w:val="FFFFFF"/>
                            <w:spacing w:val="-5"/>
                            <w:sz w:val="14"/>
                          </w:rPr>
                          <w:t>21%</w:t>
                        </w:r>
                      </w:p>
                    </w:txbxContent>
                  </v:textbox>
                </v:shape>
                <v:shape id="文本框 346" o:spid="_x0000_s1026" o:spt="202" type="#_x0000_t202" style="position:absolute;left:6209;top:-411;height:180;width:305;" filled="f" stroked="f" coordsize="21600,21600" o:gfxdata="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zEQR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1"/>
                          <w:ind w:left="0" w:right="0" w:firstLine="0"/>
                          <w:jc w:val="left"/>
                          <w:rPr>
                            <w:rFonts w:ascii="Century Gothic"/>
                            <w:b/>
                            <w:sz w:val="14"/>
                          </w:rPr>
                        </w:pPr>
                        <w:r>
                          <w:rPr>
                            <w:rFonts w:ascii="Century Gothic"/>
                            <w:b/>
                            <w:color w:val="FFFFFF"/>
                            <w:spacing w:val="-5"/>
                            <w:w w:val="105"/>
                            <w:sz w:val="14"/>
                          </w:rPr>
                          <w:t>16%</w:t>
                        </w:r>
                      </w:p>
                    </w:txbxContent>
                  </v:textbox>
                </v:shape>
                <v:shape id="文本框 347" o:spid="_x0000_s1026" o:spt="202" type="#_x0000_t202" style="position:absolute;left:7554;top:-411;height:180;width:297;" filled="f" stroked="f" coordsize="21600,21600" o:gfxdata="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9td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
                          <w:ind w:left="0" w:right="0" w:firstLine="0"/>
                          <w:jc w:val="left"/>
                          <w:rPr>
                            <w:rFonts w:ascii="Century Gothic"/>
                            <w:b/>
                            <w:sz w:val="14"/>
                          </w:rPr>
                        </w:pPr>
                        <w:r>
                          <w:rPr>
                            <w:rFonts w:ascii="Century Gothic"/>
                            <w:b/>
                            <w:color w:val="FFFFFF"/>
                            <w:spacing w:val="-5"/>
                            <w:sz w:val="14"/>
                          </w:rPr>
                          <w:t>13%</w:t>
                        </w:r>
                      </w:p>
                    </w:txbxContent>
                  </v:textbox>
                </v:shape>
                <v:shape id="文本框 348" o:spid="_x0000_s1026" o:spt="202" type="#_x0000_t202" style="position:absolute;left:8604;top:-411;height:180;width:233;" filled="f" stroked="f" coordsize="21600,21600" o:gfxdata="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K8rq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
                          <w:ind w:left="0" w:right="0" w:firstLine="0"/>
                          <w:jc w:val="left"/>
                          <w:rPr>
                            <w:rFonts w:ascii="Century Gothic"/>
                            <w:b/>
                            <w:sz w:val="14"/>
                          </w:rPr>
                        </w:pPr>
                        <w:r>
                          <w:rPr>
                            <w:rFonts w:ascii="Century Gothic"/>
                            <w:b/>
                            <w:color w:val="191929"/>
                            <w:spacing w:val="-5"/>
                            <w:w w:val="110"/>
                            <w:sz w:val="14"/>
                          </w:rPr>
                          <w:t>9%</w:t>
                        </w:r>
                      </w:p>
                    </w:txbxContent>
                  </v:textbox>
                </v:shape>
                <v:shape id="文本框 349" o:spid="_x0000_s1026" o:spt="202" type="#_x0000_t202" style="position:absolute;left:9388;top:-411;height:180;width:237;" filled="f" stroked="f" coordsize="21600,21600" o:gfxdata="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jjj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
                          <w:ind w:left="0" w:right="0" w:firstLine="0"/>
                          <w:jc w:val="left"/>
                          <w:rPr>
                            <w:rFonts w:ascii="Century Gothic"/>
                            <w:b/>
                            <w:sz w:val="14"/>
                          </w:rPr>
                        </w:pPr>
                        <w:r>
                          <w:rPr>
                            <w:rFonts w:ascii="Century Gothic"/>
                            <w:b/>
                            <w:color w:val="191929"/>
                            <w:spacing w:val="-5"/>
                            <w:w w:val="110"/>
                            <w:sz w:val="14"/>
                          </w:rPr>
                          <w:t>8%</w:t>
                        </w:r>
                      </w:p>
                    </w:txbxContent>
                  </v:textbox>
                </v:shape>
                <v:shape id="文本框 350" o:spid="_x0000_s1026" o:spt="202" type="#_x0000_t202" style="position:absolute;left:10037;top:-411;height:180;width:654;" filled="f" stroked="f" coordsize="21600,21600" o:gfxdata="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AoWR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tabs>
                            <w:tab w:val="left" w:pos="426"/>
                          </w:tabs>
                          <w:spacing w:before="1"/>
                          <w:ind w:left="0" w:right="0" w:firstLine="0"/>
                          <w:jc w:val="left"/>
                          <w:rPr>
                            <w:rFonts w:ascii="Century Gothic"/>
                            <w:b/>
                            <w:sz w:val="14"/>
                          </w:rPr>
                        </w:pPr>
                        <w:r>
                          <w:rPr>
                            <w:rFonts w:ascii="Century Gothic"/>
                            <w:b/>
                            <w:color w:val="191929"/>
                            <w:spacing w:val="-5"/>
                            <w:w w:val="105"/>
                            <w:sz w:val="14"/>
                          </w:rPr>
                          <w:t>6%</w:t>
                        </w:r>
                        <w:r>
                          <w:rPr>
                            <w:rFonts w:ascii="Century Gothic"/>
                            <w:b/>
                            <w:color w:val="191929"/>
                            <w:sz w:val="14"/>
                          </w:rPr>
                          <w:tab/>
                        </w:r>
                        <w:r>
                          <w:rPr>
                            <w:rFonts w:ascii="Century Gothic"/>
                            <w:b/>
                            <w:color w:val="191929"/>
                            <w:spacing w:val="-5"/>
                            <w:w w:val="105"/>
                            <w:sz w:val="14"/>
                          </w:rPr>
                          <w:t>3%</w:t>
                        </w:r>
                      </w:p>
                    </w:txbxContent>
                  </v:textbox>
                </v:shape>
                <v:shape id="文本框 351" o:spid="_x0000_s1026" o:spt="202" type="#_x0000_t202" style="position:absolute;left:1449;top:-591;height:536;width:2220;" filled="f" stroked="f" coordsize="21600,21600" o:gfxdata="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Gs9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9" w:line="240" w:lineRule="auto"/>
                          <w:rPr>
                            <w:rFonts w:ascii="Century Gothic"/>
                            <w:b/>
                            <w:sz w:val="14"/>
                          </w:rPr>
                        </w:pPr>
                      </w:p>
                      <w:p>
                        <w:pPr>
                          <w:spacing w:before="0"/>
                          <w:ind w:left="944" w:right="945" w:firstLine="0"/>
                          <w:jc w:val="center"/>
                          <w:rPr>
                            <w:rFonts w:ascii="Century Gothic"/>
                            <w:b/>
                            <w:sz w:val="14"/>
                          </w:rPr>
                        </w:pPr>
                        <w:r>
                          <w:rPr>
                            <w:rFonts w:ascii="Century Gothic"/>
                            <w:b/>
                            <w:color w:val="FFFFFF"/>
                            <w:spacing w:val="-5"/>
                            <w:w w:val="110"/>
                            <w:sz w:val="14"/>
                          </w:rPr>
                          <w:t>24%</w:t>
                        </w:r>
                      </w:p>
                    </w:txbxContent>
                  </v:textbox>
                </v:shape>
              </v:group>
            </w:pict>
          </mc:Fallback>
        </mc:AlternateContent>
      </w:r>
      <w:r>
        <w:pict>
          <v:shape id="_x0000_s1028" o:spid="_x0000_s1028" o:spt="136" type="#_x0000_t136" style="position:absolute;left:0pt;margin-left:123.25pt;margin-top:-56.2pt;height:7pt;width:40.7pt;mso-position-horizontal-relative:page;rotation:-2949120f;z-index:251871232;mso-width-relative:page;mso-height-relative:page;" fillcolor="#231F37" filled="t" stroked="f" coordsize="21600,21600" adj="10800">
            <v:path/>
            <v:fill on="t" color2="#FFFFFF" focussize="0,0"/>
            <v:stroke on="f"/>
            <v:imagedata o:title=""/>
            <o:lock v:ext="edit" aspectratio="f"/>
            <v:textpath on="t" fitshape="t" fitpath="t" trim="t" xscale="f" string="安全团队" style="font-family:Calibri;font-size:7pt;v-text-align:center;"/>
          </v:shape>
        </w:pict>
      </w:r>
      <w:r>
        <w:pict>
          <v:shape id="_x0000_s1029" o:spid="_x0000_s1029" o:spt="136" type="#_x0000_t136" style="position:absolute;left:0pt;margin-left:223.8pt;margin-top:-55.5pt;height:7pt;width:46.3pt;mso-position-horizontal-relative:page;rotation:-2949120f;z-index:251871232;mso-width-relative:page;mso-height-relative:page;" fillcolor="#231F37" filled="t" stroked="f" coordsize="21600,21600" adj="10800">
            <v:path/>
            <v:fill on="t" color2="#FFFFFF" focussize="0,0"/>
            <v:stroke on="f"/>
            <v:imagedata o:title=""/>
            <o:lock v:ext="edit" aspectratio="f"/>
            <v:textpath on="t" fitshape="t" fitpath="t" trim="t" xscale="f" string="IT部门" style="font-family:Calibri;font-size:7pt;v-text-align:center;"/>
          </v:shape>
        </w:pict>
      </w:r>
      <w:r>
        <w:pict>
          <v:shape id="_x0000_s1030" o:spid="_x0000_s1030" o:spt="136" type="#_x0000_t136" style="position:absolute;left:0pt;margin-left:372.55pt;margin-top:-64.8pt;height:7pt;width:72.75pt;mso-position-horizontal-relative:page;rotation:-2949120f;z-index:251873280;mso-width-relative:page;mso-height-relative:page;" fillcolor="#231F37" filled="t" stroked="f" coordsize="21600,21600" adj="10800">
            <v:path/>
            <v:fill on="t" color2="#FFFFFF" focussize="0,0"/>
            <v:stroke on="f"/>
            <v:imagedata o:title=""/>
            <o:lock v:ext="edit" aspectratio="f"/>
            <v:textpath on="t" fitshape="t" fitpath="t" trim="t" xscale="f" string="专门的AI/ML团队" style="font-family:Calibri;font-size:7pt;v-text-align:center;"/>
          </v:shape>
        </w:pict>
      </w:r>
      <w:r>
        <w:pict>
          <v:shape id="_x0000_s1031" o:spid="_x0000_s1031" o:spt="136" type="#_x0000_t136" style="position:absolute;left:0pt;margin-left:467.35pt;margin-top:-48.15pt;height:7pt;width:25.65pt;mso-position-horizontal-relative:page;rotation:20643840f;z-index:251874304;mso-width-relative:page;mso-height-relative:page;" fillcolor="#231F37" filled="t" stroked="f" coordsize="21600,21600">
            <v:path/>
            <v:fill on="t" focussize="0,0"/>
            <v:stroke on="f"/>
            <v:imagedata o:title=""/>
            <o:lock v:ext="edit"/>
            <v:textpath on="t" fitshape="t" fitpath="t" trim="t" xscale="f" string="DevOps" style="font-family:Calibri;font-size:7pt;v-text-align:center;"/>
          </v:shape>
        </w:pict>
      </w:r>
      <w:r>
        <w:pict>
          <v:shape id="_x0000_s1032" o:spid="_x0000_s1032" o:spt="136" type="#_x0000_t136" style="position:absolute;left:0pt;margin-left:494.85pt;margin-top:-55.45pt;height:5pt;width:50.15pt;mso-position-horizontal-relative:page;rotation:-2949120f;z-index:251875328;mso-width-relative:page;mso-height-relative:page;" fillcolor="#231F37" filled="t" stroked="f" coordsize="21600,21600" adj="10800">
            <v:path/>
            <v:fill on="t" color2="#FFFFFF" focussize="0,0"/>
            <v:stroke on="f"/>
            <v:imagedata o:title=""/>
            <o:lock v:ext="edit" aspectratio="f"/>
            <v:textpath on="t" fitshape="t" fitpath="t" trim="t" xscale="f" string="跨职能团队" style="font-family:Calibri;font-size:5pt;v-text-align:center;"/>
          </v:shape>
        </w:pict>
      </w:r>
      <w:r>
        <w:pict>
          <v:shape id="_x0000_s1033" o:spid="_x0000_s1033" o:spt="136" type="#_x0000_t136" style="position:absolute;left:0pt;margin-left:519.55pt;margin-top:-47.1pt;height:5pt;width:26.6pt;mso-position-horizontal-relative:page;rotation:-2949120f;z-index:251875328;mso-width-relative:page;mso-height-relative:page;" fillcolor="#231F37" filled="t" stroked="f" coordsize="21600,21600" adj="10800">
            <v:path/>
            <v:fill on="t" color2="#FFFFFF" focussize="0,0"/>
            <v:stroke on="f"/>
            <v:imagedata o:title=""/>
            <o:lock v:ext="edit" aspectratio="f"/>
            <v:textpath on="t" fitshape="t" fitpath="t" trim="t" xscale="f" string="我不确定" style="font-family:Calibri;font-size:5pt;v-text-align:center;"/>
          </v:shape>
        </w:pict>
      </w:r>
      <w:r>
        <w:pict>
          <v:shape id="_x0000_s1034" o:spid="_x0000_s1034" o:spt="136" type="#_x0000_t136" style="position:absolute;left:0pt;margin-left:534.25pt;margin-top:-42.4pt;height:5pt;width:13.4pt;mso-position-horizontal-relative:page;rotation:-2949120f;z-index:251876352;mso-width-relative:page;mso-height-relative:page;" fillcolor="#231F37" filled="t" stroked="f" coordsize="21600,21600" adj="10800">
            <v:path/>
            <v:fill on="t" color2="#FFFFFF" focussize="0,0"/>
            <v:stroke on="f"/>
            <v:imagedata o:title=""/>
            <o:lock v:ext="edit" aspectratio="f"/>
            <v:textpath on="t" fitshape="t" fitpath="t" trim="t" xscale="f" string="其他" style="font-family:Calibri;font-size:5pt;v-text-align:center;"/>
          </v:shape>
        </w:pict>
      </w:r>
      <w:r>
        <w:pict>
          <v:shape id="_x0000_s1035" o:spid="_x0000_s1035" o:spt="136" type="#_x0000_t136" style="position:absolute;left:0pt;margin-left:507.45pt;margin-top:-44.25pt;height:5pt;width:2.6pt;mso-position-horizontal-relative:page;rotation:20709376f;z-index:251877376;mso-width-relative:page;mso-height-relative:page;" fillcolor="#231F37" filled="t" stroked="f" coordsize="21600,21600">
            <v:path/>
            <v:fill on="t" focussize="0,0"/>
            <v:stroke on="f"/>
            <v:imagedata o:title=""/>
            <o:lock v:ext="edit"/>
            <v:textpath on="t" fitshape="t" fitpath="t" trim="t" xscale="f" string="s" style="font-family:Calibri;font-size:5pt;v-text-align:center;"/>
          </v:shape>
        </w:pict>
      </w:r>
      <w:r>
        <w:rPr>
          <w:rFonts w:ascii="Century Gothic"/>
          <w:b/>
          <w:color w:val="191929"/>
          <w:spacing w:val="-5"/>
          <w:sz w:val="14"/>
        </w:rPr>
        <w:t>1%</w:t>
      </w:r>
    </w:p>
    <w:p>
      <w:pPr>
        <w:spacing w:after="0"/>
        <w:jc w:val="right"/>
        <w:rPr>
          <w:rFonts w:ascii="Century Gothic"/>
          <w:sz w:val="14"/>
        </w:rPr>
        <w:sectPr>
          <w:type w:val="continuous"/>
          <w:pgSz w:w="12240" w:h="15840"/>
          <w:pgMar w:top="1500" w:right="0" w:bottom="280" w:left="520" w:header="0" w:footer="675" w:gutter="0"/>
          <w:cols w:space="720" w:num="1"/>
        </w:sectPr>
      </w:pPr>
    </w:p>
    <w:p>
      <w:pPr>
        <w:pStyle w:val="4"/>
        <w:rPr>
          <w:spacing w:val="-2"/>
          <w:w w:val="115"/>
        </w:rPr>
      </w:pPr>
      <w:r>
        <w:rPr>
          <w:w w:val="115"/>
        </w:rPr>
        <w:t>Testing</w:t>
      </w:r>
      <w:r>
        <w:rPr>
          <w:spacing w:val="-7"/>
          <w:w w:val="115"/>
        </w:rPr>
        <w:t xml:space="preserve"> </w:t>
      </w:r>
      <w:r>
        <w:rPr>
          <w:w w:val="115"/>
        </w:rPr>
        <w:t>AI</w:t>
      </w:r>
      <w:r>
        <w:rPr>
          <w:spacing w:val="-6"/>
          <w:w w:val="115"/>
        </w:rPr>
        <w:t xml:space="preserve"> </w:t>
      </w:r>
      <w:r>
        <w:rPr>
          <w:w w:val="115"/>
        </w:rPr>
        <w:t>capabilities</w:t>
      </w:r>
      <w:r>
        <w:rPr>
          <w:spacing w:val="-6"/>
          <w:w w:val="115"/>
        </w:rPr>
        <w:t xml:space="preserve"> </w:t>
      </w:r>
      <w:r>
        <w:rPr>
          <w:w w:val="115"/>
        </w:rPr>
        <w:t>for</w:t>
      </w:r>
      <w:r>
        <w:rPr>
          <w:spacing w:val="-7"/>
          <w:w w:val="115"/>
        </w:rPr>
        <w:t xml:space="preserve"> </w:t>
      </w:r>
      <w:r>
        <w:rPr>
          <w:spacing w:val="-2"/>
          <w:w w:val="115"/>
        </w:rPr>
        <w:t>security</w:t>
      </w:r>
    </w:p>
    <w:p>
      <w:pPr>
        <w:ind w:left="960" w:leftChars="400" w:firstLine="0" w:firstLineChars="0"/>
        <w:rPr>
          <w:rFonts w:hint="default" w:eastAsia="宋体"/>
          <w:lang w:val="en-US" w:eastAsia="zh-CN"/>
        </w:rPr>
      </w:pPr>
      <w:r>
        <w:rPr>
          <w:rFonts w:hint="eastAsia" w:eastAsia="宋体"/>
          <w:spacing w:val="-2"/>
          <w:w w:val="115"/>
          <w:lang w:val="en-US" w:eastAsia="zh-CN"/>
        </w:rPr>
        <w:t>测试AI的安全能力</w:t>
      </w:r>
    </w:p>
    <w:p>
      <w:pPr>
        <w:pStyle w:val="6"/>
        <w:spacing w:before="294" w:line="276" w:lineRule="auto"/>
        <w:ind w:left="920" w:right="1941"/>
      </w:pPr>
      <w:r>
        <mc:AlternateContent>
          <mc:Choice Requires="wpg">
            <w:drawing>
              <wp:anchor distT="0" distB="0" distL="114300" distR="114300" simplePos="0" relativeHeight="251877376" behindDoc="0" locked="0" layoutInCell="1" allowOverlap="1">
                <wp:simplePos x="0" y="0"/>
                <wp:positionH relativeFrom="page">
                  <wp:posOffset>2971800</wp:posOffset>
                </wp:positionH>
                <wp:positionV relativeFrom="paragraph">
                  <wp:posOffset>575945</wp:posOffset>
                </wp:positionV>
                <wp:extent cx="1837690" cy="1837690"/>
                <wp:effectExtent l="0" t="0" r="3810" b="3810"/>
                <wp:wrapNone/>
                <wp:docPr id="466" name="组合 466"/>
                <wp:cNvGraphicFramePr/>
                <a:graphic xmlns:a="http://schemas.openxmlformats.org/drawingml/2006/main">
                  <a:graphicData uri="http://schemas.microsoft.com/office/word/2010/wordprocessingGroup">
                    <wpg:wgp>
                      <wpg:cNvGrpSpPr/>
                      <wpg:grpSpPr>
                        <a:xfrm>
                          <a:off x="0" y="0"/>
                          <a:ext cx="1837690" cy="1837690"/>
                          <a:chOff x="4680" y="907"/>
                          <a:chExt cx="2894" cy="2894"/>
                        </a:xfrm>
                      </wpg:grpSpPr>
                      <wps:wsp>
                        <wps:cNvPr id="467" name="任意多边形 319"/>
                        <wps:cNvSpPr/>
                        <wps:spPr>
                          <a:xfrm>
                            <a:off x="4721" y="918"/>
                            <a:ext cx="2853" cy="2883"/>
                          </a:xfrm>
                          <a:custGeom>
                            <a:avLst/>
                            <a:gdLst/>
                            <a:ahLst/>
                            <a:cxnLst/>
                            <a:pathLst>
                              <a:path w="2853" h="2883">
                                <a:moveTo>
                                  <a:pt x="1411" y="0"/>
                                </a:moveTo>
                                <a:lnTo>
                                  <a:pt x="1364" y="0"/>
                                </a:lnTo>
                                <a:lnTo>
                                  <a:pt x="1411" y="1441"/>
                                </a:lnTo>
                                <a:lnTo>
                                  <a:pt x="0" y="1733"/>
                                </a:lnTo>
                                <a:lnTo>
                                  <a:pt x="17" y="1807"/>
                                </a:lnTo>
                                <a:lnTo>
                                  <a:pt x="38" y="1878"/>
                                </a:lnTo>
                                <a:lnTo>
                                  <a:pt x="63" y="1948"/>
                                </a:lnTo>
                                <a:lnTo>
                                  <a:pt x="90" y="2016"/>
                                </a:lnTo>
                                <a:lnTo>
                                  <a:pt x="121" y="2083"/>
                                </a:lnTo>
                                <a:lnTo>
                                  <a:pt x="156" y="2147"/>
                                </a:lnTo>
                                <a:lnTo>
                                  <a:pt x="193" y="2209"/>
                                </a:lnTo>
                                <a:lnTo>
                                  <a:pt x="233" y="2269"/>
                                </a:lnTo>
                                <a:lnTo>
                                  <a:pt x="276" y="2327"/>
                                </a:lnTo>
                                <a:lnTo>
                                  <a:pt x="322" y="2383"/>
                                </a:lnTo>
                                <a:lnTo>
                                  <a:pt x="370" y="2436"/>
                                </a:lnTo>
                                <a:lnTo>
                                  <a:pt x="421" y="2486"/>
                                </a:lnTo>
                                <a:lnTo>
                                  <a:pt x="475" y="2534"/>
                                </a:lnTo>
                                <a:lnTo>
                                  <a:pt x="530" y="2580"/>
                                </a:lnTo>
                                <a:lnTo>
                                  <a:pt x="588" y="2622"/>
                                </a:lnTo>
                                <a:lnTo>
                                  <a:pt x="648" y="2662"/>
                                </a:lnTo>
                                <a:lnTo>
                                  <a:pt x="710" y="2699"/>
                                </a:lnTo>
                                <a:lnTo>
                                  <a:pt x="774" y="2732"/>
                                </a:lnTo>
                                <a:lnTo>
                                  <a:pt x="839" y="2763"/>
                                </a:lnTo>
                                <a:lnTo>
                                  <a:pt x="906" y="2790"/>
                                </a:lnTo>
                                <a:lnTo>
                                  <a:pt x="975" y="2814"/>
                                </a:lnTo>
                                <a:lnTo>
                                  <a:pt x="1045" y="2834"/>
                                </a:lnTo>
                                <a:lnTo>
                                  <a:pt x="1116" y="2851"/>
                                </a:lnTo>
                                <a:lnTo>
                                  <a:pt x="1188" y="2864"/>
                                </a:lnTo>
                                <a:lnTo>
                                  <a:pt x="1262" y="2874"/>
                                </a:lnTo>
                                <a:lnTo>
                                  <a:pt x="1336" y="2880"/>
                                </a:lnTo>
                                <a:lnTo>
                                  <a:pt x="1411" y="2882"/>
                                </a:lnTo>
                                <a:lnTo>
                                  <a:pt x="1487" y="2880"/>
                                </a:lnTo>
                                <a:lnTo>
                                  <a:pt x="1562" y="2874"/>
                                </a:lnTo>
                                <a:lnTo>
                                  <a:pt x="1636" y="2864"/>
                                </a:lnTo>
                                <a:lnTo>
                                  <a:pt x="1709" y="2850"/>
                                </a:lnTo>
                                <a:lnTo>
                                  <a:pt x="1781" y="2833"/>
                                </a:lnTo>
                                <a:lnTo>
                                  <a:pt x="1851" y="2812"/>
                                </a:lnTo>
                                <a:lnTo>
                                  <a:pt x="1919" y="2788"/>
                                </a:lnTo>
                                <a:lnTo>
                                  <a:pt x="1986" y="2761"/>
                                </a:lnTo>
                                <a:lnTo>
                                  <a:pt x="2052" y="2730"/>
                                </a:lnTo>
                                <a:lnTo>
                                  <a:pt x="2115" y="2696"/>
                                </a:lnTo>
                                <a:lnTo>
                                  <a:pt x="2177" y="2659"/>
                                </a:lnTo>
                                <a:lnTo>
                                  <a:pt x="2237" y="2619"/>
                                </a:lnTo>
                                <a:lnTo>
                                  <a:pt x="2294" y="2576"/>
                                </a:lnTo>
                                <a:lnTo>
                                  <a:pt x="2350" y="2531"/>
                                </a:lnTo>
                                <a:lnTo>
                                  <a:pt x="2403" y="2483"/>
                                </a:lnTo>
                                <a:lnTo>
                                  <a:pt x="2453" y="2432"/>
                                </a:lnTo>
                                <a:lnTo>
                                  <a:pt x="2501" y="2379"/>
                                </a:lnTo>
                                <a:lnTo>
                                  <a:pt x="2547" y="2324"/>
                                </a:lnTo>
                                <a:lnTo>
                                  <a:pt x="2589" y="2266"/>
                                </a:lnTo>
                                <a:lnTo>
                                  <a:pt x="2629" y="2207"/>
                                </a:lnTo>
                                <a:lnTo>
                                  <a:pt x="2666" y="2145"/>
                                </a:lnTo>
                                <a:lnTo>
                                  <a:pt x="2700" y="2081"/>
                                </a:lnTo>
                                <a:lnTo>
                                  <a:pt x="2731" y="2016"/>
                                </a:lnTo>
                                <a:lnTo>
                                  <a:pt x="2759" y="1949"/>
                                </a:lnTo>
                                <a:lnTo>
                                  <a:pt x="2783" y="1880"/>
                                </a:lnTo>
                                <a:lnTo>
                                  <a:pt x="2804" y="1810"/>
                                </a:lnTo>
                                <a:lnTo>
                                  <a:pt x="2821" y="1739"/>
                                </a:lnTo>
                                <a:lnTo>
                                  <a:pt x="2834" y="1666"/>
                                </a:lnTo>
                                <a:lnTo>
                                  <a:pt x="2844" y="1592"/>
                                </a:lnTo>
                                <a:lnTo>
                                  <a:pt x="2850" y="1517"/>
                                </a:lnTo>
                                <a:lnTo>
                                  <a:pt x="2852" y="1441"/>
                                </a:lnTo>
                                <a:lnTo>
                                  <a:pt x="2850" y="1365"/>
                                </a:lnTo>
                                <a:lnTo>
                                  <a:pt x="2844" y="1290"/>
                                </a:lnTo>
                                <a:lnTo>
                                  <a:pt x="2834" y="1216"/>
                                </a:lnTo>
                                <a:lnTo>
                                  <a:pt x="2821" y="1143"/>
                                </a:lnTo>
                                <a:lnTo>
                                  <a:pt x="2804" y="1071"/>
                                </a:lnTo>
                                <a:lnTo>
                                  <a:pt x="2783" y="1001"/>
                                </a:lnTo>
                                <a:lnTo>
                                  <a:pt x="2759" y="932"/>
                                </a:lnTo>
                                <a:lnTo>
                                  <a:pt x="2731" y="865"/>
                                </a:lnTo>
                                <a:lnTo>
                                  <a:pt x="2700" y="800"/>
                                </a:lnTo>
                                <a:lnTo>
                                  <a:pt x="2666" y="736"/>
                                </a:lnTo>
                                <a:lnTo>
                                  <a:pt x="2629" y="675"/>
                                </a:lnTo>
                                <a:lnTo>
                                  <a:pt x="2589" y="615"/>
                                </a:lnTo>
                                <a:lnTo>
                                  <a:pt x="2547" y="558"/>
                                </a:lnTo>
                                <a:lnTo>
                                  <a:pt x="2501" y="502"/>
                                </a:lnTo>
                                <a:lnTo>
                                  <a:pt x="2453" y="449"/>
                                </a:lnTo>
                                <a:lnTo>
                                  <a:pt x="2403" y="399"/>
                                </a:lnTo>
                                <a:lnTo>
                                  <a:pt x="2350" y="351"/>
                                </a:lnTo>
                                <a:lnTo>
                                  <a:pt x="2294" y="305"/>
                                </a:lnTo>
                                <a:lnTo>
                                  <a:pt x="2237" y="262"/>
                                </a:lnTo>
                                <a:lnTo>
                                  <a:pt x="2177" y="223"/>
                                </a:lnTo>
                                <a:lnTo>
                                  <a:pt x="2115" y="186"/>
                                </a:lnTo>
                                <a:lnTo>
                                  <a:pt x="2052" y="152"/>
                                </a:lnTo>
                                <a:lnTo>
                                  <a:pt x="1986" y="121"/>
                                </a:lnTo>
                                <a:lnTo>
                                  <a:pt x="1919" y="93"/>
                                </a:lnTo>
                                <a:lnTo>
                                  <a:pt x="1851" y="69"/>
                                </a:lnTo>
                                <a:lnTo>
                                  <a:pt x="1781" y="48"/>
                                </a:lnTo>
                                <a:lnTo>
                                  <a:pt x="1709" y="31"/>
                                </a:lnTo>
                                <a:lnTo>
                                  <a:pt x="1636" y="17"/>
                                </a:lnTo>
                                <a:lnTo>
                                  <a:pt x="1562" y="8"/>
                                </a:lnTo>
                                <a:lnTo>
                                  <a:pt x="1487" y="2"/>
                                </a:lnTo>
                                <a:lnTo>
                                  <a:pt x="1411" y="0"/>
                                </a:lnTo>
                                <a:close/>
                              </a:path>
                            </a:pathLst>
                          </a:custGeom>
                          <a:solidFill>
                            <a:srgbClr val="00539F"/>
                          </a:solidFill>
                          <a:ln>
                            <a:noFill/>
                          </a:ln>
                        </wps:spPr>
                        <wps:bodyPr upright="1"/>
                      </wps:wsp>
                      <wps:wsp>
                        <wps:cNvPr id="468" name="任意多边形 320"/>
                        <wps:cNvSpPr/>
                        <wps:spPr>
                          <a:xfrm>
                            <a:off x="4691" y="924"/>
                            <a:ext cx="1442" cy="2138"/>
                          </a:xfrm>
                          <a:custGeom>
                            <a:avLst/>
                            <a:gdLst/>
                            <a:ahLst/>
                            <a:cxnLst/>
                            <a:pathLst>
                              <a:path w="1442" h="2138">
                                <a:moveTo>
                                  <a:pt x="1306" y="0"/>
                                </a:moveTo>
                                <a:lnTo>
                                  <a:pt x="1230" y="9"/>
                                </a:lnTo>
                                <a:lnTo>
                                  <a:pt x="1156" y="22"/>
                                </a:lnTo>
                                <a:lnTo>
                                  <a:pt x="1083" y="39"/>
                                </a:lnTo>
                                <a:lnTo>
                                  <a:pt x="1012" y="59"/>
                                </a:lnTo>
                                <a:lnTo>
                                  <a:pt x="942" y="83"/>
                                </a:lnTo>
                                <a:lnTo>
                                  <a:pt x="874" y="111"/>
                                </a:lnTo>
                                <a:lnTo>
                                  <a:pt x="807" y="141"/>
                                </a:lnTo>
                                <a:lnTo>
                                  <a:pt x="743" y="175"/>
                                </a:lnTo>
                                <a:lnTo>
                                  <a:pt x="681" y="212"/>
                                </a:lnTo>
                                <a:lnTo>
                                  <a:pt x="620" y="252"/>
                                </a:lnTo>
                                <a:lnTo>
                                  <a:pt x="562" y="295"/>
                                </a:lnTo>
                                <a:lnTo>
                                  <a:pt x="506" y="341"/>
                                </a:lnTo>
                                <a:lnTo>
                                  <a:pt x="453" y="389"/>
                                </a:lnTo>
                                <a:lnTo>
                                  <a:pt x="401" y="440"/>
                                </a:lnTo>
                                <a:lnTo>
                                  <a:pt x="353" y="493"/>
                                </a:lnTo>
                                <a:lnTo>
                                  <a:pt x="307" y="549"/>
                                </a:lnTo>
                                <a:lnTo>
                                  <a:pt x="264" y="606"/>
                                </a:lnTo>
                                <a:lnTo>
                                  <a:pt x="224" y="666"/>
                                </a:lnTo>
                                <a:lnTo>
                                  <a:pt x="187" y="728"/>
                                </a:lnTo>
                                <a:lnTo>
                                  <a:pt x="153" y="792"/>
                                </a:lnTo>
                                <a:lnTo>
                                  <a:pt x="122" y="858"/>
                                </a:lnTo>
                                <a:lnTo>
                                  <a:pt x="94" y="925"/>
                                </a:lnTo>
                                <a:lnTo>
                                  <a:pt x="70" y="994"/>
                                </a:lnTo>
                                <a:lnTo>
                                  <a:pt x="49" y="1065"/>
                                </a:lnTo>
                                <a:lnTo>
                                  <a:pt x="32" y="1136"/>
                                </a:lnTo>
                                <a:lnTo>
                                  <a:pt x="18" y="1209"/>
                                </a:lnTo>
                                <a:lnTo>
                                  <a:pt x="8" y="1283"/>
                                </a:lnTo>
                                <a:lnTo>
                                  <a:pt x="2" y="1359"/>
                                </a:lnTo>
                                <a:lnTo>
                                  <a:pt x="0" y="1435"/>
                                </a:lnTo>
                                <a:lnTo>
                                  <a:pt x="2" y="1517"/>
                                </a:lnTo>
                                <a:lnTo>
                                  <a:pt x="9" y="1598"/>
                                </a:lnTo>
                                <a:lnTo>
                                  <a:pt x="21" y="1679"/>
                                </a:lnTo>
                                <a:lnTo>
                                  <a:pt x="37" y="1758"/>
                                </a:lnTo>
                                <a:lnTo>
                                  <a:pt x="57" y="1837"/>
                                </a:lnTo>
                                <a:lnTo>
                                  <a:pt x="82" y="1915"/>
                                </a:lnTo>
                                <a:lnTo>
                                  <a:pt x="112" y="1991"/>
                                </a:lnTo>
                                <a:lnTo>
                                  <a:pt x="145" y="2065"/>
                                </a:lnTo>
                                <a:lnTo>
                                  <a:pt x="183" y="2138"/>
                                </a:lnTo>
                                <a:lnTo>
                                  <a:pt x="1441" y="1435"/>
                                </a:lnTo>
                                <a:lnTo>
                                  <a:pt x="1306" y="0"/>
                                </a:lnTo>
                                <a:close/>
                              </a:path>
                            </a:pathLst>
                          </a:custGeom>
                          <a:solidFill>
                            <a:srgbClr val="0093FF"/>
                          </a:solidFill>
                          <a:ln>
                            <a:noFill/>
                          </a:ln>
                        </wps:spPr>
                        <wps:bodyPr upright="1"/>
                      </wps:wsp>
                      <wps:wsp>
                        <wps:cNvPr id="469" name="任意多边形 321"/>
                        <wps:cNvSpPr/>
                        <wps:spPr>
                          <a:xfrm>
                            <a:off x="4691" y="924"/>
                            <a:ext cx="1442" cy="2138"/>
                          </a:xfrm>
                          <a:custGeom>
                            <a:avLst/>
                            <a:gdLst/>
                            <a:ahLst/>
                            <a:cxnLst/>
                            <a:pathLst>
                              <a:path w="1442" h="2138">
                                <a:moveTo>
                                  <a:pt x="1441" y="1435"/>
                                </a:moveTo>
                                <a:lnTo>
                                  <a:pt x="183" y="2138"/>
                                </a:lnTo>
                                <a:lnTo>
                                  <a:pt x="145" y="2065"/>
                                </a:lnTo>
                                <a:lnTo>
                                  <a:pt x="112" y="1991"/>
                                </a:lnTo>
                                <a:lnTo>
                                  <a:pt x="82" y="1915"/>
                                </a:lnTo>
                                <a:lnTo>
                                  <a:pt x="57" y="1837"/>
                                </a:lnTo>
                                <a:lnTo>
                                  <a:pt x="37" y="1758"/>
                                </a:lnTo>
                                <a:lnTo>
                                  <a:pt x="21" y="1679"/>
                                </a:lnTo>
                                <a:lnTo>
                                  <a:pt x="9" y="1598"/>
                                </a:lnTo>
                                <a:lnTo>
                                  <a:pt x="2" y="1517"/>
                                </a:lnTo>
                                <a:lnTo>
                                  <a:pt x="0" y="1435"/>
                                </a:lnTo>
                                <a:lnTo>
                                  <a:pt x="2" y="1359"/>
                                </a:lnTo>
                                <a:lnTo>
                                  <a:pt x="8" y="1283"/>
                                </a:lnTo>
                                <a:lnTo>
                                  <a:pt x="18" y="1209"/>
                                </a:lnTo>
                                <a:lnTo>
                                  <a:pt x="32" y="1136"/>
                                </a:lnTo>
                                <a:lnTo>
                                  <a:pt x="49" y="1065"/>
                                </a:lnTo>
                                <a:lnTo>
                                  <a:pt x="70" y="994"/>
                                </a:lnTo>
                                <a:lnTo>
                                  <a:pt x="94" y="925"/>
                                </a:lnTo>
                                <a:lnTo>
                                  <a:pt x="122" y="858"/>
                                </a:lnTo>
                                <a:lnTo>
                                  <a:pt x="153" y="792"/>
                                </a:lnTo>
                                <a:lnTo>
                                  <a:pt x="187" y="728"/>
                                </a:lnTo>
                                <a:lnTo>
                                  <a:pt x="224" y="666"/>
                                </a:lnTo>
                                <a:lnTo>
                                  <a:pt x="264" y="606"/>
                                </a:lnTo>
                                <a:lnTo>
                                  <a:pt x="307" y="549"/>
                                </a:lnTo>
                                <a:lnTo>
                                  <a:pt x="353" y="493"/>
                                </a:lnTo>
                                <a:lnTo>
                                  <a:pt x="401" y="440"/>
                                </a:lnTo>
                                <a:lnTo>
                                  <a:pt x="453" y="389"/>
                                </a:lnTo>
                                <a:lnTo>
                                  <a:pt x="506" y="341"/>
                                </a:lnTo>
                                <a:lnTo>
                                  <a:pt x="562" y="295"/>
                                </a:lnTo>
                                <a:lnTo>
                                  <a:pt x="620" y="252"/>
                                </a:lnTo>
                                <a:lnTo>
                                  <a:pt x="681" y="212"/>
                                </a:lnTo>
                                <a:lnTo>
                                  <a:pt x="743" y="175"/>
                                </a:lnTo>
                                <a:lnTo>
                                  <a:pt x="807" y="141"/>
                                </a:lnTo>
                                <a:lnTo>
                                  <a:pt x="874" y="111"/>
                                </a:lnTo>
                                <a:lnTo>
                                  <a:pt x="942" y="83"/>
                                </a:lnTo>
                                <a:lnTo>
                                  <a:pt x="1012" y="59"/>
                                </a:lnTo>
                                <a:lnTo>
                                  <a:pt x="1083" y="39"/>
                                </a:lnTo>
                                <a:lnTo>
                                  <a:pt x="1156" y="22"/>
                                </a:lnTo>
                                <a:lnTo>
                                  <a:pt x="1230" y="9"/>
                                </a:lnTo>
                                <a:lnTo>
                                  <a:pt x="1306" y="0"/>
                                </a:lnTo>
                                <a:lnTo>
                                  <a:pt x="1441" y="1435"/>
                                </a:lnTo>
                                <a:close/>
                              </a:path>
                            </a:pathLst>
                          </a:custGeom>
                          <a:noFill/>
                          <a:ln w="14122" cap="flat" cmpd="sng">
                            <a:solidFill>
                              <a:srgbClr val="FFFFFF"/>
                            </a:solidFill>
                            <a:prstDash val="solid"/>
                            <a:headEnd type="none" w="med" len="med"/>
                            <a:tailEnd type="none" w="med" len="med"/>
                          </a:ln>
                        </wps:spPr>
                        <wps:bodyPr upright="1"/>
                      </wps:wsp>
                      <wps:wsp>
                        <wps:cNvPr id="470" name="任意多边形 322"/>
                        <wps:cNvSpPr/>
                        <wps:spPr>
                          <a:xfrm>
                            <a:off x="5603" y="918"/>
                            <a:ext cx="529" cy="1442"/>
                          </a:xfrm>
                          <a:custGeom>
                            <a:avLst/>
                            <a:gdLst/>
                            <a:ahLst/>
                            <a:cxnLst/>
                            <a:pathLst>
                              <a:path w="529" h="1442">
                                <a:moveTo>
                                  <a:pt x="528" y="0"/>
                                </a:moveTo>
                                <a:lnTo>
                                  <a:pt x="460" y="1"/>
                                </a:lnTo>
                                <a:lnTo>
                                  <a:pt x="393" y="6"/>
                                </a:lnTo>
                                <a:lnTo>
                                  <a:pt x="326" y="14"/>
                                </a:lnTo>
                                <a:lnTo>
                                  <a:pt x="259" y="25"/>
                                </a:lnTo>
                                <a:lnTo>
                                  <a:pt x="193" y="39"/>
                                </a:lnTo>
                                <a:lnTo>
                                  <a:pt x="128" y="56"/>
                                </a:lnTo>
                                <a:lnTo>
                                  <a:pt x="63" y="77"/>
                                </a:lnTo>
                                <a:lnTo>
                                  <a:pt x="0" y="100"/>
                                </a:lnTo>
                                <a:lnTo>
                                  <a:pt x="528" y="1441"/>
                                </a:lnTo>
                                <a:lnTo>
                                  <a:pt x="528" y="0"/>
                                </a:lnTo>
                                <a:close/>
                              </a:path>
                            </a:pathLst>
                          </a:custGeom>
                          <a:solidFill>
                            <a:srgbClr val="66BEFF"/>
                          </a:solidFill>
                          <a:ln>
                            <a:noFill/>
                          </a:ln>
                        </wps:spPr>
                        <wps:bodyPr upright="1"/>
                      </wps:wsp>
                      <wps:wsp>
                        <wps:cNvPr id="471" name="任意多边形 323"/>
                        <wps:cNvSpPr/>
                        <wps:spPr>
                          <a:xfrm>
                            <a:off x="5603" y="918"/>
                            <a:ext cx="529" cy="1442"/>
                          </a:xfrm>
                          <a:custGeom>
                            <a:avLst/>
                            <a:gdLst/>
                            <a:ahLst/>
                            <a:cxnLst/>
                            <a:pathLst>
                              <a:path w="529" h="1442">
                                <a:moveTo>
                                  <a:pt x="528" y="1441"/>
                                </a:moveTo>
                                <a:lnTo>
                                  <a:pt x="0" y="100"/>
                                </a:lnTo>
                                <a:lnTo>
                                  <a:pt x="63" y="77"/>
                                </a:lnTo>
                                <a:lnTo>
                                  <a:pt x="128" y="56"/>
                                </a:lnTo>
                                <a:lnTo>
                                  <a:pt x="193" y="39"/>
                                </a:lnTo>
                                <a:lnTo>
                                  <a:pt x="259" y="25"/>
                                </a:lnTo>
                                <a:lnTo>
                                  <a:pt x="326" y="14"/>
                                </a:lnTo>
                                <a:lnTo>
                                  <a:pt x="393" y="6"/>
                                </a:lnTo>
                                <a:lnTo>
                                  <a:pt x="460" y="1"/>
                                </a:lnTo>
                                <a:lnTo>
                                  <a:pt x="528" y="0"/>
                                </a:lnTo>
                                <a:lnTo>
                                  <a:pt x="528" y="1441"/>
                                </a:lnTo>
                                <a:close/>
                              </a:path>
                            </a:pathLst>
                          </a:custGeom>
                          <a:noFill/>
                          <a:ln w="14122" cap="flat" cmpd="sng">
                            <a:solidFill>
                              <a:srgbClr val="FFFFFF"/>
                            </a:solidFill>
                            <a:prstDash val="solid"/>
                            <a:headEnd type="none" w="med" len="med"/>
                            <a:tailEnd type="none" w="med" len="med"/>
                          </a:ln>
                        </wps:spPr>
                        <wps:bodyPr upright="1"/>
                      </wps:wsp>
                      <wps:wsp>
                        <wps:cNvPr id="472" name="任意多边形 324"/>
                        <wps:cNvSpPr/>
                        <wps:spPr>
                          <a:xfrm>
                            <a:off x="5159" y="1379"/>
                            <a:ext cx="1946" cy="1946"/>
                          </a:xfrm>
                          <a:custGeom>
                            <a:avLst/>
                            <a:gdLst/>
                            <a:ahLst/>
                            <a:cxnLst/>
                            <a:pathLst>
                              <a:path w="1946" h="1946">
                                <a:moveTo>
                                  <a:pt x="973" y="0"/>
                                </a:moveTo>
                                <a:lnTo>
                                  <a:pt x="897" y="3"/>
                                </a:lnTo>
                                <a:lnTo>
                                  <a:pt x="823" y="11"/>
                                </a:lnTo>
                                <a:lnTo>
                                  <a:pt x="750" y="26"/>
                                </a:lnTo>
                                <a:lnTo>
                                  <a:pt x="680" y="45"/>
                                </a:lnTo>
                                <a:lnTo>
                                  <a:pt x="611" y="69"/>
                                </a:lnTo>
                                <a:lnTo>
                                  <a:pt x="545" y="99"/>
                                </a:lnTo>
                                <a:lnTo>
                                  <a:pt x="482" y="133"/>
                                </a:lnTo>
                                <a:lnTo>
                                  <a:pt x="422" y="171"/>
                                </a:lnTo>
                                <a:lnTo>
                                  <a:pt x="365" y="214"/>
                                </a:lnTo>
                                <a:lnTo>
                                  <a:pt x="311" y="260"/>
                                </a:lnTo>
                                <a:lnTo>
                                  <a:pt x="261" y="310"/>
                                </a:lnTo>
                                <a:lnTo>
                                  <a:pt x="214" y="364"/>
                                </a:lnTo>
                                <a:lnTo>
                                  <a:pt x="172" y="421"/>
                                </a:lnTo>
                                <a:lnTo>
                                  <a:pt x="133" y="482"/>
                                </a:lnTo>
                                <a:lnTo>
                                  <a:pt x="99" y="545"/>
                                </a:lnTo>
                                <a:lnTo>
                                  <a:pt x="70" y="611"/>
                                </a:lnTo>
                                <a:lnTo>
                                  <a:pt x="46" y="679"/>
                                </a:lnTo>
                                <a:lnTo>
                                  <a:pt x="26" y="750"/>
                                </a:lnTo>
                                <a:lnTo>
                                  <a:pt x="12" y="822"/>
                                </a:lnTo>
                                <a:lnTo>
                                  <a:pt x="3" y="897"/>
                                </a:lnTo>
                                <a:lnTo>
                                  <a:pt x="0" y="973"/>
                                </a:lnTo>
                                <a:lnTo>
                                  <a:pt x="3" y="1049"/>
                                </a:lnTo>
                                <a:lnTo>
                                  <a:pt x="12" y="1123"/>
                                </a:lnTo>
                                <a:lnTo>
                                  <a:pt x="26" y="1196"/>
                                </a:lnTo>
                                <a:lnTo>
                                  <a:pt x="46" y="1266"/>
                                </a:lnTo>
                                <a:lnTo>
                                  <a:pt x="70" y="1335"/>
                                </a:lnTo>
                                <a:lnTo>
                                  <a:pt x="99" y="1400"/>
                                </a:lnTo>
                                <a:lnTo>
                                  <a:pt x="133" y="1464"/>
                                </a:lnTo>
                                <a:lnTo>
                                  <a:pt x="172" y="1524"/>
                                </a:lnTo>
                                <a:lnTo>
                                  <a:pt x="214" y="1581"/>
                                </a:lnTo>
                                <a:lnTo>
                                  <a:pt x="261" y="1635"/>
                                </a:lnTo>
                                <a:lnTo>
                                  <a:pt x="311" y="1685"/>
                                </a:lnTo>
                                <a:lnTo>
                                  <a:pt x="365" y="1732"/>
                                </a:lnTo>
                                <a:lnTo>
                                  <a:pt x="422" y="1774"/>
                                </a:lnTo>
                                <a:lnTo>
                                  <a:pt x="482" y="1813"/>
                                </a:lnTo>
                                <a:lnTo>
                                  <a:pt x="545" y="1847"/>
                                </a:lnTo>
                                <a:lnTo>
                                  <a:pt x="611" y="1876"/>
                                </a:lnTo>
                                <a:lnTo>
                                  <a:pt x="680" y="1900"/>
                                </a:lnTo>
                                <a:lnTo>
                                  <a:pt x="750" y="1920"/>
                                </a:lnTo>
                                <a:lnTo>
                                  <a:pt x="823" y="1934"/>
                                </a:lnTo>
                                <a:lnTo>
                                  <a:pt x="897" y="1942"/>
                                </a:lnTo>
                                <a:lnTo>
                                  <a:pt x="973" y="1945"/>
                                </a:lnTo>
                                <a:lnTo>
                                  <a:pt x="1049" y="1942"/>
                                </a:lnTo>
                                <a:lnTo>
                                  <a:pt x="1124" y="1934"/>
                                </a:lnTo>
                                <a:lnTo>
                                  <a:pt x="1196" y="1920"/>
                                </a:lnTo>
                                <a:lnTo>
                                  <a:pt x="1267" y="1900"/>
                                </a:lnTo>
                                <a:lnTo>
                                  <a:pt x="1335" y="1876"/>
                                </a:lnTo>
                                <a:lnTo>
                                  <a:pt x="1401" y="1847"/>
                                </a:lnTo>
                                <a:lnTo>
                                  <a:pt x="1464" y="1813"/>
                                </a:lnTo>
                                <a:lnTo>
                                  <a:pt x="1524" y="1774"/>
                                </a:lnTo>
                                <a:lnTo>
                                  <a:pt x="1582" y="1732"/>
                                </a:lnTo>
                                <a:lnTo>
                                  <a:pt x="1635" y="1685"/>
                                </a:lnTo>
                                <a:lnTo>
                                  <a:pt x="1686" y="1635"/>
                                </a:lnTo>
                                <a:lnTo>
                                  <a:pt x="1732" y="1581"/>
                                </a:lnTo>
                                <a:lnTo>
                                  <a:pt x="1775" y="1524"/>
                                </a:lnTo>
                                <a:lnTo>
                                  <a:pt x="1813" y="1464"/>
                                </a:lnTo>
                                <a:lnTo>
                                  <a:pt x="1847" y="1400"/>
                                </a:lnTo>
                                <a:lnTo>
                                  <a:pt x="1876" y="1335"/>
                                </a:lnTo>
                                <a:lnTo>
                                  <a:pt x="1901" y="1266"/>
                                </a:lnTo>
                                <a:lnTo>
                                  <a:pt x="1920" y="1196"/>
                                </a:lnTo>
                                <a:lnTo>
                                  <a:pt x="1934" y="1123"/>
                                </a:lnTo>
                                <a:lnTo>
                                  <a:pt x="1943" y="1049"/>
                                </a:lnTo>
                                <a:lnTo>
                                  <a:pt x="1946" y="973"/>
                                </a:lnTo>
                                <a:lnTo>
                                  <a:pt x="1943" y="897"/>
                                </a:lnTo>
                                <a:lnTo>
                                  <a:pt x="1934" y="822"/>
                                </a:lnTo>
                                <a:lnTo>
                                  <a:pt x="1920" y="750"/>
                                </a:lnTo>
                                <a:lnTo>
                                  <a:pt x="1901" y="679"/>
                                </a:lnTo>
                                <a:lnTo>
                                  <a:pt x="1876" y="611"/>
                                </a:lnTo>
                                <a:lnTo>
                                  <a:pt x="1847" y="545"/>
                                </a:lnTo>
                                <a:lnTo>
                                  <a:pt x="1813" y="482"/>
                                </a:lnTo>
                                <a:lnTo>
                                  <a:pt x="1775" y="421"/>
                                </a:lnTo>
                                <a:lnTo>
                                  <a:pt x="1732" y="364"/>
                                </a:lnTo>
                                <a:lnTo>
                                  <a:pt x="1686" y="310"/>
                                </a:lnTo>
                                <a:lnTo>
                                  <a:pt x="1635" y="260"/>
                                </a:lnTo>
                                <a:lnTo>
                                  <a:pt x="1582" y="214"/>
                                </a:lnTo>
                                <a:lnTo>
                                  <a:pt x="1524" y="171"/>
                                </a:lnTo>
                                <a:lnTo>
                                  <a:pt x="1464" y="133"/>
                                </a:lnTo>
                                <a:lnTo>
                                  <a:pt x="1401" y="99"/>
                                </a:lnTo>
                                <a:lnTo>
                                  <a:pt x="1335" y="69"/>
                                </a:lnTo>
                                <a:lnTo>
                                  <a:pt x="1267" y="45"/>
                                </a:lnTo>
                                <a:lnTo>
                                  <a:pt x="1196" y="26"/>
                                </a:lnTo>
                                <a:lnTo>
                                  <a:pt x="1124" y="11"/>
                                </a:lnTo>
                                <a:lnTo>
                                  <a:pt x="1049" y="3"/>
                                </a:lnTo>
                                <a:lnTo>
                                  <a:pt x="973"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234pt;margin-top:45.35pt;height:144.7pt;width:144.7pt;mso-position-horizontal-relative:page;z-index:251877376;mso-width-relative:page;mso-height-relative:page;" coordorigin="4680,907" coordsize="2894,2894" o:gfxdata="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">
                <o:lock v:ext="edit" aspectratio="f"/>
                <v:shape id="任意多边形 319" o:spid="_x0000_s1026" o:spt="100" style="position:absolute;left:4721;top:918;height:2883;width:2853;" fillcolor="#00539F" filled="t" stroked="f" coordsize="2853,2883" o:gfxdata="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32SO/&#10;AAAA3AAAAA8AAAAAAAAAAQAgAAAAIgAAAGRycy9kb3ducmV2LnhtbFBLAQIUABQAAAAIAIdO4kAz&#10;LwWeOwAAADkAAAAQAAAAAAAAAAEAIAAAAA4BAABkcnMvc2hhcGV4bWwueG1sUEsFBgAAAAAGAAYA&#10;WwEAALgDAAAAAA==&#10;" path="m1411,0l1364,0,1411,1441,0,1733,17,1807,38,1878,63,1948,90,2016,121,2083,156,2147,193,2209,233,2269,276,2327,322,2383,370,2436,421,2486,475,2534,530,2580,588,2622,648,2662,710,2699,774,2732,839,2763,906,2790,975,2814,1045,2834,1116,2851,1188,2864,1262,2874,1336,2880,1411,2882,1487,2880,1562,2874,1636,2864,1709,2850,1781,2833,1851,2812,1919,2788,1986,2761,2052,2730,2115,2696,2177,2659,2237,2619,2294,2576,2350,2531,2403,2483,2453,2432,2501,2379,2547,2324,2589,2266,2629,2207,2666,2145,2700,2081,2731,2016,2759,1949,2783,1880,2804,1810,2821,1739,2834,1666,2844,1592,2850,1517,2852,1441,2850,1365,2844,1290,2834,1216,2821,1143,2804,1071,2783,1001,2759,932,2731,865,2700,800,2666,736,2629,675,2589,615,2547,558,2501,502,2453,449,2403,399,2350,351,2294,305,2237,262,2177,223,2115,186,2052,152,1986,121,1919,93,1851,69,1781,48,1709,31,1636,17,1562,8,1487,2,1411,0xe">
                  <v:fill on="t" focussize="0,0"/>
                  <v:stroke on="f"/>
                  <v:imagedata o:title=""/>
                  <o:lock v:ext="edit" aspectratio="f"/>
                </v:shape>
                <v:shape id="任意多边形 320" o:spid="_x0000_s1026" o:spt="100" style="position:absolute;left:4691;top:924;height:2138;width:1442;" fillcolor="#0093FF" filled="t" stroked="f" coordsize="1442,2138" o:gfxdata="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6RtKK5AAAA3AAA&#10;AA8AAAAAAAAAAQAgAAAAIgAAAGRycy9kb3ducmV2LnhtbFBLAQIUABQAAAAIAIdO4kAzLwWeOwAA&#10;ADkAAAAQAAAAAAAAAAEAIAAAAAgBAABkcnMvc2hhcGV4bWwueG1sUEsFBgAAAAAGAAYAWwEAALID&#10;AAAAAA==&#10;" path="m1306,0l1230,9,1156,22,1083,39,1012,59,942,83,874,111,807,141,743,175,681,212,620,252,562,295,506,341,453,389,401,440,353,493,307,549,264,606,224,666,187,728,153,792,122,858,94,925,70,994,49,1065,32,1136,18,1209,8,1283,2,1359,0,1435,2,1517,9,1598,21,1679,37,1758,57,1837,82,1915,112,1991,145,2065,183,2138,1441,1435,1306,0xe">
                  <v:fill on="t" focussize="0,0"/>
                  <v:stroke on="f"/>
                  <v:imagedata o:title=""/>
                  <o:lock v:ext="edit" aspectratio="f"/>
                </v:shape>
                <v:shape id="任意多边形 321" o:spid="_x0000_s1026" o:spt="100" style="position:absolute;left:4691;top:924;height:2138;width:1442;" filled="f" stroked="t" coordsize="1442,2138" o:gfxdata="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bCA&#10;wAAAANwAAAAPAAAAAAAAAAEAIAAAACIAAABkcnMvZG93bnJldi54bWxQSwECFAAUAAAACACHTuJA&#10;My8FnjsAAAA5AAAAEAAAAAAAAAABACAAAAAPAQAAZHJzL3NoYXBleG1sLnhtbFBLBQYAAAAABgAG&#10;AFsBAAC5AwAAAAA=&#10;" path="m1441,1435l183,2138,145,2065,112,1991,82,1915,57,1837,37,1758,21,1679,9,1598,2,1517,0,1435,2,1359,8,1283,18,1209,32,1136,49,1065,70,994,94,925,122,858,153,792,187,728,224,666,264,606,307,549,353,493,401,440,453,389,506,341,562,295,620,252,681,212,743,175,807,141,874,111,942,83,1012,59,1083,39,1156,22,1230,9,1306,0,1441,1435xe">
                  <v:fill on="f" focussize="0,0"/>
                  <v:stroke weight="1.11196850393701pt" color="#FFFFFF" joinstyle="round"/>
                  <v:imagedata o:title=""/>
                  <o:lock v:ext="edit" aspectratio="f"/>
                </v:shape>
                <v:shape id="任意多边形 322" o:spid="_x0000_s1026" o:spt="100" style="position:absolute;left:5603;top:918;height:1442;width:529;" fillcolor="#66BEFF" filled="t" stroked="f" coordsize="529,1442" o:gfxdata="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PHPDugAAANwA&#10;AAAPAAAAAAAAAAEAIAAAACIAAABkcnMvZG93bnJldi54bWxQSwECFAAUAAAACACHTuJAMy8FnjsA&#10;AAA5AAAAEAAAAAAAAAABACAAAAAJAQAAZHJzL3NoYXBleG1sLnhtbFBLBQYAAAAABgAGAFsBAACz&#10;AwAAAAA=&#10;" path="m528,0l460,1,393,6,326,14,259,25,193,39,128,56,63,77,0,100,528,1441,528,0xe">
                  <v:fill on="t" focussize="0,0"/>
                  <v:stroke on="f"/>
                  <v:imagedata o:title=""/>
                  <o:lock v:ext="edit" aspectratio="f"/>
                </v:shape>
                <v:shape id="任意多边形 323" o:spid="_x0000_s1026" o:spt="100" style="position:absolute;left:5603;top:918;height:1442;width:529;" filled="f" stroked="t" coordsize="529,1442" o:gfxdata="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HTmm&#10;wAAAANwAAAAPAAAAAAAAAAEAIAAAACIAAABkcnMvZG93bnJldi54bWxQSwECFAAUAAAACACHTuJA&#10;My8FnjsAAAA5AAAAEAAAAAAAAAABACAAAAAPAQAAZHJzL3NoYXBleG1sLnhtbFBLBQYAAAAABgAG&#10;AFsBAAC5AwAAAAA=&#10;" path="m528,1441l0,100,63,77,128,56,193,39,259,25,326,14,393,6,460,1,528,0,528,1441xe">
                  <v:fill on="f" focussize="0,0"/>
                  <v:stroke weight="1.11196850393701pt" color="#FFFFFF" joinstyle="round"/>
                  <v:imagedata o:title=""/>
                  <o:lock v:ext="edit" aspectratio="f"/>
                </v:shape>
                <v:shape id="任意多边形 324" o:spid="_x0000_s1026" o:spt="100" style="position:absolute;left:5159;top:1379;height:1946;width:1946;" fillcolor="#FFFFFF" filled="t" stroked="f" coordsize="1946,1946" o:gfxdata="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OlOtvQAA&#10;ANwAAAAPAAAAAAAAAAEAIAAAACIAAABkcnMvZG93bnJldi54bWxQSwECFAAUAAAACACHTuJAMy8F&#10;njsAAAA5AAAAEAAAAAAAAAABACAAAAAMAQAAZHJzL3NoYXBleG1sLnhtbFBLBQYAAAAABgAGAFsB&#10;AAC2AwAAAAA=&#10;" path="m973,0l897,3,823,11,750,26,680,45,611,69,545,99,482,133,422,171,365,214,311,260,261,310,214,364,172,421,133,482,99,545,70,611,46,679,26,750,12,822,3,897,0,973,3,1049,12,1123,26,1196,46,1266,70,1335,99,1400,133,1464,172,1524,214,1581,261,1635,311,1685,365,1732,422,1774,482,1813,545,1847,611,1876,680,1900,750,1920,823,1934,897,1942,973,1945,1049,1942,1124,1934,1196,1920,1267,1900,1335,1876,1401,1847,1464,1813,1524,1774,1582,1732,1635,1685,1686,1635,1732,1581,1775,1524,1813,1464,1847,1400,1876,1335,1901,1266,1920,1196,1934,1123,1943,1049,1946,973,1943,897,1934,822,1920,750,1901,679,1876,611,1847,545,1813,482,1775,421,1732,364,1686,310,1635,260,1582,214,1524,171,1464,133,1401,99,1335,69,1267,45,1196,26,1124,11,1049,3,973,0xe">
                  <v:fill on="t" focussize="0,0"/>
                  <v:stroke on="f"/>
                  <v:imagedata o:title=""/>
                  <o:lock v:ext="edit" aspectratio="f"/>
                </v:shape>
              </v:group>
            </w:pict>
          </mc:Fallback>
        </mc:AlternateContent>
      </w:r>
      <w:r>
        <mc:AlternateContent>
          <mc:Choice Requires="wps">
            <w:drawing>
              <wp:anchor distT="0" distB="0" distL="114300" distR="114300" simplePos="0" relativeHeight="251878400" behindDoc="0" locked="0" layoutInCell="1" allowOverlap="1">
                <wp:simplePos x="0" y="0"/>
                <wp:positionH relativeFrom="page">
                  <wp:posOffset>2978785</wp:posOffset>
                </wp:positionH>
                <wp:positionV relativeFrom="paragraph">
                  <wp:posOffset>213360</wp:posOffset>
                </wp:positionV>
                <wp:extent cx="3887470" cy="377190"/>
                <wp:effectExtent l="0" t="0" r="11430" b="3810"/>
                <wp:wrapNone/>
                <wp:docPr id="473" name="文本框 473"/>
                <wp:cNvGraphicFramePr/>
                <a:graphic xmlns:a="http://schemas.openxmlformats.org/drawingml/2006/main">
                  <a:graphicData uri="http://schemas.microsoft.com/office/word/2010/wordprocessingShape">
                    <wps:wsp>
                      <wps:cNvSpPr txBox="1"/>
                      <wps:spPr>
                        <a:xfrm>
                          <a:off x="0" y="0"/>
                          <a:ext cx="3887470" cy="377190"/>
                        </a:xfrm>
                        <a:prstGeom prst="rect">
                          <a:avLst/>
                        </a:prstGeom>
                        <a:solidFill>
                          <a:srgbClr val="EEF3F8"/>
                        </a:solidFill>
                        <a:ln>
                          <a:noFill/>
                        </a:ln>
                      </wps:spPr>
                      <wps:txbx>
                        <w:txbxContent>
                          <w:p>
                            <w:pPr>
                              <w:spacing w:before="54"/>
                              <w:ind w:left="385" w:right="0" w:firstLine="0"/>
                              <w:jc w:val="left"/>
                              <w:rPr>
                                <w:rFonts w:ascii="Verdana"/>
                                <w:i/>
                                <w:color w:val="454C5B"/>
                                <w:spacing w:val="-2"/>
                                <w:w w:val="90"/>
                                <w:sz w:val="17"/>
                              </w:rPr>
                            </w:pPr>
                            <w:r>
                              <w:rPr>
                                <w:rFonts w:ascii="Verdana"/>
                                <w:i/>
                                <w:color w:val="454C5B"/>
                                <w:w w:val="90"/>
                                <w:sz w:val="17"/>
                              </w:rPr>
                              <w:t>Have</w:t>
                            </w:r>
                            <w:r>
                              <w:rPr>
                                <w:rFonts w:ascii="Verdana"/>
                                <w:i/>
                                <w:color w:val="454C5B"/>
                                <w:spacing w:val="-7"/>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tested</w:t>
                            </w:r>
                            <w:r>
                              <w:rPr>
                                <w:rFonts w:ascii="Verdana"/>
                                <w:i/>
                                <w:color w:val="454C5B"/>
                                <w:spacing w:val="-4"/>
                                <w:w w:val="90"/>
                                <w:sz w:val="17"/>
                              </w:rPr>
                              <w:t xml:space="preserve"> </w:t>
                            </w:r>
                            <w:r>
                              <w:rPr>
                                <w:rFonts w:ascii="Verdana"/>
                                <w:i/>
                                <w:color w:val="454C5B"/>
                                <w:w w:val="90"/>
                                <w:sz w:val="17"/>
                              </w:rPr>
                              <w:t>any</w:t>
                            </w:r>
                            <w:r>
                              <w:rPr>
                                <w:rFonts w:ascii="Verdana"/>
                                <w:i/>
                                <w:color w:val="454C5B"/>
                                <w:spacing w:val="-5"/>
                                <w:w w:val="90"/>
                                <w:sz w:val="17"/>
                              </w:rPr>
                              <w:t xml:space="preserve"> </w:t>
                            </w:r>
                            <w:r>
                              <w:rPr>
                                <w:rFonts w:ascii="Verdana"/>
                                <w:i/>
                                <w:color w:val="454C5B"/>
                                <w:w w:val="90"/>
                                <w:sz w:val="17"/>
                              </w:rPr>
                              <w:t>AI</w:t>
                            </w:r>
                            <w:r>
                              <w:rPr>
                                <w:rFonts w:ascii="Verdana"/>
                                <w:i/>
                                <w:color w:val="454C5B"/>
                                <w:spacing w:val="-4"/>
                                <w:w w:val="90"/>
                                <w:sz w:val="17"/>
                              </w:rPr>
                              <w:t xml:space="preserve"> </w:t>
                            </w:r>
                            <w:r>
                              <w:rPr>
                                <w:rFonts w:ascii="Verdana"/>
                                <w:i/>
                                <w:color w:val="454C5B"/>
                                <w:w w:val="90"/>
                                <w:sz w:val="17"/>
                              </w:rPr>
                              <w:t>capabilities</w:t>
                            </w:r>
                            <w:r>
                              <w:rPr>
                                <w:rFonts w:ascii="Verdana"/>
                                <w:i/>
                                <w:color w:val="454C5B"/>
                                <w:spacing w:val="-4"/>
                                <w:w w:val="90"/>
                                <w:sz w:val="17"/>
                              </w:rPr>
                              <w:t xml:space="preserve"> </w:t>
                            </w:r>
                            <w:r>
                              <w:rPr>
                                <w:rFonts w:ascii="Verdana"/>
                                <w:i/>
                                <w:color w:val="454C5B"/>
                                <w:w w:val="90"/>
                                <w:sz w:val="17"/>
                              </w:rPr>
                              <w:t>for</w:t>
                            </w:r>
                            <w:r>
                              <w:rPr>
                                <w:rFonts w:ascii="Verdana"/>
                                <w:i/>
                                <w:color w:val="454C5B"/>
                                <w:spacing w:val="-5"/>
                                <w:w w:val="90"/>
                                <w:sz w:val="17"/>
                              </w:rPr>
                              <w:t xml:space="preserve"> </w:t>
                            </w:r>
                            <w:r>
                              <w:rPr>
                                <w:rFonts w:ascii="Verdana"/>
                                <w:i/>
                                <w:color w:val="454C5B"/>
                                <w:w w:val="90"/>
                                <w:sz w:val="17"/>
                              </w:rPr>
                              <w:t>security</w:t>
                            </w:r>
                            <w:r>
                              <w:rPr>
                                <w:rFonts w:ascii="Verdana"/>
                                <w:i/>
                                <w:color w:val="454C5B"/>
                                <w:spacing w:val="-4"/>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w w:val="90"/>
                                <w:sz w:val="17"/>
                              </w:rPr>
                              <w:t>your</w:t>
                            </w:r>
                            <w:r>
                              <w:rPr>
                                <w:rFonts w:ascii="Verdana"/>
                                <w:i/>
                                <w:color w:val="454C5B"/>
                                <w:spacing w:val="-4"/>
                                <w:w w:val="90"/>
                                <w:sz w:val="17"/>
                              </w:rPr>
                              <w:t xml:space="preserve"> </w:t>
                            </w:r>
                            <w:r>
                              <w:rPr>
                                <w:rFonts w:ascii="Verdana"/>
                                <w:i/>
                                <w:color w:val="454C5B"/>
                                <w:spacing w:val="-2"/>
                                <w:w w:val="90"/>
                                <w:sz w:val="17"/>
                              </w:rPr>
                              <w:t>organization?</w:t>
                            </w:r>
                          </w:p>
                          <w:p>
                            <w:pPr>
                              <w:spacing w:before="54"/>
                              <w:ind w:left="385" w:right="0" w:firstLine="0"/>
                              <w:jc w:val="left"/>
                              <w:rPr>
                                <w:rFonts w:ascii="Verdana"/>
                                <w:i/>
                                <w:color w:val="454C5B"/>
                                <w:spacing w:val="-2"/>
                                <w:w w:val="90"/>
                                <w:sz w:val="17"/>
                              </w:rPr>
                            </w:pPr>
                            <w:r>
                              <w:rPr>
                                <w:rFonts w:hint="eastAsia" w:ascii="Verdana"/>
                                <w:i/>
                                <w:color w:val="454C5B"/>
                                <w:spacing w:val="-2"/>
                                <w:w w:val="90"/>
                                <w:sz w:val="17"/>
                              </w:rPr>
                              <w:t>您是否测试过组织中的人工智能安全功能？</w:t>
                            </w:r>
                          </w:p>
                        </w:txbxContent>
                      </wps:txbx>
                      <wps:bodyPr lIns="0" tIns="0" rIns="0" bIns="0" upright="1"/>
                    </wps:wsp>
                  </a:graphicData>
                </a:graphic>
              </wp:anchor>
            </w:drawing>
          </mc:Choice>
          <mc:Fallback>
            <w:pict>
              <v:shape id="_x0000_s1026" o:spid="_x0000_s1026" o:spt="202" type="#_x0000_t202" style="position:absolute;left:0pt;margin-left:234.55pt;margin-top:16.8pt;height:29.7pt;width:306.1pt;mso-position-horizontal-relative:page;z-index:251878400;mso-width-relative:page;mso-height-relative:page;" fillcolor="#EEF3F8" filled="t" stroked="f" coordsize="21600,21600" o:gfxdata="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v5k2O2AAAAAoBAAAPAAAAAAAAAAEA&#10;IAAAACIAAABkcnMvZG93bnJldi54bWxQSwECFAAUAAAACACHTuJA5LRo/NYBAACfAwAADgAAAAAA&#10;AAABACAAAAAnAQAAZHJzL2Uyb0RvYy54bWxQSwUGAAAAAAYABgBZAQAAbwUAAAAA&#10;">
                <v:fill on="t" focussize="0,0"/>
                <v:stroke on="f"/>
                <v:imagedata o:title=""/>
                <o:lock v:ext="edit" aspectratio="f"/>
                <v:textbox inset="0mm,0mm,0mm,0mm">
                  <w:txbxContent>
                    <w:p>
                      <w:pPr>
                        <w:spacing w:before="54"/>
                        <w:ind w:left="385" w:right="0" w:firstLine="0"/>
                        <w:jc w:val="left"/>
                        <w:rPr>
                          <w:rFonts w:ascii="Verdana"/>
                          <w:i/>
                          <w:color w:val="454C5B"/>
                          <w:spacing w:val="-2"/>
                          <w:w w:val="90"/>
                          <w:sz w:val="17"/>
                        </w:rPr>
                      </w:pPr>
                      <w:r>
                        <w:rPr>
                          <w:rFonts w:ascii="Verdana"/>
                          <w:i/>
                          <w:color w:val="454C5B"/>
                          <w:w w:val="90"/>
                          <w:sz w:val="17"/>
                        </w:rPr>
                        <w:t>Have</w:t>
                      </w:r>
                      <w:r>
                        <w:rPr>
                          <w:rFonts w:ascii="Verdana"/>
                          <w:i/>
                          <w:color w:val="454C5B"/>
                          <w:spacing w:val="-7"/>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tested</w:t>
                      </w:r>
                      <w:r>
                        <w:rPr>
                          <w:rFonts w:ascii="Verdana"/>
                          <w:i/>
                          <w:color w:val="454C5B"/>
                          <w:spacing w:val="-4"/>
                          <w:w w:val="90"/>
                          <w:sz w:val="17"/>
                        </w:rPr>
                        <w:t xml:space="preserve"> </w:t>
                      </w:r>
                      <w:r>
                        <w:rPr>
                          <w:rFonts w:ascii="Verdana"/>
                          <w:i/>
                          <w:color w:val="454C5B"/>
                          <w:w w:val="90"/>
                          <w:sz w:val="17"/>
                        </w:rPr>
                        <w:t>any</w:t>
                      </w:r>
                      <w:r>
                        <w:rPr>
                          <w:rFonts w:ascii="Verdana"/>
                          <w:i/>
                          <w:color w:val="454C5B"/>
                          <w:spacing w:val="-5"/>
                          <w:w w:val="90"/>
                          <w:sz w:val="17"/>
                        </w:rPr>
                        <w:t xml:space="preserve"> </w:t>
                      </w:r>
                      <w:r>
                        <w:rPr>
                          <w:rFonts w:ascii="Verdana"/>
                          <w:i/>
                          <w:color w:val="454C5B"/>
                          <w:w w:val="90"/>
                          <w:sz w:val="17"/>
                        </w:rPr>
                        <w:t>AI</w:t>
                      </w:r>
                      <w:r>
                        <w:rPr>
                          <w:rFonts w:ascii="Verdana"/>
                          <w:i/>
                          <w:color w:val="454C5B"/>
                          <w:spacing w:val="-4"/>
                          <w:w w:val="90"/>
                          <w:sz w:val="17"/>
                        </w:rPr>
                        <w:t xml:space="preserve"> </w:t>
                      </w:r>
                      <w:r>
                        <w:rPr>
                          <w:rFonts w:ascii="Verdana"/>
                          <w:i/>
                          <w:color w:val="454C5B"/>
                          <w:w w:val="90"/>
                          <w:sz w:val="17"/>
                        </w:rPr>
                        <w:t>capabilities</w:t>
                      </w:r>
                      <w:r>
                        <w:rPr>
                          <w:rFonts w:ascii="Verdana"/>
                          <w:i/>
                          <w:color w:val="454C5B"/>
                          <w:spacing w:val="-4"/>
                          <w:w w:val="90"/>
                          <w:sz w:val="17"/>
                        </w:rPr>
                        <w:t xml:space="preserve"> </w:t>
                      </w:r>
                      <w:r>
                        <w:rPr>
                          <w:rFonts w:ascii="Verdana"/>
                          <w:i/>
                          <w:color w:val="454C5B"/>
                          <w:w w:val="90"/>
                          <w:sz w:val="17"/>
                        </w:rPr>
                        <w:t>for</w:t>
                      </w:r>
                      <w:r>
                        <w:rPr>
                          <w:rFonts w:ascii="Verdana"/>
                          <w:i/>
                          <w:color w:val="454C5B"/>
                          <w:spacing w:val="-5"/>
                          <w:w w:val="90"/>
                          <w:sz w:val="17"/>
                        </w:rPr>
                        <w:t xml:space="preserve"> </w:t>
                      </w:r>
                      <w:r>
                        <w:rPr>
                          <w:rFonts w:ascii="Verdana"/>
                          <w:i/>
                          <w:color w:val="454C5B"/>
                          <w:w w:val="90"/>
                          <w:sz w:val="17"/>
                        </w:rPr>
                        <w:t>security</w:t>
                      </w:r>
                      <w:r>
                        <w:rPr>
                          <w:rFonts w:ascii="Verdana"/>
                          <w:i/>
                          <w:color w:val="454C5B"/>
                          <w:spacing w:val="-4"/>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w w:val="90"/>
                          <w:sz w:val="17"/>
                        </w:rPr>
                        <w:t>your</w:t>
                      </w:r>
                      <w:r>
                        <w:rPr>
                          <w:rFonts w:ascii="Verdana"/>
                          <w:i/>
                          <w:color w:val="454C5B"/>
                          <w:spacing w:val="-4"/>
                          <w:w w:val="90"/>
                          <w:sz w:val="17"/>
                        </w:rPr>
                        <w:t xml:space="preserve"> </w:t>
                      </w:r>
                      <w:r>
                        <w:rPr>
                          <w:rFonts w:ascii="Verdana"/>
                          <w:i/>
                          <w:color w:val="454C5B"/>
                          <w:spacing w:val="-2"/>
                          <w:w w:val="90"/>
                          <w:sz w:val="17"/>
                        </w:rPr>
                        <w:t>organization?</w:t>
                      </w:r>
                    </w:p>
                    <w:p>
                      <w:pPr>
                        <w:spacing w:before="54"/>
                        <w:ind w:left="385" w:right="0" w:firstLine="0"/>
                        <w:jc w:val="left"/>
                        <w:rPr>
                          <w:rFonts w:ascii="Verdana"/>
                          <w:i/>
                          <w:color w:val="454C5B"/>
                          <w:spacing w:val="-2"/>
                          <w:w w:val="90"/>
                          <w:sz w:val="17"/>
                        </w:rPr>
                      </w:pPr>
                      <w:r>
                        <w:rPr>
                          <w:rFonts w:hint="eastAsia" w:ascii="Verdana"/>
                          <w:i/>
                          <w:color w:val="454C5B"/>
                          <w:spacing w:val="-2"/>
                          <w:w w:val="90"/>
                          <w:sz w:val="17"/>
                        </w:rPr>
                        <w:t>您是否测试过组织中的人工智能安全功能？</w:t>
                      </w:r>
                    </w:p>
                  </w:txbxContent>
                </v:textbox>
              </v:shape>
            </w:pict>
          </mc:Fallback>
        </mc:AlternateContent>
      </w:r>
      <w:r>
        <w:rPr>
          <w:w w:val="115"/>
        </w:rPr>
        <w:t>A high number of security professionals</w:t>
      </w:r>
      <w:r>
        <w:rPr>
          <w:spacing w:val="-9"/>
          <w:w w:val="115"/>
        </w:rPr>
        <w:t xml:space="preserve"> </w:t>
      </w:r>
      <w:r>
        <w:rPr>
          <w:w w:val="115"/>
        </w:rPr>
        <w:t>report</w:t>
      </w:r>
      <w:r>
        <w:rPr>
          <w:spacing w:val="-9"/>
          <w:w w:val="115"/>
        </w:rPr>
        <w:t xml:space="preserve"> </w:t>
      </w:r>
      <w:r>
        <w:rPr>
          <w:w w:val="115"/>
        </w:rPr>
        <w:t>testing AI capabilities for security</w:t>
      </w:r>
      <w:r>
        <w:rPr>
          <w:spacing w:val="40"/>
          <w:w w:val="115"/>
        </w:rPr>
        <w:t xml:space="preserve"> </w:t>
      </w:r>
      <w:r>
        <w:rPr>
          <w:w w:val="115"/>
        </w:rPr>
        <w:t>in organizations, with 67% affirming that they have</w:t>
      </w:r>
    </w:p>
    <w:p>
      <w:pPr>
        <w:pStyle w:val="6"/>
        <w:spacing w:line="276" w:lineRule="auto"/>
        <w:ind w:left="920" w:right="1649"/>
      </w:pPr>
      <w:r>
        <w:rPr>
          <w:w w:val="115"/>
        </w:rPr>
        <w:t>tested</w:t>
      </w:r>
      <w:r>
        <w:rPr>
          <w:spacing w:val="-5"/>
          <w:w w:val="115"/>
        </w:rPr>
        <w:t xml:space="preserve"> </w:t>
      </w:r>
      <w:r>
        <w:rPr>
          <w:w w:val="115"/>
        </w:rPr>
        <w:t>AI</w:t>
      </w:r>
      <w:r>
        <w:rPr>
          <w:spacing w:val="-5"/>
          <w:w w:val="115"/>
        </w:rPr>
        <w:t xml:space="preserve"> </w:t>
      </w:r>
      <w:r>
        <w:rPr>
          <w:w w:val="115"/>
        </w:rPr>
        <w:t>for</w:t>
      </w:r>
      <w:r>
        <w:rPr>
          <w:spacing w:val="-5"/>
          <w:w w:val="115"/>
        </w:rPr>
        <w:t xml:space="preserve"> </w:t>
      </w:r>
      <w:r>
        <w:rPr>
          <w:w w:val="115"/>
        </w:rPr>
        <w:t>security</w:t>
      </w:r>
      <w:r>
        <w:rPr>
          <w:spacing w:val="-5"/>
          <w:w w:val="115"/>
        </w:rPr>
        <w:t xml:space="preserve"> </w:t>
      </w:r>
      <w:r>
        <w:rPr>
          <w:w w:val="115"/>
        </w:rPr>
        <w:t>purposes specifically. This significant percentage suggests that AI integration into cybersecurity is not just a concept but a practical reality for many. This widespread testing could be attributed to AI functionalities being incorporated into</w:t>
      </w:r>
    </w:p>
    <w:p>
      <w:pPr>
        <w:spacing w:before="0" w:line="240" w:lineRule="auto"/>
        <w:rPr>
          <w:sz w:val="18"/>
        </w:rPr>
      </w:pPr>
      <w:r>
        <w:br w:type="column"/>
      </w: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spacing w:before="5"/>
      </w:pPr>
    </w:p>
    <w:p>
      <w:pPr>
        <w:spacing w:before="0"/>
        <w:ind w:left="920" w:right="0" w:firstLine="0"/>
        <w:jc w:val="left"/>
        <w:rPr>
          <w:rFonts w:hint="eastAsia" w:eastAsia="宋体"/>
          <w:sz w:val="14"/>
          <w:lang w:val="en-US" w:eastAsia="zh-CN"/>
        </w:rPr>
      </w:pPr>
      <w:r>
        <w:drawing>
          <wp:inline distT="0" distB="0" distL="0" distR="0">
            <wp:extent cx="82550" cy="82550"/>
            <wp:effectExtent l="0" t="0" r="6350" b="6350"/>
            <wp:docPr id="47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inline>
        </w:drawing>
      </w:r>
      <w:r>
        <w:rPr>
          <w:rFonts w:ascii="Times New Roman"/>
          <w:spacing w:val="33"/>
          <w:w w:val="120"/>
          <w:position w:val="2"/>
          <w:sz w:val="20"/>
        </w:rPr>
        <w:t xml:space="preserve"> </w:t>
      </w:r>
      <w:r>
        <w:rPr>
          <w:rFonts w:ascii="Palatino Linotype"/>
          <w:b/>
          <w:color w:val="141221"/>
          <w:w w:val="120"/>
          <w:position w:val="2"/>
          <w:sz w:val="14"/>
        </w:rPr>
        <w:t>67%</w:t>
      </w:r>
      <w:r>
        <w:rPr>
          <w:rFonts w:ascii="Palatino Linotype"/>
          <w:b/>
          <w:color w:val="141221"/>
          <w:spacing w:val="80"/>
          <w:w w:val="120"/>
          <w:position w:val="2"/>
          <w:sz w:val="14"/>
        </w:rPr>
        <w:t xml:space="preserve"> </w:t>
      </w:r>
      <w:r>
        <w:rPr>
          <w:rFonts w:hint="eastAsia" w:ascii="Palatino Linotype" w:eastAsia="宋体"/>
          <w:b/>
          <w:color w:val="141221"/>
          <w:spacing w:val="80"/>
          <w:w w:val="120"/>
          <w:position w:val="2"/>
          <w:sz w:val="14"/>
          <w:lang w:val="en-US" w:eastAsia="zh-CN"/>
        </w:rPr>
        <w:t>是</w:t>
      </w:r>
    </w:p>
    <w:p>
      <w:pPr>
        <w:spacing w:before="117"/>
        <w:ind w:left="920" w:right="0" w:firstLine="0"/>
        <w:jc w:val="left"/>
        <w:rPr>
          <w:rFonts w:hint="default" w:eastAsia="宋体"/>
          <w:sz w:val="14"/>
          <w:lang w:val="en-US" w:eastAsia="zh-CN"/>
        </w:rPr>
      </w:pPr>
      <w:r>
        <w:drawing>
          <wp:inline distT="0" distB="0" distL="0" distR="0">
            <wp:extent cx="82550" cy="82550"/>
            <wp:effectExtent l="0" t="0" r="6350" b="6350"/>
            <wp:docPr id="47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age28.png"/>
                    <pic:cNvPicPr>
                      <a:picLocks noChangeAspect="1"/>
                    </pic:cNvPicPr>
                  </pic:nvPicPr>
                  <pic:blipFill>
                    <a:blip r:embed="rId52" cstate="print"/>
                    <a:stretch>
                      <a:fillRect/>
                    </a:stretch>
                  </pic:blipFill>
                  <pic:spPr>
                    <a:xfrm>
                      <a:off x="0" y="0"/>
                      <a:ext cx="82753" cy="82753"/>
                    </a:xfrm>
                    <a:prstGeom prst="rect">
                      <a:avLst/>
                    </a:prstGeom>
                  </pic:spPr>
                </pic:pic>
              </a:graphicData>
            </a:graphic>
          </wp:inline>
        </w:drawing>
      </w:r>
      <w:r>
        <w:rPr>
          <w:rFonts w:ascii="Times New Roman"/>
          <w:spacing w:val="32"/>
          <w:w w:val="115"/>
          <w:position w:val="2"/>
          <w:sz w:val="20"/>
        </w:rPr>
        <w:t xml:space="preserve"> </w:t>
      </w:r>
      <w:r>
        <w:rPr>
          <w:rFonts w:ascii="Palatino Linotype"/>
          <w:b/>
          <w:color w:val="141221"/>
          <w:w w:val="115"/>
          <w:position w:val="2"/>
          <w:sz w:val="14"/>
        </w:rPr>
        <w:t>27%</w:t>
      </w:r>
      <w:r>
        <w:rPr>
          <w:rFonts w:ascii="Palatino Linotype"/>
          <w:b/>
          <w:color w:val="141221"/>
          <w:spacing w:val="40"/>
          <w:w w:val="115"/>
          <w:position w:val="2"/>
          <w:sz w:val="14"/>
        </w:rPr>
        <w:t xml:space="preserve">  </w:t>
      </w:r>
      <w:r>
        <w:rPr>
          <w:rFonts w:hint="eastAsia" w:eastAsia="宋体"/>
          <w:color w:val="141221"/>
          <w:w w:val="115"/>
          <w:position w:val="2"/>
          <w:sz w:val="14"/>
          <w:lang w:val="en-US" w:eastAsia="zh-CN"/>
        </w:rPr>
        <w:t>没有，但计划做</w:t>
      </w:r>
    </w:p>
    <w:p>
      <w:pPr>
        <w:tabs>
          <w:tab w:val="left" w:pos="1587"/>
        </w:tabs>
        <w:spacing w:before="116"/>
        <w:ind w:left="920" w:right="0" w:firstLine="0"/>
        <w:jc w:val="left"/>
        <w:rPr>
          <w:rFonts w:hint="default" w:eastAsia="宋体"/>
          <w:sz w:val="14"/>
          <w:lang w:val="en-US" w:eastAsia="zh-CN"/>
        </w:rPr>
      </w:pPr>
      <w:r>
        <w:drawing>
          <wp:inline distT="0" distB="0" distL="0" distR="0">
            <wp:extent cx="82550" cy="82550"/>
            <wp:effectExtent l="0" t="0" r="6350" b="6350"/>
            <wp:docPr id="47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7.png"/>
                    <pic:cNvPicPr>
                      <a:picLocks noChangeAspect="1"/>
                    </pic:cNvPicPr>
                  </pic:nvPicPr>
                  <pic:blipFill>
                    <a:blip r:embed="rId54" cstate="print"/>
                    <a:stretch>
                      <a:fillRect/>
                    </a:stretch>
                  </pic:blipFill>
                  <pic:spPr>
                    <a:xfrm>
                      <a:off x="0" y="0"/>
                      <a:ext cx="82753" cy="82753"/>
                    </a:xfrm>
                    <a:prstGeom prst="rect">
                      <a:avLst/>
                    </a:prstGeom>
                  </pic:spPr>
                </pic:pic>
              </a:graphicData>
            </a:graphic>
          </wp:inline>
        </w:drawing>
      </w:r>
      <w:r>
        <w:rPr>
          <w:rFonts w:ascii="Times New Roman"/>
          <w:w w:val="115"/>
          <w:position w:val="2"/>
          <w:sz w:val="20"/>
        </w:rPr>
        <w:t xml:space="preserve"> </w:t>
      </w:r>
      <w:r>
        <w:rPr>
          <w:rFonts w:ascii="Palatino Linotype"/>
          <w:b/>
          <w:color w:val="141221"/>
          <w:w w:val="115"/>
          <w:position w:val="2"/>
          <w:sz w:val="14"/>
        </w:rPr>
        <w:t>6%</w:t>
      </w:r>
      <w:r>
        <w:rPr>
          <w:rFonts w:ascii="Palatino Linotype"/>
          <w:b/>
          <w:color w:val="141221"/>
          <w:position w:val="2"/>
          <w:sz w:val="14"/>
        </w:rPr>
        <w:tab/>
      </w:r>
      <w:r>
        <w:rPr>
          <w:rFonts w:hint="eastAsia" w:ascii="Palatino Linotype" w:eastAsia="宋体"/>
          <w:b/>
          <w:color w:val="141221"/>
          <w:position w:val="2"/>
          <w:sz w:val="14"/>
          <w:lang w:val="en-US" w:eastAsia="zh-CN"/>
        </w:rPr>
        <w:t>没有计划</w:t>
      </w:r>
    </w:p>
    <w:p>
      <w:pPr>
        <w:spacing w:after="0"/>
        <w:jc w:val="left"/>
        <w:rPr>
          <w:sz w:val="14"/>
        </w:rPr>
        <w:sectPr>
          <w:pgSz w:w="12240" w:h="15840"/>
          <w:pgMar w:top="1220" w:right="0" w:bottom="860" w:left="520" w:header="0" w:footer="675" w:gutter="0"/>
          <w:cols w:equalWidth="0" w:num="2">
            <w:col w:w="5457" w:space="1036"/>
            <w:col w:w="5227"/>
          </w:cols>
        </w:sectPr>
      </w:pPr>
    </w:p>
    <w:p>
      <w:pPr>
        <w:pStyle w:val="6"/>
        <w:spacing w:line="276" w:lineRule="auto"/>
        <w:ind w:left="920" w:right="1590"/>
      </w:pPr>
      <w:r>
        <w:rPr>
          <w:w w:val="115"/>
        </w:rPr>
        <w:t>existing product suites, making it more accessible and easier for organizations to adopt and experiment with or use LLM agents. Furthermore, 27% of respondents are in the planning stages of testing AI capabilities, indicating a growing trend and recognition of AI’s potential in enhancing security measures. On the other hand, a small portion (6%) have no plans to engage with AI for security,</w:t>
      </w:r>
      <w:r>
        <w:rPr>
          <w:spacing w:val="-2"/>
          <w:w w:val="115"/>
        </w:rPr>
        <w:t xml:space="preserve"> </w:t>
      </w:r>
      <w:r>
        <w:rPr>
          <w:w w:val="115"/>
        </w:rPr>
        <w:t>possibly</w:t>
      </w:r>
      <w:r>
        <w:rPr>
          <w:spacing w:val="-2"/>
          <w:w w:val="115"/>
        </w:rPr>
        <w:t xml:space="preserve"> </w:t>
      </w:r>
      <w:r>
        <w:rPr>
          <w:w w:val="115"/>
        </w:rPr>
        <w:t>due</w:t>
      </w:r>
      <w:r>
        <w:rPr>
          <w:spacing w:val="-2"/>
          <w:w w:val="115"/>
        </w:rPr>
        <w:t xml:space="preserve"> </w:t>
      </w:r>
      <w:r>
        <w:rPr>
          <w:w w:val="115"/>
        </w:rPr>
        <w:t>to</w:t>
      </w:r>
      <w:r>
        <w:rPr>
          <w:spacing w:val="-2"/>
          <w:w w:val="115"/>
        </w:rPr>
        <w:t xml:space="preserve"> </w:t>
      </w:r>
      <w:r>
        <w:rPr>
          <w:w w:val="115"/>
        </w:rPr>
        <w:t>lack</w:t>
      </w:r>
      <w:r>
        <w:rPr>
          <w:spacing w:val="-2"/>
          <w:w w:val="115"/>
        </w:rPr>
        <w:t xml:space="preserve"> </w:t>
      </w:r>
      <w:r>
        <w:rPr>
          <w:w w:val="115"/>
        </w:rPr>
        <w:t>of</w:t>
      </w:r>
      <w:r>
        <w:rPr>
          <w:spacing w:val="-2"/>
          <w:w w:val="115"/>
        </w:rPr>
        <w:t xml:space="preserve"> </w:t>
      </w:r>
      <w:r>
        <w:rPr>
          <w:w w:val="115"/>
        </w:rPr>
        <w:t>resources,</w:t>
      </w:r>
      <w:r>
        <w:rPr>
          <w:spacing w:val="-2"/>
          <w:w w:val="115"/>
        </w:rPr>
        <w:t xml:space="preserve"> </w:t>
      </w:r>
      <w:r>
        <w:rPr>
          <w:w w:val="115"/>
        </w:rPr>
        <w:t>expertise,</w:t>
      </w:r>
      <w:r>
        <w:rPr>
          <w:spacing w:val="-2"/>
          <w:w w:val="115"/>
        </w:rPr>
        <w:t xml:space="preserve"> </w:t>
      </w:r>
      <w:r>
        <w:rPr>
          <w:w w:val="115"/>
        </w:rPr>
        <w:t>or</w:t>
      </w:r>
      <w:r>
        <w:rPr>
          <w:spacing w:val="-2"/>
          <w:w w:val="115"/>
        </w:rPr>
        <w:t xml:space="preserve"> </w:t>
      </w:r>
      <w:r>
        <w:rPr>
          <w:w w:val="115"/>
        </w:rPr>
        <w:t>skepticism</w:t>
      </w:r>
      <w:r>
        <w:rPr>
          <w:spacing w:val="-2"/>
          <w:w w:val="115"/>
        </w:rPr>
        <w:t xml:space="preserve"> </w:t>
      </w:r>
      <w:r>
        <w:rPr>
          <w:w w:val="115"/>
        </w:rPr>
        <w:t>about</w:t>
      </w:r>
      <w:r>
        <w:rPr>
          <w:spacing w:val="-2"/>
          <w:w w:val="115"/>
        </w:rPr>
        <w:t xml:space="preserve"> </w:t>
      </w:r>
      <w:r>
        <w:rPr>
          <w:w w:val="115"/>
        </w:rPr>
        <w:t>AI’s</w:t>
      </w:r>
      <w:r>
        <w:rPr>
          <w:spacing w:val="-2"/>
          <w:w w:val="115"/>
        </w:rPr>
        <w:t xml:space="preserve"> </w:t>
      </w:r>
      <w:r>
        <w:rPr>
          <w:w w:val="115"/>
        </w:rPr>
        <w:t>effectiveness</w:t>
      </w:r>
      <w:r>
        <w:rPr>
          <w:spacing w:val="-2"/>
          <w:w w:val="115"/>
        </w:rPr>
        <w:t xml:space="preserve"> </w:t>
      </w:r>
      <w:r>
        <w:rPr>
          <w:w w:val="115"/>
        </w:rPr>
        <w:t>in</w:t>
      </w:r>
      <w:r>
        <w:rPr>
          <w:spacing w:val="-2"/>
          <w:w w:val="115"/>
        </w:rPr>
        <w:t xml:space="preserve"> </w:t>
      </w:r>
      <w:r>
        <w:rPr>
          <w:w w:val="115"/>
        </w:rPr>
        <w:t>their specific context.</w:t>
      </w: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sectPr>
          <w:type w:val="continuous"/>
          <w:pgSz w:w="12240" w:h="15840"/>
          <w:pgMar w:top="1500" w:right="0" w:bottom="280" w:left="520" w:header="0" w:footer="675" w:gutter="0"/>
          <w:cols w:space="720" w:num="1"/>
        </w:sectPr>
      </w:pPr>
      <w:r>
        <w:rPr>
          <w:rFonts w:hint="eastAsia" w:ascii="黑体" w:hAnsi="黑体" w:eastAsia="黑体" w:cs="黑体"/>
          <w:color w:val="000000"/>
          <w:kern w:val="0"/>
          <w:sz w:val="20"/>
          <w:szCs w:val="20"/>
          <w:lang w:val="en-US" w:eastAsia="zh-CN" w:bidi="ar"/>
        </w:rPr>
        <w:t>大量安全专业人士报告称，他们在组织中测试了人工智能的安全能力，67%的人</w:t>
      </w:r>
      <w:ins w:id="180" w:author="张家齐" w:date="2024-05-14T10:29:21Z">
        <w:r>
          <w:rPr>
            <w:rFonts w:hint="eastAsia" w:ascii="黑体" w:hAnsi="黑体" w:eastAsia="黑体" w:cs="黑体"/>
            <w:color w:val="000000"/>
            <w:kern w:val="0"/>
            <w:sz w:val="20"/>
            <w:szCs w:val="20"/>
            <w:lang w:val="en-US" w:eastAsia="zh-CN" w:bidi="ar"/>
          </w:rPr>
          <w:t>证实</w:t>
        </w:r>
      </w:ins>
      <w:del w:id="181" w:author="张家齐" w:date="2024-05-14T10:29:16Z">
        <w:r>
          <w:rPr>
            <w:rFonts w:hint="eastAsia" w:ascii="黑体" w:hAnsi="黑体" w:eastAsia="黑体" w:cs="黑体"/>
            <w:color w:val="000000"/>
            <w:kern w:val="0"/>
            <w:sz w:val="20"/>
            <w:szCs w:val="20"/>
            <w:lang w:val="en-US" w:eastAsia="zh-CN" w:bidi="ar"/>
          </w:rPr>
          <w:delText>肯定</w:delText>
        </w:r>
      </w:del>
      <w:r>
        <w:rPr>
          <w:rFonts w:hint="eastAsia" w:ascii="黑体" w:hAnsi="黑体" w:eastAsia="黑体" w:cs="黑体"/>
          <w:color w:val="000000"/>
          <w:kern w:val="0"/>
          <w:sz w:val="20"/>
          <w:szCs w:val="20"/>
          <w:lang w:val="en-US" w:eastAsia="zh-CN" w:bidi="ar"/>
        </w:rPr>
        <w:t>他们已经专门以安全为目的测试了人工智能。这一显著比例表明，人工智能融入网络安全对许多人来说不仅仅是一个概念，而是一个现实。这种广泛的测试可以归因于人工智能功能被纳入现有的产品套件，使组织更容易采用、试验或使用LLM</w:t>
      </w:r>
      <w:del w:id="182" w:author="张家齐" w:date="2024-05-14T10:29:37Z">
        <w:r>
          <w:rPr>
            <w:rFonts w:hint="default" w:ascii="黑体" w:hAnsi="黑体" w:eastAsia="黑体" w:cs="黑体"/>
            <w:color w:val="000000"/>
            <w:kern w:val="0"/>
            <w:sz w:val="20"/>
            <w:szCs w:val="20"/>
            <w:lang w:val="en-US" w:eastAsia="zh-CN" w:bidi="ar"/>
          </w:rPr>
          <w:delText>代理</w:delText>
        </w:r>
      </w:del>
      <w:ins w:id="183" w:author="张家齐" w:date="2024-05-14T10:29:37Z">
        <w:r>
          <w:rPr>
            <w:rFonts w:hint="eastAsia" w:ascii="黑体" w:hAnsi="黑体" w:eastAsia="黑体" w:cs="黑体"/>
            <w:color w:val="000000"/>
            <w:kern w:val="0"/>
            <w:sz w:val="20"/>
            <w:szCs w:val="20"/>
            <w:lang w:val="en-US" w:eastAsia="zh-CN" w:bidi="ar"/>
          </w:rPr>
          <w:t xml:space="preserve"> </w:t>
        </w:r>
      </w:ins>
      <w:ins w:id="184" w:author="张家齐" w:date="2024-05-14T10:29:38Z">
        <w:r>
          <w:rPr>
            <w:rFonts w:hint="eastAsia" w:ascii="黑体" w:hAnsi="黑体" w:eastAsia="黑体" w:cs="黑体"/>
            <w:color w:val="000000"/>
            <w:kern w:val="0"/>
            <w:sz w:val="20"/>
            <w:szCs w:val="20"/>
            <w:lang w:val="en-US" w:eastAsia="zh-CN" w:bidi="ar"/>
          </w:rPr>
          <w:t>agent</w:t>
        </w:r>
      </w:ins>
      <w:r>
        <w:rPr>
          <w:rFonts w:hint="eastAsia" w:ascii="黑体" w:hAnsi="黑体" w:eastAsia="黑体" w:cs="黑体"/>
          <w:color w:val="000000"/>
          <w:kern w:val="0"/>
          <w:sz w:val="20"/>
          <w:szCs w:val="20"/>
          <w:lang w:val="en-US" w:eastAsia="zh-CN" w:bidi="ar"/>
        </w:rPr>
        <w:t>。此外，27%的受访者正处于测试人工智能能力的计划阶段，这表明人工智能在加强安全措施方面的潜力有了越来越大的趋势和认可。另一方面，一小部分人（6%）没有计划</w:t>
      </w:r>
      <w:del w:id="185" w:author="张家齐" w:date="2024-05-14T10:30:25Z">
        <w:r>
          <w:rPr>
            <w:rFonts w:hint="eastAsia" w:ascii="黑体" w:hAnsi="黑体" w:eastAsia="黑体" w:cs="黑体"/>
            <w:color w:val="000000"/>
            <w:kern w:val="0"/>
            <w:sz w:val="20"/>
            <w:szCs w:val="20"/>
            <w:lang w:val="en-US" w:eastAsia="zh-CN" w:bidi="ar"/>
          </w:rPr>
          <w:delText>使用人工智能来实现</w:delText>
        </w:r>
      </w:del>
      <w:ins w:id="186" w:author="张家齐" w:date="2024-05-14T10:30:26Z">
        <w:r>
          <w:rPr>
            <w:rFonts w:hint="eastAsia" w:ascii="黑体" w:hAnsi="黑体" w:eastAsia="黑体" w:cs="黑体"/>
            <w:color w:val="000000"/>
            <w:kern w:val="0"/>
            <w:sz w:val="20"/>
            <w:szCs w:val="20"/>
            <w:lang w:val="en-US" w:eastAsia="zh-CN" w:bidi="ar"/>
          </w:rPr>
          <w:t>在</w:t>
        </w:r>
      </w:ins>
      <w:r>
        <w:rPr>
          <w:rFonts w:hint="eastAsia" w:ascii="黑体" w:hAnsi="黑体" w:eastAsia="黑体" w:cs="黑体"/>
          <w:color w:val="000000"/>
          <w:kern w:val="0"/>
          <w:sz w:val="20"/>
          <w:szCs w:val="20"/>
          <w:lang w:val="en-US" w:eastAsia="zh-CN" w:bidi="ar"/>
        </w:rPr>
        <w:t>安全</w:t>
      </w:r>
      <w:ins w:id="187" w:author="张家齐" w:date="2024-05-14T10:30:28Z">
        <w:r>
          <w:rPr>
            <w:rFonts w:hint="eastAsia" w:ascii="黑体" w:hAnsi="黑体" w:eastAsia="黑体" w:cs="黑体"/>
            <w:color w:val="000000"/>
            <w:kern w:val="0"/>
            <w:sz w:val="20"/>
            <w:szCs w:val="20"/>
            <w:lang w:val="en-US" w:eastAsia="zh-CN" w:bidi="ar"/>
          </w:rPr>
          <w:t>领域</w:t>
        </w:r>
      </w:ins>
      <w:ins w:id="188" w:author="张家齐" w:date="2024-05-14T10:30:29Z">
        <w:r>
          <w:rPr>
            <w:rFonts w:hint="eastAsia" w:ascii="黑体" w:hAnsi="黑体" w:eastAsia="黑体" w:cs="黑体"/>
            <w:color w:val="000000"/>
            <w:kern w:val="0"/>
            <w:sz w:val="20"/>
            <w:szCs w:val="20"/>
            <w:lang w:val="en-US" w:eastAsia="zh-CN" w:bidi="ar"/>
          </w:rPr>
          <w:t>使用人工智能</w:t>
        </w:r>
      </w:ins>
      <w:r>
        <w:rPr>
          <w:rFonts w:hint="eastAsia" w:ascii="黑体" w:hAnsi="黑体" w:eastAsia="黑体" w:cs="黑体"/>
          <w:color w:val="000000"/>
          <w:kern w:val="0"/>
          <w:sz w:val="20"/>
          <w:szCs w:val="20"/>
          <w:lang w:val="en-US" w:eastAsia="zh-CN" w:bidi="ar"/>
        </w:rPr>
        <w:t>，这可能是因为缺乏资源、专业知识，或者对人工智能在特定环境中的有效性持怀疑态度。</w:t>
      </w:r>
    </w:p>
    <w:p>
      <w:pPr>
        <w:pStyle w:val="4"/>
        <w:rPr>
          <w:spacing w:val="-2"/>
          <w:w w:val="115"/>
        </w:rPr>
      </w:pPr>
      <w:r>
        <w:rPr>
          <w:w w:val="115"/>
        </w:rPr>
        <w:t>Biggest</w:t>
      </w:r>
      <w:r>
        <w:rPr>
          <w:spacing w:val="-9"/>
          <w:w w:val="115"/>
        </w:rPr>
        <w:t xml:space="preserve"> </w:t>
      </w:r>
      <w:r>
        <w:rPr>
          <w:w w:val="115"/>
        </w:rPr>
        <w:t>hurdles</w:t>
      </w:r>
      <w:r>
        <w:rPr>
          <w:spacing w:val="-9"/>
          <w:w w:val="115"/>
        </w:rPr>
        <w:t xml:space="preserve"> </w:t>
      </w:r>
      <w:r>
        <w:rPr>
          <w:w w:val="115"/>
        </w:rPr>
        <w:t>for</w:t>
      </w:r>
      <w:r>
        <w:rPr>
          <w:spacing w:val="-9"/>
          <w:w w:val="115"/>
        </w:rPr>
        <w:t xml:space="preserve"> </w:t>
      </w:r>
      <w:r>
        <w:rPr>
          <w:w w:val="115"/>
        </w:rPr>
        <w:t>implementing</w:t>
      </w:r>
      <w:r>
        <w:rPr>
          <w:spacing w:val="-9"/>
          <w:w w:val="115"/>
        </w:rPr>
        <w:t xml:space="preserve"> </w:t>
      </w:r>
      <w:r>
        <w:rPr>
          <w:w w:val="115"/>
        </w:rPr>
        <w:t>AI</w:t>
      </w:r>
      <w:r>
        <w:rPr>
          <w:spacing w:val="-9"/>
          <w:w w:val="115"/>
        </w:rPr>
        <w:t xml:space="preserve"> </w:t>
      </w:r>
      <w:r>
        <w:rPr>
          <w:w w:val="115"/>
        </w:rPr>
        <w:t>in</w:t>
      </w:r>
      <w:r>
        <w:rPr>
          <w:spacing w:val="-9"/>
          <w:w w:val="115"/>
        </w:rPr>
        <w:t xml:space="preserve"> </w:t>
      </w:r>
      <w:r>
        <w:rPr>
          <w:spacing w:val="-2"/>
          <w:w w:val="115"/>
        </w:rPr>
        <w:t>security</w:t>
      </w:r>
    </w:p>
    <w:p>
      <w:pPr>
        <w:ind w:left="960" w:leftChars="400" w:firstLine="0" w:firstLineChars="0"/>
      </w:pPr>
      <w:r>
        <w:rPr>
          <w:rFonts w:hint="eastAsia" w:ascii="AzoSans-Bold" w:hAnsi="AzoSans-Bold" w:eastAsia="AzoSans-Bold" w:cs="AzoSans-Bold"/>
          <w:b/>
          <w:color w:val="000000"/>
          <w:kern w:val="0"/>
          <w:sz w:val="28"/>
          <w:szCs w:val="28"/>
          <w:lang w:val="en-US" w:eastAsia="zh-CN" w:bidi="ar"/>
        </w:rPr>
        <w:t>在安全领域实施人工智能的最大障碍</w:t>
      </w:r>
    </w:p>
    <w:p>
      <w:pPr>
        <w:pStyle w:val="6"/>
        <w:spacing w:before="294" w:line="276" w:lineRule="auto"/>
        <w:ind w:left="920" w:right="1623"/>
        <w:rPr>
          <w:w w:val="115"/>
        </w:rPr>
      </w:pPr>
      <w:r>
        <w:rPr>
          <w:w w:val="115"/>
        </w:rPr>
        <w:t>The</w:t>
      </w:r>
      <w:r>
        <w:rPr>
          <w:spacing w:val="-4"/>
          <w:w w:val="115"/>
        </w:rPr>
        <w:t xml:space="preserve"> </w:t>
      </w:r>
      <w:r>
        <w:rPr>
          <w:w w:val="115"/>
        </w:rPr>
        <w:t>survey</w:t>
      </w:r>
      <w:r>
        <w:rPr>
          <w:spacing w:val="-4"/>
          <w:w w:val="115"/>
        </w:rPr>
        <w:t xml:space="preserve"> </w:t>
      </w:r>
      <w:r>
        <w:rPr>
          <w:w w:val="115"/>
        </w:rPr>
        <w:t>results</w:t>
      </w:r>
      <w:r>
        <w:rPr>
          <w:spacing w:val="-4"/>
          <w:w w:val="115"/>
        </w:rPr>
        <w:t xml:space="preserve"> </w:t>
      </w:r>
      <w:r>
        <w:rPr>
          <w:w w:val="115"/>
        </w:rPr>
        <w:t>reveal</w:t>
      </w:r>
      <w:r>
        <w:rPr>
          <w:spacing w:val="-4"/>
          <w:w w:val="115"/>
        </w:rPr>
        <w:t xml:space="preserve"> </w:t>
      </w:r>
      <w:r>
        <w:rPr>
          <w:w w:val="115"/>
        </w:rPr>
        <w:t>that</w:t>
      </w:r>
      <w:r>
        <w:rPr>
          <w:spacing w:val="-4"/>
          <w:w w:val="115"/>
        </w:rPr>
        <w:t xml:space="preserve"> </w:t>
      </w:r>
      <w:r>
        <w:rPr>
          <w:w w:val="115"/>
        </w:rPr>
        <w:t>the</w:t>
      </w:r>
      <w:r>
        <w:rPr>
          <w:spacing w:val="-4"/>
          <w:w w:val="115"/>
        </w:rPr>
        <w:t xml:space="preserve"> </w:t>
      </w:r>
      <w:r>
        <w:rPr>
          <w:w w:val="115"/>
        </w:rPr>
        <w:t>most</w:t>
      </w:r>
      <w:r>
        <w:rPr>
          <w:spacing w:val="-4"/>
          <w:w w:val="115"/>
        </w:rPr>
        <w:t xml:space="preserve"> </w:t>
      </w:r>
      <w:r>
        <w:rPr>
          <w:w w:val="115"/>
        </w:rPr>
        <w:t>significant</w:t>
      </w:r>
      <w:r>
        <w:rPr>
          <w:spacing w:val="-4"/>
          <w:w w:val="115"/>
        </w:rPr>
        <w:t xml:space="preserve"> </w:t>
      </w:r>
      <w:r>
        <w:rPr>
          <w:w w:val="115"/>
        </w:rPr>
        <w:t>hurdle</w:t>
      </w:r>
      <w:r>
        <w:rPr>
          <w:spacing w:val="-4"/>
          <w:w w:val="115"/>
        </w:rPr>
        <w:t xml:space="preserve"> </w:t>
      </w:r>
      <w:r>
        <w:rPr>
          <w:w w:val="115"/>
        </w:rPr>
        <w:t>to</w:t>
      </w:r>
      <w:r>
        <w:rPr>
          <w:spacing w:val="-4"/>
          <w:w w:val="115"/>
        </w:rPr>
        <w:t xml:space="preserve"> </w:t>
      </w:r>
      <w:r>
        <w:rPr>
          <w:w w:val="115"/>
        </w:rPr>
        <w:t>implementing</w:t>
      </w:r>
      <w:r>
        <w:rPr>
          <w:spacing w:val="-4"/>
          <w:w w:val="115"/>
        </w:rPr>
        <w:t xml:space="preserve"> </w:t>
      </w:r>
      <w:r>
        <w:rPr>
          <w:w w:val="115"/>
        </w:rPr>
        <w:t>AI</w:t>
      </w:r>
      <w:r>
        <w:rPr>
          <w:spacing w:val="-4"/>
          <w:w w:val="115"/>
        </w:rPr>
        <w:t xml:space="preserve"> </w:t>
      </w:r>
      <w:r>
        <w:rPr>
          <w:w w:val="115"/>
        </w:rPr>
        <w:t>in</w:t>
      </w:r>
      <w:r>
        <w:rPr>
          <w:spacing w:val="-4"/>
          <w:w w:val="115"/>
        </w:rPr>
        <w:t xml:space="preserve"> </w:t>
      </w:r>
      <w:r>
        <w:rPr>
          <w:w w:val="115"/>
        </w:rPr>
        <w:t>security</w:t>
      </w:r>
      <w:r>
        <w:rPr>
          <w:spacing w:val="-4"/>
          <w:w w:val="115"/>
        </w:rPr>
        <w:t xml:space="preserve"> </w:t>
      </w:r>
      <w:r>
        <w:rPr>
          <w:w w:val="115"/>
        </w:rPr>
        <w:t>is</w:t>
      </w:r>
      <w:r>
        <w:rPr>
          <w:spacing w:val="-4"/>
          <w:w w:val="115"/>
        </w:rPr>
        <w:t xml:space="preserve"> </w:t>
      </w:r>
      <w:r>
        <w:rPr>
          <w:w w:val="115"/>
        </w:rPr>
        <w:t>the</w:t>
      </w:r>
      <w:r>
        <w:rPr>
          <w:spacing w:val="-4"/>
          <w:w w:val="115"/>
        </w:rPr>
        <w:t xml:space="preserve"> </w:t>
      </w:r>
      <w:r>
        <w:rPr>
          <w:w w:val="115"/>
        </w:rPr>
        <w:t>skill gaps and shortage of knowledgeable staff, which is highlighted by 33% of respondents. This dual challenge of finding future staff with the necessary skills and enhancing the knowledge of current staff reflects the complex nature of AI in cybersecurity, requiring both specialized cybersecurity knowledge and a continuous understanding of evolving AI technologies. Addressing these skill- related issues is fundamental, as it could potentially alleviate other downstream challenges such as understanding AI risks and benefits, integrating AI with existing security infrastructure, and effectively managing regulatory and data privacy compliance.</w:t>
      </w:r>
    </w:p>
    <w:p>
      <w:pPr>
        <w:keepNext w:val="0"/>
        <w:keepLines w:val="0"/>
        <w:widowControl/>
        <w:suppressLineNumbers w:val="0"/>
        <w:spacing w:line="240" w:lineRule="auto"/>
        <w:ind w:left="960" w:leftChars="400" w:right="1745" w:rightChars="727" w:firstLine="0" w:firstLineChars="0"/>
        <w:jc w:val="left"/>
        <w:rPr>
          <w:rFonts w:hint="default" w:ascii="黑体" w:hAnsi="黑体" w:eastAsia="黑体" w:cs="黑体"/>
          <w:color w:val="000000"/>
          <w:kern w:val="0"/>
          <w:sz w:val="20"/>
          <w:szCs w:val="20"/>
          <w:lang w:val="en-US" w:eastAsia="zh-CN" w:bidi="ar"/>
        </w:rPr>
      </w:pPr>
      <w:r>
        <w:rPr>
          <w:rFonts w:hint="default" w:ascii="黑体" w:hAnsi="黑体" w:eastAsia="黑体" w:cs="黑体"/>
          <w:color w:val="000000"/>
          <w:kern w:val="0"/>
          <w:sz w:val="20"/>
          <w:szCs w:val="20"/>
          <w:lang w:val="en-US" w:eastAsia="zh-CN" w:bidi="ar"/>
        </w:rPr>
        <w:t>调查结果显示，在安全领域实施人工智能的最大障碍是技能差距和</w:t>
      </w:r>
      <w:ins w:id="189" w:author="张家齐" w:date="2024-05-14T10:30:50Z">
        <w:r>
          <w:rPr>
            <w:rFonts w:hint="eastAsia" w:ascii="黑体" w:hAnsi="黑体" w:eastAsia="黑体" w:cs="黑体"/>
            <w:color w:val="000000"/>
            <w:kern w:val="0"/>
            <w:sz w:val="20"/>
            <w:szCs w:val="20"/>
            <w:lang w:val="en-US" w:eastAsia="zh-CN" w:bidi="ar"/>
          </w:rPr>
          <w:t>缺少</w:t>
        </w:r>
      </w:ins>
      <w:ins w:id="190" w:author="张家齐" w:date="2024-05-14T10:30:56Z">
        <w:r>
          <w:rPr>
            <w:rFonts w:hint="eastAsia" w:ascii="黑体" w:hAnsi="黑体" w:eastAsia="黑体" w:cs="黑体"/>
            <w:color w:val="000000"/>
            <w:kern w:val="0"/>
            <w:sz w:val="20"/>
            <w:szCs w:val="20"/>
            <w:lang w:val="en-US" w:eastAsia="zh-CN" w:bidi="ar"/>
          </w:rPr>
          <w:t>有</w:t>
        </w:r>
      </w:ins>
      <w:r>
        <w:rPr>
          <w:rFonts w:hint="default" w:ascii="黑体" w:hAnsi="黑体" w:eastAsia="黑体" w:cs="黑体"/>
          <w:color w:val="000000"/>
          <w:kern w:val="0"/>
          <w:sz w:val="20"/>
          <w:szCs w:val="20"/>
          <w:lang w:val="en-US" w:eastAsia="zh-CN" w:bidi="ar"/>
        </w:rPr>
        <w:t>知识</w:t>
      </w:r>
      <w:del w:id="191" w:author="张家齐" w:date="2024-05-14T10:30:54Z">
        <w:r>
          <w:rPr>
            <w:rFonts w:hint="default" w:ascii="黑体" w:hAnsi="黑体" w:eastAsia="黑体" w:cs="黑体"/>
            <w:color w:val="000000"/>
            <w:kern w:val="0"/>
            <w:sz w:val="20"/>
            <w:szCs w:val="20"/>
            <w:lang w:val="en-US" w:eastAsia="zh-CN" w:bidi="ar"/>
          </w:rPr>
          <w:delText>渊博</w:delText>
        </w:r>
      </w:del>
      <w:r>
        <w:rPr>
          <w:rFonts w:hint="default" w:ascii="黑体" w:hAnsi="黑体" w:eastAsia="黑体" w:cs="黑体"/>
          <w:color w:val="000000"/>
          <w:kern w:val="0"/>
          <w:sz w:val="20"/>
          <w:szCs w:val="20"/>
          <w:lang w:val="en-US" w:eastAsia="zh-CN" w:bidi="ar"/>
        </w:rPr>
        <w:t>的员工</w:t>
      </w:r>
      <w:del w:id="192" w:author="张家齐" w:date="2024-05-14T10:30:58Z">
        <w:r>
          <w:rPr>
            <w:rFonts w:hint="default" w:ascii="黑体" w:hAnsi="黑体" w:eastAsia="黑体" w:cs="黑体"/>
            <w:color w:val="000000"/>
            <w:kern w:val="0"/>
            <w:sz w:val="20"/>
            <w:szCs w:val="20"/>
            <w:lang w:val="en-US" w:eastAsia="zh-CN" w:bidi="ar"/>
          </w:rPr>
          <w:delText>短缺</w:delText>
        </w:r>
      </w:del>
      <w:r>
        <w:rPr>
          <w:rFonts w:hint="default" w:ascii="黑体" w:hAnsi="黑体" w:eastAsia="黑体" w:cs="黑体"/>
          <w:color w:val="000000"/>
          <w:kern w:val="0"/>
          <w:sz w:val="20"/>
          <w:szCs w:val="20"/>
          <w:lang w:val="en-US" w:eastAsia="zh-CN" w:bidi="ar"/>
        </w:rPr>
        <w:t>，33%的受访者强调了这一点。寻找具备必要技能的未来员工和增强现有员工知识的双重挑战反映了人工智能在网络安全中的复杂性：既需要专业的网络安全知识，又需要对不断发展的人工智能技术有持续的了解。解决这些与技能相关的问题至关重要，因为它可以缓解潜在的其他下游挑战，例如了解人工智能的风险和收益，将人工智能与现有的安全基础设施集成，以及有效地管理监管和数据隐私合规性。</w:t>
      </w:r>
    </w:p>
    <w:p>
      <w:pPr>
        <w:pStyle w:val="6"/>
        <w:spacing w:before="6"/>
        <w:rPr>
          <w:sz w:val="22"/>
        </w:rPr>
      </w:pPr>
    </w:p>
    <w:p>
      <w:pPr>
        <w:pStyle w:val="6"/>
        <w:spacing w:line="276" w:lineRule="auto"/>
        <w:ind w:left="920" w:right="1507"/>
      </w:pPr>
      <w:r>
        <w:rPr>
          <w:w w:val="115"/>
        </w:rPr>
        <w:t>Other</w:t>
      </w:r>
      <w:r>
        <w:rPr>
          <w:spacing w:val="-9"/>
          <w:w w:val="115"/>
        </w:rPr>
        <w:t xml:space="preserve"> </w:t>
      </w:r>
      <w:r>
        <w:rPr>
          <w:w w:val="115"/>
        </w:rPr>
        <w:t>notable</w:t>
      </w:r>
      <w:r>
        <w:rPr>
          <w:spacing w:val="-9"/>
          <w:w w:val="115"/>
        </w:rPr>
        <w:t xml:space="preserve"> </w:t>
      </w:r>
      <w:r>
        <w:rPr>
          <w:w w:val="115"/>
        </w:rPr>
        <w:t>hurdles</w:t>
      </w:r>
      <w:r>
        <w:rPr>
          <w:spacing w:val="-9"/>
          <w:w w:val="115"/>
        </w:rPr>
        <w:t xml:space="preserve"> </w:t>
      </w:r>
      <w:r>
        <w:rPr>
          <w:w w:val="115"/>
        </w:rPr>
        <w:t>include</w:t>
      </w:r>
      <w:r>
        <w:rPr>
          <w:spacing w:val="-9"/>
          <w:w w:val="115"/>
        </w:rPr>
        <w:t xml:space="preserve"> </w:t>
      </w:r>
      <w:r>
        <w:rPr>
          <w:w w:val="115"/>
        </w:rPr>
        <w:t>resource</w:t>
      </w:r>
      <w:r>
        <w:rPr>
          <w:spacing w:val="-9"/>
          <w:w w:val="115"/>
        </w:rPr>
        <w:t xml:space="preserve"> </w:t>
      </w:r>
      <w:r>
        <w:rPr>
          <w:w w:val="115"/>
        </w:rPr>
        <w:t>allocation</w:t>
      </w:r>
      <w:r>
        <w:rPr>
          <w:spacing w:val="-9"/>
          <w:w w:val="115"/>
        </w:rPr>
        <w:t xml:space="preserve"> </w:t>
      </w:r>
      <w:r>
        <w:rPr>
          <w:w w:val="115"/>
        </w:rPr>
        <w:t>(11%),</w:t>
      </w:r>
      <w:r>
        <w:rPr>
          <w:spacing w:val="-9"/>
          <w:w w:val="115"/>
        </w:rPr>
        <w:t xml:space="preserve"> </w:t>
      </w:r>
      <w:r>
        <w:rPr>
          <w:w w:val="115"/>
        </w:rPr>
        <w:t>understanding</w:t>
      </w:r>
      <w:r>
        <w:rPr>
          <w:spacing w:val="-9"/>
          <w:w w:val="115"/>
        </w:rPr>
        <w:t xml:space="preserve"> </w:t>
      </w:r>
      <w:r>
        <w:rPr>
          <w:w w:val="115"/>
        </w:rPr>
        <w:t>AI</w:t>
      </w:r>
      <w:r>
        <w:rPr>
          <w:spacing w:val="-9"/>
          <w:w w:val="115"/>
        </w:rPr>
        <w:t xml:space="preserve"> </w:t>
      </w:r>
      <w:r>
        <w:rPr>
          <w:w w:val="115"/>
        </w:rPr>
        <w:t>risks</w:t>
      </w:r>
      <w:r>
        <w:rPr>
          <w:spacing w:val="-9"/>
          <w:w w:val="115"/>
        </w:rPr>
        <w:t xml:space="preserve"> </w:t>
      </w:r>
      <w:r>
        <w:rPr>
          <w:w w:val="115"/>
        </w:rPr>
        <w:t>(10%),</w:t>
      </w:r>
      <w:r>
        <w:rPr>
          <w:spacing w:val="-9"/>
          <w:w w:val="115"/>
        </w:rPr>
        <w:t xml:space="preserve"> </w:t>
      </w:r>
      <w:r>
        <w:rPr>
          <w:w w:val="115"/>
        </w:rPr>
        <w:t>and</w:t>
      </w:r>
      <w:r>
        <w:rPr>
          <w:spacing w:val="-9"/>
          <w:w w:val="115"/>
        </w:rPr>
        <w:t xml:space="preserve"> </w:t>
      </w:r>
      <w:r>
        <w:rPr>
          <w:w w:val="115"/>
        </w:rPr>
        <w:t>the</w:t>
      </w:r>
      <w:r>
        <w:rPr>
          <w:spacing w:val="-9"/>
          <w:w w:val="115"/>
        </w:rPr>
        <w:t xml:space="preserve"> </w:t>
      </w:r>
      <w:r>
        <w:rPr>
          <w:w w:val="115"/>
        </w:rPr>
        <w:t>cost of implementation (8%), among others. Surprisingly, concerns like regulatory and data privacy compliance and the cost of implementation, which are traditionally viewed as significant barriers, are</w:t>
      </w:r>
      <w:r>
        <w:rPr>
          <w:spacing w:val="-5"/>
          <w:w w:val="115"/>
        </w:rPr>
        <w:t xml:space="preserve"> </w:t>
      </w:r>
      <w:r>
        <w:rPr>
          <w:w w:val="115"/>
        </w:rPr>
        <w:t>not</w:t>
      </w:r>
      <w:r>
        <w:rPr>
          <w:spacing w:val="-5"/>
          <w:w w:val="115"/>
        </w:rPr>
        <w:t xml:space="preserve"> </w:t>
      </w:r>
      <w:r>
        <w:rPr>
          <w:w w:val="115"/>
        </w:rPr>
        <w:t>the</w:t>
      </w:r>
      <w:r>
        <w:rPr>
          <w:spacing w:val="-5"/>
          <w:w w:val="115"/>
        </w:rPr>
        <w:t xml:space="preserve"> </w:t>
      </w:r>
      <w:r>
        <w:rPr>
          <w:w w:val="115"/>
        </w:rPr>
        <w:t>foremost</w:t>
      </w:r>
      <w:r>
        <w:rPr>
          <w:spacing w:val="-5"/>
          <w:w w:val="115"/>
        </w:rPr>
        <w:t xml:space="preserve"> </w:t>
      </w:r>
      <w:r>
        <w:rPr>
          <w:w w:val="115"/>
        </w:rPr>
        <w:t>concerns</w:t>
      </w:r>
      <w:r>
        <w:rPr>
          <w:spacing w:val="-5"/>
          <w:w w:val="115"/>
        </w:rPr>
        <w:t xml:space="preserve"> </w:t>
      </w:r>
      <w:r>
        <w:rPr>
          <w:w w:val="115"/>
        </w:rPr>
        <w:t>in</w:t>
      </w:r>
      <w:r>
        <w:rPr>
          <w:spacing w:val="-5"/>
          <w:w w:val="115"/>
        </w:rPr>
        <w:t xml:space="preserve"> </w:t>
      </w:r>
      <w:r>
        <w:rPr>
          <w:w w:val="115"/>
        </w:rPr>
        <w:t>this</w:t>
      </w:r>
      <w:r>
        <w:rPr>
          <w:spacing w:val="-5"/>
          <w:w w:val="115"/>
        </w:rPr>
        <w:t xml:space="preserve"> </w:t>
      </w:r>
      <w:r>
        <w:rPr>
          <w:w w:val="115"/>
        </w:rPr>
        <w:t>context.</w:t>
      </w:r>
      <w:r>
        <w:rPr>
          <w:spacing w:val="-5"/>
          <w:w w:val="115"/>
        </w:rPr>
        <w:t xml:space="preserve"> </w:t>
      </w:r>
      <w:r>
        <w:rPr>
          <w:w w:val="115"/>
        </w:rPr>
        <w:t>This</w:t>
      </w:r>
      <w:r>
        <w:rPr>
          <w:spacing w:val="-5"/>
          <w:w w:val="115"/>
        </w:rPr>
        <w:t xml:space="preserve"> </w:t>
      </w:r>
      <w:r>
        <w:rPr>
          <w:w w:val="115"/>
        </w:rPr>
        <w:t>might</w:t>
      </w:r>
      <w:r>
        <w:rPr>
          <w:spacing w:val="-5"/>
          <w:w w:val="115"/>
        </w:rPr>
        <w:t xml:space="preserve"> </w:t>
      </w:r>
      <w:r>
        <w:rPr>
          <w:w w:val="115"/>
        </w:rPr>
        <w:t>indicate</w:t>
      </w:r>
      <w:r>
        <w:rPr>
          <w:spacing w:val="-5"/>
          <w:w w:val="115"/>
        </w:rPr>
        <w:t xml:space="preserve"> </w:t>
      </w:r>
      <w:r>
        <w:rPr>
          <w:w w:val="115"/>
        </w:rPr>
        <w:t>an</w:t>
      </w:r>
      <w:r>
        <w:rPr>
          <w:spacing w:val="-5"/>
          <w:w w:val="115"/>
        </w:rPr>
        <w:t xml:space="preserve"> </w:t>
      </w:r>
      <w:r>
        <w:rPr>
          <w:w w:val="115"/>
        </w:rPr>
        <w:t>anticipation</w:t>
      </w:r>
      <w:r>
        <w:rPr>
          <w:spacing w:val="-5"/>
          <w:w w:val="115"/>
        </w:rPr>
        <w:t xml:space="preserve"> </w:t>
      </w:r>
      <w:r>
        <w:rPr>
          <w:w w:val="115"/>
        </w:rPr>
        <w:t>of</w:t>
      </w:r>
      <w:r>
        <w:rPr>
          <w:spacing w:val="-5"/>
          <w:w w:val="115"/>
        </w:rPr>
        <w:t xml:space="preserve"> </w:t>
      </w:r>
      <w:r>
        <w:rPr>
          <w:w w:val="115"/>
        </w:rPr>
        <w:t>long-term</w:t>
      </w:r>
      <w:r>
        <w:rPr>
          <w:spacing w:val="-5"/>
          <w:w w:val="115"/>
        </w:rPr>
        <w:t xml:space="preserve"> </w:t>
      </w:r>
      <w:r>
        <w:rPr>
          <w:w w:val="115"/>
        </w:rPr>
        <w:t>cost savings and a focus on current rather than future regulatory scenarios. The responses also show</w:t>
      </w:r>
    </w:p>
    <w:p>
      <w:pPr>
        <w:pStyle w:val="6"/>
        <w:spacing w:line="276" w:lineRule="auto"/>
        <w:ind w:left="920" w:right="1455"/>
      </w:pPr>
      <w:r>
        <w:rPr>
          <w:w w:val="115"/>
        </w:rPr>
        <w:t>a general concern across almost all options, indicating that while there is no single overwhelming obstacle, the journey to AI integration in cybersecurity is multifaceted and complex. This widespread</w:t>
      </w:r>
      <w:r>
        <w:rPr>
          <w:spacing w:val="-4"/>
          <w:w w:val="115"/>
        </w:rPr>
        <w:t xml:space="preserve"> </w:t>
      </w:r>
      <w:r>
        <w:rPr>
          <w:w w:val="115"/>
        </w:rPr>
        <w:t>concern</w:t>
      </w:r>
      <w:r>
        <w:rPr>
          <w:spacing w:val="-4"/>
          <w:w w:val="115"/>
        </w:rPr>
        <w:t xml:space="preserve"> </w:t>
      </w:r>
      <w:r>
        <w:rPr>
          <w:w w:val="115"/>
        </w:rPr>
        <w:t>across</w:t>
      </w:r>
      <w:r>
        <w:rPr>
          <w:spacing w:val="-4"/>
          <w:w w:val="115"/>
        </w:rPr>
        <w:t xml:space="preserve"> </w:t>
      </w:r>
      <w:r>
        <w:rPr>
          <w:w w:val="115"/>
        </w:rPr>
        <w:t>various</w:t>
      </w:r>
      <w:r>
        <w:rPr>
          <w:spacing w:val="-4"/>
          <w:w w:val="115"/>
        </w:rPr>
        <w:t xml:space="preserve"> </w:t>
      </w:r>
      <w:r>
        <w:rPr>
          <w:w w:val="115"/>
        </w:rPr>
        <w:t>aspects</w:t>
      </w:r>
      <w:r>
        <w:rPr>
          <w:spacing w:val="-4"/>
          <w:w w:val="115"/>
        </w:rPr>
        <w:t xml:space="preserve"> </w:t>
      </w:r>
      <w:r>
        <w:rPr>
          <w:w w:val="115"/>
        </w:rPr>
        <w:t>of</w:t>
      </w:r>
      <w:r>
        <w:rPr>
          <w:spacing w:val="-4"/>
          <w:w w:val="115"/>
        </w:rPr>
        <w:t xml:space="preserve"> </w:t>
      </w:r>
      <w:r>
        <w:rPr>
          <w:w w:val="115"/>
        </w:rPr>
        <w:t>AI</w:t>
      </w:r>
      <w:r>
        <w:rPr>
          <w:spacing w:val="-4"/>
          <w:w w:val="115"/>
        </w:rPr>
        <w:t xml:space="preserve"> </w:t>
      </w:r>
      <w:r>
        <w:rPr>
          <w:w w:val="115"/>
        </w:rPr>
        <w:t>implementation</w:t>
      </w:r>
      <w:r>
        <w:rPr>
          <w:spacing w:val="-4"/>
          <w:w w:val="115"/>
        </w:rPr>
        <w:t xml:space="preserve"> </w:t>
      </w:r>
      <w:r>
        <w:rPr>
          <w:w w:val="115"/>
        </w:rPr>
        <w:t>underscores</w:t>
      </w:r>
      <w:r>
        <w:rPr>
          <w:spacing w:val="-4"/>
          <w:w w:val="115"/>
        </w:rPr>
        <w:t xml:space="preserve"> </w:t>
      </w:r>
      <w:r>
        <w:rPr>
          <w:w w:val="115"/>
        </w:rPr>
        <w:t>the</w:t>
      </w:r>
      <w:r>
        <w:rPr>
          <w:spacing w:val="-4"/>
          <w:w w:val="115"/>
        </w:rPr>
        <w:t xml:space="preserve"> </w:t>
      </w:r>
      <w:r>
        <w:rPr>
          <w:w w:val="115"/>
        </w:rPr>
        <w:t>need</w:t>
      </w:r>
      <w:r>
        <w:rPr>
          <w:spacing w:val="-4"/>
          <w:w w:val="115"/>
        </w:rPr>
        <w:t xml:space="preserve"> </w:t>
      </w:r>
      <w:r>
        <w:rPr>
          <w:w w:val="115"/>
        </w:rPr>
        <w:t>for</w:t>
      </w:r>
      <w:r>
        <w:rPr>
          <w:spacing w:val="-4"/>
          <w:w w:val="115"/>
        </w:rPr>
        <w:t xml:space="preserve"> </w:t>
      </w:r>
      <w:r>
        <w:rPr>
          <w:w w:val="115"/>
        </w:rPr>
        <w:t>a</w:t>
      </w:r>
      <w:r>
        <w:rPr>
          <w:spacing w:val="-4"/>
          <w:w w:val="115"/>
        </w:rPr>
        <w:t xml:space="preserve"> </w:t>
      </w:r>
      <w:r>
        <w:rPr>
          <w:w w:val="115"/>
        </w:rPr>
        <w:t>holistic approach in adopting AI in security, one that addresses skill gaps, resource needs, and regulatory challenges in a balanced manner.</w:t>
      </w:r>
    </w:p>
    <w:p>
      <w:pPr>
        <w:keepNext w:val="0"/>
        <w:keepLines w:val="0"/>
        <w:widowControl/>
        <w:suppressLineNumbers w:val="0"/>
        <w:spacing w:line="240" w:lineRule="auto"/>
        <w:ind w:left="960" w:leftChars="400" w:right="1745" w:rightChars="727" w:firstLine="0" w:firstLineChars="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其他值得注意的障碍包括资源分配（11%）、了解人工智能风险（10%）和实施成本（8%）等。令人惊讶的是，传统上被视为重大障碍的监管和数据隐私合规性以及实施成本等问题并不是这种情况下的首要问题。这可能表明对长期成本节约的预期，以及对当前而非未来监管情景的关注。这些回应还显示出几乎所有选项都普遍存在担忧，表明尽管没有单一的压倒性障碍，但人工智能在网络安全的整合过程是多方面且复杂的。这种对人工智能实施各个方面的广泛关注突显了在安全领域采用人工智能的整体方法的必要性，这种方法需要以平衡的方式解决技能差距、资源需求和监管挑战。</w:t>
      </w:r>
    </w:p>
    <w:p>
      <w:r>
        <w:br w:type="page"/>
      </w:r>
    </w:p>
    <w:p>
      <w:pPr>
        <w:pStyle w:val="6"/>
      </w:pPr>
    </w:p>
    <w:p>
      <w:pPr>
        <w:pStyle w:val="6"/>
        <w:rPr>
          <w:sz w:val="24"/>
        </w:rPr>
      </w:pPr>
      <w:r>
        <mc:AlternateContent>
          <mc:Choice Requires="wps">
            <w:drawing>
              <wp:anchor distT="0" distB="0" distL="114300" distR="114300" simplePos="0" relativeHeight="251895808" behindDoc="1" locked="0" layoutInCell="1" allowOverlap="1">
                <wp:simplePos x="0" y="0"/>
                <wp:positionH relativeFrom="page">
                  <wp:posOffset>1912620</wp:posOffset>
                </wp:positionH>
                <wp:positionV relativeFrom="paragraph">
                  <wp:posOffset>201295</wp:posOffset>
                </wp:positionV>
                <wp:extent cx="3887470" cy="559435"/>
                <wp:effectExtent l="0" t="0" r="11430" b="12065"/>
                <wp:wrapTopAndBottom/>
                <wp:docPr id="477" name="文本框 477"/>
                <wp:cNvGraphicFramePr/>
                <a:graphic xmlns:a="http://schemas.openxmlformats.org/drawingml/2006/main">
                  <a:graphicData uri="http://schemas.microsoft.com/office/word/2010/wordprocessingShape">
                    <wps:wsp>
                      <wps:cNvSpPr txBox="1"/>
                      <wps:spPr>
                        <a:xfrm>
                          <a:off x="0" y="0"/>
                          <a:ext cx="3887470" cy="559435"/>
                        </a:xfrm>
                        <a:prstGeom prst="rect">
                          <a:avLst/>
                        </a:prstGeom>
                        <a:solidFill>
                          <a:srgbClr val="EEF3F8"/>
                        </a:solidFill>
                        <a:ln>
                          <a:noFill/>
                        </a:ln>
                      </wps:spPr>
                      <wps:txbx>
                        <w:txbxContent>
                          <w:p>
                            <w:pPr>
                              <w:spacing w:before="70" w:line="278" w:lineRule="auto"/>
                              <w:ind w:left="1629" w:right="1267" w:hanging="308"/>
                              <w:jc w:val="left"/>
                              <w:rPr>
                                <w:rFonts w:ascii="Verdana"/>
                                <w:i/>
                                <w:color w:val="454C5B"/>
                                <w:spacing w:val="-2"/>
                                <w:sz w:val="17"/>
                              </w:rPr>
                            </w:pPr>
                            <w:r>
                              <w:rPr>
                                <w:rFonts w:ascii="Verdana"/>
                                <w:i/>
                                <w:color w:val="454C5B"/>
                                <w:w w:val="90"/>
                                <w:sz w:val="17"/>
                              </w:rPr>
                              <w:t xml:space="preserve">What is the biggest hurdle to getting started </w:t>
                            </w:r>
                            <w:r>
                              <w:rPr>
                                <w:rFonts w:ascii="Verdana"/>
                                <w:i/>
                                <w:color w:val="454C5B"/>
                                <w:spacing w:val="-2"/>
                                <w:sz w:val="17"/>
                              </w:rPr>
                              <w:t>with</w:t>
                            </w:r>
                            <w:r>
                              <w:rPr>
                                <w:rFonts w:ascii="Verdana"/>
                                <w:i/>
                                <w:color w:val="454C5B"/>
                                <w:spacing w:val="-14"/>
                                <w:sz w:val="17"/>
                              </w:rPr>
                              <w:t xml:space="preserve"> </w:t>
                            </w:r>
                            <w:r>
                              <w:rPr>
                                <w:rFonts w:ascii="Verdana"/>
                                <w:i/>
                                <w:color w:val="454C5B"/>
                                <w:spacing w:val="-2"/>
                                <w:sz w:val="17"/>
                              </w:rPr>
                              <w:t>AI</w:t>
                            </w:r>
                            <w:r>
                              <w:rPr>
                                <w:rFonts w:ascii="Verdana"/>
                                <w:i/>
                                <w:color w:val="454C5B"/>
                                <w:spacing w:val="-14"/>
                                <w:sz w:val="17"/>
                              </w:rPr>
                              <w:t xml:space="preserve"> </w:t>
                            </w:r>
                            <w:r>
                              <w:rPr>
                                <w:rFonts w:ascii="Verdana"/>
                                <w:i/>
                                <w:color w:val="454C5B"/>
                                <w:spacing w:val="-2"/>
                                <w:sz w:val="17"/>
                              </w:rPr>
                              <w:t>in</w:t>
                            </w:r>
                            <w:r>
                              <w:rPr>
                                <w:rFonts w:ascii="Verdana"/>
                                <w:i/>
                                <w:color w:val="454C5B"/>
                                <w:spacing w:val="-14"/>
                                <w:sz w:val="17"/>
                              </w:rPr>
                              <w:t xml:space="preserve"> </w:t>
                            </w:r>
                            <w:r>
                              <w:rPr>
                                <w:rFonts w:ascii="Verdana"/>
                                <w:i/>
                                <w:color w:val="454C5B"/>
                                <w:spacing w:val="-2"/>
                                <w:sz w:val="17"/>
                              </w:rPr>
                              <w:t>security</w:t>
                            </w:r>
                            <w:r>
                              <w:rPr>
                                <w:rFonts w:ascii="Verdana"/>
                                <w:i/>
                                <w:color w:val="454C5B"/>
                                <w:spacing w:val="-14"/>
                                <w:sz w:val="17"/>
                              </w:rPr>
                              <w:t xml:space="preserve"> </w:t>
                            </w:r>
                            <w:r>
                              <w:rPr>
                                <w:rFonts w:ascii="Verdana"/>
                                <w:i/>
                                <w:color w:val="454C5B"/>
                                <w:spacing w:val="-2"/>
                                <w:sz w:val="17"/>
                              </w:rPr>
                              <w:t>implementations?</w:t>
                            </w:r>
                          </w:p>
                          <w:p>
                            <w:pPr>
                              <w:spacing w:before="70" w:line="278" w:lineRule="auto"/>
                              <w:ind w:right="1267" w:firstLine="830" w:firstLineChars="500"/>
                              <w:jc w:val="left"/>
                              <w:rPr>
                                <w:rFonts w:ascii="Verdana"/>
                                <w:i/>
                                <w:color w:val="454C5B"/>
                                <w:spacing w:val="-2"/>
                                <w:sz w:val="17"/>
                              </w:rPr>
                            </w:pPr>
                            <w:r>
                              <w:rPr>
                                <w:rFonts w:hint="eastAsia" w:ascii="Verdana"/>
                                <w:i/>
                                <w:color w:val="454C5B"/>
                                <w:spacing w:val="-2"/>
                                <w:sz w:val="17"/>
                              </w:rPr>
                              <w:t>在安全实施中开始使用人工智能的最大障碍是什么？</w:t>
                            </w:r>
                          </w:p>
                        </w:txbxContent>
                      </wps:txbx>
                      <wps:bodyPr lIns="0" tIns="0" rIns="0" bIns="0" upright="1"/>
                    </wps:wsp>
                  </a:graphicData>
                </a:graphic>
              </wp:anchor>
            </w:drawing>
          </mc:Choice>
          <mc:Fallback>
            <w:pict>
              <v:shape id="_x0000_s1026" o:spid="_x0000_s1026" o:spt="202" type="#_x0000_t202" style="position:absolute;left:0pt;margin-left:150.6pt;margin-top:15.85pt;height:44.05pt;width:306.1pt;mso-position-horizontal-relative:page;mso-wrap-distance-bottom:0pt;mso-wrap-distance-top:0pt;z-index:-251420672;mso-width-relative:page;mso-height-relative:page;" fillcolor="#EEF3F8" filled="t" stroked="f" coordsize="21600,21600" o:gfxdata="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A3cPK1wAAAAoBAAAPAAAAAAAAAAEAIAAA&#10;ACIAAABkcnMvZG93bnJldi54bWxQSwECFAAUAAAACACHTuJAtCOSYdQBAACfAwAADgAAAAAAAAAB&#10;ACAAAAAmAQAAZHJzL2Uyb0RvYy54bWxQSwUGAAAAAAYABgBZAQAAbAUAAAAA&#10;">
                <v:fill on="t" focussize="0,0"/>
                <v:stroke on="f"/>
                <v:imagedata o:title=""/>
                <o:lock v:ext="edit" aspectratio="f"/>
                <v:textbox inset="0mm,0mm,0mm,0mm">
                  <w:txbxContent>
                    <w:p>
                      <w:pPr>
                        <w:spacing w:before="70" w:line="278" w:lineRule="auto"/>
                        <w:ind w:left="1629" w:right="1267" w:hanging="308"/>
                        <w:jc w:val="left"/>
                        <w:rPr>
                          <w:rFonts w:ascii="Verdana"/>
                          <w:i/>
                          <w:color w:val="454C5B"/>
                          <w:spacing w:val="-2"/>
                          <w:sz w:val="17"/>
                        </w:rPr>
                      </w:pPr>
                      <w:r>
                        <w:rPr>
                          <w:rFonts w:ascii="Verdana"/>
                          <w:i/>
                          <w:color w:val="454C5B"/>
                          <w:w w:val="90"/>
                          <w:sz w:val="17"/>
                        </w:rPr>
                        <w:t xml:space="preserve">What is the biggest hurdle to getting started </w:t>
                      </w:r>
                      <w:r>
                        <w:rPr>
                          <w:rFonts w:ascii="Verdana"/>
                          <w:i/>
                          <w:color w:val="454C5B"/>
                          <w:spacing w:val="-2"/>
                          <w:sz w:val="17"/>
                        </w:rPr>
                        <w:t>with</w:t>
                      </w:r>
                      <w:r>
                        <w:rPr>
                          <w:rFonts w:ascii="Verdana"/>
                          <w:i/>
                          <w:color w:val="454C5B"/>
                          <w:spacing w:val="-14"/>
                          <w:sz w:val="17"/>
                        </w:rPr>
                        <w:t xml:space="preserve"> </w:t>
                      </w:r>
                      <w:r>
                        <w:rPr>
                          <w:rFonts w:ascii="Verdana"/>
                          <w:i/>
                          <w:color w:val="454C5B"/>
                          <w:spacing w:val="-2"/>
                          <w:sz w:val="17"/>
                        </w:rPr>
                        <w:t>AI</w:t>
                      </w:r>
                      <w:r>
                        <w:rPr>
                          <w:rFonts w:ascii="Verdana"/>
                          <w:i/>
                          <w:color w:val="454C5B"/>
                          <w:spacing w:val="-14"/>
                          <w:sz w:val="17"/>
                        </w:rPr>
                        <w:t xml:space="preserve"> </w:t>
                      </w:r>
                      <w:r>
                        <w:rPr>
                          <w:rFonts w:ascii="Verdana"/>
                          <w:i/>
                          <w:color w:val="454C5B"/>
                          <w:spacing w:val="-2"/>
                          <w:sz w:val="17"/>
                        </w:rPr>
                        <w:t>in</w:t>
                      </w:r>
                      <w:r>
                        <w:rPr>
                          <w:rFonts w:ascii="Verdana"/>
                          <w:i/>
                          <w:color w:val="454C5B"/>
                          <w:spacing w:val="-14"/>
                          <w:sz w:val="17"/>
                        </w:rPr>
                        <w:t xml:space="preserve"> </w:t>
                      </w:r>
                      <w:r>
                        <w:rPr>
                          <w:rFonts w:ascii="Verdana"/>
                          <w:i/>
                          <w:color w:val="454C5B"/>
                          <w:spacing w:val="-2"/>
                          <w:sz w:val="17"/>
                        </w:rPr>
                        <w:t>security</w:t>
                      </w:r>
                      <w:r>
                        <w:rPr>
                          <w:rFonts w:ascii="Verdana"/>
                          <w:i/>
                          <w:color w:val="454C5B"/>
                          <w:spacing w:val="-14"/>
                          <w:sz w:val="17"/>
                        </w:rPr>
                        <w:t xml:space="preserve"> </w:t>
                      </w:r>
                      <w:r>
                        <w:rPr>
                          <w:rFonts w:ascii="Verdana"/>
                          <w:i/>
                          <w:color w:val="454C5B"/>
                          <w:spacing w:val="-2"/>
                          <w:sz w:val="17"/>
                        </w:rPr>
                        <w:t>implementations?</w:t>
                      </w:r>
                    </w:p>
                    <w:p>
                      <w:pPr>
                        <w:spacing w:before="70" w:line="278" w:lineRule="auto"/>
                        <w:ind w:right="1267" w:firstLine="830" w:firstLineChars="500"/>
                        <w:jc w:val="left"/>
                        <w:rPr>
                          <w:rFonts w:ascii="Verdana"/>
                          <w:i/>
                          <w:color w:val="454C5B"/>
                          <w:spacing w:val="-2"/>
                          <w:sz w:val="17"/>
                        </w:rPr>
                      </w:pPr>
                      <w:r>
                        <w:rPr>
                          <w:rFonts w:hint="eastAsia" w:ascii="Verdana"/>
                          <w:i/>
                          <w:color w:val="454C5B"/>
                          <w:spacing w:val="-2"/>
                          <w:sz w:val="17"/>
                        </w:rPr>
                        <w:t>在安全实施中开始使用人工智能的最大障碍是什么？</w:t>
                      </w:r>
                    </w:p>
                  </w:txbxContent>
                </v:textbox>
                <w10:wrap type="topAndBottom"/>
              </v:shape>
            </w:pict>
          </mc:Fallback>
        </mc:AlternateContent>
      </w:r>
      <w:r>
        <mc:AlternateContent>
          <mc:Choice Requires="wpg">
            <w:drawing>
              <wp:anchor distT="0" distB="0" distL="114300" distR="114300" simplePos="0" relativeHeight="251895808" behindDoc="1" locked="0" layoutInCell="1" allowOverlap="1">
                <wp:simplePos x="0" y="0"/>
                <wp:positionH relativeFrom="page">
                  <wp:posOffset>658495</wp:posOffset>
                </wp:positionH>
                <wp:positionV relativeFrom="paragraph">
                  <wp:posOffset>751205</wp:posOffset>
                </wp:positionV>
                <wp:extent cx="508635" cy="1441450"/>
                <wp:effectExtent l="635" t="635" r="11430" b="5715"/>
                <wp:wrapTopAndBottom/>
                <wp:docPr id="478" name="组合 478"/>
                <wp:cNvGraphicFramePr/>
                <a:graphic xmlns:a="http://schemas.openxmlformats.org/drawingml/2006/main">
                  <a:graphicData uri="http://schemas.microsoft.com/office/word/2010/wordprocessingGroup">
                    <wpg:wgp>
                      <wpg:cNvGrpSpPr/>
                      <wpg:grpSpPr>
                        <a:xfrm>
                          <a:off x="0" y="0"/>
                          <a:ext cx="508635" cy="1441450"/>
                          <a:chOff x="1038" y="1184"/>
                          <a:chExt cx="801" cy="2270"/>
                        </a:xfrm>
                      </wpg:grpSpPr>
                      <wps:wsp>
                        <wps:cNvPr id="479" name="矩形 357"/>
                        <wps:cNvSpPr/>
                        <wps:spPr>
                          <a:xfrm>
                            <a:off x="1037" y="1183"/>
                            <a:ext cx="801" cy="1521"/>
                          </a:xfrm>
                          <a:prstGeom prst="rect">
                            <a:avLst/>
                          </a:prstGeom>
                          <a:solidFill>
                            <a:srgbClr val="DCE5EE"/>
                          </a:solidFill>
                          <a:ln>
                            <a:noFill/>
                          </a:ln>
                        </wps:spPr>
                        <wps:bodyPr upright="1"/>
                      </wps:wsp>
                      <wps:wsp>
                        <wps:cNvPr id="480" name="文本框 358"/>
                        <wps:cNvSpPr txBox="1"/>
                        <wps:spPr>
                          <a:xfrm>
                            <a:off x="1037" y="2704"/>
                            <a:ext cx="801" cy="749"/>
                          </a:xfrm>
                          <a:prstGeom prst="rect">
                            <a:avLst/>
                          </a:prstGeom>
                          <a:solidFill>
                            <a:srgbClr val="FF7A00"/>
                          </a:solidFill>
                          <a:ln>
                            <a:noFill/>
                          </a:ln>
                        </wps:spPr>
                        <wps:txbx>
                          <w:txbxContent>
                            <w:p>
                              <w:pPr>
                                <w:spacing w:before="123"/>
                                <w:ind w:left="256" w:right="0" w:firstLine="0"/>
                                <w:jc w:val="left"/>
                                <w:rPr>
                                  <w:rFonts w:ascii="Century Gothic"/>
                                  <w:b/>
                                  <w:color w:val="000000"/>
                                  <w:sz w:val="14"/>
                                </w:rPr>
                              </w:pPr>
                              <w:r>
                                <w:rPr>
                                  <w:rFonts w:ascii="Century Gothic"/>
                                  <w:b/>
                                  <w:color w:val="FFFFFF"/>
                                  <w:spacing w:val="-5"/>
                                  <w:w w:val="105"/>
                                  <w:sz w:val="14"/>
                                </w:rPr>
                                <w:t>33%</w:t>
                              </w:r>
                            </w:p>
                          </w:txbxContent>
                        </wps:txbx>
                        <wps:bodyPr lIns="0" tIns="0" rIns="0" bIns="0" upright="1"/>
                      </wps:wsp>
                    </wpg:wgp>
                  </a:graphicData>
                </a:graphic>
              </wp:anchor>
            </w:drawing>
          </mc:Choice>
          <mc:Fallback>
            <w:pict>
              <v:group id="_x0000_s1026" o:spid="_x0000_s1026" o:spt="203" style="position:absolute;left:0pt;margin-left:51.85pt;margin-top:59.15pt;height:113.5pt;width:40.05pt;mso-position-horizontal-relative:page;mso-wrap-distance-bottom:0pt;mso-wrap-distance-top:0pt;z-index:-251420672;mso-width-relative:page;mso-height-relative:page;" coordorigin="1038,1184" coordsize="801,2270" o:gfxdata="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u1q/FNkAAAALAQAADwAAAAAAAAAB&#10;ACAAAAAiAAAAZHJzL2Rvd25yZXYueG1sUEsBAhQAFAAAAAgAh07iQJNmuk2BAgAAVgYAAA4AAAAA&#10;AAAAAQAgAAAAKAEAAGRycy9lMm9Eb2MueG1sUEsFBgAAAAAGAAYAWQEAABsGAAAAAA==&#10;">
                <o:lock v:ext="edit" aspectratio="f"/>
                <v:rect id="矩形 357" o:spid="_x0000_s1026" o:spt="1" style="position:absolute;left:1037;top:1183;height:1521;width:801;" fillcolor="#DCE5EE" filled="t" stroked="f" coordsize="21600,21600" o:gfxdata="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Z/Ph&#10;wAAAANwAAAAPAAAAAAAAAAEAIAAAACIAAABkcnMvZG93bnJldi54bWxQSwECFAAUAAAACACHTuJA&#10;My8FnjsAAAA5AAAAEAAAAAAAAAABACAAAAAPAQAAZHJzL3NoYXBleG1sLnhtbFBLBQYAAAAABgAG&#10;AFsBAAC5AwAAAAA=&#10;">
                  <v:fill on="t" focussize="0,0"/>
                  <v:stroke on="f"/>
                  <v:imagedata o:title=""/>
                  <o:lock v:ext="edit" aspectratio="f"/>
                </v:rect>
                <v:shape id="文本框 358" o:spid="_x0000_s1026" o:spt="202" type="#_x0000_t202" style="position:absolute;left:1037;top:2704;height:749;width:801;" fillcolor="#FF7A00" filled="t" stroked="f" coordsize="21600,21600" o:gfxdata="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7k42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123"/>
                          <w:ind w:left="256" w:right="0" w:firstLine="0"/>
                          <w:jc w:val="left"/>
                          <w:rPr>
                            <w:rFonts w:ascii="Century Gothic"/>
                            <w:b/>
                            <w:color w:val="000000"/>
                            <w:sz w:val="14"/>
                          </w:rPr>
                        </w:pPr>
                        <w:r>
                          <w:rPr>
                            <w:rFonts w:ascii="Century Gothic"/>
                            <w:b/>
                            <w:color w:val="FFFFFF"/>
                            <w:spacing w:val="-5"/>
                            <w:w w:val="105"/>
                            <w:sz w:val="14"/>
                          </w:rPr>
                          <w:t>33%</w:t>
                        </w:r>
                      </w:p>
                    </w:txbxContent>
                  </v:textbox>
                </v:shape>
                <w10:wrap type="topAndBottom"/>
              </v:group>
            </w:pict>
          </mc:Fallback>
        </mc:AlternateContent>
      </w:r>
      <w:r>
        <mc:AlternateContent>
          <mc:Choice Requires="wpg">
            <w:drawing>
              <wp:anchor distT="0" distB="0" distL="114300" distR="114300" simplePos="0" relativeHeight="251896832" behindDoc="1" locked="0" layoutInCell="1" allowOverlap="1">
                <wp:simplePos x="0" y="0"/>
                <wp:positionH relativeFrom="page">
                  <wp:posOffset>1356360</wp:posOffset>
                </wp:positionH>
                <wp:positionV relativeFrom="paragraph">
                  <wp:posOffset>751205</wp:posOffset>
                </wp:positionV>
                <wp:extent cx="508635" cy="1441450"/>
                <wp:effectExtent l="635" t="635" r="11430" b="5715"/>
                <wp:wrapTopAndBottom/>
                <wp:docPr id="481" name="组合 481"/>
                <wp:cNvGraphicFramePr/>
                <a:graphic xmlns:a="http://schemas.openxmlformats.org/drawingml/2006/main">
                  <a:graphicData uri="http://schemas.microsoft.com/office/word/2010/wordprocessingGroup">
                    <wpg:wgp>
                      <wpg:cNvGrpSpPr/>
                      <wpg:grpSpPr>
                        <a:xfrm>
                          <a:off x="0" y="0"/>
                          <a:ext cx="508635" cy="1441450"/>
                          <a:chOff x="2137" y="1184"/>
                          <a:chExt cx="801" cy="2270"/>
                        </a:xfrm>
                      </wpg:grpSpPr>
                      <wps:wsp>
                        <wps:cNvPr id="482" name="矩形 360"/>
                        <wps:cNvSpPr/>
                        <wps:spPr>
                          <a:xfrm>
                            <a:off x="2136" y="1183"/>
                            <a:ext cx="801" cy="2020"/>
                          </a:xfrm>
                          <a:prstGeom prst="rect">
                            <a:avLst/>
                          </a:prstGeom>
                          <a:solidFill>
                            <a:srgbClr val="DCE5EE"/>
                          </a:solidFill>
                          <a:ln>
                            <a:noFill/>
                          </a:ln>
                        </wps:spPr>
                        <wps:bodyPr upright="1"/>
                      </wps:wsp>
                      <wps:wsp>
                        <wps:cNvPr id="483" name="矩形 361"/>
                        <wps:cNvSpPr/>
                        <wps:spPr>
                          <a:xfrm>
                            <a:off x="2136" y="3203"/>
                            <a:ext cx="801" cy="250"/>
                          </a:xfrm>
                          <a:prstGeom prst="rect">
                            <a:avLst/>
                          </a:prstGeom>
                          <a:solidFill>
                            <a:srgbClr val="FF7A00"/>
                          </a:solidFill>
                          <a:ln>
                            <a:noFill/>
                          </a:ln>
                        </wps:spPr>
                        <wps:bodyPr upright="1"/>
                      </wps:wsp>
                      <wps:wsp>
                        <wps:cNvPr id="484" name="文本框 362"/>
                        <wps:cNvSpPr txBox="1"/>
                        <wps:spPr>
                          <a:xfrm>
                            <a:off x="2136" y="1183"/>
                            <a:ext cx="801" cy="2020"/>
                          </a:xfrm>
                          <a:prstGeom prst="rect">
                            <a:avLst/>
                          </a:prstGeom>
                          <a:solidFill>
                            <a:srgbClr val="DCE5EE"/>
                          </a:solidFill>
                          <a:ln>
                            <a:noFill/>
                          </a:ln>
                        </wps:spPr>
                        <wps:txbx>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2" w:line="240" w:lineRule="auto"/>
                                <w:rPr>
                                  <w:color w:val="000000"/>
                                  <w:sz w:val="16"/>
                                </w:rPr>
                              </w:pPr>
                            </w:p>
                            <w:p>
                              <w:pPr>
                                <w:spacing w:before="0"/>
                                <w:ind w:left="263" w:right="0" w:firstLine="0"/>
                                <w:jc w:val="left"/>
                                <w:rPr>
                                  <w:rFonts w:ascii="Century Gothic"/>
                                  <w:b/>
                                  <w:color w:val="000000"/>
                                  <w:sz w:val="14"/>
                                </w:rPr>
                              </w:pPr>
                              <w:r>
                                <w:rPr>
                                  <w:rFonts w:ascii="Century Gothic"/>
                                  <w:b/>
                                  <w:color w:val="000000"/>
                                  <w:spacing w:val="-5"/>
                                  <w:sz w:val="14"/>
                                </w:rPr>
                                <w:t>11%</w:t>
                              </w:r>
                            </w:p>
                          </w:txbxContent>
                        </wps:txbx>
                        <wps:bodyPr lIns="0" tIns="0" rIns="0" bIns="0" upright="1"/>
                      </wps:wsp>
                    </wpg:wgp>
                  </a:graphicData>
                </a:graphic>
              </wp:anchor>
            </w:drawing>
          </mc:Choice>
          <mc:Fallback>
            <w:pict>
              <v:group id="_x0000_s1026" o:spid="_x0000_s1026" o:spt="203" style="position:absolute;left:0pt;margin-left:106.8pt;margin-top:59.15pt;height:113.5pt;width:40.05pt;mso-position-horizontal-relative:page;mso-wrap-distance-bottom:0pt;mso-wrap-distance-top:0pt;z-index:-251419648;mso-width-relative:page;mso-height-relative:page;" coordorigin="2137,1184" coordsize="801,2270" o:gfxdata="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ECb&#10;sDrbAAAACwEAAA8AAAAAAAAAAQAgAAAAIgAAAGRycy9kb3ducmV2LnhtbFBLAQIUABQAAAAIAIdO&#10;4kDe5R6YkgIAANsHAAAOAAAAAAAAAAEAIAAAACoBAABkcnMvZTJvRG9jLnhtbFBLBQYAAAAABgAG&#10;AFkBAAAuBgAAAAA=&#10;">
                <o:lock v:ext="edit" aspectratio="f"/>
                <v:rect id="矩形 360" o:spid="_x0000_s1026" o:spt="1" style="position:absolute;left:2136;top:1183;height:2020;width:801;" fillcolor="#DCE5EE" filled="t" stroked="f" coordsize="21600,21600" o:gfxdata="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xYRt74A&#10;AADcAAAADwAAAAAAAAABACAAAAAiAAAAZHJzL2Rvd25yZXYueG1sUEsBAhQAFAAAAAgAh07iQDMv&#10;BZ47AAAAOQAAABAAAAAAAAAAAQAgAAAADQEAAGRycy9zaGFwZXhtbC54bWxQSwUGAAAAAAYABgBb&#10;AQAAtwMAAAAA&#10;">
                  <v:fill on="t" focussize="0,0"/>
                  <v:stroke on="f"/>
                  <v:imagedata o:title=""/>
                  <o:lock v:ext="edit" aspectratio="f"/>
                </v:rect>
                <v:rect id="矩形 361" o:spid="_x0000_s1026" o:spt="1" style="position:absolute;left:2136;top:3203;height:250;width:801;" fillcolor="#FF7A00" filled="t" stroked="f" coordsize="21600,21600" o:gfxdata="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6Yi3q8AAAA&#10;3AAAAA8AAAAAAAAAAQAgAAAAIgAAAGRycy9kb3ducmV2LnhtbFBLAQIUABQAAAAIAIdO4kAzLwWe&#10;OwAAADkAAAAQAAAAAAAAAAEAIAAAAAsBAABkcnMvc2hhcGV4bWwueG1sUEsFBgAAAAAGAAYAWwEA&#10;ALUDAAAAAA==&#10;">
                  <v:fill on="t" focussize="0,0"/>
                  <v:stroke on="f"/>
                  <v:imagedata o:title=""/>
                  <o:lock v:ext="edit" aspectratio="f"/>
                </v:rect>
                <v:shape id="文本框 362" o:spid="_x0000_s1026" o:spt="202" type="#_x0000_t202" style="position:absolute;left:2136;top:1183;height:2020;width:801;" fillcolor="#DCE5EE" filled="t" stroked="f" coordsize="21600,21600" o:gfxdata="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0k7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2" w:line="240" w:lineRule="auto"/>
                          <w:rPr>
                            <w:color w:val="000000"/>
                            <w:sz w:val="16"/>
                          </w:rPr>
                        </w:pPr>
                      </w:p>
                      <w:p>
                        <w:pPr>
                          <w:spacing w:before="0"/>
                          <w:ind w:left="263" w:right="0" w:firstLine="0"/>
                          <w:jc w:val="left"/>
                          <w:rPr>
                            <w:rFonts w:ascii="Century Gothic"/>
                            <w:b/>
                            <w:color w:val="000000"/>
                            <w:sz w:val="14"/>
                          </w:rPr>
                        </w:pPr>
                        <w:r>
                          <w:rPr>
                            <w:rFonts w:ascii="Century Gothic"/>
                            <w:b/>
                            <w:color w:val="000000"/>
                            <w:spacing w:val="-5"/>
                            <w:sz w:val="14"/>
                          </w:rPr>
                          <w:t>11%</w:t>
                        </w:r>
                      </w:p>
                    </w:txbxContent>
                  </v:textbox>
                </v:shape>
                <w10:wrap type="topAndBottom"/>
              </v:group>
            </w:pict>
          </mc:Fallback>
        </mc:AlternateContent>
      </w:r>
      <w:r>
        <mc:AlternateContent>
          <mc:Choice Requires="wpg">
            <w:drawing>
              <wp:anchor distT="0" distB="0" distL="114300" distR="114300" simplePos="0" relativeHeight="251896832" behindDoc="1" locked="0" layoutInCell="1" allowOverlap="1">
                <wp:simplePos x="0" y="0"/>
                <wp:positionH relativeFrom="page">
                  <wp:posOffset>2080260</wp:posOffset>
                </wp:positionH>
                <wp:positionV relativeFrom="paragraph">
                  <wp:posOffset>751205</wp:posOffset>
                </wp:positionV>
                <wp:extent cx="508635" cy="1441450"/>
                <wp:effectExtent l="0" t="635" r="12065" b="5715"/>
                <wp:wrapTopAndBottom/>
                <wp:docPr id="485" name="组合 485"/>
                <wp:cNvGraphicFramePr/>
                <a:graphic xmlns:a="http://schemas.openxmlformats.org/drawingml/2006/main">
                  <a:graphicData uri="http://schemas.microsoft.com/office/word/2010/wordprocessingGroup">
                    <wpg:wgp>
                      <wpg:cNvGrpSpPr/>
                      <wpg:grpSpPr>
                        <a:xfrm>
                          <a:off x="0" y="0"/>
                          <a:ext cx="508635" cy="1441450"/>
                          <a:chOff x="3276" y="1184"/>
                          <a:chExt cx="801" cy="2270"/>
                        </a:xfrm>
                      </wpg:grpSpPr>
                      <wps:wsp>
                        <wps:cNvPr id="486" name="矩形 364"/>
                        <wps:cNvSpPr/>
                        <wps:spPr>
                          <a:xfrm>
                            <a:off x="3276" y="1183"/>
                            <a:ext cx="801" cy="2043"/>
                          </a:xfrm>
                          <a:prstGeom prst="rect">
                            <a:avLst/>
                          </a:prstGeom>
                          <a:solidFill>
                            <a:srgbClr val="DCE5EE"/>
                          </a:solidFill>
                          <a:ln>
                            <a:noFill/>
                          </a:ln>
                        </wps:spPr>
                        <wps:bodyPr upright="1"/>
                      </wps:wsp>
                      <wps:wsp>
                        <wps:cNvPr id="487" name="矩形 365"/>
                        <wps:cNvSpPr/>
                        <wps:spPr>
                          <a:xfrm>
                            <a:off x="3276" y="3226"/>
                            <a:ext cx="801" cy="227"/>
                          </a:xfrm>
                          <a:prstGeom prst="rect">
                            <a:avLst/>
                          </a:prstGeom>
                          <a:solidFill>
                            <a:srgbClr val="FF7A00"/>
                          </a:solidFill>
                          <a:ln>
                            <a:noFill/>
                          </a:ln>
                        </wps:spPr>
                        <wps:bodyPr upright="1"/>
                      </wps:wsp>
                      <wps:wsp>
                        <wps:cNvPr id="488" name="文本框 366"/>
                        <wps:cNvSpPr txBox="1"/>
                        <wps:spPr>
                          <a:xfrm>
                            <a:off x="3276" y="1183"/>
                            <a:ext cx="801" cy="2043"/>
                          </a:xfrm>
                          <a:prstGeom prst="rect">
                            <a:avLst/>
                          </a:prstGeom>
                          <a:solidFill>
                            <a:srgbClr val="DCE5EE"/>
                          </a:solidFill>
                          <a:ln>
                            <a:noFill/>
                          </a:ln>
                        </wps:spPr>
                        <wps:txbx>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9" w:line="240" w:lineRule="auto"/>
                                <w:rPr>
                                  <w:color w:val="000000"/>
                                  <w:sz w:val="17"/>
                                </w:rPr>
                              </w:pPr>
                            </w:p>
                            <w:p>
                              <w:pPr>
                                <w:spacing w:before="1"/>
                                <w:ind w:left="256" w:right="0" w:firstLine="0"/>
                                <w:jc w:val="left"/>
                                <w:rPr>
                                  <w:rFonts w:ascii="Century Gothic"/>
                                  <w:b/>
                                  <w:color w:val="000000"/>
                                  <w:sz w:val="14"/>
                                </w:rPr>
                              </w:pPr>
                              <w:r>
                                <w:rPr>
                                  <w:rFonts w:ascii="Century Gothic"/>
                                  <w:b/>
                                  <w:color w:val="000000"/>
                                  <w:spacing w:val="-5"/>
                                  <w:w w:val="105"/>
                                  <w:sz w:val="14"/>
                                </w:rPr>
                                <w:t>10%</w:t>
                              </w:r>
                            </w:p>
                          </w:txbxContent>
                        </wps:txbx>
                        <wps:bodyPr lIns="0" tIns="0" rIns="0" bIns="0" upright="1"/>
                      </wps:wsp>
                    </wpg:wgp>
                  </a:graphicData>
                </a:graphic>
              </wp:anchor>
            </w:drawing>
          </mc:Choice>
          <mc:Fallback>
            <w:pict>
              <v:group id="_x0000_s1026" o:spid="_x0000_s1026" o:spt="203" style="position:absolute;left:0pt;margin-left:163.8pt;margin-top:59.15pt;height:113.5pt;width:40.05pt;mso-position-horizontal-relative:page;mso-wrap-distance-bottom:0pt;mso-wrap-distance-top:0pt;z-index:-251419648;mso-width-relative:page;mso-height-relative:page;" coordorigin="3276,1184" coordsize="801,2270" o:gfxdata="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cR4f42gAAAAsBAAAPAAAAAAAAAAEAIAAAACIAAABkcnMvZG93bnJldi54bWxQSwECFAAUAAAA&#10;CACHTuJAkD5FAZcCAADbBwAADgAAAAAAAAABACAAAAApAQAAZHJzL2Uyb0RvYy54bWxQSwUGAAAA&#10;AAYABgBZAQAAMgYAAAAA&#10;">
                <o:lock v:ext="edit" aspectratio="f"/>
                <v:rect id="矩形 364" o:spid="_x0000_s1026" o:spt="1" style="position:absolute;left:3276;top:1183;height:2043;width:801;" fillcolor="#DCE5EE" filled="t" stroked="f" coordsize="21600,21600" o:gfxdata="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LRe0vQAA&#10;ANwAAAAPAAAAAAAAAAEAIAAAACIAAABkcnMvZG93bnJldi54bWxQSwECFAAUAAAACACHTuJAMy8F&#10;njsAAAA5AAAAEAAAAAAAAAABACAAAAAMAQAAZHJzL3NoYXBleG1sLnhtbFBLBQYAAAAABgAGAFsB&#10;AAC2AwAAAAA=&#10;">
                  <v:fill on="t" focussize="0,0"/>
                  <v:stroke on="f"/>
                  <v:imagedata o:title=""/>
                  <o:lock v:ext="edit" aspectratio="f"/>
                </v:rect>
                <v:rect id="矩形 365" o:spid="_x0000_s1026" o:spt="1" style="position:absolute;left:3276;top:3226;height:227;width:801;" fillcolor="#FF7A00" filled="t" stroked="f" coordsize="21600,21600" o:gfxdata="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GjjXm8AAAA&#10;3AAAAA8AAAAAAAAAAQAgAAAAIgAAAGRycy9kb3ducmV2LnhtbFBLAQIUABQAAAAIAIdO4kAzLwWe&#10;OwAAADkAAAAQAAAAAAAAAAEAIAAAAAsBAABkcnMvc2hhcGV4bWwueG1sUEsFBgAAAAAGAAYAWwEA&#10;ALUDAAAAAA==&#10;">
                  <v:fill on="t" focussize="0,0"/>
                  <v:stroke on="f"/>
                  <v:imagedata o:title=""/>
                  <o:lock v:ext="edit" aspectratio="f"/>
                </v:rect>
                <v:shape id="文本框 366" o:spid="_x0000_s1026" o:spt="202" type="#_x0000_t202" style="position:absolute;left:3276;top:1183;height:2043;width:801;" fillcolor="#DCE5EE" filled="t" stroked="f" coordsize="21600,21600" o:gfxdata="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tkM+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9" w:line="240" w:lineRule="auto"/>
                          <w:rPr>
                            <w:color w:val="000000"/>
                            <w:sz w:val="17"/>
                          </w:rPr>
                        </w:pPr>
                      </w:p>
                      <w:p>
                        <w:pPr>
                          <w:spacing w:before="1"/>
                          <w:ind w:left="256" w:right="0" w:firstLine="0"/>
                          <w:jc w:val="left"/>
                          <w:rPr>
                            <w:rFonts w:ascii="Century Gothic"/>
                            <w:b/>
                            <w:color w:val="000000"/>
                            <w:sz w:val="14"/>
                          </w:rPr>
                        </w:pPr>
                        <w:r>
                          <w:rPr>
                            <w:rFonts w:ascii="Century Gothic"/>
                            <w:b/>
                            <w:color w:val="000000"/>
                            <w:spacing w:val="-5"/>
                            <w:w w:val="105"/>
                            <w:sz w:val="14"/>
                          </w:rPr>
                          <w:t>10%</w:t>
                        </w:r>
                      </w:p>
                    </w:txbxContent>
                  </v:textbox>
                </v:shape>
                <w10:wrap type="topAndBottom"/>
              </v:group>
            </w:pict>
          </mc:Fallback>
        </mc:AlternateContent>
      </w:r>
      <w:r>
        <mc:AlternateContent>
          <mc:Choice Requires="wpg">
            <w:drawing>
              <wp:anchor distT="0" distB="0" distL="114300" distR="114300" simplePos="0" relativeHeight="251897856" behindDoc="1" locked="0" layoutInCell="1" allowOverlap="1">
                <wp:simplePos x="0" y="0"/>
                <wp:positionH relativeFrom="page">
                  <wp:posOffset>2821305</wp:posOffset>
                </wp:positionH>
                <wp:positionV relativeFrom="paragraph">
                  <wp:posOffset>751205</wp:posOffset>
                </wp:positionV>
                <wp:extent cx="508635" cy="1441450"/>
                <wp:effectExtent l="0" t="635" r="12065" b="5715"/>
                <wp:wrapTopAndBottom/>
                <wp:docPr id="489" name="组合 489"/>
                <wp:cNvGraphicFramePr/>
                <a:graphic xmlns:a="http://schemas.openxmlformats.org/drawingml/2006/main">
                  <a:graphicData uri="http://schemas.microsoft.com/office/word/2010/wordprocessingGroup">
                    <wpg:wgp>
                      <wpg:cNvGrpSpPr/>
                      <wpg:grpSpPr>
                        <a:xfrm>
                          <a:off x="0" y="0"/>
                          <a:ext cx="508635" cy="1441450"/>
                          <a:chOff x="4443" y="1184"/>
                          <a:chExt cx="801" cy="2270"/>
                        </a:xfrm>
                      </wpg:grpSpPr>
                      <wps:wsp>
                        <wps:cNvPr id="490" name="矩形 368"/>
                        <wps:cNvSpPr/>
                        <wps:spPr>
                          <a:xfrm>
                            <a:off x="4443" y="1183"/>
                            <a:ext cx="801" cy="2088"/>
                          </a:xfrm>
                          <a:prstGeom prst="rect">
                            <a:avLst/>
                          </a:prstGeom>
                          <a:solidFill>
                            <a:srgbClr val="DCE5EE"/>
                          </a:solidFill>
                          <a:ln>
                            <a:noFill/>
                          </a:ln>
                        </wps:spPr>
                        <wps:bodyPr upright="1"/>
                      </wps:wsp>
                      <wps:wsp>
                        <wps:cNvPr id="491" name="矩形 369"/>
                        <wps:cNvSpPr/>
                        <wps:spPr>
                          <a:xfrm>
                            <a:off x="4443" y="3271"/>
                            <a:ext cx="801" cy="182"/>
                          </a:xfrm>
                          <a:prstGeom prst="rect">
                            <a:avLst/>
                          </a:prstGeom>
                          <a:solidFill>
                            <a:srgbClr val="FF7A00"/>
                          </a:solidFill>
                          <a:ln>
                            <a:noFill/>
                          </a:ln>
                        </wps:spPr>
                        <wps:bodyPr upright="1"/>
                      </wps:wsp>
                      <wps:wsp>
                        <wps:cNvPr id="492" name="文本框 370"/>
                        <wps:cNvSpPr txBox="1"/>
                        <wps:spPr>
                          <a:xfrm>
                            <a:off x="4443" y="1183"/>
                            <a:ext cx="801" cy="2088"/>
                          </a:xfrm>
                          <a:prstGeom prst="rect">
                            <a:avLst/>
                          </a:prstGeom>
                          <a:solidFill>
                            <a:srgbClr val="DCE5EE"/>
                          </a:solidFill>
                          <a:ln>
                            <a:noFill/>
                          </a:ln>
                        </wps:spPr>
                        <wps:txbx>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wps:txbx>
                        <wps:bodyPr lIns="0" tIns="0" rIns="0" bIns="0" upright="1"/>
                      </wps:wsp>
                    </wpg:wgp>
                  </a:graphicData>
                </a:graphic>
              </wp:anchor>
            </w:drawing>
          </mc:Choice>
          <mc:Fallback>
            <w:pict>
              <v:group id="_x0000_s1026" o:spid="_x0000_s1026" o:spt="203" style="position:absolute;left:0pt;margin-left:222.15pt;margin-top:59.15pt;height:113.5pt;width:40.05pt;mso-position-horizontal-relative:page;mso-wrap-distance-bottom:0pt;mso-wrap-distance-top:0pt;z-index:-251418624;mso-width-relative:page;mso-height-relative:page;" coordorigin="4443,1184" coordsize="801,2270" o:gfxdata="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BUQKxe2gAAAAsBAAAPAAAAAAAAAAEAIAAAACIAAABkcnMvZG93bnJldi54bWxQSwEC&#10;FAAUAAAACACHTuJAVEotx50CAADbBwAADgAAAAAAAAABACAAAAApAQAAZHJzL2Uyb0RvYy54bWxQ&#10;SwUGAAAAAAYABgBZAQAAOAYAAAAA&#10;">
                <o:lock v:ext="edit" aspectratio="f"/>
                <v:rect id="矩形 368" o:spid="_x0000_s1026" o:spt="1" style="position:absolute;left:4443;top:1183;height:2088;width:801;" fillcolor="#DCE5EE" filled="t" stroked="f" coordsize="21600,21600" o:gfxdata="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VG8hrsAAADc&#10;AAAADwAAAAAAAAABACAAAAAiAAAAZHJzL2Rvd25yZXYueG1sUEsBAhQAFAAAAAgAh07iQDMvBZ47&#10;AAAAOQAAABAAAAAAAAAAAQAgAAAACgEAAGRycy9zaGFwZXhtbC54bWxQSwUGAAAAAAYABgBbAQAA&#10;tAMAAAAA&#10;">
                  <v:fill on="t" focussize="0,0"/>
                  <v:stroke on="f"/>
                  <v:imagedata o:title=""/>
                  <o:lock v:ext="edit" aspectratio="f"/>
                </v:rect>
                <v:rect id="矩形 369" o:spid="_x0000_s1026" o:spt="1" style="position:absolute;left:4443;top:3271;height:182;width:801;" fillcolor="#FF7A00" filled="t" stroked="f" coordsize="21600,21600" o:gfxdata="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fJku8AAAA&#10;3AAAAA8AAAAAAAAAAQAgAAAAIgAAAGRycy9kb3ducmV2LnhtbFBLAQIUABQAAAAIAIdO4kAzLwWe&#10;OwAAADkAAAAQAAAAAAAAAAEAIAAAAAsBAABkcnMvc2hhcGV4bWwueG1sUEsFBgAAAAAGAAYAWwEA&#10;ALUDAAAAAA==&#10;">
                  <v:fill on="t" focussize="0,0"/>
                  <v:stroke on="f"/>
                  <v:imagedata o:title=""/>
                  <o:lock v:ext="edit" aspectratio="f"/>
                </v:rect>
                <v:shape id="文本框 370" o:spid="_x0000_s1026" o:spt="202" type="#_x0000_t202" style="position:absolute;left:4443;top:1183;height:2088;width:801;" fillcolor="#DCE5EE" filled="t" stroked="f" coordsize="21600,21600" o:gfxdata="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fiCb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v:textbox>
                </v:shape>
                <w10:wrap type="topAndBottom"/>
              </v:group>
            </w:pict>
          </mc:Fallback>
        </mc:AlternateContent>
      </w:r>
      <w:r>
        <mc:AlternateContent>
          <mc:Choice Requires="wpg">
            <w:drawing>
              <wp:anchor distT="0" distB="0" distL="114300" distR="114300" simplePos="0" relativeHeight="251897856" behindDoc="1" locked="0" layoutInCell="1" allowOverlap="1">
                <wp:simplePos x="0" y="0"/>
                <wp:positionH relativeFrom="page">
                  <wp:posOffset>3562350</wp:posOffset>
                </wp:positionH>
                <wp:positionV relativeFrom="paragraph">
                  <wp:posOffset>751205</wp:posOffset>
                </wp:positionV>
                <wp:extent cx="508635" cy="1441450"/>
                <wp:effectExtent l="0" t="635" r="12065" b="5715"/>
                <wp:wrapTopAndBottom/>
                <wp:docPr id="493" name="组合 493"/>
                <wp:cNvGraphicFramePr/>
                <a:graphic xmlns:a="http://schemas.openxmlformats.org/drawingml/2006/main">
                  <a:graphicData uri="http://schemas.microsoft.com/office/word/2010/wordprocessingGroup">
                    <wpg:wgp>
                      <wpg:cNvGrpSpPr/>
                      <wpg:grpSpPr>
                        <a:xfrm>
                          <a:off x="0" y="0"/>
                          <a:ext cx="508635" cy="1441450"/>
                          <a:chOff x="5610" y="1184"/>
                          <a:chExt cx="801" cy="2270"/>
                        </a:xfrm>
                      </wpg:grpSpPr>
                      <wps:wsp>
                        <wps:cNvPr id="494" name="矩形 372"/>
                        <wps:cNvSpPr/>
                        <wps:spPr>
                          <a:xfrm>
                            <a:off x="5610" y="1183"/>
                            <a:ext cx="801" cy="2088"/>
                          </a:xfrm>
                          <a:prstGeom prst="rect">
                            <a:avLst/>
                          </a:prstGeom>
                          <a:solidFill>
                            <a:srgbClr val="DCE5EE"/>
                          </a:solidFill>
                          <a:ln>
                            <a:noFill/>
                          </a:ln>
                        </wps:spPr>
                        <wps:bodyPr upright="1"/>
                      </wps:wsp>
                      <wps:wsp>
                        <wps:cNvPr id="495" name="矩形 373"/>
                        <wps:cNvSpPr/>
                        <wps:spPr>
                          <a:xfrm>
                            <a:off x="5610" y="3271"/>
                            <a:ext cx="801" cy="182"/>
                          </a:xfrm>
                          <a:prstGeom prst="rect">
                            <a:avLst/>
                          </a:prstGeom>
                          <a:solidFill>
                            <a:srgbClr val="FF7A00"/>
                          </a:solidFill>
                          <a:ln>
                            <a:noFill/>
                          </a:ln>
                        </wps:spPr>
                        <wps:bodyPr upright="1"/>
                      </wps:wsp>
                      <wps:wsp>
                        <wps:cNvPr id="496" name="文本框 374"/>
                        <wps:cNvSpPr txBox="1"/>
                        <wps:spPr>
                          <a:xfrm>
                            <a:off x="5610" y="1183"/>
                            <a:ext cx="801" cy="2088"/>
                          </a:xfrm>
                          <a:prstGeom prst="rect">
                            <a:avLst/>
                          </a:prstGeom>
                          <a:solidFill>
                            <a:srgbClr val="DCE5EE"/>
                          </a:solidFill>
                          <a:ln>
                            <a:noFill/>
                          </a:ln>
                        </wps:spPr>
                        <wps:txbx>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wps:txbx>
                        <wps:bodyPr lIns="0" tIns="0" rIns="0" bIns="0" upright="1"/>
                      </wps:wsp>
                    </wpg:wgp>
                  </a:graphicData>
                </a:graphic>
              </wp:anchor>
            </w:drawing>
          </mc:Choice>
          <mc:Fallback>
            <w:pict>
              <v:group id="_x0000_s1026" o:spid="_x0000_s1026" o:spt="203" style="position:absolute;left:0pt;margin-left:280.5pt;margin-top:59.15pt;height:113.5pt;width:40.05pt;mso-position-horizontal-relative:page;mso-wrap-distance-bottom:0pt;mso-wrap-distance-top:0pt;z-index:-251418624;mso-width-relative:page;mso-height-relative:page;" coordorigin="5610,1184" coordsize="801,2270" o:gfxdata="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l&#10;+0CU2gAAAAsBAAAPAAAAAAAAAAEAIAAAACIAAABkcnMvZG93bnJldi54bWxQSwECFAAUAAAACACH&#10;TuJAFs+ZsJQCAADbBwAADgAAAAAAAAABACAAAAApAQAAZHJzL2Uyb0RvYy54bWxQSwUGAAAAAAYA&#10;BgBZAQAALwYAAAAA&#10;">
                <o:lock v:ext="edit" aspectratio="f"/>
                <v:rect id="矩形 372" o:spid="_x0000_s1026" o:spt="1" style="position:absolute;left:5610;top:1183;height:2088;width:801;" fillcolor="#DCE5EE" filled="t" stroked="f" coordsize="21600,21600" o:gfxdata="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quoW/&#10;AAAA3AAAAA8AAAAAAAAAAQAgAAAAIgAAAGRycy9kb3ducmV2LnhtbFBLAQIUABQAAAAIAIdO4kAz&#10;LwWeOwAAADkAAAAQAAAAAAAAAAEAIAAAAA4BAABkcnMvc2hhcGV4bWwueG1sUEsFBgAAAAAGAAYA&#10;WwEAALgDAAAAAA==&#10;">
                  <v:fill on="t" focussize="0,0"/>
                  <v:stroke on="f"/>
                  <v:imagedata o:title=""/>
                  <o:lock v:ext="edit" aspectratio="f"/>
                </v:rect>
                <v:rect id="矩形 373" o:spid="_x0000_s1026" o:spt="1" style="position:absolute;left:5610;top:3271;height:182;width:801;" fillcolor="#FF7A00" filled="t" stroked="f" coordsize="21600,21600" o:gfxdata="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kIEi8AAAA&#10;3AAAAA8AAAAAAAAAAQAgAAAAIgAAAGRycy9kb3ducmV2LnhtbFBLAQIUABQAAAAIAIdO4kAzLwWe&#10;OwAAADkAAAAQAAAAAAAAAAEAIAAAAAsBAABkcnMvc2hhcGV4bWwueG1sUEsFBgAAAAAGAAYAWwEA&#10;ALUDAAAAAA==&#10;">
                  <v:fill on="t" focussize="0,0"/>
                  <v:stroke on="f"/>
                  <v:imagedata o:title=""/>
                  <o:lock v:ext="edit" aspectratio="f"/>
                </v:rect>
                <v:shape id="文本框 374" o:spid="_x0000_s1026" o:spt="202" type="#_x0000_t202" style="position:absolute;left:5610;top:1183;height:2088;width:801;" fillcolor="#DCE5EE" filled="t" stroked="f" coordsize="21600,21600" o:gfxdata="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vOQK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v:textbox>
                </v:shape>
                <w10:wrap type="topAndBottom"/>
              </v:group>
            </w:pict>
          </mc:Fallback>
        </mc:AlternateContent>
      </w:r>
      <w:r>
        <mc:AlternateContent>
          <mc:Choice Requires="wpg">
            <w:drawing>
              <wp:anchor distT="0" distB="0" distL="114300" distR="114300" simplePos="0" relativeHeight="251898880" behindDoc="1" locked="0" layoutInCell="1" allowOverlap="1">
                <wp:simplePos x="0" y="0"/>
                <wp:positionH relativeFrom="page">
                  <wp:posOffset>4302760</wp:posOffset>
                </wp:positionH>
                <wp:positionV relativeFrom="paragraph">
                  <wp:posOffset>751205</wp:posOffset>
                </wp:positionV>
                <wp:extent cx="508635" cy="1441450"/>
                <wp:effectExtent l="635" t="635" r="11430" b="5715"/>
                <wp:wrapTopAndBottom/>
                <wp:docPr id="497" name="组合 497"/>
                <wp:cNvGraphicFramePr/>
                <a:graphic xmlns:a="http://schemas.openxmlformats.org/drawingml/2006/main">
                  <a:graphicData uri="http://schemas.microsoft.com/office/word/2010/wordprocessingGroup">
                    <wpg:wgp>
                      <wpg:cNvGrpSpPr/>
                      <wpg:grpSpPr>
                        <a:xfrm>
                          <a:off x="0" y="0"/>
                          <a:ext cx="508635" cy="1441450"/>
                          <a:chOff x="6777" y="1184"/>
                          <a:chExt cx="801" cy="2270"/>
                        </a:xfrm>
                      </wpg:grpSpPr>
                      <wps:wsp>
                        <wps:cNvPr id="498" name="矩形 376"/>
                        <wps:cNvSpPr/>
                        <wps:spPr>
                          <a:xfrm>
                            <a:off x="6776" y="1183"/>
                            <a:ext cx="801" cy="2088"/>
                          </a:xfrm>
                          <a:prstGeom prst="rect">
                            <a:avLst/>
                          </a:prstGeom>
                          <a:solidFill>
                            <a:srgbClr val="DCE5EE"/>
                          </a:solidFill>
                          <a:ln>
                            <a:noFill/>
                          </a:ln>
                        </wps:spPr>
                        <wps:bodyPr upright="1"/>
                      </wps:wsp>
                      <wps:wsp>
                        <wps:cNvPr id="499" name="矩形 377"/>
                        <wps:cNvSpPr/>
                        <wps:spPr>
                          <a:xfrm>
                            <a:off x="6776" y="3271"/>
                            <a:ext cx="801" cy="182"/>
                          </a:xfrm>
                          <a:prstGeom prst="rect">
                            <a:avLst/>
                          </a:prstGeom>
                          <a:solidFill>
                            <a:srgbClr val="FF7A00"/>
                          </a:solidFill>
                          <a:ln>
                            <a:noFill/>
                          </a:ln>
                        </wps:spPr>
                        <wps:bodyPr upright="1"/>
                      </wps:wsp>
                      <wps:wsp>
                        <wps:cNvPr id="500" name="文本框 378"/>
                        <wps:cNvSpPr txBox="1"/>
                        <wps:spPr>
                          <a:xfrm>
                            <a:off x="6776" y="1183"/>
                            <a:ext cx="801" cy="2088"/>
                          </a:xfrm>
                          <a:prstGeom prst="rect">
                            <a:avLst/>
                          </a:prstGeom>
                          <a:solidFill>
                            <a:srgbClr val="DCE5EE"/>
                          </a:solidFill>
                          <a:ln>
                            <a:noFill/>
                          </a:ln>
                        </wps:spPr>
                        <wps:txbx>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wps:txbx>
                        <wps:bodyPr lIns="0" tIns="0" rIns="0" bIns="0" upright="1"/>
                      </wps:wsp>
                    </wpg:wgp>
                  </a:graphicData>
                </a:graphic>
              </wp:anchor>
            </w:drawing>
          </mc:Choice>
          <mc:Fallback>
            <w:pict>
              <v:group id="_x0000_s1026" o:spid="_x0000_s1026" o:spt="203" style="position:absolute;left:0pt;margin-left:338.8pt;margin-top:59.15pt;height:113.5pt;width:40.05pt;mso-position-horizontal-relative:page;mso-wrap-distance-bottom:0pt;mso-wrap-distance-top:0pt;z-index:-251417600;mso-width-relative:page;mso-height-relative:page;" coordorigin="6777,1184" coordsize="801,2270" o:gfxdata="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t9eRMtsAAAALAQAADwAAAAAAAAABACAAAAAiAAAAZHJzL2Rvd25yZXYueG1sUEsBAhQAFAAA&#10;AAgAh07iQItRiJmXAgAA2wcAAA4AAAAAAAAAAQAgAAAAKgEAAGRycy9lMm9Eb2MueG1sUEsFBgAA&#10;AAAGAAYAWQEAADMGAAAAAA==&#10;">
                <o:lock v:ext="edit" aspectratio="f"/>
                <v:rect id="矩形 376" o:spid="_x0000_s1026" o:spt="1" style="position:absolute;left:6776;top:1183;height:2088;width:801;" fillcolor="#DCE5EE" filled="t" stroked="f" coordsize="21600,21600" o:gfxdata="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yewgLsAAADc&#10;AAAADwAAAAAAAAABACAAAAAiAAAAZHJzL2Rvd25yZXYueG1sUEsBAhQAFAAAAAgAh07iQDMvBZ47&#10;AAAAOQAAABAAAAAAAAAAAQAgAAAACgEAAGRycy9zaGFwZXhtbC54bWxQSwUGAAAAAAYABgBbAQAA&#10;tAMAAAAA&#10;">
                  <v:fill on="t" focussize="0,0"/>
                  <v:stroke on="f"/>
                  <v:imagedata o:title=""/>
                  <o:lock v:ext="edit" aspectratio="f"/>
                </v:rect>
                <v:rect id="矩形 377" o:spid="_x0000_s1026" o:spt="1" style="position:absolute;left:6776;top:3271;height:182;width:801;" fillcolor="#FF7A00" filled="t" stroked="f" coordsize="21600,21600" o:gfxdata="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pKk28AAAA&#10;3AAAAA8AAAAAAAAAAQAgAAAAIgAAAGRycy9kb3ducmV2LnhtbFBLAQIUABQAAAAIAIdO4kAzLwWe&#10;OwAAADkAAAAQAAAAAAAAAAEAIAAAAAsBAABkcnMvc2hhcGV4bWwueG1sUEsFBgAAAAAGAAYAWwEA&#10;ALUDAAAAAA==&#10;">
                  <v:fill on="t" focussize="0,0"/>
                  <v:stroke on="f"/>
                  <v:imagedata o:title=""/>
                  <o:lock v:ext="edit" aspectratio="f"/>
                </v:rect>
                <v:shape id="文本框 378" o:spid="_x0000_s1026" o:spt="202" type="#_x0000_t202" style="position:absolute;left:6776;top:1183;height:2088;width:801;" fillcolor="#DCE5EE" filled="t" stroked="f" coordsize="21600,21600" o:gfxdata="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8kP/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v:textbox>
                </v:shape>
                <w10:wrap type="topAndBottom"/>
              </v:group>
            </w:pict>
          </mc:Fallback>
        </mc:AlternateContent>
      </w:r>
      <w:r>
        <mc:AlternateContent>
          <mc:Choice Requires="wpg">
            <w:drawing>
              <wp:anchor distT="0" distB="0" distL="114300" distR="114300" simplePos="0" relativeHeight="251898880" behindDoc="1" locked="0" layoutInCell="1" allowOverlap="1">
                <wp:simplePos x="0" y="0"/>
                <wp:positionH relativeFrom="page">
                  <wp:posOffset>5066030</wp:posOffset>
                </wp:positionH>
                <wp:positionV relativeFrom="paragraph">
                  <wp:posOffset>751205</wp:posOffset>
                </wp:positionV>
                <wp:extent cx="508635" cy="1441450"/>
                <wp:effectExtent l="0" t="635" r="12065" b="5715"/>
                <wp:wrapTopAndBottom/>
                <wp:docPr id="501" name="组合 501"/>
                <wp:cNvGraphicFramePr/>
                <a:graphic xmlns:a="http://schemas.openxmlformats.org/drawingml/2006/main">
                  <a:graphicData uri="http://schemas.microsoft.com/office/word/2010/wordprocessingGroup">
                    <wpg:wgp>
                      <wpg:cNvGrpSpPr/>
                      <wpg:grpSpPr>
                        <a:xfrm>
                          <a:off x="0" y="0"/>
                          <a:ext cx="508635" cy="1441450"/>
                          <a:chOff x="7978" y="1184"/>
                          <a:chExt cx="801" cy="2270"/>
                        </a:xfrm>
                      </wpg:grpSpPr>
                      <wps:wsp>
                        <wps:cNvPr id="502" name="矩形 380"/>
                        <wps:cNvSpPr/>
                        <wps:spPr>
                          <a:xfrm>
                            <a:off x="7978" y="1183"/>
                            <a:ext cx="801" cy="2088"/>
                          </a:xfrm>
                          <a:prstGeom prst="rect">
                            <a:avLst/>
                          </a:prstGeom>
                          <a:solidFill>
                            <a:srgbClr val="DCE5EE"/>
                          </a:solidFill>
                          <a:ln>
                            <a:noFill/>
                          </a:ln>
                        </wps:spPr>
                        <wps:bodyPr upright="1"/>
                      </wps:wsp>
                      <wps:wsp>
                        <wps:cNvPr id="503" name="矩形 381"/>
                        <wps:cNvSpPr/>
                        <wps:spPr>
                          <a:xfrm>
                            <a:off x="7978" y="3271"/>
                            <a:ext cx="801" cy="182"/>
                          </a:xfrm>
                          <a:prstGeom prst="rect">
                            <a:avLst/>
                          </a:prstGeom>
                          <a:solidFill>
                            <a:srgbClr val="FF7A00"/>
                          </a:solidFill>
                          <a:ln>
                            <a:noFill/>
                          </a:ln>
                        </wps:spPr>
                        <wps:bodyPr upright="1"/>
                      </wps:wsp>
                      <wps:wsp>
                        <wps:cNvPr id="504" name="文本框 382"/>
                        <wps:cNvSpPr txBox="1"/>
                        <wps:spPr>
                          <a:xfrm>
                            <a:off x="7978" y="1183"/>
                            <a:ext cx="801" cy="2088"/>
                          </a:xfrm>
                          <a:prstGeom prst="rect">
                            <a:avLst/>
                          </a:prstGeom>
                          <a:solidFill>
                            <a:srgbClr val="DCE5EE"/>
                          </a:solidFill>
                          <a:ln>
                            <a:noFill/>
                          </a:ln>
                        </wps:spPr>
                        <wps:txbx>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wps:txbx>
                        <wps:bodyPr lIns="0" tIns="0" rIns="0" bIns="0" upright="1"/>
                      </wps:wsp>
                    </wpg:wgp>
                  </a:graphicData>
                </a:graphic>
              </wp:anchor>
            </w:drawing>
          </mc:Choice>
          <mc:Fallback>
            <w:pict>
              <v:group id="_x0000_s1026" o:spid="_x0000_s1026" o:spt="203" style="position:absolute;left:0pt;margin-left:398.9pt;margin-top:59.15pt;height:113.5pt;width:40.05pt;mso-position-horizontal-relative:page;mso-wrap-distance-bottom:0pt;mso-wrap-distance-top:0pt;z-index:-251417600;mso-width-relative:page;mso-height-relative:page;" coordorigin="7978,1184" coordsize="801,2270" o:gfxdata="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9YGjutsA&#10;AAALAQAADwAAAAAAAAABACAAAAAiAAAAZHJzL2Rvd25yZXYueG1sUEsBAhQAFAAAAAgAh07iQPhh&#10;DfiOAgAA2wcAAA4AAAAAAAAAAQAgAAAAKgEAAGRycy9lMm9Eb2MueG1sUEsFBgAAAAAGAAYAWQEA&#10;ACoGAAAAAA==&#10;">
                <o:lock v:ext="edit" aspectratio="f"/>
                <v:rect id="矩形 380" o:spid="_x0000_s1026" o:spt="1" style="position:absolute;left:7978;top:1183;height:2088;width:801;" fillcolor="#DCE5EE" filled="t" stroked="f" coordsize="21600,21600" o:gfxdata="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JB1wvQAA&#10;ANwAAAAPAAAAAAAAAAEAIAAAACIAAABkcnMvZG93bnJldi54bWxQSwECFAAUAAAACACHTuJAMy8F&#10;njsAAAA5AAAAEAAAAAAAAAABACAAAAAMAQAAZHJzL3NoYXBleG1sLnhtbFBLBQYAAAAABgAGAFsB&#10;AAC2AwAAAAA=&#10;">
                  <v:fill on="t" focussize="0,0"/>
                  <v:stroke on="f"/>
                  <v:imagedata o:title=""/>
                  <o:lock v:ext="edit" aspectratio="f"/>
                </v:rect>
                <v:rect id="矩形 381" o:spid="_x0000_s1026" o:spt="1" style="position:absolute;left:7978;top:3271;height:182;width:801;" fillcolor="#FF7A00" filled="t" stroked="f" coordsize="21600,21600" o:gfxdata="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qh728AAAA&#10;3AAAAA8AAAAAAAAAAQAgAAAAIgAAAGRycy9kb3ducmV2LnhtbFBLAQIUABQAAAAIAIdO4kAzLwWe&#10;OwAAADkAAAAQAAAAAAAAAAEAIAAAAAsBAABkcnMvc2hhcGV4bWwueG1sUEsFBgAAAAAGAAYAWwEA&#10;ALUDAAAAAA==&#10;">
                  <v:fill on="t" focussize="0,0"/>
                  <v:stroke on="f"/>
                  <v:imagedata o:title=""/>
                  <o:lock v:ext="edit" aspectratio="f"/>
                </v:rect>
                <v:shape id="文本框 382" o:spid="_x0000_s1026" o:spt="202" type="#_x0000_t202" style="position:absolute;left:7978;top:1183;height:2088;width:801;" fillcolor="#DCE5EE" filled="t" stroked="f" coordsize="21600,21600" o:gfxdata="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yUX8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v:textbox>
                </v:shape>
                <w10:wrap type="topAndBottom"/>
              </v:group>
            </w:pict>
          </mc:Fallback>
        </mc:AlternateContent>
      </w:r>
      <w:r>
        <mc:AlternateContent>
          <mc:Choice Requires="wpg">
            <w:drawing>
              <wp:anchor distT="0" distB="0" distL="114300" distR="114300" simplePos="0" relativeHeight="251899904" behindDoc="1" locked="0" layoutInCell="1" allowOverlap="1">
                <wp:simplePos x="0" y="0"/>
                <wp:positionH relativeFrom="page">
                  <wp:posOffset>5859780</wp:posOffset>
                </wp:positionH>
                <wp:positionV relativeFrom="paragraph">
                  <wp:posOffset>751205</wp:posOffset>
                </wp:positionV>
                <wp:extent cx="508635" cy="1441450"/>
                <wp:effectExtent l="635" t="635" r="11430" b="5715"/>
                <wp:wrapTopAndBottom/>
                <wp:docPr id="505" name="组合 505"/>
                <wp:cNvGraphicFramePr/>
                <a:graphic xmlns:a="http://schemas.openxmlformats.org/drawingml/2006/main">
                  <a:graphicData uri="http://schemas.microsoft.com/office/word/2010/wordprocessingGroup">
                    <wpg:wgp>
                      <wpg:cNvGrpSpPr/>
                      <wpg:grpSpPr>
                        <a:xfrm>
                          <a:off x="0" y="0"/>
                          <a:ext cx="508635" cy="1441450"/>
                          <a:chOff x="9229" y="1184"/>
                          <a:chExt cx="801" cy="2270"/>
                        </a:xfrm>
                      </wpg:grpSpPr>
                      <wps:wsp>
                        <wps:cNvPr id="506" name="矩形 384"/>
                        <wps:cNvSpPr/>
                        <wps:spPr>
                          <a:xfrm>
                            <a:off x="9228" y="1183"/>
                            <a:ext cx="801" cy="2088"/>
                          </a:xfrm>
                          <a:prstGeom prst="rect">
                            <a:avLst/>
                          </a:prstGeom>
                          <a:solidFill>
                            <a:srgbClr val="DCE5EE"/>
                          </a:solidFill>
                          <a:ln>
                            <a:noFill/>
                          </a:ln>
                        </wps:spPr>
                        <wps:bodyPr upright="1"/>
                      </wps:wsp>
                      <wps:wsp>
                        <wps:cNvPr id="507" name="矩形 385"/>
                        <wps:cNvSpPr/>
                        <wps:spPr>
                          <a:xfrm>
                            <a:off x="9228" y="3271"/>
                            <a:ext cx="801" cy="182"/>
                          </a:xfrm>
                          <a:prstGeom prst="rect">
                            <a:avLst/>
                          </a:prstGeom>
                          <a:solidFill>
                            <a:srgbClr val="FF7A00"/>
                          </a:solidFill>
                          <a:ln>
                            <a:noFill/>
                          </a:ln>
                        </wps:spPr>
                        <wps:bodyPr upright="1"/>
                      </wps:wsp>
                      <wps:wsp>
                        <wps:cNvPr id="508" name="文本框 386"/>
                        <wps:cNvSpPr txBox="1"/>
                        <wps:spPr>
                          <a:xfrm>
                            <a:off x="9228" y="1183"/>
                            <a:ext cx="801" cy="2088"/>
                          </a:xfrm>
                          <a:prstGeom prst="rect">
                            <a:avLst/>
                          </a:prstGeom>
                          <a:solidFill>
                            <a:srgbClr val="DCE5EE"/>
                          </a:solidFill>
                          <a:ln>
                            <a:noFill/>
                          </a:ln>
                        </wps:spPr>
                        <wps:txbx>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wps:txbx>
                        <wps:bodyPr lIns="0" tIns="0" rIns="0" bIns="0" upright="1"/>
                      </wps:wsp>
                    </wpg:wgp>
                  </a:graphicData>
                </a:graphic>
              </wp:anchor>
            </w:drawing>
          </mc:Choice>
          <mc:Fallback>
            <w:pict>
              <v:group id="_x0000_s1026" o:spid="_x0000_s1026" o:spt="203" style="position:absolute;left:0pt;margin-left:461.4pt;margin-top:59.15pt;height:113.5pt;width:40.05pt;mso-position-horizontal-relative:page;mso-wrap-distance-bottom:0pt;mso-wrap-distance-top:0pt;z-index:-251416576;mso-width-relative:page;mso-height-relative:page;" coordorigin="9229,1184" coordsize="801,2270" o:gfxdata="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VHWR59sAAAAMAQAADwAAAAAAAAABACAAAAAiAAAAZHJzL2Rvd25yZXYueG1sUEsBAhQAFAAAAAgA&#10;h07iQH8vKLuUAgAA2wcAAA4AAAAAAAAAAQAgAAAAKgEAAGRycy9lMm9Eb2MueG1sUEsFBgAAAAAG&#10;AAYAWQEAADAGAAAAAA==&#10;">
                <o:lock v:ext="edit" aspectratio="f"/>
                <v:rect id="矩形 384" o:spid="_x0000_s1026" o:spt="1" style="position:absolute;left:9228;top:1183;height:2088;width:801;" fillcolor="#DCE5EE" filled="t" stroked="f" coordsize="21600,21600" o:gfxdata="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fG3O/&#10;AAAA3AAAAA8AAAAAAAAAAQAgAAAAIgAAAGRycy9kb3ducmV2LnhtbFBLAQIUABQAAAAIAIdO4kAz&#10;LwWeOwAAADkAAAAQAAAAAAAAAAEAIAAAAA4BAABkcnMvc2hhcGV4bWwueG1sUEsFBgAAAAAGAAYA&#10;WwEAALgDAAAAAA==&#10;">
                  <v:fill on="t" focussize="0,0"/>
                  <v:stroke on="f"/>
                  <v:imagedata o:title=""/>
                  <o:lock v:ext="edit" aspectratio="f"/>
                </v:rect>
                <v:rect id="矩形 385" o:spid="_x0000_s1026" o:spt="1" style="position:absolute;left:9228;top:3271;height:182;width:801;" fillcolor="#FF7A00" filled="t" stroked="f" coordsize="21600,21600" o:gfxdata="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Rgb68AAAA&#10;3AAAAA8AAAAAAAAAAQAgAAAAIgAAAGRycy9kb3ducmV2LnhtbFBLAQIUABQAAAAIAIdO4kAzLwWe&#10;OwAAADkAAAAQAAAAAAAAAAEAIAAAAAsBAABkcnMvc2hhcGV4bWwueG1sUEsFBgAAAAAGAAYAWwEA&#10;ALUDAAAAAA==&#10;">
                  <v:fill on="t" focussize="0,0"/>
                  <v:stroke on="f"/>
                  <v:imagedata o:title=""/>
                  <o:lock v:ext="edit" aspectratio="f"/>
                </v:rect>
                <v:shape id="文本框 386" o:spid="_x0000_s1026" o:spt="202" type="#_x0000_t202" style="position:absolute;left:9228;top:1183;height:2088;width:801;" fillcolor="#DCE5EE" filled="t" stroked="f" coordsize="21600,21600" o:gfxdata="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hE/5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v:textbox>
                </v:shape>
                <w10:wrap type="topAndBottom"/>
              </v:group>
            </w:pict>
          </mc:Fallback>
        </mc:AlternateContent>
      </w:r>
      <w:r>
        <mc:AlternateContent>
          <mc:Choice Requires="wpg">
            <w:drawing>
              <wp:anchor distT="0" distB="0" distL="114300" distR="114300" simplePos="0" relativeHeight="251899904" behindDoc="1" locked="0" layoutInCell="1" allowOverlap="1">
                <wp:simplePos x="0" y="0"/>
                <wp:positionH relativeFrom="page">
                  <wp:posOffset>6606540</wp:posOffset>
                </wp:positionH>
                <wp:positionV relativeFrom="paragraph">
                  <wp:posOffset>751205</wp:posOffset>
                </wp:positionV>
                <wp:extent cx="508635" cy="1441450"/>
                <wp:effectExtent l="635" t="635" r="11430" b="5715"/>
                <wp:wrapTopAndBottom/>
                <wp:docPr id="509" name="组合 509"/>
                <wp:cNvGraphicFramePr/>
                <a:graphic xmlns:a="http://schemas.openxmlformats.org/drawingml/2006/main">
                  <a:graphicData uri="http://schemas.microsoft.com/office/word/2010/wordprocessingGroup">
                    <wpg:wgp>
                      <wpg:cNvGrpSpPr/>
                      <wpg:grpSpPr>
                        <a:xfrm>
                          <a:off x="0" y="0"/>
                          <a:ext cx="508635" cy="1441450"/>
                          <a:chOff x="10405" y="1184"/>
                          <a:chExt cx="801" cy="2270"/>
                        </a:xfrm>
                      </wpg:grpSpPr>
                      <wps:wsp>
                        <wps:cNvPr id="510" name="矩形 388"/>
                        <wps:cNvSpPr/>
                        <wps:spPr>
                          <a:xfrm>
                            <a:off x="10404" y="1183"/>
                            <a:ext cx="801" cy="2179"/>
                          </a:xfrm>
                          <a:prstGeom prst="rect">
                            <a:avLst/>
                          </a:prstGeom>
                          <a:solidFill>
                            <a:srgbClr val="DCE5EE"/>
                          </a:solidFill>
                          <a:ln>
                            <a:noFill/>
                          </a:ln>
                        </wps:spPr>
                        <wps:bodyPr upright="1"/>
                      </wps:wsp>
                      <wps:wsp>
                        <wps:cNvPr id="511" name="矩形 389"/>
                        <wps:cNvSpPr/>
                        <wps:spPr>
                          <a:xfrm>
                            <a:off x="10404" y="3362"/>
                            <a:ext cx="801" cy="91"/>
                          </a:xfrm>
                          <a:prstGeom prst="rect">
                            <a:avLst/>
                          </a:prstGeom>
                          <a:solidFill>
                            <a:srgbClr val="FF7A00"/>
                          </a:solidFill>
                          <a:ln>
                            <a:noFill/>
                          </a:ln>
                        </wps:spPr>
                        <wps:bodyPr upright="1"/>
                      </wps:wsp>
                      <wps:wsp>
                        <wps:cNvPr id="512" name="文本框 390"/>
                        <wps:cNvSpPr txBox="1"/>
                        <wps:spPr>
                          <a:xfrm>
                            <a:off x="10404" y="1183"/>
                            <a:ext cx="801" cy="2179"/>
                          </a:xfrm>
                          <a:prstGeom prst="rect">
                            <a:avLst/>
                          </a:prstGeom>
                          <a:noFill/>
                          <a:ln>
                            <a:noFill/>
                          </a:ln>
                        </wps:spPr>
                        <wps:txbx>
                          <w:txbxContent>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152"/>
                                <w:ind w:left="275" w:right="276" w:firstLine="0"/>
                                <w:jc w:val="center"/>
                                <w:rPr>
                                  <w:rFonts w:ascii="Century Gothic"/>
                                  <w:b/>
                                  <w:sz w:val="14"/>
                                </w:rPr>
                              </w:pPr>
                              <w:r>
                                <w:rPr>
                                  <w:rFonts w:ascii="Century Gothic"/>
                                  <w:b/>
                                  <w:spacing w:val="-5"/>
                                  <w:w w:val="110"/>
                                  <w:sz w:val="14"/>
                                </w:rPr>
                                <w:t>4%</w:t>
                              </w:r>
                            </w:p>
                          </w:txbxContent>
                        </wps:txbx>
                        <wps:bodyPr lIns="0" tIns="0" rIns="0" bIns="0" upright="1"/>
                      </wps:wsp>
                    </wpg:wgp>
                  </a:graphicData>
                </a:graphic>
              </wp:anchor>
            </w:drawing>
          </mc:Choice>
          <mc:Fallback>
            <w:pict>
              <v:group id="_x0000_s1026" o:spid="_x0000_s1026" o:spt="203" style="position:absolute;left:0pt;margin-left:520.2pt;margin-top:59.15pt;height:113.5pt;width:40.05pt;mso-position-horizontal-relative:page;mso-wrap-distance-bottom:0pt;mso-wrap-distance-top:0pt;z-index:-251416576;mso-width-relative:page;mso-height-relative:page;" coordorigin="10405,1184" coordsize="801,2270" o:gfxdata="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hhPF89sAAAANAQAADwAAAAAAAAABACAAAAAiAAAAZHJzL2Rvd25yZXYueG1s&#10;UEsBAhQAFAAAAAgAh07iQGpIO2CgAgAAtQcAAA4AAAAAAAAAAQAgAAAAKgEAAGRycy9lMm9Eb2Mu&#10;eG1sUEsFBgAAAAAGAAYAWQEAADwGAAAAAA==&#10;">
                <o:lock v:ext="edit" aspectratio="f"/>
                <v:rect id="矩形 388" o:spid="_x0000_s1026" o:spt="1" style="position:absolute;left:10404;top:1183;height:2179;width:801;" fillcolor="#DCE5EE" filled="t" stroked="f" coordsize="21600,21600" o:gfxdata="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7BBugAAANwA&#10;AAAPAAAAAAAAAAEAIAAAACIAAABkcnMvZG93bnJldi54bWxQSwECFAAUAAAACACHTuJAMy8FnjsA&#10;AAA5AAAAEAAAAAAAAAABACAAAAAJAQAAZHJzL3NoYXBleG1sLnhtbFBLBQYAAAAABgAGAFsBAACz&#10;AwAAAAA=&#10;">
                  <v:fill on="t" focussize="0,0"/>
                  <v:stroke on="f"/>
                  <v:imagedata o:title=""/>
                  <o:lock v:ext="edit" aspectratio="f"/>
                </v:rect>
                <v:rect id="矩形 389" o:spid="_x0000_s1026" o:spt="1" style="position:absolute;left:10404;top:3362;height:91;width:801;" fillcolor="#FF7A00" filled="t" stroked="f" coordsize="21600,21600" o:gfxdata="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Koy8AAAA&#10;3AAAAA8AAAAAAAAAAQAgAAAAIgAAAGRycy9kb3ducmV2LnhtbFBLAQIUABQAAAAIAIdO4kAzLwWe&#10;OwAAADkAAAAQAAAAAAAAAAEAIAAAAAsBAABkcnMvc2hhcGV4bWwueG1sUEsFBgAAAAAGAAYAWwEA&#10;ALUDAAAAAA==&#10;">
                  <v:fill on="t" focussize="0,0"/>
                  <v:stroke on="f"/>
                  <v:imagedata o:title=""/>
                  <o:lock v:ext="edit" aspectratio="f"/>
                </v:rect>
                <v:shape id="文本框 390" o:spid="_x0000_s1026" o:spt="202" type="#_x0000_t202" style="position:absolute;left:10404;top:1183;height:2179;width:801;" filled="f" stroked="f" coordsize="21600,21600" o:gfxdata="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khXS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152"/>
                          <w:ind w:left="275" w:right="276" w:firstLine="0"/>
                          <w:jc w:val="center"/>
                          <w:rPr>
                            <w:rFonts w:ascii="Century Gothic"/>
                            <w:b/>
                            <w:sz w:val="14"/>
                          </w:rPr>
                        </w:pPr>
                        <w:r>
                          <w:rPr>
                            <w:rFonts w:ascii="Century Gothic"/>
                            <w:b/>
                            <w:spacing w:val="-5"/>
                            <w:w w:val="110"/>
                            <w:sz w:val="14"/>
                          </w:rPr>
                          <w:t>4%</w:t>
                        </w:r>
                      </w:p>
                    </w:txbxContent>
                  </v:textbox>
                </v:shape>
                <w10:wrap type="topAndBottom"/>
              </v:group>
            </w:pict>
          </mc:Fallback>
        </mc:AlternateContent>
      </w:r>
    </w:p>
    <w:p>
      <w:pPr>
        <w:pStyle w:val="6"/>
        <w:spacing w:before="5"/>
      </w:pPr>
    </w:p>
    <w:p>
      <w:pPr>
        <w:pStyle w:val="6"/>
        <w:spacing w:before="8"/>
        <w:rPr>
          <w:sz w:val="5"/>
        </w:rPr>
      </w:pPr>
    </w:p>
    <w:p>
      <w:pPr>
        <w:spacing w:after="0"/>
        <w:rPr>
          <w:sz w:val="5"/>
        </w:rPr>
        <w:sectPr>
          <w:pgSz w:w="12240" w:h="15840"/>
          <w:pgMar w:top="1220" w:right="0" w:bottom="860" w:left="520" w:header="0" w:footer="675" w:gutter="0"/>
          <w:cols w:space="720" w:num="1"/>
        </w:sectPr>
      </w:pPr>
    </w:p>
    <w:p>
      <w:pPr>
        <w:spacing w:before="84" w:line="235" w:lineRule="auto"/>
        <w:ind w:left="336" w:right="0" w:firstLine="0"/>
        <w:jc w:val="center"/>
        <w:rPr>
          <w:color w:val="231F37"/>
          <w:w w:val="115"/>
          <w:sz w:val="13"/>
        </w:rPr>
      </w:pPr>
      <w:r>
        <w:rPr>
          <w:color w:val="231F37"/>
          <w:spacing w:val="-2"/>
          <w:w w:val="115"/>
          <w:sz w:val="13"/>
        </w:rPr>
        <w:t>Skill</w:t>
      </w:r>
      <w:r>
        <w:rPr>
          <w:color w:val="231F37"/>
          <w:spacing w:val="-7"/>
          <w:w w:val="115"/>
          <w:sz w:val="13"/>
        </w:rPr>
        <w:t xml:space="preserve"> </w:t>
      </w:r>
      <w:r>
        <w:rPr>
          <w:color w:val="231F37"/>
          <w:spacing w:val="-2"/>
          <w:w w:val="115"/>
          <w:sz w:val="13"/>
        </w:rPr>
        <w:t>gaps/</w:t>
      </w:r>
      <w:r>
        <w:rPr>
          <w:color w:val="231F37"/>
          <w:spacing w:val="-6"/>
          <w:w w:val="115"/>
          <w:sz w:val="13"/>
        </w:rPr>
        <w:t xml:space="preserve"> </w:t>
      </w:r>
      <w:r>
        <w:rPr>
          <w:color w:val="231F37"/>
          <w:spacing w:val="-2"/>
          <w:w w:val="115"/>
          <w:sz w:val="13"/>
        </w:rPr>
        <w:t>shortage</w:t>
      </w:r>
      <w:r>
        <w:rPr>
          <w:color w:val="231F37"/>
          <w:spacing w:val="40"/>
          <w:w w:val="115"/>
          <w:sz w:val="13"/>
        </w:rPr>
        <w:t xml:space="preserve"> </w:t>
      </w:r>
      <w:r>
        <w:rPr>
          <w:color w:val="231F37"/>
          <w:spacing w:val="-2"/>
          <w:w w:val="115"/>
          <w:sz w:val="13"/>
        </w:rPr>
        <w:t>(e.g.,</w:t>
      </w:r>
      <w:r>
        <w:rPr>
          <w:color w:val="231F37"/>
          <w:spacing w:val="-5"/>
          <w:w w:val="115"/>
          <w:sz w:val="13"/>
        </w:rPr>
        <w:t xml:space="preserve"> </w:t>
      </w:r>
      <w:r>
        <w:rPr>
          <w:color w:val="231F37"/>
          <w:spacing w:val="-2"/>
          <w:w w:val="115"/>
          <w:sz w:val="13"/>
        </w:rPr>
        <w:t>finding</w:t>
      </w:r>
      <w:r>
        <w:rPr>
          <w:color w:val="231F37"/>
          <w:spacing w:val="-5"/>
          <w:w w:val="115"/>
          <w:sz w:val="13"/>
        </w:rPr>
        <w:t xml:space="preserve"> </w:t>
      </w:r>
      <w:r>
        <w:rPr>
          <w:color w:val="231F37"/>
          <w:spacing w:val="-2"/>
          <w:w w:val="115"/>
          <w:sz w:val="13"/>
        </w:rPr>
        <w:t>future</w:t>
      </w:r>
      <w:r>
        <w:rPr>
          <w:color w:val="231F37"/>
          <w:spacing w:val="40"/>
          <w:w w:val="115"/>
          <w:sz w:val="13"/>
        </w:rPr>
        <w:t xml:space="preserve"> </w:t>
      </w:r>
      <w:r>
        <w:rPr>
          <w:color w:val="231F37"/>
          <w:w w:val="115"/>
          <w:sz w:val="13"/>
        </w:rPr>
        <w:t>staff) &amp; lack of</w:t>
      </w:r>
      <w:r>
        <w:rPr>
          <w:color w:val="231F37"/>
          <w:spacing w:val="40"/>
          <w:w w:val="115"/>
          <w:sz w:val="13"/>
        </w:rPr>
        <w:t xml:space="preserve"> </w:t>
      </w:r>
      <w:r>
        <w:rPr>
          <w:color w:val="231F37"/>
          <w:w w:val="115"/>
          <w:sz w:val="13"/>
        </w:rPr>
        <w:t>knowledge</w:t>
      </w:r>
      <w:r>
        <w:rPr>
          <w:color w:val="231F37"/>
          <w:spacing w:val="-9"/>
          <w:w w:val="115"/>
          <w:sz w:val="13"/>
        </w:rPr>
        <w:t xml:space="preserve"> </w:t>
      </w:r>
      <w:r>
        <w:rPr>
          <w:color w:val="231F37"/>
          <w:w w:val="115"/>
          <w:sz w:val="13"/>
        </w:rPr>
        <w:t>(e.g.,</w:t>
      </w:r>
      <w:r>
        <w:rPr>
          <w:color w:val="231F37"/>
          <w:spacing w:val="40"/>
          <w:w w:val="115"/>
          <w:sz w:val="13"/>
        </w:rPr>
        <w:t xml:space="preserve"> </w:t>
      </w:r>
      <w:r>
        <w:rPr>
          <w:color w:val="231F37"/>
          <w:w w:val="115"/>
          <w:sz w:val="13"/>
        </w:rPr>
        <w:t>current</w:t>
      </w:r>
      <w:r>
        <w:rPr>
          <w:color w:val="231F37"/>
          <w:spacing w:val="-9"/>
          <w:w w:val="115"/>
          <w:sz w:val="13"/>
        </w:rPr>
        <w:t xml:space="preserve"> </w:t>
      </w:r>
      <w:r>
        <w:rPr>
          <w:color w:val="231F37"/>
          <w:w w:val="115"/>
          <w:sz w:val="13"/>
        </w:rPr>
        <w:t>staff)</w:t>
      </w:r>
    </w:p>
    <w:p>
      <w:pPr>
        <w:spacing w:before="84" w:line="235" w:lineRule="auto"/>
        <w:ind w:left="336" w:right="0" w:firstLine="0"/>
        <w:jc w:val="center"/>
        <w:rPr>
          <w:color w:val="231F37"/>
          <w:w w:val="115"/>
          <w:sz w:val="13"/>
        </w:rPr>
      </w:pPr>
      <w:r>
        <w:rPr>
          <w:rFonts w:hint="eastAsia"/>
          <w:color w:val="231F37"/>
          <w:w w:val="115"/>
          <w:sz w:val="13"/>
        </w:rPr>
        <w:t>技能差距/短缺（例如，寻找未来的员工）和缺乏知识（例如，现有员工）</w:t>
      </w:r>
    </w:p>
    <w:p>
      <w:pPr>
        <w:spacing w:before="84" w:line="235" w:lineRule="auto"/>
        <w:ind w:left="125" w:right="0" w:firstLine="1"/>
        <w:jc w:val="center"/>
        <w:rPr>
          <w:sz w:val="13"/>
        </w:rPr>
      </w:pPr>
      <w:r>
        <w:br w:type="column"/>
      </w:r>
      <w:r>
        <w:rPr>
          <w:color w:val="231F37"/>
          <w:spacing w:val="-2"/>
          <w:w w:val="115"/>
          <w:sz w:val="13"/>
        </w:rPr>
        <w:t>Resource</w:t>
      </w:r>
      <w:r>
        <w:rPr>
          <w:color w:val="231F37"/>
          <w:spacing w:val="40"/>
          <w:w w:val="115"/>
          <w:sz w:val="13"/>
        </w:rPr>
        <w:t xml:space="preserve"> </w:t>
      </w:r>
      <w:r>
        <w:rPr>
          <w:rFonts w:hint="eastAsia" w:eastAsia="宋体"/>
          <w:color w:val="231F37"/>
          <w:spacing w:val="40"/>
          <w:w w:val="115"/>
          <w:sz w:val="13"/>
          <w:lang w:val="en-US" w:eastAsia="zh-CN"/>
        </w:rPr>
        <w:t xml:space="preserve"> </w:t>
      </w:r>
      <w:r>
        <w:rPr>
          <w:color w:val="231F37"/>
          <w:spacing w:val="-2"/>
          <w:w w:val="115"/>
          <w:sz w:val="13"/>
        </w:rPr>
        <w:t>allocation</w:t>
      </w:r>
      <w:r>
        <w:rPr>
          <w:color w:val="231F37"/>
          <w:spacing w:val="40"/>
          <w:w w:val="115"/>
          <w:sz w:val="13"/>
        </w:rPr>
        <w:t xml:space="preserve"> </w:t>
      </w:r>
      <w:r>
        <w:rPr>
          <w:color w:val="231F37"/>
          <w:spacing w:val="-2"/>
          <w:w w:val="115"/>
          <w:sz w:val="13"/>
        </w:rPr>
        <w:t>(e.g.,</w:t>
      </w:r>
      <w:r>
        <w:rPr>
          <w:color w:val="231F37"/>
          <w:spacing w:val="40"/>
          <w:w w:val="115"/>
          <w:sz w:val="13"/>
        </w:rPr>
        <w:t xml:space="preserve"> </w:t>
      </w:r>
      <w:r>
        <w:rPr>
          <w:color w:val="231F37"/>
          <w:spacing w:val="-2"/>
          <w:w w:val="115"/>
          <w:sz w:val="13"/>
        </w:rPr>
        <w:t>compute</w:t>
      </w:r>
      <w:r>
        <w:rPr>
          <w:color w:val="231F37"/>
          <w:spacing w:val="40"/>
          <w:w w:val="115"/>
          <w:sz w:val="13"/>
        </w:rPr>
        <w:t xml:space="preserve"> </w:t>
      </w:r>
      <w:r>
        <w:rPr>
          <w:color w:val="231F37"/>
          <w:spacing w:val="-4"/>
          <w:w w:val="115"/>
          <w:sz w:val="13"/>
        </w:rPr>
        <w:t>capabilities)</w:t>
      </w:r>
    </w:p>
    <w:p>
      <w:pPr>
        <w:spacing w:before="84" w:line="235" w:lineRule="auto"/>
        <w:ind w:right="0"/>
        <w:jc w:val="left"/>
        <w:rPr>
          <w:color w:val="231F37"/>
          <w:w w:val="115"/>
          <w:sz w:val="13"/>
        </w:rPr>
      </w:pPr>
      <w:r>
        <w:rPr>
          <w:rFonts w:hint="eastAsia"/>
          <w:color w:val="231F37"/>
          <w:w w:val="115"/>
          <w:sz w:val="13"/>
        </w:rPr>
        <w:t>资源分配（例如计算能力</w:t>
      </w:r>
      <w:r>
        <w:rPr>
          <w:rFonts w:hint="eastAsia"/>
          <w:color w:val="231F37"/>
          <w:w w:val="115"/>
          <w:sz w:val="13"/>
        </w:rPr>
        <w:br w:type="column"/>
      </w:r>
      <w:r>
        <w:rPr>
          <w:color w:val="231F37"/>
          <w:spacing w:val="-4"/>
          <w:w w:val="115"/>
          <w:sz w:val="13"/>
        </w:rPr>
        <w:t>Understanding</w:t>
      </w:r>
      <w:r>
        <w:rPr>
          <w:color w:val="231F37"/>
          <w:spacing w:val="40"/>
          <w:w w:val="115"/>
          <w:sz w:val="13"/>
        </w:rPr>
        <w:t xml:space="preserve"> </w:t>
      </w:r>
      <w:r>
        <w:rPr>
          <w:color w:val="231F37"/>
          <w:w w:val="115"/>
          <w:sz w:val="13"/>
        </w:rPr>
        <w:t>AI</w:t>
      </w:r>
      <w:r>
        <w:rPr>
          <w:color w:val="231F37"/>
          <w:spacing w:val="-9"/>
          <w:w w:val="115"/>
          <w:sz w:val="13"/>
        </w:rPr>
        <w:t xml:space="preserve"> </w:t>
      </w:r>
      <w:r>
        <w:rPr>
          <w:color w:val="231F37"/>
          <w:w w:val="115"/>
          <w:sz w:val="13"/>
        </w:rPr>
        <w:t>risks</w:t>
      </w:r>
    </w:p>
    <w:p>
      <w:pPr>
        <w:spacing w:before="84" w:line="235" w:lineRule="auto"/>
        <w:ind w:right="0"/>
        <w:jc w:val="left"/>
        <w:rPr>
          <w:sz w:val="13"/>
        </w:rPr>
      </w:pPr>
      <w:r>
        <w:rPr>
          <w:rFonts w:hint="eastAsia"/>
          <w:color w:val="231F37"/>
          <w:w w:val="115"/>
          <w:sz w:val="13"/>
        </w:rPr>
        <w:t>了解人工智能风险</w:t>
      </w:r>
    </w:p>
    <w:p>
      <w:pPr>
        <w:spacing w:before="84" w:line="235" w:lineRule="auto"/>
        <w:ind w:left="369" w:right="0" w:hanging="122"/>
        <w:jc w:val="left"/>
        <w:rPr>
          <w:color w:val="231F37"/>
          <w:w w:val="115"/>
          <w:sz w:val="13"/>
        </w:rPr>
      </w:pPr>
      <w:r>
        <w:br w:type="column"/>
      </w:r>
      <w:r>
        <w:rPr>
          <w:color w:val="231F37"/>
          <w:spacing w:val="-4"/>
          <w:w w:val="115"/>
          <w:sz w:val="13"/>
        </w:rPr>
        <w:t>Understanding</w:t>
      </w:r>
      <w:r>
        <w:rPr>
          <w:color w:val="231F37"/>
          <w:spacing w:val="40"/>
          <w:w w:val="115"/>
          <w:sz w:val="13"/>
        </w:rPr>
        <w:t xml:space="preserve"> </w:t>
      </w:r>
      <w:r>
        <w:rPr>
          <w:color w:val="231F37"/>
          <w:w w:val="115"/>
          <w:sz w:val="13"/>
        </w:rPr>
        <w:t>AI</w:t>
      </w:r>
      <w:r>
        <w:rPr>
          <w:color w:val="231F37"/>
          <w:spacing w:val="-9"/>
          <w:w w:val="115"/>
          <w:sz w:val="13"/>
        </w:rPr>
        <w:t xml:space="preserve"> </w:t>
      </w:r>
      <w:r>
        <w:rPr>
          <w:color w:val="231F37"/>
          <w:w w:val="115"/>
          <w:sz w:val="13"/>
        </w:rPr>
        <w:t>benefits</w:t>
      </w:r>
    </w:p>
    <w:p>
      <w:pPr>
        <w:spacing w:before="84" w:line="235" w:lineRule="auto"/>
        <w:ind w:left="369" w:right="0" w:hanging="122"/>
        <w:jc w:val="left"/>
        <w:rPr>
          <w:color w:val="231F37"/>
          <w:w w:val="115"/>
          <w:sz w:val="13"/>
        </w:rPr>
      </w:pPr>
      <w:r>
        <w:rPr>
          <w:rFonts w:hint="eastAsia"/>
          <w:color w:val="231F37"/>
          <w:w w:val="115"/>
          <w:sz w:val="13"/>
        </w:rPr>
        <w:t>了解人工智能的好处</w:t>
      </w:r>
    </w:p>
    <w:p>
      <w:pPr>
        <w:spacing w:before="84" w:line="235" w:lineRule="auto"/>
        <w:ind w:left="176" w:right="0" w:hanging="1"/>
        <w:jc w:val="center"/>
        <w:rPr>
          <w:sz w:val="13"/>
        </w:rPr>
      </w:pPr>
      <w:r>
        <w:br w:type="column"/>
      </w:r>
      <w:r>
        <w:rPr>
          <w:color w:val="231F37"/>
          <w:w w:val="115"/>
          <w:sz w:val="13"/>
        </w:rPr>
        <w:t>Challenges</w:t>
      </w:r>
      <w:r>
        <w:rPr>
          <w:color w:val="231F37"/>
          <w:spacing w:val="-9"/>
          <w:w w:val="115"/>
          <w:sz w:val="13"/>
        </w:rPr>
        <w:t xml:space="preserve"> </w:t>
      </w:r>
      <w:r>
        <w:rPr>
          <w:color w:val="231F37"/>
          <w:w w:val="115"/>
          <w:sz w:val="13"/>
        </w:rPr>
        <w:t>with</w:t>
      </w:r>
      <w:r>
        <w:rPr>
          <w:color w:val="231F37"/>
          <w:spacing w:val="40"/>
          <w:w w:val="115"/>
          <w:sz w:val="13"/>
        </w:rPr>
        <w:t xml:space="preserve"> </w:t>
      </w:r>
      <w:r>
        <w:rPr>
          <w:color w:val="231F37"/>
          <w:w w:val="115"/>
          <w:sz w:val="13"/>
        </w:rPr>
        <w:t>existing</w:t>
      </w:r>
      <w:r>
        <w:rPr>
          <w:color w:val="231F37"/>
          <w:spacing w:val="-9"/>
          <w:w w:val="115"/>
          <w:sz w:val="13"/>
        </w:rPr>
        <w:t xml:space="preserve"> </w:t>
      </w:r>
      <w:r>
        <w:rPr>
          <w:color w:val="231F37"/>
          <w:w w:val="115"/>
          <w:sz w:val="13"/>
        </w:rPr>
        <w:t>security</w:t>
      </w:r>
      <w:r>
        <w:rPr>
          <w:color w:val="231F37"/>
          <w:spacing w:val="40"/>
          <w:w w:val="115"/>
          <w:sz w:val="13"/>
        </w:rPr>
        <w:t xml:space="preserve"> </w:t>
      </w:r>
      <w:r>
        <w:rPr>
          <w:color w:val="231F37"/>
          <w:spacing w:val="-2"/>
          <w:w w:val="115"/>
          <w:sz w:val="13"/>
        </w:rPr>
        <w:t>infrastructure</w:t>
      </w:r>
      <w:r>
        <w:rPr>
          <w:color w:val="231F37"/>
          <w:spacing w:val="40"/>
          <w:w w:val="115"/>
          <w:sz w:val="13"/>
        </w:rPr>
        <w:t xml:space="preserve"> </w:t>
      </w:r>
      <w:r>
        <w:rPr>
          <w:color w:val="231F37"/>
          <w:spacing w:val="-4"/>
          <w:w w:val="115"/>
          <w:sz w:val="13"/>
        </w:rPr>
        <w:t>(e.g.,</w:t>
      </w:r>
      <w:r>
        <w:rPr>
          <w:color w:val="231F37"/>
          <w:spacing w:val="-6"/>
          <w:w w:val="115"/>
          <w:sz w:val="13"/>
        </w:rPr>
        <w:t xml:space="preserve"> </w:t>
      </w:r>
      <w:r>
        <w:rPr>
          <w:color w:val="231F37"/>
          <w:spacing w:val="-4"/>
          <w:w w:val="115"/>
          <w:sz w:val="13"/>
        </w:rPr>
        <w:t>integration)</w:t>
      </w:r>
    </w:p>
    <w:p>
      <w:pPr>
        <w:spacing w:before="84" w:line="235" w:lineRule="auto"/>
        <w:ind w:left="369" w:right="0" w:hanging="122"/>
        <w:jc w:val="left"/>
        <w:rPr>
          <w:rFonts w:hint="eastAsia"/>
          <w:color w:val="231F37"/>
          <w:w w:val="115"/>
          <w:sz w:val="13"/>
        </w:rPr>
      </w:pPr>
      <w:r>
        <w:rPr>
          <w:rFonts w:hint="eastAsia"/>
          <w:color w:val="231F37"/>
          <w:w w:val="115"/>
          <w:sz w:val="13"/>
        </w:rPr>
        <w:t>现有安全基础设施面临的挑战（例如，集成</w:t>
      </w:r>
      <w:r>
        <w:rPr>
          <w:rFonts w:hint="eastAsia" w:eastAsia="宋体"/>
          <w:color w:val="231F37"/>
          <w:w w:val="115"/>
          <w:sz w:val="13"/>
          <w:lang w:eastAsia="zh-CN"/>
        </w:rPr>
        <w:t>）</w:t>
      </w:r>
      <w:r>
        <w:rPr>
          <w:rFonts w:hint="eastAsia"/>
          <w:color w:val="231F37"/>
          <w:w w:val="115"/>
          <w:sz w:val="13"/>
        </w:rPr>
        <w:br w:type="column"/>
      </w:r>
      <w:r>
        <w:rPr>
          <w:rFonts w:hint="eastAsia"/>
          <w:color w:val="231F37"/>
          <w:w w:val="115"/>
          <w:sz w:val="13"/>
        </w:rPr>
        <w:t>Regulatory and data privacy compliance</w:t>
      </w:r>
    </w:p>
    <w:p>
      <w:pPr>
        <w:spacing w:before="84" w:line="235" w:lineRule="auto"/>
        <w:ind w:left="369" w:right="0" w:hanging="122"/>
        <w:jc w:val="left"/>
        <w:rPr>
          <w:rFonts w:hint="eastAsia"/>
          <w:color w:val="231F37"/>
          <w:w w:val="115"/>
          <w:sz w:val="13"/>
        </w:rPr>
      </w:pPr>
      <w:r>
        <w:rPr>
          <w:rFonts w:hint="eastAsia"/>
          <w:color w:val="231F37"/>
          <w:w w:val="115"/>
          <w:sz w:val="13"/>
        </w:rPr>
        <w:t>法规和数据隐私合规性</w:t>
      </w:r>
    </w:p>
    <w:p>
      <w:pPr>
        <w:spacing w:before="84" w:line="235" w:lineRule="auto"/>
        <w:ind w:left="336" w:right="0" w:firstLine="258"/>
        <w:jc w:val="left"/>
        <w:rPr>
          <w:color w:val="231F37"/>
          <w:spacing w:val="-2"/>
          <w:w w:val="110"/>
          <w:sz w:val="13"/>
        </w:rPr>
      </w:pPr>
      <w:r>
        <w:br w:type="column"/>
      </w:r>
      <w:r>
        <w:rPr>
          <w:color w:val="231F37"/>
          <w:w w:val="115"/>
          <w:sz w:val="13"/>
        </w:rPr>
        <w:t>Cost</w:t>
      </w:r>
      <w:r>
        <w:rPr>
          <w:color w:val="231F37"/>
          <w:spacing w:val="-9"/>
          <w:w w:val="115"/>
          <w:sz w:val="13"/>
        </w:rPr>
        <w:t xml:space="preserve"> </w:t>
      </w:r>
      <w:r>
        <w:rPr>
          <w:color w:val="231F37"/>
          <w:w w:val="115"/>
          <w:sz w:val="13"/>
        </w:rPr>
        <w:t>of</w:t>
      </w:r>
      <w:r>
        <w:rPr>
          <w:color w:val="231F37"/>
          <w:spacing w:val="40"/>
          <w:w w:val="115"/>
          <w:sz w:val="13"/>
        </w:rPr>
        <w:t xml:space="preserve"> </w:t>
      </w:r>
      <w:r>
        <w:rPr>
          <w:color w:val="231F37"/>
          <w:spacing w:val="-2"/>
          <w:w w:val="110"/>
          <w:sz w:val="13"/>
        </w:rPr>
        <w:t>implementation</w:t>
      </w:r>
    </w:p>
    <w:p>
      <w:pPr>
        <w:spacing w:before="84" w:line="235" w:lineRule="auto"/>
        <w:ind w:left="336" w:right="0" w:firstLine="258"/>
        <w:jc w:val="left"/>
        <w:rPr>
          <w:sz w:val="13"/>
        </w:rPr>
      </w:pPr>
      <w:r>
        <w:rPr>
          <w:rFonts w:hint="eastAsia"/>
          <w:color w:val="231F37"/>
          <w:spacing w:val="-2"/>
          <w:w w:val="110"/>
          <w:sz w:val="13"/>
        </w:rPr>
        <w:t>实施成本</w:t>
      </w:r>
    </w:p>
    <w:p>
      <w:pPr>
        <w:spacing w:before="84" w:line="235" w:lineRule="auto"/>
        <w:ind w:left="444" w:right="0" w:hanging="114"/>
        <w:jc w:val="left"/>
        <w:rPr>
          <w:color w:val="231F37"/>
          <w:spacing w:val="-2"/>
          <w:w w:val="115"/>
          <w:sz w:val="13"/>
        </w:rPr>
      </w:pPr>
      <w:r>
        <w:br w:type="column"/>
      </w:r>
      <w:r>
        <w:rPr>
          <w:color w:val="231F37"/>
          <w:spacing w:val="-4"/>
          <w:w w:val="115"/>
          <w:sz w:val="13"/>
        </w:rPr>
        <w:t>Finding</w:t>
      </w:r>
      <w:r>
        <w:rPr>
          <w:color w:val="231F37"/>
          <w:spacing w:val="-6"/>
          <w:w w:val="115"/>
          <w:sz w:val="13"/>
        </w:rPr>
        <w:t xml:space="preserve"> </w:t>
      </w:r>
      <w:r>
        <w:rPr>
          <w:color w:val="231F37"/>
          <w:spacing w:val="-4"/>
          <w:w w:val="115"/>
          <w:sz w:val="13"/>
        </w:rPr>
        <w:t>viable</w:t>
      </w:r>
      <w:r>
        <w:rPr>
          <w:color w:val="231F37"/>
          <w:spacing w:val="40"/>
          <w:w w:val="115"/>
          <w:sz w:val="13"/>
        </w:rPr>
        <w:t xml:space="preserve"> </w:t>
      </w:r>
      <w:r>
        <w:rPr>
          <w:color w:val="231F37"/>
          <w:spacing w:val="-2"/>
          <w:w w:val="115"/>
          <w:sz w:val="13"/>
        </w:rPr>
        <w:t>use-cases</w:t>
      </w:r>
    </w:p>
    <w:p>
      <w:pPr>
        <w:spacing w:before="84" w:line="235" w:lineRule="auto"/>
        <w:ind w:left="444" w:right="0" w:hanging="114"/>
        <w:jc w:val="left"/>
        <w:rPr>
          <w:color w:val="231F37"/>
          <w:spacing w:val="-2"/>
          <w:w w:val="115"/>
          <w:sz w:val="13"/>
        </w:rPr>
      </w:pPr>
      <w:r>
        <w:rPr>
          <w:rFonts w:hint="eastAsia"/>
          <w:color w:val="231F37"/>
          <w:spacing w:val="-2"/>
          <w:w w:val="115"/>
          <w:sz w:val="13"/>
        </w:rPr>
        <w:t>寻找可行的用例</w:t>
      </w:r>
    </w:p>
    <w:p>
      <w:pPr>
        <w:spacing w:before="84" w:line="235" w:lineRule="auto"/>
        <w:ind w:left="334" w:right="1037" w:firstLine="29"/>
        <w:jc w:val="left"/>
        <w:rPr>
          <w:color w:val="231F37"/>
          <w:spacing w:val="-2"/>
          <w:w w:val="115"/>
          <w:sz w:val="13"/>
        </w:rPr>
      </w:pPr>
      <w:r>
        <w:br w:type="column"/>
      </w:r>
      <w:r>
        <w:rPr>
          <w:color w:val="231F37"/>
          <w:w w:val="115"/>
          <w:sz w:val="13"/>
        </w:rPr>
        <w:t>Unsure</w:t>
      </w:r>
      <w:r>
        <w:rPr>
          <w:color w:val="231F37"/>
          <w:spacing w:val="-9"/>
          <w:w w:val="115"/>
          <w:sz w:val="13"/>
        </w:rPr>
        <w:t xml:space="preserve"> </w:t>
      </w:r>
      <w:r>
        <w:rPr>
          <w:color w:val="231F37"/>
          <w:w w:val="115"/>
          <w:sz w:val="13"/>
        </w:rPr>
        <w:t>of</w:t>
      </w:r>
      <w:r>
        <w:rPr>
          <w:color w:val="231F37"/>
          <w:spacing w:val="-8"/>
          <w:w w:val="115"/>
          <w:sz w:val="13"/>
        </w:rPr>
        <w:t xml:space="preserve"> </w:t>
      </w:r>
      <w:r>
        <w:rPr>
          <w:color w:val="231F37"/>
          <w:w w:val="115"/>
          <w:sz w:val="13"/>
        </w:rPr>
        <w:t>AI</w:t>
      </w:r>
      <w:r>
        <w:rPr>
          <w:color w:val="231F37"/>
          <w:spacing w:val="40"/>
          <w:w w:val="115"/>
          <w:sz w:val="13"/>
        </w:rPr>
        <w:t xml:space="preserve"> </w:t>
      </w:r>
      <w:r>
        <w:rPr>
          <w:color w:val="231F37"/>
          <w:spacing w:val="-2"/>
          <w:w w:val="115"/>
          <w:sz w:val="13"/>
        </w:rPr>
        <w:t>effectiveness</w:t>
      </w:r>
    </w:p>
    <w:p>
      <w:pPr>
        <w:spacing w:before="84" w:line="235" w:lineRule="auto"/>
        <w:ind w:left="334" w:right="1037" w:firstLine="29"/>
        <w:jc w:val="left"/>
        <w:rPr>
          <w:color w:val="231F37"/>
          <w:spacing w:val="-2"/>
          <w:w w:val="115"/>
          <w:sz w:val="13"/>
        </w:rPr>
      </w:pPr>
      <w:r>
        <w:rPr>
          <w:rFonts w:hint="eastAsia"/>
          <w:color w:val="231F37"/>
          <w:spacing w:val="-2"/>
          <w:w w:val="115"/>
          <w:sz w:val="13"/>
        </w:rPr>
        <w:t>不确定人工智能的有效性</w:t>
      </w:r>
    </w:p>
    <w:p>
      <w:pPr>
        <w:spacing w:after="0" w:line="235" w:lineRule="auto"/>
        <w:jc w:val="left"/>
        <w:rPr>
          <w:sz w:val="13"/>
        </w:rPr>
        <w:sectPr>
          <w:type w:val="continuous"/>
          <w:pgSz w:w="12240" w:h="15840"/>
          <w:pgMar w:top="1500" w:right="0" w:bottom="280" w:left="520" w:header="0" w:footer="675" w:gutter="0"/>
          <w:cols w:equalWidth="0" w:num="9">
            <w:col w:w="1499" w:space="40"/>
            <w:col w:w="831" w:space="39"/>
            <w:col w:w="1187" w:space="40"/>
            <w:col w:w="1127" w:space="39"/>
            <w:col w:w="1198" w:space="40"/>
            <w:col w:w="958" w:space="50"/>
            <w:col w:w="1283" w:space="40"/>
            <w:col w:w="1145" w:space="39"/>
            <w:col w:w="2165"/>
          </w:cols>
        </w:sectPr>
      </w:pPr>
    </w:p>
    <w:p>
      <w:pPr>
        <w:pStyle w:val="4"/>
        <w:rPr>
          <w:spacing w:val="-2"/>
          <w:w w:val="115"/>
        </w:rPr>
      </w:pPr>
      <w:r>
        <w:rPr>
          <w:w w:val="115"/>
        </w:rPr>
        <w:t>Desired</w:t>
      </w:r>
      <w:r>
        <w:rPr>
          <w:spacing w:val="-11"/>
          <w:w w:val="115"/>
        </w:rPr>
        <w:t xml:space="preserve"> </w:t>
      </w:r>
      <w:r>
        <w:rPr>
          <w:w w:val="115"/>
        </w:rPr>
        <w:t>outcomes</w:t>
      </w:r>
      <w:r>
        <w:rPr>
          <w:spacing w:val="-10"/>
          <w:w w:val="115"/>
        </w:rPr>
        <w:t xml:space="preserve"> </w:t>
      </w:r>
      <w:r>
        <w:rPr>
          <w:w w:val="115"/>
        </w:rPr>
        <w:t>from</w:t>
      </w:r>
      <w:r>
        <w:rPr>
          <w:spacing w:val="-10"/>
          <w:w w:val="115"/>
        </w:rPr>
        <w:t xml:space="preserve"> </w:t>
      </w:r>
      <w:r>
        <w:rPr>
          <w:w w:val="115"/>
        </w:rPr>
        <w:t>AI</w:t>
      </w:r>
      <w:r>
        <w:rPr>
          <w:spacing w:val="-10"/>
          <w:w w:val="115"/>
        </w:rPr>
        <w:t xml:space="preserve"> </w:t>
      </w:r>
      <w:r>
        <w:rPr>
          <w:spacing w:val="-2"/>
          <w:w w:val="115"/>
        </w:rPr>
        <w:t>implementations</w:t>
      </w:r>
    </w:p>
    <w:p>
      <w:pPr>
        <w:keepNext w:val="0"/>
        <w:keepLines w:val="0"/>
        <w:widowControl/>
        <w:suppressLineNumbers w:val="0"/>
        <w:ind w:left="960" w:leftChars="400" w:firstLine="0" w:firstLineChars="0"/>
        <w:jc w:val="left"/>
      </w:pPr>
      <w:r>
        <w:rPr>
          <w:rFonts w:hint="eastAsia" w:ascii="AzoSans-Bold" w:hAnsi="AzoSans-Bold" w:eastAsia="AzoSans-Bold" w:cs="AzoSans-Bold"/>
          <w:b/>
          <w:color w:val="000000"/>
          <w:kern w:val="0"/>
          <w:sz w:val="28"/>
          <w:szCs w:val="28"/>
          <w:lang w:val="en-US" w:eastAsia="zh-CN" w:bidi="ar"/>
        </w:rPr>
        <w:t>AI实现的预期结果</w:t>
      </w:r>
    </w:p>
    <w:p>
      <w:pPr>
        <w:pStyle w:val="6"/>
        <w:spacing w:before="294" w:line="276" w:lineRule="auto"/>
        <w:ind w:left="920" w:right="1444"/>
      </w:pPr>
      <w:r>
        <w:rPr>
          <w:w w:val="115"/>
        </w:rPr>
        <w:t>Organizations’</w:t>
      </w:r>
      <w:r>
        <w:rPr>
          <w:spacing w:val="-3"/>
          <w:w w:val="115"/>
        </w:rPr>
        <w:t xml:space="preserve"> </w:t>
      </w:r>
      <w:r>
        <w:rPr>
          <w:w w:val="115"/>
        </w:rPr>
        <w:t>desired</w:t>
      </w:r>
      <w:r>
        <w:rPr>
          <w:spacing w:val="-3"/>
          <w:w w:val="115"/>
        </w:rPr>
        <w:t xml:space="preserve"> </w:t>
      </w:r>
      <w:r>
        <w:rPr>
          <w:w w:val="115"/>
        </w:rPr>
        <w:t>outcomes</w:t>
      </w:r>
      <w:r>
        <w:rPr>
          <w:spacing w:val="-3"/>
          <w:w w:val="115"/>
        </w:rPr>
        <w:t xml:space="preserve"> </w:t>
      </w:r>
      <w:r>
        <w:rPr>
          <w:w w:val="115"/>
        </w:rPr>
        <w:t>for</w:t>
      </w:r>
      <w:r>
        <w:rPr>
          <w:spacing w:val="-3"/>
          <w:w w:val="115"/>
        </w:rPr>
        <w:t xml:space="preserve"> </w:t>
      </w:r>
      <w:r>
        <w:rPr>
          <w:w w:val="115"/>
        </w:rPr>
        <w:t>implementing</w:t>
      </w:r>
      <w:r>
        <w:rPr>
          <w:spacing w:val="-3"/>
          <w:w w:val="115"/>
        </w:rPr>
        <w:t xml:space="preserve"> </w:t>
      </w:r>
      <w:r>
        <w:rPr>
          <w:w w:val="115"/>
        </w:rPr>
        <w:t>AI</w:t>
      </w:r>
      <w:r>
        <w:rPr>
          <w:spacing w:val="-3"/>
          <w:w w:val="115"/>
        </w:rPr>
        <w:t xml:space="preserve"> </w:t>
      </w:r>
      <w:r>
        <w:rPr>
          <w:w w:val="115"/>
        </w:rPr>
        <w:t>in</w:t>
      </w:r>
      <w:r>
        <w:rPr>
          <w:spacing w:val="-3"/>
          <w:w w:val="115"/>
        </w:rPr>
        <w:t xml:space="preserve"> </w:t>
      </w:r>
      <w:r>
        <w:rPr>
          <w:w w:val="115"/>
        </w:rPr>
        <w:t>security</w:t>
      </w:r>
      <w:r>
        <w:rPr>
          <w:spacing w:val="-3"/>
          <w:w w:val="115"/>
        </w:rPr>
        <w:t xml:space="preserve"> </w:t>
      </w:r>
      <w:r>
        <w:rPr>
          <w:w w:val="115"/>
        </w:rPr>
        <w:t>teams</w:t>
      </w:r>
      <w:r>
        <w:rPr>
          <w:spacing w:val="-3"/>
          <w:w w:val="115"/>
        </w:rPr>
        <w:t xml:space="preserve"> </w:t>
      </w:r>
      <w:r>
        <w:rPr>
          <w:w w:val="115"/>
        </w:rPr>
        <w:t>highlight</w:t>
      </w:r>
      <w:r>
        <w:rPr>
          <w:spacing w:val="-3"/>
          <w:w w:val="115"/>
        </w:rPr>
        <w:t xml:space="preserve"> </w:t>
      </w:r>
      <w:r>
        <w:rPr>
          <w:w w:val="115"/>
        </w:rPr>
        <w:t>a</w:t>
      </w:r>
      <w:r>
        <w:rPr>
          <w:spacing w:val="-3"/>
          <w:w w:val="115"/>
        </w:rPr>
        <w:t xml:space="preserve"> </w:t>
      </w:r>
      <w:r>
        <w:rPr>
          <w:w w:val="115"/>
        </w:rPr>
        <w:t>strong</w:t>
      </w:r>
      <w:r>
        <w:rPr>
          <w:spacing w:val="-3"/>
          <w:w w:val="115"/>
        </w:rPr>
        <w:t xml:space="preserve"> </w:t>
      </w:r>
      <w:r>
        <w:rPr>
          <w:w w:val="115"/>
        </w:rPr>
        <w:t>inclination towards supplementing skills and knowledge gaps, with 36% of respondents identifying this as</w:t>
      </w:r>
    </w:p>
    <w:p>
      <w:pPr>
        <w:pStyle w:val="6"/>
        <w:spacing w:line="276" w:lineRule="auto"/>
        <w:ind w:left="920" w:right="1772"/>
      </w:pPr>
      <w:r>
        <w:rPr>
          <w:w w:val="115"/>
        </w:rPr>
        <w:t>a key goal. This aligns with the previously noted challenge of skill gaps and lack of knowledge in AI</w:t>
      </w:r>
      <w:r>
        <w:rPr>
          <w:spacing w:val="-3"/>
          <w:w w:val="115"/>
        </w:rPr>
        <w:t xml:space="preserve"> </w:t>
      </w:r>
      <w:r>
        <w:rPr>
          <w:w w:val="115"/>
        </w:rPr>
        <w:t>applications</w:t>
      </w:r>
      <w:r>
        <w:rPr>
          <w:spacing w:val="-3"/>
          <w:w w:val="115"/>
        </w:rPr>
        <w:t xml:space="preserve"> </w:t>
      </w:r>
      <w:r>
        <w:rPr>
          <w:w w:val="115"/>
        </w:rPr>
        <w:t>within</w:t>
      </w:r>
      <w:r>
        <w:rPr>
          <w:spacing w:val="-3"/>
          <w:w w:val="115"/>
        </w:rPr>
        <w:t xml:space="preserve"> </w:t>
      </w:r>
      <w:r>
        <w:rPr>
          <w:w w:val="115"/>
        </w:rPr>
        <w:t>cybersecurity.</w:t>
      </w:r>
      <w:r>
        <w:rPr>
          <w:spacing w:val="-3"/>
          <w:w w:val="115"/>
        </w:rPr>
        <w:t xml:space="preserve"> </w:t>
      </w:r>
      <w:r>
        <w:rPr>
          <w:w w:val="115"/>
        </w:rPr>
        <w:t>This</w:t>
      </w:r>
      <w:r>
        <w:rPr>
          <w:spacing w:val="-3"/>
          <w:w w:val="115"/>
        </w:rPr>
        <w:t xml:space="preserve"> </w:t>
      </w:r>
      <w:r>
        <w:rPr>
          <w:w w:val="115"/>
        </w:rPr>
        <w:t>also</w:t>
      </w:r>
      <w:r>
        <w:rPr>
          <w:spacing w:val="-3"/>
          <w:w w:val="115"/>
        </w:rPr>
        <w:t xml:space="preserve"> </w:t>
      </w:r>
      <w:r>
        <w:rPr>
          <w:w w:val="115"/>
        </w:rPr>
        <w:t>aligns</w:t>
      </w:r>
      <w:r>
        <w:rPr>
          <w:spacing w:val="-3"/>
          <w:w w:val="115"/>
        </w:rPr>
        <w:t xml:space="preserve"> </w:t>
      </w:r>
      <w:r>
        <w:rPr>
          <w:w w:val="115"/>
        </w:rPr>
        <w:t>with</w:t>
      </w:r>
      <w:r>
        <w:rPr>
          <w:spacing w:val="-3"/>
          <w:w w:val="115"/>
        </w:rPr>
        <w:t xml:space="preserve"> </w:t>
      </w:r>
      <w:r>
        <w:rPr>
          <w:w w:val="115"/>
        </w:rPr>
        <w:t>the</w:t>
      </w:r>
      <w:r>
        <w:rPr>
          <w:spacing w:val="-3"/>
          <w:w w:val="115"/>
        </w:rPr>
        <w:t xml:space="preserve"> </w:t>
      </w:r>
      <w:r>
        <w:rPr>
          <w:w w:val="115"/>
        </w:rPr>
        <w:t>previous</w:t>
      </w:r>
      <w:r>
        <w:rPr>
          <w:spacing w:val="-3"/>
          <w:w w:val="115"/>
        </w:rPr>
        <w:t xml:space="preserve"> </w:t>
      </w:r>
      <w:r>
        <w:rPr>
          <w:w w:val="115"/>
        </w:rPr>
        <w:t>finding</w:t>
      </w:r>
      <w:r>
        <w:rPr>
          <w:spacing w:val="-3"/>
          <w:w w:val="115"/>
        </w:rPr>
        <w:t xml:space="preserve"> </w:t>
      </w:r>
      <w:r>
        <w:rPr>
          <w:w w:val="115"/>
        </w:rPr>
        <w:t>that</w:t>
      </w:r>
      <w:r>
        <w:rPr>
          <w:spacing w:val="-3"/>
          <w:w w:val="115"/>
        </w:rPr>
        <w:t xml:space="preserve"> </w:t>
      </w:r>
      <w:r>
        <w:rPr>
          <w:w w:val="115"/>
        </w:rPr>
        <w:t>AI</w:t>
      </w:r>
      <w:r>
        <w:rPr>
          <w:spacing w:val="-3"/>
          <w:w w:val="115"/>
        </w:rPr>
        <w:t xml:space="preserve"> </w:t>
      </w:r>
      <w:r>
        <w:rPr>
          <w:w w:val="115"/>
        </w:rPr>
        <w:t>is</w:t>
      </w:r>
      <w:r>
        <w:rPr>
          <w:spacing w:val="-3"/>
          <w:w w:val="115"/>
        </w:rPr>
        <w:t xml:space="preserve"> </w:t>
      </w:r>
      <w:r>
        <w:rPr>
          <w:w w:val="115"/>
        </w:rPr>
        <w:t>expected to</w:t>
      </w:r>
      <w:r>
        <w:rPr>
          <w:spacing w:val="-10"/>
          <w:w w:val="115"/>
        </w:rPr>
        <w:t xml:space="preserve"> </w:t>
      </w:r>
      <w:r>
        <w:rPr>
          <w:w w:val="115"/>
        </w:rPr>
        <w:t>support</w:t>
      </w:r>
      <w:r>
        <w:rPr>
          <w:spacing w:val="-9"/>
          <w:w w:val="115"/>
        </w:rPr>
        <w:t xml:space="preserve"> </w:t>
      </w:r>
      <w:r>
        <w:rPr>
          <w:w w:val="115"/>
        </w:rPr>
        <w:t>job</w:t>
      </w:r>
      <w:r>
        <w:rPr>
          <w:spacing w:val="-9"/>
          <w:w w:val="115"/>
        </w:rPr>
        <w:t xml:space="preserve"> </w:t>
      </w:r>
      <w:r>
        <w:rPr>
          <w:w w:val="115"/>
        </w:rPr>
        <w:t>roles</w:t>
      </w:r>
      <w:r>
        <w:rPr>
          <w:spacing w:val="-9"/>
          <w:w w:val="115"/>
        </w:rPr>
        <w:t xml:space="preserve"> </w:t>
      </w:r>
      <w:r>
        <w:rPr>
          <w:w w:val="115"/>
        </w:rPr>
        <w:t>rather</w:t>
      </w:r>
      <w:r>
        <w:rPr>
          <w:spacing w:val="-9"/>
          <w:w w:val="115"/>
        </w:rPr>
        <w:t xml:space="preserve"> </w:t>
      </w:r>
      <w:r>
        <w:rPr>
          <w:w w:val="115"/>
        </w:rPr>
        <w:t>than</w:t>
      </w:r>
      <w:r>
        <w:rPr>
          <w:spacing w:val="-9"/>
          <w:w w:val="115"/>
        </w:rPr>
        <w:t xml:space="preserve"> </w:t>
      </w:r>
      <w:r>
        <w:rPr>
          <w:w w:val="115"/>
        </w:rPr>
        <w:t>replace</w:t>
      </w:r>
      <w:r>
        <w:rPr>
          <w:spacing w:val="-9"/>
          <w:w w:val="115"/>
        </w:rPr>
        <w:t xml:space="preserve"> </w:t>
      </w:r>
      <w:r>
        <w:rPr>
          <w:w w:val="115"/>
        </w:rPr>
        <w:t>them</w:t>
      </w:r>
      <w:r>
        <w:rPr>
          <w:spacing w:val="-9"/>
          <w:w w:val="115"/>
        </w:rPr>
        <w:t xml:space="preserve"> </w:t>
      </w:r>
      <w:r>
        <w:rPr>
          <w:w w:val="115"/>
        </w:rPr>
        <w:t>completely.</w:t>
      </w:r>
      <w:r>
        <w:rPr>
          <w:spacing w:val="34"/>
          <w:w w:val="115"/>
        </w:rPr>
        <w:t xml:space="preserve"> </w:t>
      </w:r>
      <w:r>
        <w:rPr>
          <w:w w:val="115"/>
        </w:rPr>
        <w:t>By</w:t>
      </w:r>
      <w:r>
        <w:rPr>
          <w:spacing w:val="-9"/>
          <w:w w:val="115"/>
        </w:rPr>
        <w:t xml:space="preserve"> </w:t>
      </w:r>
      <w:r>
        <w:rPr>
          <w:w w:val="115"/>
        </w:rPr>
        <w:t>integrating</w:t>
      </w:r>
      <w:r>
        <w:rPr>
          <w:spacing w:val="-9"/>
          <w:w w:val="115"/>
        </w:rPr>
        <w:t xml:space="preserve"> </w:t>
      </w:r>
      <w:r>
        <w:rPr>
          <w:w w:val="115"/>
        </w:rPr>
        <w:t>AI,</w:t>
      </w:r>
      <w:r>
        <w:rPr>
          <w:spacing w:val="-9"/>
          <w:w w:val="115"/>
        </w:rPr>
        <w:t xml:space="preserve"> </w:t>
      </w:r>
      <w:r>
        <w:rPr>
          <w:w w:val="115"/>
        </w:rPr>
        <w:t>organizations</w:t>
      </w:r>
      <w:r>
        <w:rPr>
          <w:spacing w:val="-9"/>
          <w:w w:val="115"/>
        </w:rPr>
        <w:t xml:space="preserve"> </w:t>
      </w:r>
      <w:r>
        <w:rPr>
          <w:w w:val="115"/>
        </w:rPr>
        <w:t>aim</w:t>
      </w:r>
      <w:r>
        <w:rPr>
          <w:spacing w:val="-9"/>
          <w:w w:val="115"/>
        </w:rPr>
        <w:t xml:space="preserve"> </w:t>
      </w:r>
      <w:r>
        <w:rPr>
          <w:spacing w:val="-5"/>
          <w:w w:val="115"/>
        </w:rPr>
        <w:t>to</w:t>
      </w:r>
    </w:p>
    <w:p>
      <w:pPr>
        <w:pStyle w:val="6"/>
        <w:spacing w:line="276" w:lineRule="auto"/>
        <w:ind w:left="920" w:right="1444"/>
        <w:rPr>
          <w:w w:val="115"/>
        </w:rPr>
      </w:pPr>
      <w:r>
        <w:rPr>
          <w:w w:val="115"/>
        </w:rPr>
        <w:t>uplevel</w:t>
      </w:r>
      <w:r>
        <w:rPr>
          <w:spacing w:val="-8"/>
          <w:w w:val="115"/>
        </w:rPr>
        <w:t xml:space="preserve"> </w:t>
      </w:r>
      <w:r>
        <w:rPr>
          <w:w w:val="115"/>
        </w:rPr>
        <w:t>and</w:t>
      </w:r>
      <w:r>
        <w:rPr>
          <w:spacing w:val="-8"/>
          <w:w w:val="115"/>
        </w:rPr>
        <w:t xml:space="preserve"> </w:t>
      </w:r>
      <w:r>
        <w:rPr>
          <w:w w:val="115"/>
        </w:rPr>
        <w:t>augment</w:t>
      </w:r>
      <w:r>
        <w:rPr>
          <w:spacing w:val="-8"/>
          <w:w w:val="115"/>
        </w:rPr>
        <w:t xml:space="preserve"> </w:t>
      </w:r>
      <w:r>
        <w:rPr>
          <w:w w:val="115"/>
        </w:rPr>
        <w:t>their</w:t>
      </w:r>
      <w:r>
        <w:rPr>
          <w:spacing w:val="-8"/>
          <w:w w:val="115"/>
        </w:rPr>
        <w:t xml:space="preserve"> </w:t>
      </w:r>
      <w:r>
        <w:rPr>
          <w:w w:val="115"/>
        </w:rPr>
        <w:t>workforce,</w:t>
      </w:r>
      <w:r>
        <w:rPr>
          <w:spacing w:val="-8"/>
          <w:w w:val="115"/>
        </w:rPr>
        <w:t xml:space="preserve"> </w:t>
      </w:r>
      <w:r>
        <w:rPr>
          <w:w w:val="115"/>
        </w:rPr>
        <w:t>addressing</w:t>
      </w:r>
      <w:r>
        <w:rPr>
          <w:spacing w:val="-8"/>
          <w:w w:val="115"/>
        </w:rPr>
        <w:t xml:space="preserve"> </w:t>
      </w:r>
      <w:r>
        <w:rPr>
          <w:w w:val="115"/>
        </w:rPr>
        <w:t>these</w:t>
      </w:r>
      <w:r>
        <w:rPr>
          <w:spacing w:val="-8"/>
          <w:w w:val="115"/>
        </w:rPr>
        <w:t xml:space="preserve"> </w:t>
      </w:r>
      <w:r>
        <w:rPr>
          <w:w w:val="115"/>
        </w:rPr>
        <w:t>gaps</w:t>
      </w:r>
      <w:r>
        <w:rPr>
          <w:spacing w:val="-8"/>
          <w:w w:val="115"/>
        </w:rPr>
        <w:t xml:space="preserve"> </w:t>
      </w:r>
      <w:r>
        <w:rPr>
          <w:w w:val="115"/>
        </w:rPr>
        <w:t>and</w:t>
      </w:r>
      <w:r>
        <w:rPr>
          <w:spacing w:val="-8"/>
          <w:w w:val="115"/>
        </w:rPr>
        <w:t xml:space="preserve"> </w:t>
      </w:r>
      <w:r>
        <w:rPr>
          <w:w w:val="115"/>
        </w:rPr>
        <w:t>enhancing</w:t>
      </w:r>
      <w:r>
        <w:rPr>
          <w:spacing w:val="-8"/>
          <w:w w:val="115"/>
        </w:rPr>
        <w:t xml:space="preserve"> </w:t>
      </w:r>
      <w:r>
        <w:rPr>
          <w:w w:val="115"/>
        </w:rPr>
        <w:t>their</w:t>
      </w:r>
      <w:r>
        <w:rPr>
          <w:spacing w:val="-8"/>
          <w:w w:val="115"/>
        </w:rPr>
        <w:t xml:space="preserve"> </w:t>
      </w:r>
      <w:r>
        <w:rPr>
          <w:w w:val="115"/>
        </w:rPr>
        <w:t>team’s</w:t>
      </w:r>
      <w:r>
        <w:rPr>
          <w:spacing w:val="-8"/>
          <w:w w:val="115"/>
        </w:rPr>
        <w:t xml:space="preserve"> </w:t>
      </w:r>
      <w:r>
        <w:rPr>
          <w:w w:val="115"/>
        </w:rPr>
        <w:t>capabilities. This focus on enhancement rather than outright replacement of the workforce is further evidenced by the lower priority given to reducing the workforce (20%), indicating a preference for AI as a tool for empowerment and support.</w:t>
      </w:r>
    </w:p>
    <w:p>
      <w:pPr>
        <w:keepNext w:val="0"/>
        <w:keepLines w:val="0"/>
        <w:widowControl/>
        <w:suppressLineNumbers w:val="0"/>
        <w:spacing w:line="240" w:lineRule="auto"/>
        <w:ind w:left="960" w:leftChars="400" w:right="1505" w:rightChars="627" w:firstLine="0" w:firstLineChars="0"/>
        <w:jc w:val="left"/>
        <w:rPr>
          <w:w w:val="115"/>
        </w:rPr>
      </w:pPr>
      <w:r>
        <w:rPr>
          <w:rFonts w:hint="default" w:ascii="黑体" w:hAnsi="黑体" w:eastAsia="黑体" w:cs="黑体"/>
          <w:color w:val="000000"/>
          <w:kern w:val="0"/>
          <w:sz w:val="20"/>
          <w:szCs w:val="20"/>
          <w:lang w:val="en-US" w:eastAsia="zh-CN" w:bidi="ar"/>
        </w:rPr>
        <w:t>组织在安全团队中实施人工智能的预期结果强调了弥补技能和知识差距的强烈倾向，36%的受访者将其视为关键目标。这与之前提到的网络安全领域人工智能应用的技能差距和知识缺乏的挑战相一致。这也与之前的发现一致，即人工智能有望成为支持工作的角色，而不是完全取代它们。通过集成人工智能，组织的目标是提升和增加他们的劳动力，解决这些差距并增强他们团队的能力。减少劳动力的优先级较低(20%)进一步证明了这种</w:t>
      </w:r>
      <w:ins w:id="193" w:author="张家齐" w:date="2024-05-14T10:34:04Z">
        <w:r>
          <w:rPr>
            <w:rFonts w:hint="eastAsia" w:ascii="黑体" w:hAnsi="黑体" w:eastAsia="黑体" w:cs="黑体"/>
            <w:color w:val="000000"/>
            <w:kern w:val="0"/>
            <w:sz w:val="20"/>
            <w:szCs w:val="20"/>
            <w:lang w:val="en-US" w:eastAsia="zh-CN" w:bidi="ar"/>
          </w:rPr>
          <w:t>关注是</w:t>
        </w:r>
      </w:ins>
      <w:r>
        <w:rPr>
          <w:rFonts w:hint="default" w:ascii="黑体" w:hAnsi="黑体" w:eastAsia="黑体" w:cs="黑体"/>
          <w:color w:val="000000"/>
          <w:kern w:val="0"/>
          <w:sz w:val="20"/>
          <w:szCs w:val="20"/>
          <w:lang w:val="en-US" w:eastAsia="zh-CN" w:bidi="ar"/>
        </w:rPr>
        <w:t>对增强而不是彻底取代劳动力</w:t>
      </w:r>
      <w:del w:id="194" w:author="张家齐" w:date="2024-05-14T10:34:11Z">
        <w:r>
          <w:rPr>
            <w:rFonts w:hint="default" w:ascii="黑体" w:hAnsi="黑体" w:eastAsia="黑体" w:cs="黑体"/>
            <w:color w:val="000000"/>
            <w:kern w:val="0"/>
            <w:sz w:val="20"/>
            <w:szCs w:val="20"/>
            <w:lang w:val="en-US" w:eastAsia="zh-CN" w:bidi="ar"/>
          </w:rPr>
          <w:delText>的关注</w:delText>
        </w:r>
      </w:del>
      <w:r>
        <w:rPr>
          <w:rFonts w:hint="default" w:ascii="黑体" w:hAnsi="黑体" w:eastAsia="黑体" w:cs="黑体"/>
          <w:color w:val="000000"/>
          <w:kern w:val="0"/>
          <w:sz w:val="20"/>
          <w:szCs w:val="20"/>
          <w:lang w:val="en-US" w:eastAsia="zh-CN" w:bidi="ar"/>
        </w:rPr>
        <w:t>，这表明人们更倾向于将人工智能作为一种赋权和支持的工具。</w:t>
      </w:r>
    </w:p>
    <w:p>
      <w:pPr>
        <w:pStyle w:val="6"/>
        <w:spacing w:before="5"/>
        <w:rPr>
          <w:sz w:val="22"/>
        </w:rPr>
      </w:pPr>
    </w:p>
    <w:p>
      <w:pPr>
        <w:pStyle w:val="6"/>
        <w:spacing w:line="276" w:lineRule="auto"/>
        <w:ind w:left="920" w:right="1623"/>
      </w:pPr>
      <w:r>
        <w:rPr>
          <w:w w:val="115"/>
        </w:rPr>
        <w:t>Other significant desired outcomes include faster threat detection and improved productivity, each selected by 26% of respondents, as well as enhancing the overall cybersecurity posture, reducing errors and misconfigurations, and accelerating incident response, each at 24%. These goals</w:t>
      </w:r>
      <w:r>
        <w:rPr>
          <w:spacing w:val="-2"/>
          <w:w w:val="115"/>
        </w:rPr>
        <w:t xml:space="preserve"> </w:t>
      </w:r>
      <w:r>
        <w:rPr>
          <w:w w:val="115"/>
        </w:rPr>
        <w:t>underscore</w:t>
      </w:r>
      <w:r>
        <w:rPr>
          <w:spacing w:val="-2"/>
          <w:w w:val="115"/>
        </w:rPr>
        <w:t xml:space="preserve"> </w:t>
      </w:r>
      <w:r>
        <w:rPr>
          <w:w w:val="115"/>
        </w:rPr>
        <w:t>a</w:t>
      </w:r>
      <w:r>
        <w:rPr>
          <w:spacing w:val="-2"/>
          <w:w w:val="115"/>
        </w:rPr>
        <w:t xml:space="preserve"> </w:t>
      </w:r>
      <w:r>
        <w:rPr>
          <w:w w:val="115"/>
        </w:rPr>
        <w:t>desire</w:t>
      </w:r>
      <w:r>
        <w:rPr>
          <w:spacing w:val="-2"/>
          <w:w w:val="115"/>
        </w:rPr>
        <w:t xml:space="preserve"> </w:t>
      </w:r>
      <w:r>
        <w:rPr>
          <w:w w:val="115"/>
        </w:rPr>
        <w:t>for</w:t>
      </w:r>
      <w:r>
        <w:rPr>
          <w:spacing w:val="-2"/>
          <w:w w:val="115"/>
        </w:rPr>
        <w:t xml:space="preserve"> </w:t>
      </w:r>
      <w:r>
        <w:rPr>
          <w:w w:val="115"/>
        </w:rPr>
        <w:t>AI</w:t>
      </w:r>
      <w:r>
        <w:rPr>
          <w:spacing w:val="-2"/>
          <w:w w:val="115"/>
        </w:rPr>
        <w:t xml:space="preserve"> </w:t>
      </w:r>
      <w:r>
        <w:rPr>
          <w:w w:val="115"/>
        </w:rPr>
        <w:t>to</w:t>
      </w:r>
      <w:r>
        <w:rPr>
          <w:spacing w:val="-2"/>
          <w:w w:val="115"/>
        </w:rPr>
        <w:t xml:space="preserve"> </w:t>
      </w:r>
      <w:r>
        <w:rPr>
          <w:w w:val="115"/>
        </w:rPr>
        <w:t>bring</w:t>
      </w:r>
      <w:r>
        <w:rPr>
          <w:spacing w:val="-2"/>
          <w:w w:val="115"/>
        </w:rPr>
        <w:t xml:space="preserve"> </w:t>
      </w:r>
      <w:r>
        <w:rPr>
          <w:w w:val="115"/>
        </w:rPr>
        <w:t>efficiency</w:t>
      </w:r>
      <w:r>
        <w:rPr>
          <w:spacing w:val="-2"/>
          <w:w w:val="115"/>
        </w:rPr>
        <w:t xml:space="preserve"> </w:t>
      </w:r>
      <w:r>
        <w:rPr>
          <w:w w:val="115"/>
        </w:rPr>
        <w:t>and</w:t>
      </w:r>
      <w:r>
        <w:rPr>
          <w:spacing w:val="-2"/>
          <w:w w:val="115"/>
        </w:rPr>
        <w:t xml:space="preserve"> </w:t>
      </w:r>
      <w:r>
        <w:rPr>
          <w:w w:val="115"/>
        </w:rPr>
        <w:t>effectiveness</w:t>
      </w:r>
      <w:r>
        <w:rPr>
          <w:spacing w:val="-2"/>
          <w:w w:val="115"/>
        </w:rPr>
        <w:t xml:space="preserve"> </w:t>
      </w:r>
      <w:r>
        <w:rPr>
          <w:w w:val="115"/>
        </w:rPr>
        <w:t>to</w:t>
      </w:r>
      <w:r>
        <w:rPr>
          <w:spacing w:val="-2"/>
          <w:w w:val="115"/>
        </w:rPr>
        <w:t xml:space="preserve"> </w:t>
      </w:r>
      <w:r>
        <w:rPr>
          <w:w w:val="115"/>
        </w:rPr>
        <w:t>cybersecurity</w:t>
      </w:r>
      <w:r>
        <w:rPr>
          <w:spacing w:val="-2"/>
          <w:w w:val="115"/>
        </w:rPr>
        <w:t xml:space="preserve"> </w:t>
      </w:r>
      <w:r>
        <w:rPr>
          <w:w w:val="115"/>
        </w:rPr>
        <w:t>operations. Interestingly, while improved productivity is a key expectation, it is not the dominant outcome, possibly reflecting a nuanced view where the focus is more on quality (such as accurate threat detection and response) rather than quantity of work. However, the fact that a notable portion</w:t>
      </w:r>
    </w:p>
    <w:p>
      <w:pPr>
        <w:pStyle w:val="6"/>
        <w:spacing w:line="276" w:lineRule="auto"/>
        <w:ind w:left="920" w:right="1444"/>
      </w:pPr>
      <w:r>
        <w:rPr>
          <w:w w:val="115"/>
        </w:rPr>
        <w:t>of respondents (15% to 20%) also look for AI to reduce workforce, overhead costs, and workload suggests a balanced expectation where AI is seen as a means to optimize and streamline security operations</w:t>
      </w:r>
      <w:r>
        <w:rPr>
          <w:spacing w:val="-8"/>
          <w:w w:val="115"/>
        </w:rPr>
        <w:t xml:space="preserve"> </w:t>
      </w:r>
      <w:r>
        <w:rPr>
          <w:w w:val="115"/>
        </w:rPr>
        <w:t>while</w:t>
      </w:r>
      <w:r>
        <w:rPr>
          <w:spacing w:val="-8"/>
          <w:w w:val="115"/>
        </w:rPr>
        <w:t xml:space="preserve"> </w:t>
      </w:r>
      <w:r>
        <w:rPr>
          <w:w w:val="115"/>
        </w:rPr>
        <w:t>also</w:t>
      </w:r>
      <w:r>
        <w:rPr>
          <w:spacing w:val="-8"/>
          <w:w w:val="115"/>
        </w:rPr>
        <w:t xml:space="preserve"> </w:t>
      </w:r>
      <w:r>
        <w:rPr>
          <w:w w:val="115"/>
        </w:rPr>
        <w:t>enhancing</w:t>
      </w:r>
      <w:r>
        <w:rPr>
          <w:spacing w:val="-8"/>
          <w:w w:val="115"/>
        </w:rPr>
        <w:t xml:space="preserve"> </w:t>
      </w:r>
      <w:r>
        <w:rPr>
          <w:w w:val="115"/>
        </w:rPr>
        <w:t>the</w:t>
      </w:r>
      <w:r>
        <w:rPr>
          <w:spacing w:val="-8"/>
          <w:w w:val="115"/>
        </w:rPr>
        <w:t xml:space="preserve"> </w:t>
      </w:r>
      <w:r>
        <w:rPr>
          <w:w w:val="115"/>
        </w:rPr>
        <w:t>performance</w:t>
      </w:r>
      <w:r>
        <w:rPr>
          <w:spacing w:val="-8"/>
          <w:w w:val="115"/>
        </w:rPr>
        <w:t xml:space="preserve"> </w:t>
      </w:r>
      <w:r>
        <w:rPr>
          <w:w w:val="115"/>
        </w:rPr>
        <w:t>and</w:t>
      </w:r>
      <w:r>
        <w:rPr>
          <w:spacing w:val="-8"/>
          <w:w w:val="115"/>
        </w:rPr>
        <w:t xml:space="preserve"> </w:t>
      </w:r>
      <w:r>
        <w:rPr>
          <w:w w:val="115"/>
        </w:rPr>
        <w:t>capabilities</w:t>
      </w:r>
      <w:r>
        <w:rPr>
          <w:spacing w:val="-8"/>
          <w:w w:val="115"/>
        </w:rPr>
        <w:t xml:space="preserve"> </w:t>
      </w:r>
      <w:r>
        <w:rPr>
          <w:w w:val="115"/>
        </w:rPr>
        <w:t>of</w:t>
      </w:r>
      <w:r>
        <w:rPr>
          <w:spacing w:val="-8"/>
          <w:w w:val="115"/>
        </w:rPr>
        <w:t xml:space="preserve"> </w:t>
      </w:r>
      <w:r>
        <w:rPr>
          <w:w w:val="115"/>
        </w:rPr>
        <w:t>the</w:t>
      </w:r>
      <w:r>
        <w:rPr>
          <w:spacing w:val="-8"/>
          <w:w w:val="115"/>
        </w:rPr>
        <w:t xml:space="preserve"> </w:t>
      </w:r>
      <w:r>
        <w:rPr>
          <w:w w:val="115"/>
        </w:rPr>
        <w:t>existing</w:t>
      </w:r>
      <w:r>
        <w:rPr>
          <w:spacing w:val="-8"/>
          <w:w w:val="115"/>
        </w:rPr>
        <w:t xml:space="preserve"> </w:t>
      </w:r>
      <w:r>
        <w:rPr>
          <w:w w:val="115"/>
        </w:rPr>
        <w:t>human</w:t>
      </w:r>
      <w:r>
        <w:rPr>
          <w:spacing w:val="-8"/>
          <w:w w:val="115"/>
        </w:rPr>
        <w:t xml:space="preserve"> </w:t>
      </w:r>
      <w:r>
        <w:rPr>
          <w:w w:val="115"/>
        </w:rPr>
        <w:t>workforce.</w:t>
      </w:r>
    </w:p>
    <w:p>
      <w:pPr>
        <w:pStyle w:val="6"/>
        <w:ind w:left="960" w:leftChars="400" w:right="1505" w:rightChars="627" w:firstLine="0" w:firstLineChars="0"/>
      </w:pPr>
      <w:r>
        <w:rPr>
          <w:rFonts w:hint="eastAsia" w:ascii="黑体" w:hAnsi="黑体" w:eastAsia="黑体" w:cs="黑体"/>
          <w:color w:val="000000"/>
          <w:kern w:val="0"/>
          <w:sz w:val="20"/>
          <w:szCs w:val="20"/>
          <w:lang w:val="en-US" w:eastAsia="zh-CN" w:bidi="ar"/>
        </w:rPr>
        <w:t>其他重要的期望结果包括更快的威胁检测和提高生产力(26%的受访者选择了这两项)，以及增强整体网络安全态势、减少错误以及错误配置、加速事件响应(24%)。这些目标强调了人工智能为网络安全运营带来效率和有效性的愿望。有趣的是，虽然提高生产力是一个关键的期望，但它并不是主要的结果，这可能反映了一种微妙的观点，即重点更多地放在质量(如准确的威胁检测和响应)上，而不是工作的数量。然而，相当一部分受访者(15%至20%)也希望人工智能能够减少劳动力、管理成本和工作量，这表明了一种平衡的期望，即人工智能被视为优化和简化安全操作的一种手段，同时也能提高现有劳动力的绩效和能力。</w:t>
      </w:r>
    </w:p>
    <w:p>
      <w:pPr>
        <w:pStyle w:val="6"/>
        <w:spacing w:before="3"/>
        <w:rPr>
          <w:sz w:val="15"/>
        </w:rPr>
      </w:pPr>
      <w:r>
        <mc:AlternateContent>
          <mc:Choice Requires="wps">
            <w:drawing>
              <wp:anchor distT="0" distB="0" distL="114300" distR="114300" simplePos="0" relativeHeight="251900928" behindDoc="1" locked="0" layoutInCell="1" allowOverlap="1">
                <wp:simplePos x="0" y="0"/>
                <wp:positionH relativeFrom="page">
                  <wp:posOffset>1947545</wp:posOffset>
                </wp:positionH>
                <wp:positionV relativeFrom="paragraph">
                  <wp:posOffset>133350</wp:posOffset>
                </wp:positionV>
                <wp:extent cx="3887470" cy="566420"/>
                <wp:effectExtent l="0" t="0" r="11430" b="5080"/>
                <wp:wrapTopAndBottom/>
                <wp:docPr id="513" name="文本框 513"/>
                <wp:cNvGraphicFramePr/>
                <a:graphic xmlns:a="http://schemas.openxmlformats.org/drawingml/2006/main">
                  <a:graphicData uri="http://schemas.microsoft.com/office/word/2010/wordprocessingShape">
                    <wps:wsp>
                      <wps:cNvSpPr txBox="1"/>
                      <wps:spPr>
                        <a:xfrm>
                          <a:off x="0" y="0"/>
                          <a:ext cx="3887470" cy="566420"/>
                        </a:xfrm>
                        <a:prstGeom prst="rect">
                          <a:avLst/>
                        </a:prstGeom>
                        <a:solidFill>
                          <a:srgbClr val="EEF3F8"/>
                        </a:solidFill>
                        <a:ln>
                          <a:noFill/>
                        </a:ln>
                      </wps:spPr>
                      <wps:txbx>
                        <w:txbxContent>
                          <w:p>
                            <w:pPr>
                              <w:spacing w:before="70" w:line="278" w:lineRule="auto"/>
                              <w:ind w:left="1512" w:right="723" w:hanging="442"/>
                              <w:jc w:val="left"/>
                              <w:rPr>
                                <w:rFonts w:ascii="Verdana"/>
                                <w:i/>
                                <w:color w:val="454C5B"/>
                                <w:w w:val="95"/>
                                <w:sz w:val="17"/>
                              </w:rPr>
                            </w:pPr>
                            <w:r>
                              <w:rPr>
                                <w:rFonts w:ascii="Verdana"/>
                                <w:i/>
                                <w:color w:val="454C5B"/>
                                <w:spacing w:val="-2"/>
                                <w:w w:val="95"/>
                                <w:sz w:val="17"/>
                              </w:rPr>
                              <w:t>What</w:t>
                            </w:r>
                            <w:r>
                              <w:rPr>
                                <w:rFonts w:ascii="Verdana"/>
                                <w:i/>
                                <w:color w:val="454C5B"/>
                                <w:spacing w:val="-14"/>
                                <w:w w:val="95"/>
                                <w:sz w:val="17"/>
                              </w:rPr>
                              <w:t xml:space="preserve"> </w:t>
                            </w:r>
                            <w:r>
                              <w:rPr>
                                <w:rFonts w:ascii="Verdana"/>
                                <w:i/>
                                <w:color w:val="454C5B"/>
                                <w:spacing w:val="-2"/>
                                <w:w w:val="95"/>
                                <w:sz w:val="17"/>
                              </w:rPr>
                              <w:t>are</w:t>
                            </w:r>
                            <w:r>
                              <w:rPr>
                                <w:rFonts w:ascii="Verdana"/>
                                <w:i/>
                                <w:color w:val="454C5B"/>
                                <w:spacing w:val="-14"/>
                                <w:w w:val="95"/>
                                <w:sz w:val="17"/>
                              </w:rPr>
                              <w:t xml:space="preserve"> </w:t>
                            </w:r>
                            <w:r>
                              <w:rPr>
                                <w:rFonts w:ascii="Verdana"/>
                                <w:i/>
                                <w:color w:val="454C5B"/>
                                <w:spacing w:val="-2"/>
                                <w:w w:val="95"/>
                                <w:sz w:val="17"/>
                              </w:rPr>
                              <w:t>your</w:t>
                            </w:r>
                            <w:r>
                              <w:rPr>
                                <w:rFonts w:ascii="Verdana"/>
                                <w:i/>
                                <w:color w:val="454C5B"/>
                                <w:spacing w:val="-14"/>
                                <w:w w:val="95"/>
                                <w:sz w:val="17"/>
                              </w:rPr>
                              <w:t xml:space="preserve"> </w:t>
                            </w:r>
                            <w:r>
                              <w:rPr>
                                <w:rFonts w:ascii="Verdana"/>
                                <w:i/>
                                <w:color w:val="454C5B"/>
                                <w:spacing w:val="-2"/>
                                <w:w w:val="95"/>
                                <w:sz w:val="17"/>
                              </w:rPr>
                              <w:t>desired</w:t>
                            </w:r>
                            <w:r>
                              <w:rPr>
                                <w:rFonts w:ascii="Verdana"/>
                                <w:i/>
                                <w:color w:val="454C5B"/>
                                <w:spacing w:val="-14"/>
                                <w:w w:val="95"/>
                                <w:sz w:val="17"/>
                              </w:rPr>
                              <w:t xml:space="preserve"> </w:t>
                            </w:r>
                            <w:r>
                              <w:rPr>
                                <w:rFonts w:ascii="Verdana"/>
                                <w:i/>
                                <w:color w:val="454C5B"/>
                                <w:spacing w:val="-2"/>
                                <w:w w:val="95"/>
                                <w:sz w:val="17"/>
                              </w:rPr>
                              <w:t>outcomes</w:t>
                            </w:r>
                            <w:r>
                              <w:rPr>
                                <w:rFonts w:ascii="Verdana"/>
                                <w:i/>
                                <w:color w:val="454C5B"/>
                                <w:spacing w:val="-14"/>
                                <w:w w:val="95"/>
                                <w:sz w:val="17"/>
                              </w:rPr>
                              <w:t xml:space="preserve"> </w:t>
                            </w:r>
                            <w:r>
                              <w:rPr>
                                <w:rFonts w:ascii="Verdana"/>
                                <w:i/>
                                <w:color w:val="454C5B"/>
                                <w:spacing w:val="-2"/>
                                <w:w w:val="95"/>
                                <w:sz w:val="17"/>
                              </w:rPr>
                              <w:t>when</w:t>
                            </w:r>
                            <w:r>
                              <w:rPr>
                                <w:rFonts w:ascii="Verdana"/>
                                <w:i/>
                                <w:color w:val="454C5B"/>
                                <w:spacing w:val="-14"/>
                                <w:w w:val="95"/>
                                <w:sz w:val="17"/>
                              </w:rPr>
                              <w:t xml:space="preserve"> </w:t>
                            </w:r>
                            <w:r>
                              <w:rPr>
                                <w:rFonts w:ascii="Verdana"/>
                                <w:i/>
                                <w:color w:val="454C5B"/>
                                <w:spacing w:val="-2"/>
                                <w:w w:val="95"/>
                                <w:sz w:val="17"/>
                              </w:rPr>
                              <w:t>it</w:t>
                            </w:r>
                            <w:r>
                              <w:rPr>
                                <w:rFonts w:ascii="Verdana"/>
                                <w:i/>
                                <w:color w:val="454C5B"/>
                                <w:spacing w:val="-14"/>
                                <w:w w:val="95"/>
                                <w:sz w:val="17"/>
                              </w:rPr>
                              <w:t xml:space="preserve"> </w:t>
                            </w:r>
                            <w:r>
                              <w:rPr>
                                <w:rFonts w:ascii="Verdana"/>
                                <w:i/>
                                <w:color w:val="454C5B"/>
                                <w:spacing w:val="-2"/>
                                <w:w w:val="95"/>
                                <w:sz w:val="17"/>
                              </w:rPr>
                              <w:t>comes</w:t>
                            </w:r>
                            <w:r>
                              <w:rPr>
                                <w:rFonts w:ascii="Verdana"/>
                                <w:i/>
                                <w:color w:val="454C5B"/>
                                <w:spacing w:val="-14"/>
                                <w:w w:val="95"/>
                                <w:sz w:val="17"/>
                              </w:rPr>
                              <w:t xml:space="preserve"> </w:t>
                            </w:r>
                            <w:r>
                              <w:rPr>
                                <w:rFonts w:ascii="Verdana"/>
                                <w:i/>
                                <w:color w:val="454C5B"/>
                                <w:spacing w:val="-2"/>
                                <w:w w:val="95"/>
                                <w:sz w:val="17"/>
                              </w:rPr>
                              <w:t xml:space="preserve">to </w:t>
                            </w:r>
                            <w:r>
                              <w:rPr>
                                <w:rFonts w:ascii="Verdana"/>
                                <w:i/>
                                <w:color w:val="454C5B"/>
                                <w:w w:val="95"/>
                                <w:sz w:val="17"/>
                              </w:rPr>
                              <w:t>implementing AI in your security team?</w:t>
                            </w:r>
                          </w:p>
                          <w:p>
                            <w:pPr>
                              <w:spacing w:before="70" w:line="278" w:lineRule="auto"/>
                              <w:ind w:left="1512" w:right="723" w:hanging="442"/>
                              <w:jc w:val="left"/>
                              <w:rPr>
                                <w:rFonts w:ascii="Verdana"/>
                                <w:i/>
                                <w:color w:val="454C5B"/>
                                <w:w w:val="95"/>
                                <w:sz w:val="17"/>
                              </w:rPr>
                            </w:pPr>
                            <w:r>
                              <w:rPr>
                                <w:rFonts w:hint="eastAsia" w:ascii="Verdana"/>
                                <w:i/>
                                <w:color w:val="454C5B"/>
                                <w:w w:val="95"/>
                                <w:sz w:val="17"/>
                              </w:rPr>
                              <w:t>当涉及到在您的安全团队中实施人工智能时，您期望的结果是什么？</w:t>
                            </w:r>
                          </w:p>
                        </w:txbxContent>
                      </wps:txbx>
                      <wps:bodyPr lIns="0" tIns="0" rIns="0" bIns="0" upright="1"/>
                    </wps:wsp>
                  </a:graphicData>
                </a:graphic>
              </wp:anchor>
            </w:drawing>
          </mc:Choice>
          <mc:Fallback>
            <w:pict>
              <v:shape id="_x0000_s1026" o:spid="_x0000_s1026" o:spt="202" type="#_x0000_t202" style="position:absolute;left:0pt;margin-left:153.35pt;margin-top:10.5pt;height:44.6pt;width:306.1pt;mso-position-horizontal-relative:page;mso-wrap-distance-bottom:0pt;mso-wrap-distance-top:0pt;z-index:-251415552;mso-width-relative:page;mso-height-relative:page;" fillcolor="#EEF3F8" filled="t" stroked="f" coordsize="21600,21600" o:gfxdata="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QZjQ2AAAAAoBAAAPAAAAAAAAAAEA&#10;IAAAACIAAABkcnMvZG93bnJldi54bWxQSwECFAAUAAAACACHTuJABewJCdYBAACfAwAADgAAAAAA&#10;AAABACAAAAAnAQAAZHJzL2Uyb0RvYy54bWxQSwUGAAAAAAYABgBZAQAAbwUAAAAA&#10;">
                <v:fill on="t" focussize="0,0"/>
                <v:stroke on="f"/>
                <v:imagedata o:title=""/>
                <o:lock v:ext="edit" aspectratio="f"/>
                <v:textbox inset="0mm,0mm,0mm,0mm">
                  <w:txbxContent>
                    <w:p>
                      <w:pPr>
                        <w:spacing w:before="70" w:line="278" w:lineRule="auto"/>
                        <w:ind w:left="1512" w:right="723" w:hanging="442"/>
                        <w:jc w:val="left"/>
                        <w:rPr>
                          <w:rFonts w:ascii="Verdana"/>
                          <w:i/>
                          <w:color w:val="454C5B"/>
                          <w:w w:val="95"/>
                          <w:sz w:val="17"/>
                        </w:rPr>
                      </w:pPr>
                      <w:r>
                        <w:rPr>
                          <w:rFonts w:ascii="Verdana"/>
                          <w:i/>
                          <w:color w:val="454C5B"/>
                          <w:spacing w:val="-2"/>
                          <w:w w:val="95"/>
                          <w:sz w:val="17"/>
                        </w:rPr>
                        <w:t>What</w:t>
                      </w:r>
                      <w:r>
                        <w:rPr>
                          <w:rFonts w:ascii="Verdana"/>
                          <w:i/>
                          <w:color w:val="454C5B"/>
                          <w:spacing w:val="-14"/>
                          <w:w w:val="95"/>
                          <w:sz w:val="17"/>
                        </w:rPr>
                        <w:t xml:space="preserve"> </w:t>
                      </w:r>
                      <w:r>
                        <w:rPr>
                          <w:rFonts w:ascii="Verdana"/>
                          <w:i/>
                          <w:color w:val="454C5B"/>
                          <w:spacing w:val="-2"/>
                          <w:w w:val="95"/>
                          <w:sz w:val="17"/>
                        </w:rPr>
                        <w:t>are</w:t>
                      </w:r>
                      <w:r>
                        <w:rPr>
                          <w:rFonts w:ascii="Verdana"/>
                          <w:i/>
                          <w:color w:val="454C5B"/>
                          <w:spacing w:val="-14"/>
                          <w:w w:val="95"/>
                          <w:sz w:val="17"/>
                        </w:rPr>
                        <w:t xml:space="preserve"> </w:t>
                      </w:r>
                      <w:r>
                        <w:rPr>
                          <w:rFonts w:ascii="Verdana"/>
                          <w:i/>
                          <w:color w:val="454C5B"/>
                          <w:spacing w:val="-2"/>
                          <w:w w:val="95"/>
                          <w:sz w:val="17"/>
                        </w:rPr>
                        <w:t>your</w:t>
                      </w:r>
                      <w:r>
                        <w:rPr>
                          <w:rFonts w:ascii="Verdana"/>
                          <w:i/>
                          <w:color w:val="454C5B"/>
                          <w:spacing w:val="-14"/>
                          <w:w w:val="95"/>
                          <w:sz w:val="17"/>
                        </w:rPr>
                        <w:t xml:space="preserve"> </w:t>
                      </w:r>
                      <w:r>
                        <w:rPr>
                          <w:rFonts w:ascii="Verdana"/>
                          <w:i/>
                          <w:color w:val="454C5B"/>
                          <w:spacing w:val="-2"/>
                          <w:w w:val="95"/>
                          <w:sz w:val="17"/>
                        </w:rPr>
                        <w:t>desired</w:t>
                      </w:r>
                      <w:r>
                        <w:rPr>
                          <w:rFonts w:ascii="Verdana"/>
                          <w:i/>
                          <w:color w:val="454C5B"/>
                          <w:spacing w:val="-14"/>
                          <w:w w:val="95"/>
                          <w:sz w:val="17"/>
                        </w:rPr>
                        <w:t xml:space="preserve"> </w:t>
                      </w:r>
                      <w:r>
                        <w:rPr>
                          <w:rFonts w:ascii="Verdana"/>
                          <w:i/>
                          <w:color w:val="454C5B"/>
                          <w:spacing w:val="-2"/>
                          <w:w w:val="95"/>
                          <w:sz w:val="17"/>
                        </w:rPr>
                        <w:t>outcomes</w:t>
                      </w:r>
                      <w:r>
                        <w:rPr>
                          <w:rFonts w:ascii="Verdana"/>
                          <w:i/>
                          <w:color w:val="454C5B"/>
                          <w:spacing w:val="-14"/>
                          <w:w w:val="95"/>
                          <w:sz w:val="17"/>
                        </w:rPr>
                        <w:t xml:space="preserve"> </w:t>
                      </w:r>
                      <w:r>
                        <w:rPr>
                          <w:rFonts w:ascii="Verdana"/>
                          <w:i/>
                          <w:color w:val="454C5B"/>
                          <w:spacing w:val="-2"/>
                          <w:w w:val="95"/>
                          <w:sz w:val="17"/>
                        </w:rPr>
                        <w:t>when</w:t>
                      </w:r>
                      <w:r>
                        <w:rPr>
                          <w:rFonts w:ascii="Verdana"/>
                          <w:i/>
                          <w:color w:val="454C5B"/>
                          <w:spacing w:val="-14"/>
                          <w:w w:val="95"/>
                          <w:sz w:val="17"/>
                        </w:rPr>
                        <w:t xml:space="preserve"> </w:t>
                      </w:r>
                      <w:r>
                        <w:rPr>
                          <w:rFonts w:ascii="Verdana"/>
                          <w:i/>
                          <w:color w:val="454C5B"/>
                          <w:spacing w:val="-2"/>
                          <w:w w:val="95"/>
                          <w:sz w:val="17"/>
                        </w:rPr>
                        <w:t>it</w:t>
                      </w:r>
                      <w:r>
                        <w:rPr>
                          <w:rFonts w:ascii="Verdana"/>
                          <w:i/>
                          <w:color w:val="454C5B"/>
                          <w:spacing w:val="-14"/>
                          <w:w w:val="95"/>
                          <w:sz w:val="17"/>
                        </w:rPr>
                        <w:t xml:space="preserve"> </w:t>
                      </w:r>
                      <w:r>
                        <w:rPr>
                          <w:rFonts w:ascii="Verdana"/>
                          <w:i/>
                          <w:color w:val="454C5B"/>
                          <w:spacing w:val="-2"/>
                          <w:w w:val="95"/>
                          <w:sz w:val="17"/>
                        </w:rPr>
                        <w:t>comes</w:t>
                      </w:r>
                      <w:r>
                        <w:rPr>
                          <w:rFonts w:ascii="Verdana"/>
                          <w:i/>
                          <w:color w:val="454C5B"/>
                          <w:spacing w:val="-14"/>
                          <w:w w:val="95"/>
                          <w:sz w:val="17"/>
                        </w:rPr>
                        <w:t xml:space="preserve"> </w:t>
                      </w:r>
                      <w:r>
                        <w:rPr>
                          <w:rFonts w:ascii="Verdana"/>
                          <w:i/>
                          <w:color w:val="454C5B"/>
                          <w:spacing w:val="-2"/>
                          <w:w w:val="95"/>
                          <w:sz w:val="17"/>
                        </w:rPr>
                        <w:t xml:space="preserve">to </w:t>
                      </w:r>
                      <w:r>
                        <w:rPr>
                          <w:rFonts w:ascii="Verdana"/>
                          <w:i/>
                          <w:color w:val="454C5B"/>
                          <w:w w:val="95"/>
                          <w:sz w:val="17"/>
                        </w:rPr>
                        <w:t>implementing AI in your security team?</w:t>
                      </w:r>
                    </w:p>
                    <w:p>
                      <w:pPr>
                        <w:spacing w:before="70" w:line="278" w:lineRule="auto"/>
                        <w:ind w:left="1512" w:right="723" w:hanging="442"/>
                        <w:jc w:val="left"/>
                        <w:rPr>
                          <w:rFonts w:ascii="Verdana"/>
                          <w:i/>
                          <w:color w:val="454C5B"/>
                          <w:w w:val="95"/>
                          <w:sz w:val="17"/>
                        </w:rPr>
                      </w:pPr>
                      <w:r>
                        <w:rPr>
                          <w:rFonts w:hint="eastAsia" w:ascii="Verdana"/>
                          <w:i/>
                          <w:color w:val="454C5B"/>
                          <w:w w:val="95"/>
                          <w:sz w:val="17"/>
                        </w:rPr>
                        <w:t>当涉及到在您的安全团队中实施人工智能时，您期望的结果是什么？</w:t>
                      </w:r>
                    </w:p>
                  </w:txbxContent>
                </v:textbox>
                <w10:wrap type="topAndBottom"/>
              </v:shape>
            </w:pict>
          </mc:Fallback>
        </mc:AlternateContent>
      </w:r>
    </w:p>
    <w:p>
      <w:r>
        <w:br w:type="page"/>
      </w:r>
    </w:p>
    <w:p>
      <w:pPr>
        <w:pStyle w:val="6"/>
      </w:pPr>
    </w:p>
    <w:p>
      <w:pPr>
        <w:pStyle w:val="6"/>
        <w:spacing w:before="1"/>
        <w:rPr>
          <w:sz w:val="15"/>
        </w:rPr>
      </w:pPr>
    </w:p>
    <w:p>
      <w:pPr>
        <w:tabs>
          <w:tab w:val="left" w:pos="1300"/>
          <w:tab w:val="left" w:pos="2426"/>
          <w:tab w:val="left" w:pos="3547"/>
          <w:tab w:val="left" w:pos="4668"/>
          <w:tab w:val="left" w:pos="5790"/>
          <w:tab w:val="left" w:pos="6911"/>
          <w:tab w:val="left" w:pos="8032"/>
          <w:tab w:val="left" w:pos="9153"/>
          <w:tab w:val="left" w:pos="10275"/>
        </w:tabs>
        <w:spacing w:line="240" w:lineRule="auto"/>
        <w:ind w:left="179" w:right="0" w:firstLine="0"/>
        <w:jc w:val="left"/>
        <w:rPr>
          <w:sz w:val="20"/>
        </w:rPr>
      </w:pPr>
      <w:r>
        <w:rPr>
          <w:sz w:val="20"/>
        </w:rPr>
        <mc:AlternateContent>
          <mc:Choice Requires="wpg">
            <w:drawing>
              <wp:inline distT="0" distB="0" distL="114300" distR="114300">
                <wp:extent cx="483870" cy="1437005"/>
                <wp:effectExtent l="0" t="0" r="11430" b="10795"/>
                <wp:docPr id="514" name="组合 514"/>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515" name="矩形 313"/>
                        <wps:cNvSpPr/>
                        <wps:spPr>
                          <a:xfrm>
                            <a:off x="0" y="0"/>
                            <a:ext cx="762" cy="1449"/>
                          </a:xfrm>
                          <a:prstGeom prst="rect">
                            <a:avLst/>
                          </a:prstGeom>
                          <a:solidFill>
                            <a:srgbClr val="DCE5EE"/>
                          </a:solidFill>
                          <a:ln>
                            <a:noFill/>
                          </a:ln>
                        </wps:spPr>
                        <wps:bodyPr upright="1"/>
                      </wps:wsp>
                      <wps:wsp>
                        <wps:cNvPr id="516" name="文本框 314"/>
                        <wps:cNvSpPr txBox="1"/>
                        <wps:spPr>
                          <a:xfrm>
                            <a:off x="0" y="1448"/>
                            <a:ext cx="762" cy="815"/>
                          </a:xfrm>
                          <a:prstGeom prst="rect">
                            <a:avLst/>
                          </a:prstGeom>
                          <a:solidFill>
                            <a:srgbClr val="00539F"/>
                          </a:solidFill>
                          <a:ln>
                            <a:noFill/>
                          </a:ln>
                        </wps:spPr>
                        <wps:txbx>
                          <w:txbxContent>
                            <w:p>
                              <w:pPr>
                                <w:spacing w:before="0" w:line="240" w:lineRule="auto"/>
                                <w:rPr>
                                  <w:color w:val="000000"/>
                                  <w:sz w:val="16"/>
                                </w:rPr>
                              </w:pPr>
                            </w:p>
                            <w:p>
                              <w:pPr>
                                <w:spacing w:before="0" w:line="240" w:lineRule="auto"/>
                                <w:rPr>
                                  <w:color w:val="000000"/>
                                  <w:sz w:val="16"/>
                                </w:rPr>
                              </w:pPr>
                            </w:p>
                            <w:p>
                              <w:pPr>
                                <w:spacing w:before="6" w:line="240" w:lineRule="auto"/>
                                <w:rPr>
                                  <w:color w:val="000000"/>
                                  <w:sz w:val="16"/>
                                </w:rPr>
                              </w:pPr>
                            </w:p>
                            <w:p>
                              <w:pPr>
                                <w:spacing w:before="0"/>
                                <w:ind w:left="253" w:right="0" w:firstLine="0"/>
                                <w:jc w:val="left"/>
                                <w:rPr>
                                  <w:rFonts w:ascii="Century Gothic"/>
                                  <w:b/>
                                  <w:color w:val="000000"/>
                                  <w:sz w:val="12"/>
                                </w:rPr>
                              </w:pPr>
                              <w:r>
                                <w:rPr>
                                  <w:rFonts w:ascii="Century Gothic"/>
                                  <w:b/>
                                  <w:color w:val="FFFFFF"/>
                                  <w:spacing w:val="-5"/>
                                  <w:w w:val="105"/>
                                  <w:sz w:val="12"/>
                                </w:rPr>
                                <w:t>36%</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Uu6mtUAAAAEAQAADwAAAAAAAAABACAAAAAiAAAAZHJzL2Rv&#10;d25yZXYueG1sUEsBAhQAFAAAAAgAh07iQJ6lpxF2AgAARwYAAA4AAAAAAAAAAQAgAAAAJAEAAGRy&#10;cy9lMm9Eb2MueG1sUEsFBgAAAAAGAAYAWQEAAAwGAAAAAA==&#10;">
                <o:lock v:ext="edit" aspectratio="f"/>
                <v:rect id="矩形 313" o:spid="_x0000_s1026" o:spt="1" style="position:absolute;left:0;top:0;height:1449;width:762;" fillcolor="#DCE5EE" filled="t" stroked="f" coordsize="21600,21600" o:gfxdata="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QT2b4A&#10;AADcAAAADwAAAAAAAAABACAAAAAiAAAAZHJzL2Rvd25yZXYueG1sUEsBAhQAFAAAAAgAh07iQDMv&#10;BZ47AAAAOQAAABAAAAAAAAAAAQAgAAAADQEAAGRycy9zaGFwZXhtbC54bWxQSwUGAAAAAAYABgBb&#10;AQAAtwMAAAAA&#10;">
                  <v:fill on="t" focussize="0,0"/>
                  <v:stroke on="f"/>
                  <v:imagedata o:title=""/>
                  <o:lock v:ext="edit" aspectratio="f"/>
                </v:rect>
                <v:shape id="文本框 314" o:spid="_x0000_s1026" o:spt="202" type="#_x0000_t202" style="position:absolute;left:0;top:1448;height:815;width:762;" fillcolor="#00539F" filled="t" stroked="f" coordsize="21600,21600" o:gfxdata="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w8W7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240" w:lineRule="auto"/>
                          <w:rPr>
                            <w:color w:val="000000"/>
                            <w:sz w:val="16"/>
                          </w:rPr>
                        </w:pPr>
                      </w:p>
                      <w:p>
                        <w:pPr>
                          <w:spacing w:before="0" w:line="240" w:lineRule="auto"/>
                          <w:rPr>
                            <w:color w:val="000000"/>
                            <w:sz w:val="16"/>
                          </w:rPr>
                        </w:pPr>
                      </w:p>
                      <w:p>
                        <w:pPr>
                          <w:spacing w:before="6" w:line="240" w:lineRule="auto"/>
                          <w:rPr>
                            <w:color w:val="000000"/>
                            <w:sz w:val="16"/>
                          </w:rPr>
                        </w:pPr>
                      </w:p>
                      <w:p>
                        <w:pPr>
                          <w:spacing w:before="0"/>
                          <w:ind w:left="253" w:right="0" w:firstLine="0"/>
                          <w:jc w:val="left"/>
                          <w:rPr>
                            <w:rFonts w:ascii="Century Gothic"/>
                            <w:b/>
                            <w:color w:val="000000"/>
                            <w:sz w:val="12"/>
                          </w:rPr>
                        </w:pPr>
                        <w:r>
                          <w:rPr>
                            <w:rFonts w:ascii="Century Gothic"/>
                            <w:b/>
                            <w:color w:val="FFFFFF"/>
                            <w:spacing w:val="-5"/>
                            <w:w w:val="105"/>
                            <w:sz w:val="12"/>
                          </w:rPr>
                          <w:t>36%</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517" name="组合 517"/>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518" name="矩形 316"/>
                        <wps:cNvSpPr/>
                        <wps:spPr>
                          <a:xfrm>
                            <a:off x="0" y="0"/>
                            <a:ext cx="762" cy="1675"/>
                          </a:xfrm>
                          <a:prstGeom prst="rect">
                            <a:avLst/>
                          </a:prstGeom>
                          <a:solidFill>
                            <a:srgbClr val="DCE5EE"/>
                          </a:solidFill>
                          <a:ln>
                            <a:noFill/>
                          </a:ln>
                        </wps:spPr>
                        <wps:bodyPr upright="1"/>
                      </wps:wsp>
                      <wps:wsp>
                        <wps:cNvPr id="519" name="文本框 317"/>
                        <wps:cNvSpPr txBox="1"/>
                        <wps:spPr>
                          <a:xfrm>
                            <a:off x="0" y="1674"/>
                            <a:ext cx="762" cy="589"/>
                          </a:xfrm>
                          <a:prstGeom prst="rect">
                            <a:avLst/>
                          </a:prstGeom>
                          <a:solidFill>
                            <a:srgbClr val="00539F"/>
                          </a:solidFill>
                          <a:ln>
                            <a:noFill/>
                          </a:ln>
                        </wps:spPr>
                        <wps:txbx>
                          <w:txbxContent>
                            <w:p>
                              <w:pPr>
                                <w:spacing w:before="0" w:line="240" w:lineRule="auto"/>
                                <w:rPr>
                                  <w:color w:val="000000"/>
                                  <w:sz w:val="16"/>
                                </w:rPr>
                              </w:pPr>
                            </w:p>
                            <w:p>
                              <w:pPr>
                                <w:spacing w:before="11" w:line="240" w:lineRule="auto"/>
                                <w:rPr>
                                  <w:color w:val="000000"/>
                                  <w:sz w:val="13"/>
                                </w:rPr>
                              </w:pPr>
                            </w:p>
                            <w:p>
                              <w:pPr>
                                <w:spacing w:before="1"/>
                                <w:ind w:left="252" w:right="0" w:firstLine="0"/>
                                <w:jc w:val="left"/>
                                <w:rPr>
                                  <w:rFonts w:ascii="Century Gothic"/>
                                  <w:b/>
                                  <w:color w:val="000000"/>
                                  <w:sz w:val="12"/>
                                </w:rPr>
                              </w:pPr>
                              <w:r>
                                <w:rPr>
                                  <w:rFonts w:ascii="Century Gothic"/>
                                  <w:b/>
                                  <w:color w:val="FFFFFF"/>
                                  <w:spacing w:val="-5"/>
                                  <w:w w:val="110"/>
                                  <w:sz w:val="12"/>
                                </w:rPr>
                                <w:t>26%</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Uu6mtUAAAAEAQAADwAAAAAAAAABACAAAAAiAAAAZHJz&#10;L2Rvd25yZXYueG1sUEsBAhQAFAAAAAgAh07iQPRA+sl5AgAARwYAAA4AAAAAAAAAAQAgAAAAJAEA&#10;AGRycy9lMm9Eb2MueG1sUEsFBgAAAAAGAAYAWQEAAA8GAAAAAA==&#10;">
                <o:lock v:ext="edit" aspectratio="f"/>
                <v:rect id="矩形 316" o:spid="_x0000_s1026" o:spt="1" style="position:absolute;left:0;top:0;height:1675;width:762;" fillcolor="#DCE5EE" filled="t" stroked="f" coordsize="21600,21600" o:gfxdata="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FbxHugAAANwA&#10;AAAPAAAAAAAAAAEAIAAAACIAAABkcnMvZG93bnJldi54bWxQSwECFAAUAAAACACHTuJAMy8FnjsA&#10;AAA5AAAAEAAAAAAAAAABACAAAAAJAQAAZHJzL3NoYXBleG1sLnhtbFBLBQYAAAAABgAGAFsBAACz&#10;AwAAAAA=&#10;">
                  <v:fill on="t" focussize="0,0"/>
                  <v:stroke on="f"/>
                  <v:imagedata o:title=""/>
                  <o:lock v:ext="edit" aspectratio="f"/>
                </v:rect>
                <v:shape id="文本框 317" o:spid="_x0000_s1026" o:spt="202" type="#_x0000_t202" style="position:absolute;left:0;top:1674;height:589;width:762;" fillcolor="#00539F" filled="t" stroked="f" coordsize="21600,21600" o:gfxdata="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POoKb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240" w:lineRule="auto"/>
                          <w:rPr>
                            <w:color w:val="000000"/>
                            <w:sz w:val="16"/>
                          </w:rPr>
                        </w:pPr>
                      </w:p>
                      <w:p>
                        <w:pPr>
                          <w:spacing w:before="11" w:line="240" w:lineRule="auto"/>
                          <w:rPr>
                            <w:color w:val="000000"/>
                            <w:sz w:val="13"/>
                          </w:rPr>
                        </w:pPr>
                      </w:p>
                      <w:p>
                        <w:pPr>
                          <w:spacing w:before="1"/>
                          <w:ind w:left="252" w:right="0" w:firstLine="0"/>
                          <w:jc w:val="left"/>
                          <w:rPr>
                            <w:rFonts w:ascii="Century Gothic"/>
                            <w:b/>
                            <w:color w:val="000000"/>
                            <w:sz w:val="12"/>
                          </w:rPr>
                        </w:pPr>
                        <w:r>
                          <w:rPr>
                            <w:rFonts w:ascii="Century Gothic"/>
                            <w:b/>
                            <w:color w:val="FFFFFF"/>
                            <w:spacing w:val="-5"/>
                            <w:w w:val="110"/>
                            <w:sz w:val="12"/>
                          </w:rPr>
                          <w:t>26%</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520" name="组合 520"/>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521" name="矩形 392"/>
                        <wps:cNvSpPr/>
                        <wps:spPr>
                          <a:xfrm>
                            <a:off x="0" y="0"/>
                            <a:ext cx="762" cy="1675"/>
                          </a:xfrm>
                          <a:prstGeom prst="rect">
                            <a:avLst/>
                          </a:prstGeom>
                          <a:solidFill>
                            <a:srgbClr val="DCE5EE"/>
                          </a:solidFill>
                          <a:ln>
                            <a:noFill/>
                          </a:ln>
                        </wps:spPr>
                        <wps:bodyPr upright="1"/>
                      </wps:wsp>
                      <wps:wsp>
                        <wps:cNvPr id="522" name="文本框 393"/>
                        <wps:cNvSpPr txBox="1"/>
                        <wps:spPr>
                          <a:xfrm>
                            <a:off x="0" y="1674"/>
                            <a:ext cx="762" cy="589"/>
                          </a:xfrm>
                          <a:prstGeom prst="rect">
                            <a:avLst/>
                          </a:prstGeom>
                          <a:solidFill>
                            <a:srgbClr val="00539F"/>
                          </a:solidFill>
                          <a:ln>
                            <a:noFill/>
                          </a:ln>
                        </wps:spPr>
                        <wps:txbx>
                          <w:txbxContent>
                            <w:p>
                              <w:pPr>
                                <w:spacing w:before="0" w:line="240" w:lineRule="auto"/>
                                <w:rPr>
                                  <w:color w:val="000000"/>
                                  <w:sz w:val="16"/>
                                </w:rPr>
                              </w:pPr>
                            </w:p>
                            <w:p>
                              <w:pPr>
                                <w:spacing w:before="11" w:line="240" w:lineRule="auto"/>
                                <w:rPr>
                                  <w:color w:val="000000"/>
                                  <w:sz w:val="13"/>
                                </w:rPr>
                              </w:pPr>
                            </w:p>
                            <w:p>
                              <w:pPr>
                                <w:spacing w:before="1"/>
                                <w:ind w:left="252" w:right="0" w:firstLine="0"/>
                                <w:jc w:val="left"/>
                                <w:rPr>
                                  <w:rFonts w:ascii="Century Gothic"/>
                                  <w:b/>
                                  <w:color w:val="000000"/>
                                  <w:sz w:val="12"/>
                                </w:rPr>
                              </w:pPr>
                              <w:r>
                                <w:rPr>
                                  <w:rFonts w:ascii="Century Gothic"/>
                                  <w:b/>
                                  <w:color w:val="FFFFFF"/>
                                  <w:spacing w:val="-5"/>
                                  <w:w w:val="110"/>
                                  <w:sz w:val="12"/>
                                </w:rPr>
                                <w:t>26%</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&#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JS7qa1QAAAAQBAAAPAAAAAAAAAAEAIAAAACIAAABk&#10;cnMvZG93bnJldi54bWxQSwECFAAUAAAACACHTuJAGgtm1nsCAABHBgAADgAAAAAAAAABACAAAAAk&#10;AQAAZHJzL2Uyb0RvYy54bWxQSwUGAAAAAAYABgBZAQAAEQYAAAAA&#10;">
                <o:lock v:ext="edit" aspectratio="f"/>
                <v:rect id="矩形 392" o:spid="_x0000_s1026" o:spt="1" style="position:absolute;left:0;top:0;height:1675;width:762;" fillcolor="#DCE5EE" filled="t" stroked="f" coordsize="21600,21600" o:gfxdata="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D32e8AAAA&#10;3AAAAA8AAAAAAAAAAQAgAAAAIgAAAGRycy9kb3ducmV2LnhtbFBLAQIUABQAAAAIAIdO4kAzLwWe&#10;OwAAADkAAAAQAAAAAAAAAAEAIAAAAAsBAABkcnMvc2hhcGV4bWwueG1sUEsFBgAAAAAGAAYAWwEA&#10;ALUDAAAAAA==&#10;">
                  <v:fill on="t" focussize="0,0"/>
                  <v:stroke on="f"/>
                  <v:imagedata o:title=""/>
                  <o:lock v:ext="edit" aspectratio="f"/>
                </v:rect>
                <v:shape id="文本框 393" o:spid="_x0000_s1026" o:spt="202" type="#_x0000_t202" style="position:absolute;left:0;top:1674;height:589;width:762;" fillcolor="#00539F" filled="t" stroked="f" coordsize="21600,21600" o:gfxdata="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Dvw5b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240" w:lineRule="auto"/>
                          <w:rPr>
                            <w:color w:val="000000"/>
                            <w:sz w:val="16"/>
                          </w:rPr>
                        </w:pPr>
                      </w:p>
                      <w:p>
                        <w:pPr>
                          <w:spacing w:before="11" w:line="240" w:lineRule="auto"/>
                          <w:rPr>
                            <w:color w:val="000000"/>
                            <w:sz w:val="13"/>
                          </w:rPr>
                        </w:pPr>
                      </w:p>
                      <w:p>
                        <w:pPr>
                          <w:spacing w:before="1"/>
                          <w:ind w:left="252" w:right="0" w:firstLine="0"/>
                          <w:jc w:val="left"/>
                          <w:rPr>
                            <w:rFonts w:ascii="Century Gothic"/>
                            <w:b/>
                            <w:color w:val="000000"/>
                            <w:sz w:val="12"/>
                          </w:rPr>
                        </w:pPr>
                        <w:r>
                          <w:rPr>
                            <w:rFonts w:ascii="Century Gothic"/>
                            <w:b/>
                            <w:color w:val="FFFFFF"/>
                            <w:spacing w:val="-5"/>
                            <w:w w:val="110"/>
                            <w:sz w:val="12"/>
                          </w:rPr>
                          <w:t>26%</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523" name="组合 523"/>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524" name="矩形 395"/>
                        <wps:cNvSpPr/>
                        <wps:spPr>
                          <a:xfrm>
                            <a:off x="0" y="0"/>
                            <a:ext cx="762" cy="1720"/>
                          </a:xfrm>
                          <a:prstGeom prst="rect">
                            <a:avLst/>
                          </a:prstGeom>
                          <a:solidFill>
                            <a:srgbClr val="DCE5EE"/>
                          </a:solidFill>
                          <a:ln>
                            <a:noFill/>
                          </a:ln>
                        </wps:spPr>
                        <wps:bodyPr upright="1"/>
                      </wps:wsp>
                      <wps:wsp>
                        <wps:cNvPr id="525" name="文本框 396"/>
                        <wps:cNvSpPr txBox="1"/>
                        <wps:spPr>
                          <a:xfrm>
                            <a:off x="0" y="1719"/>
                            <a:ext cx="762" cy="544"/>
                          </a:xfrm>
                          <a:prstGeom prst="rect">
                            <a:avLst/>
                          </a:prstGeom>
                          <a:solidFill>
                            <a:srgbClr val="00539F"/>
                          </a:solidFill>
                          <a:ln>
                            <a:noFill/>
                          </a:ln>
                        </wps:spPr>
                        <wps:txbx>
                          <w:txbxContent>
                            <w:p>
                              <w:pPr>
                                <w:spacing w:before="0" w:line="240" w:lineRule="auto"/>
                                <w:rPr>
                                  <w:color w:val="000000"/>
                                  <w:sz w:val="16"/>
                                </w:rPr>
                              </w:pPr>
                            </w:p>
                            <w:p>
                              <w:pPr>
                                <w:spacing w:before="125"/>
                                <w:ind w:left="250" w:right="0" w:firstLine="0"/>
                                <w:jc w:val="left"/>
                                <w:rPr>
                                  <w:rFonts w:ascii="Century Gothic"/>
                                  <w:b/>
                                  <w:color w:val="000000"/>
                                  <w:sz w:val="12"/>
                                </w:rPr>
                              </w:pPr>
                              <w:r>
                                <w:rPr>
                                  <w:rFonts w:ascii="Century Gothic"/>
                                  <w:b/>
                                  <w:color w:val="FFFFFF"/>
                                  <w:spacing w:val="-5"/>
                                  <w:w w:val="110"/>
                                  <w:sz w:val="12"/>
                                </w:rPr>
                                <w:t>24%</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yUu6mtUAAAAEAQAADwAAAAAAAAABACAAAAAiAAAA&#10;ZHJzL2Rvd25yZXYueG1sUEsBAhQAFAAAAAgAh07iQFRcHDJ8AgAARwYAAA4AAAAAAAAAAQAgAAAA&#10;JAEAAGRycy9lMm9Eb2MueG1sUEsFBgAAAAAGAAYAWQEAABIGAAAAAA==&#10;">
                <o:lock v:ext="edit" aspectratio="f"/>
                <v:rect id="矩形 395" o:spid="_x0000_s1026" o:spt="1" style="position:absolute;left:0;top:0;height:1720;width:762;" fillcolor="#DCE5EE" filled="t" stroked="f" coordsize="21600,21600" o:gfxdata="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80fP+/&#10;AAAA3AAAAA8AAAAAAAAAAQAgAAAAIgAAAGRycy9kb3ducmV2LnhtbFBLAQIUABQAAAAIAIdO4kAz&#10;LwWeOwAAADkAAAAQAAAAAAAAAAEAIAAAAA4BAABkcnMvc2hhcGV4bWwueG1sUEsFBgAAAAAGAAYA&#10;WwEAALgDAAAAAA==&#10;">
                  <v:fill on="t" focussize="0,0"/>
                  <v:stroke on="f"/>
                  <v:imagedata o:title=""/>
                  <o:lock v:ext="edit" aspectratio="f"/>
                </v:rect>
                <v:shape id="文本框 396" o:spid="_x0000_s1026" o:spt="202" type="#_x0000_t202" style="position:absolute;left:0;top:1719;height:544;width:762;" fillcolor="#00539F" filled="t" stroked="f" coordsize="21600,21600" o:gfxdata="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9Jokb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240" w:lineRule="auto"/>
                          <w:rPr>
                            <w:color w:val="000000"/>
                            <w:sz w:val="16"/>
                          </w:rPr>
                        </w:pPr>
                      </w:p>
                      <w:p>
                        <w:pPr>
                          <w:spacing w:before="125"/>
                          <w:ind w:left="250" w:right="0" w:firstLine="0"/>
                          <w:jc w:val="left"/>
                          <w:rPr>
                            <w:rFonts w:ascii="Century Gothic"/>
                            <w:b/>
                            <w:color w:val="000000"/>
                            <w:sz w:val="12"/>
                          </w:rPr>
                        </w:pPr>
                        <w:r>
                          <w:rPr>
                            <w:rFonts w:ascii="Century Gothic"/>
                            <w:b/>
                            <w:color w:val="FFFFFF"/>
                            <w:spacing w:val="-5"/>
                            <w:w w:val="110"/>
                            <w:sz w:val="12"/>
                          </w:rPr>
                          <w:t>24%</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526" name="组合 526"/>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527" name="矩形 398"/>
                        <wps:cNvSpPr/>
                        <wps:spPr>
                          <a:xfrm>
                            <a:off x="0" y="0"/>
                            <a:ext cx="762" cy="1720"/>
                          </a:xfrm>
                          <a:prstGeom prst="rect">
                            <a:avLst/>
                          </a:prstGeom>
                          <a:solidFill>
                            <a:srgbClr val="DCE5EE"/>
                          </a:solidFill>
                          <a:ln>
                            <a:noFill/>
                          </a:ln>
                        </wps:spPr>
                        <wps:bodyPr upright="1"/>
                      </wps:wsp>
                      <wps:wsp>
                        <wps:cNvPr id="528" name="文本框 399"/>
                        <wps:cNvSpPr txBox="1"/>
                        <wps:spPr>
                          <a:xfrm>
                            <a:off x="0" y="1719"/>
                            <a:ext cx="762" cy="544"/>
                          </a:xfrm>
                          <a:prstGeom prst="rect">
                            <a:avLst/>
                          </a:prstGeom>
                          <a:solidFill>
                            <a:srgbClr val="00539F"/>
                          </a:solidFill>
                          <a:ln>
                            <a:noFill/>
                          </a:ln>
                        </wps:spPr>
                        <wps:txbx>
                          <w:txbxContent>
                            <w:p>
                              <w:pPr>
                                <w:spacing w:before="0" w:line="240" w:lineRule="auto"/>
                                <w:rPr>
                                  <w:color w:val="000000"/>
                                  <w:sz w:val="16"/>
                                </w:rPr>
                              </w:pPr>
                            </w:p>
                            <w:p>
                              <w:pPr>
                                <w:spacing w:before="125"/>
                                <w:ind w:left="250" w:right="0" w:firstLine="0"/>
                                <w:jc w:val="left"/>
                                <w:rPr>
                                  <w:rFonts w:ascii="Century Gothic"/>
                                  <w:b/>
                                  <w:color w:val="000000"/>
                                  <w:sz w:val="12"/>
                                </w:rPr>
                              </w:pPr>
                              <w:r>
                                <w:rPr>
                                  <w:rFonts w:ascii="Century Gothic"/>
                                  <w:b/>
                                  <w:color w:val="FFFFFF"/>
                                  <w:spacing w:val="-5"/>
                                  <w:w w:val="110"/>
                                  <w:sz w:val="12"/>
                                </w:rPr>
                                <w:t>24%</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lLuprVAAAABAEAAA8AAAAAAAAAAQAgAAAAIgAAAGRycy9k&#10;b3ducmV2LnhtbFBLAQIUABQAAAAIAIdO4kBYxIFFdwIAAEcGAAAOAAAAAAAAAAEAIAAAACQBAABk&#10;cnMvZTJvRG9jLnhtbFBLBQYAAAAABgAGAFkBAAANBgAAAAA=&#10;">
                <o:lock v:ext="edit" aspectratio="f"/>
                <v:rect id="矩形 398" o:spid="_x0000_s1026" o:spt="1" style="position:absolute;left:0;top:0;height:1720;width:762;" fillcolor="#DCE5EE" filled="t" stroked="f" coordsize="21600,21600" o:gfxdata="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4oi/&#10;AAAA3AAAAA8AAAAAAAAAAQAgAAAAIgAAAGRycy9kb3ducmV2LnhtbFBLAQIUABQAAAAIAIdO4kAz&#10;LwWeOwAAADkAAAAQAAAAAAAAAAEAIAAAAA4BAABkcnMvc2hhcGV4bWwueG1sUEsFBgAAAAAGAAYA&#10;WwEAALgDAAAAAA==&#10;">
                  <v:fill on="t" focussize="0,0"/>
                  <v:stroke on="f"/>
                  <v:imagedata o:title=""/>
                  <o:lock v:ext="edit" aspectratio="f"/>
                </v:rect>
                <v:shape id="文本框 399" o:spid="_x0000_s1026" o:spt="202" type="#_x0000_t202" style="position:absolute;left:0;top:1719;height:544;width:762;" fillcolor="#00539F" filled="t" stroked="f" coordsize="21600,21600" o:gfxdata="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PHD7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0" w:line="240" w:lineRule="auto"/>
                          <w:rPr>
                            <w:color w:val="000000"/>
                            <w:sz w:val="16"/>
                          </w:rPr>
                        </w:pPr>
                      </w:p>
                      <w:p>
                        <w:pPr>
                          <w:spacing w:before="125"/>
                          <w:ind w:left="250" w:right="0" w:firstLine="0"/>
                          <w:jc w:val="left"/>
                          <w:rPr>
                            <w:rFonts w:ascii="Century Gothic"/>
                            <w:b/>
                            <w:color w:val="000000"/>
                            <w:sz w:val="12"/>
                          </w:rPr>
                        </w:pPr>
                        <w:r>
                          <w:rPr>
                            <w:rFonts w:ascii="Century Gothic"/>
                            <w:b/>
                            <w:color w:val="FFFFFF"/>
                            <w:spacing w:val="-5"/>
                            <w:w w:val="110"/>
                            <w:sz w:val="12"/>
                          </w:rPr>
                          <w:t>24%</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529" name="组合 529"/>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530" name="矩形 401"/>
                        <wps:cNvSpPr/>
                        <wps:spPr>
                          <a:xfrm>
                            <a:off x="0" y="0"/>
                            <a:ext cx="762" cy="1720"/>
                          </a:xfrm>
                          <a:prstGeom prst="rect">
                            <a:avLst/>
                          </a:prstGeom>
                          <a:solidFill>
                            <a:srgbClr val="DCE5EE"/>
                          </a:solidFill>
                          <a:ln>
                            <a:noFill/>
                          </a:ln>
                        </wps:spPr>
                        <wps:bodyPr upright="1"/>
                      </wps:wsp>
                      <wps:wsp>
                        <wps:cNvPr id="531" name="文本框 402"/>
                        <wps:cNvSpPr txBox="1"/>
                        <wps:spPr>
                          <a:xfrm>
                            <a:off x="0" y="1719"/>
                            <a:ext cx="762" cy="544"/>
                          </a:xfrm>
                          <a:prstGeom prst="rect">
                            <a:avLst/>
                          </a:prstGeom>
                          <a:solidFill>
                            <a:srgbClr val="00539F"/>
                          </a:solidFill>
                          <a:ln>
                            <a:noFill/>
                          </a:ln>
                        </wps:spPr>
                        <wps:txbx>
                          <w:txbxContent>
                            <w:p>
                              <w:pPr>
                                <w:spacing w:before="0" w:line="240" w:lineRule="auto"/>
                                <w:rPr>
                                  <w:color w:val="000000"/>
                                  <w:sz w:val="16"/>
                                </w:rPr>
                              </w:pPr>
                            </w:p>
                            <w:p>
                              <w:pPr>
                                <w:spacing w:before="125"/>
                                <w:ind w:left="250" w:right="0" w:firstLine="0"/>
                                <w:jc w:val="left"/>
                                <w:rPr>
                                  <w:rFonts w:ascii="Century Gothic"/>
                                  <w:b/>
                                  <w:color w:val="000000"/>
                                  <w:sz w:val="12"/>
                                </w:rPr>
                              </w:pPr>
                              <w:r>
                                <w:rPr>
                                  <w:rFonts w:ascii="Century Gothic"/>
                                  <w:b/>
                                  <w:color w:val="FFFFFF"/>
                                  <w:spacing w:val="-5"/>
                                  <w:w w:val="110"/>
                                  <w:sz w:val="12"/>
                                </w:rPr>
                                <w:t>24%</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JS7qa1QAAAAQBAAAPAAAAAAAAAAEAIAAAACIAAABkcnMvZG93bnJl&#10;di54bWxQSwECFAAUAAAACACHTuJALKJ77HICAABHBgAADgAAAAAAAAABACAAAAAkAQAAZHJzL2Uy&#10;b0RvYy54bWxQSwUGAAAAAAYABgBZAQAACAYAAAAA&#10;">
                <o:lock v:ext="edit" aspectratio="f"/>
                <v:rect id="矩形 401" o:spid="_x0000_s1026" o:spt="1" style="position:absolute;left:0;top:0;height:1720;width:762;" fillcolor="#DCE5EE" filled="t" stroked="f" coordsize="21600,21600" o:gfxdata="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bsIbsAAADc&#10;AAAADwAAAAAAAAABACAAAAAiAAAAZHJzL2Rvd25yZXYueG1sUEsBAhQAFAAAAAgAh07iQDMvBZ47&#10;AAAAOQAAABAAAAAAAAAAAQAgAAAACgEAAGRycy9zaGFwZXhtbC54bWxQSwUGAAAAAAYABgBbAQAA&#10;tAMAAAAA&#10;">
                  <v:fill on="t" focussize="0,0"/>
                  <v:stroke on="f"/>
                  <v:imagedata o:title=""/>
                  <o:lock v:ext="edit" aspectratio="f"/>
                </v:rect>
                <v:shape id="文本框 402" o:spid="_x0000_s1026" o:spt="202" type="#_x0000_t202" style="position:absolute;left:0;top:1719;height:544;width:762;" fillcolor="#00539F" filled="t" stroked="f" coordsize="21600,21600" o:gfxdata="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D4T7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240" w:lineRule="auto"/>
                          <w:rPr>
                            <w:color w:val="000000"/>
                            <w:sz w:val="16"/>
                          </w:rPr>
                        </w:pPr>
                      </w:p>
                      <w:p>
                        <w:pPr>
                          <w:spacing w:before="125"/>
                          <w:ind w:left="250" w:right="0" w:firstLine="0"/>
                          <w:jc w:val="left"/>
                          <w:rPr>
                            <w:rFonts w:ascii="Century Gothic"/>
                            <w:b/>
                            <w:color w:val="000000"/>
                            <w:sz w:val="12"/>
                          </w:rPr>
                        </w:pPr>
                        <w:r>
                          <w:rPr>
                            <w:rFonts w:ascii="Century Gothic"/>
                            <w:b/>
                            <w:color w:val="FFFFFF"/>
                            <w:spacing w:val="-5"/>
                            <w:w w:val="110"/>
                            <w:sz w:val="12"/>
                          </w:rPr>
                          <w:t>24%</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532" name="组合 532"/>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533" name="矩形 404"/>
                        <wps:cNvSpPr/>
                        <wps:spPr>
                          <a:xfrm>
                            <a:off x="0" y="0"/>
                            <a:ext cx="762" cy="1811"/>
                          </a:xfrm>
                          <a:prstGeom prst="rect">
                            <a:avLst/>
                          </a:prstGeom>
                          <a:solidFill>
                            <a:srgbClr val="DCE5EE"/>
                          </a:solidFill>
                          <a:ln>
                            <a:noFill/>
                          </a:ln>
                        </wps:spPr>
                        <wps:bodyPr upright="1"/>
                      </wps:wsp>
                      <wps:wsp>
                        <wps:cNvPr id="534" name="文本框 405"/>
                        <wps:cNvSpPr txBox="1"/>
                        <wps:spPr>
                          <a:xfrm>
                            <a:off x="0" y="1810"/>
                            <a:ext cx="762" cy="453"/>
                          </a:xfrm>
                          <a:prstGeom prst="rect">
                            <a:avLst/>
                          </a:prstGeom>
                          <a:solidFill>
                            <a:srgbClr val="00539F"/>
                          </a:solidFill>
                          <a:ln>
                            <a:noFill/>
                          </a:ln>
                        </wps:spPr>
                        <wps:txbx>
                          <w:txbxContent>
                            <w:p>
                              <w:pPr>
                                <w:spacing w:before="10" w:line="240" w:lineRule="auto"/>
                                <w:rPr>
                                  <w:color w:val="000000"/>
                                  <w:sz w:val="18"/>
                                </w:rPr>
                              </w:pPr>
                            </w:p>
                            <w:p>
                              <w:pPr>
                                <w:spacing w:before="0"/>
                                <w:ind w:left="252" w:right="0" w:firstLine="0"/>
                                <w:jc w:val="left"/>
                                <w:rPr>
                                  <w:rFonts w:ascii="Century Gothic"/>
                                  <w:b/>
                                  <w:color w:val="000000"/>
                                  <w:sz w:val="12"/>
                                </w:rPr>
                              </w:pPr>
                              <w:r>
                                <w:rPr>
                                  <w:rFonts w:ascii="Century Gothic"/>
                                  <w:b/>
                                  <w:color w:val="FFFFFF"/>
                                  <w:spacing w:val="-5"/>
                                  <w:w w:val="110"/>
                                  <w:sz w:val="12"/>
                                </w:rPr>
                                <w:t>20%</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lLuprVAAAABAEAAA8AAAAAAAAAAQAgAAAAIgAAAGRycy9kb3du&#10;cmV2LnhtbFBLAQIUABQAAAAIAIdO4kDu+3ZVdAIAAEcGAAAOAAAAAAAAAAEAIAAAACQBAABkcnMv&#10;ZTJvRG9jLnhtbFBLBQYAAAAABgAGAFkBAAAKBgAAAAA=&#10;">
                <o:lock v:ext="edit" aspectratio="f"/>
                <v:rect id="矩形 404" o:spid="_x0000_s1026" o:spt="1" style="position:absolute;left:0;top:0;height:1811;width:762;" fillcolor="#DCE5EE" filled="t" stroked="f" coordsize="21600,21600" o:gfxdata="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Ecla/&#10;AAAA3AAAAA8AAAAAAAAAAQAgAAAAIgAAAGRycy9kb3ducmV2LnhtbFBLAQIUABQAAAAIAIdO4kAz&#10;LwWeOwAAADkAAAAQAAAAAAAAAAEAIAAAAA4BAABkcnMvc2hhcGV4bWwueG1sUEsFBgAAAAAGAAYA&#10;WwEAALgDAAAAAA==&#10;">
                  <v:fill on="t" focussize="0,0"/>
                  <v:stroke on="f"/>
                  <v:imagedata o:title=""/>
                  <o:lock v:ext="edit" aspectratio="f"/>
                </v:rect>
                <v:shape id="文本框 405" o:spid="_x0000_s1026" o:spt="202" type="#_x0000_t202" style="position:absolute;left:0;top:1810;height:453;width:762;" fillcolor="#00539F" filled="t" stroked="f" coordsize="21600,21600" o:gfxdata="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Udb17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10" w:line="240" w:lineRule="auto"/>
                          <w:rPr>
                            <w:color w:val="000000"/>
                            <w:sz w:val="18"/>
                          </w:rPr>
                        </w:pPr>
                      </w:p>
                      <w:p>
                        <w:pPr>
                          <w:spacing w:before="0"/>
                          <w:ind w:left="252" w:right="0" w:firstLine="0"/>
                          <w:jc w:val="left"/>
                          <w:rPr>
                            <w:rFonts w:ascii="Century Gothic"/>
                            <w:b/>
                            <w:color w:val="000000"/>
                            <w:sz w:val="12"/>
                          </w:rPr>
                        </w:pPr>
                        <w:r>
                          <w:rPr>
                            <w:rFonts w:ascii="Century Gothic"/>
                            <w:b/>
                            <w:color w:val="FFFFFF"/>
                            <w:spacing w:val="-5"/>
                            <w:w w:val="110"/>
                            <w:sz w:val="12"/>
                          </w:rPr>
                          <w:t>20%</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535" name="组合 535"/>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536" name="矩形 407"/>
                        <wps:cNvSpPr/>
                        <wps:spPr>
                          <a:xfrm>
                            <a:off x="0" y="0"/>
                            <a:ext cx="762" cy="1833"/>
                          </a:xfrm>
                          <a:prstGeom prst="rect">
                            <a:avLst/>
                          </a:prstGeom>
                          <a:solidFill>
                            <a:srgbClr val="DCE5EE"/>
                          </a:solidFill>
                          <a:ln>
                            <a:noFill/>
                          </a:ln>
                        </wps:spPr>
                        <wps:bodyPr upright="1"/>
                      </wps:wsp>
                      <wps:wsp>
                        <wps:cNvPr id="537" name="文本框 408"/>
                        <wps:cNvSpPr txBox="1"/>
                        <wps:spPr>
                          <a:xfrm>
                            <a:off x="0" y="1832"/>
                            <a:ext cx="762" cy="431"/>
                          </a:xfrm>
                          <a:prstGeom prst="rect">
                            <a:avLst/>
                          </a:prstGeom>
                          <a:solidFill>
                            <a:srgbClr val="00539F"/>
                          </a:solidFill>
                          <a:ln>
                            <a:noFill/>
                          </a:ln>
                        </wps:spPr>
                        <wps:txbx>
                          <w:txbxContent>
                            <w:p>
                              <w:pPr>
                                <w:spacing w:before="12" w:line="240" w:lineRule="auto"/>
                                <w:rPr>
                                  <w:color w:val="000000"/>
                                  <w:sz w:val="16"/>
                                </w:rPr>
                              </w:pPr>
                            </w:p>
                            <w:p>
                              <w:pPr>
                                <w:spacing w:before="0"/>
                                <w:ind w:left="243" w:right="243" w:firstLine="0"/>
                                <w:jc w:val="center"/>
                                <w:rPr>
                                  <w:rFonts w:ascii="Century Gothic"/>
                                  <w:b/>
                                  <w:color w:val="000000"/>
                                  <w:sz w:val="12"/>
                                </w:rPr>
                              </w:pPr>
                              <w:r>
                                <w:rPr>
                                  <w:rFonts w:ascii="Century Gothic"/>
                                  <w:b/>
                                  <w:color w:val="FFFFFF"/>
                                  <w:spacing w:val="-5"/>
                                  <w:w w:val="105"/>
                                  <w:sz w:val="12"/>
                                </w:rPr>
                                <w:t>19%</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Uu6mtUAAAAEAQAADwAAAAAAAAABACAAAAAiAAAAZHJzL2Rv&#10;d25yZXYueG1sUEsBAhQAFAAAAAgAh07iQBXST3t2AgAARwYAAA4AAAAAAAAAAQAgAAAAJAEAAGRy&#10;cy9lMm9Eb2MueG1sUEsFBgAAAAAGAAYAWQEAAAwGAAAAAA==&#10;">
                <o:lock v:ext="edit" aspectratio="f"/>
                <v:rect id="矩形 407" o:spid="_x0000_s1026" o:spt="1" style="position:absolute;left:0;top:0;height:1833;width:762;" fillcolor="#DCE5EE" filled="t" stroked="f" coordsize="21600,21600" o:gfxdata="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c9HOvQAA&#10;ANwAAAAPAAAAAAAAAAEAIAAAACIAAABkcnMvZG93bnJldi54bWxQSwECFAAUAAAACACHTuJAMy8F&#10;njsAAAA5AAAAEAAAAAAAAAABACAAAAAMAQAAZHJzL3NoYXBleG1sLnhtbFBLBQYAAAAABgAGAFsB&#10;AAC2AwAAAAA=&#10;">
                  <v:fill on="t" focussize="0,0"/>
                  <v:stroke on="f"/>
                  <v:imagedata o:title=""/>
                  <o:lock v:ext="edit" aspectratio="f"/>
                </v:rect>
                <v:shape id="文本框 408" o:spid="_x0000_s1026" o:spt="202" type="#_x0000_t202" style="position:absolute;left:0;top:1832;height:431;width:762;" fillcolor="#00539F" filled="t" stroked="f" coordsize="21600,21600" o:gfxdata="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ZXFoL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12" w:line="240" w:lineRule="auto"/>
                          <w:rPr>
                            <w:color w:val="000000"/>
                            <w:sz w:val="16"/>
                          </w:rPr>
                        </w:pPr>
                      </w:p>
                      <w:p>
                        <w:pPr>
                          <w:spacing w:before="0"/>
                          <w:ind w:left="243" w:right="243" w:firstLine="0"/>
                          <w:jc w:val="center"/>
                          <w:rPr>
                            <w:rFonts w:ascii="Century Gothic"/>
                            <w:b/>
                            <w:color w:val="000000"/>
                            <w:sz w:val="12"/>
                          </w:rPr>
                        </w:pPr>
                        <w:r>
                          <w:rPr>
                            <w:rFonts w:ascii="Century Gothic"/>
                            <w:b/>
                            <w:color w:val="FFFFFF"/>
                            <w:spacing w:val="-5"/>
                            <w:w w:val="105"/>
                            <w:sz w:val="12"/>
                          </w:rPr>
                          <w:t>19%</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538" name="组合 538"/>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539" name="矩形 410"/>
                        <wps:cNvSpPr/>
                        <wps:spPr>
                          <a:xfrm>
                            <a:off x="0" y="0"/>
                            <a:ext cx="762" cy="1878"/>
                          </a:xfrm>
                          <a:prstGeom prst="rect">
                            <a:avLst/>
                          </a:prstGeom>
                          <a:solidFill>
                            <a:srgbClr val="DCE5EE"/>
                          </a:solidFill>
                          <a:ln>
                            <a:noFill/>
                          </a:ln>
                        </wps:spPr>
                        <wps:bodyPr upright="1"/>
                      </wps:wsp>
                      <wps:wsp>
                        <wps:cNvPr id="540" name="文本框 411"/>
                        <wps:cNvSpPr txBox="1"/>
                        <wps:spPr>
                          <a:xfrm>
                            <a:off x="0" y="1877"/>
                            <a:ext cx="762" cy="385"/>
                          </a:xfrm>
                          <a:prstGeom prst="rect">
                            <a:avLst/>
                          </a:prstGeom>
                          <a:solidFill>
                            <a:srgbClr val="00539F"/>
                          </a:solidFill>
                          <a:ln>
                            <a:noFill/>
                          </a:ln>
                        </wps:spPr>
                        <wps:txbx>
                          <w:txbxContent>
                            <w:p>
                              <w:pPr>
                                <w:spacing w:before="3" w:line="240" w:lineRule="auto"/>
                                <w:rPr>
                                  <w:color w:val="000000"/>
                                  <w:sz w:val="13"/>
                                </w:rPr>
                              </w:pPr>
                            </w:p>
                            <w:p>
                              <w:pPr>
                                <w:spacing w:before="0"/>
                                <w:ind w:left="243" w:right="243" w:firstLine="0"/>
                                <w:jc w:val="center"/>
                                <w:rPr>
                                  <w:rFonts w:ascii="Century Gothic"/>
                                  <w:b/>
                                  <w:color w:val="000000"/>
                                  <w:sz w:val="12"/>
                                </w:rPr>
                              </w:pPr>
                              <w:r>
                                <w:rPr>
                                  <w:rFonts w:ascii="Century Gothic"/>
                                  <w:b/>
                                  <w:color w:val="FFFFFF"/>
                                  <w:spacing w:val="-5"/>
                                  <w:sz w:val="12"/>
                                </w:rPr>
                                <w:t>17%</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JS7qa1QAAAAQBAAAPAAAAAAAAAAEAIAAAACIAAABkcnMvZG93bnJl&#10;di54bWxQSwECFAAUAAAACACHTuJAD7GMhXICAABHBgAADgAAAAAAAAABACAAAAAkAQAAZHJzL2Uy&#10;b0RvYy54bWxQSwUGAAAAAAYABgBZAQAACAYAAAAA&#10;">
                <o:lock v:ext="edit" aspectratio="f"/>
                <v:rect id="矩形 410" o:spid="_x0000_s1026" o:spt="1" style="position:absolute;left:0;top:0;height:1878;width:762;" fillcolor="#DCE5EE" filled="t" stroked="f" coordsize="21600,21600" o:gfxdata="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7EW8&#10;wAAAANwAAAAPAAAAAAAAAAEAIAAAACIAAABkcnMvZG93bnJldi54bWxQSwECFAAUAAAACACHTuJA&#10;My8FnjsAAAA5AAAAEAAAAAAAAAABACAAAAAPAQAAZHJzL3NoYXBleG1sLnhtbFBLBQYAAAAABgAG&#10;AFsBAAC5AwAAAAA=&#10;">
                  <v:fill on="t" focussize="0,0"/>
                  <v:stroke on="f"/>
                  <v:imagedata o:title=""/>
                  <o:lock v:ext="edit" aspectratio="f"/>
                </v:rect>
                <v:shape id="文本框 411" o:spid="_x0000_s1026" o:spt="202" type="#_x0000_t202" style="position:absolute;left:0;top:1877;height:385;width:762;" fillcolor="#00539F" filled="t" stroked="f" coordsize="21600,21600" o:gfxdata="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ouqb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3" w:line="240" w:lineRule="auto"/>
                          <w:rPr>
                            <w:color w:val="000000"/>
                            <w:sz w:val="13"/>
                          </w:rPr>
                        </w:pPr>
                      </w:p>
                      <w:p>
                        <w:pPr>
                          <w:spacing w:before="0"/>
                          <w:ind w:left="243" w:right="243" w:firstLine="0"/>
                          <w:jc w:val="center"/>
                          <w:rPr>
                            <w:rFonts w:ascii="Century Gothic"/>
                            <w:b/>
                            <w:color w:val="000000"/>
                            <w:sz w:val="12"/>
                          </w:rPr>
                        </w:pPr>
                        <w:r>
                          <w:rPr>
                            <w:rFonts w:ascii="Century Gothic"/>
                            <w:b/>
                            <w:color w:val="FFFFFF"/>
                            <w:spacing w:val="-5"/>
                            <w:sz w:val="12"/>
                          </w:rPr>
                          <w:t>17%</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541" name="组合 541"/>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542" name="矩形 413"/>
                        <wps:cNvSpPr/>
                        <wps:spPr>
                          <a:xfrm>
                            <a:off x="0" y="0"/>
                            <a:ext cx="762" cy="1924"/>
                          </a:xfrm>
                          <a:prstGeom prst="rect">
                            <a:avLst/>
                          </a:prstGeom>
                          <a:solidFill>
                            <a:srgbClr val="DCE5EE"/>
                          </a:solidFill>
                          <a:ln>
                            <a:noFill/>
                          </a:ln>
                        </wps:spPr>
                        <wps:bodyPr upright="1"/>
                      </wps:wsp>
                      <wps:wsp>
                        <wps:cNvPr id="543" name="文本框 414"/>
                        <wps:cNvSpPr txBox="1"/>
                        <wps:spPr>
                          <a:xfrm>
                            <a:off x="0" y="1923"/>
                            <a:ext cx="762" cy="340"/>
                          </a:xfrm>
                          <a:prstGeom prst="rect">
                            <a:avLst/>
                          </a:prstGeom>
                          <a:solidFill>
                            <a:srgbClr val="00539F"/>
                          </a:solidFill>
                          <a:ln>
                            <a:noFill/>
                          </a:ln>
                        </wps:spPr>
                        <wps:txbx>
                          <w:txbxContent>
                            <w:p>
                              <w:pPr>
                                <w:spacing w:before="117"/>
                                <w:ind w:left="243" w:right="243" w:firstLine="0"/>
                                <w:jc w:val="center"/>
                                <w:rPr>
                                  <w:rFonts w:ascii="Century Gothic"/>
                                  <w:b/>
                                  <w:color w:val="000000"/>
                                  <w:sz w:val="12"/>
                                </w:rPr>
                              </w:pPr>
                              <w:r>
                                <w:rPr>
                                  <w:rFonts w:ascii="Century Gothic"/>
                                  <w:b/>
                                  <w:color w:val="FFFFFF"/>
                                  <w:spacing w:val="-5"/>
                                  <w:sz w:val="12"/>
                                </w:rPr>
                                <w:t>15%</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Uu6mtUAAAAEAQAADwAAAAAAAAABACAAAAAiAAAAZHJzL2Rv&#10;d25yZXYueG1sUEsBAhQAFAAAAAgAh07iQJfc9KV2AgAARwYAAA4AAAAAAAAAAQAgAAAAJAEAAGRy&#10;cy9lMm9Eb2MueG1sUEsFBgAAAAAGAAYAWQEAAAwGAAAAAA==&#10;">
                <o:lock v:ext="edit" aspectratio="f"/>
                <v:rect id="矩形 413" o:spid="_x0000_s1026" o:spt="1" style="position:absolute;left:0;top:0;height:1924;width:762;" fillcolor="#DCE5EE" filled="t" stroked="f" coordsize="21600,21600" o:gfxdata="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OpLC/&#10;AAAA3AAAAA8AAAAAAAAAAQAgAAAAIgAAAGRycy9kb3ducmV2LnhtbFBLAQIUABQAAAAIAIdO4kAz&#10;LwWeOwAAADkAAAAQAAAAAAAAAAEAIAAAAA4BAABkcnMvc2hhcGV4bWwueG1sUEsFBgAAAAAGAAYA&#10;WwEAALgDAAAAAA==&#10;">
                  <v:fill on="t" focussize="0,0"/>
                  <v:stroke on="f"/>
                  <v:imagedata o:title=""/>
                  <o:lock v:ext="edit" aspectratio="f"/>
                </v:rect>
                <v:shape id="文本框 414" o:spid="_x0000_s1026" o:spt="202" type="#_x0000_t202" style="position:absolute;left:0;top:1923;height:340;width:762;" fillcolor="#00539F" filled="t" stroked="f" coordsize="21600,21600" o:gfxdata="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qiw3r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117"/>
                          <w:ind w:left="243" w:right="243" w:firstLine="0"/>
                          <w:jc w:val="center"/>
                          <w:rPr>
                            <w:rFonts w:ascii="Century Gothic"/>
                            <w:b/>
                            <w:color w:val="000000"/>
                            <w:sz w:val="12"/>
                          </w:rPr>
                        </w:pPr>
                        <w:r>
                          <w:rPr>
                            <w:rFonts w:ascii="Century Gothic"/>
                            <w:b/>
                            <w:color w:val="FFFFFF"/>
                            <w:spacing w:val="-5"/>
                            <w:sz w:val="12"/>
                          </w:rPr>
                          <w:t>15%</w:t>
                        </w:r>
                      </w:p>
                    </w:txbxContent>
                  </v:textbox>
                </v:shape>
                <w10:wrap type="none"/>
                <w10:anchorlock/>
              </v:group>
            </w:pict>
          </mc:Fallback>
        </mc:AlternateContent>
      </w:r>
    </w:p>
    <w:p>
      <w:pPr>
        <w:spacing w:after="0" w:line="240" w:lineRule="auto"/>
        <w:jc w:val="left"/>
        <w:rPr>
          <w:sz w:val="20"/>
        </w:rPr>
        <w:sectPr>
          <w:pgSz w:w="12240" w:h="15840"/>
          <w:pgMar w:top="1220" w:right="0" w:bottom="860" w:left="520" w:header="0" w:footer="675" w:gutter="0"/>
          <w:cols w:space="720" w:num="1"/>
        </w:sectPr>
      </w:pPr>
    </w:p>
    <w:p>
      <w:pPr>
        <w:spacing w:before="69" w:line="235" w:lineRule="auto"/>
        <w:ind w:left="100" w:right="38" w:firstLine="0"/>
        <w:jc w:val="center"/>
        <w:rPr>
          <w:spacing w:val="-2"/>
          <w:w w:val="115"/>
          <w:sz w:val="14"/>
        </w:rPr>
      </w:pPr>
      <w:r>
        <w:rPr>
          <w:spacing w:val="-2"/>
          <w:w w:val="115"/>
          <w:sz w:val="14"/>
        </w:rPr>
        <w:t>Supplemental</w:t>
      </w:r>
      <w:r>
        <w:rPr>
          <w:spacing w:val="40"/>
          <w:w w:val="115"/>
          <w:sz w:val="14"/>
        </w:rPr>
        <w:t xml:space="preserve"> </w:t>
      </w:r>
      <w:r>
        <w:rPr>
          <w:w w:val="115"/>
          <w:sz w:val="14"/>
        </w:rPr>
        <w:t>skills</w:t>
      </w:r>
      <w:r>
        <w:rPr>
          <w:spacing w:val="-10"/>
          <w:w w:val="115"/>
          <w:sz w:val="14"/>
        </w:rPr>
        <w:t xml:space="preserve"> </w:t>
      </w:r>
      <w:r>
        <w:rPr>
          <w:w w:val="115"/>
          <w:sz w:val="14"/>
        </w:rPr>
        <w:t>and</w:t>
      </w:r>
      <w:r>
        <w:rPr>
          <w:spacing w:val="40"/>
          <w:w w:val="115"/>
          <w:sz w:val="14"/>
        </w:rPr>
        <w:t xml:space="preserve"> </w:t>
      </w:r>
      <w:r>
        <w:rPr>
          <w:spacing w:val="-2"/>
          <w:w w:val="115"/>
          <w:sz w:val="14"/>
        </w:rPr>
        <w:t>knowledge</w:t>
      </w:r>
      <w:r>
        <w:rPr>
          <w:spacing w:val="40"/>
          <w:w w:val="115"/>
          <w:sz w:val="14"/>
        </w:rPr>
        <w:t xml:space="preserve"> </w:t>
      </w:r>
      <w:r>
        <w:rPr>
          <w:spacing w:val="-2"/>
          <w:w w:val="115"/>
          <w:sz w:val="14"/>
        </w:rPr>
        <w:t>gaps</w:t>
      </w:r>
      <w:r>
        <w:rPr>
          <w:spacing w:val="-8"/>
          <w:w w:val="115"/>
          <w:sz w:val="14"/>
        </w:rPr>
        <w:t xml:space="preserve"> </w:t>
      </w:r>
      <w:r>
        <w:rPr>
          <w:spacing w:val="-2"/>
          <w:w w:val="115"/>
          <w:sz w:val="14"/>
        </w:rPr>
        <w:t>(uplevel/</w:t>
      </w:r>
      <w:r>
        <w:rPr>
          <w:spacing w:val="40"/>
          <w:w w:val="115"/>
          <w:sz w:val="14"/>
        </w:rPr>
        <w:t xml:space="preserve"> </w:t>
      </w:r>
      <w:r>
        <w:rPr>
          <w:spacing w:val="-2"/>
          <w:w w:val="115"/>
          <w:sz w:val="14"/>
        </w:rPr>
        <w:t>augement</w:t>
      </w:r>
      <w:r>
        <w:rPr>
          <w:spacing w:val="40"/>
          <w:w w:val="115"/>
          <w:sz w:val="14"/>
        </w:rPr>
        <w:t xml:space="preserve"> </w:t>
      </w:r>
      <w:r>
        <w:rPr>
          <w:spacing w:val="-2"/>
          <w:w w:val="115"/>
          <w:sz w:val="14"/>
        </w:rPr>
        <w:t>workforce)</w:t>
      </w:r>
    </w:p>
    <w:p>
      <w:pPr>
        <w:spacing w:before="69" w:line="235" w:lineRule="auto"/>
        <w:ind w:left="100" w:right="38" w:firstLine="0"/>
        <w:jc w:val="center"/>
        <w:rPr>
          <w:spacing w:val="-2"/>
          <w:w w:val="115"/>
          <w:sz w:val="14"/>
        </w:rPr>
      </w:pPr>
      <w:r>
        <w:rPr>
          <w:rFonts w:ascii="PingFang SC" w:hAnsi="PingFang SC" w:eastAsia="PingFang SC" w:cs="PingFang SC"/>
          <w:i w:val="0"/>
          <w:iCs w:val="0"/>
          <w:caps w:val="0"/>
          <w:color w:val="000000"/>
          <w:spacing w:val="0"/>
          <w:sz w:val="16"/>
          <w:szCs w:val="16"/>
          <w:shd w:val="clear" w:fill="FFFFFF"/>
        </w:rPr>
        <w:t>补充技能和知识差距(</w:t>
      </w:r>
      <w:del w:id="195" w:author="张家齐" w:date="2024-05-14T10:36:24Z">
        <w:r>
          <w:rPr>
            <w:rFonts w:hint="default" w:ascii="PingFang SC" w:hAnsi="PingFang SC" w:eastAsia="PingFang SC" w:cs="PingFang SC"/>
            <w:i w:val="0"/>
            <w:iCs w:val="0"/>
            <w:caps w:val="0"/>
            <w:color w:val="000000"/>
            <w:spacing w:val="0"/>
            <w:sz w:val="16"/>
            <w:szCs w:val="16"/>
            <w:shd w:val="clear" w:fill="FFFFFF"/>
            <w:lang w:val="en-US"/>
          </w:rPr>
          <w:delText>上</w:delText>
        </w:r>
      </w:del>
      <w:ins w:id="196" w:author="张家齐" w:date="2024-05-14T10:36:25Z">
        <w:r>
          <w:rPr>
            <w:rFonts w:hint="eastAsia" w:ascii="PingFang SC" w:hAnsi="PingFang SC" w:eastAsia="PingFang SC" w:cs="PingFang SC"/>
            <w:i w:val="0"/>
            <w:iCs w:val="0"/>
            <w:caps w:val="0"/>
            <w:color w:val="000000"/>
            <w:spacing w:val="0"/>
            <w:sz w:val="16"/>
            <w:szCs w:val="16"/>
            <w:shd w:val="clear" w:fill="FFFFFF"/>
            <w:lang w:val="en-US" w:eastAsia="zh-CN"/>
          </w:rPr>
          <w:t>提</w:t>
        </w:r>
      </w:ins>
      <w:r>
        <w:rPr>
          <w:rFonts w:hint="eastAsia" w:ascii="PingFang SC" w:hAnsi="PingFang SC" w:eastAsia="宋体" w:cs="PingFang SC"/>
          <w:i w:val="0"/>
          <w:iCs w:val="0"/>
          <w:caps w:val="0"/>
          <w:color w:val="000000"/>
          <w:spacing w:val="0"/>
          <w:sz w:val="16"/>
          <w:szCs w:val="16"/>
          <w:shd w:val="clear" w:fill="FFFFFF"/>
          <w:lang w:val="en-US" w:eastAsia="zh-CN"/>
        </w:rPr>
        <w:t>升</w:t>
      </w:r>
      <w:r>
        <w:rPr>
          <w:rFonts w:ascii="PingFang SC" w:hAnsi="PingFang SC" w:eastAsia="PingFang SC" w:cs="PingFang SC"/>
          <w:i w:val="0"/>
          <w:iCs w:val="0"/>
          <w:caps w:val="0"/>
          <w:color w:val="000000"/>
          <w:spacing w:val="0"/>
          <w:sz w:val="16"/>
          <w:szCs w:val="16"/>
          <w:shd w:val="clear" w:fill="FFFFFF"/>
        </w:rPr>
        <w:t>/增加劳动力)</w:t>
      </w:r>
    </w:p>
    <w:p>
      <w:pPr>
        <w:spacing w:before="69" w:line="235" w:lineRule="auto"/>
        <w:ind w:left="100" w:right="38" w:hanging="1"/>
        <w:jc w:val="center"/>
        <w:rPr>
          <w:spacing w:val="-2"/>
          <w:w w:val="115"/>
          <w:sz w:val="14"/>
        </w:rPr>
      </w:pPr>
      <w:r>
        <w:br w:type="column"/>
      </w:r>
      <w:r>
        <w:rPr>
          <w:spacing w:val="-2"/>
          <w:w w:val="115"/>
          <w:sz w:val="14"/>
        </w:rPr>
        <w:t>Faster</w:t>
      </w:r>
      <w:r>
        <w:rPr>
          <w:spacing w:val="40"/>
          <w:w w:val="115"/>
          <w:sz w:val="14"/>
        </w:rPr>
        <w:t xml:space="preserve"> </w:t>
      </w:r>
      <w:r>
        <w:rPr>
          <w:spacing w:val="-2"/>
          <w:w w:val="115"/>
          <w:sz w:val="14"/>
        </w:rPr>
        <w:t>threat</w:t>
      </w:r>
      <w:r>
        <w:rPr>
          <w:spacing w:val="40"/>
          <w:w w:val="115"/>
          <w:sz w:val="14"/>
        </w:rPr>
        <w:t xml:space="preserve"> </w:t>
      </w:r>
      <w:r>
        <w:rPr>
          <w:spacing w:val="-2"/>
          <w:w w:val="115"/>
          <w:sz w:val="14"/>
        </w:rPr>
        <w:t>detection</w:t>
      </w:r>
    </w:p>
    <w:p>
      <w:pPr>
        <w:spacing w:before="69" w:line="235" w:lineRule="auto"/>
        <w:ind w:left="100" w:right="38" w:hanging="1"/>
        <w:jc w:val="center"/>
        <w:rPr>
          <w:sz w:val="14"/>
        </w:rPr>
      </w:pPr>
      <w:r>
        <w:rPr>
          <w:rFonts w:hint="eastAsia"/>
          <w:spacing w:val="-2"/>
          <w:w w:val="115"/>
          <w:sz w:val="14"/>
        </w:rPr>
        <w:t>更快的威胁检测</w:t>
      </w:r>
    </w:p>
    <w:p>
      <w:pPr>
        <w:spacing w:before="69" w:line="235" w:lineRule="auto"/>
        <w:ind w:left="100" w:right="0" w:firstLine="86"/>
        <w:jc w:val="left"/>
        <w:rPr>
          <w:spacing w:val="-2"/>
          <w:w w:val="115"/>
          <w:sz w:val="14"/>
        </w:rPr>
      </w:pPr>
      <w:r>
        <w:br w:type="column"/>
      </w:r>
      <w:r>
        <w:rPr>
          <w:spacing w:val="-2"/>
          <w:w w:val="115"/>
          <w:sz w:val="14"/>
        </w:rPr>
        <w:t>Improved</w:t>
      </w:r>
      <w:r>
        <w:rPr>
          <w:spacing w:val="40"/>
          <w:w w:val="115"/>
          <w:sz w:val="14"/>
        </w:rPr>
        <w:t xml:space="preserve"> </w:t>
      </w:r>
      <w:r>
        <w:rPr>
          <w:spacing w:val="-2"/>
          <w:w w:val="115"/>
          <w:sz w:val="14"/>
        </w:rPr>
        <w:t>productivity</w:t>
      </w:r>
    </w:p>
    <w:p>
      <w:pPr>
        <w:spacing w:before="69" w:line="235" w:lineRule="auto"/>
        <w:ind w:left="100" w:right="0" w:firstLine="86"/>
        <w:jc w:val="left"/>
        <w:rPr>
          <w:sz w:val="14"/>
        </w:rPr>
      </w:pPr>
      <w:r>
        <w:rPr>
          <w:rFonts w:hint="eastAsia"/>
          <w:spacing w:val="-2"/>
          <w:w w:val="115"/>
          <w:sz w:val="14"/>
        </w:rPr>
        <w:t>提高生产力</w:t>
      </w:r>
    </w:p>
    <w:p>
      <w:pPr>
        <w:spacing w:before="69" w:line="235" w:lineRule="auto"/>
        <w:ind w:left="100" w:right="0" w:hanging="1"/>
        <w:jc w:val="center"/>
        <w:rPr>
          <w:spacing w:val="-2"/>
          <w:w w:val="115"/>
          <w:sz w:val="14"/>
        </w:rPr>
      </w:pPr>
      <w:r>
        <w:br w:type="column"/>
      </w:r>
      <w:r>
        <w:rPr>
          <w:spacing w:val="-2"/>
          <w:w w:val="115"/>
          <w:sz w:val="14"/>
        </w:rPr>
        <w:t>Improve</w:t>
      </w:r>
      <w:r>
        <w:rPr>
          <w:spacing w:val="40"/>
          <w:w w:val="115"/>
          <w:sz w:val="14"/>
        </w:rPr>
        <w:t xml:space="preserve"> </w:t>
      </w:r>
      <w:r>
        <w:rPr>
          <w:spacing w:val="-2"/>
          <w:w w:val="115"/>
          <w:sz w:val="14"/>
        </w:rPr>
        <w:t>cybersecurity</w:t>
      </w:r>
      <w:r>
        <w:rPr>
          <w:spacing w:val="40"/>
          <w:w w:val="115"/>
          <w:sz w:val="14"/>
        </w:rPr>
        <w:t xml:space="preserve"> </w:t>
      </w:r>
      <w:r>
        <w:rPr>
          <w:spacing w:val="-2"/>
          <w:w w:val="115"/>
          <w:sz w:val="14"/>
        </w:rPr>
        <w:t>posture</w:t>
      </w:r>
    </w:p>
    <w:p>
      <w:pPr>
        <w:spacing w:before="69" w:line="235" w:lineRule="auto"/>
        <w:ind w:left="100" w:right="0" w:hanging="1"/>
        <w:jc w:val="center"/>
        <w:rPr>
          <w:spacing w:val="-2"/>
          <w:w w:val="115"/>
          <w:sz w:val="14"/>
        </w:rPr>
      </w:pPr>
      <w:r>
        <w:rPr>
          <w:rFonts w:hint="eastAsia"/>
          <w:spacing w:val="-2"/>
          <w:w w:val="115"/>
          <w:sz w:val="14"/>
        </w:rPr>
        <w:t>改善网络安全态势</w:t>
      </w:r>
    </w:p>
    <w:p>
      <w:pPr>
        <w:spacing w:before="69" w:line="235" w:lineRule="auto"/>
        <w:ind w:left="63" w:right="38" w:hanging="1"/>
        <w:jc w:val="center"/>
        <w:rPr>
          <w:spacing w:val="-2"/>
          <w:w w:val="115"/>
          <w:sz w:val="14"/>
        </w:rPr>
      </w:pPr>
      <w:r>
        <w:br w:type="column"/>
      </w:r>
      <w:r>
        <w:rPr>
          <w:w w:val="115"/>
          <w:sz w:val="14"/>
        </w:rPr>
        <w:t>Reduce</w:t>
      </w:r>
      <w:r>
        <w:rPr>
          <w:spacing w:val="-10"/>
          <w:w w:val="115"/>
          <w:sz w:val="14"/>
        </w:rPr>
        <w:t xml:space="preserve"> </w:t>
      </w:r>
      <w:r>
        <w:rPr>
          <w:w w:val="115"/>
          <w:sz w:val="14"/>
        </w:rPr>
        <w:t>errors</w:t>
      </w:r>
      <w:r>
        <w:rPr>
          <w:spacing w:val="40"/>
          <w:w w:val="115"/>
          <w:sz w:val="14"/>
        </w:rPr>
        <w:t xml:space="preserve"> </w:t>
      </w:r>
      <w:r>
        <w:rPr>
          <w:spacing w:val="-4"/>
          <w:w w:val="115"/>
          <w:sz w:val="14"/>
        </w:rPr>
        <w:t>and</w:t>
      </w:r>
      <w:r>
        <w:rPr>
          <w:spacing w:val="40"/>
          <w:w w:val="115"/>
          <w:sz w:val="14"/>
        </w:rPr>
        <w:t xml:space="preserve"> </w:t>
      </w:r>
      <w:r>
        <w:rPr>
          <w:spacing w:val="-2"/>
          <w:w w:val="115"/>
          <w:sz w:val="14"/>
        </w:rPr>
        <w:t>misconfigurations</w:t>
      </w:r>
    </w:p>
    <w:p>
      <w:pPr>
        <w:spacing w:before="69" w:line="235" w:lineRule="auto"/>
        <w:ind w:left="63" w:right="38" w:hanging="1"/>
        <w:jc w:val="center"/>
        <w:rPr>
          <w:spacing w:val="-2"/>
          <w:w w:val="115"/>
          <w:sz w:val="14"/>
        </w:rPr>
      </w:pPr>
      <w:r>
        <w:rPr>
          <w:rFonts w:hint="eastAsia"/>
          <w:spacing w:val="-2"/>
          <w:w w:val="115"/>
          <w:sz w:val="14"/>
        </w:rPr>
        <w:t>减少错误和错误配置</w:t>
      </w:r>
    </w:p>
    <w:p>
      <w:pPr>
        <w:spacing w:before="69" w:line="235" w:lineRule="auto"/>
        <w:ind w:left="100" w:right="38" w:firstLine="0"/>
        <w:jc w:val="center"/>
        <w:rPr>
          <w:spacing w:val="-2"/>
          <w:w w:val="115"/>
          <w:sz w:val="14"/>
        </w:rPr>
      </w:pPr>
      <w:r>
        <w:br w:type="column"/>
      </w:r>
      <w:r>
        <w:rPr>
          <w:spacing w:val="-2"/>
          <w:w w:val="115"/>
          <w:sz w:val="14"/>
        </w:rPr>
        <w:t>Faster</w:t>
      </w:r>
      <w:r>
        <w:rPr>
          <w:spacing w:val="40"/>
          <w:w w:val="115"/>
          <w:sz w:val="14"/>
        </w:rPr>
        <w:t xml:space="preserve"> </w:t>
      </w:r>
      <w:r>
        <w:rPr>
          <w:spacing w:val="-2"/>
          <w:w w:val="115"/>
          <w:sz w:val="14"/>
        </w:rPr>
        <w:t>incident</w:t>
      </w:r>
      <w:r>
        <w:rPr>
          <w:spacing w:val="40"/>
          <w:w w:val="115"/>
          <w:sz w:val="14"/>
        </w:rPr>
        <w:t xml:space="preserve"> </w:t>
      </w:r>
      <w:r>
        <w:rPr>
          <w:spacing w:val="-2"/>
          <w:w w:val="115"/>
          <w:sz w:val="14"/>
        </w:rPr>
        <w:t>response</w:t>
      </w:r>
    </w:p>
    <w:p>
      <w:pPr>
        <w:spacing w:before="69" w:line="235" w:lineRule="auto"/>
        <w:ind w:left="100" w:right="38" w:firstLine="0"/>
        <w:jc w:val="center"/>
        <w:rPr>
          <w:spacing w:val="-2"/>
          <w:w w:val="115"/>
          <w:sz w:val="14"/>
        </w:rPr>
      </w:pPr>
      <w:r>
        <w:rPr>
          <w:rFonts w:hint="eastAsia"/>
          <w:spacing w:val="-2"/>
          <w:w w:val="115"/>
          <w:sz w:val="14"/>
        </w:rPr>
        <w:t>更快的事件响应</w:t>
      </w:r>
    </w:p>
    <w:p>
      <w:pPr>
        <w:spacing w:before="69" w:line="235" w:lineRule="auto"/>
        <w:ind w:left="100" w:right="0" w:firstLine="87"/>
        <w:jc w:val="left"/>
        <w:rPr>
          <w:spacing w:val="-2"/>
          <w:w w:val="110"/>
          <w:sz w:val="14"/>
        </w:rPr>
      </w:pPr>
      <w:r>
        <w:br w:type="column"/>
      </w:r>
      <w:r>
        <w:rPr>
          <w:spacing w:val="-2"/>
          <w:w w:val="115"/>
          <w:sz w:val="14"/>
        </w:rPr>
        <w:t>Reduce</w:t>
      </w:r>
      <w:r>
        <w:rPr>
          <w:spacing w:val="40"/>
          <w:w w:val="115"/>
          <w:sz w:val="14"/>
        </w:rPr>
        <w:t xml:space="preserve"> </w:t>
      </w:r>
      <w:r>
        <w:rPr>
          <w:spacing w:val="-2"/>
          <w:w w:val="110"/>
          <w:sz w:val="14"/>
        </w:rPr>
        <w:t>workforce</w:t>
      </w:r>
    </w:p>
    <w:p>
      <w:pPr>
        <w:spacing w:before="69" w:line="235" w:lineRule="auto"/>
        <w:ind w:left="100" w:right="0" w:firstLine="87"/>
        <w:jc w:val="left"/>
        <w:rPr>
          <w:spacing w:val="-2"/>
          <w:w w:val="110"/>
          <w:sz w:val="14"/>
        </w:rPr>
      </w:pPr>
      <w:r>
        <w:rPr>
          <w:rFonts w:hint="eastAsia"/>
          <w:spacing w:val="-2"/>
          <w:w w:val="110"/>
          <w:sz w:val="14"/>
        </w:rPr>
        <w:t>减少劳动力</w:t>
      </w:r>
    </w:p>
    <w:p>
      <w:pPr>
        <w:spacing w:before="69" w:line="235" w:lineRule="auto"/>
        <w:ind w:left="100" w:right="38" w:hanging="1"/>
        <w:jc w:val="center"/>
        <w:rPr>
          <w:spacing w:val="-2"/>
          <w:w w:val="115"/>
          <w:sz w:val="14"/>
        </w:rPr>
      </w:pPr>
      <w:r>
        <w:br w:type="column"/>
      </w:r>
      <w:r>
        <w:rPr>
          <w:spacing w:val="-2"/>
          <w:w w:val="115"/>
          <w:sz w:val="14"/>
        </w:rPr>
        <w:t>Improve</w:t>
      </w:r>
      <w:r>
        <w:rPr>
          <w:spacing w:val="40"/>
          <w:w w:val="115"/>
          <w:sz w:val="14"/>
        </w:rPr>
        <w:t xml:space="preserve"> </w:t>
      </w:r>
      <w:r>
        <w:rPr>
          <w:spacing w:val="-2"/>
          <w:w w:val="115"/>
          <w:sz w:val="14"/>
        </w:rPr>
        <w:t>accuracy</w:t>
      </w:r>
      <w:r>
        <w:rPr>
          <w:spacing w:val="-8"/>
          <w:w w:val="115"/>
          <w:sz w:val="14"/>
        </w:rPr>
        <w:t xml:space="preserve"> </w:t>
      </w:r>
      <w:r>
        <w:rPr>
          <w:spacing w:val="-2"/>
          <w:w w:val="115"/>
          <w:sz w:val="14"/>
        </w:rPr>
        <w:t>of</w:t>
      </w:r>
      <w:r>
        <w:rPr>
          <w:spacing w:val="40"/>
          <w:w w:val="115"/>
          <w:sz w:val="14"/>
        </w:rPr>
        <w:t xml:space="preserve"> </w:t>
      </w:r>
      <w:r>
        <w:rPr>
          <w:spacing w:val="-2"/>
          <w:w w:val="115"/>
          <w:sz w:val="14"/>
        </w:rPr>
        <w:t>threat</w:t>
      </w:r>
      <w:r>
        <w:rPr>
          <w:spacing w:val="40"/>
          <w:w w:val="115"/>
          <w:sz w:val="14"/>
        </w:rPr>
        <w:t xml:space="preserve"> </w:t>
      </w:r>
      <w:r>
        <w:rPr>
          <w:spacing w:val="-2"/>
          <w:w w:val="115"/>
          <w:sz w:val="14"/>
        </w:rPr>
        <w:t>analysis</w:t>
      </w:r>
    </w:p>
    <w:p>
      <w:pPr>
        <w:spacing w:before="69" w:line="235" w:lineRule="auto"/>
        <w:ind w:left="100" w:right="38" w:hanging="1"/>
        <w:jc w:val="center"/>
        <w:rPr>
          <w:spacing w:val="-2"/>
          <w:w w:val="115"/>
          <w:sz w:val="14"/>
        </w:rPr>
      </w:pPr>
      <w:r>
        <w:rPr>
          <w:rFonts w:hint="eastAsia"/>
          <w:spacing w:val="-2"/>
          <w:w w:val="115"/>
          <w:sz w:val="14"/>
        </w:rPr>
        <w:t>提高威胁分析的准确性</w:t>
      </w:r>
    </w:p>
    <w:p>
      <w:pPr>
        <w:spacing w:before="69" w:line="235" w:lineRule="auto"/>
        <w:ind w:left="100" w:right="38" w:firstLine="0"/>
        <w:jc w:val="center"/>
        <w:rPr>
          <w:spacing w:val="-2"/>
          <w:w w:val="115"/>
          <w:sz w:val="14"/>
        </w:rPr>
      </w:pPr>
      <w:r>
        <w:br w:type="column"/>
      </w:r>
      <w:r>
        <w:rPr>
          <w:spacing w:val="-2"/>
          <w:w w:val="115"/>
          <w:sz w:val="14"/>
        </w:rPr>
        <w:t>Reduce</w:t>
      </w:r>
      <w:r>
        <w:rPr>
          <w:spacing w:val="40"/>
          <w:w w:val="115"/>
          <w:sz w:val="14"/>
        </w:rPr>
        <w:t xml:space="preserve"> </w:t>
      </w:r>
      <w:r>
        <w:rPr>
          <w:spacing w:val="-2"/>
          <w:w w:val="110"/>
          <w:sz w:val="14"/>
        </w:rPr>
        <w:t>overhead</w:t>
      </w:r>
      <w:r>
        <w:rPr>
          <w:spacing w:val="40"/>
          <w:w w:val="115"/>
          <w:sz w:val="14"/>
        </w:rPr>
        <w:t xml:space="preserve"> </w:t>
      </w:r>
      <w:r>
        <w:rPr>
          <w:spacing w:val="-2"/>
          <w:w w:val="115"/>
          <w:sz w:val="14"/>
        </w:rPr>
        <w:t>costs</w:t>
      </w:r>
    </w:p>
    <w:p>
      <w:pPr>
        <w:spacing w:before="69" w:line="235" w:lineRule="auto"/>
        <w:ind w:left="100" w:right="38" w:firstLine="0"/>
        <w:jc w:val="center"/>
        <w:rPr>
          <w:spacing w:val="-2"/>
          <w:w w:val="115"/>
          <w:sz w:val="14"/>
        </w:rPr>
      </w:pPr>
      <w:r>
        <w:rPr>
          <w:rFonts w:hint="eastAsia"/>
          <w:spacing w:val="-2"/>
          <w:w w:val="115"/>
          <w:sz w:val="14"/>
        </w:rPr>
        <w:t>降低管理费用</w:t>
      </w:r>
    </w:p>
    <w:p>
      <w:pPr>
        <w:spacing w:before="69" w:line="235" w:lineRule="auto"/>
        <w:ind w:left="100" w:right="282" w:firstLine="59"/>
        <w:jc w:val="left"/>
        <w:rPr>
          <w:spacing w:val="-2"/>
          <w:w w:val="110"/>
          <w:sz w:val="14"/>
        </w:rPr>
      </w:pPr>
      <w:r>
        <w:br w:type="column"/>
      </w:r>
      <w:r>
        <w:rPr>
          <w:spacing w:val="-2"/>
          <w:w w:val="115"/>
          <w:sz w:val="14"/>
        </w:rPr>
        <w:t>Reduce</w:t>
      </w:r>
      <w:r>
        <w:rPr>
          <w:spacing w:val="40"/>
          <w:w w:val="115"/>
          <w:sz w:val="14"/>
        </w:rPr>
        <w:t xml:space="preserve"> </w:t>
      </w:r>
      <w:r>
        <w:rPr>
          <w:spacing w:val="-2"/>
          <w:w w:val="110"/>
          <w:sz w:val="14"/>
        </w:rPr>
        <w:t>workload</w:t>
      </w:r>
    </w:p>
    <w:p>
      <w:pPr>
        <w:spacing w:before="69" w:line="235" w:lineRule="auto"/>
        <w:ind w:left="100" w:right="282" w:firstLine="59"/>
        <w:jc w:val="left"/>
        <w:rPr>
          <w:spacing w:val="-2"/>
          <w:w w:val="110"/>
          <w:sz w:val="14"/>
        </w:rPr>
      </w:pPr>
      <w:r>
        <w:rPr>
          <w:rFonts w:hint="eastAsia"/>
          <w:spacing w:val="-2"/>
          <w:w w:val="110"/>
          <w:sz w:val="14"/>
        </w:rPr>
        <w:t>减少工作量</w:t>
      </w:r>
    </w:p>
    <w:p>
      <w:pPr>
        <w:spacing w:after="0" w:line="235" w:lineRule="auto"/>
        <w:jc w:val="left"/>
        <w:rPr>
          <w:sz w:val="14"/>
        </w:rPr>
        <w:sectPr>
          <w:type w:val="continuous"/>
          <w:pgSz w:w="12240" w:h="15840"/>
          <w:pgMar w:top="1500" w:right="0" w:bottom="280" w:left="520" w:header="0" w:footer="675" w:gutter="0"/>
          <w:cols w:equalWidth="0" w:num="10">
            <w:col w:w="1060" w:space="208"/>
            <w:col w:w="762" w:space="276"/>
            <w:col w:w="929" w:space="152"/>
            <w:col w:w="983" w:space="39"/>
            <w:col w:w="1255" w:space="107"/>
            <w:col w:w="740" w:space="353"/>
            <w:col w:w="796" w:space="283"/>
            <w:col w:w="880" w:space="309"/>
            <w:col w:w="746" w:space="377"/>
            <w:col w:w="1465"/>
          </w:cols>
        </w:sectPr>
      </w:pPr>
    </w:p>
    <w:p>
      <w:pPr>
        <w:pStyle w:val="3"/>
        <w:spacing w:before="146"/>
        <w:rPr>
          <w:spacing w:val="-2"/>
          <w:w w:val="115"/>
        </w:rPr>
      </w:pPr>
      <w:bookmarkStart w:id="4" w:name="_bookmark11"/>
      <w:bookmarkEnd w:id="4"/>
      <w:bookmarkStart w:id="5" w:name="AI Staff, Leadership, and Training"/>
      <w:bookmarkEnd w:id="5"/>
      <w:r>
        <w:rPr>
          <w:w w:val="115"/>
        </w:rPr>
        <w:t>AI</w:t>
      </w:r>
      <w:r>
        <w:rPr>
          <w:spacing w:val="-24"/>
          <w:w w:val="115"/>
        </w:rPr>
        <w:t xml:space="preserve"> </w:t>
      </w:r>
      <w:r>
        <w:rPr>
          <w:w w:val="115"/>
        </w:rPr>
        <w:t>Staff,</w:t>
      </w:r>
      <w:r>
        <w:rPr>
          <w:spacing w:val="-21"/>
          <w:w w:val="115"/>
        </w:rPr>
        <w:t xml:space="preserve"> </w:t>
      </w:r>
      <w:r>
        <w:rPr>
          <w:w w:val="115"/>
        </w:rPr>
        <w:t>Leadership,</w:t>
      </w:r>
      <w:r>
        <w:rPr>
          <w:spacing w:val="-19"/>
          <w:w w:val="115"/>
        </w:rPr>
        <w:t xml:space="preserve"> </w:t>
      </w:r>
      <w:r>
        <w:rPr>
          <w:w w:val="115"/>
        </w:rPr>
        <w:t>and</w:t>
      </w:r>
      <w:r>
        <w:rPr>
          <w:spacing w:val="-25"/>
          <w:w w:val="115"/>
        </w:rPr>
        <w:t xml:space="preserve"> </w:t>
      </w:r>
      <w:r>
        <w:rPr>
          <w:spacing w:val="-2"/>
          <w:w w:val="115"/>
        </w:rPr>
        <w:t>Training</w:t>
      </w:r>
    </w:p>
    <w:p>
      <w:pPr>
        <w:keepNext w:val="0"/>
        <w:keepLines w:val="0"/>
        <w:widowControl/>
        <w:suppressLineNumbers w:val="0"/>
        <w:ind w:left="960" w:leftChars="400" w:firstLine="0" w:firstLineChars="0"/>
        <w:jc w:val="left"/>
      </w:pPr>
      <w:r>
        <w:rPr>
          <w:rFonts w:hint="default" w:ascii="AzoSans-Bold" w:hAnsi="AzoSans-Bold" w:eastAsia="AzoSans-Bold" w:cs="AzoSans-Bold"/>
          <w:b/>
          <w:color w:val="000000"/>
          <w:kern w:val="0"/>
          <w:sz w:val="28"/>
          <w:szCs w:val="28"/>
          <w:lang w:val="en-US" w:eastAsia="zh-CN" w:bidi="ar"/>
        </w:rPr>
        <w:t>人工智能员工、领导和培训</w:t>
      </w:r>
    </w:p>
    <w:p>
      <w:pPr>
        <w:pStyle w:val="4"/>
        <w:spacing w:before="277"/>
        <w:rPr>
          <w:spacing w:val="-5"/>
          <w:w w:val="115"/>
        </w:rPr>
      </w:pPr>
      <w:r>
        <w:rPr>
          <w:w w:val="115"/>
        </w:rPr>
        <w:t>Creating</w:t>
      </w:r>
      <w:r>
        <w:rPr>
          <w:spacing w:val="-12"/>
          <w:w w:val="115"/>
        </w:rPr>
        <w:t xml:space="preserve"> </w:t>
      </w:r>
      <w:r>
        <w:rPr>
          <w:w w:val="115"/>
        </w:rPr>
        <w:t>a</w:t>
      </w:r>
      <w:r>
        <w:rPr>
          <w:spacing w:val="-11"/>
          <w:w w:val="115"/>
        </w:rPr>
        <w:t xml:space="preserve"> </w:t>
      </w:r>
      <w:r>
        <w:rPr>
          <w:w w:val="115"/>
        </w:rPr>
        <w:t>team</w:t>
      </w:r>
      <w:r>
        <w:rPr>
          <w:spacing w:val="-11"/>
          <w:w w:val="115"/>
        </w:rPr>
        <w:t xml:space="preserve"> </w:t>
      </w:r>
      <w:r>
        <w:rPr>
          <w:w w:val="115"/>
        </w:rPr>
        <w:t>for</w:t>
      </w:r>
      <w:r>
        <w:rPr>
          <w:spacing w:val="-11"/>
          <w:w w:val="115"/>
        </w:rPr>
        <w:t xml:space="preserve"> </w:t>
      </w:r>
      <w:r>
        <w:rPr>
          <w:w w:val="115"/>
        </w:rPr>
        <w:t>governing</w:t>
      </w:r>
      <w:r>
        <w:rPr>
          <w:spacing w:val="-11"/>
          <w:w w:val="115"/>
        </w:rPr>
        <w:t xml:space="preserve"> </w:t>
      </w:r>
      <w:r>
        <w:rPr>
          <w:w w:val="115"/>
        </w:rPr>
        <w:t>the</w:t>
      </w:r>
      <w:r>
        <w:rPr>
          <w:spacing w:val="-11"/>
          <w:w w:val="115"/>
        </w:rPr>
        <w:t xml:space="preserve"> </w:t>
      </w:r>
      <w:r>
        <w:rPr>
          <w:w w:val="115"/>
        </w:rPr>
        <w:t>secure</w:t>
      </w:r>
      <w:r>
        <w:rPr>
          <w:spacing w:val="-12"/>
          <w:w w:val="115"/>
        </w:rPr>
        <w:t xml:space="preserve"> </w:t>
      </w:r>
      <w:r>
        <w:rPr>
          <w:w w:val="115"/>
        </w:rPr>
        <w:t>use</w:t>
      </w:r>
      <w:r>
        <w:rPr>
          <w:spacing w:val="-11"/>
          <w:w w:val="115"/>
        </w:rPr>
        <w:t xml:space="preserve"> </w:t>
      </w:r>
      <w:r>
        <w:rPr>
          <w:w w:val="115"/>
        </w:rPr>
        <w:t>of</w:t>
      </w:r>
      <w:r>
        <w:rPr>
          <w:spacing w:val="-11"/>
          <w:w w:val="115"/>
        </w:rPr>
        <w:t xml:space="preserve"> </w:t>
      </w:r>
      <w:r>
        <w:rPr>
          <w:spacing w:val="-5"/>
          <w:w w:val="115"/>
        </w:rPr>
        <w:t>AI</w:t>
      </w:r>
    </w:p>
    <w:p>
      <w:pPr>
        <w:keepNext w:val="0"/>
        <w:keepLines w:val="0"/>
        <w:widowControl/>
        <w:suppressLineNumbers w:val="0"/>
        <w:ind w:left="960" w:leftChars="400" w:firstLine="0" w:firstLineChars="0"/>
        <w:jc w:val="left"/>
        <w:rPr>
          <w:rFonts w:hint="default" w:ascii="AzoSans-Bold" w:hAnsi="AzoSans-Bold" w:eastAsia="AzoSans-Bold" w:cs="AzoSans-Bold"/>
          <w:b/>
          <w:color w:val="000000"/>
          <w:kern w:val="0"/>
          <w:sz w:val="28"/>
          <w:szCs w:val="28"/>
          <w:lang w:val="en-US" w:eastAsia="zh-CN" w:bidi="ar"/>
        </w:rPr>
      </w:pPr>
      <w:r>
        <w:rPr>
          <w:rFonts w:hint="default" w:ascii="AzoSans-Bold" w:hAnsi="AzoSans-Bold" w:eastAsia="AzoSans-Bold" w:cs="AzoSans-Bold"/>
          <w:b/>
          <w:color w:val="000000"/>
          <w:kern w:val="0"/>
          <w:sz w:val="28"/>
          <w:szCs w:val="28"/>
          <w:lang w:val="en-US" w:eastAsia="zh-CN" w:bidi="ar"/>
        </w:rPr>
        <w:t>创建一个团队来管理人工智能的安全使用</w:t>
      </w:r>
    </w:p>
    <w:p>
      <w:r>
        <mc:AlternateContent>
          <mc:Choice Requires="wps">
            <w:drawing>
              <wp:anchor distT="0" distB="0" distL="114300" distR="114300" simplePos="0" relativeHeight="251885568" behindDoc="0" locked="0" layoutInCell="1" allowOverlap="1">
                <wp:simplePos x="0" y="0"/>
                <wp:positionH relativeFrom="page">
                  <wp:posOffset>2978785</wp:posOffset>
                </wp:positionH>
                <wp:positionV relativeFrom="paragraph">
                  <wp:posOffset>34925</wp:posOffset>
                </wp:positionV>
                <wp:extent cx="3887470" cy="1017270"/>
                <wp:effectExtent l="0" t="0" r="11430" b="11430"/>
                <wp:wrapNone/>
                <wp:docPr id="544" name="文本框 544"/>
                <wp:cNvGraphicFramePr/>
                <a:graphic xmlns:a="http://schemas.openxmlformats.org/drawingml/2006/main">
                  <a:graphicData uri="http://schemas.microsoft.com/office/word/2010/wordprocessingShape">
                    <wps:wsp>
                      <wps:cNvSpPr txBox="1"/>
                      <wps:spPr>
                        <a:xfrm>
                          <a:off x="0" y="0"/>
                          <a:ext cx="3887470" cy="1017270"/>
                        </a:xfrm>
                        <a:prstGeom prst="rect">
                          <a:avLst/>
                        </a:prstGeom>
                        <a:solidFill>
                          <a:srgbClr val="EEF3F8"/>
                        </a:solidFill>
                        <a:ln>
                          <a:noFill/>
                        </a:ln>
                      </wps:spPr>
                      <wps:txbx>
                        <w:txbxContent>
                          <w:p>
                            <w:pPr>
                              <w:spacing w:before="63" w:line="278" w:lineRule="auto"/>
                              <w:ind w:left="673" w:right="670" w:firstLine="0"/>
                              <w:jc w:val="center"/>
                              <w:rPr>
                                <w:i/>
                                <w:color w:val="454C5B"/>
                                <w:w w:val="115"/>
                                <w:sz w:val="17"/>
                              </w:rPr>
                            </w:pPr>
                            <w:r>
                              <w:rPr>
                                <w:i/>
                                <w:color w:val="454C5B"/>
                                <w:w w:val="115"/>
                                <w:sz w:val="17"/>
                              </w:rPr>
                              <w:t>Are</w:t>
                            </w:r>
                            <w:r>
                              <w:rPr>
                                <w:i/>
                                <w:color w:val="454C5B"/>
                                <w:spacing w:val="-8"/>
                                <w:w w:val="115"/>
                                <w:sz w:val="17"/>
                              </w:rPr>
                              <w:t xml:space="preserve"> </w:t>
                            </w:r>
                            <w:r>
                              <w:rPr>
                                <w:i/>
                                <w:color w:val="454C5B"/>
                                <w:w w:val="115"/>
                                <w:sz w:val="17"/>
                              </w:rPr>
                              <w:t>you</w:t>
                            </w:r>
                            <w:r>
                              <w:rPr>
                                <w:i/>
                                <w:color w:val="454C5B"/>
                                <w:spacing w:val="-8"/>
                                <w:w w:val="115"/>
                                <w:sz w:val="17"/>
                              </w:rPr>
                              <w:t xml:space="preserve"> </w:t>
                            </w:r>
                            <w:r>
                              <w:rPr>
                                <w:i/>
                                <w:color w:val="454C5B"/>
                                <w:w w:val="115"/>
                                <w:sz w:val="17"/>
                              </w:rPr>
                              <w:t>creating</w:t>
                            </w:r>
                            <w:r>
                              <w:rPr>
                                <w:i/>
                                <w:color w:val="454C5B"/>
                                <w:spacing w:val="-8"/>
                                <w:w w:val="115"/>
                                <w:sz w:val="17"/>
                              </w:rPr>
                              <w:t xml:space="preserve"> </w:t>
                            </w:r>
                            <w:r>
                              <w:rPr>
                                <w:i/>
                                <w:color w:val="454C5B"/>
                                <w:w w:val="115"/>
                                <w:sz w:val="17"/>
                              </w:rPr>
                              <w:t>a</w:t>
                            </w:r>
                            <w:r>
                              <w:rPr>
                                <w:i/>
                                <w:color w:val="454C5B"/>
                                <w:spacing w:val="-8"/>
                                <w:w w:val="115"/>
                                <w:sz w:val="17"/>
                              </w:rPr>
                              <w:t xml:space="preserve"> </w:t>
                            </w:r>
                            <w:r>
                              <w:rPr>
                                <w:i/>
                                <w:color w:val="454C5B"/>
                                <w:w w:val="115"/>
                                <w:sz w:val="17"/>
                              </w:rPr>
                              <w:t>team</w:t>
                            </w:r>
                            <w:r>
                              <w:rPr>
                                <w:i/>
                                <w:color w:val="454C5B"/>
                                <w:spacing w:val="-8"/>
                                <w:w w:val="115"/>
                                <w:sz w:val="17"/>
                              </w:rPr>
                              <w:t xml:space="preserve"> </w:t>
                            </w:r>
                            <w:r>
                              <w:rPr>
                                <w:i/>
                                <w:color w:val="454C5B"/>
                                <w:w w:val="115"/>
                                <w:sz w:val="17"/>
                              </w:rPr>
                              <w:t>to</w:t>
                            </w:r>
                            <w:r>
                              <w:rPr>
                                <w:i/>
                                <w:color w:val="454C5B"/>
                                <w:spacing w:val="-8"/>
                                <w:w w:val="115"/>
                                <w:sz w:val="17"/>
                              </w:rPr>
                              <w:t xml:space="preserve"> </w:t>
                            </w:r>
                            <w:r>
                              <w:rPr>
                                <w:i/>
                                <w:color w:val="454C5B"/>
                                <w:w w:val="115"/>
                                <w:sz w:val="17"/>
                              </w:rPr>
                              <w:t>govern</w:t>
                            </w:r>
                            <w:r>
                              <w:rPr>
                                <w:i/>
                                <w:color w:val="454C5B"/>
                                <w:spacing w:val="-8"/>
                                <w:w w:val="115"/>
                                <w:sz w:val="17"/>
                              </w:rPr>
                              <w:t xml:space="preserve"> </w:t>
                            </w:r>
                            <w:r>
                              <w:rPr>
                                <w:i/>
                                <w:color w:val="454C5B"/>
                                <w:w w:val="115"/>
                                <w:sz w:val="17"/>
                              </w:rPr>
                              <w:t>the</w:t>
                            </w:r>
                            <w:r>
                              <w:rPr>
                                <w:i/>
                                <w:color w:val="454C5B"/>
                                <w:spacing w:val="-8"/>
                                <w:w w:val="115"/>
                                <w:sz w:val="17"/>
                              </w:rPr>
                              <w:t xml:space="preserve"> </w:t>
                            </w:r>
                            <w:r>
                              <w:rPr>
                                <w:i/>
                                <w:color w:val="454C5B"/>
                                <w:w w:val="115"/>
                                <w:sz w:val="17"/>
                              </w:rPr>
                              <w:t>secure</w:t>
                            </w:r>
                            <w:r>
                              <w:rPr>
                                <w:i/>
                                <w:color w:val="454C5B"/>
                                <w:spacing w:val="-8"/>
                                <w:w w:val="115"/>
                                <w:sz w:val="17"/>
                              </w:rPr>
                              <w:t xml:space="preserve"> </w:t>
                            </w:r>
                            <w:r>
                              <w:rPr>
                                <w:i/>
                                <w:color w:val="454C5B"/>
                                <w:w w:val="115"/>
                                <w:sz w:val="17"/>
                              </w:rPr>
                              <w:t>use</w:t>
                            </w:r>
                            <w:r>
                              <w:rPr>
                                <w:i/>
                                <w:color w:val="454C5B"/>
                                <w:spacing w:val="-8"/>
                                <w:w w:val="115"/>
                                <w:sz w:val="17"/>
                              </w:rPr>
                              <w:t xml:space="preserve"> </w:t>
                            </w:r>
                            <w:r>
                              <w:rPr>
                                <w:i/>
                                <w:color w:val="454C5B"/>
                                <w:w w:val="115"/>
                                <w:sz w:val="17"/>
                              </w:rPr>
                              <w:t>of</w:t>
                            </w:r>
                            <w:r>
                              <w:rPr>
                                <w:i/>
                                <w:color w:val="454C5B"/>
                                <w:spacing w:val="-8"/>
                                <w:w w:val="115"/>
                                <w:sz w:val="17"/>
                              </w:rPr>
                              <w:t xml:space="preserve"> </w:t>
                            </w:r>
                            <w:r>
                              <w:rPr>
                                <w:i/>
                                <w:color w:val="454C5B"/>
                                <w:w w:val="115"/>
                                <w:sz w:val="17"/>
                              </w:rPr>
                              <w:t>AI</w:t>
                            </w:r>
                            <w:r>
                              <w:rPr>
                                <w:i/>
                                <w:color w:val="454C5B"/>
                                <w:spacing w:val="-8"/>
                                <w:w w:val="115"/>
                                <w:sz w:val="17"/>
                              </w:rPr>
                              <w:t xml:space="preserve"> </w:t>
                            </w:r>
                            <w:r>
                              <w:rPr>
                                <w:i/>
                                <w:color w:val="454C5B"/>
                                <w:w w:val="115"/>
                                <w:sz w:val="17"/>
                              </w:rPr>
                              <w:t>within your organization? (e.g., policy development, AI features/ product procurement, responsible/ ethical use of)</w:t>
                            </w:r>
                          </w:p>
                          <w:p>
                            <w:pPr>
                              <w:spacing w:before="63" w:line="278" w:lineRule="auto"/>
                              <w:ind w:left="673" w:right="670" w:firstLine="0"/>
                              <w:jc w:val="center"/>
                              <w:rPr>
                                <w:i/>
                                <w:color w:val="454C5B"/>
                                <w:w w:val="115"/>
                                <w:sz w:val="17"/>
                              </w:rPr>
                            </w:pPr>
                            <w:r>
                              <w:rPr>
                                <w:rFonts w:hint="eastAsia"/>
                                <w:i/>
                                <w:color w:val="454C5B"/>
                                <w:w w:val="115"/>
                                <w:sz w:val="17"/>
                              </w:rPr>
                              <w:t>您是否正在创建一个团队来管理组织内人工智能的安全使用？（例如，政策制定、人工智能功能/产品采购、负责任/合乎道德的使用）</w:t>
                            </w:r>
                          </w:p>
                        </w:txbxContent>
                      </wps:txbx>
                      <wps:bodyPr lIns="0" tIns="0" rIns="0" bIns="0" upright="1"/>
                    </wps:wsp>
                  </a:graphicData>
                </a:graphic>
              </wp:anchor>
            </w:drawing>
          </mc:Choice>
          <mc:Fallback>
            <w:pict>
              <v:shape id="_x0000_s1026" o:spid="_x0000_s1026" o:spt="202" type="#_x0000_t202" style="position:absolute;left:0pt;margin-left:234.55pt;margin-top:2.75pt;height:80.1pt;width:306.1pt;mso-position-horizontal-relative:page;z-index:251885568;mso-width-relative:page;mso-height-relative:page;" fillcolor="#EEF3F8" filled="t" stroked="f" coordsize="21600,21600" o:gfxdata="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S1BCXYAAAACgEAAA8AAAAAAAAAAQAgAAAA&#10;IgAAAGRycy9kb3ducmV2LnhtbFBLAQIUABQAAAAIAIdO4kAKHTvX0gEAAKADAAAOAAAAAAAAAAEA&#10;IAAAACcBAABkcnMvZTJvRG9jLnhtbFBLBQYAAAAABgAGAFkBAABrBQAAAAA=&#10;">
                <v:fill on="t" focussize="0,0"/>
                <v:stroke on="f"/>
                <v:imagedata o:title=""/>
                <o:lock v:ext="edit" aspectratio="f"/>
                <v:textbox inset="0mm,0mm,0mm,0mm">
                  <w:txbxContent>
                    <w:p>
                      <w:pPr>
                        <w:spacing w:before="63" w:line="278" w:lineRule="auto"/>
                        <w:ind w:left="673" w:right="670" w:firstLine="0"/>
                        <w:jc w:val="center"/>
                        <w:rPr>
                          <w:i/>
                          <w:color w:val="454C5B"/>
                          <w:w w:val="115"/>
                          <w:sz w:val="17"/>
                        </w:rPr>
                      </w:pPr>
                      <w:r>
                        <w:rPr>
                          <w:i/>
                          <w:color w:val="454C5B"/>
                          <w:w w:val="115"/>
                          <w:sz w:val="17"/>
                        </w:rPr>
                        <w:t>Are</w:t>
                      </w:r>
                      <w:r>
                        <w:rPr>
                          <w:i/>
                          <w:color w:val="454C5B"/>
                          <w:spacing w:val="-8"/>
                          <w:w w:val="115"/>
                          <w:sz w:val="17"/>
                        </w:rPr>
                        <w:t xml:space="preserve"> </w:t>
                      </w:r>
                      <w:r>
                        <w:rPr>
                          <w:i/>
                          <w:color w:val="454C5B"/>
                          <w:w w:val="115"/>
                          <w:sz w:val="17"/>
                        </w:rPr>
                        <w:t>you</w:t>
                      </w:r>
                      <w:r>
                        <w:rPr>
                          <w:i/>
                          <w:color w:val="454C5B"/>
                          <w:spacing w:val="-8"/>
                          <w:w w:val="115"/>
                          <w:sz w:val="17"/>
                        </w:rPr>
                        <w:t xml:space="preserve"> </w:t>
                      </w:r>
                      <w:r>
                        <w:rPr>
                          <w:i/>
                          <w:color w:val="454C5B"/>
                          <w:w w:val="115"/>
                          <w:sz w:val="17"/>
                        </w:rPr>
                        <w:t>creating</w:t>
                      </w:r>
                      <w:r>
                        <w:rPr>
                          <w:i/>
                          <w:color w:val="454C5B"/>
                          <w:spacing w:val="-8"/>
                          <w:w w:val="115"/>
                          <w:sz w:val="17"/>
                        </w:rPr>
                        <w:t xml:space="preserve"> </w:t>
                      </w:r>
                      <w:r>
                        <w:rPr>
                          <w:i/>
                          <w:color w:val="454C5B"/>
                          <w:w w:val="115"/>
                          <w:sz w:val="17"/>
                        </w:rPr>
                        <w:t>a</w:t>
                      </w:r>
                      <w:r>
                        <w:rPr>
                          <w:i/>
                          <w:color w:val="454C5B"/>
                          <w:spacing w:val="-8"/>
                          <w:w w:val="115"/>
                          <w:sz w:val="17"/>
                        </w:rPr>
                        <w:t xml:space="preserve"> </w:t>
                      </w:r>
                      <w:r>
                        <w:rPr>
                          <w:i/>
                          <w:color w:val="454C5B"/>
                          <w:w w:val="115"/>
                          <w:sz w:val="17"/>
                        </w:rPr>
                        <w:t>team</w:t>
                      </w:r>
                      <w:r>
                        <w:rPr>
                          <w:i/>
                          <w:color w:val="454C5B"/>
                          <w:spacing w:val="-8"/>
                          <w:w w:val="115"/>
                          <w:sz w:val="17"/>
                        </w:rPr>
                        <w:t xml:space="preserve"> </w:t>
                      </w:r>
                      <w:r>
                        <w:rPr>
                          <w:i/>
                          <w:color w:val="454C5B"/>
                          <w:w w:val="115"/>
                          <w:sz w:val="17"/>
                        </w:rPr>
                        <w:t>to</w:t>
                      </w:r>
                      <w:r>
                        <w:rPr>
                          <w:i/>
                          <w:color w:val="454C5B"/>
                          <w:spacing w:val="-8"/>
                          <w:w w:val="115"/>
                          <w:sz w:val="17"/>
                        </w:rPr>
                        <w:t xml:space="preserve"> </w:t>
                      </w:r>
                      <w:r>
                        <w:rPr>
                          <w:i/>
                          <w:color w:val="454C5B"/>
                          <w:w w:val="115"/>
                          <w:sz w:val="17"/>
                        </w:rPr>
                        <w:t>govern</w:t>
                      </w:r>
                      <w:r>
                        <w:rPr>
                          <w:i/>
                          <w:color w:val="454C5B"/>
                          <w:spacing w:val="-8"/>
                          <w:w w:val="115"/>
                          <w:sz w:val="17"/>
                        </w:rPr>
                        <w:t xml:space="preserve"> </w:t>
                      </w:r>
                      <w:r>
                        <w:rPr>
                          <w:i/>
                          <w:color w:val="454C5B"/>
                          <w:w w:val="115"/>
                          <w:sz w:val="17"/>
                        </w:rPr>
                        <w:t>the</w:t>
                      </w:r>
                      <w:r>
                        <w:rPr>
                          <w:i/>
                          <w:color w:val="454C5B"/>
                          <w:spacing w:val="-8"/>
                          <w:w w:val="115"/>
                          <w:sz w:val="17"/>
                        </w:rPr>
                        <w:t xml:space="preserve"> </w:t>
                      </w:r>
                      <w:r>
                        <w:rPr>
                          <w:i/>
                          <w:color w:val="454C5B"/>
                          <w:w w:val="115"/>
                          <w:sz w:val="17"/>
                        </w:rPr>
                        <w:t>secure</w:t>
                      </w:r>
                      <w:r>
                        <w:rPr>
                          <w:i/>
                          <w:color w:val="454C5B"/>
                          <w:spacing w:val="-8"/>
                          <w:w w:val="115"/>
                          <w:sz w:val="17"/>
                        </w:rPr>
                        <w:t xml:space="preserve"> </w:t>
                      </w:r>
                      <w:r>
                        <w:rPr>
                          <w:i/>
                          <w:color w:val="454C5B"/>
                          <w:w w:val="115"/>
                          <w:sz w:val="17"/>
                        </w:rPr>
                        <w:t>use</w:t>
                      </w:r>
                      <w:r>
                        <w:rPr>
                          <w:i/>
                          <w:color w:val="454C5B"/>
                          <w:spacing w:val="-8"/>
                          <w:w w:val="115"/>
                          <w:sz w:val="17"/>
                        </w:rPr>
                        <w:t xml:space="preserve"> </w:t>
                      </w:r>
                      <w:r>
                        <w:rPr>
                          <w:i/>
                          <w:color w:val="454C5B"/>
                          <w:w w:val="115"/>
                          <w:sz w:val="17"/>
                        </w:rPr>
                        <w:t>of</w:t>
                      </w:r>
                      <w:r>
                        <w:rPr>
                          <w:i/>
                          <w:color w:val="454C5B"/>
                          <w:spacing w:val="-8"/>
                          <w:w w:val="115"/>
                          <w:sz w:val="17"/>
                        </w:rPr>
                        <w:t xml:space="preserve"> </w:t>
                      </w:r>
                      <w:r>
                        <w:rPr>
                          <w:i/>
                          <w:color w:val="454C5B"/>
                          <w:w w:val="115"/>
                          <w:sz w:val="17"/>
                        </w:rPr>
                        <w:t>AI</w:t>
                      </w:r>
                      <w:r>
                        <w:rPr>
                          <w:i/>
                          <w:color w:val="454C5B"/>
                          <w:spacing w:val="-8"/>
                          <w:w w:val="115"/>
                          <w:sz w:val="17"/>
                        </w:rPr>
                        <w:t xml:space="preserve"> </w:t>
                      </w:r>
                      <w:r>
                        <w:rPr>
                          <w:i/>
                          <w:color w:val="454C5B"/>
                          <w:w w:val="115"/>
                          <w:sz w:val="17"/>
                        </w:rPr>
                        <w:t>within your organization? (e.g., policy development, AI features/ product procurement, responsible/ ethical use of)</w:t>
                      </w:r>
                    </w:p>
                    <w:p>
                      <w:pPr>
                        <w:spacing w:before="63" w:line="278" w:lineRule="auto"/>
                        <w:ind w:left="673" w:right="670" w:firstLine="0"/>
                        <w:jc w:val="center"/>
                        <w:rPr>
                          <w:i/>
                          <w:color w:val="454C5B"/>
                          <w:w w:val="115"/>
                          <w:sz w:val="17"/>
                        </w:rPr>
                      </w:pPr>
                      <w:r>
                        <w:rPr>
                          <w:rFonts w:hint="eastAsia"/>
                          <w:i/>
                          <w:color w:val="454C5B"/>
                          <w:w w:val="115"/>
                          <w:sz w:val="17"/>
                        </w:rPr>
                        <w:t>您是否正在创建一个团队来管理组织内人工智能的安全使用？（例如，政策制定、人工智能功能/产品采购、负责任/合乎道德的使用）</w:t>
                      </w:r>
                    </w:p>
                  </w:txbxContent>
                </v:textbox>
              </v:shape>
            </w:pict>
          </mc:Fallback>
        </mc:AlternateContent>
      </w:r>
    </w:p>
    <w:p>
      <w:pPr>
        <w:pStyle w:val="6"/>
        <w:spacing w:before="294" w:line="276" w:lineRule="auto"/>
        <w:ind w:left="920" w:right="3939"/>
      </w:pPr>
      <w:r>
        <mc:AlternateContent>
          <mc:Choice Requires="wpg">
            <w:drawing>
              <wp:anchor distT="0" distB="0" distL="114300" distR="114300" simplePos="0" relativeHeight="251879424" behindDoc="0" locked="0" layoutInCell="1" allowOverlap="1">
                <wp:simplePos x="0" y="0"/>
                <wp:positionH relativeFrom="page">
                  <wp:posOffset>2971800</wp:posOffset>
                </wp:positionH>
                <wp:positionV relativeFrom="paragraph">
                  <wp:posOffset>866140</wp:posOffset>
                </wp:positionV>
                <wp:extent cx="1837690" cy="1837690"/>
                <wp:effectExtent l="0" t="0" r="3810" b="3810"/>
                <wp:wrapNone/>
                <wp:docPr id="545" name="组合 545"/>
                <wp:cNvGraphicFramePr/>
                <a:graphic xmlns:a="http://schemas.openxmlformats.org/drawingml/2006/main">
                  <a:graphicData uri="http://schemas.microsoft.com/office/word/2010/wordprocessingGroup">
                    <wpg:wgp>
                      <wpg:cNvGrpSpPr/>
                      <wpg:grpSpPr>
                        <a:xfrm>
                          <a:off x="0" y="0"/>
                          <a:ext cx="1837690" cy="1837690"/>
                          <a:chOff x="4680" y="1364"/>
                          <a:chExt cx="2894" cy="2894"/>
                        </a:xfrm>
                      </wpg:grpSpPr>
                      <wps:wsp>
                        <wps:cNvPr id="546" name="任意多边形 306"/>
                        <wps:cNvSpPr/>
                        <wps:spPr>
                          <a:xfrm>
                            <a:off x="4691" y="1375"/>
                            <a:ext cx="2883" cy="2883"/>
                          </a:xfrm>
                          <a:custGeom>
                            <a:avLst/>
                            <a:gdLst/>
                            <a:ahLst/>
                            <a:cxnLst/>
                            <a:pathLst>
                              <a:path w="2883" h="2883">
                                <a:moveTo>
                                  <a:pt x="1441" y="0"/>
                                </a:moveTo>
                                <a:lnTo>
                                  <a:pt x="1394" y="1"/>
                                </a:lnTo>
                                <a:lnTo>
                                  <a:pt x="1441" y="1441"/>
                                </a:lnTo>
                                <a:lnTo>
                                  <a:pt x="7" y="1297"/>
                                </a:lnTo>
                                <a:lnTo>
                                  <a:pt x="4" y="1333"/>
                                </a:lnTo>
                                <a:lnTo>
                                  <a:pt x="2" y="1369"/>
                                </a:lnTo>
                                <a:lnTo>
                                  <a:pt x="1" y="1405"/>
                                </a:lnTo>
                                <a:lnTo>
                                  <a:pt x="0" y="1441"/>
                                </a:lnTo>
                                <a:lnTo>
                                  <a:pt x="2" y="1517"/>
                                </a:lnTo>
                                <a:lnTo>
                                  <a:pt x="8" y="1593"/>
                                </a:lnTo>
                                <a:lnTo>
                                  <a:pt x="18" y="1667"/>
                                </a:lnTo>
                                <a:lnTo>
                                  <a:pt x="32" y="1739"/>
                                </a:lnTo>
                                <a:lnTo>
                                  <a:pt x="49" y="1811"/>
                                </a:lnTo>
                                <a:lnTo>
                                  <a:pt x="70" y="1881"/>
                                </a:lnTo>
                                <a:lnTo>
                                  <a:pt x="94" y="1950"/>
                                </a:lnTo>
                                <a:lnTo>
                                  <a:pt x="121" y="2017"/>
                                </a:lnTo>
                                <a:lnTo>
                                  <a:pt x="152" y="2082"/>
                                </a:lnTo>
                                <a:lnTo>
                                  <a:pt x="186" y="2146"/>
                                </a:lnTo>
                                <a:lnTo>
                                  <a:pt x="223" y="2207"/>
                                </a:lnTo>
                                <a:lnTo>
                                  <a:pt x="263" y="2267"/>
                                </a:lnTo>
                                <a:lnTo>
                                  <a:pt x="306" y="2324"/>
                                </a:lnTo>
                                <a:lnTo>
                                  <a:pt x="351" y="2380"/>
                                </a:lnTo>
                                <a:lnTo>
                                  <a:pt x="399" y="2433"/>
                                </a:lnTo>
                                <a:lnTo>
                                  <a:pt x="450" y="2483"/>
                                </a:lnTo>
                                <a:lnTo>
                                  <a:pt x="503" y="2531"/>
                                </a:lnTo>
                                <a:lnTo>
                                  <a:pt x="558" y="2577"/>
                                </a:lnTo>
                                <a:lnTo>
                                  <a:pt x="616" y="2620"/>
                                </a:lnTo>
                                <a:lnTo>
                                  <a:pt x="675" y="2660"/>
                                </a:lnTo>
                                <a:lnTo>
                                  <a:pt x="737" y="2697"/>
                                </a:lnTo>
                                <a:lnTo>
                                  <a:pt x="801" y="2730"/>
                                </a:lnTo>
                                <a:lnTo>
                                  <a:pt x="866" y="2761"/>
                                </a:lnTo>
                                <a:lnTo>
                                  <a:pt x="933" y="2789"/>
                                </a:lnTo>
                                <a:lnTo>
                                  <a:pt x="1002" y="2813"/>
                                </a:lnTo>
                                <a:lnTo>
                                  <a:pt x="1072" y="2834"/>
                                </a:lnTo>
                                <a:lnTo>
                                  <a:pt x="1143" y="2851"/>
                                </a:lnTo>
                                <a:lnTo>
                                  <a:pt x="1216" y="2865"/>
                                </a:lnTo>
                                <a:lnTo>
                                  <a:pt x="1290" y="2874"/>
                                </a:lnTo>
                                <a:lnTo>
                                  <a:pt x="1365" y="2880"/>
                                </a:lnTo>
                                <a:lnTo>
                                  <a:pt x="1441" y="2882"/>
                                </a:lnTo>
                                <a:lnTo>
                                  <a:pt x="1517" y="2880"/>
                                </a:lnTo>
                                <a:lnTo>
                                  <a:pt x="1592" y="2874"/>
                                </a:lnTo>
                                <a:lnTo>
                                  <a:pt x="1666" y="2865"/>
                                </a:lnTo>
                                <a:lnTo>
                                  <a:pt x="1739" y="2851"/>
                                </a:lnTo>
                                <a:lnTo>
                                  <a:pt x="1811" y="2834"/>
                                </a:lnTo>
                                <a:lnTo>
                                  <a:pt x="1881" y="2813"/>
                                </a:lnTo>
                                <a:lnTo>
                                  <a:pt x="1949" y="2789"/>
                                </a:lnTo>
                                <a:lnTo>
                                  <a:pt x="2016" y="2761"/>
                                </a:lnTo>
                                <a:lnTo>
                                  <a:pt x="2082" y="2730"/>
                                </a:lnTo>
                                <a:lnTo>
                                  <a:pt x="2145" y="2697"/>
                                </a:lnTo>
                                <a:lnTo>
                                  <a:pt x="2207" y="2660"/>
                                </a:lnTo>
                                <a:lnTo>
                                  <a:pt x="2267" y="2620"/>
                                </a:lnTo>
                                <a:lnTo>
                                  <a:pt x="2324" y="2577"/>
                                </a:lnTo>
                                <a:lnTo>
                                  <a:pt x="2380" y="2531"/>
                                </a:lnTo>
                                <a:lnTo>
                                  <a:pt x="2433" y="2483"/>
                                </a:lnTo>
                                <a:lnTo>
                                  <a:pt x="2483" y="2433"/>
                                </a:lnTo>
                                <a:lnTo>
                                  <a:pt x="2531" y="2380"/>
                                </a:lnTo>
                                <a:lnTo>
                                  <a:pt x="2577" y="2324"/>
                                </a:lnTo>
                                <a:lnTo>
                                  <a:pt x="2619" y="2267"/>
                                </a:lnTo>
                                <a:lnTo>
                                  <a:pt x="2659" y="2207"/>
                                </a:lnTo>
                                <a:lnTo>
                                  <a:pt x="2696" y="2146"/>
                                </a:lnTo>
                                <a:lnTo>
                                  <a:pt x="2730" y="2082"/>
                                </a:lnTo>
                                <a:lnTo>
                                  <a:pt x="2761" y="2017"/>
                                </a:lnTo>
                                <a:lnTo>
                                  <a:pt x="2789" y="1950"/>
                                </a:lnTo>
                                <a:lnTo>
                                  <a:pt x="2813" y="1881"/>
                                </a:lnTo>
                                <a:lnTo>
                                  <a:pt x="2834" y="1811"/>
                                </a:lnTo>
                                <a:lnTo>
                                  <a:pt x="2851" y="1739"/>
                                </a:lnTo>
                                <a:lnTo>
                                  <a:pt x="2864" y="1667"/>
                                </a:lnTo>
                                <a:lnTo>
                                  <a:pt x="2874" y="1593"/>
                                </a:lnTo>
                                <a:lnTo>
                                  <a:pt x="2880" y="1517"/>
                                </a:lnTo>
                                <a:lnTo>
                                  <a:pt x="2882" y="1441"/>
                                </a:lnTo>
                                <a:lnTo>
                                  <a:pt x="2880" y="1365"/>
                                </a:lnTo>
                                <a:lnTo>
                                  <a:pt x="2874" y="1290"/>
                                </a:lnTo>
                                <a:lnTo>
                                  <a:pt x="2864" y="1216"/>
                                </a:lnTo>
                                <a:lnTo>
                                  <a:pt x="2851" y="1143"/>
                                </a:lnTo>
                                <a:lnTo>
                                  <a:pt x="2834" y="1072"/>
                                </a:lnTo>
                                <a:lnTo>
                                  <a:pt x="2813" y="1002"/>
                                </a:lnTo>
                                <a:lnTo>
                                  <a:pt x="2789" y="933"/>
                                </a:lnTo>
                                <a:lnTo>
                                  <a:pt x="2761" y="866"/>
                                </a:lnTo>
                                <a:lnTo>
                                  <a:pt x="2730" y="801"/>
                                </a:lnTo>
                                <a:lnTo>
                                  <a:pt x="2696" y="737"/>
                                </a:lnTo>
                                <a:lnTo>
                                  <a:pt x="2659" y="676"/>
                                </a:lnTo>
                                <a:lnTo>
                                  <a:pt x="2619" y="616"/>
                                </a:lnTo>
                                <a:lnTo>
                                  <a:pt x="2577" y="558"/>
                                </a:lnTo>
                                <a:lnTo>
                                  <a:pt x="2531" y="503"/>
                                </a:lnTo>
                                <a:lnTo>
                                  <a:pt x="2483" y="450"/>
                                </a:lnTo>
                                <a:lnTo>
                                  <a:pt x="2433" y="399"/>
                                </a:lnTo>
                                <a:lnTo>
                                  <a:pt x="2380" y="351"/>
                                </a:lnTo>
                                <a:lnTo>
                                  <a:pt x="2324" y="306"/>
                                </a:lnTo>
                                <a:lnTo>
                                  <a:pt x="2267" y="263"/>
                                </a:lnTo>
                                <a:lnTo>
                                  <a:pt x="2207" y="223"/>
                                </a:lnTo>
                                <a:lnTo>
                                  <a:pt x="2145" y="186"/>
                                </a:lnTo>
                                <a:lnTo>
                                  <a:pt x="2082" y="152"/>
                                </a:lnTo>
                                <a:lnTo>
                                  <a:pt x="2016" y="122"/>
                                </a:lnTo>
                                <a:lnTo>
                                  <a:pt x="1949" y="94"/>
                                </a:lnTo>
                                <a:lnTo>
                                  <a:pt x="1881" y="70"/>
                                </a:lnTo>
                                <a:lnTo>
                                  <a:pt x="1811" y="49"/>
                                </a:lnTo>
                                <a:lnTo>
                                  <a:pt x="1739" y="32"/>
                                </a:lnTo>
                                <a:lnTo>
                                  <a:pt x="1666" y="18"/>
                                </a:lnTo>
                                <a:lnTo>
                                  <a:pt x="1592" y="8"/>
                                </a:lnTo>
                                <a:lnTo>
                                  <a:pt x="1517" y="2"/>
                                </a:lnTo>
                                <a:lnTo>
                                  <a:pt x="1441" y="0"/>
                                </a:lnTo>
                                <a:close/>
                              </a:path>
                            </a:pathLst>
                          </a:custGeom>
                          <a:solidFill>
                            <a:srgbClr val="00539F"/>
                          </a:solidFill>
                          <a:ln>
                            <a:noFill/>
                          </a:ln>
                        </wps:spPr>
                        <wps:bodyPr upright="1"/>
                      </wps:wsp>
                      <wps:wsp>
                        <wps:cNvPr id="547" name="任意多边形 307"/>
                        <wps:cNvSpPr/>
                        <wps:spPr>
                          <a:xfrm>
                            <a:off x="4691" y="1406"/>
                            <a:ext cx="1442" cy="1500"/>
                          </a:xfrm>
                          <a:custGeom>
                            <a:avLst/>
                            <a:gdLst/>
                            <a:ahLst/>
                            <a:cxnLst/>
                            <a:pathLst>
                              <a:path w="1442" h="1500">
                                <a:moveTo>
                                  <a:pt x="1145" y="0"/>
                                </a:moveTo>
                                <a:lnTo>
                                  <a:pt x="1069" y="18"/>
                                </a:lnTo>
                                <a:lnTo>
                                  <a:pt x="995" y="40"/>
                                </a:lnTo>
                                <a:lnTo>
                                  <a:pt x="922" y="66"/>
                                </a:lnTo>
                                <a:lnTo>
                                  <a:pt x="852" y="95"/>
                                </a:lnTo>
                                <a:lnTo>
                                  <a:pt x="784" y="128"/>
                                </a:lnTo>
                                <a:lnTo>
                                  <a:pt x="718" y="165"/>
                                </a:lnTo>
                                <a:lnTo>
                                  <a:pt x="654" y="204"/>
                                </a:lnTo>
                                <a:lnTo>
                                  <a:pt x="592" y="247"/>
                                </a:lnTo>
                                <a:lnTo>
                                  <a:pt x="533" y="293"/>
                                </a:lnTo>
                                <a:lnTo>
                                  <a:pt x="477" y="341"/>
                                </a:lnTo>
                                <a:lnTo>
                                  <a:pt x="423" y="392"/>
                                </a:lnTo>
                                <a:lnTo>
                                  <a:pt x="372" y="446"/>
                                </a:lnTo>
                                <a:lnTo>
                                  <a:pt x="323" y="503"/>
                                </a:lnTo>
                                <a:lnTo>
                                  <a:pt x="278" y="562"/>
                                </a:lnTo>
                                <a:lnTo>
                                  <a:pt x="236" y="623"/>
                                </a:lnTo>
                                <a:lnTo>
                                  <a:pt x="196" y="686"/>
                                </a:lnTo>
                                <a:lnTo>
                                  <a:pt x="160" y="752"/>
                                </a:lnTo>
                                <a:lnTo>
                                  <a:pt x="128" y="819"/>
                                </a:lnTo>
                                <a:lnTo>
                                  <a:pt x="99" y="888"/>
                                </a:lnTo>
                                <a:lnTo>
                                  <a:pt x="73" y="959"/>
                                </a:lnTo>
                                <a:lnTo>
                                  <a:pt x="51" y="1031"/>
                                </a:lnTo>
                                <a:lnTo>
                                  <a:pt x="33" y="1105"/>
                                </a:lnTo>
                                <a:lnTo>
                                  <a:pt x="19" y="1179"/>
                                </a:lnTo>
                                <a:lnTo>
                                  <a:pt x="9" y="1255"/>
                                </a:lnTo>
                                <a:lnTo>
                                  <a:pt x="2" y="1332"/>
                                </a:lnTo>
                                <a:lnTo>
                                  <a:pt x="0" y="1410"/>
                                </a:lnTo>
                                <a:lnTo>
                                  <a:pt x="1" y="1455"/>
                                </a:lnTo>
                                <a:lnTo>
                                  <a:pt x="3" y="1500"/>
                                </a:lnTo>
                                <a:lnTo>
                                  <a:pt x="1441" y="1410"/>
                                </a:lnTo>
                                <a:lnTo>
                                  <a:pt x="1145" y="0"/>
                                </a:lnTo>
                                <a:close/>
                              </a:path>
                            </a:pathLst>
                          </a:custGeom>
                          <a:solidFill>
                            <a:srgbClr val="0093FF"/>
                          </a:solidFill>
                          <a:ln>
                            <a:noFill/>
                          </a:ln>
                        </wps:spPr>
                        <wps:bodyPr upright="1"/>
                      </wps:wsp>
                      <wps:wsp>
                        <wps:cNvPr id="548" name="任意多边形 308"/>
                        <wps:cNvSpPr/>
                        <wps:spPr>
                          <a:xfrm>
                            <a:off x="4691" y="1406"/>
                            <a:ext cx="1442" cy="1500"/>
                          </a:xfrm>
                          <a:custGeom>
                            <a:avLst/>
                            <a:gdLst/>
                            <a:ahLst/>
                            <a:cxnLst/>
                            <a:pathLst>
                              <a:path w="1442" h="1500">
                                <a:moveTo>
                                  <a:pt x="1441" y="1410"/>
                                </a:moveTo>
                                <a:lnTo>
                                  <a:pt x="3" y="1500"/>
                                </a:lnTo>
                                <a:lnTo>
                                  <a:pt x="2" y="1478"/>
                                </a:lnTo>
                                <a:lnTo>
                                  <a:pt x="1" y="1455"/>
                                </a:lnTo>
                                <a:lnTo>
                                  <a:pt x="0" y="1433"/>
                                </a:lnTo>
                                <a:lnTo>
                                  <a:pt x="0" y="1410"/>
                                </a:lnTo>
                                <a:lnTo>
                                  <a:pt x="2" y="1332"/>
                                </a:lnTo>
                                <a:lnTo>
                                  <a:pt x="9" y="1255"/>
                                </a:lnTo>
                                <a:lnTo>
                                  <a:pt x="19" y="1179"/>
                                </a:lnTo>
                                <a:lnTo>
                                  <a:pt x="33" y="1105"/>
                                </a:lnTo>
                                <a:lnTo>
                                  <a:pt x="51" y="1031"/>
                                </a:lnTo>
                                <a:lnTo>
                                  <a:pt x="73" y="959"/>
                                </a:lnTo>
                                <a:lnTo>
                                  <a:pt x="99" y="888"/>
                                </a:lnTo>
                                <a:lnTo>
                                  <a:pt x="128" y="819"/>
                                </a:lnTo>
                                <a:lnTo>
                                  <a:pt x="160" y="752"/>
                                </a:lnTo>
                                <a:lnTo>
                                  <a:pt x="196" y="686"/>
                                </a:lnTo>
                                <a:lnTo>
                                  <a:pt x="236" y="623"/>
                                </a:lnTo>
                                <a:lnTo>
                                  <a:pt x="278" y="562"/>
                                </a:lnTo>
                                <a:lnTo>
                                  <a:pt x="323" y="503"/>
                                </a:lnTo>
                                <a:lnTo>
                                  <a:pt x="372" y="446"/>
                                </a:lnTo>
                                <a:lnTo>
                                  <a:pt x="423" y="392"/>
                                </a:lnTo>
                                <a:lnTo>
                                  <a:pt x="477" y="341"/>
                                </a:lnTo>
                                <a:lnTo>
                                  <a:pt x="533" y="293"/>
                                </a:lnTo>
                                <a:lnTo>
                                  <a:pt x="592" y="247"/>
                                </a:lnTo>
                                <a:lnTo>
                                  <a:pt x="654" y="204"/>
                                </a:lnTo>
                                <a:lnTo>
                                  <a:pt x="718" y="165"/>
                                </a:lnTo>
                                <a:lnTo>
                                  <a:pt x="784" y="128"/>
                                </a:lnTo>
                                <a:lnTo>
                                  <a:pt x="852" y="95"/>
                                </a:lnTo>
                                <a:lnTo>
                                  <a:pt x="922" y="66"/>
                                </a:lnTo>
                                <a:lnTo>
                                  <a:pt x="995" y="40"/>
                                </a:lnTo>
                                <a:lnTo>
                                  <a:pt x="1069" y="18"/>
                                </a:lnTo>
                                <a:lnTo>
                                  <a:pt x="1145" y="0"/>
                                </a:lnTo>
                                <a:lnTo>
                                  <a:pt x="1441" y="1410"/>
                                </a:lnTo>
                                <a:close/>
                              </a:path>
                            </a:pathLst>
                          </a:custGeom>
                          <a:noFill/>
                          <a:ln w="14122" cap="flat" cmpd="sng">
                            <a:solidFill>
                              <a:srgbClr val="FFFFFF"/>
                            </a:solidFill>
                            <a:prstDash val="solid"/>
                            <a:headEnd type="none" w="med" len="med"/>
                            <a:tailEnd type="none" w="med" len="med"/>
                          </a:ln>
                        </wps:spPr>
                        <wps:bodyPr upright="1"/>
                      </wps:wsp>
                      <wps:wsp>
                        <wps:cNvPr id="549" name="任意多边形 309"/>
                        <wps:cNvSpPr/>
                        <wps:spPr>
                          <a:xfrm>
                            <a:off x="5591" y="1375"/>
                            <a:ext cx="541" cy="1442"/>
                          </a:xfrm>
                          <a:custGeom>
                            <a:avLst/>
                            <a:gdLst/>
                            <a:ahLst/>
                            <a:cxnLst/>
                            <a:pathLst>
                              <a:path w="541" h="1442">
                                <a:moveTo>
                                  <a:pt x="541" y="0"/>
                                </a:moveTo>
                                <a:lnTo>
                                  <a:pt x="472" y="2"/>
                                </a:lnTo>
                                <a:lnTo>
                                  <a:pt x="403" y="7"/>
                                </a:lnTo>
                                <a:lnTo>
                                  <a:pt x="334" y="15"/>
                                </a:lnTo>
                                <a:lnTo>
                                  <a:pt x="266" y="27"/>
                                </a:lnTo>
                                <a:lnTo>
                                  <a:pt x="198" y="42"/>
                                </a:lnTo>
                                <a:lnTo>
                                  <a:pt x="131" y="60"/>
                                </a:lnTo>
                                <a:lnTo>
                                  <a:pt x="65" y="81"/>
                                </a:lnTo>
                                <a:lnTo>
                                  <a:pt x="0" y="106"/>
                                </a:lnTo>
                                <a:lnTo>
                                  <a:pt x="541" y="1441"/>
                                </a:lnTo>
                                <a:lnTo>
                                  <a:pt x="541" y="0"/>
                                </a:lnTo>
                                <a:close/>
                              </a:path>
                            </a:pathLst>
                          </a:custGeom>
                          <a:solidFill>
                            <a:srgbClr val="D7E1EC"/>
                          </a:solidFill>
                          <a:ln>
                            <a:noFill/>
                          </a:ln>
                        </wps:spPr>
                        <wps:bodyPr upright="1"/>
                      </wps:wsp>
                      <wps:wsp>
                        <wps:cNvPr id="550" name="任意多边形 310"/>
                        <wps:cNvSpPr/>
                        <wps:spPr>
                          <a:xfrm>
                            <a:off x="5591" y="1375"/>
                            <a:ext cx="541" cy="1442"/>
                          </a:xfrm>
                          <a:custGeom>
                            <a:avLst/>
                            <a:gdLst/>
                            <a:ahLst/>
                            <a:cxnLst/>
                            <a:pathLst>
                              <a:path w="541" h="1442">
                                <a:moveTo>
                                  <a:pt x="541" y="1441"/>
                                </a:moveTo>
                                <a:lnTo>
                                  <a:pt x="0" y="106"/>
                                </a:lnTo>
                                <a:lnTo>
                                  <a:pt x="65" y="81"/>
                                </a:lnTo>
                                <a:lnTo>
                                  <a:pt x="131" y="60"/>
                                </a:lnTo>
                                <a:lnTo>
                                  <a:pt x="198" y="42"/>
                                </a:lnTo>
                                <a:lnTo>
                                  <a:pt x="266" y="27"/>
                                </a:lnTo>
                                <a:lnTo>
                                  <a:pt x="334" y="15"/>
                                </a:lnTo>
                                <a:lnTo>
                                  <a:pt x="403" y="7"/>
                                </a:lnTo>
                                <a:lnTo>
                                  <a:pt x="472" y="2"/>
                                </a:lnTo>
                                <a:lnTo>
                                  <a:pt x="541" y="0"/>
                                </a:lnTo>
                                <a:lnTo>
                                  <a:pt x="541" y="1441"/>
                                </a:lnTo>
                                <a:close/>
                              </a:path>
                            </a:pathLst>
                          </a:custGeom>
                          <a:noFill/>
                          <a:ln w="14122" cap="flat" cmpd="sng">
                            <a:solidFill>
                              <a:srgbClr val="FFFFFF"/>
                            </a:solidFill>
                            <a:prstDash val="solid"/>
                            <a:headEnd type="none" w="med" len="med"/>
                            <a:tailEnd type="none" w="med" len="med"/>
                          </a:ln>
                        </wps:spPr>
                        <wps:bodyPr upright="1"/>
                      </wps:wsp>
                      <wps:wsp>
                        <wps:cNvPr id="551" name="任意多边形 311"/>
                        <wps:cNvSpPr/>
                        <wps:spPr>
                          <a:xfrm>
                            <a:off x="5159" y="1836"/>
                            <a:ext cx="1946" cy="1946"/>
                          </a:xfrm>
                          <a:custGeom>
                            <a:avLst/>
                            <a:gdLst/>
                            <a:ahLst/>
                            <a:cxnLst/>
                            <a:pathLst>
                              <a:path w="1946" h="1946">
                                <a:moveTo>
                                  <a:pt x="973" y="0"/>
                                </a:moveTo>
                                <a:lnTo>
                                  <a:pt x="897" y="2"/>
                                </a:lnTo>
                                <a:lnTo>
                                  <a:pt x="823" y="11"/>
                                </a:lnTo>
                                <a:lnTo>
                                  <a:pt x="750" y="25"/>
                                </a:lnTo>
                                <a:lnTo>
                                  <a:pt x="680" y="45"/>
                                </a:lnTo>
                                <a:lnTo>
                                  <a:pt x="611" y="69"/>
                                </a:lnTo>
                                <a:lnTo>
                                  <a:pt x="545" y="98"/>
                                </a:lnTo>
                                <a:lnTo>
                                  <a:pt x="482" y="132"/>
                                </a:lnTo>
                                <a:lnTo>
                                  <a:pt x="422" y="171"/>
                                </a:lnTo>
                                <a:lnTo>
                                  <a:pt x="365" y="213"/>
                                </a:lnTo>
                                <a:lnTo>
                                  <a:pt x="311" y="260"/>
                                </a:lnTo>
                                <a:lnTo>
                                  <a:pt x="261" y="310"/>
                                </a:lnTo>
                                <a:lnTo>
                                  <a:pt x="214" y="364"/>
                                </a:lnTo>
                                <a:lnTo>
                                  <a:pt x="172" y="421"/>
                                </a:lnTo>
                                <a:lnTo>
                                  <a:pt x="133" y="481"/>
                                </a:lnTo>
                                <a:lnTo>
                                  <a:pt x="99" y="545"/>
                                </a:lnTo>
                                <a:lnTo>
                                  <a:pt x="70" y="610"/>
                                </a:lnTo>
                                <a:lnTo>
                                  <a:pt x="46" y="679"/>
                                </a:lnTo>
                                <a:lnTo>
                                  <a:pt x="26" y="749"/>
                                </a:lnTo>
                                <a:lnTo>
                                  <a:pt x="12" y="822"/>
                                </a:lnTo>
                                <a:lnTo>
                                  <a:pt x="3" y="896"/>
                                </a:lnTo>
                                <a:lnTo>
                                  <a:pt x="0" y="972"/>
                                </a:lnTo>
                                <a:lnTo>
                                  <a:pt x="3" y="1048"/>
                                </a:lnTo>
                                <a:lnTo>
                                  <a:pt x="12" y="1123"/>
                                </a:lnTo>
                                <a:lnTo>
                                  <a:pt x="26" y="1195"/>
                                </a:lnTo>
                                <a:lnTo>
                                  <a:pt x="46" y="1266"/>
                                </a:lnTo>
                                <a:lnTo>
                                  <a:pt x="70" y="1334"/>
                                </a:lnTo>
                                <a:lnTo>
                                  <a:pt x="99" y="1400"/>
                                </a:lnTo>
                                <a:lnTo>
                                  <a:pt x="133" y="1463"/>
                                </a:lnTo>
                                <a:lnTo>
                                  <a:pt x="172" y="1524"/>
                                </a:lnTo>
                                <a:lnTo>
                                  <a:pt x="214" y="1581"/>
                                </a:lnTo>
                                <a:lnTo>
                                  <a:pt x="261" y="1635"/>
                                </a:lnTo>
                                <a:lnTo>
                                  <a:pt x="311" y="1685"/>
                                </a:lnTo>
                                <a:lnTo>
                                  <a:pt x="365" y="1731"/>
                                </a:lnTo>
                                <a:lnTo>
                                  <a:pt x="422" y="1774"/>
                                </a:lnTo>
                                <a:lnTo>
                                  <a:pt x="482" y="1812"/>
                                </a:lnTo>
                                <a:lnTo>
                                  <a:pt x="545" y="1846"/>
                                </a:lnTo>
                                <a:lnTo>
                                  <a:pt x="611" y="1876"/>
                                </a:lnTo>
                                <a:lnTo>
                                  <a:pt x="680" y="1900"/>
                                </a:lnTo>
                                <a:lnTo>
                                  <a:pt x="750" y="1919"/>
                                </a:lnTo>
                                <a:lnTo>
                                  <a:pt x="823" y="1934"/>
                                </a:lnTo>
                                <a:lnTo>
                                  <a:pt x="897" y="1942"/>
                                </a:lnTo>
                                <a:lnTo>
                                  <a:pt x="973" y="1945"/>
                                </a:lnTo>
                                <a:lnTo>
                                  <a:pt x="1049" y="1942"/>
                                </a:lnTo>
                                <a:lnTo>
                                  <a:pt x="1124" y="1934"/>
                                </a:lnTo>
                                <a:lnTo>
                                  <a:pt x="1196" y="1919"/>
                                </a:lnTo>
                                <a:lnTo>
                                  <a:pt x="1267" y="1900"/>
                                </a:lnTo>
                                <a:lnTo>
                                  <a:pt x="1335" y="1876"/>
                                </a:lnTo>
                                <a:lnTo>
                                  <a:pt x="1401" y="1846"/>
                                </a:lnTo>
                                <a:lnTo>
                                  <a:pt x="1464" y="1812"/>
                                </a:lnTo>
                                <a:lnTo>
                                  <a:pt x="1524" y="1774"/>
                                </a:lnTo>
                                <a:lnTo>
                                  <a:pt x="1582" y="1731"/>
                                </a:lnTo>
                                <a:lnTo>
                                  <a:pt x="1635" y="1685"/>
                                </a:lnTo>
                                <a:lnTo>
                                  <a:pt x="1686" y="1635"/>
                                </a:lnTo>
                                <a:lnTo>
                                  <a:pt x="1732" y="1581"/>
                                </a:lnTo>
                                <a:lnTo>
                                  <a:pt x="1775" y="1524"/>
                                </a:lnTo>
                                <a:lnTo>
                                  <a:pt x="1813" y="1463"/>
                                </a:lnTo>
                                <a:lnTo>
                                  <a:pt x="1847" y="1400"/>
                                </a:lnTo>
                                <a:lnTo>
                                  <a:pt x="1876" y="1334"/>
                                </a:lnTo>
                                <a:lnTo>
                                  <a:pt x="1901" y="1266"/>
                                </a:lnTo>
                                <a:lnTo>
                                  <a:pt x="1920" y="1195"/>
                                </a:lnTo>
                                <a:lnTo>
                                  <a:pt x="1934" y="1123"/>
                                </a:lnTo>
                                <a:lnTo>
                                  <a:pt x="1943" y="1048"/>
                                </a:lnTo>
                                <a:lnTo>
                                  <a:pt x="1946" y="972"/>
                                </a:lnTo>
                                <a:lnTo>
                                  <a:pt x="1943" y="896"/>
                                </a:lnTo>
                                <a:lnTo>
                                  <a:pt x="1934" y="822"/>
                                </a:lnTo>
                                <a:lnTo>
                                  <a:pt x="1920" y="749"/>
                                </a:lnTo>
                                <a:lnTo>
                                  <a:pt x="1901" y="679"/>
                                </a:lnTo>
                                <a:lnTo>
                                  <a:pt x="1876" y="610"/>
                                </a:lnTo>
                                <a:lnTo>
                                  <a:pt x="1847" y="545"/>
                                </a:lnTo>
                                <a:lnTo>
                                  <a:pt x="1813" y="481"/>
                                </a:lnTo>
                                <a:lnTo>
                                  <a:pt x="1775" y="421"/>
                                </a:lnTo>
                                <a:lnTo>
                                  <a:pt x="1732" y="364"/>
                                </a:lnTo>
                                <a:lnTo>
                                  <a:pt x="1686" y="310"/>
                                </a:lnTo>
                                <a:lnTo>
                                  <a:pt x="1635" y="260"/>
                                </a:lnTo>
                                <a:lnTo>
                                  <a:pt x="1582" y="213"/>
                                </a:lnTo>
                                <a:lnTo>
                                  <a:pt x="1524" y="171"/>
                                </a:lnTo>
                                <a:lnTo>
                                  <a:pt x="1464" y="132"/>
                                </a:lnTo>
                                <a:lnTo>
                                  <a:pt x="1401" y="98"/>
                                </a:lnTo>
                                <a:lnTo>
                                  <a:pt x="1335" y="69"/>
                                </a:lnTo>
                                <a:lnTo>
                                  <a:pt x="1267" y="45"/>
                                </a:lnTo>
                                <a:lnTo>
                                  <a:pt x="1196" y="25"/>
                                </a:lnTo>
                                <a:lnTo>
                                  <a:pt x="1124" y="11"/>
                                </a:lnTo>
                                <a:lnTo>
                                  <a:pt x="1049" y="2"/>
                                </a:lnTo>
                                <a:lnTo>
                                  <a:pt x="973"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234pt;margin-top:68.2pt;height:144.7pt;width:144.7pt;mso-position-horizontal-relative:page;z-index:251879424;mso-width-relative:page;mso-height-relative:page;" coordorigin="4680,1364" coordsize="2894,2894" o:gfxdata="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">
                <o:lock v:ext="edit" aspectratio="f"/>
                <v:shape id="任意多边形 306" o:spid="_x0000_s1026" o:spt="100" style="position:absolute;left:4691;top:1375;height:2883;width:2883;" fillcolor="#00539F" filled="t" stroked="f" coordsize="2883,2883" o:gfxdata="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gu1vvQAA&#10;ANwAAAAPAAAAAAAAAAEAIAAAACIAAABkcnMvZG93bnJldi54bWxQSwECFAAUAAAACACHTuJAMy8F&#10;njsAAAA5AAAAEAAAAAAAAAABACAAAAAMAQAAZHJzL3NoYXBleG1sLnhtbFBLBQYAAAAABgAGAFsB&#10;AAC2AwAAAAA=&#10;" path="m1441,0l1394,1,1441,1441,7,1297,4,1333,2,1369,1,1405,0,1441,2,1517,8,1593,18,1667,32,1739,49,1811,70,1881,94,1950,121,2017,152,2082,186,2146,223,2207,263,2267,306,2324,351,2380,399,2433,450,2483,503,2531,558,2577,616,2620,675,2660,737,2697,801,2730,866,2761,933,2789,1002,2813,1072,2834,1143,2851,1216,2865,1290,2874,1365,2880,1441,2882,1517,2880,1592,2874,1666,2865,1739,2851,1811,2834,1881,2813,1949,2789,2016,2761,2082,2730,2145,2697,2207,2660,2267,2620,2324,2577,2380,2531,2433,2483,2483,2433,2531,2380,2577,2324,2619,2267,2659,2207,2696,2146,2730,2082,2761,2017,2789,1950,2813,1881,2834,1811,2851,1739,2864,1667,2874,1593,2880,1517,2882,1441,2880,1365,2874,1290,2864,1216,2851,1143,2834,1072,2813,1002,2789,933,2761,866,2730,801,2696,737,2659,676,2619,616,2577,558,2531,503,2483,450,2433,399,2380,351,2324,306,2267,263,2207,223,2145,186,2082,152,2016,122,1949,94,1881,70,1811,49,1739,32,1666,18,1592,8,1517,2,1441,0xe">
                  <v:fill on="t" focussize="0,0"/>
                  <v:stroke on="f"/>
                  <v:imagedata o:title=""/>
                  <o:lock v:ext="edit" aspectratio="f"/>
                </v:shape>
                <v:shape id="任意多边形 307" o:spid="_x0000_s1026" o:spt="100" style="position:absolute;left:4691;top:1406;height:1500;width:1442;" fillcolor="#0093FF" filled="t" stroked="f" coordsize="1442,1500" o:gfxdata="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SlS68AAAA&#10;3AAAAA8AAAAAAAAAAQAgAAAAIgAAAGRycy9kb3ducmV2LnhtbFBLAQIUABQAAAAIAIdO4kAzLwWe&#10;OwAAADkAAAAQAAAAAAAAAAEAIAAAAAsBAABkcnMvc2hhcGV4bWwueG1sUEsFBgAAAAAGAAYAWwEA&#10;ALUDAAAAAA==&#10;" path="m1145,0l1069,18,995,40,922,66,852,95,784,128,718,165,654,204,592,247,533,293,477,341,423,392,372,446,323,503,278,562,236,623,196,686,160,752,128,819,99,888,73,959,51,1031,33,1105,19,1179,9,1255,2,1332,0,1410,1,1455,3,1500,1441,1410,1145,0xe">
                  <v:fill on="t" focussize="0,0"/>
                  <v:stroke on="f"/>
                  <v:imagedata o:title=""/>
                  <o:lock v:ext="edit" aspectratio="f"/>
                </v:shape>
                <v:shape id="任意多边形 308" o:spid="_x0000_s1026" o:spt="100" style="position:absolute;left:4691;top:1406;height:1500;width:1442;" filled="f" stroked="t" coordsize="1442,1500" o:gfxdata="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TxG28AAAA&#10;3AAAAA8AAAAAAAAAAQAgAAAAIgAAAGRycy9kb3ducmV2LnhtbFBLAQIUABQAAAAIAIdO4kAzLwWe&#10;OwAAADkAAAAQAAAAAAAAAAEAIAAAAAsBAABkcnMvc2hhcGV4bWwueG1sUEsFBgAAAAAGAAYAWwEA&#10;ALUDAAAAAA==&#10;" path="m1441,1410l3,1500,2,1478,1,1455,0,1433,0,1410,2,1332,9,1255,19,1179,33,1105,51,1031,73,959,99,888,128,819,160,752,196,686,236,623,278,562,323,503,372,446,423,392,477,341,533,293,592,247,654,204,718,165,784,128,852,95,922,66,995,40,1069,18,1145,0,1441,1410xe">
                  <v:fill on="f" focussize="0,0"/>
                  <v:stroke weight="1.11196850393701pt" color="#FFFFFF" joinstyle="round"/>
                  <v:imagedata o:title=""/>
                  <o:lock v:ext="edit" aspectratio="f"/>
                </v:shape>
                <v:shape id="任意多边形 309" o:spid="_x0000_s1026" o:spt="100" style="position:absolute;left:5591;top:1375;height:1442;width:541;" fillcolor="#D7E1EC" filled="t" stroked="f" coordsize="541,1442" o:gfxdata="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3zBW8AAAA&#10;3AAAAA8AAAAAAAAAAQAgAAAAIgAAAGRycy9kb3ducmV2LnhtbFBLAQIUABQAAAAIAIdO4kAzLwWe&#10;OwAAADkAAAAQAAAAAAAAAAEAIAAAAAsBAABkcnMvc2hhcGV4bWwueG1sUEsFBgAAAAAGAAYAWwEA&#10;ALUDAAAAAA==&#10;" path="m541,0l472,2,403,7,334,15,266,27,198,42,131,60,65,81,0,106,541,1441,541,0xe">
                  <v:fill on="t" focussize="0,0"/>
                  <v:stroke on="f"/>
                  <v:imagedata o:title=""/>
                  <o:lock v:ext="edit" aspectratio="f"/>
                </v:shape>
                <v:shape id="任意多边形 310" o:spid="_x0000_s1026" o:spt="100" style="position:absolute;left:5591;top:1375;height:1442;width:541;" filled="f" stroked="t" coordsize="541,1442" o:gfxdata="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HxJve5AAAA3AAA&#10;AA8AAAAAAAAAAQAgAAAAIgAAAGRycy9kb3ducmV2LnhtbFBLAQIUABQAAAAIAIdO4kAzLwWeOwAA&#10;ADkAAAAQAAAAAAAAAAEAIAAAAAgBAABkcnMvc2hhcGV4bWwueG1sUEsFBgAAAAAGAAYAWwEAALID&#10;AAAAAA==&#10;" path="m541,1441l0,106,65,81,131,60,198,42,266,27,334,15,403,7,472,2,541,0,541,1441xe">
                  <v:fill on="f" focussize="0,0"/>
                  <v:stroke weight="1.11196850393701pt" color="#FFFFFF" joinstyle="round"/>
                  <v:imagedata o:title=""/>
                  <o:lock v:ext="edit" aspectratio="f"/>
                </v:shape>
                <v:shape id="任意多边形 311" o:spid="_x0000_s1026" o:spt="100" style="position:absolute;left:5159;top:1836;height:1946;width:1946;" fillcolor="#FFFFFF" filled="t" stroked="f" coordsize="1946,1946" o:gfxdata="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vJ4nvQAA&#10;ANwAAAAPAAAAAAAAAAEAIAAAACIAAABkcnMvZG93bnJldi54bWxQSwECFAAUAAAACACHTuJAMy8F&#10;njsAAAA5AAAAEAAAAAAAAAABACAAAAAMAQAAZHJzL3NoYXBleG1sLnhtbFBLBQYAAAAABgAGAFsB&#10;AAC2AwAAAAA=&#10;" path="m973,0l897,2,823,11,750,25,680,45,611,69,545,98,482,132,422,171,365,213,311,260,261,310,214,364,172,421,133,481,99,545,70,610,46,679,26,749,12,822,3,896,0,972,3,1048,12,1123,26,1195,46,1266,70,1334,99,1400,133,1463,172,1524,214,1581,261,1635,311,1685,365,1731,422,1774,482,1812,545,1846,611,1876,680,1900,750,1919,823,1934,897,1942,973,1945,1049,1942,1124,1934,1196,1919,1267,1900,1335,1876,1401,1846,1464,1812,1524,1774,1582,1731,1635,1685,1686,1635,1732,1581,1775,1524,1813,1463,1847,1400,1876,1334,1901,1266,1920,1195,1934,1123,1943,1048,1946,972,1943,896,1934,822,1920,749,1901,679,1876,610,1847,545,1813,481,1775,421,1732,364,1686,310,1635,260,1582,213,1524,171,1464,132,1401,98,1335,69,1267,45,1196,25,1124,11,1049,2,973,0xe">
                  <v:fill on="t" focussize="0,0"/>
                  <v:stroke on="f"/>
                  <v:imagedata o:title=""/>
                  <o:lock v:ext="edit" aspectratio="f"/>
                </v:shape>
              </v:group>
            </w:pict>
          </mc:Fallback>
        </mc:AlternateContent>
      </w:r>
      <w:r>
        <w:drawing>
          <wp:anchor distT="0" distB="0" distL="0" distR="0" simplePos="0" relativeHeight="251879424" behindDoc="0" locked="0" layoutInCell="1" allowOverlap="1">
            <wp:simplePos x="0" y="0"/>
            <wp:positionH relativeFrom="page">
              <wp:posOffset>5036820</wp:posOffset>
            </wp:positionH>
            <wp:positionV relativeFrom="paragraph">
              <wp:posOffset>1548130</wp:posOffset>
            </wp:positionV>
            <wp:extent cx="82550" cy="82550"/>
            <wp:effectExtent l="0" t="0" r="6350" b="6350"/>
            <wp:wrapNone/>
            <wp:docPr id="55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anchor>
        </w:drawing>
      </w:r>
      <w:r>
        <w:drawing>
          <wp:anchor distT="0" distB="0" distL="0" distR="0" simplePos="0" relativeHeight="251880448" behindDoc="0" locked="0" layoutInCell="1" allowOverlap="1">
            <wp:simplePos x="0" y="0"/>
            <wp:positionH relativeFrom="page">
              <wp:posOffset>5036820</wp:posOffset>
            </wp:positionH>
            <wp:positionV relativeFrom="paragraph">
              <wp:posOffset>1742440</wp:posOffset>
            </wp:positionV>
            <wp:extent cx="82550" cy="82550"/>
            <wp:effectExtent l="0" t="0" r="6350" b="6350"/>
            <wp:wrapNone/>
            <wp:docPr id="55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image6.png"/>
                    <pic:cNvPicPr>
                      <a:picLocks noChangeAspect="1"/>
                    </pic:cNvPicPr>
                  </pic:nvPicPr>
                  <pic:blipFill>
                    <a:blip r:embed="rId62" cstate="print"/>
                    <a:stretch>
                      <a:fillRect/>
                    </a:stretch>
                  </pic:blipFill>
                  <pic:spPr>
                    <a:xfrm>
                      <a:off x="0" y="0"/>
                      <a:ext cx="82753" cy="82753"/>
                    </a:xfrm>
                    <a:prstGeom prst="rect">
                      <a:avLst/>
                    </a:prstGeom>
                  </pic:spPr>
                </pic:pic>
              </a:graphicData>
            </a:graphic>
          </wp:anchor>
        </w:drawing>
      </w:r>
      <w:r>
        <w:drawing>
          <wp:anchor distT="0" distB="0" distL="0" distR="0" simplePos="0" relativeHeight="251880448" behindDoc="0" locked="0" layoutInCell="1" allowOverlap="1">
            <wp:simplePos x="0" y="0"/>
            <wp:positionH relativeFrom="page">
              <wp:posOffset>5036820</wp:posOffset>
            </wp:positionH>
            <wp:positionV relativeFrom="paragraph">
              <wp:posOffset>1936115</wp:posOffset>
            </wp:positionV>
            <wp:extent cx="82550" cy="82550"/>
            <wp:effectExtent l="0" t="0" r="6350" b="6350"/>
            <wp:wrapNone/>
            <wp:docPr id="554"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16.png"/>
                    <pic:cNvPicPr>
                      <a:picLocks noChangeAspect="1"/>
                    </pic:cNvPicPr>
                  </pic:nvPicPr>
                  <pic:blipFill>
                    <a:blip r:embed="rId71" cstate="print"/>
                    <a:stretch>
                      <a:fillRect/>
                    </a:stretch>
                  </pic:blipFill>
                  <pic:spPr>
                    <a:xfrm>
                      <a:off x="0" y="0"/>
                      <a:ext cx="82753" cy="82753"/>
                    </a:xfrm>
                    <a:prstGeom prst="rect">
                      <a:avLst/>
                    </a:prstGeom>
                  </pic:spPr>
                </pic:pic>
              </a:graphicData>
            </a:graphic>
          </wp:anchor>
        </w:drawing>
      </w:r>
      <w:r>
        <w:rPr>
          <w:w w:val="115"/>
        </w:rPr>
        <w:t>A substantial 74% of organizations are planning</w:t>
      </w:r>
      <w:r>
        <w:rPr>
          <w:spacing w:val="40"/>
          <w:w w:val="115"/>
        </w:rPr>
        <w:t xml:space="preserve"> </w:t>
      </w:r>
      <w:r>
        <w:rPr>
          <w:w w:val="115"/>
        </w:rPr>
        <w:t>to</w:t>
      </w:r>
      <w:r>
        <w:rPr>
          <w:spacing w:val="-13"/>
          <w:w w:val="115"/>
        </w:rPr>
        <w:t xml:space="preserve"> </w:t>
      </w:r>
      <w:r>
        <w:rPr>
          <w:w w:val="115"/>
        </w:rPr>
        <w:t>create</w:t>
      </w:r>
      <w:r>
        <w:rPr>
          <w:spacing w:val="-13"/>
          <w:w w:val="115"/>
        </w:rPr>
        <w:t xml:space="preserve"> </w:t>
      </w:r>
      <w:r>
        <w:rPr>
          <w:w w:val="115"/>
        </w:rPr>
        <w:t>teams</w:t>
      </w:r>
      <w:r>
        <w:rPr>
          <w:spacing w:val="-13"/>
          <w:w w:val="115"/>
        </w:rPr>
        <w:t xml:space="preserve"> </w:t>
      </w:r>
      <w:r>
        <w:rPr>
          <w:w w:val="115"/>
        </w:rPr>
        <w:t>dedicated</w:t>
      </w:r>
      <w:r>
        <w:rPr>
          <w:spacing w:val="-13"/>
          <w:w w:val="115"/>
        </w:rPr>
        <w:t xml:space="preserve"> </w:t>
      </w:r>
      <w:r>
        <w:rPr>
          <w:w w:val="115"/>
        </w:rPr>
        <w:t>to governing the secure use of AI, emphasizing the serious consideration</w:t>
      </w:r>
      <w:r>
        <w:rPr>
          <w:spacing w:val="-13"/>
          <w:w w:val="115"/>
        </w:rPr>
        <w:t xml:space="preserve"> </w:t>
      </w:r>
      <w:r>
        <w:rPr>
          <w:w w:val="115"/>
        </w:rPr>
        <w:t>companies</w:t>
      </w:r>
      <w:r>
        <w:rPr>
          <w:spacing w:val="-13"/>
          <w:w w:val="115"/>
        </w:rPr>
        <w:t xml:space="preserve"> </w:t>
      </w:r>
      <w:r>
        <w:rPr>
          <w:w w:val="115"/>
        </w:rPr>
        <w:t>are giving to AI integration. This move towards establishing specialized teams for policy development, AI product procurement, and ensuring responsible and ethical use, signals</w:t>
      </w:r>
      <w:r>
        <w:rPr>
          <w:spacing w:val="-2"/>
          <w:w w:val="115"/>
        </w:rPr>
        <w:t xml:space="preserve"> </w:t>
      </w:r>
      <w:r>
        <w:rPr>
          <w:w w:val="115"/>
        </w:rPr>
        <w:t>a</w:t>
      </w:r>
      <w:r>
        <w:rPr>
          <w:spacing w:val="-2"/>
          <w:w w:val="115"/>
        </w:rPr>
        <w:t xml:space="preserve"> </w:t>
      </w:r>
      <w:r>
        <w:rPr>
          <w:w w:val="115"/>
        </w:rPr>
        <w:t>clear</w:t>
      </w:r>
      <w:r>
        <w:rPr>
          <w:spacing w:val="-2"/>
          <w:w w:val="115"/>
        </w:rPr>
        <w:t xml:space="preserve"> </w:t>
      </w:r>
      <w:r>
        <w:rPr>
          <w:w w:val="115"/>
        </w:rPr>
        <w:t>recognition</w:t>
      </w:r>
      <w:r>
        <w:rPr>
          <w:spacing w:val="-2"/>
          <w:w w:val="115"/>
        </w:rPr>
        <w:t xml:space="preserve"> </w:t>
      </w:r>
      <w:r>
        <w:rPr>
          <w:w w:val="115"/>
        </w:rPr>
        <w:t>of AI’s transformative impact</w:t>
      </w:r>
    </w:p>
    <w:p>
      <w:pPr>
        <w:pStyle w:val="6"/>
        <w:spacing w:line="276" w:lineRule="auto"/>
        <w:ind w:left="920" w:right="3083"/>
      </w:pPr>
      <w:r>
        <w:rPr>
          <w:w w:val="115"/>
        </w:rPr>
        <w:t>on</w:t>
      </w:r>
      <w:r>
        <w:rPr>
          <w:spacing w:val="-13"/>
          <w:w w:val="115"/>
        </w:rPr>
        <w:t xml:space="preserve"> </w:t>
      </w:r>
      <w:r>
        <w:rPr>
          <w:w w:val="115"/>
        </w:rPr>
        <w:t>security</w:t>
      </w:r>
      <w:r>
        <w:rPr>
          <w:spacing w:val="-13"/>
          <w:w w:val="115"/>
        </w:rPr>
        <w:t xml:space="preserve"> </w:t>
      </w:r>
      <w:r>
        <w:rPr>
          <w:w w:val="115"/>
        </w:rPr>
        <w:t>roles.</w:t>
      </w:r>
      <w:r>
        <w:rPr>
          <w:spacing w:val="-13"/>
          <w:w w:val="115"/>
        </w:rPr>
        <w:t xml:space="preserve"> </w:t>
      </w:r>
      <w:r>
        <w:rPr>
          <w:w w:val="115"/>
        </w:rPr>
        <w:t>Rather</w:t>
      </w:r>
      <w:r>
        <w:rPr>
          <w:spacing w:val="-13"/>
          <w:w w:val="115"/>
        </w:rPr>
        <w:t xml:space="preserve"> </w:t>
      </w:r>
      <w:r>
        <w:rPr>
          <w:w w:val="115"/>
        </w:rPr>
        <w:t>than replacing existing functions,</w:t>
      </w:r>
    </w:p>
    <w:p>
      <w:pPr>
        <w:spacing w:before="0" w:line="240" w:lineRule="auto"/>
        <w:rPr>
          <w:sz w:val="18"/>
        </w:rPr>
      </w:pPr>
      <w:r>
        <w:br w:type="column"/>
      </w: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spacing w:before="10"/>
        <w:rPr>
          <w:sz w:val="25"/>
        </w:rPr>
      </w:pPr>
    </w:p>
    <w:p>
      <w:pPr>
        <w:spacing w:before="0"/>
        <w:ind w:left="41" w:right="0" w:firstLine="0"/>
        <w:jc w:val="left"/>
        <w:rPr>
          <w:rFonts w:ascii="Palatino Linotype"/>
          <w:b/>
          <w:color w:val="141221"/>
          <w:w w:val="120"/>
          <w:sz w:val="14"/>
        </w:rPr>
      </w:pPr>
    </w:p>
    <w:p>
      <w:pPr>
        <w:spacing w:before="0"/>
        <w:ind w:left="41" w:right="0" w:firstLine="0"/>
        <w:jc w:val="left"/>
        <w:rPr>
          <w:rFonts w:ascii="Palatino Linotype"/>
          <w:b/>
          <w:color w:val="141221"/>
          <w:w w:val="120"/>
          <w:sz w:val="14"/>
        </w:rPr>
      </w:pPr>
    </w:p>
    <w:p>
      <w:pPr>
        <w:spacing w:before="0"/>
        <w:ind w:left="41" w:right="0" w:firstLine="0"/>
        <w:jc w:val="left"/>
        <w:rPr>
          <w:rFonts w:hint="eastAsia" w:eastAsia="宋体"/>
          <w:sz w:val="14"/>
          <w:lang w:val="en-US" w:eastAsia="zh-CN"/>
        </w:rPr>
      </w:pPr>
      <w:r>
        <w:rPr>
          <w:rFonts w:ascii="Palatino Linotype"/>
          <w:b/>
          <w:color w:val="141221"/>
          <w:w w:val="120"/>
          <w:sz w:val="14"/>
        </w:rPr>
        <w:t>74%</w:t>
      </w:r>
      <w:r>
        <w:rPr>
          <w:rFonts w:ascii="Palatino Linotype"/>
          <w:b/>
          <w:color w:val="141221"/>
          <w:spacing w:val="78"/>
          <w:w w:val="150"/>
          <w:sz w:val="14"/>
        </w:rPr>
        <w:t xml:space="preserve"> </w:t>
      </w:r>
      <w:r>
        <w:rPr>
          <w:rFonts w:hint="eastAsia" w:ascii="Palatino Linotype" w:eastAsia="宋体"/>
          <w:b/>
          <w:color w:val="141221"/>
          <w:spacing w:val="78"/>
          <w:w w:val="150"/>
          <w:sz w:val="14"/>
          <w:lang w:val="en-US" w:eastAsia="zh-CN"/>
        </w:rPr>
        <w:t>是</w:t>
      </w:r>
    </w:p>
    <w:p>
      <w:pPr>
        <w:spacing w:before="116"/>
        <w:ind w:left="41" w:right="0" w:firstLine="0"/>
        <w:jc w:val="left"/>
        <w:rPr>
          <w:rFonts w:hint="eastAsia" w:eastAsia="宋体"/>
          <w:sz w:val="14"/>
          <w:lang w:val="en-US" w:eastAsia="zh-CN"/>
        </w:rPr>
      </w:pPr>
      <w:r>
        <w:rPr>
          <w:rFonts w:ascii="Palatino Linotype"/>
          <w:b/>
          <w:color w:val="141221"/>
          <w:w w:val="115"/>
          <w:sz w:val="14"/>
        </w:rPr>
        <w:t>20%</w:t>
      </w:r>
      <w:r>
        <w:rPr>
          <w:rFonts w:ascii="Palatino Linotype"/>
          <w:b/>
          <w:color w:val="141221"/>
          <w:spacing w:val="32"/>
          <w:w w:val="115"/>
          <w:sz w:val="14"/>
        </w:rPr>
        <w:t xml:space="preserve">  </w:t>
      </w:r>
      <w:r>
        <w:rPr>
          <w:rFonts w:hint="eastAsia" w:ascii="Palatino Linotype" w:eastAsia="宋体"/>
          <w:b/>
          <w:color w:val="141221"/>
          <w:spacing w:val="32"/>
          <w:w w:val="115"/>
          <w:sz w:val="14"/>
          <w:lang w:val="en-US" w:eastAsia="zh-CN"/>
        </w:rPr>
        <w:t>否</w:t>
      </w:r>
    </w:p>
    <w:p>
      <w:pPr>
        <w:tabs>
          <w:tab w:val="left" w:pos="492"/>
        </w:tabs>
        <w:spacing w:before="116"/>
        <w:ind w:left="41" w:right="0" w:firstLine="0"/>
        <w:jc w:val="left"/>
        <w:rPr>
          <w:rFonts w:hint="eastAsia" w:eastAsia="宋体"/>
          <w:sz w:val="14"/>
          <w:lang w:val="en-US" w:eastAsia="zh-CN"/>
        </w:rPr>
      </w:pPr>
      <w:r>
        <w:rPr>
          <w:rFonts w:ascii="Palatino Linotype"/>
          <w:b/>
          <w:color w:val="141221"/>
          <w:spacing w:val="-5"/>
          <w:w w:val="115"/>
          <w:sz w:val="14"/>
        </w:rPr>
        <w:t>6%</w:t>
      </w:r>
      <w:r>
        <w:rPr>
          <w:rFonts w:ascii="Palatino Linotype"/>
          <w:b/>
          <w:color w:val="141221"/>
          <w:sz w:val="14"/>
        </w:rPr>
        <w:tab/>
      </w:r>
      <w:r>
        <w:rPr>
          <w:rFonts w:hint="eastAsia" w:ascii="Palatino Linotype" w:eastAsia="宋体"/>
          <w:b/>
          <w:color w:val="141221"/>
          <w:sz w:val="14"/>
          <w:lang w:val="en-US" w:eastAsia="zh-CN"/>
        </w:rPr>
        <w:t>不确定</w:t>
      </w:r>
    </w:p>
    <w:p>
      <w:pPr>
        <w:spacing w:after="0"/>
        <w:jc w:val="left"/>
        <w:rPr>
          <w:sz w:val="14"/>
        </w:rPr>
        <w:sectPr>
          <w:pgSz w:w="12240" w:h="15840"/>
          <w:pgMar w:top="1220" w:right="0" w:bottom="860" w:left="520" w:header="0" w:footer="675" w:gutter="0"/>
          <w:cols w:equalWidth="0" w:num="2">
            <w:col w:w="7549" w:space="40"/>
            <w:col w:w="4131"/>
          </w:cols>
        </w:sectPr>
      </w:pPr>
    </w:p>
    <w:p>
      <w:pPr>
        <w:pStyle w:val="6"/>
        <w:spacing w:line="276" w:lineRule="auto"/>
        <w:ind w:left="920" w:right="1734"/>
      </w:pPr>
      <w:r>
        <w:rPr>
          <w:w w:val="115"/>
        </w:rPr>
        <w:t>AI is leading to the evolution and expansion of organizational roles, requiring new governance structures and expertise. This approach underscores the shift in the security landscape where AI is not merely an additional tool, but a significant factor that necessitates thoughtful integration and</w:t>
      </w:r>
      <w:r>
        <w:rPr>
          <w:spacing w:val="-5"/>
          <w:w w:val="115"/>
        </w:rPr>
        <w:t xml:space="preserve"> </w:t>
      </w:r>
      <w:r>
        <w:rPr>
          <w:w w:val="115"/>
        </w:rPr>
        <w:t>management.</w:t>
      </w:r>
      <w:r>
        <w:rPr>
          <w:spacing w:val="-5"/>
          <w:w w:val="115"/>
        </w:rPr>
        <w:t xml:space="preserve"> </w:t>
      </w:r>
      <w:r>
        <w:rPr>
          <w:w w:val="115"/>
        </w:rPr>
        <w:t>The</w:t>
      </w:r>
      <w:r>
        <w:rPr>
          <w:spacing w:val="-5"/>
          <w:w w:val="115"/>
        </w:rPr>
        <w:t xml:space="preserve"> </w:t>
      </w:r>
      <w:r>
        <w:rPr>
          <w:w w:val="115"/>
        </w:rPr>
        <w:t>fact</w:t>
      </w:r>
      <w:r>
        <w:rPr>
          <w:spacing w:val="-5"/>
          <w:w w:val="115"/>
        </w:rPr>
        <w:t xml:space="preserve"> </w:t>
      </w:r>
      <w:r>
        <w:rPr>
          <w:w w:val="115"/>
        </w:rPr>
        <w:t>that</w:t>
      </w:r>
      <w:r>
        <w:rPr>
          <w:spacing w:val="-5"/>
          <w:w w:val="115"/>
        </w:rPr>
        <w:t xml:space="preserve"> </w:t>
      </w:r>
      <w:r>
        <w:rPr>
          <w:w w:val="115"/>
        </w:rPr>
        <w:t>only</w:t>
      </w:r>
      <w:r>
        <w:rPr>
          <w:spacing w:val="-5"/>
          <w:w w:val="115"/>
        </w:rPr>
        <w:t xml:space="preserve"> </w:t>
      </w:r>
      <w:r>
        <w:rPr>
          <w:w w:val="115"/>
        </w:rPr>
        <w:t>20%</w:t>
      </w:r>
      <w:r>
        <w:rPr>
          <w:spacing w:val="-5"/>
          <w:w w:val="115"/>
        </w:rPr>
        <w:t xml:space="preserve"> </w:t>
      </w:r>
      <w:r>
        <w:rPr>
          <w:w w:val="115"/>
        </w:rPr>
        <w:t>are</w:t>
      </w:r>
      <w:r>
        <w:rPr>
          <w:spacing w:val="-5"/>
          <w:w w:val="115"/>
        </w:rPr>
        <w:t xml:space="preserve"> </w:t>
      </w:r>
      <w:r>
        <w:rPr>
          <w:w w:val="115"/>
        </w:rPr>
        <w:t>not</w:t>
      </w:r>
      <w:r>
        <w:rPr>
          <w:spacing w:val="-5"/>
          <w:w w:val="115"/>
        </w:rPr>
        <w:t xml:space="preserve"> </w:t>
      </w:r>
      <w:r>
        <w:rPr>
          <w:w w:val="115"/>
        </w:rPr>
        <w:t>forming</w:t>
      </w:r>
      <w:r>
        <w:rPr>
          <w:spacing w:val="-5"/>
          <w:w w:val="115"/>
        </w:rPr>
        <w:t xml:space="preserve"> </w:t>
      </w:r>
      <w:r>
        <w:rPr>
          <w:w w:val="115"/>
        </w:rPr>
        <w:t>such</w:t>
      </w:r>
      <w:r>
        <w:rPr>
          <w:spacing w:val="-5"/>
          <w:w w:val="115"/>
        </w:rPr>
        <w:t xml:space="preserve"> </w:t>
      </w:r>
      <w:r>
        <w:rPr>
          <w:w w:val="115"/>
        </w:rPr>
        <w:t>teams,</w:t>
      </w:r>
      <w:r>
        <w:rPr>
          <w:spacing w:val="-5"/>
          <w:w w:val="115"/>
        </w:rPr>
        <w:t xml:space="preserve"> </w:t>
      </w:r>
      <w:r>
        <w:rPr>
          <w:w w:val="115"/>
        </w:rPr>
        <w:t>and</w:t>
      </w:r>
      <w:r>
        <w:rPr>
          <w:spacing w:val="-5"/>
          <w:w w:val="115"/>
        </w:rPr>
        <w:t xml:space="preserve"> </w:t>
      </w:r>
      <w:r>
        <w:rPr>
          <w:w w:val="115"/>
        </w:rPr>
        <w:t>6%</w:t>
      </w:r>
      <w:r>
        <w:rPr>
          <w:spacing w:val="-5"/>
          <w:w w:val="115"/>
        </w:rPr>
        <w:t xml:space="preserve"> </w:t>
      </w:r>
      <w:r>
        <w:rPr>
          <w:w w:val="115"/>
        </w:rPr>
        <w:t>are</w:t>
      </w:r>
      <w:r>
        <w:rPr>
          <w:spacing w:val="-5"/>
          <w:w w:val="115"/>
        </w:rPr>
        <w:t xml:space="preserve"> </w:t>
      </w:r>
      <w:r>
        <w:rPr>
          <w:w w:val="115"/>
        </w:rPr>
        <w:t>unsure,</w:t>
      </w:r>
      <w:r>
        <w:rPr>
          <w:spacing w:val="-5"/>
          <w:w w:val="115"/>
        </w:rPr>
        <w:t xml:space="preserve"> </w:t>
      </w:r>
      <w:r>
        <w:rPr>
          <w:w w:val="115"/>
        </w:rPr>
        <w:t>further</w:t>
      </w:r>
    </w:p>
    <w:p>
      <w:pPr>
        <w:pStyle w:val="6"/>
        <w:spacing w:line="276" w:lineRule="auto"/>
        <w:ind w:left="920" w:right="1444"/>
        <w:rPr>
          <w:w w:val="115"/>
        </w:rPr>
      </w:pPr>
      <w:r>
        <w:rPr>
          <w:w w:val="115"/>
        </w:rPr>
        <w:t>highlights</w:t>
      </w:r>
      <w:r>
        <w:rPr>
          <w:spacing w:val="-3"/>
          <w:w w:val="115"/>
        </w:rPr>
        <w:t xml:space="preserve"> </w:t>
      </w:r>
      <w:r>
        <w:rPr>
          <w:w w:val="115"/>
        </w:rPr>
        <w:t>the</w:t>
      </w:r>
      <w:r>
        <w:rPr>
          <w:spacing w:val="-3"/>
          <w:w w:val="115"/>
        </w:rPr>
        <w:t xml:space="preserve"> </w:t>
      </w:r>
      <w:r>
        <w:rPr>
          <w:w w:val="115"/>
        </w:rPr>
        <w:t>widespread</w:t>
      </w:r>
      <w:r>
        <w:rPr>
          <w:spacing w:val="-3"/>
          <w:w w:val="115"/>
        </w:rPr>
        <w:t xml:space="preserve"> </w:t>
      </w:r>
      <w:r>
        <w:rPr>
          <w:w w:val="115"/>
        </w:rPr>
        <w:t>acknowledgment</w:t>
      </w:r>
      <w:r>
        <w:rPr>
          <w:spacing w:val="-3"/>
          <w:w w:val="115"/>
        </w:rPr>
        <w:t xml:space="preserve"> </w:t>
      </w:r>
      <w:r>
        <w:rPr>
          <w:w w:val="115"/>
        </w:rPr>
        <w:t>across</w:t>
      </w:r>
      <w:r>
        <w:rPr>
          <w:spacing w:val="-3"/>
          <w:w w:val="115"/>
        </w:rPr>
        <w:t xml:space="preserve"> </w:t>
      </w:r>
      <w:r>
        <w:rPr>
          <w:w w:val="115"/>
        </w:rPr>
        <w:t>the</w:t>
      </w:r>
      <w:r>
        <w:rPr>
          <w:spacing w:val="-3"/>
          <w:w w:val="115"/>
        </w:rPr>
        <w:t xml:space="preserve"> </w:t>
      </w:r>
      <w:r>
        <w:rPr>
          <w:w w:val="115"/>
        </w:rPr>
        <w:t>industry</w:t>
      </w:r>
      <w:r>
        <w:rPr>
          <w:spacing w:val="-3"/>
          <w:w w:val="115"/>
        </w:rPr>
        <w:t xml:space="preserve"> </w:t>
      </w:r>
      <w:r>
        <w:rPr>
          <w:w w:val="115"/>
        </w:rPr>
        <w:t>of</w:t>
      </w:r>
      <w:r>
        <w:rPr>
          <w:spacing w:val="-3"/>
          <w:w w:val="115"/>
        </w:rPr>
        <w:t xml:space="preserve"> </w:t>
      </w:r>
      <w:r>
        <w:rPr>
          <w:w w:val="115"/>
        </w:rPr>
        <w:t>the</w:t>
      </w:r>
      <w:r>
        <w:rPr>
          <w:spacing w:val="-3"/>
          <w:w w:val="115"/>
        </w:rPr>
        <w:t xml:space="preserve"> </w:t>
      </w:r>
      <w:r>
        <w:rPr>
          <w:w w:val="115"/>
        </w:rPr>
        <w:t>need</w:t>
      </w:r>
      <w:r>
        <w:rPr>
          <w:spacing w:val="-3"/>
          <w:w w:val="115"/>
        </w:rPr>
        <w:t xml:space="preserve"> </w:t>
      </w:r>
      <w:r>
        <w:rPr>
          <w:w w:val="115"/>
        </w:rPr>
        <w:t>for</w:t>
      </w:r>
      <w:r>
        <w:rPr>
          <w:spacing w:val="-3"/>
          <w:w w:val="115"/>
        </w:rPr>
        <w:t xml:space="preserve"> </w:t>
      </w:r>
      <w:r>
        <w:rPr>
          <w:w w:val="115"/>
        </w:rPr>
        <w:t>dedicated</w:t>
      </w:r>
      <w:r>
        <w:rPr>
          <w:spacing w:val="-3"/>
          <w:w w:val="115"/>
        </w:rPr>
        <w:t xml:space="preserve"> </w:t>
      </w:r>
      <w:r>
        <w:rPr>
          <w:w w:val="115"/>
        </w:rPr>
        <w:t>oversight and specialized skills to harness AI’s potential effectively and securely.</w:t>
      </w:r>
    </w:p>
    <w:p>
      <w:pPr>
        <w:pStyle w:val="6"/>
        <w:spacing w:line="276" w:lineRule="auto"/>
        <w:ind w:left="920" w:right="1444"/>
        <w:rPr>
          <w:w w:val="115"/>
        </w:rPr>
      </w:pPr>
      <w:r>
        <w:rPr>
          <w:rFonts w:hint="default" w:ascii="黑体" w:hAnsi="黑体" w:eastAsia="黑体" w:cs="黑体"/>
          <w:color w:val="000000"/>
          <w:kern w:val="0"/>
          <w:sz w:val="20"/>
          <w:szCs w:val="20"/>
          <w:lang w:val="en-US" w:eastAsia="zh-CN" w:bidi="ar"/>
        </w:rPr>
        <w:t>74%的组织正计划创建专门管理人工智能安全使用的团队，这强调了公司正在认真考虑人工智能的集成。这一举措旨在建立专门团队，负责政策制定、人工智能产品采购，并确保负责任和合乎道德的使用，标志着人们明确认识到人工智能对安全角色的变革性影响。人工智能不是取代现有的功能，而是促使组织角色的演变和扩展，这需要新的治理结构和专业知识。这种方法强调了安全领域的转变，人工智能不仅仅是一个额外的工具，而是一个需要深思熟虑的集成和管理的重要因素。事实上，只有20%的</w:t>
      </w:r>
      <w:ins w:id="197" w:author="张家齐" w:date="2024-05-14T11:03:44Z">
        <w:r>
          <w:rPr>
            <w:rFonts w:hint="eastAsia" w:ascii="黑体" w:hAnsi="黑体" w:eastAsia="黑体" w:cs="黑体"/>
            <w:color w:val="000000"/>
            <w:kern w:val="0"/>
            <w:sz w:val="20"/>
            <w:szCs w:val="20"/>
            <w:lang w:val="en-US" w:eastAsia="zh-CN" w:bidi="ar"/>
          </w:rPr>
          <w:t>受访者</w:t>
        </w:r>
      </w:ins>
      <w:ins w:id="198" w:author="张家齐" w:date="2024-05-14T11:03:46Z">
        <w:r>
          <w:rPr>
            <w:rFonts w:hint="eastAsia" w:ascii="黑体" w:hAnsi="黑体" w:eastAsia="黑体" w:cs="黑体"/>
            <w:color w:val="000000"/>
            <w:kern w:val="0"/>
            <w:sz w:val="20"/>
            <w:szCs w:val="20"/>
            <w:lang w:val="en-US" w:eastAsia="zh-CN" w:bidi="ar"/>
          </w:rPr>
          <w:t>表示</w:t>
        </w:r>
      </w:ins>
      <w:del w:id="199" w:author="张家齐" w:date="2024-05-14T11:03:41Z">
        <w:r>
          <w:rPr>
            <w:rFonts w:hint="default" w:ascii="黑体" w:hAnsi="黑体" w:eastAsia="黑体" w:cs="黑体"/>
            <w:color w:val="000000"/>
            <w:kern w:val="0"/>
            <w:sz w:val="20"/>
            <w:szCs w:val="20"/>
            <w:lang w:val="en-US" w:eastAsia="zh-CN" w:bidi="ar"/>
          </w:rPr>
          <w:delText>人</w:delText>
        </w:r>
      </w:del>
      <w:r>
        <w:rPr>
          <w:rFonts w:hint="default" w:ascii="黑体" w:hAnsi="黑体" w:eastAsia="黑体" w:cs="黑体"/>
          <w:color w:val="000000"/>
          <w:kern w:val="0"/>
          <w:sz w:val="20"/>
          <w:szCs w:val="20"/>
          <w:lang w:val="en-US" w:eastAsia="zh-CN" w:bidi="ar"/>
        </w:rPr>
        <w:t>没有组建这样的团队，6%的人不确定，这进一步凸显了整个行业普遍认识到，需要专门的监督和专业技能来有效、安全地利用人工智能的潜力。</w:t>
      </w:r>
    </w:p>
    <w:p>
      <w:pPr>
        <w:rPr>
          <w:sz w:val="21"/>
        </w:rPr>
      </w:pPr>
      <w:r>
        <w:rPr>
          <w:sz w:val="21"/>
        </w:rPr>
        <w:br w:type="page"/>
      </w:r>
    </w:p>
    <w:p>
      <w:pPr>
        <w:pStyle w:val="6"/>
        <w:spacing w:before="11"/>
        <w:rPr>
          <w:sz w:val="21"/>
        </w:rPr>
      </w:pPr>
    </w:p>
    <w:p>
      <w:pPr>
        <w:pStyle w:val="4"/>
        <w:spacing w:before="0"/>
        <w:rPr>
          <w:spacing w:val="-2"/>
          <w:w w:val="115"/>
        </w:rPr>
      </w:pPr>
      <w:r>
        <w:rPr>
          <w:w w:val="115"/>
        </w:rPr>
        <w:t>Team</w:t>
      </w:r>
      <w:r>
        <w:rPr>
          <w:spacing w:val="-13"/>
          <w:w w:val="115"/>
        </w:rPr>
        <w:t xml:space="preserve"> </w:t>
      </w:r>
      <w:r>
        <w:rPr>
          <w:w w:val="115"/>
        </w:rPr>
        <w:t>responsible</w:t>
      </w:r>
      <w:r>
        <w:rPr>
          <w:spacing w:val="-12"/>
          <w:w w:val="115"/>
        </w:rPr>
        <w:t xml:space="preserve"> </w:t>
      </w:r>
      <w:r>
        <w:rPr>
          <w:w w:val="115"/>
        </w:rPr>
        <w:t>for</w:t>
      </w:r>
      <w:r>
        <w:rPr>
          <w:spacing w:val="-12"/>
          <w:w w:val="115"/>
        </w:rPr>
        <w:t xml:space="preserve"> </w:t>
      </w:r>
      <w:r>
        <w:rPr>
          <w:w w:val="115"/>
        </w:rPr>
        <w:t>securing</w:t>
      </w:r>
      <w:r>
        <w:rPr>
          <w:spacing w:val="-12"/>
          <w:w w:val="115"/>
        </w:rPr>
        <w:t xml:space="preserve"> </w:t>
      </w:r>
      <w:r>
        <w:rPr>
          <w:w w:val="115"/>
        </w:rPr>
        <w:t>AI</w:t>
      </w:r>
      <w:r>
        <w:rPr>
          <w:spacing w:val="-12"/>
          <w:w w:val="115"/>
        </w:rPr>
        <w:t xml:space="preserve"> </w:t>
      </w:r>
      <w:r>
        <w:rPr>
          <w:spacing w:val="-2"/>
          <w:w w:val="115"/>
        </w:rPr>
        <w:t>systems</w:t>
      </w:r>
    </w:p>
    <w:p>
      <w:pPr>
        <w:keepNext w:val="0"/>
        <w:keepLines w:val="0"/>
        <w:widowControl/>
        <w:suppressLineNumbers w:val="0"/>
        <w:ind w:left="960" w:leftChars="400" w:firstLine="0" w:firstLineChars="0"/>
        <w:jc w:val="left"/>
        <w:rPr>
          <w:rFonts w:hint="default" w:ascii="AzoSans-Bold" w:hAnsi="AzoSans-Bold" w:eastAsia="AzoSans-Bold" w:cs="AzoSans-Bold"/>
          <w:b/>
          <w:color w:val="000000"/>
          <w:kern w:val="0"/>
          <w:sz w:val="28"/>
          <w:szCs w:val="28"/>
          <w:lang w:val="en-US" w:eastAsia="zh-CN" w:bidi="ar"/>
        </w:rPr>
      </w:pPr>
      <w:r>
        <w:rPr>
          <w:rFonts w:hint="default" w:ascii="AzoSans-Bold" w:hAnsi="AzoSans-Bold" w:eastAsia="AzoSans-Bold" w:cs="AzoSans-Bold"/>
          <w:b/>
          <w:color w:val="000000"/>
          <w:kern w:val="0"/>
          <w:sz w:val="28"/>
          <w:szCs w:val="28"/>
          <w:lang w:val="en-US" w:eastAsia="zh-CN" w:bidi="ar"/>
        </w:rPr>
        <w:t>负责保护AI系统的团队</w:t>
      </w:r>
    </w:p>
    <w:p>
      <w:pPr>
        <w:ind w:firstLine="720" w:firstLineChars="0"/>
      </w:pPr>
      <w:r>
        <mc:AlternateContent>
          <mc:Choice Requires="wps">
            <w:drawing>
              <wp:anchor distT="0" distB="0" distL="114300" distR="114300" simplePos="0" relativeHeight="251885568" behindDoc="0" locked="0" layoutInCell="1" allowOverlap="1">
                <wp:simplePos x="0" y="0"/>
                <wp:positionH relativeFrom="page">
                  <wp:posOffset>921385</wp:posOffset>
                </wp:positionH>
                <wp:positionV relativeFrom="paragraph">
                  <wp:posOffset>153670</wp:posOffset>
                </wp:positionV>
                <wp:extent cx="3887470" cy="601980"/>
                <wp:effectExtent l="0" t="0" r="11430" b="7620"/>
                <wp:wrapNone/>
                <wp:docPr id="555" name="文本框 555"/>
                <wp:cNvGraphicFramePr/>
                <a:graphic xmlns:a="http://schemas.openxmlformats.org/drawingml/2006/main">
                  <a:graphicData uri="http://schemas.microsoft.com/office/word/2010/wordprocessingShape">
                    <wps:wsp>
                      <wps:cNvSpPr txBox="1"/>
                      <wps:spPr>
                        <a:xfrm>
                          <a:off x="0" y="0"/>
                          <a:ext cx="3887470" cy="601980"/>
                        </a:xfrm>
                        <a:prstGeom prst="rect">
                          <a:avLst/>
                        </a:prstGeom>
                        <a:solidFill>
                          <a:srgbClr val="EEF3F8"/>
                        </a:solidFill>
                        <a:ln>
                          <a:noFill/>
                        </a:ln>
                      </wps:spPr>
                      <wps:txbx>
                        <w:txbxContent>
                          <w:p>
                            <w:pPr>
                              <w:spacing w:before="54" w:line="278" w:lineRule="auto"/>
                              <w:ind w:left="2060" w:right="458" w:hanging="1147"/>
                              <w:jc w:val="left"/>
                              <w:rPr>
                                <w:rFonts w:ascii="Verdana"/>
                                <w:i/>
                                <w:color w:val="454C5B"/>
                                <w:sz w:val="17"/>
                              </w:rPr>
                            </w:pPr>
                            <w:r>
                              <w:rPr>
                                <w:rFonts w:ascii="Verdana"/>
                                <w:i/>
                                <w:color w:val="454C5B"/>
                                <w:w w:val="90"/>
                                <w:sz w:val="17"/>
                              </w:rPr>
                              <w:t xml:space="preserve">Which team will be responsible for securing AI systems </w:t>
                            </w:r>
                            <w:r>
                              <w:rPr>
                                <w:rFonts w:ascii="Verdana"/>
                                <w:i/>
                                <w:color w:val="454C5B"/>
                                <w:sz w:val="17"/>
                              </w:rPr>
                              <w:t>within</w:t>
                            </w:r>
                            <w:r>
                              <w:rPr>
                                <w:rFonts w:ascii="Verdana"/>
                                <w:i/>
                                <w:color w:val="454C5B"/>
                                <w:spacing w:val="-4"/>
                                <w:sz w:val="17"/>
                              </w:rPr>
                              <w:t xml:space="preserve"> </w:t>
                            </w:r>
                            <w:r>
                              <w:rPr>
                                <w:rFonts w:ascii="Verdana"/>
                                <w:i/>
                                <w:color w:val="454C5B"/>
                                <w:sz w:val="17"/>
                              </w:rPr>
                              <w:t>your</w:t>
                            </w:r>
                            <w:r>
                              <w:rPr>
                                <w:rFonts w:ascii="Verdana"/>
                                <w:i/>
                                <w:color w:val="454C5B"/>
                                <w:spacing w:val="-4"/>
                                <w:sz w:val="17"/>
                              </w:rPr>
                              <w:t xml:space="preserve"> </w:t>
                            </w:r>
                            <w:r>
                              <w:rPr>
                                <w:rFonts w:ascii="Verdana"/>
                                <w:i/>
                                <w:color w:val="454C5B"/>
                                <w:sz w:val="17"/>
                              </w:rPr>
                              <w:t>organization?</w:t>
                            </w:r>
                          </w:p>
                          <w:p>
                            <w:pPr>
                              <w:spacing w:before="54" w:line="278" w:lineRule="auto"/>
                              <w:ind w:left="2060" w:right="458" w:hanging="1147"/>
                              <w:jc w:val="left"/>
                              <w:rPr>
                                <w:rFonts w:ascii="Verdana"/>
                                <w:i/>
                                <w:color w:val="454C5B"/>
                                <w:sz w:val="17"/>
                              </w:rPr>
                            </w:pPr>
                            <w:r>
                              <w:rPr>
                                <w:rFonts w:hint="eastAsia" w:ascii="Verdana"/>
                                <w:i/>
                                <w:color w:val="454C5B"/>
                                <w:sz w:val="17"/>
                              </w:rPr>
                              <w:t>哪个团队将负责保护您组织内的人工智能系统？</w:t>
                            </w:r>
                          </w:p>
                        </w:txbxContent>
                      </wps:txbx>
                      <wps:bodyPr lIns="0" tIns="0" rIns="0" bIns="0" upright="1"/>
                    </wps:wsp>
                  </a:graphicData>
                </a:graphic>
              </wp:anchor>
            </w:drawing>
          </mc:Choice>
          <mc:Fallback>
            <w:pict>
              <v:shape id="_x0000_s1026" o:spid="_x0000_s1026" o:spt="202" type="#_x0000_t202" style="position:absolute;left:0pt;margin-left:72.55pt;margin-top:12.1pt;height:47.4pt;width:306.1pt;mso-position-horizontal-relative:page;z-index:251885568;mso-width-relative:page;mso-height-relative:page;" fillcolor="#EEF3F8" filled="t" stroked="f" coordsize="21600,21600" o:gfxdata="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3EeRWNgAAAAKAQAADwAAAAAAAAAB&#10;ACAAAAAiAAAAZHJzL2Rvd25yZXYueG1sUEsBAhQAFAAAAAgAh07iQL0lpG3XAQAAnwMAAA4AAAAA&#10;AAAAAQAgAAAAJwEAAGRycy9lMm9Eb2MueG1sUEsFBgAAAAAGAAYAWQEAAHAFAAAAAA==&#10;">
                <v:fill on="t" focussize="0,0"/>
                <v:stroke on="f"/>
                <v:imagedata o:title=""/>
                <o:lock v:ext="edit" aspectratio="f"/>
                <v:textbox inset="0mm,0mm,0mm,0mm">
                  <w:txbxContent>
                    <w:p>
                      <w:pPr>
                        <w:spacing w:before="54" w:line="278" w:lineRule="auto"/>
                        <w:ind w:left="2060" w:right="458" w:hanging="1147"/>
                        <w:jc w:val="left"/>
                        <w:rPr>
                          <w:rFonts w:ascii="Verdana"/>
                          <w:i/>
                          <w:color w:val="454C5B"/>
                          <w:sz w:val="17"/>
                        </w:rPr>
                      </w:pPr>
                      <w:r>
                        <w:rPr>
                          <w:rFonts w:ascii="Verdana"/>
                          <w:i/>
                          <w:color w:val="454C5B"/>
                          <w:w w:val="90"/>
                          <w:sz w:val="17"/>
                        </w:rPr>
                        <w:t xml:space="preserve">Which team will be responsible for securing AI systems </w:t>
                      </w:r>
                      <w:r>
                        <w:rPr>
                          <w:rFonts w:ascii="Verdana"/>
                          <w:i/>
                          <w:color w:val="454C5B"/>
                          <w:sz w:val="17"/>
                        </w:rPr>
                        <w:t>within</w:t>
                      </w:r>
                      <w:r>
                        <w:rPr>
                          <w:rFonts w:ascii="Verdana"/>
                          <w:i/>
                          <w:color w:val="454C5B"/>
                          <w:spacing w:val="-4"/>
                          <w:sz w:val="17"/>
                        </w:rPr>
                        <w:t xml:space="preserve"> </w:t>
                      </w:r>
                      <w:r>
                        <w:rPr>
                          <w:rFonts w:ascii="Verdana"/>
                          <w:i/>
                          <w:color w:val="454C5B"/>
                          <w:sz w:val="17"/>
                        </w:rPr>
                        <w:t>your</w:t>
                      </w:r>
                      <w:r>
                        <w:rPr>
                          <w:rFonts w:ascii="Verdana"/>
                          <w:i/>
                          <w:color w:val="454C5B"/>
                          <w:spacing w:val="-4"/>
                          <w:sz w:val="17"/>
                        </w:rPr>
                        <w:t xml:space="preserve"> </w:t>
                      </w:r>
                      <w:r>
                        <w:rPr>
                          <w:rFonts w:ascii="Verdana"/>
                          <w:i/>
                          <w:color w:val="454C5B"/>
                          <w:sz w:val="17"/>
                        </w:rPr>
                        <w:t>organization?</w:t>
                      </w:r>
                    </w:p>
                    <w:p>
                      <w:pPr>
                        <w:spacing w:before="54" w:line="278" w:lineRule="auto"/>
                        <w:ind w:left="2060" w:right="458" w:hanging="1147"/>
                        <w:jc w:val="left"/>
                        <w:rPr>
                          <w:rFonts w:ascii="Verdana"/>
                          <w:i/>
                          <w:color w:val="454C5B"/>
                          <w:sz w:val="17"/>
                        </w:rPr>
                      </w:pPr>
                      <w:r>
                        <w:rPr>
                          <w:rFonts w:hint="eastAsia" w:ascii="Verdana"/>
                          <w:i/>
                          <w:color w:val="454C5B"/>
                          <w:sz w:val="17"/>
                        </w:rPr>
                        <w:t>哪个团队将负责保护您组织内的人工智能系统？</w:t>
                      </w:r>
                    </w:p>
                  </w:txbxContent>
                </v:textbox>
              </v:shape>
            </w:pict>
          </mc:Fallback>
        </mc:AlternateContent>
      </w:r>
    </w:p>
    <w:p>
      <w:pPr>
        <w:pStyle w:val="6"/>
        <w:spacing w:before="11"/>
        <w:rPr>
          <w:b/>
          <w:sz w:val="14"/>
        </w:rPr>
      </w:pPr>
    </w:p>
    <w:p>
      <w:pPr>
        <w:pStyle w:val="6"/>
        <w:spacing w:before="112" w:line="276" w:lineRule="auto"/>
        <w:ind w:left="7412" w:right="1505"/>
      </w:pPr>
      <w:r>
        <mc:AlternateContent>
          <mc:Choice Requires="wpg">
            <w:drawing>
              <wp:anchor distT="0" distB="0" distL="114300" distR="114300" simplePos="0" relativeHeight="251881472" behindDoc="0" locked="0" layoutInCell="1" allowOverlap="1">
                <wp:simplePos x="0" y="0"/>
                <wp:positionH relativeFrom="page">
                  <wp:posOffset>914400</wp:posOffset>
                </wp:positionH>
                <wp:positionV relativeFrom="paragraph">
                  <wp:posOffset>595630</wp:posOffset>
                </wp:positionV>
                <wp:extent cx="1837690" cy="1844675"/>
                <wp:effectExtent l="0" t="0" r="3810" b="9525"/>
                <wp:wrapNone/>
                <wp:docPr id="556" name="组合 556"/>
                <wp:cNvGraphicFramePr/>
                <a:graphic xmlns:a="http://schemas.openxmlformats.org/drawingml/2006/main">
                  <a:graphicData uri="http://schemas.microsoft.com/office/word/2010/wordprocessingGroup">
                    <wpg:wgp>
                      <wpg:cNvGrpSpPr/>
                      <wpg:grpSpPr>
                        <a:xfrm>
                          <a:off x="0" y="0"/>
                          <a:ext cx="1837690" cy="1844675"/>
                          <a:chOff x="1440" y="938"/>
                          <a:chExt cx="2894" cy="2905"/>
                        </a:xfrm>
                      </wpg:grpSpPr>
                      <wps:wsp>
                        <wps:cNvPr id="557" name="任意多边形 416"/>
                        <wps:cNvSpPr/>
                        <wps:spPr>
                          <a:xfrm>
                            <a:off x="1711" y="949"/>
                            <a:ext cx="2622" cy="2883"/>
                          </a:xfrm>
                          <a:custGeom>
                            <a:avLst/>
                            <a:gdLst/>
                            <a:ahLst/>
                            <a:cxnLst/>
                            <a:pathLst>
                              <a:path w="2622" h="2883">
                                <a:moveTo>
                                  <a:pt x="1181" y="0"/>
                                </a:moveTo>
                                <a:lnTo>
                                  <a:pt x="1134" y="1"/>
                                </a:lnTo>
                                <a:lnTo>
                                  <a:pt x="1181" y="1441"/>
                                </a:lnTo>
                                <a:lnTo>
                                  <a:pt x="0" y="2268"/>
                                </a:lnTo>
                                <a:lnTo>
                                  <a:pt x="47" y="2330"/>
                                </a:lnTo>
                                <a:lnTo>
                                  <a:pt x="96" y="2390"/>
                                </a:lnTo>
                                <a:lnTo>
                                  <a:pt x="149" y="2447"/>
                                </a:lnTo>
                                <a:lnTo>
                                  <a:pt x="204" y="2500"/>
                                </a:lnTo>
                                <a:lnTo>
                                  <a:pt x="262" y="2551"/>
                                </a:lnTo>
                                <a:lnTo>
                                  <a:pt x="322" y="2598"/>
                                </a:lnTo>
                                <a:lnTo>
                                  <a:pt x="384" y="2642"/>
                                </a:lnTo>
                                <a:lnTo>
                                  <a:pt x="449" y="2682"/>
                                </a:lnTo>
                                <a:lnTo>
                                  <a:pt x="516" y="2719"/>
                                </a:lnTo>
                                <a:lnTo>
                                  <a:pt x="584" y="2753"/>
                                </a:lnTo>
                                <a:lnTo>
                                  <a:pt x="654" y="2783"/>
                                </a:lnTo>
                                <a:lnTo>
                                  <a:pt x="726" y="2809"/>
                                </a:lnTo>
                                <a:lnTo>
                                  <a:pt x="799" y="2831"/>
                                </a:lnTo>
                                <a:lnTo>
                                  <a:pt x="874" y="2849"/>
                                </a:lnTo>
                                <a:lnTo>
                                  <a:pt x="949" y="2864"/>
                                </a:lnTo>
                                <a:lnTo>
                                  <a:pt x="1026" y="2874"/>
                                </a:lnTo>
                                <a:lnTo>
                                  <a:pt x="1103" y="2880"/>
                                </a:lnTo>
                                <a:lnTo>
                                  <a:pt x="1181" y="2882"/>
                                </a:lnTo>
                                <a:lnTo>
                                  <a:pt x="1257" y="2880"/>
                                </a:lnTo>
                                <a:lnTo>
                                  <a:pt x="1332" y="2874"/>
                                </a:lnTo>
                                <a:lnTo>
                                  <a:pt x="1406" y="2865"/>
                                </a:lnTo>
                                <a:lnTo>
                                  <a:pt x="1479" y="2851"/>
                                </a:lnTo>
                                <a:lnTo>
                                  <a:pt x="1551" y="2834"/>
                                </a:lnTo>
                                <a:lnTo>
                                  <a:pt x="1621" y="2813"/>
                                </a:lnTo>
                                <a:lnTo>
                                  <a:pt x="1689" y="2789"/>
                                </a:lnTo>
                                <a:lnTo>
                                  <a:pt x="1756" y="2761"/>
                                </a:lnTo>
                                <a:lnTo>
                                  <a:pt x="1822" y="2730"/>
                                </a:lnTo>
                                <a:lnTo>
                                  <a:pt x="1885" y="2697"/>
                                </a:lnTo>
                                <a:lnTo>
                                  <a:pt x="1947" y="2660"/>
                                </a:lnTo>
                                <a:lnTo>
                                  <a:pt x="2007" y="2620"/>
                                </a:lnTo>
                                <a:lnTo>
                                  <a:pt x="2064" y="2577"/>
                                </a:lnTo>
                                <a:lnTo>
                                  <a:pt x="2120" y="2531"/>
                                </a:lnTo>
                                <a:lnTo>
                                  <a:pt x="2173" y="2483"/>
                                </a:lnTo>
                                <a:lnTo>
                                  <a:pt x="2223" y="2433"/>
                                </a:lnTo>
                                <a:lnTo>
                                  <a:pt x="2271" y="2380"/>
                                </a:lnTo>
                                <a:lnTo>
                                  <a:pt x="2317" y="2324"/>
                                </a:lnTo>
                                <a:lnTo>
                                  <a:pt x="2359" y="2267"/>
                                </a:lnTo>
                                <a:lnTo>
                                  <a:pt x="2399" y="2207"/>
                                </a:lnTo>
                                <a:lnTo>
                                  <a:pt x="2436" y="2146"/>
                                </a:lnTo>
                                <a:lnTo>
                                  <a:pt x="2470" y="2082"/>
                                </a:lnTo>
                                <a:lnTo>
                                  <a:pt x="2501" y="2017"/>
                                </a:lnTo>
                                <a:lnTo>
                                  <a:pt x="2529" y="1950"/>
                                </a:lnTo>
                                <a:lnTo>
                                  <a:pt x="2553" y="1881"/>
                                </a:lnTo>
                                <a:lnTo>
                                  <a:pt x="2574" y="1811"/>
                                </a:lnTo>
                                <a:lnTo>
                                  <a:pt x="2591" y="1739"/>
                                </a:lnTo>
                                <a:lnTo>
                                  <a:pt x="2604" y="1667"/>
                                </a:lnTo>
                                <a:lnTo>
                                  <a:pt x="2614" y="1593"/>
                                </a:lnTo>
                                <a:lnTo>
                                  <a:pt x="2620" y="1517"/>
                                </a:lnTo>
                                <a:lnTo>
                                  <a:pt x="2622" y="1441"/>
                                </a:lnTo>
                                <a:lnTo>
                                  <a:pt x="2620" y="1365"/>
                                </a:lnTo>
                                <a:lnTo>
                                  <a:pt x="2614" y="1290"/>
                                </a:lnTo>
                                <a:lnTo>
                                  <a:pt x="2604" y="1216"/>
                                </a:lnTo>
                                <a:lnTo>
                                  <a:pt x="2591" y="1143"/>
                                </a:lnTo>
                                <a:lnTo>
                                  <a:pt x="2574" y="1072"/>
                                </a:lnTo>
                                <a:lnTo>
                                  <a:pt x="2553" y="1002"/>
                                </a:lnTo>
                                <a:lnTo>
                                  <a:pt x="2529" y="933"/>
                                </a:lnTo>
                                <a:lnTo>
                                  <a:pt x="2501" y="866"/>
                                </a:lnTo>
                                <a:lnTo>
                                  <a:pt x="2470" y="801"/>
                                </a:lnTo>
                                <a:lnTo>
                                  <a:pt x="2436" y="737"/>
                                </a:lnTo>
                                <a:lnTo>
                                  <a:pt x="2399" y="676"/>
                                </a:lnTo>
                                <a:lnTo>
                                  <a:pt x="2359" y="616"/>
                                </a:lnTo>
                                <a:lnTo>
                                  <a:pt x="2317" y="558"/>
                                </a:lnTo>
                                <a:lnTo>
                                  <a:pt x="2271" y="503"/>
                                </a:lnTo>
                                <a:lnTo>
                                  <a:pt x="2223" y="450"/>
                                </a:lnTo>
                                <a:lnTo>
                                  <a:pt x="2173" y="399"/>
                                </a:lnTo>
                                <a:lnTo>
                                  <a:pt x="2120" y="351"/>
                                </a:lnTo>
                                <a:lnTo>
                                  <a:pt x="2064" y="306"/>
                                </a:lnTo>
                                <a:lnTo>
                                  <a:pt x="2007" y="263"/>
                                </a:lnTo>
                                <a:lnTo>
                                  <a:pt x="1947" y="223"/>
                                </a:lnTo>
                                <a:lnTo>
                                  <a:pt x="1885" y="186"/>
                                </a:lnTo>
                                <a:lnTo>
                                  <a:pt x="1822" y="152"/>
                                </a:lnTo>
                                <a:lnTo>
                                  <a:pt x="1756" y="122"/>
                                </a:lnTo>
                                <a:lnTo>
                                  <a:pt x="1689" y="94"/>
                                </a:lnTo>
                                <a:lnTo>
                                  <a:pt x="1621" y="70"/>
                                </a:lnTo>
                                <a:lnTo>
                                  <a:pt x="1551" y="49"/>
                                </a:lnTo>
                                <a:lnTo>
                                  <a:pt x="1479" y="32"/>
                                </a:lnTo>
                                <a:lnTo>
                                  <a:pt x="1406" y="18"/>
                                </a:lnTo>
                                <a:lnTo>
                                  <a:pt x="1332" y="8"/>
                                </a:lnTo>
                                <a:lnTo>
                                  <a:pt x="1257" y="2"/>
                                </a:lnTo>
                                <a:lnTo>
                                  <a:pt x="1181" y="0"/>
                                </a:lnTo>
                                <a:close/>
                              </a:path>
                            </a:pathLst>
                          </a:custGeom>
                          <a:solidFill>
                            <a:srgbClr val="CF4300"/>
                          </a:solidFill>
                          <a:ln>
                            <a:noFill/>
                          </a:ln>
                        </wps:spPr>
                        <wps:bodyPr upright="1"/>
                      </wps:wsp>
                      <wps:wsp>
                        <wps:cNvPr id="558" name="任意多边形 417"/>
                        <wps:cNvSpPr/>
                        <wps:spPr>
                          <a:xfrm>
                            <a:off x="1451" y="1060"/>
                            <a:ext cx="2840" cy="2771"/>
                          </a:xfrm>
                          <a:custGeom>
                            <a:avLst/>
                            <a:gdLst/>
                            <a:ahLst/>
                            <a:cxnLst/>
                            <a:pathLst>
                              <a:path w="2840" h="2771">
                                <a:moveTo>
                                  <a:pt x="886" y="0"/>
                                </a:moveTo>
                                <a:lnTo>
                                  <a:pt x="814" y="32"/>
                                </a:lnTo>
                                <a:lnTo>
                                  <a:pt x="745" y="68"/>
                                </a:lnTo>
                                <a:lnTo>
                                  <a:pt x="678" y="107"/>
                                </a:lnTo>
                                <a:lnTo>
                                  <a:pt x="613" y="150"/>
                                </a:lnTo>
                                <a:lnTo>
                                  <a:pt x="552" y="196"/>
                                </a:lnTo>
                                <a:lnTo>
                                  <a:pt x="493" y="245"/>
                                </a:lnTo>
                                <a:lnTo>
                                  <a:pt x="436" y="297"/>
                                </a:lnTo>
                                <a:lnTo>
                                  <a:pt x="383" y="351"/>
                                </a:lnTo>
                                <a:lnTo>
                                  <a:pt x="333" y="409"/>
                                </a:lnTo>
                                <a:lnTo>
                                  <a:pt x="286" y="469"/>
                                </a:lnTo>
                                <a:lnTo>
                                  <a:pt x="242" y="531"/>
                                </a:lnTo>
                                <a:lnTo>
                                  <a:pt x="202" y="595"/>
                                </a:lnTo>
                                <a:lnTo>
                                  <a:pt x="165" y="661"/>
                                </a:lnTo>
                                <a:lnTo>
                                  <a:pt x="131" y="730"/>
                                </a:lnTo>
                                <a:lnTo>
                                  <a:pt x="101" y="800"/>
                                </a:lnTo>
                                <a:lnTo>
                                  <a:pt x="75" y="872"/>
                                </a:lnTo>
                                <a:lnTo>
                                  <a:pt x="52" y="945"/>
                                </a:lnTo>
                                <a:lnTo>
                                  <a:pt x="34" y="1020"/>
                                </a:lnTo>
                                <a:lnTo>
                                  <a:pt x="19" y="1096"/>
                                </a:lnTo>
                                <a:lnTo>
                                  <a:pt x="9" y="1173"/>
                                </a:lnTo>
                                <a:lnTo>
                                  <a:pt x="2" y="1251"/>
                                </a:lnTo>
                                <a:lnTo>
                                  <a:pt x="0" y="1329"/>
                                </a:lnTo>
                                <a:lnTo>
                                  <a:pt x="2" y="1405"/>
                                </a:lnTo>
                                <a:lnTo>
                                  <a:pt x="8" y="1481"/>
                                </a:lnTo>
                                <a:lnTo>
                                  <a:pt x="18" y="1555"/>
                                </a:lnTo>
                                <a:lnTo>
                                  <a:pt x="32" y="1627"/>
                                </a:lnTo>
                                <a:lnTo>
                                  <a:pt x="49" y="1699"/>
                                </a:lnTo>
                                <a:lnTo>
                                  <a:pt x="70" y="1769"/>
                                </a:lnTo>
                                <a:lnTo>
                                  <a:pt x="94" y="1838"/>
                                </a:lnTo>
                                <a:lnTo>
                                  <a:pt x="121" y="1905"/>
                                </a:lnTo>
                                <a:lnTo>
                                  <a:pt x="152" y="1970"/>
                                </a:lnTo>
                                <a:lnTo>
                                  <a:pt x="186" y="2034"/>
                                </a:lnTo>
                                <a:lnTo>
                                  <a:pt x="223" y="2095"/>
                                </a:lnTo>
                                <a:lnTo>
                                  <a:pt x="263" y="2155"/>
                                </a:lnTo>
                                <a:lnTo>
                                  <a:pt x="306" y="2212"/>
                                </a:lnTo>
                                <a:lnTo>
                                  <a:pt x="351" y="2268"/>
                                </a:lnTo>
                                <a:lnTo>
                                  <a:pt x="399" y="2321"/>
                                </a:lnTo>
                                <a:lnTo>
                                  <a:pt x="450" y="2371"/>
                                </a:lnTo>
                                <a:lnTo>
                                  <a:pt x="503" y="2419"/>
                                </a:lnTo>
                                <a:lnTo>
                                  <a:pt x="558" y="2465"/>
                                </a:lnTo>
                                <a:lnTo>
                                  <a:pt x="616" y="2508"/>
                                </a:lnTo>
                                <a:lnTo>
                                  <a:pt x="675" y="2548"/>
                                </a:lnTo>
                                <a:lnTo>
                                  <a:pt x="737" y="2585"/>
                                </a:lnTo>
                                <a:lnTo>
                                  <a:pt x="801" y="2618"/>
                                </a:lnTo>
                                <a:lnTo>
                                  <a:pt x="866" y="2649"/>
                                </a:lnTo>
                                <a:lnTo>
                                  <a:pt x="933" y="2677"/>
                                </a:lnTo>
                                <a:lnTo>
                                  <a:pt x="1002" y="2701"/>
                                </a:lnTo>
                                <a:lnTo>
                                  <a:pt x="1072" y="2722"/>
                                </a:lnTo>
                                <a:lnTo>
                                  <a:pt x="1143" y="2739"/>
                                </a:lnTo>
                                <a:lnTo>
                                  <a:pt x="1216" y="2753"/>
                                </a:lnTo>
                                <a:lnTo>
                                  <a:pt x="1290" y="2762"/>
                                </a:lnTo>
                                <a:lnTo>
                                  <a:pt x="1365" y="2768"/>
                                </a:lnTo>
                                <a:lnTo>
                                  <a:pt x="1441" y="2770"/>
                                </a:lnTo>
                                <a:lnTo>
                                  <a:pt x="1517" y="2768"/>
                                </a:lnTo>
                                <a:lnTo>
                                  <a:pt x="1592" y="2763"/>
                                </a:lnTo>
                                <a:lnTo>
                                  <a:pt x="1666" y="2753"/>
                                </a:lnTo>
                                <a:lnTo>
                                  <a:pt x="1739" y="2739"/>
                                </a:lnTo>
                                <a:lnTo>
                                  <a:pt x="1811" y="2722"/>
                                </a:lnTo>
                                <a:lnTo>
                                  <a:pt x="1881" y="2701"/>
                                </a:lnTo>
                                <a:lnTo>
                                  <a:pt x="1950" y="2677"/>
                                </a:lnTo>
                                <a:lnTo>
                                  <a:pt x="2018" y="2649"/>
                                </a:lnTo>
                                <a:lnTo>
                                  <a:pt x="2084" y="2619"/>
                                </a:lnTo>
                                <a:lnTo>
                                  <a:pt x="2148" y="2584"/>
                                </a:lnTo>
                                <a:lnTo>
                                  <a:pt x="2210" y="2547"/>
                                </a:lnTo>
                                <a:lnTo>
                                  <a:pt x="2270" y="2507"/>
                                </a:lnTo>
                                <a:lnTo>
                                  <a:pt x="2328" y="2464"/>
                                </a:lnTo>
                                <a:lnTo>
                                  <a:pt x="2384" y="2418"/>
                                </a:lnTo>
                                <a:lnTo>
                                  <a:pt x="2438" y="2369"/>
                                </a:lnTo>
                                <a:lnTo>
                                  <a:pt x="2489" y="2317"/>
                                </a:lnTo>
                                <a:lnTo>
                                  <a:pt x="2538" y="2263"/>
                                </a:lnTo>
                                <a:lnTo>
                                  <a:pt x="2584" y="2207"/>
                                </a:lnTo>
                                <a:lnTo>
                                  <a:pt x="2627" y="2148"/>
                                </a:lnTo>
                                <a:lnTo>
                                  <a:pt x="2667" y="2087"/>
                                </a:lnTo>
                                <a:lnTo>
                                  <a:pt x="2704" y="2023"/>
                                </a:lnTo>
                                <a:lnTo>
                                  <a:pt x="2738" y="1958"/>
                                </a:lnTo>
                                <a:lnTo>
                                  <a:pt x="2769" y="1890"/>
                                </a:lnTo>
                                <a:lnTo>
                                  <a:pt x="2796" y="1821"/>
                                </a:lnTo>
                                <a:lnTo>
                                  <a:pt x="2820" y="1750"/>
                                </a:lnTo>
                                <a:lnTo>
                                  <a:pt x="2840" y="1677"/>
                                </a:lnTo>
                                <a:lnTo>
                                  <a:pt x="1441" y="1329"/>
                                </a:lnTo>
                                <a:lnTo>
                                  <a:pt x="886" y="0"/>
                                </a:lnTo>
                                <a:close/>
                              </a:path>
                            </a:pathLst>
                          </a:custGeom>
                          <a:solidFill>
                            <a:srgbClr val="FF7A00"/>
                          </a:solidFill>
                          <a:ln>
                            <a:noFill/>
                          </a:ln>
                        </wps:spPr>
                        <wps:bodyPr upright="1"/>
                      </wps:wsp>
                      <wps:wsp>
                        <wps:cNvPr id="559" name="任意多边形 418"/>
                        <wps:cNvSpPr/>
                        <wps:spPr>
                          <a:xfrm>
                            <a:off x="1451" y="1060"/>
                            <a:ext cx="2840" cy="2771"/>
                          </a:xfrm>
                          <a:custGeom>
                            <a:avLst/>
                            <a:gdLst/>
                            <a:ahLst/>
                            <a:cxnLst/>
                            <a:pathLst>
                              <a:path w="2840" h="2771">
                                <a:moveTo>
                                  <a:pt x="1441" y="1329"/>
                                </a:moveTo>
                                <a:lnTo>
                                  <a:pt x="2840" y="1677"/>
                                </a:lnTo>
                                <a:lnTo>
                                  <a:pt x="2820" y="1750"/>
                                </a:lnTo>
                                <a:lnTo>
                                  <a:pt x="2796" y="1821"/>
                                </a:lnTo>
                                <a:lnTo>
                                  <a:pt x="2769" y="1890"/>
                                </a:lnTo>
                                <a:lnTo>
                                  <a:pt x="2738" y="1958"/>
                                </a:lnTo>
                                <a:lnTo>
                                  <a:pt x="2704" y="2023"/>
                                </a:lnTo>
                                <a:lnTo>
                                  <a:pt x="2667" y="2087"/>
                                </a:lnTo>
                                <a:lnTo>
                                  <a:pt x="2627" y="2148"/>
                                </a:lnTo>
                                <a:lnTo>
                                  <a:pt x="2584" y="2207"/>
                                </a:lnTo>
                                <a:lnTo>
                                  <a:pt x="2538" y="2263"/>
                                </a:lnTo>
                                <a:lnTo>
                                  <a:pt x="2489" y="2317"/>
                                </a:lnTo>
                                <a:lnTo>
                                  <a:pt x="2438" y="2369"/>
                                </a:lnTo>
                                <a:lnTo>
                                  <a:pt x="2384" y="2418"/>
                                </a:lnTo>
                                <a:lnTo>
                                  <a:pt x="2328" y="2464"/>
                                </a:lnTo>
                                <a:lnTo>
                                  <a:pt x="2270" y="2507"/>
                                </a:lnTo>
                                <a:lnTo>
                                  <a:pt x="2210" y="2547"/>
                                </a:lnTo>
                                <a:lnTo>
                                  <a:pt x="2148" y="2584"/>
                                </a:lnTo>
                                <a:lnTo>
                                  <a:pt x="2084" y="2619"/>
                                </a:lnTo>
                                <a:lnTo>
                                  <a:pt x="2018" y="2649"/>
                                </a:lnTo>
                                <a:lnTo>
                                  <a:pt x="1950" y="2677"/>
                                </a:lnTo>
                                <a:lnTo>
                                  <a:pt x="1881" y="2701"/>
                                </a:lnTo>
                                <a:lnTo>
                                  <a:pt x="1811" y="2722"/>
                                </a:lnTo>
                                <a:lnTo>
                                  <a:pt x="1739" y="2739"/>
                                </a:lnTo>
                                <a:lnTo>
                                  <a:pt x="1666" y="2753"/>
                                </a:lnTo>
                                <a:lnTo>
                                  <a:pt x="1592" y="2763"/>
                                </a:lnTo>
                                <a:lnTo>
                                  <a:pt x="1517" y="2768"/>
                                </a:lnTo>
                                <a:lnTo>
                                  <a:pt x="1441" y="2770"/>
                                </a:lnTo>
                                <a:lnTo>
                                  <a:pt x="1365" y="2768"/>
                                </a:lnTo>
                                <a:lnTo>
                                  <a:pt x="1290" y="2762"/>
                                </a:lnTo>
                                <a:lnTo>
                                  <a:pt x="1216" y="2753"/>
                                </a:lnTo>
                                <a:lnTo>
                                  <a:pt x="1143" y="2739"/>
                                </a:lnTo>
                                <a:lnTo>
                                  <a:pt x="1072" y="2722"/>
                                </a:lnTo>
                                <a:lnTo>
                                  <a:pt x="1002" y="2701"/>
                                </a:lnTo>
                                <a:lnTo>
                                  <a:pt x="933" y="2677"/>
                                </a:lnTo>
                                <a:lnTo>
                                  <a:pt x="866" y="2649"/>
                                </a:lnTo>
                                <a:lnTo>
                                  <a:pt x="801" y="2618"/>
                                </a:lnTo>
                                <a:lnTo>
                                  <a:pt x="737" y="2585"/>
                                </a:lnTo>
                                <a:lnTo>
                                  <a:pt x="675" y="2548"/>
                                </a:lnTo>
                                <a:lnTo>
                                  <a:pt x="616" y="2508"/>
                                </a:lnTo>
                                <a:lnTo>
                                  <a:pt x="558" y="2465"/>
                                </a:lnTo>
                                <a:lnTo>
                                  <a:pt x="503" y="2419"/>
                                </a:lnTo>
                                <a:lnTo>
                                  <a:pt x="450" y="2371"/>
                                </a:lnTo>
                                <a:lnTo>
                                  <a:pt x="399" y="2321"/>
                                </a:lnTo>
                                <a:lnTo>
                                  <a:pt x="351" y="2268"/>
                                </a:lnTo>
                                <a:lnTo>
                                  <a:pt x="306" y="2212"/>
                                </a:lnTo>
                                <a:lnTo>
                                  <a:pt x="263" y="2155"/>
                                </a:lnTo>
                                <a:lnTo>
                                  <a:pt x="223" y="2095"/>
                                </a:lnTo>
                                <a:lnTo>
                                  <a:pt x="186" y="2034"/>
                                </a:lnTo>
                                <a:lnTo>
                                  <a:pt x="152" y="1970"/>
                                </a:lnTo>
                                <a:lnTo>
                                  <a:pt x="121" y="1905"/>
                                </a:lnTo>
                                <a:lnTo>
                                  <a:pt x="94" y="1838"/>
                                </a:lnTo>
                                <a:lnTo>
                                  <a:pt x="70" y="1769"/>
                                </a:lnTo>
                                <a:lnTo>
                                  <a:pt x="49" y="1699"/>
                                </a:lnTo>
                                <a:lnTo>
                                  <a:pt x="32" y="1627"/>
                                </a:lnTo>
                                <a:lnTo>
                                  <a:pt x="18" y="1555"/>
                                </a:lnTo>
                                <a:lnTo>
                                  <a:pt x="8" y="1481"/>
                                </a:lnTo>
                                <a:lnTo>
                                  <a:pt x="2" y="1405"/>
                                </a:lnTo>
                                <a:lnTo>
                                  <a:pt x="0" y="1329"/>
                                </a:lnTo>
                                <a:lnTo>
                                  <a:pt x="2" y="1251"/>
                                </a:lnTo>
                                <a:lnTo>
                                  <a:pt x="9" y="1173"/>
                                </a:lnTo>
                                <a:lnTo>
                                  <a:pt x="19" y="1096"/>
                                </a:lnTo>
                                <a:lnTo>
                                  <a:pt x="34" y="1020"/>
                                </a:lnTo>
                                <a:lnTo>
                                  <a:pt x="52" y="945"/>
                                </a:lnTo>
                                <a:lnTo>
                                  <a:pt x="75" y="872"/>
                                </a:lnTo>
                                <a:lnTo>
                                  <a:pt x="101" y="800"/>
                                </a:lnTo>
                                <a:lnTo>
                                  <a:pt x="131" y="730"/>
                                </a:lnTo>
                                <a:lnTo>
                                  <a:pt x="165" y="661"/>
                                </a:lnTo>
                                <a:lnTo>
                                  <a:pt x="202" y="595"/>
                                </a:lnTo>
                                <a:lnTo>
                                  <a:pt x="242" y="531"/>
                                </a:lnTo>
                                <a:lnTo>
                                  <a:pt x="286" y="469"/>
                                </a:lnTo>
                                <a:lnTo>
                                  <a:pt x="333" y="409"/>
                                </a:lnTo>
                                <a:lnTo>
                                  <a:pt x="383" y="351"/>
                                </a:lnTo>
                                <a:lnTo>
                                  <a:pt x="436" y="297"/>
                                </a:lnTo>
                                <a:lnTo>
                                  <a:pt x="493" y="245"/>
                                </a:lnTo>
                                <a:lnTo>
                                  <a:pt x="552" y="196"/>
                                </a:lnTo>
                                <a:lnTo>
                                  <a:pt x="613" y="150"/>
                                </a:lnTo>
                                <a:lnTo>
                                  <a:pt x="678" y="107"/>
                                </a:lnTo>
                                <a:lnTo>
                                  <a:pt x="745" y="68"/>
                                </a:lnTo>
                                <a:lnTo>
                                  <a:pt x="814" y="32"/>
                                </a:lnTo>
                                <a:lnTo>
                                  <a:pt x="886" y="0"/>
                                </a:lnTo>
                                <a:lnTo>
                                  <a:pt x="1441" y="1329"/>
                                </a:lnTo>
                                <a:close/>
                              </a:path>
                            </a:pathLst>
                          </a:custGeom>
                          <a:noFill/>
                          <a:ln w="14122" cap="flat" cmpd="sng">
                            <a:solidFill>
                              <a:srgbClr val="FFFFFF"/>
                            </a:solidFill>
                            <a:prstDash val="solid"/>
                            <a:headEnd type="none" w="med" len="med"/>
                            <a:tailEnd type="none" w="med" len="med"/>
                          </a:ln>
                        </wps:spPr>
                        <wps:bodyPr upright="1"/>
                      </wps:wsp>
                      <wps:wsp>
                        <wps:cNvPr id="560" name="任意多边形 419"/>
                        <wps:cNvSpPr/>
                        <wps:spPr>
                          <a:xfrm>
                            <a:off x="1451" y="1060"/>
                            <a:ext cx="1442" cy="2730"/>
                          </a:xfrm>
                          <a:custGeom>
                            <a:avLst/>
                            <a:gdLst/>
                            <a:ahLst/>
                            <a:cxnLst/>
                            <a:pathLst>
                              <a:path w="1442" h="2730">
                                <a:moveTo>
                                  <a:pt x="886" y="0"/>
                                </a:moveTo>
                                <a:lnTo>
                                  <a:pt x="814" y="32"/>
                                </a:lnTo>
                                <a:lnTo>
                                  <a:pt x="745" y="68"/>
                                </a:lnTo>
                                <a:lnTo>
                                  <a:pt x="678" y="107"/>
                                </a:lnTo>
                                <a:lnTo>
                                  <a:pt x="613" y="150"/>
                                </a:lnTo>
                                <a:lnTo>
                                  <a:pt x="552" y="196"/>
                                </a:lnTo>
                                <a:lnTo>
                                  <a:pt x="493" y="245"/>
                                </a:lnTo>
                                <a:lnTo>
                                  <a:pt x="436" y="297"/>
                                </a:lnTo>
                                <a:lnTo>
                                  <a:pt x="383" y="351"/>
                                </a:lnTo>
                                <a:lnTo>
                                  <a:pt x="333" y="409"/>
                                </a:lnTo>
                                <a:lnTo>
                                  <a:pt x="286" y="469"/>
                                </a:lnTo>
                                <a:lnTo>
                                  <a:pt x="242" y="531"/>
                                </a:lnTo>
                                <a:lnTo>
                                  <a:pt x="202" y="595"/>
                                </a:lnTo>
                                <a:lnTo>
                                  <a:pt x="165" y="661"/>
                                </a:lnTo>
                                <a:lnTo>
                                  <a:pt x="131" y="730"/>
                                </a:lnTo>
                                <a:lnTo>
                                  <a:pt x="101" y="800"/>
                                </a:lnTo>
                                <a:lnTo>
                                  <a:pt x="75" y="872"/>
                                </a:lnTo>
                                <a:lnTo>
                                  <a:pt x="52" y="945"/>
                                </a:lnTo>
                                <a:lnTo>
                                  <a:pt x="34" y="1020"/>
                                </a:lnTo>
                                <a:lnTo>
                                  <a:pt x="19" y="1096"/>
                                </a:lnTo>
                                <a:lnTo>
                                  <a:pt x="9" y="1173"/>
                                </a:lnTo>
                                <a:lnTo>
                                  <a:pt x="2" y="1251"/>
                                </a:lnTo>
                                <a:lnTo>
                                  <a:pt x="0" y="1329"/>
                                </a:lnTo>
                                <a:lnTo>
                                  <a:pt x="2" y="1405"/>
                                </a:lnTo>
                                <a:lnTo>
                                  <a:pt x="8" y="1480"/>
                                </a:lnTo>
                                <a:lnTo>
                                  <a:pt x="18" y="1555"/>
                                </a:lnTo>
                                <a:lnTo>
                                  <a:pt x="31" y="1628"/>
                                </a:lnTo>
                                <a:lnTo>
                                  <a:pt x="49" y="1699"/>
                                </a:lnTo>
                                <a:lnTo>
                                  <a:pt x="70" y="1770"/>
                                </a:lnTo>
                                <a:lnTo>
                                  <a:pt x="94" y="1839"/>
                                </a:lnTo>
                                <a:lnTo>
                                  <a:pt x="122" y="1907"/>
                                </a:lnTo>
                                <a:lnTo>
                                  <a:pt x="153" y="1973"/>
                                </a:lnTo>
                                <a:lnTo>
                                  <a:pt x="187" y="2037"/>
                                </a:lnTo>
                                <a:lnTo>
                                  <a:pt x="224" y="2099"/>
                                </a:lnTo>
                                <a:lnTo>
                                  <a:pt x="265" y="2160"/>
                                </a:lnTo>
                                <a:lnTo>
                                  <a:pt x="308" y="2218"/>
                                </a:lnTo>
                                <a:lnTo>
                                  <a:pt x="354" y="2274"/>
                                </a:lnTo>
                                <a:lnTo>
                                  <a:pt x="403" y="2327"/>
                                </a:lnTo>
                                <a:lnTo>
                                  <a:pt x="455" y="2379"/>
                                </a:lnTo>
                                <a:lnTo>
                                  <a:pt x="509" y="2427"/>
                                </a:lnTo>
                                <a:lnTo>
                                  <a:pt x="565" y="2473"/>
                                </a:lnTo>
                                <a:lnTo>
                                  <a:pt x="625" y="2516"/>
                                </a:lnTo>
                                <a:lnTo>
                                  <a:pt x="686" y="2556"/>
                                </a:lnTo>
                                <a:lnTo>
                                  <a:pt x="749" y="2593"/>
                                </a:lnTo>
                                <a:lnTo>
                                  <a:pt x="815" y="2627"/>
                                </a:lnTo>
                                <a:lnTo>
                                  <a:pt x="883" y="2658"/>
                                </a:lnTo>
                                <a:lnTo>
                                  <a:pt x="953" y="2685"/>
                                </a:lnTo>
                                <a:lnTo>
                                  <a:pt x="1024" y="2709"/>
                                </a:lnTo>
                                <a:lnTo>
                                  <a:pt x="1097" y="2729"/>
                                </a:lnTo>
                                <a:lnTo>
                                  <a:pt x="1441" y="1329"/>
                                </a:lnTo>
                                <a:lnTo>
                                  <a:pt x="886" y="0"/>
                                </a:lnTo>
                                <a:close/>
                              </a:path>
                            </a:pathLst>
                          </a:custGeom>
                          <a:solidFill>
                            <a:srgbClr val="FFA600"/>
                          </a:solidFill>
                          <a:ln>
                            <a:noFill/>
                          </a:ln>
                        </wps:spPr>
                        <wps:bodyPr upright="1"/>
                      </wps:wsp>
                      <wps:wsp>
                        <wps:cNvPr id="561" name="任意多边形 420"/>
                        <wps:cNvSpPr/>
                        <wps:spPr>
                          <a:xfrm>
                            <a:off x="1451" y="1060"/>
                            <a:ext cx="1442" cy="2730"/>
                          </a:xfrm>
                          <a:custGeom>
                            <a:avLst/>
                            <a:gdLst/>
                            <a:ahLst/>
                            <a:cxnLst/>
                            <a:pathLst>
                              <a:path w="1442" h="2730">
                                <a:moveTo>
                                  <a:pt x="1441" y="1329"/>
                                </a:moveTo>
                                <a:lnTo>
                                  <a:pt x="1097" y="2729"/>
                                </a:lnTo>
                                <a:lnTo>
                                  <a:pt x="1024" y="2709"/>
                                </a:lnTo>
                                <a:lnTo>
                                  <a:pt x="953" y="2685"/>
                                </a:lnTo>
                                <a:lnTo>
                                  <a:pt x="883" y="2658"/>
                                </a:lnTo>
                                <a:lnTo>
                                  <a:pt x="815" y="2627"/>
                                </a:lnTo>
                                <a:lnTo>
                                  <a:pt x="749" y="2593"/>
                                </a:lnTo>
                                <a:lnTo>
                                  <a:pt x="686" y="2556"/>
                                </a:lnTo>
                                <a:lnTo>
                                  <a:pt x="625" y="2516"/>
                                </a:lnTo>
                                <a:lnTo>
                                  <a:pt x="565" y="2473"/>
                                </a:lnTo>
                                <a:lnTo>
                                  <a:pt x="509" y="2427"/>
                                </a:lnTo>
                                <a:lnTo>
                                  <a:pt x="455" y="2379"/>
                                </a:lnTo>
                                <a:lnTo>
                                  <a:pt x="403" y="2327"/>
                                </a:lnTo>
                                <a:lnTo>
                                  <a:pt x="354" y="2274"/>
                                </a:lnTo>
                                <a:lnTo>
                                  <a:pt x="308" y="2218"/>
                                </a:lnTo>
                                <a:lnTo>
                                  <a:pt x="265" y="2160"/>
                                </a:lnTo>
                                <a:lnTo>
                                  <a:pt x="224" y="2099"/>
                                </a:lnTo>
                                <a:lnTo>
                                  <a:pt x="187" y="2037"/>
                                </a:lnTo>
                                <a:lnTo>
                                  <a:pt x="153" y="1973"/>
                                </a:lnTo>
                                <a:lnTo>
                                  <a:pt x="122" y="1907"/>
                                </a:lnTo>
                                <a:lnTo>
                                  <a:pt x="94" y="1839"/>
                                </a:lnTo>
                                <a:lnTo>
                                  <a:pt x="70" y="1770"/>
                                </a:lnTo>
                                <a:lnTo>
                                  <a:pt x="49" y="1699"/>
                                </a:lnTo>
                                <a:lnTo>
                                  <a:pt x="31" y="1628"/>
                                </a:lnTo>
                                <a:lnTo>
                                  <a:pt x="18" y="1555"/>
                                </a:lnTo>
                                <a:lnTo>
                                  <a:pt x="8" y="1480"/>
                                </a:lnTo>
                                <a:lnTo>
                                  <a:pt x="2" y="1405"/>
                                </a:lnTo>
                                <a:lnTo>
                                  <a:pt x="0" y="1329"/>
                                </a:lnTo>
                                <a:lnTo>
                                  <a:pt x="2" y="1251"/>
                                </a:lnTo>
                                <a:lnTo>
                                  <a:pt x="9" y="1173"/>
                                </a:lnTo>
                                <a:lnTo>
                                  <a:pt x="19" y="1096"/>
                                </a:lnTo>
                                <a:lnTo>
                                  <a:pt x="34" y="1020"/>
                                </a:lnTo>
                                <a:lnTo>
                                  <a:pt x="52" y="945"/>
                                </a:lnTo>
                                <a:lnTo>
                                  <a:pt x="75" y="872"/>
                                </a:lnTo>
                                <a:lnTo>
                                  <a:pt x="101" y="800"/>
                                </a:lnTo>
                                <a:lnTo>
                                  <a:pt x="131" y="730"/>
                                </a:lnTo>
                                <a:lnTo>
                                  <a:pt x="165" y="661"/>
                                </a:lnTo>
                                <a:lnTo>
                                  <a:pt x="202" y="595"/>
                                </a:lnTo>
                                <a:lnTo>
                                  <a:pt x="242" y="531"/>
                                </a:lnTo>
                                <a:lnTo>
                                  <a:pt x="286" y="469"/>
                                </a:lnTo>
                                <a:lnTo>
                                  <a:pt x="333" y="409"/>
                                </a:lnTo>
                                <a:lnTo>
                                  <a:pt x="383" y="351"/>
                                </a:lnTo>
                                <a:lnTo>
                                  <a:pt x="436" y="297"/>
                                </a:lnTo>
                                <a:lnTo>
                                  <a:pt x="493" y="245"/>
                                </a:lnTo>
                                <a:lnTo>
                                  <a:pt x="552" y="196"/>
                                </a:lnTo>
                                <a:lnTo>
                                  <a:pt x="613" y="150"/>
                                </a:lnTo>
                                <a:lnTo>
                                  <a:pt x="678" y="107"/>
                                </a:lnTo>
                                <a:lnTo>
                                  <a:pt x="745" y="68"/>
                                </a:lnTo>
                                <a:lnTo>
                                  <a:pt x="814" y="32"/>
                                </a:lnTo>
                                <a:lnTo>
                                  <a:pt x="886" y="0"/>
                                </a:lnTo>
                                <a:lnTo>
                                  <a:pt x="1441" y="1329"/>
                                </a:lnTo>
                                <a:close/>
                              </a:path>
                            </a:pathLst>
                          </a:custGeom>
                          <a:noFill/>
                          <a:ln w="14122" cap="flat" cmpd="sng">
                            <a:solidFill>
                              <a:srgbClr val="FFFFFF"/>
                            </a:solidFill>
                            <a:prstDash val="solid"/>
                            <a:headEnd type="none" w="med" len="med"/>
                            <a:tailEnd type="none" w="med" len="med"/>
                          </a:ln>
                        </wps:spPr>
                        <wps:bodyPr upright="1"/>
                      </wps:wsp>
                      <wps:wsp>
                        <wps:cNvPr id="562" name="任意多边形 421"/>
                        <wps:cNvSpPr/>
                        <wps:spPr>
                          <a:xfrm>
                            <a:off x="1451" y="949"/>
                            <a:ext cx="1442" cy="2232"/>
                          </a:xfrm>
                          <a:custGeom>
                            <a:avLst/>
                            <a:gdLst/>
                            <a:ahLst/>
                            <a:cxnLst/>
                            <a:pathLst>
                              <a:path w="1442" h="2232">
                                <a:moveTo>
                                  <a:pt x="1406" y="0"/>
                                </a:moveTo>
                                <a:lnTo>
                                  <a:pt x="1332" y="3"/>
                                </a:lnTo>
                                <a:lnTo>
                                  <a:pt x="1258" y="11"/>
                                </a:lnTo>
                                <a:lnTo>
                                  <a:pt x="1185" y="22"/>
                                </a:lnTo>
                                <a:lnTo>
                                  <a:pt x="1114" y="37"/>
                                </a:lnTo>
                                <a:lnTo>
                                  <a:pt x="1044" y="56"/>
                                </a:lnTo>
                                <a:lnTo>
                                  <a:pt x="975" y="77"/>
                                </a:lnTo>
                                <a:lnTo>
                                  <a:pt x="908" y="102"/>
                                </a:lnTo>
                                <a:lnTo>
                                  <a:pt x="843" y="131"/>
                                </a:lnTo>
                                <a:lnTo>
                                  <a:pt x="779" y="162"/>
                                </a:lnTo>
                                <a:lnTo>
                                  <a:pt x="717" y="197"/>
                                </a:lnTo>
                                <a:lnTo>
                                  <a:pt x="656" y="234"/>
                                </a:lnTo>
                                <a:lnTo>
                                  <a:pt x="598" y="274"/>
                                </a:lnTo>
                                <a:lnTo>
                                  <a:pt x="542" y="317"/>
                                </a:lnTo>
                                <a:lnTo>
                                  <a:pt x="488" y="363"/>
                                </a:lnTo>
                                <a:lnTo>
                                  <a:pt x="437" y="411"/>
                                </a:lnTo>
                                <a:lnTo>
                                  <a:pt x="387" y="461"/>
                                </a:lnTo>
                                <a:lnTo>
                                  <a:pt x="341" y="514"/>
                                </a:lnTo>
                                <a:lnTo>
                                  <a:pt x="297" y="569"/>
                                </a:lnTo>
                                <a:lnTo>
                                  <a:pt x="255" y="626"/>
                                </a:lnTo>
                                <a:lnTo>
                                  <a:pt x="216" y="685"/>
                                </a:lnTo>
                                <a:lnTo>
                                  <a:pt x="180" y="746"/>
                                </a:lnTo>
                                <a:lnTo>
                                  <a:pt x="147" y="809"/>
                                </a:lnTo>
                                <a:lnTo>
                                  <a:pt x="118" y="874"/>
                                </a:lnTo>
                                <a:lnTo>
                                  <a:pt x="91" y="940"/>
                                </a:lnTo>
                                <a:lnTo>
                                  <a:pt x="67" y="1008"/>
                                </a:lnTo>
                                <a:lnTo>
                                  <a:pt x="47" y="1077"/>
                                </a:lnTo>
                                <a:lnTo>
                                  <a:pt x="31" y="1147"/>
                                </a:lnTo>
                                <a:lnTo>
                                  <a:pt x="17" y="1219"/>
                                </a:lnTo>
                                <a:lnTo>
                                  <a:pt x="8" y="1292"/>
                                </a:lnTo>
                                <a:lnTo>
                                  <a:pt x="2" y="1366"/>
                                </a:lnTo>
                                <a:lnTo>
                                  <a:pt x="0" y="1440"/>
                                </a:lnTo>
                                <a:lnTo>
                                  <a:pt x="2" y="1517"/>
                                </a:lnTo>
                                <a:lnTo>
                                  <a:pt x="8" y="1593"/>
                                </a:lnTo>
                                <a:lnTo>
                                  <a:pt x="18" y="1668"/>
                                </a:lnTo>
                                <a:lnTo>
                                  <a:pt x="32" y="1743"/>
                                </a:lnTo>
                                <a:lnTo>
                                  <a:pt x="50" y="1817"/>
                                </a:lnTo>
                                <a:lnTo>
                                  <a:pt x="72" y="1889"/>
                                </a:lnTo>
                                <a:lnTo>
                                  <a:pt x="97" y="1961"/>
                                </a:lnTo>
                                <a:lnTo>
                                  <a:pt x="127" y="2031"/>
                                </a:lnTo>
                                <a:lnTo>
                                  <a:pt x="160" y="2099"/>
                                </a:lnTo>
                                <a:lnTo>
                                  <a:pt x="196" y="2166"/>
                                </a:lnTo>
                                <a:lnTo>
                                  <a:pt x="236" y="2231"/>
                                </a:lnTo>
                                <a:lnTo>
                                  <a:pt x="1441" y="1440"/>
                                </a:lnTo>
                                <a:lnTo>
                                  <a:pt x="1406" y="0"/>
                                </a:lnTo>
                                <a:close/>
                              </a:path>
                            </a:pathLst>
                          </a:custGeom>
                          <a:solidFill>
                            <a:srgbClr val="FFCA66"/>
                          </a:solidFill>
                          <a:ln>
                            <a:noFill/>
                          </a:ln>
                        </wps:spPr>
                        <wps:bodyPr upright="1"/>
                      </wps:wsp>
                      <wps:wsp>
                        <wps:cNvPr id="563" name="任意多边形 422"/>
                        <wps:cNvSpPr/>
                        <wps:spPr>
                          <a:xfrm>
                            <a:off x="1451" y="949"/>
                            <a:ext cx="1442" cy="2232"/>
                          </a:xfrm>
                          <a:custGeom>
                            <a:avLst/>
                            <a:gdLst/>
                            <a:ahLst/>
                            <a:cxnLst/>
                            <a:pathLst>
                              <a:path w="1442" h="2232">
                                <a:moveTo>
                                  <a:pt x="1441" y="1440"/>
                                </a:moveTo>
                                <a:lnTo>
                                  <a:pt x="236" y="2231"/>
                                </a:lnTo>
                                <a:lnTo>
                                  <a:pt x="196" y="2166"/>
                                </a:lnTo>
                                <a:lnTo>
                                  <a:pt x="160" y="2099"/>
                                </a:lnTo>
                                <a:lnTo>
                                  <a:pt x="127" y="2031"/>
                                </a:lnTo>
                                <a:lnTo>
                                  <a:pt x="97" y="1961"/>
                                </a:lnTo>
                                <a:lnTo>
                                  <a:pt x="72" y="1889"/>
                                </a:lnTo>
                                <a:lnTo>
                                  <a:pt x="50" y="1817"/>
                                </a:lnTo>
                                <a:lnTo>
                                  <a:pt x="32" y="1743"/>
                                </a:lnTo>
                                <a:lnTo>
                                  <a:pt x="18" y="1668"/>
                                </a:lnTo>
                                <a:lnTo>
                                  <a:pt x="8" y="1593"/>
                                </a:lnTo>
                                <a:lnTo>
                                  <a:pt x="2" y="1517"/>
                                </a:lnTo>
                                <a:lnTo>
                                  <a:pt x="0" y="1440"/>
                                </a:lnTo>
                                <a:lnTo>
                                  <a:pt x="2" y="1366"/>
                                </a:lnTo>
                                <a:lnTo>
                                  <a:pt x="8" y="1292"/>
                                </a:lnTo>
                                <a:lnTo>
                                  <a:pt x="17" y="1219"/>
                                </a:lnTo>
                                <a:lnTo>
                                  <a:pt x="31" y="1147"/>
                                </a:lnTo>
                                <a:lnTo>
                                  <a:pt x="47" y="1077"/>
                                </a:lnTo>
                                <a:lnTo>
                                  <a:pt x="67" y="1008"/>
                                </a:lnTo>
                                <a:lnTo>
                                  <a:pt x="91" y="940"/>
                                </a:lnTo>
                                <a:lnTo>
                                  <a:pt x="118" y="874"/>
                                </a:lnTo>
                                <a:lnTo>
                                  <a:pt x="147" y="809"/>
                                </a:lnTo>
                                <a:lnTo>
                                  <a:pt x="180" y="746"/>
                                </a:lnTo>
                                <a:lnTo>
                                  <a:pt x="216" y="685"/>
                                </a:lnTo>
                                <a:lnTo>
                                  <a:pt x="255" y="626"/>
                                </a:lnTo>
                                <a:lnTo>
                                  <a:pt x="297" y="569"/>
                                </a:lnTo>
                                <a:lnTo>
                                  <a:pt x="341" y="514"/>
                                </a:lnTo>
                                <a:lnTo>
                                  <a:pt x="387" y="461"/>
                                </a:lnTo>
                                <a:lnTo>
                                  <a:pt x="437" y="411"/>
                                </a:lnTo>
                                <a:lnTo>
                                  <a:pt x="488" y="363"/>
                                </a:lnTo>
                                <a:lnTo>
                                  <a:pt x="542" y="317"/>
                                </a:lnTo>
                                <a:lnTo>
                                  <a:pt x="598" y="274"/>
                                </a:lnTo>
                                <a:lnTo>
                                  <a:pt x="656" y="234"/>
                                </a:lnTo>
                                <a:lnTo>
                                  <a:pt x="717" y="197"/>
                                </a:lnTo>
                                <a:lnTo>
                                  <a:pt x="779" y="162"/>
                                </a:lnTo>
                                <a:lnTo>
                                  <a:pt x="843" y="131"/>
                                </a:lnTo>
                                <a:lnTo>
                                  <a:pt x="908" y="102"/>
                                </a:lnTo>
                                <a:lnTo>
                                  <a:pt x="975" y="77"/>
                                </a:lnTo>
                                <a:lnTo>
                                  <a:pt x="1044" y="56"/>
                                </a:lnTo>
                                <a:lnTo>
                                  <a:pt x="1114" y="37"/>
                                </a:lnTo>
                                <a:lnTo>
                                  <a:pt x="1185" y="22"/>
                                </a:lnTo>
                                <a:lnTo>
                                  <a:pt x="1258" y="11"/>
                                </a:lnTo>
                                <a:lnTo>
                                  <a:pt x="1332" y="3"/>
                                </a:lnTo>
                                <a:lnTo>
                                  <a:pt x="1406" y="0"/>
                                </a:lnTo>
                                <a:lnTo>
                                  <a:pt x="1441" y="1440"/>
                                </a:lnTo>
                                <a:close/>
                              </a:path>
                            </a:pathLst>
                          </a:custGeom>
                          <a:noFill/>
                          <a:ln w="14122" cap="flat" cmpd="sng">
                            <a:solidFill>
                              <a:srgbClr val="FFFFFF"/>
                            </a:solidFill>
                            <a:prstDash val="solid"/>
                            <a:headEnd type="none" w="med" len="med"/>
                            <a:tailEnd type="none" w="med" len="med"/>
                          </a:ln>
                        </wps:spPr>
                        <wps:bodyPr upright="1"/>
                      </wps:wsp>
                      <wps:wsp>
                        <wps:cNvPr id="564" name="任意多边形 423"/>
                        <wps:cNvSpPr/>
                        <wps:spPr>
                          <a:xfrm>
                            <a:off x="1454" y="949"/>
                            <a:ext cx="1438" cy="1441"/>
                          </a:xfrm>
                          <a:custGeom>
                            <a:avLst/>
                            <a:gdLst/>
                            <a:ahLst/>
                            <a:cxnLst/>
                            <a:pathLst>
                              <a:path w="1438" h="1441">
                                <a:moveTo>
                                  <a:pt x="1402" y="0"/>
                                </a:moveTo>
                                <a:lnTo>
                                  <a:pt x="1326" y="4"/>
                                </a:lnTo>
                                <a:lnTo>
                                  <a:pt x="1250" y="12"/>
                                </a:lnTo>
                                <a:lnTo>
                                  <a:pt x="1175" y="23"/>
                                </a:lnTo>
                                <a:lnTo>
                                  <a:pt x="1101" y="39"/>
                                </a:lnTo>
                                <a:lnTo>
                                  <a:pt x="1028" y="59"/>
                                </a:lnTo>
                                <a:lnTo>
                                  <a:pt x="956" y="82"/>
                                </a:lnTo>
                                <a:lnTo>
                                  <a:pt x="885" y="109"/>
                                </a:lnTo>
                                <a:lnTo>
                                  <a:pt x="816" y="140"/>
                                </a:lnTo>
                                <a:lnTo>
                                  <a:pt x="749" y="174"/>
                                </a:lnTo>
                                <a:lnTo>
                                  <a:pt x="683" y="212"/>
                                </a:lnTo>
                                <a:lnTo>
                                  <a:pt x="620" y="254"/>
                                </a:lnTo>
                                <a:lnTo>
                                  <a:pt x="558" y="298"/>
                                </a:lnTo>
                                <a:lnTo>
                                  <a:pt x="499" y="346"/>
                                </a:lnTo>
                                <a:lnTo>
                                  <a:pt x="442" y="398"/>
                                </a:lnTo>
                                <a:lnTo>
                                  <a:pt x="388" y="452"/>
                                </a:lnTo>
                                <a:lnTo>
                                  <a:pt x="337" y="509"/>
                                </a:lnTo>
                                <a:lnTo>
                                  <a:pt x="290" y="568"/>
                                </a:lnTo>
                                <a:lnTo>
                                  <a:pt x="246" y="630"/>
                                </a:lnTo>
                                <a:lnTo>
                                  <a:pt x="205" y="694"/>
                                </a:lnTo>
                                <a:lnTo>
                                  <a:pt x="167" y="759"/>
                                </a:lnTo>
                                <a:lnTo>
                                  <a:pt x="133" y="827"/>
                                </a:lnTo>
                                <a:lnTo>
                                  <a:pt x="103" y="896"/>
                                </a:lnTo>
                                <a:lnTo>
                                  <a:pt x="76" y="967"/>
                                </a:lnTo>
                                <a:lnTo>
                                  <a:pt x="53" y="1039"/>
                                </a:lnTo>
                                <a:lnTo>
                                  <a:pt x="34" y="1112"/>
                                </a:lnTo>
                                <a:lnTo>
                                  <a:pt x="19" y="1187"/>
                                </a:lnTo>
                                <a:lnTo>
                                  <a:pt x="7" y="1262"/>
                                </a:lnTo>
                                <a:lnTo>
                                  <a:pt x="0" y="1338"/>
                                </a:lnTo>
                                <a:lnTo>
                                  <a:pt x="1437" y="1440"/>
                                </a:lnTo>
                                <a:lnTo>
                                  <a:pt x="1402" y="0"/>
                                </a:lnTo>
                                <a:close/>
                              </a:path>
                            </a:pathLst>
                          </a:custGeom>
                          <a:solidFill>
                            <a:srgbClr val="FFE7BD"/>
                          </a:solidFill>
                          <a:ln>
                            <a:noFill/>
                          </a:ln>
                        </wps:spPr>
                        <wps:bodyPr upright="1"/>
                      </wps:wsp>
                      <wps:wsp>
                        <wps:cNvPr id="565" name="任意多边形 424"/>
                        <wps:cNvSpPr/>
                        <wps:spPr>
                          <a:xfrm>
                            <a:off x="1454" y="949"/>
                            <a:ext cx="1438" cy="1441"/>
                          </a:xfrm>
                          <a:custGeom>
                            <a:avLst/>
                            <a:gdLst/>
                            <a:ahLst/>
                            <a:cxnLst/>
                            <a:pathLst>
                              <a:path w="1438" h="1441">
                                <a:moveTo>
                                  <a:pt x="1437" y="1440"/>
                                </a:moveTo>
                                <a:lnTo>
                                  <a:pt x="0" y="1338"/>
                                </a:lnTo>
                                <a:lnTo>
                                  <a:pt x="7" y="1262"/>
                                </a:lnTo>
                                <a:lnTo>
                                  <a:pt x="19" y="1187"/>
                                </a:lnTo>
                                <a:lnTo>
                                  <a:pt x="34" y="1112"/>
                                </a:lnTo>
                                <a:lnTo>
                                  <a:pt x="53" y="1039"/>
                                </a:lnTo>
                                <a:lnTo>
                                  <a:pt x="76" y="967"/>
                                </a:lnTo>
                                <a:lnTo>
                                  <a:pt x="103" y="896"/>
                                </a:lnTo>
                                <a:lnTo>
                                  <a:pt x="133" y="827"/>
                                </a:lnTo>
                                <a:lnTo>
                                  <a:pt x="167" y="759"/>
                                </a:lnTo>
                                <a:lnTo>
                                  <a:pt x="205" y="694"/>
                                </a:lnTo>
                                <a:lnTo>
                                  <a:pt x="246" y="630"/>
                                </a:lnTo>
                                <a:lnTo>
                                  <a:pt x="290" y="568"/>
                                </a:lnTo>
                                <a:lnTo>
                                  <a:pt x="337" y="509"/>
                                </a:lnTo>
                                <a:lnTo>
                                  <a:pt x="388" y="452"/>
                                </a:lnTo>
                                <a:lnTo>
                                  <a:pt x="442" y="398"/>
                                </a:lnTo>
                                <a:lnTo>
                                  <a:pt x="499" y="346"/>
                                </a:lnTo>
                                <a:lnTo>
                                  <a:pt x="558" y="298"/>
                                </a:lnTo>
                                <a:lnTo>
                                  <a:pt x="620" y="254"/>
                                </a:lnTo>
                                <a:lnTo>
                                  <a:pt x="683" y="212"/>
                                </a:lnTo>
                                <a:lnTo>
                                  <a:pt x="749" y="174"/>
                                </a:lnTo>
                                <a:lnTo>
                                  <a:pt x="816" y="140"/>
                                </a:lnTo>
                                <a:lnTo>
                                  <a:pt x="885" y="109"/>
                                </a:lnTo>
                                <a:lnTo>
                                  <a:pt x="956" y="82"/>
                                </a:lnTo>
                                <a:lnTo>
                                  <a:pt x="1028" y="59"/>
                                </a:lnTo>
                                <a:lnTo>
                                  <a:pt x="1101" y="39"/>
                                </a:lnTo>
                                <a:lnTo>
                                  <a:pt x="1175" y="23"/>
                                </a:lnTo>
                                <a:lnTo>
                                  <a:pt x="1250" y="12"/>
                                </a:lnTo>
                                <a:lnTo>
                                  <a:pt x="1326" y="4"/>
                                </a:lnTo>
                                <a:lnTo>
                                  <a:pt x="1402" y="0"/>
                                </a:lnTo>
                                <a:lnTo>
                                  <a:pt x="1437" y="1440"/>
                                </a:lnTo>
                                <a:close/>
                              </a:path>
                            </a:pathLst>
                          </a:custGeom>
                          <a:noFill/>
                          <a:ln w="14122" cap="flat" cmpd="sng">
                            <a:solidFill>
                              <a:srgbClr val="FFFFFF"/>
                            </a:solidFill>
                            <a:prstDash val="solid"/>
                            <a:headEnd type="none" w="med" len="med"/>
                            <a:tailEnd type="none" w="med" len="med"/>
                          </a:ln>
                        </wps:spPr>
                        <wps:bodyPr upright="1"/>
                      </wps:wsp>
                      <wps:wsp>
                        <wps:cNvPr id="566" name="任意多边形 425"/>
                        <wps:cNvSpPr/>
                        <wps:spPr>
                          <a:xfrm>
                            <a:off x="1762" y="949"/>
                            <a:ext cx="1131" cy="1441"/>
                          </a:xfrm>
                          <a:custGeom>
                            <a:avLst/>
                            <a:gdLst/>
                            <a:ahLst/>
                            <a:cxnLst/>
                            <a:pathLst>
                              <a:path w="1131" h="1441">
                                <a:moveTo>
                                  <a:pt x="1095" y="0"/>
                                </a:moveTo>
                                <a:lnTo>
                                  <a:pt x="1016" y="4"/>
                                </a:lnTo>
                                <a:lnTo>
                                  <a:pt x="938" y="12"/>
                                </a:lnTo>
                                <a:lnTo>
                                  <a:pt x="860" y="25"/>
                                </a:lnTo>
                                <a:lnTo>
                                  <a:pt x="783" y="42"/>
                                </a:lnTo>
                                <a:lnTo>
                                  <a:pt x="707" y="63"/>
                                </a:lnTo>
                                <a:lnTo>
                                  <a:pt x="632" y="88"/>
                                </a:lnTo>
                                <a:lnTo>
                                  <a:pt x="559" y="117"/>
                                </a:lnTo>
                                <a:lnTo>
                                  <a:pt x="487" y="151"/>
                                </a:lnTo>
                                <a:lnTo>
                                  <a:pt x="417" y="188"/>
                                </a:lnTo>
                                <a:lnTo>
                                  <a:pt x="349" y="229"/>
                                </a:lnTo>
                                <a:lnTo>
                                  <a:pt x="284" y="274"/>
                                </a:lnTo>
                                <a:lnTo>
                                  <a:pt x="222" y="322"/>
                                </a:lnTo>
                                <a:lnTo>
                                  <a:pt x="162" y="373"/>
                                </a:lnTo>
                                <a:lnTo>
                                  <a:pt x="105" y="428"/>
                                </a:lnTo>
                                <a:lnTo>
                                  <a:pt x="51" y="485"/>
                                </a:lnTo>
                                <a:lnTo>
                                  <a:pt x="0" y="546"/>
                                </a:lnTo>
                                <a:lnTo>
                                  <a:pt x="1130" y="1440"/>
                                </a:lnTo>
                                <a:lnTo>
                                  <a:pt x="1095" y="0"/>
                                </a:lnTo>
                                <a:close/>
                              </a:path>
                            </a:pathLst>
                          </a:custGeom>
                          <a:solidFill>
                            <a:srgbClr val="FFF3DE"/>
                          </a:solidFill>
                          <a:ln>
                            <a:noFill/>
                          </a:ln>
                        </wps:spPr>
                        <wps:bodyPr upright="1"/>
                      </wps:wsp>
                      <wps:wsp>
                        <wps:cNvPr id="567" name="任意多边形 426"/>
                        <wps:cNvSpPr/>
                        <wps:spPr>
                          <a:xfrm>
                            <a:off x="1762" y="949"/>
                            <a:ext cx="1131" cy="1441"/>
                          </a:xfrm>
                          <a:custGeom>
                            <a:avLst/>
                            <a:gdLst/>
                            <a:ahLst/>
                            <a:cxnLst/>
                            <a:pathLst>
                              <a:path w="1131" h="1441">
                                <a:moveTo>
                                  <a:pt x="1130" y="1440"/>
                                </a:moveTo>
                                <a:lnTo>
                                  <a:pt x="0" y="546"/>
                                </a:lnTo>
                                <a:lnTo>
                                  <a:pt x="51" y="485"/>
                                </a:lnTo>
                                <a:lnTo>
                                  <a:pt x="105" y="428"/>
                                </a:lnTo>
                                <a:lnTo>
                                  <a:pt x="162" y="373"/>
                                </a:lnTo>
                                <a:lnTo>
                                  <a:pt x="222" y="322"/>
                                </a:lnTo>
                                <a:lnTo>
                                  <a:pt x="284" y="274"/>
                                </a:lnTo>
                                <a:lnTo>
                                  <a:pt x="349" y="229"/>
                                </a:lnTo>
                                <a:lnTo>
                                  <a:pt x="417" y="188"/>
                                </a:lnTo>
                                <a:lnTo>
                                  <a:pt x="487" y="151"/>
                                </a:lnTo>
                                <a:lnTo>
                                  <a:pt x="559" y="117"/>
                                </a:lnTo>
                                <a:lnTo>
                                  <a:pt x="632" y="88"/>
                                </a:lnTo>
                                <a:lnTo>
                                  <a:pt x="707" y="63"/>
                                </a:lnTo>
                                <a:lnTo>
                                  <a:pt x="783" y="42"/>
                                </a:lnTo>
                                <a:lnTo>
                                  <a:pt x="860" y="25"/>
                                </a:lnTo>
                                <a:lnTo>
                                  <a:pt x="938" y="12"/>
                                </a:lnTo>
                                <a:lnTo>
                                  <a:pt x="1016" y="4"/>
                                </a:lnTo>
                                <a:lnTo>
                                  <a:pt x="1095" y="0"/>
                                </a:lnTo>
                                <a:lnTo>
                                  <a:pt x="1130" y="1440"/>
                                </a:lnTo>
                                <a:close/>
                              </a:path>
                            </a:pathLst>
                          </a:custGeom>
                          <a:noFill/>
                          <a:ln w="14122" cap="flat" cmpd="sng">
                            <a:solidFill>
                              <a:srgbClr val="FFFFFF"/>
                            </a:solidFill>
                            <a:prstDash val="solid"/>
                            <a:headEnd type="none" w="med" len="med"/>
                            <a:tailEnd type="none" w="med" len="med"/>
                          </a:ln>
                        </wps:spPr>
                        <wps:bodyPr upright="1"/>
                      </wps:wsp>
                      <wps:wsp>
                        <wps:cNvPr id="568" name="任意多边形 427"/>
                        <wps:cNvSpPr/>
                        <wps:spPr>
                          <a:xfrm>
                            <a:off x="2368" y="949"/>
                            <a:ext cx="524" cy="1442"/>
                          </a:xfrm>
                          <a:custGeom>
                            <a:avLst/>
                            <a:gdLst/>
                            <a:ahLst/>
                            <a:cxnLst/>
                            <a:pathLst>
                              <a:path w="524" h="1442">
                                <a:moveTo>
                                  <a:pt x="524" y="0"/>
                                </a:moveTo>
                                <a:lnTo>
                                  <a:pt x="457" y="2"/>
                                </a:lnTo>
                                <a:lnTo>
                                  <a:pt x="390" y="7"/>
                                </a:lnTo>
                                <a:lnTo>
                                  <a:pt x="324" y="14"/>
                                </a:lnTo>
                                <a:lnTo>
                                  <a:pt x="258" y="25"/>
                                </a:lnTo>
                                <a:lnTo>
                                  <a:pt x="192" y="39"/>
                                </a:lnTo>
                                <a:lnTo>
                                  <a:pt x="127" y="56"/>
                                </a:lnTo>
                                <a:lnTo>
                                  <a:pt x="63" y="76"/>
                                </a:lnTo>
                                <a:lnTo>
                                  <a:pt x="0" y="99"/>
                                </a:lnTo>
                                <a:lnTo>
                                  <a:pt x="524" y="1441"/>
                                </a:lnTo>
                                <a:lnTo>
                                  <a:pt x="524" y="0"/>
                                </a:lnTo>
                                <a:close/>
                              </a:path>
                            </a:pathLst>
                          </a:custGeom>
                          <a:solidFill>
                            <a:srgbClr val="D7E1EC"/>
                          </a:solidFill>
                          <a:ln>
                            <a:noFill/>
                          </a:ln>
                        </wps:spPr>
                        <wps:bodyPr upright="1"/>
                      </wps:wsp>
                      <wps:wsp>
                        <wps:cNvPr id="569" name="任意多边形 428"/>
                        <wps:cNvSpPr/>
                        <wps:spPr>
                          <a:xfrm>
                            <a:off x="2368" y="949"/>
                            <a:ext cx="524" cy="1442"/>
                          </a:xfrm>
                          <a:custGeom>
                            <a:avLst/>
                            <a:gdLst/>
                            <a:ahLst/>
                            <a:cxnLst/>
                            <a:pathLst>
                              <a:path w="524" h="1442">
                                <a:moveTo>
                                  <a:pt x="524" y="1441"/>
                                </a:moveTo>
                                <a:lnTo>
                                  <a:pt x="0" y="99"/>
                                </a:lnTo>
                                <a:lnTo>
                                  <a:pt x="63" y="76"/>
                                </a:lnTo>
                                <a:lnTo>
                                  <a:pt x="127" y="56"/>
                                </a:lnTo>
                                <a:lnTo>
                                  <a:pt x="192" y="39"/>
                                </a:lnTo>
                                <a:lnTo>
                                  <a:pt x="258" y="25"/>
                                </a:lnTo>
                                <a:lnTo>
                                  <a:pt x="324" y="14"/>
                                </a:lnTo>
                                <a:lnTo>
                                  <a:pt x="390" y="7"/>
                                </a:lnTo>
                                <a:lnTo>
                                  <a:pt x="457" y="2"/>
                                </a:lnTo>
                                <a:lnTo>
                                  <a:pt x="524" y="0"/>
                                </a:lnTo>
                                <a:lnTo>
                                  <a:pt x="524" y="1441"/>
                                </a:lnTo>
                                <a:close/>
                              </a:path>
                            </a:pathLst>
                          </a:custGeom>
                          <a:noFill/>
                          <a:ln w="14122" cap="flat" cmpd="sng">
                            <a:solidFill>
                              <a:srgbClr val="FFFFFF"/>
                            </a:solidFill>
                            <a:prstDash val="solid"/>
                            <a:headEnd type="none" w="med" len="med"/>
                            <a:tailEnd type="none" w="med" len="med"/>
                          </a:ln>
                        </wps:spPr>
                        <wps:bodyPr upright="1"/>
                      </wps:wsp>
                      <wps:wsp>
                        <wps:cNvPr id="570" name="任意多边形 429"/>
                        <wps:cNvSpPr/>
                        <wps:spPr>
                          <a:xfrm>
                            <a:off x="1919" y="1410"/>
                            <a:ext cx="1946" cy="1946"/>
                          </a:xfrm>
                          <a:custGeom>
                            <a:avLst/>
                            <a:gdLst/>
                            <a:ahLst/>
                            <a:cxnLst/>
                            <a:pathLst>
                              <a:path w="1946" h="1946">
                                <a:moveTo>
                                  <a:pt x="973" y="0"/>
                                </a:moveTo>
                                <a:lnTo>
                                  <a:pt x="897" y="2"/>
                                </a:lnTo>
                                <a:lnTo>
                                  <a:pt x="823" y="11"/>
                                </a:lnTo>
                                <a:lnTo>
                                  <a:pt x="750" y="25"/>
                                </a:lnTo>
                                <a:lnTo>
                                  <a:pt x="680" y="45"/>
                                </a:lnTo>
                                <a:lnTo>
                                  <a:pt x="611" y="69"/>
                                </a:lnTo>
                                <a:lnTo>
                                  <a:pt x="545" y="98"/>
                                </a:lnTo>
                                <a:lnTo>
                                  <a:pt x="482" y="132"/>
                                </a:lnTo>
                                <a:lnTo>
                                  <a:pt x="422" y="171"/>
                                </a:lnTo>
                                <a:lnTo>
                                  <a:pt x="365" y="213"/>
                                </a:lnTo>
                                <a:lnTo>
                                  <a:pt x="311" y="260"/>
                                </a:lnTo>
                                <a:lnTo>
                                  <a:pt x="261" y="310"/>
                                </a:lnTo>
                                <a:lnTo>
                                  <a:pt x="214" y="364"/>
                                </a:lnTo>
                                <a:lnTo>
                                  <a:pt x="172" y="421"/>
                                </a:lnTo>
                                <a:lnTo>
                                  <a:pt x="133" y="481"/>
                                </a:lnTo>
                                <a:lnTo>
                                  <a:pt x="99" y="545"/>
                                </a:lnTo>
                                <a:lnTo>
                                  <a:pt x="70" y="610"/>
                                </a:lnTo>
                                <a:lnTo>
                                  <a:pt x="46" y="679"/>
                                </a:lnTo>
                                <a:lnTo>
                                  <a:pt x="26" y="749"/>
                                </a:lnTo>
                                <a:lnTo>
                                  <a:pt x="12" y="822"/>
                                </a:lnTo>
                                <a:lnTo>
                                  <a:pt x="3" y="896"/>
                                </a:lnTo>
                                <a:lnTo>
                                  <a:pt x="0" y="972"/>
                                </a:lnTo>
                                <a:lnTo>
                                  <a:pt x="3" y="1048"/>
                                </a:lnTo>
                                <a:lnTo>
                                  <a:pt x="12" y="1123"/>
                                </a:lnTo>
                                <a:lnTo>
                                  <a:pt x="26" y="1195"/>
                                </a:lnTo>
                                <a:lnTo>
                                  <a:pt x="46" y="1266"/>
                                </a:lnTo>
                                <a:lnTo>
                                  <a:pt x="70" y="1334"/>
                                </a:lnTo>
                                <a:lnTo>
                                  <a:pt x="99" y="1400"/>
                                </a:lnTo>
                                <a:lnTo>
                                  <a:pt x="133" y="1463"/>
                                </a:lnTo>
                                <a:lnTo>
                                  <a:pt x="172" y="1524"/>
                                </a:lnTo>
                                <a:lnTo>
                                  <a:pt x="214" y="1581"/>
                                </a:lnTo>
                                <a:lnTo>
                                  <a:pt x="261" y="1635"/>
                                </a:lnTo>
                                <a:lnTo>
                                  <a:pt x="311" y="1685"/>
                                </a:lnTo>
                                <a:lnTo>
                                  <a:pt x="365" y="1731"/>
                                </a:lnTo>
                                <a:lnTo>
                                  <a:pt x="422" y="1774"/>
                                </a:lnTo>
                                <a:lnTo>
                                  <a:pt x="482" y="1812"/>
                                </a:lnTo>
                                <a:lnTo>
                                  <a:pt x="545" y="1846"/>
                                </a:lnTo>
                                <a:lnTo>
                                  <a:pt x="611" y="1876"/>
                                </a:lnTo>
                                <a:lnTo>
                                  <a:pt x="680" y="1900"/>
                                </a:lnTo>
                                <a:lnTo>
                                  <a:pt x="750" y="1919"/>
                                </a:lnTo>
                                <a:lnTo>
                                  <a:pt x="823" y="1934"/>
                                </a:lnTo>
                                <a:lnTo>
                                  <a:pt x="897" y="1942"/>
                                </a:lnTo>
                                <a:lnTo>
                                  <a:pt x="973" y="1945"/>
                                </a:lnTo>
                                <a:lnTo>
                                  <a:pt x="1049" y="1942"/>
                                </a:lnTo>
                                <a:lnTo>
                                  <a:pt x="1124" y="1934"/>
                                </a:lnTo>
                                <a:lnTo>
                                  <a:pt x="1196" y="1919"/>
                                </a:lnTo>
                                <a:lnTo>
                                  <a:pt x="1267" y="1900"/>
                                </a:lnTo>
                                <a:lnTo>
                                  <a:pt x="1335" y="1876"/>
                                </a:lnTo>
                                <a:lnTo>
                                  <a:pt x="1401" y="1846"/>
                                </a:lnTo>
                                <a:lnTo>
                                  <a:pt x="1464" y="1812"/>
                                </a:lnTo>
                                <a:lnTo>
                                  <a:pt x="1524" y="1774"/>
                                </a:lnTo>
                                <a:lnTo>
                                  <a:pt x="1582" y="1731"/>
                                </a:lnTo>
                                <a:lnTo>
                                  <a:pt x="1635" y="1685"/>
                                </a:lnTo>
                                <a:lnTo>
                                  <a:pt x="1686" y="1635"/>
                                </a:lnTo>
                                <a:lnTo>
                                  <a:pt x="1732" y="1581"/>
                                </a:lnTo>
                                <a:lnTo>
                                  <a:pt x="1775" y="1524"/>
                                </a:lnTo>
                                <a:lnTo>
                                  <a:pt x="1813" y="1463"/>
                                </a:lnTo>
                                <a:lnTo>
                                  <a:pt x="1847" y="1400"/>
                                </a:lnTo>
                                <a:lnTo>
                                  <a:pt x="1876" y="1334"/>
                                </a:lnTo>
                                <a:lnTo>
                                  <a:pt x="1901" y="1266"/>
                                </a:lnTo>
                                <a:lnTo>
                                  <a:pt x="1920" y="1195"/>
                                </a:lnTo>
                                <a:lnTo>
                                  <a:pt x="1934" y="1123"/>
                                </a:lnTo>
                                <a:lnTo>
                                  <a:pt x="1943" y="1048"/>
                                </a:lnTo>
                                <a:lnTo>
                                  <a:pt x="1946" y="972"/>
                                </a:lnTo>
                                <a:lnTo>
                                  <a:pt x="1943" y="896"/>
                                </a:lnTo>
                                <a:lnTo>
                                  <a:pt x="1934" y="822"/>
                                </a:lnTo>
                                <a:lnTo>
                                  <a:pt x="1920" y="749"/>
                                </a:lnTo>
                                <a:lnTo>
                                  <a:pt x="1901" y="679"/>
                                </a:lnTo>
                                <a:lnTo>
                                  <a:pt x="1876" y="610"/>
                                </a:lnTo>
                                <a:lnTo>
                                  <a:pt x="1847" y="545"/>
                                </a:lnTo>
                                <a:lnTo>
                                  <a:pt x="1813" y="481"/>
                                </a:lnTo>
                                <a:lnTo>
                                  <a:pt x="1775" y="421"/>
                                </a:lnTo>
                                <a:lnTo>
                                  <a:pt x="1732" y="364"/>
                                </a:lnTo>
                                <a:lnTo>
                                  <a:pt x="1686" y="310"/>
                                </a:lnTo>
                                <a:lnTo>
                                  <a:pt x="1635" y="260"/>
                                </a:lnTo>
                                <a:lnTo>
                                  <a:pt x="1582" y="213"/>
                                </a:lnTo>
                                <a:lnTo>
                                  <a:pt x="1524" y="171"/>
                                </a:lnTo>
                                <a:lnTo>
                                  <a:pt x="1464" y="132"/>
                                </a:lnTo>
                                <a:lnTo>
                                  <a:pt x="1401" y="98"/>
                                </a:lnTo>
                                <a:lnTo>
                                  <a:pt x="1335" y="69"/>
                                </a:lnTo>
                                <a:lnTo>
                                  <a:pt x="1267" y="45"/>
                                </a:lnTo>
                                <a:lnTo>
                                  <a:pt x="1196" y="25"/>
                                </a:lnTo>
                                <a:lnTo>
                                  <a:pt x="1124" y="11"/>
                                </a:lnTo>
                                <a:lnTo>
                                  <a:pt x="1049" y="2"/>
                                </a:lnTo>
                                <a:lnTo>
                                  <a:pt x="973"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72pt;margin-top:46.9pt;height:145.25pt;width:144.7pt;mso-position-horizontal-relative:page;z-index:251881472;mso-width-relative:page;mso-height-relative:page;" coordorigin="1440,938" coordsize="2894,2905" o:gfxdata="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">
                <o:lock v:ext="edit" aspectratio="f"/>
                <v:shape id="任意多边形 416" o:spid="_x0000_s1026" o:spt="100" style="position:absolute;left:1711;top:949;height:2883;width:2622;" fillcolor="#CF4300" filled="t" stroked="f" coordsize="2622,2883" o:gfxdata="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6Rsb4A&#10;AADcAAAADwAAAAAAAAABACAAAAAiAAAAZHJzL2Rvd25yZXYueG1sUEsBAhQAFAAAAAgAh07iQDMv&#10;BZ47AAAAOQAAABAAAAAAAAAAAQAgAAAADQEAAGRycy9zaGFwZXhtbC54bWxQSwUGAAAAAAYABgBb&#10;AQAAtwMAAAAA&#10;" path="m1181,0l1134,1,1181,1441,0,2268,47,2330,96,2390,149,2447,204,2500,262,2551,322,2598,384,2642,449,2682,516,2719,584,2753,654,2783,726,2809,799,2831,874,2849,949,2864,1026,2874,1103,2880,1181,2882,1257,2880,1332,2874,1406,2865,1479,2851,1551,2834,1621,2813,1689,2789,1756,2761,1822,2730,1885,2697,1947,2660,2007,2620,2064,2577,2120,2531,2173,2483,2223,2433,2271,2380,2317,2324,2359,2267,2399,2207,2436,2146,2470,2082,2501,2017,2529,1950,2553,1881,2574,1811,2591,1739,2604,1667,2614,1593,2620,1517,2622,1441,2620,1365,2614,1290,2604,1216,2591,1143,2574,1072,2553,1002,2529,933,2501,866,2470,801,2436,737,2399,676,2359,616,2317,558,2271,503,2223,450,2173,399,2120,351,2064,306,2007,263,1947,223,1885,186,1822,152,1756,122,1689,94,1621,70,1551,49,1479,32,1406,18,1332,8,1257,2,1181,0xe">
                  <v:fill on="t" focussize="0,0"/>
                  <v:stroke on="f"/>
                  <v:imagedata o:title=""/>
                  <o:lock v:ext="edit" aspectratio="f"/>
                </v:shape>
                <v:shape id="任意多边形 417" o:spid="_x0000_s1026" o:spt="100" style="position:absolute;left:1451;top:1060;height:2771;width:2840;" fillcolor="#FF7A00" filled="t" stroked="f" coordsize="2840,2771" o:gfxdata="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PgWr4A&#10;AADcAAAADwAAAAAAAAABACAAAAAiAAAAZHJzL2Rvd25yZXYueG1sUEsBAhQAFAAAAAgAh07iQDMv&#10;BZ47AAAAOQAAABAAAAAAAAAAAQAgAAAADQEAAGRycy9zaGFwZXhtbC54bWxQSwUGAAAAAAYABgBb&#10;AQAAtwMAAAAA&#10;" path="m886,0l814,32,745,68,678,107,613,150,552,196,493,245,436,297,383,351,333,409,286,469,242,531,202,595,165,661,131,730,101,800,75,872,52,945,34,1020,19,1096,9,1173,2,1251,0,1329,2,1405,8,1481,18,1555,32,1627,49,1699,70,1769,94,1838,121,1905,152,1970,186,2034,223,2095,263,2155,306,2212,351,2268,399,2321,450,2371,503,2419,558,2465,616,2508,675,2548,737,2585,801,2618,866,2649,933,2677,1002,2701,1072,2722,1143,2739,1216,2753,1290,2762,1365,2768,1441,2770,1517,2768,1592,2763,1666,2753,1739,2739,1811,2722,1881,2701,1950,2677,2018,2649,2084,2619,2148,2584,2210,2547,2270,2507,2328,2464,2384,2418,2438,2369,2489,2317,2538,2263,2584,2207,2627,2148,2667,2087,2704,2023,2738,1958,2769,1890,2796,1821,2820,1750,2840,1677,1441,1329,886,0xe">
                  <v:fill on="t" focussize="0,0"/>
                  <v:stroke on="f"/>
                  <v:imagedata o:title=""/>
                  <o:lock v:ext="edit" aspectratio="f"/>
                </v:shape>
                <v:shape id="任意多边形 418" o:spid="_x0000_s1026" o:spt="100" style="position:absolute;left:1451;top:1060;height:2771;width:2840;" filled="f" stroked="t" coordsize="2840,2771" o:gfxdata="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xvQAA&#10;ANwAAAAPAAAAAAAAAAEAIAAAACIAAABkcnMvZG93bnJldi54bWxQSwECFAAUAAAACACHTuJAMy8F&#10;njsAAAA5AAAAEAAAAAAAAAABACAAAAAMAQAAZHJzL3NoYXBleG1sLnhtbFBLBQYAAAAABgAGAFsB&#10;AAC2AwAAAAA=&#10;" path="m1441,1329l2840,1677,2820,1750,2796,1821,2769,1890,2738,1958,2704,2023,2667,2087,2627,2148,2584,2207,2538,2263,2489,2317,2438,2369,2384,2418,2328,2464,2270,2507,2210,2547,2148,2584,2084,2619,2018,2649,1950,2677,1881,2701,1811,2722,1739,2739,1666,2753,1592,2763,1517,2768,1441,2770,1365,2768,1290,2762,1216,2753,1143,2739,1072,2722,1002,2701,933,2677,866,2649,801,2618,737,2585,675,2548,616,2508,558,2465,503,2419,450,2371,399,2321,351,2268,306,2212,263,2155,223,2095,186,2034,152,1970,121,1905,94,1838,70,1769,49,1699,32,1627,18,1555,8,1481,2,1405,0,1329,2,1251,9,1173,19,1096,34,1020,52,945,75,872,101,800,131,730,165,661,202,595,242,531,286,469,333,409,383,351,436,297,493,245,552,196,613,150,678,107,745,68,814,32,886,0,1441,1329xe">
                  <v:fill on="f" focussize="0,0"/>
                  <v:stroke weight="1.11196850393701pt" color="#FFFFFF" joinstyle="round"/>
                  <v:imagedata o:title=""/>
                  <o:lock v:ext="edit" aspectratio="f"/>
                </v:shape>
                <v:shape id="任意多边形 419" o:spid="_x0000_s1026" o:spt="100" style="position:absolute;left:1451;top:1060;height:2730;width:1442;" fillcolor="#FFA600" filled="t" stroked="f" coordsize="1442,2730" o:gfxdata="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S9oLy5AAAA3AAA&#10;AA8AAAAAAAAAAQAgAAAAIgAAAGRycy9kb3ducmV2LnhtbFBLAQIUABQAAAAIAIdO4kAzLwWeOwAA&#10;ADkAAAAQAAAAAAAAAAEAIAAAAAgBAABkcnMvc2hhcGV4bWwueG1sUEsFBgAAAAAGAAYAWwEAALID&#10;AAAAAA==&#10;" path="m886,0l814,32,745,68,678,107,613,150,552,196,493,245,436,297,383,351,333,409,286,469,242,531,202,595,165,661,131,730,101,800,75,872,52,945,34,1020,19,1096,9,1173,2,1251,0,1329,2,1405,8,1480,18,1555,31,1628,49,1699,70,1770,94,1839,122,1907,153,1973,187,2037,224,2099,265,2160,308,2218,354,2274,403,2327,455,2379,509,2427,565,2473,625,2516,686,2556,749,2593,815,2627,883,2658,953,2685,1024,2709,1097,2729,1441,1329,886,0xe">
                  <v:fill on="t" focussize="0,0"/>
                  <v:stroke on="f"/>
                  <v:imagedata o:title=""/>
                  <o:lock v:ext="edit" aspectratio="f"/>
                </v:shape>
                <v:shape id="任意多边形 420" o:spid="_x0000_s1026" o:spt="100" style="position:absolute;left:1451;top:1060;height:2730;width:1442;" filled="f" stroked="t" coordsize="1442,2730" o:gfxdata="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j02Lu/&#10;AAAA3AAAAA8AAAAAAAAAAQAgAAAAIgAAAGRycy9kb3ducmV2LnhtbFBLAQIUABQAAAAIAIdO4kAz&#10;LwWeOwAAADkAAAAQAAAAAAAAAAEAIAAAAA4BAABkcnMvc2hhcGV4bWwueG1sUEsFBgAAAAAGAAYA&#10;WwEAALgDAAAAAA==&#10;" path="m1441,1329l1097,2729,1024,2709,953,2685,883,2658,815,2627,749,2593,686,2556,625,2516,565,2473,509,2427,455,2379,403,2327,354,2274,308,2218,265,2160,224,2099,187,2037,153,1973,122,1907,94,1839,70,1770,49,1699,31,1628,18,1555,8,1480,2,1405,0,1329,2,1251,9,1173,19,1096,34,1020,52,945,75,872,101,800,131,730,165,661,202,595,242,531,286,469,333,409,383,351,436,297,493,245,552,196,613,150,678,107,745,68,814,32,886,0,1441,1329xe">
                  <v:fill on="f" focussize="0,0"/>
                  <v:stroke weight="1.11196850393701pt" color="#FFFFFF" joinstyle="round"/>
                  <v:imagedata o:title=""/>
                  <o:lock v:ext="edit" aspectratio="f"/>
                </v:shape>
                <v:shape id="任意多边形 421" o:spid="_x0000_s1026" o:spt="100" style="position:absolute;left:1451;top:949;height:2232;width:1442;" fillcolor="#FFCA66" filled="t" stroked="f" coordsize="1442,2232" o:gfxdata="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HyCEvQAA&#10;ANwAAAAPAAAAAAAAAAEAIAAAACIAAABkcnMvZG93bnJldi54bWxQSwECFAAUAAAACACHTuJAMy8F&#10;njsAAAA5AAAAEAAAAAAAAAABACAAAAAMAQAAZHJzL3NoYXBleG1sLnhtbFBLBQYAAAAABgAGAFsB&#10;AAC2AwAAAAA=&#10;" path="m1406,0l1332,3,1258,11,1185,22,1114,37,1044,56,975,77,908,102,843,131,779,162,717,197,656,234,598,274,542,317,488,363,437,411,387,461,341,514,297,569,255,626,216,685,180,746,147,809,118,874,91,940,67,1008,47,1077,31,1147,17,1219,8,1292,2,1366,0,1440,2,1517,8,1593,18,1668,32,1743,50,1817,72,1889,97,1961,127,2031,160,2099,196,2166,236,2231,1441,1440,1406,0xe">
                  <v:fill on="t" focussize="0,0"/>
                  <v:stroke on="f"/>
                  <v:imagedata o:title=""/>
                  <o:lock v:ext="edit" aspectratio="f"/>
                </v:shape>
                <v:shape id="任意多边形 422" o:spid="_x0000_s1026" o:spt="100" style="position:absolute;left:1451;top:949;height:2232;width:1442;" filled="f" stroked="t" coordsize="1442,2232" o:gfxdata="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hIz&#10;R8EAAADcAAAADwAAAAAAAAABACAAAAAiAAAAZHJzL2Rvd25yZXYueG1sUEsBAhQAFAAAAAgAh07i&#10;QDMvBZ47AAAAOQAAABAAAAAAAAAAAQAgAAAAEAEAAGRycy9zaGFwZXhtbC54bWxQSwUGAAAAAAYA&#10;BgBbAQAAugMAAAAA&#10;" path="m1441,1440l236,2231,196,2166,160,2099,127,2031,97,1961,72,1889,50,1817,32,1743,18,1668,8,1593,2,1517,0,1440,2,1366,8,1292,17,1219,31,1147,47,1077,67,1008,91,940,118,874,147,809,180,746,216,685,255,626,297,569,341,514,387,461,437,411,488,363,542,317,598,274,656,234,717,197,779,162,843,131,908,102,975,77,1044,56,1114,37,1185,22,1258,11,1332,3,1406,0,1441,1440xe">
                  <v:fill on="f" focussize="0,0"/>
                  <v:stroke weight="1.11196850393701pt" color="#FFFFFF" joinstyle="round"/>
                  <v:imagedata o:title=""/>
                  <o:lock v:ext="edit" aspectratio="f"/>
                </v:shape>
                <v:shape id="任意多边形 423" o:spid="_x0000_s1026" o:spt="100" style="position:absolute;left:1454;top:949;height:1441;width:1438;" fillcolor="#FFE7BD" filled="t" stroked="f" coordsize="1438,1441" o:gfxdata="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vbP8r4A&#10;AADcAAAADwAAAAAAAAABACAAAAAiAAAAZHJzL2Rvd25yZXYueG1sUEsBAhQAFAAAAAgAh07iQDMv&#10;BZ47AAAAOQAAABAAAAAAAAAAAQAgAAAADQEAAGRycy9zaGFwZXhtbC54bWxQSwUGAAAAAAYABgBb&#10;AQAAtwMAAAAA&#10;" path="m1402,0l1326,4,1250,12,1175,23,1101,39,1028,59,956,82,885,109,816,140,749,174,683,212,620,254,558,298,499,346,442,398,388,452,337,509,290,568,246,630,205,694,167,759,133,827,103,896,76,967,53,1039,34,1112,19,1187,7,1262,0,1338,1437,1440,1402,0xe">
                  <v:fill on="t" focussize="0,0"/>
                  <v:stroke on="f"/>
                  <v:imagedata o:title=""/>
                  <o:lock v:ext="edit" aspectratio="f"/>
                </v:shape>
                <v:shape id="任意多边形 424" o:spid="_x0000_s1026" o:spt="100" style="position:absolute;left:1454;top:949;height:1441;width:1438;" filled="f" stroked="t" coordsize="1438,1441" o:gfxdata="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SaZvQAA&#10;ANwAAAAPAAAAAAAAAAEAIAAAACIAAABkcnMvZG93bnJldi54bWxQSwECFAAUAAAACACHTuJAMy8F&#10;njsAAAA5AAAAEAAAAAAAAAABACAAAAAMAQAAZHJzL3NoYXBleG1sLnhtbFBLBQYAAAAABgAGAFsB&#10;AAC2AwAAAAA=&#10;" path="m1437,1440l0,1338,7,1262,19,1187,34,1112,53,1039,76,967,103,896,133,827,167,759,205,694,246,630,290,568,337,509,388,452,442,398,499,346,558,298,620,254,683,212,749,174,816,140,885,109,956,82,1028,59,1101,39,1175,23,1250,12,1326,4,1402,0,1437,1440xe">
                  <v:fill on="f" focussize="0,0"/>
                  <v:stroke weight="1.11196850393701pt" color="#FFFFFF" joinstyle="round"/>
                  <v:imagedata o:title=""/>
                  <o:lock v:ext="edit" aspectratio="f"/>
                </v:shape>
                <v:shape id="任意多边形 425" o:spid="_x0000_s1026" o:spt="100" style="position:absolute;left:1762;top:949;height:1441;width:1131;" fillcolor="#FFF3DE" filled="t" stroked="f" coordsize="1131,1441" o:gfxdata="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l5opvQAA&#10;ANwAAAAPAAAAAAAAAAEAIAAAACIAAABkcnMvZG93bnJldi54bWxQSwECFAAUAAAACACHTuJAMy8F&#10;njsAAAA5AAAAEAAAAAAAAAABACAAAAAMAQAAZHJzL3NoYXBleG1sLnhtbFBLBQYAAAAABgAGAFsB&#10;AAC2AwAAAAA=&#10;" path="m1095,0l1016,4,938,12,860,25,783,42,707,63,632,88,559,117,487,151,417,188,349,229,284,274,222,322,162,373,105,428,51,485,0,546,1130,1440,1095,0xe">
                  <v:fill on="t" focussize="0,0"/>
                  <v:stroke on="f"/>
                  <v:imagedata o:title=""/>
                  <o:lock v:ext="edit" aspectratio="f"/>
                </v:shape>
                <v:shape id="任意多边形 426" o:spid="_x0000_s1026" o:spt="100" style="position:absolute;left:1762;top:949;height:1441;width:1131;" filled="f" stroked="t" coordsize="1131,1441" o:gfxdata="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mTXL4A&#10;AADcAAAADwAAAAAAAAABACAAAAAiAAAAZHJzL2Rvd25yZXYueG1sUEsBAhQAFAAAAAgAh07iQDMv&#10;BZ47AAAAOQAAABAAAAAAAAAAAQAgAAAADQEAAGRycy9zaGFwZXhtbC54bWxQSwUGAAAAAAYABgBb&#10;AQAAtwMAAAAA&#10;" path="m1130,1440l0,546,51,485,105,428,162,373,222,322,284,274,349,229,417,188,487,151,559,117,632,88,707,63,783,42,860,25,938,12,1016,4,1095,0,1130,1440xe">
                  <v:fill on="f" focussize="0,0"/>
                  <v:stroke weight="1.11196850393701pt" color="#FFFFFF" joinstyle="round"/>
                  <v:imagedata o:title=""/>
                  <o:lock v:ext="edit" aspectratio="f"/>
                </v:shape>
                <v:shape id="任意多边形 427" o:spid="_x0000_s1026" o:spt="100" style="position:absolute;left:2368;top:949;height:1442;width:524;" fillcolor="#D7E1EC" filled="t" stroked="f" coordsize="524,1442" o:gfxdata="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cVVCrsAAADc&#10;AAAADwAAAAAAAAABACAAAAAiAAAAZHJzL2Rvd25yZXYueG1sUEsBAhQAFAAAAAgAh07iQDMvBZ47&#10;AAAAOQAAABAAAAAAAAAAAQAgAAAACgEAAGRycy9zaGFwZXhtbC54bWxQSwUGAAAAAAYABgBbAQAA&#10;tAMAAAAA&#10;" path="m524,0l457,2,390,7,324,14,258,25,192,39,127,56,63,76,0,99,524,1441,524,0xe">
                  <v:fill on="t" focussize="0,0"/>
                  <v:stroke on="f"/>
                  <v:imagedata o:title=""/>
                  <o:lock v:ext="edit" aspectratio="f"/>
                </v:shape>
                <v:shape id="任意多边形 428" o:spid="_x0000_s1026" o:spt="100" style="position:absolute;left:2368;top:949;height:1442;width:524;" filled="f" stroked="t" coordsize="524,1442" o:gfxdata="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qoMq&#10;wAAAANwAAAAPAAAAAAAAAAEAIAAAACIAAABkcnMvZG93bnJldi54bWxQSwECFAAUAAAACACHTuJA&#10;My8FnjsAAAA5AAAAEAAAAAAAAAABACAAAAAPAQAAZHJzL3NoYXBleG1sLnhtbFBLBQYAAAAABgAG&#10;AFsBAAC5AwAAAAA=&#10;" path="m524,1441l0,99,63,76,127,56,192,39,258,25,324,14,390,7,457,2,524,0,524,1441xe">
                  <v:fill on="f" focussize="0,0"/>
                  <v:stroke weight="1.11196850393701pt" color="#FFFFFF" joinstyle="round"/>
                  <v:imagedata o:title=""/>
                  <o:lock v:ext="edit" aspectratio="f"/>
                </v:shape>
                <v:shape id="任意多边形 429" o:spid="_x0000_s1026" o:spt="100" style="position:absolute;left:1919;top:1410;height:1946;width:1946;" fillcolor="#FFFFFF" filled="t" stroked="f" coordsize="1946,1946" o:gfxdata="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1FZ9y2AAAA3AAAAA8A&#10;AAAAAAAAAQAgAAAAIgAAAGRycy9kb3ducmV2LnhtbFBLAQIUABQAAAAIAIdO4kAzLwWeOwAAADkA&#10;AAAQAAAAAAAAAAEAIAAAAAUBAABkcnMvc2hhcGV4bWwueG1sUEsFBgAAAAAGAAYAWwEAAK8DAAAA&#10;AA==&#10;" path="m973,0l897,2,823,11,750,25,680,45,611,69,545,98,482,132,422,171,365,213,311,260,261,310,214,364,172,421,133,481,99,545,70,610,46,679,26,749,12,822,3,896,0,972,3,1048,12,1123,26,1195,46,1266,70,1334,99,1400,133,1463,172,1524,214,1581,261,1635,311,1685,365,1731,422,1774,482,1812,545,1846,611,1876,680,1900,750,1919,823,1934,897,1942,973,1945,1049,1942,1124,1934,1196,1919,1267,1900,1335,1876,1401,1846,1464,1812,1524,1774,1582,1731,1635,1685,1686,1635,1732,1581,1775,1524,1813,1463,1847,1400,1876,1334,1901,1266,1920,1195,1934,1123,1943,1048,1946,972,1943,896,1934,822,1920,749,1901,679,1876,610,1847,545,1813,481,1775,421,1732,364,1686,310,1635,260,1582,213,1524,171,1464,132,1401,98,1335,69,1267,45,1196,25,1124,11,1049,2,973,0xe">
                  <v:fill on="t" focussize="0,0"/>
                  <v:stroke on="f"/>
                  <v:imagedata o:title=""/>
                  <o:lock v:ext="edit" aspectratio="f"/>
                </v:shape>
              </v:group>
            </w:pict>
          </mc:Fallback>
        </mc:AlternateContent>
      </w:r>
      <w:r>
        <w:drawing>
          <wp:anchor distT="0" distB="0" distL="0" distR="0" simplePos="0" relativeHeight="251881472" behindDoc="0" locked="0" layoutInCell="1" allowOverlap="1">
            <wp:simplePos x="0" y="0"/>
            <wp:positionH relativeFrom="page">
              <wp:posOffset>2979420</wp:posOffset>
            </wp:positionH>
            <wp:positionV relativeFrom="paragraph">
              <wp:posOffset>1296035</wp:posOffset>
            </wp:positionV>
            <wp:extent cx="82550" cy="82550"/>
            <wp:effectExtent l="0" t="0" r="6350" b="6350"/>
            <wp:wrapNone/>
            <wp:docPr id="57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image9.png"/>
                    <pic:cNvPicPr>
                      <a:picLocks noChangeAspect="1"/>
                    </pic:cNvPicPr>
                  </pic:nvPicPr>
                  <pic:blipFill>
                    <a:blip r:embed="rId56" cstate="print"/>
                    <a:stretch>
                      <a:fillRect/>
                    </a:stretch>
                  </pic:blipFill>
                  <pic:spPr>
                    <a:xfrm>
                      <a:off x="0" y="0"/>
                      <a:ext cx="82753" cy="82753"/>
                    </a:xfrm>
                    <a:prstGeom prst="rect">
                      <a:avLst/>
                    </a:prstGeom>
                  </pic:spPr>
                </pic:pic>
              </a:graphicData>
            </a:graphic>
          </wp:anchor>
        </w:drawing>
      </w:r>
      <w:r>
        <w:drawing>
          <wp:anchor distT="0" distB="0" distL="0" distR="0" simplePos="0" relativeHeight="251882496" behindDoc="0" locked="0" layoutInCell="1" allowOverlap="1">
            <wp:simplePos x="0" y="0"/>
            <wp:positionH relativeFrom="page">
              <wp:posOffset>2979420</wp:posOffset>
            </wp:positionH>
            <wp:positionV relativeFrom="paragraph">
              <wp:posOffset>1101725</wp:posOffset>
            </wp:positionV>
            <wp:extent cx="82550" cy="82550"/>
            <wp:effectExtent l="0" t="0" r="6350" b="6350"/>
            <wp:wrapNone/>
            <wp:docPr id="57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13.png"/>
                    <pic:cNvPicPr>
                      <a:picLocks noChangeAspect="1"/>
                    </pic:cNvPicPr>
                  </pic:nvPicPr>
                  <pic:blipFill>
                    <a:blip r:embed="rId68" cstate="print"/>
                    <a:stretch>
                      <a:fillRect/>
                    </a:stretch>
                  </pic:blipFill>
                  <pic:spPr>
                    <a:xfrm>
                      <a:off x="0" y="0"/>
                      <a:ext cx="82753" cy="82753"/>
                    </a:xfrm>
                    <a:prstGeom prst="rect">
                      <a:avLst/>
                    </a:prstGeom>
                  </pic:spPr>
                </pic:pic>
              </a:graphicData>
            </a:graphic>
          </wp:anchor>
        </w:drawing>
      </w:r>
      <w:r>
        <w:drawing>
          <wp:anchor distT="0" distB="0" distL="0" distR="0" simplePos="0" relativeHeight="251882496" behindDoc="0" locked="0" layoutInCell="1" allowOverlap="1">
            <wp:simplePos x="0" y="0"/>
            <wp:positionH relativeFrom="page">
              <wp:posOffset>2979420</wp:posOffset>
            </wp:positionH>
            <wp:positionV relativeFrom="paragraph">
              <wp:posOffset>909320</wp:posOffset>
            </wp:positionV>
            <wp:extent cx="82550" cy="82550"/>
            <wp:effectExtent l="0" t="0" r="6350" b="6350"/>
            <wp:wrapNone/>
            <wp:docPr id="57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image31.png"/>
                    <pic:cNvPicPr>
                      <a:picLocks noChangeAspect="1"/>
                    </pic:cNvPicPr>
                  </pic:nvPicPr>
                  <pic:blipFill>
                    <a:blip r:embed="rId60" cstate="print"/>
                    <a:stretch>
                      <a:fillRect/>
                    </a:stretch>
                  </pic:blipFill>
                  <pic:spPr>
                    <a:xfrm>
                      <a:off x="0" y="0"/>
                      <a:ext cx="82753" cy="82753"/>
                    </a:xfrm>
                    <a:prstGeom prst="rect">
                      <a:avLst/>
                    </a:prstGeom>
                  </pic:spPr>
                </pic:pic>
              </a:graphicData>
            </a:graphic>
          </wp:anchor>
        </w:drawing>
      </w:r>
      <w:r>
        <w:drawing>
          <wp:anchor distT="0" distB="0" distL="0" distR="0" simplePos="0" relativeHeight="251883520" behindDoc="0" locked="0" layoutInCell="1" allowOverlap="1">
            <wp:simplePos x="0" y="0"/>
            <wp:positionH relativeFrom="page">
              <wp:posOffset>2979420</wp:posOffset>
            </wp:positionH>
            <wp:positionV relativeFrom="paragraph">
              <wp:posOffset>1489710</wp:posOffset>
            </wp:positionV>
            <wp:extent cx="82550" cy="82550"/>
            <wp:effectExtent l="0" t="0" r="6350" b="6350"/>
            <wp:wrapNone/>
            <wp:docPr id="574"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30.png"/>
                    <pic:cNvPicPr>
                      <a:picLocks noChangeAspect="1"/>
                    </pic:cNvPicPr>
                  </pic:nvPicPr>
                  <pic:blipFill>
                    <a:blip r:embed="rId72" cstate="print"/>
                    <a:stretch>
                      <a:fillRect/>
                    </a:stretch>
                  </pic:blipFill>
                  <pic:spPr>
                    <a:xfrm>
                      <a:off x="0" y="0"/>
                      <a:ext cx="82753" cy="82753"/>
                    </a:xfrm>
                    <a:prstGeom prst="rect">
                      <a:avLst/>
                    </a:prstGeom>
                  </pic:spPr>
                </pic:pic>
              </a:graphicData>
            </a:graphic>
          </wp:anchor>
        </w:drawing>
      </w:r>
      <w:r>
        <w:drawing>
          <wp:anchor distT="0" distB="0" distL="0" distR="0" simplePos="0" relativeHeight="251883520" behindDoc="0" locked="0" layoutInCell="1" allowOverlap="1">
            <wp:simplePos x="0" y="0"/>
            <wp:positionH relativeFrom="page">
              <wp:posOffset>2979420</wp:posOffset>
            </wp:positionH>
            <wp:positionV relativeFrom="paragraph">
              <wp:posOffset>1683385</wp:posOffset>
            </wp:positionV>
            <wp:extent cx="82550" cy="82550"/>
            <wp:effectExtent l="0" t="0" r="6350" b="6350"/>
            <wp:wrapNone/>
            <wp:docPr id="57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image11.png"/>
                    <pic:cNvPicPr>
                      <a:picLocks noChangeAspect="1"/>
                    </pic:cNvPicPr>
                  </pic:nvPicPr>
                  <pic:blipFill>
                    <a:blip r:embed="rId59" cstate="print"/>
                    <a:stretch>
                      <a:fillRect/>
                    </a:stretch>
                  </pic:blipFill>
                  <pic:spPr>
                    <a:xfrm>
                      <a:off x="0" y="0"/>
                      <a:ext cx="82753" cy="82753"/>
                    </a:xfrm>
                    <a:prstGeom prst="rect">
                      <a:avLst/>
                    </a:prstGeom>
                  </pic:spPr>
                </pic:pic>
              </a:graphicData>
            </a:graphic>
          </wp:anchor>
        </w:drawing>
      </w:r>
      <w:r>
        <w:drawing>
          <wp:anchor distT="0" distB="0" distL="0" distR="0" simplePos="0" relativeHeight="251884544" behindDoc="0" locked="0" layoutInCell="1" allowOverlap="1">
            <wp:simplePos x="0" y="0"/>
            <wp:positionH relativeFrom="page">
              <wp:posOffset>2979420</wp:posOffset>
            </wp:positionH>
            <wp:positionV relativeFrom="paragraph">
              <wp:posOffset>1877060</wp:posOffset>
            </wp:positionV>
            <wp:extent cx="82550" cy="82550"/>
            <wp:effectExtent l="0" t="0" r="6350" b="6350"/>
            <wp:wrapNone/>
            <wp:docPr id="576"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37.png"/>
                    <pic:cNvPicPr>
                      <a:picLocks noChangeAspect="1"/>
                    </pic:cNvPicPr>
                  </pic:nvPicPr>
                  <pic:blipFill>
                    <a:blip r:embed="rId73" cstate="print"/>
                    <a:stretch>
                      <a:fillRect/>
                    </a:stretch>
                  </pic:blipFill>
                  <pic:spPr>
                    <a:xfrm>
                      <a:off x="0" y="0"/>
                      <a:ext cx="82753" cy="82753"/>
                    </a:xfrm>
                    <a:prstGeom prst="rect">
                      <a:avLst/>
                    </a:prstGeom>
                  </pic:spPr>
                </pic:pic>
              </a:graphicData>
            </a:graphic>
          </wp:anchor>
        </w:drawing>
      </w:r>
      <w:r>
        <w:drawing>
          <wp:anchor distT="0" distB="0" distL="0" distR="0" simplePos="0" relativeHeight="251884544" behindDoc="0" locked="0" layoutInCell="1" allowOverlap="1">
            <wp:simplePos x="0" y="0"/>
            <wp:positionH relativeFrom="page">
              <wp:posOffset>2979420</wp:posOffset>
            </wp:positionH>
            <wp:positionV relativeFrom="paragraph">
              <wp:posOffset>2070735</wp:posOffset>
            </wp:positionV>
            <wp:extent cx="82550" cy="82550"/>
            <wp:effectExtent l="0" t="0" r="6350" b="6350"/>
            <wp:wrapNone/>
            <wp:docPr id="57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image16.png"/>
                    <pic:cNvPicPr>
                      <a:picLocks noChangeAspect="1"/>
                    </pic:cNvPicPr>
                  </pic:nvPicPr>
                  <pic:blipFill>
                    <a:blip r:embed="rId71" cstate="print"/>
                    <a:stretch>
                      <a:fillRect/>
                    </a:stretch>
                  </pic:blipFill>
                  <pic:spPr>
                    <a:xfrm>
                      <a:off x="0" y="0"/>
                      <a:ext cx="82753" cy="82753"/>
                    </a:xfrm>
                    <a:prstGeom prst="rect">
                      <a:avLst/>
                    </a:prstGeom>
                  </pic:spPr>
                </pic:pic>
              </a:graphicData>
            </a:graphic>
          </wp:anchor>
        </w:drawing>
      </w:r>
      <w:r>
        <mc:AlternateContent>
          <mc:Choice Requires="wps">
            <w:drawing>
              <wp:anchor distT="0" distB="0" distL="114300" distR="114300" simplePos="0" relativeHeight="251886592" behindDoc="0" locked="0" layoutInCell="1" allowOverlap="1">
                <wp:simplePos x="0" y="0"/>
                <wp:positionH relativeFrom="page">
                  <wp:posOffset>3085465</wp:posOffset>
                </wp:positionH>
                <wp:positionV relativeFrom="paragraph">
                  <wp:posOffset>891540</wp:posOffset>
                </wp:positionV>
                <wp:extent cx="1735455" cy="1767840"/>
                <wp:effectExtent l="0" t="0" r="0" b="0"/>
                <wp:wrapNone/>
                <wp:docPr id="578" name="文本框 578"/>
                <wp:cNvGraphicFramePr/>
                <a:graphic xmlns:a="http://schemas.openxmlformats.org/drawingml/2006/main">
                  <a:graphicData uri="http://schemas.microsoft.com/office/word/2010/wordprocessingShape">
                    <wps:wsp>
                      <wps:cNvSpPr txBox="1"/>
                      <wps:spPr>
                        <a:xfrm>
                          <a:off x="0" y="0"/>
                          <a:ext cx="1735455" cy="1767840"/>
                        </a:xfrm>
                        <a:prstGeom prst="rect">
                          <a:avLst/>
                        </a:prstGeom>
                        <a:noFill/>
                        <a:ln>
                          <a:noFill/>
                        </a:ln>
                      </wps:spPr>
                      <wps:txbx>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24"/>
                              <w:gridCol w:w="23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2" w:hRule="atLeast"/>
                              </w:trPr>
                              <w:tc>
                                <w:tcPr>
                                  <w:tcW w:w="424" w:type="dxa"/>
                                </w:tcPr>
                                <w:p>
                                  <w:pPr>
                                    <w:pStyle w:val="13"/>
                                    <w:spacing w:before="2"/>
                                    <w:rPr>
                                      <w:rFonts w:ascii="Century Gothic"/>
                                      <w:b/>
                                      <w:sz w:val="14"/>
                                    </w:rPr>
                                  </w:pPr>
                                  <w:r>
                                    <w:rPr>
                                      <w:rFonts w:ascii="Century Gothic"/>
                                      <w:b/>
                                      <w:color w:val="141221"/>
                                      <w:spacing w:val="-5"/>
                                      <w:w w:val="105"/>
                                      <w:sz w:val="14"/>
                                    </w:rPr>
                                    <w:t>29%</w:t>
                                  </w:r>
                                </w:p>
                              </w:tc>
                              <w:tc>
                                <w:tcPr>
                                  <w:tcW w:w="2308" w:type="dxa"/>
                                </w:tcPr>
                                <w:p>
                                  <w:pPr>
                                    <w:pStyle w:val="13"/>
                                    <w:spacing w:before="9"/>
                                    <w:ind w:left="77"/>
                                    <w:rPr>
                                      <w:rFonts w:hint="default" w:eastAsia="宋体"/>
                                      <w:sz w:val="14"/>
                                      <w:lang w:val="en-US" w:eastAsia="zh-CN"/>
                                    </w:rPr>
                                  </w:pPr>
                                  <w:r>
                                    <w:rPr>
                                      <w:color w:val="141221"/>
                                      <w:w w:val="115"/>
                                      <w:sz w:val="14"/>
                                    </w:rPr>
                                    <w:t>Security</w:t>
                                  </w:r>
                                  <w:r>
                                    <w:rPr>
                                      <w:color w:val="141221"/>
                                      <w:spacing w:val="-10"/>
                                      <w:w w:val="115"/>
                                      <w:sz w:val="14"/>
                                    </w:rPr>
                                    <w:t xml:space="preserve"> </w:t>
                                  </w:r>
                                  <w:r>
                                    <w:rPr>
                                      <w:color w:val="141221"/>
                                      <w:spacing w:val="-4"/>
                                      <w:w w:val="115"/>
                                      <w:sz w:val="14"/>
                                    </w:rPr>
                                    <w:t>Team</w:t>
                                  </w:r>
                                  <w:r>
                                    <w:rPr>
                                      <w:rFonts w:hint="eastAsia" w:eastAsia="宋体"/>
                                      <w:color w:val="141221"/>
                                      <w:spacing w:val="-4"/>
                                      <w:w w:val="115"/>
                                      <w:sz w:val="14"/>
                                      <w:lang w:val="en-US" w:eastAsia="zh-CN"/>
                                    </w:rPr>
                                    <w:t xml:space="preserve"> 安全团队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4" w:hRule="atLeast"/>
                              </w:trPr>
                              <w:tc>
                                <w:tcPr>
                                  <w:tcW w:w="424" w:type="dxa"/>
                                </w:tcPr>
                                <w:p>
                                  <w:pPr>
                                    <w:pStyle w:val="13"/>
                                    <w:spacing w:before="63"/>
                                    <w:rPr>
                                      <w:rFonts w:ascii="Century Gothic"/>
                                      <w:b/>
                                      <w:sz w:val="14"/>
                                    </w:rPr>
                                  </w:pPr>
                                  <w:r>
                                    <w:rPr>
                                      <w:rFonts w:ascii="Century Gothic"/>
                                      <w:b/>
                                      <w:color w:val="141221"/>
                                      <w:spacing w:val="-5"/>
                                      <w:w w:val="105"/>
                                      <w:sz w:val="14"/>
                                    </w:rPr>
                                    <w:t>25%</w:t>
                                  </w:r>
                                </w:p>
                              </w:tc>
                              <w:tc>
                                <w:tcPr>
                                  <w:tcW w:w="2308" w:type="dxa"/>
                                </w:tcPr>
                                <w:p>
                                  <w:pPr>
                                    <w:pStyle w:val="13"/>
                                    <w:spacing w:before="70"/>
                                    <w:ind w:left="77"/>
                                    <w:rPr>
                                      <w:rFonts w:hint="default" w:eastAsia="宋体"/>
                                      <w:sz w:val="14"/>
                                      <w:lang w:val="en-US" w:eastAsia="zh-CN"/>
                                    </w:rPr>
                                  </w:pPr>
                                  <w:r>
                                    <w:rPr>
                                      <w:color w:val="141221"/>
                                      <w:w w:val="115"/>
                                      <w:sz w:val="14"/>
                                    </w:rPr>
                                    <w:t xml:space="preserve">IT </w:t>
                                  </w:r>
                                  <w:r>
                                    <w:rPr>
                                      <w:color w:val="141221"/>
                                      <w:spacing w:val="-2"/>
                                      <w:w w:val="115"/>
                                      <w:sz w:val="14"/>
                                    </w:rPr>
                                    <w:t>Department</w:t>
                                  </w:r>
                                  <w:r>
                                    <w:rPr>
                                      <w:rFonts w:hint="eastAsia" w:eastAsia="宋体"/>
                                      <w:color w:val="141221"/>
                                      <w:spacing w:val="-2"/>
                                      <w:w w:val="115"/>
                                      <w:sz w:val="14"/>
                                      <w:lang w:val="en-US" w:eastAsia="zh-CN"/>
                                    </w:rPr>
                                    <w:t xml:space="preserve"> IT部门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sz w:val="14"/>
                                    </w:rPr>
                                    <w:t>12%</w:t>
                                  </w:r>
                                </w:p>
                              </w:tc>
                              <w:tc>
                                <w:tcPr>
                                  <w:tcW w:w="2308" w:type="dxa"/>
                                </w:tcPr>
                                <w:p>
                                  <w:pPr>
                                    <w:pStyle w:val="13"/>
                                    <w:spacing w:before="71"/>
                                    <w:ind w:left="77"/>
                                    <w:rPr>
                                      <w:color w:val="141221"/>
                                      <w:spacing w:val="-4"/>
                                      <w:w w:val="115"/>
                                      <w:sz w:val="14"/>
                                    </w:rPr>
                                  </w:pPr>
                                  <w:r>
                                    <w:rPr>
                                      <w:color w:val="141221"/>
                                      <w:w w:val="115"/>
                                      <w:sz w:val="14"/>
                                    </w:rPr>
                                    <w:t>The Data</w:t>
                                  </w:r>
                                  <w:r>
                                    <w:rPr>
                                      <w:color w:val="141221"/>
                                      <w:spacing w:val="1"/>
                                      <w:w w:val="115"/>
                                      <w:sz w:val="14"/>
                                    </w:rPr>
                                    <w:t xml:space="preserve"> </w:t>
                                  </w:r>
                                  <w:r>
                                    <w:rPr>
                                      <w:color w:val="141221"/>
                                      <w:w w:val="115"/>
                                      <w:sz w:val="14"/>
                                    </w:rPr>
                                    <w:t>Science/ Analytics</w:t>
                                  </w:r>
                                  <w:r>
                                    <w:rPr>
                                      <w:color w:val="141221"/>
                                      <w:spacing w:val="1"/>
                                      <w:w w:val="115"/>
                                      <w:sz w:val="14"/>
                                    </w:rPr>
                                    <w:t xml:space="preserve"> </w:t>
                                  </w:r>
                                  <w:r>
                                    <w:rPr>
                                      <w:color w:val="141221"/>
                                      <w:spacing w:val="-4"/>
                                      <w:w w:val="115"/>
                                      <w:sz w:val="14"/>
                                    </w:rPr>
                                    <w:t>team</w:t>
                                  </w:r>
                                </w:p>
                                <w:p>
                                  <w:pPr>
                                    <w:pStyle w:val="13"/>
                                    <w:spacing w:before="71"/>
                                    <w:ind w:left="77"/>
                                    <w:rPr>
                                      <w:color w:val="141221"/>
                                      <w:spacing w:val="-4"/>
                                      <w:w w:val="115"/>
                                      <w:sz w:val="14"/>
                                    </w:rPr>
                                  </w:pPr>
                                  <w:r>
                                    <w:rPr>
                                      <w:rFonts w:hint="eastAsia"/>
                                      <w:color w:val="141221"/>
                                      <w:spacing w:val="-4"/>
                                      <w:w w:val="115"/>
                                      <w:sz w:val="14"/>
                                    </w:rPr>
                                    <w:t>数据科学/分析团队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w w:val="105"/>
                                      <w:sz w:val="14"/>
                                    </w:rPr>
                                    <w:t>10%</w:t>
                                  </w:r>
                                </w:p>
                              </w:tc>
                              <w:tc>
                                <w:tcPr>
                                  <w:tcW w:w="2308" w:type="dxa"/>
                                </w:tcPr>
                                <w:p>
                                  <w:pPr>
                                    <w:pStyle w:val="13"/>
                                    <w:spacing w:before="71"/>
                                    <w:ind w:left="77"/>
                                    <w:rPr>
                                      <w:sz w:val="14"/>
                                    </w:rPr>
                                  </w:pPr>
                                  <w:r>
                                    <w:rPr>
                                      <w:color w:val="141221"/>
                                      <w:spacing w:val="-2"/>
                                      <w:w w:val="120"/>
                                      <w:sz w:val="14"/>
                                    </w:rPr>
                                    <w:t>DevOps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w w:val="105"/>
                                      <w:sz w:val="14"/>
                                    </w:rPr>
                                    <w:t>10%</w:t>
                                  </w:r>
                                </w:p>
                              </w:tc>
                              <w:tc>
                                <w:tcPr>
                                  <w:tcW w:w="2308" w:type="dxa"/>
                                </w:tcPr>
                                <w:p>
                                  <w:pPr>
                                    <w:pStyle w:val="13"/>
                                    <w:spacing w:before="71"/>
                                    <w:ind w:left="77"/>
                                    <w:rPr>
                                      <w:color w:val="141221"/>
                                      <w:spacing w:val="-2"/>
                                      <w:w w:val="110"/>
                                      <w:sz w:val="14"/>
                                    </w:rPr>
                                  </w:pPr>
                                  <w:r>
                                    <w:rPr>
                                      <w:color w:val="141221"/>
                                      <w:w w:val="110"/>
                                      <w:sz w:val="14"/>
                                    </w:rPr>
                                    <w:t>Senior</w:t>
                                  </w:r>
                                  <w:r>
                                    <w:rPr>
                                      <w:color w:val="141221"/>
                                      <w:spacing w:val="20"/>
                                      <w:w w:val="110"/>
                                      <w:sz w:val="14"/>
                                    </w:rPr>
                                    <w:t xml:space="preserve"> </w:t>
                                  </w:r>
                                  <w:r>
                                    <w:rPr>
                                      <w:color w:val="141221"/>
                                      <w:w w:val="110"/>
                                      <w:sz w:val="14"/>
                                    </w:rPr>
                                    <w:t>management/</w:t>
                                  </w:r>
                                  <w:r>
                                    <w:rPr>
                                      <w:color w:val="141221"/>
                                      <w:spacing w:val="20"/>
                                      <w:w w:val="110"/>
                                      <w:sz w:val="14"/>
                                    </w:rPr>
                                    <w:t xml:space="preserve"> </w:t>
                                  </w:r>
                                  <w:r>
                                    <w:rPr>
                                      <w:color w:val="141221"/>
                                      <w:spacing w:val="-2"/>
                                      <w:w w:val="110"/>
                                      <w:sz w:val="14"/>
                                    </w:rPr>
                                    <w:t>Leadership</w:t>
                                  </w:r>
                                </w:p>
                                <w:p>
                                  <w:pPr>
                                    <w:pStyle w:val="13"/>
                                    <w:spacing w:before="71"/>
                                    <w:ind w:left="77"/>
                                    <w:rPr>
                                      <w:color w:val="141221"/>
                                      <w:spacing w:val="-2"/>
                                      <w:w w:val="110"/>
                                      <w:sz w:val="14"/>
                                    </w:rPr>
                                  </w:pPr>
                                  <w:r>
                                    <w:rPr>
                                      <w:rFonts w:hint="eastAsia"/>
                                      <w:color w:val="141221"/>
                                      <w:spacing w:val="-2"/>
                                      <w:w w:val="110"/>
                                      <w:sz w:val="14"/>
                                    </w:rPr>
                                    <w:t>高级管理层/领导层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w w:val="110"/>
                                      <w:sz w:val="14"/>
                                    </w:rPr>
                                    <w:t>8%</w:t>
                                  </w:r>
                                </w:p>
                              </w:tc>
                              <w:tc>
                                <w:tcPr>
                                  <w:tcW w:w="2308" w:type="dxa"/>
                                </w:tcPr>
                                <w:p>
                                  <w:pPr>
                                    <w:pStyle w:val="13"/>
                                    <w:spacing w:before="71"/>
                                    <w:ind w:left="77"/>
                                    <w:rPr>
                                      <w:color w:val="141221"/>
                                      <w:spacing w:val="-4"/>
                                      <w:w w:val="115"/>
                                      <w:sz w:val="14"/>
                                    </w:rPr>
                                  </w:pPr>
                                  <w:r>
                                    <w:rPr>
                                      <w:color w:val="141221"/>
                                      <w:w w:val="115"/>
                                      <w:sz w:val="14"/>
                                    </w:rPr>
                                    <w:t>Cross-functional</w:t>
                                  </w:r>
                                  <w:r>
                                    <w:rPr>
                                      <w:color w:val="141221"/>
                                      <w:spacing w:val="-2"/>
                                      <w:w w:val="115"/>
                                      <w:sz w:val="14"/>
                                    </w:rPr>
                                    <w:t xml:space="preserve"> </w:t>
                                  </w:r>
                                  <w:r>
                                    <w:rPr>
                                      <w:color w:val="141221"/>
                                      <w:spacing w:val="-4"/>
                                      <w:w w:val="115"/>
                                      <w:sz w:val="14"/>
                                    </w:rPr>
                                    <w:t>team</w:t>
                                  </w:r>
                                </w:p>
                                <w:p>
                                  <w:pPr>
                                    <w:pStyle w:val="13"/>
                                    <w:spacing w:before="71"/>
                                    <w:ind w:left="77"/>
                                    <w:rPr>
                                      <w:color w:val="141221"/>
                                      <w:spacing w:val="-4"/>
                                      <w:w w:val="115"/>
                                      <w:sz w:val="14"/>
                                    </w:rPr>
                                  </w:pPr>
                                  <w:r>
                                    <w:rPr>
                                      <w:rFonts w:hint="eastAsia"/>
                                      <w:color w:val="141221"/>
                                      <w:spacing w:val="-4"/>
                                      <w:w w:val="115"/>
                                      <w:sz w:val="14"/>
                                    </w:rPr>
                                    <w:t>跨职能团队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3" w:hRule="atLeast"/>
                              </w:trPr>
                              <w:tc>
                                <w:tcPr>
                                  <w:tcW w:w="424" w:type="dxa"/>
                                </w:tcPr>
                                <w:p>
                                  <w:pPr>
                                    <w:pStyle w:val="13"/>
                                    <w:spacing w:line="159" w:lineRule="exact"/>
                                    <w:rPr>
                                      <w:rFonts w:ascii="Century Gothic"/>
                                      <w:b/>
                                      <w:sz w:val="14"/>
                                    </w:rPr>
                                  </w:pPr>
                                  <w:r>
                                    <w:rPr>
                                      <w:rFonts w:ascii="Century Gothic"/>
                                      <w:b/>
                                      <w:color w:val="141221"/>
                                      <w:spacing w:val="-5"/>
                                      <w:w w:val="110"/>
                                      <w:sz w:val="14"/>
                                    </w:rPr>
                                    <w:t>6%</w:t>
                                  </w:r>
                                </w:p>
                              </w:tc>
                              <w:tc>
                                <w:tcPr>
                                  <w:tcW w:w="2308" w:type="dxa"/>
                                </w:tcPr>
                                <w:p>
                                  <w:pPr>
                                    <w:pStyle w:val="13"/>
                                    <w:spacing w:before="71" w:line="151" w:lineRule="exact"/>
                                    <w:ind w:left="77"/>
                                    <w:rPr>
                                      <w:rFonts w:hint="default" w:eastAsia="宋体"/>
                                      <w:sz w:val="14"/>
                                      <w:lang w:val="en-US" w:eastAsia="zh-CN"/>
                                    </w:rPr>
                                  </w:pPr>
                                  <w:r>
                                    <w:rPr>
                                      <w:color w:val="141221"/>
                                      <w:w w:val="110"/>
                                      <w:sz w:val="14"/>
                                    </w:rPr>
                                    <w:t>I’m</w:t>
                                  </w:r>
                                  <w:r>
                                    <w:rPr>
                                      <w:color w:val="141221"/>
                                      <w:spacing w:val="-3"/>
                                      <w:w w:val="110"/>
                                      <w:sz w:val="14"/>
                                    </w:rPr>
                                    <w:t xml:space="preserve"> </w:t>
                                  </w:r>
                                  <w:r>
                                    <w:rPr>
                                      <w:color w:val="141221"/>
                                      <w:w w:val="110"/>
                                      <w:sz w:val="14"/>
                                    </w:rPr>
                                    <w:t>not</w:t>
                                  </w:r>
                                  <w:r>
                                    <w:rPr>
                                      <w:color w:val="141221"/>
                                      <w:spacing w:val="-2"/>
                                      <w:w w:val="110"/>
                                      <w:sz w:val="14"/>
                                    </w:rPr>
                                    <w:t xml:space="preserve"> </w:t>
                                  </w:r>
                                  <w:r>
                                    <w:rPr>
                                      <w:color w:val="141221"/>
                                      <w:spacing w:val="-4"/>
                                      <w:w w:val="110"/>
                                      <w:sz w:val="14"/>
                                    </w:rPr>
                                    <w:t>sure</w:t>
                                  </w:r>
                                  <w:r>
                                    <w:rPr>
                                      <w:rFonts w:hint="eastAsia" w:eastAsia="宋体"/>
                                      <w:color w:val="141221"/>
                                      <w:spacing w:val="-4"/>
                                      <w:w w:val="110"/>
                                      <w:sz w:val="14"/>
                                      <w:lang w:val="en-US" w:eastAsia="zh-CN"/>
                                    </w:rPr>
                                    <w:t xml:space="preserve"> 我不确定</w:t>
                                  </w:r>
                                </w:p>
                              </w:tc>
                            </w:tr>
                          </w:tbl>
                          <w:p>
                            <w:pPr>
                              <w:pStyle w:val="6"/>
                            </w:pPr>
                          </w:p>
                        </w:txbxContent>
                      </wps:txbx>
                      <wps:bodyPr lIns="0" tIns="0" rIns="0" bIns="0" upright="1"/>
                    </wps:wsp>
                  </a:graphicData>
                </a:graphic>
              </wp:anchor>
            </w:drawing>
          </mc:Choice>
          <mc:Fallback>
            <w:pict>
              <v:shape id="_x0000_s1026" o:spid="_x0000_s1026" o:spt="202" type="#_x0000_t202" style="position:absolute;left:0pt;margin-left:242.95pt;margin-top:70.2pt;height:139.2pt;width:136.65pt;mso-position-horizontal-relative:page;z-index:251886592;mso-width-relative:page;mso-height-relative:page;" filled="f" stroked="f" coordsize="21600,21600" o:gfxdata="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iqFw/ZAAAACwEAAA8AAAAAAAAAAQAgAAAAIgAAAGRycy9kb3ducmV2Lnht&#10;bFBLAQIUABQAAAAIAIdO4kBKL2syvwEAAHcDAAAOAAAAAAAAAAEAIAAAACgBAABkcnMvZTJvRG9j&#10;LnhtbFBLBQYAAAAABgAGAFkBAABZBQAAAAA=&#10;">
                <v:fill on="f" focussize="0,0"/>
                <v:stroke on="f"/>
                <v:imagedata o:title=""/>
                <o:lock v:ext="edit" aspectratio="f"/>
                <v:textbox inset="0mm,0mm,0mm,0mm">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24"/>
                        <w:gridCol w:w="23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2" w:hRule="atLeast"/>
                        </w:trPr>
                        <w:tc>
                          <w:tcPr>
                            <w:tcW w:w="424" w:type="dxa"/>
                          </w:tcPr>
                          <w:p>
                            <w:pPr>
                              <w:pStyle w:val="13"/>
                              <w:spacing w:before="2"/>
                              <w:rPr>
                                <w:rFonts w:ascii="Century Gothic"/>
                                <w:b/>
                                <w:sz w:val="14"/>
                              </w:rPr>
                            </w:pPr>
                            <w:r>
                              <w:rPr>
                                <w:rFonts w:ascii="Century Gothic"/>
                                <w:b/>
                                <w:color w:val="141221"/>
                                <w:spacing w:val="-5"/>
                                <w:w w:val="105"/>
                                <w:sz w:val="14"/>
                              </w:rPr>
                              <w:t>29%</w:t>
                            </w:r>
                          </w:p>
                        </w:tc>
                        <w:tc>
                          <w:tcPr>
                            <w:tcW w:w="2308" w:type="dxa"/>
                          </w:tcPr>
                          <w:p>
                            <w:pPr>
                              <w:pStyle w:val="13"/>
                              <w:spacing w:before="9"/>
                              <w:ind w:left="77"/>
                              <w:rPr>
                                <w:rFonts w:hint="default" w:eastAsia="宋体"/>
                                <w:sz w:val="14"/>
                                <w:lang w:val="en-US" w:eastAsia="zh-CN"/>
                              </w:rPr>
                            </w:pPr>
                            <w:r>
                              <w:rPr>
                                <w:color w:val="141221"/>
                                <w:w w:val="115"/>
                                <w:sz w:val="14"/>
                              </w:rPr>
                              <w:t>Security</w:t>
                            </w:r>
                            <w:r>
                              <w:rPr>
                                <w:color w:val="141221"/>
                                <w:spacing w:val="-10"/>
                                <w:w w:val="115"/>
                                <w:sz w:val="14"/>
                              </w:rPr>
                              <w:t xml:space="preserve"> </w:t>
                            </w:r>
                            <w:r>
                              <w:rPr>
                                <w:color w:val="141221"/>
                                <w:spacing w:val="-4"/>
                                <w:w w:val="115"/>
                                <w:sz w:val="14"/>
                              </w:rPr>
                              <w:t>Team</w:t>
                            </w:r>
                            <w:r>
                              <w:rPr>
                                <w:rFonts w:hint="eastAsia" w:eastAsia="宋体"/>
                                <w:color w:val="141221"/>
                                <w:spacing w:val="-4"/>
                                <w:w w:val="115"/>
                                <w:sz w:val="14"/>
                                <w:lang w:val="en-US" w:eastAsia="zh-CN"/>
                              </w:rPr>
                              <w:t xml:space="preserve"> 安全团队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4" w:hRule="atLeast"/>
                        </w:trPr>
                        <w:tc>
                          <w:tcPr>
                            <w:tcW w:w="424" w:type="dxa"/>
                          </w:tcPr>
                          <w:p>
                            <w:pPr>
                              <w:pStyle w:val="13"/>
                              <w:spacing w:before="63"/>
                              <w:rPr>
                                <w:rFonts w:ascii="Century Gothic"/>
                                <w:b/>
                                <w:sz w:val="14"/>
                              </w:rPr>
                            </w:pPr>
                            <w:r>
                              <w:rPr>
                                <w:rFonts w:ascii="Century Gothic"/>
                                <w:b/>
                                <w:color w:val="141221"/>
                                <w:spacing w:val="-5"/>
                                <w:w w:val="105"/>
                                <w:sz w:val="14"/>
                              </w:rPr>
                              <w:t>25%</w:t>
                            </w:r>
                          </w:p>
                        </w:tc>
                        <w:tc>
                          <w:tcPr>
                            <w:tcW w:w="2308" w:type="dxa"/>
                          </w:tcPr>
                          <w:p>
                            <w:pPr>
                              <w:pStyle w:val="13"/>
                              <w:spacing w:before="70"/>
                              <w:ind w:left="77"/>
                              <w:rPr>
                                <w:rFonts w:hint="default" w:eastAsia="宋体"/>
                                <w:sz w:val="14"/>
                                <w:lang w:val="en-US" w:eastAsia="zh-CN"/>
                              </w:rPr>
                            </w:pPr>
                            <w:r>
                              <w:rPr>
                                <w:color w:val="141221"/>
                                <w:w w:val="115"/>
                                <w:sz w:val="14"/>
                              </w:rPr>
                              <w:t xml:space="preserve">IT </w:t>
                            </w:r>
                            <w:r>
                              <w:rPr>
                                <w:color w:val="141221"/>
                                <w:spacing w:val="-2"/>
                                <w:w w:val="115"/>
                                <w:sz w:val="14"/>
                              </w:rPr>
                              <w:t>Department</w:t>
                            </w:r>
                            <w:r>
                              <w:rPr>
                                <w:rFonts w:hint="eastAsia" w:eastAsia="宋体"/>
                                <w:color w:val="141221"/>
                                <w:spacing w:val="-2"/>
                                <w:w w:val="115"/>
                                <w:sz w:val="14"/>
                                <w:lang w:val="en-US" w:eastAsia="zh-CN"/>
                              </w:rPr>
                              <w:t xml:space="preserve"> IT部门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sz w:val="14"/>
                              </w:rPr>
                              <w:t>12%</w:t>
                            </w:r>
                          </w:p>
                        </w:tc>
                        <w:tc>
                          <w:tcPr>
                            <w:tcW w:w="2308" w:type="dxa"/>
                          </w:tcPr>
                          <w:p>
                            <w:pPr>
                              <w:pStyle w:val="13"/>
                              <w:spacing w:before="71"/>
                              <w:ind w:left="77"/>
                              <w:rPr>
                                <w:color w:val="141221"/>
                                <w:spacing w:val="-4"/>
                                <w:w w:val="115"/>
                                <w:sz w:val="14"/>
                              </w:rPr>
                            </w:pPr>
                            <w:r>
                              <w:rPr>
                                <w:color w:val="141221"/>
                                <w:w w:val="115"/>
                                <w:sz w:val="14"/>
                              </w:rPr>
                              <w:t>The Data</w:t>
                            </w:r>
                            <w:r>
                              <w:rPr>
                                <w:color w:val="141221"/>
                                <w:spacing w:val="1"/>
                                <w:w w:val="115"/>
                                <w:sz w:val="14"/>
                              </w:rPr>
                              <w:t xml:space="preserve"> </w:t>
                            </w:r>
                            <w:r>
                              <w:rPr>
                                <w:color w:val="141221"/>
                                <w:w w:val="115"/>
                                <w:sz w:val="14"/>
                              </w:rPr>
                              <w:t>Science/ Analytics</w:t>
                            </w:r>
                            <w:r>
                              <w:rPr>
                                <w:color w:val="141221"/>
                                <w:spacing w:val="1"/>
                                <w:w w:val="115"/>
                                <w:sz w:val="14"/>
                              </w:rPr>
                              <w:t xml:space="preserve"> </w:t>
                            </w:r>
                            <w:r>
                              <w:rPr>
                                <w:color w:val="141221"/>
                                <w:spacing w:val="-4"/>
                                <w:w w:val="115"/>
                                <w:sz w:val="14"/>
                              </w:rPr>
                              <w:t>team</w:t>
                            </w:r>
                          </w:p>
                          <w:p>
                            <w:pPr>
                              <w:pStyle w:val="13"/>
                              <w:spacing w:before="71"/>
                              <w:ind w:left="77"/>
                              <w:rPr>
                                <w:color w:val="141221"/>
                                <w:spacing w:val="-4"/>
                                <w:w w:val="115"/>
                                <w:sz w:val="14"/>
                              </w:rPr>
                            </w:pPr>
                            <w:r>
                              <w:rPr>
                                <w:rFonts w:hint="eastAsia"/>
                                <w:color w:val="141221"/>
                                <w:spacing w:val="-4"/>
                                <w:w w:val="115"/>
                                <w:sz w:val="14"/>
                              </w:rPr>
                              <w:t>数据科学/分析团队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w w:val="105"/>
                                <w:sz w:val="14"/>
                              </w:rPr>
                              <w:t>10%</w:t>
                            </w:r>
                          </w:p>
                        </w:tc>
                        <w:tc>
                          <w:tcPr>
                            <w:tcW w:w="2308" w:type="dxa"/>
                          </w:tcPr>
                          <w:p>
                            <w:pPr>
                              <w:pStyle w:val="13"/>
                              <w:spacing w:before="71"/>
                              <w:ind w:left="77"/>
                              <w:rPr>
                                <w:sz w:val="14"/>
                              </w:rPr>
                            </w:pPr>
                            <w:r>
                              <w:rPr>
                                <w:color w:val="141221"/>
                                <w:spacing w:val="-2"/>
                                <w:w w:val="120"/>
                                <w:sz w:val="14"/>
                              </w:rPr>
                              <w:t>DevOps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w w:val="105"/>
                                <w:sz w:val="14"/>
                              </w:rPr>
                              <w:t>10%</w:t>
                            </w:r>
                          </w:p>
                        </w:tc>
                        <w:tc>
                          <w:tcPr>
                            <w:tcW w:w="2308" w:type="dxa"/>
                          </w:tcPr>
                          <w:p>
                            <w:pPr>
                              <w:pStyle w:val="13"/>
                              <w:spacing w:before="71"/>
                              <w:ind w:left="77"/>
                              <w:rPr>
                                <w:color w:val="141221"/>
                                <w:spacing w:val="-2"/>
                                <w:w w:val="110"/>
                                <w:sz w:val="14"/>
                              </w:rPr>
                            </w:pPr>
                            <w:r>
                              <w:rPr>
                                <w:color w:val="141221"/>
                                <w:w w:val="110"/>
                                <w:sz w:val="14"/>
                              </w:rPr>
                              <w:t>Senior</w:t>
                            </w:r>
                            <w:r>
                              <w:rPr>
                                <w:color w:val="141221"/>
                                <w:spacing w:val="20"/>
                                <w:w w:val="110"/>
                                <w:sz w:val="14"/>
                              </w:rPr>
                              <w:t xml:space="preserve"> </w:t>
                            </w:r>
                            <w:r>
                              <w:rPr>
                                <w:color w:val="141221"/>
                                <w:w w:val="110"/>
                                <w:sz w:val="14"/>
                              </w:rPr>
                              <w:t>management/</w:t>
                            </w:r>
                            <w:r>
                              <w:rPr>
                                <w:color w:val="141221"/>
                                <w:spacing w:val="20"/>
                                <w:w w:val="110"/>
                                <w:sz w:val="14"/>
                              </w:rPr>
                              <w:t xml:space="preserve"> </w:t>
                            </w:r>
                            <w:r>
                              <w:rPr>
                                <w:color w:val="141221"/>
                                <w:spacing w:val="-2"/>
                                <w:w w:val="110"/>
                                <w:sz w:val="14"/>
                              </w:rPr>
                              <w:t>Leadership</w:t>
                            </w:r>
                          </w:p>
                          <w:p>
                            <w:pPr>
                              <w:pStyle w:val="13"/>
                              <w:spacing w:before="71"/>
                              <w:ind w:left="77"/>
                              <w:rPr>
                                <w:color w:val="141221"/>
                                <w:spacing w:val="-2"/>
                                <w:w w:val="110"/>
                                <w:sz w:val="14"/>
                              </w:rPr>
                            </w:pPr>
                            <w:r>
                              <w:rPr>
                                <w:rFonts w:hint="eastAsia"/>
                                <w:color w:val="141221"/>
                                <w:spacing w:val="-2"/>
                                <w:w w:val="110"/>
                                <w:sz w:val="14"/>
                              </w:rPr>
                              <w:t>高级管理层/领导层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w w:val="110"/>
                                <w:sz w:val="14"/>
                              </w:rPr>
                              <w:t>8%</w:t>
                            </w:r>
                          </w:p>
                        </w:tc>
                        <w:tc>
                          <w:tcPr>
                            <w:tcW w:w="2308" w:type="dxa"/>
                          </w:tcPr>
                          <w:p>
                            <w:pPr>
                              <w:pStyle w:val="13"/>
                              <w:spacing w:before="71"/>
                              <w:ind w:left="77"/>
                              <w:rPr>
                                <w:color w:val="141221"/>
                                <w:spacing w:val="-4"/>
                                <w:w w:val="115"/>
                                <w:sz w:val="14"/>
                              </w:rPr>
                            </w:pPr>
                            <w:r>
                              <w:rPr>
                                <w:color w:val="141221"/>
                                <w:w w:val="115"/>
                                <w:sz w:val="14"/>
                              </w:rPr>
                              <w:t>Cross-functional</w:t>
                            </w:r>
                            <w:r>
                              <w:rPr>
                                <w:color w:val="141221"/>
                                <w:spacing w:val="-2"/>
                                <w:w w:val="115"/>
                                <w:sz w:val="14"/>
                              </w:rPr>
                              <w:t xml:space="preserve"> </w:t>
                            </w:r>
                            <w:r>
                              <w:rPr>
                                <w:color w:val="141221"/>
                                <w:spacing w:val="-4"/>
                                <w:w w:val="115"/>
                                <w:sz w:val="14"/>
                              </w:rPr>
                              <w:t>team</w:t>
                            </w:r>
                          </w:p>
                          <w:p>
                            <w:pPr>
                              <w:pStyle w:val="13"/>
                              <w:spacing w:before="71"/>
                              <w:ind w:left="77"/>
                              <w:rPr>
                                <w:color w:val="141221"/>
                                <w:spacing w:val="-4"/>
                                <w:w w:val="115"/>
                                <w:sz w:val="14"/>
                              </w:rPr>
                            </w:pPr>
                            <w:r>
                              <w:rPr>
                                <w:rFonts w:hint="eastAsia"/>
                                <w:color w:val="141221"/>
                                <w:spacing w:val="-4"/>
                                <w:w w:val="115"/>
                                <w:sz w:val="14"/>
                              </w:rPr>
                              <w:t>跨职能团队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3" w:hRule="atLeast"/>
                        </w:trPr>
                        <w:tc>
                          <w:tcPr>
                            <w:tcW w:w="424" w:type="dxa"/>
                          </w:tcPr>
                          <w:p>
                            <w:pPr>
                              <w:pStyle w:val="13"/>
                              <w:spacing w:line="159" w:lineRule="exact"/>
                              <w:rPr>
                                <w:rFonts w:ascii="Century Gothic"/>
                                <w:b/>
                                <w:sz w:val="14"/>
                              </w:rPr>
                            </w:pPr>
                            <w:r>
                              <w:rPr>
                                <w:rFonts w:ascii="Century Gothic"/>
                                <w:b/>
                                <w:color w:val="141221"/>
                                <w:spacing w:val="-5"/>
                                <w:w w:val="110"/>
                                <w:sz w:val="14"/>
                              </w:rPr>
                              <w:t>6%</w:t>
                            </w:r>
                          </w:p>
                        </w:tc>
                        <w:tc>
                          <w:tcPr>
                            <w:tcW w:w="2308" w:type="dxa"/>
                          </w:tcPr>
                          <w:p>
                            <w:pPr>
                              <w:pStyle w:val="13"/>
                              <w:spacing w:before="71" w:line="151" w:lineRule="exact"/>
                              <w:ind w:left="77"/>
                              <w:rPr>
                                <w:rFonts w:hint="default" w:eastAsia="宋体"/>
                                <w:sz w:val="14"/>
                                <w:lang w:val="en-US" w:eastAsia="zh-CN"/>
                              </w:rPr>
                            </w:pPr>
                            <w:r>
                              <w:rPr>
                                <w:color w:val="141221"/>
                                <w:w w:val="110"/>
                                <w:sz w:val="14"/>
                              </w:rPr>
                              <w:t>I’m</w:t>
                            </w:r>
                            <w:r>
                              <w:rPr>
                                <w:color w:val="141221"/>
                                <w:spacing w:val="-3"/>
                                <w:w w:val="110"/>
                                <w:sz w:val="14"/>
                              </w:rPr>
                              <w:t xml:space="preserve"> </w:t>
                            </w:r>
                            <w:r>
                              <w:rPr>
                                <w:color w:val="141221"/>
                                <w:w w:val="110"/>
                                <w:sz w:val="14"/>
                              </w:rPr>
                              <w:t>not</w:t>
                            </w:r>
                            <w:r>
                              <w:rPr>
                                <w:color w:val="141221"/>
                                <w:spacing w:val="-2"/>
                                <w:w w:val="110"/>
                                <w:sz w:val="14"/>
                              </w:rPr>
                              <w:t xml:space="preserve"> </w:t>
                            </w:r>
                            <w:r>
                              <w:rPr>
                                <w:color w:val="141221"/>
                                <w:spacing w:val="-4"/>
                                <w:w w:val="110"/>
                                <w:sz w:val="14"/>
                              </w:rPr>
                              <w:t>sure</w:t>
                            </w:r>
                            <w:r>
                              <w:rPr>
                                <w:rFonts w:hint="eastAsia" w:eastAsia="宋体"/>
                                <w:color w:val="141221"/>
                                <w:spacing w:val="-4"/>
                                <w:w w:val="110"/>
                                <w:sz w:val="14"/>
                                <w:lang w:val="en-US" w:eastAsia="zh-CN"/>
                              </w:rPr>
                              <w:t xml:space="preserve"> 我不确定</w:t>
                            </w:r>
                          </w:p>
                        </w:tc>
                      </w:tr>
                    </w:tbl>
                    <w:p>
                      <w:pPr>
                        <w:pStyle w:val="6"/>
                      </w:pPr>
                    </w:p>
                  </w:txbxContent>
                </v:textbox>
              </v:shape>
            </w:pict>
          </mc:Fallback>
        </mc:AlternateContent>
      </w:r>
      <w:r>
        <w:rPr>
          <w:w w:val="115"/>
        </w:rPr>
        <w:t>The responsibility for</w:t>
      </w:r>
      <w:r>
        <w:rPr>
          <w:spacing w:val="40"/>
          <w:w w:val="115"/>
        </w:rPr>
        <w:t xml:space="preserve"> </w:t>
      </w:r>
      <w:r>
        <w:rPr>
          <w:w w:val="115"/>
        </w:rPr>
        <w:t>securing AI systems within organizations predominantly falls</w:t>
      </w:r>
      <w:r>
        <w:rPr>
          <w:spacing w:val="-2"/>
          <w:w w:val="115"/>
        </w:rPr>
        <w:t xml:space="preserve"> </w:t>
      </w:r>
      <w:r>
        <w:rPr>
          <w:w w:val="115"/>
        </w:rPr>
        <w:t>to</w:t>
      </w:r>
      <w:r>
        <w:rPr>
          <w:spacing w:val="-2"/>
          <w:w w:val="115"/>
        </w:rPr>
        <w:t xml:space="preserve"> </w:t>
      </w:r>
      <w:r>
        <w:rPr>
          <w:w w:val="115"/>
        </w:rPr>
        <w:t>the</w:t>
      </w:r>
      <w:r>
        <w:rPr>
          <w:spacing w:val="-2"/>
          <w:w w:val="115"/>
        </w:rPr>
        <w:t xml:space="preserve"> </w:t>
      </w:r>
      <w:r>
        <w:rPr>
          <w:w w:val="115"/>
        </w:rPr>
        <w:t>Security</w:t>
      </w:r>
      <w:r>
        <w:rPr>
          <w:spacing w:val="-2"/>
          <w:w w:val="115"/>
        </w:rPr>
        <w:t xml:space="preserve"> </w:t>
      </w:r>
      <w:r>
        <w:rPr>
          <w:w w:val="115"/>
        </w:rPr>
        <w:t>Team</w:t>
      </w:r>
      <w:r>
        <w:rPr>
          <w:spacing w:val="-2"/>
          <w:w w:val="115"/>
        </w:rPr>
        <w:t xml:space="preserve"> </w:t>
      </w:r>
      <w:r>
        <w:rPr>
          <w:w w:val="115"/>
        </w:rPr>
        <w:t>and IT Department, with 29% and 25% respectively taking the lead.</w:t>
      </w:r>
      <w:r>
        <w:rPr>
          <w:spacing w:val="-1"/>
          <w:w w:val="115"/>
        </w:rPr>
        <w:t xml:space="preserve"> </w:t>
      </w:r>
      <w:r>
        <w:rPr>
          <w:w w:val="115"/>
        </w:rPr>
        <w:t>These</w:t>
      </w:r>
      <w:r>
        <w:rPr>
          <w:spacing w:val="-1"/>
          <w:w w:val="115"/>
        </w:rPr>
        <w:t xml:space="preserve"> </w:t>
      </w:r>
      <w:r>
        <w:rPr>
          <w:w w:val="115"/>
        </w:rPr>
        <w:t>figures</w:t>
      </w:r>
      <w:r>
        <w:rPr>
          <w:spacing w:val="-1"/>
          <w:w w:val="115"/>
        </w:rPr>
        <w:t xml:space="preserve"> </w:t>
      </w:r>
      <w:r>
        <w:rPr>
          <w:w w:val="115"/>
        </w:rPr>
        <w:t>mirror</w:t>
      </w:r>
      <w:r>
        <w:rPr>
          <w:spacing w:val="-1"/>
          <w:w w:val="115"/>
        </w:rPr>
        <w:t xml:space="preserve"> </w:t>
      </w:r>
      <w:r>
        <w:rPr>
          <w:w w:val="115"/>
        </w:rPr>
        <w:t>the similar distribution seen in AI deployment responsibilities, reflecting a consistent approach where the primary technical</w:t>
      </w:r>
      <w:r>
        <w:rPr>
          <w:spacing w:val="-11"/>
          <w:w w:val="115"/>
        </w:rPr>
        <w:t xml:space="preserve"> </w:t>
      </w:r>
      <w:r>
        <w:rPr>
          <w:w w:val="115"/>
        </w:rPr>
        <w:t>teams</w:t>
      </w:r>
      <w:r>
        <w:rPr>
          <w:spacing w:val="-11"/>
          <w:w w:val="115"/>
        </w:rPr>
        <w:t xml:space="preserve"> </w:t>
      </w:r>
      <w:r>
        <w:rPr>
          <w:w w:val="115"/>
        </w:rPr>
        <w:t>are</w:t>
      </w:r>
      <w:r>
        <w:rPr>
          <w:spacing w:val="-11"/>
          <w:w w:val="115"/>
        </w:rPr>
        <w:t xml:space="preserve"> </w:t>
      </w:r>
      <w:r>
        <w:rPr>
          <w:w w:val="115"/>
        </w:rPr>
        <w:t>entrusted with both implementing and securing AI technologies. This allocation of responsibilities</w:t>
      </w:r>
    </w:p>
    <w:p>
      <w:pPr>
        <w:pStyle w:val="6"/>
        <w:spacing w:line="276" w:lineRule="auto"/>
        <w:ind w:left="920" w:right="1444"/>
      </w:pPr>
      <w:r>
        <w:rPr>
          <w:w w:val="115"/>
        </w:rPr>
        <w:t>underscores</w:t>
      </w:r>
      <w:r>
        <w:rPr>
          <w:spacing w:val="-8"/>
          <w:w w:val="115"/>
        </w:rPr>
        <w:t xml:space="preserve"> </w:t>
      </w:r>
      <w:r>
        <w:rPr>
          <w:w w:val="115"/>
        </w:rPr>
        <w:t>the</w:t>
      </w:r>
      <w:r>
        <w:rPr>
          <w:spacing w:val="-8"/>
          <w:w w:val="115"/>
        </w:rPr>
        <w:t xml:space="preserve"> </w:t>
      </w:r>
      <w:r>
        <w:rPr>
          <w:w w:val="115"/>
        </w:rPr>
        <w:t>crucial</w:t>
      </w:r>
      <w:r>
        <w:rPr>
          <w:spacing w:val="-8"/>
          <w:w w:val="115"/>
        </w:rPr>
        <w:t xml:space="preserve"> </w:t>
      </w:r>
      <w:r>
        <w:rPr>
          <w:w w:val="115"/>
        </w:rPr>
        <w:t>role</w:t>
      </w:r>
      <w:r>
        <w:rPr>
          <w:spacing w:val="-8"/>
          <w:w w:val="115"/>
        </w:rPr>
        <w:t xml:space="preserve"> </w:t>
      </w:r>
      <w:r>
        <w:rPr>
          <w:w w:val="115"/>
        </w:rPr>
        <w:t>these</w:t>
      </w:r>
      <w:r>
        <w:rPr>
          <w:spacing w:val="-8"/>
          <w:w w:val="115"/>
        </w:rPr>
        <w:t xml:space="preserve"> </w:t>
      </w:r>
      <w:r>
        <w:rPr>
          <w:w w:val="115"/>
        </w:rPr>
        <w:t>departments</w:t>
      </w:r>
      <w:r>
        <w:rPr>
          <w:spacing w:val="-8"/>
          <w:w w:val="115"/>
        </w:rPr>
        <w:t xml:space="preserve"> </w:t>
      </w:r>
      <w:r>
        <w:rPr>
          <w:w w:val="115"/>
        </w:rPr>
        <w:t>play</w:t>
      </w:r>
      <w:r>
        <w:rPr>
          <w:spacing w:val="-8"/>
          <w:w w:val="115"/>
        </w:rPr>
        <w:t xml:space="preserve"> </w:t>
      </w:r>
      <w:r>
        <w:rPr>
          <w:w w:val="115"/>
        </w:rPr>
        <w:t>in</w:t>
      </w:r>
      <w:r>
        <w:rPr>
          <w:spacing w:val="-8"/>
          <w:w w:val="115"/>
        </w:rPr>
        <w:t xml:space="preserve"> </w:t>
      </w:r>
      <w:r>
        <w:rPr>
          <w:w w:val="115"/>
        </w:rPr>
        <w:t>the</w:t>
      </w:r>
      <w:r>
        <w:rPr>
          <w:spacing w:val="-8"/>
          <w:w w:val="115"/>
        </w:rPr>
        <w:t xml:space="preserve"> </w:t>
      </w:r>
      <w:r>
        <w:rPr>
          <w:w w:val="115"/>
        </w:rPr>
        <w:t>effective</w:t>
      </w:r>
      <w:r>
        <w:rPr>
          <w:spacing w:val="-8"/>
          <w:w w:val="115"/>
        </w:rPr>
        <w:t xml:space="preserve"> </w:t>
      </w:r>
      <w:r>
        <w:rPr>
          <w:w w:val="115"/>
        </w:rPr>
        <w:t>and</w:t>
      </w:r>
      <w:r>
        <w:rPr>
          <w:spacing w:val="-8"/>
          <w:w w:val="115"/>
        </w:rPr>
        <w:t xml:space="preserve"> </w:t>
      </w:r>
      <w:r>
        <w:rPr>
          <w:w w:val="115"/>
        </w:rPr>
        <w:t>safe</w:t>
      </w:r>
      <w:r>
        <w:rPr>
          <w:spacing w:val="-8"/>
          <w:w w:val="115"/>
        </w:rPr>
        <w:t xml:space="preserve"> </w:t>
      </w:r>
      <w:r>
        <w:rPr>
          <w:w w:val="115"/>
        </w:rPr>
        <w:t>integration</w:t>
      </w:r>
      <w:r>
        <w:rPr>
          <w:spacing w:val="-8"/>
          <w:w w:val="115"/>
        </w:rPr>
        <w:t xml:space="preserve"> </w:t>
      </w:r>
      <w:r>
        <w:rPr>
          <w:w w:val="115"/>
        </w:rPr>
        <w:t>of</w:t>
      </w:r>
      <w:r>
        <w:rPr>
          <w:spacing w:val="-8"/>
          <w:w w:val="115"/>
        </w:rPr>
        <w:t xml:space="preserve"> </w:t>
      </w:r>
      <w:r>
        <w:rPr>
          <w:w w:val="115"/>
        </w:rPr>
        <w:t>AI</w:t>
      </w:r>
      <w:r>
        <w:rPr>
          <w:spacing w:val="-8"/>
          <w:w w:val="115"/>
        </w:rPr>
        <w:t xml:space="preserve"> </w:t>
      </w:r>
      <w:r>
        <w:rPr>
          <w:w w:val="115"/>
        </w:rPr>
        <w:t>into organizational infrastructures.</w:t>
      </w:r>
    </w:p>
    <w:p>
      <w:pPr>
        <w:spacing w:after="0" w:line="276" w:lineRule="auto"/>
      </w:pP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在组织内保护人工智能系统的责任主要落在安全团队和IT部门身上，分别有29%和25%。这些数字反映了人工智能部署责任的类似分布，即委托主要技术团队实施和保护人工智能技术。这种职责分配强调了这些部门在人工智能有效、安全地融入组织基础设施方面发挥的关键作用。</w:t>
      </w: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pP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pP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pPr>
    </w:p>
    <w:p>
      <w:pPr>
        <w:pStyle w:val="4"/>
        <w:spacing w:line="252" w:lineRule="auto"/>
        <w:ind w:right="1444"/>
        <w:rPr>
          <w:lang w:eastAsia="zh-CN"/>
        </w:rPr>
      </w:pPr>
      <w:r>
        <w:rPr>
          <w:rFonts w:ascii="微软雅黑" w:eastAsia="微软雅黑" w:cs="微软雅黑"/>
          <w:w w:val="115"/>
          <w:lang w:eastAsia="zh-CN"/>
        </w:rPr>
        <w:t>当前或计划使用与人工智能和</w:t>
      </w:r>
      <w:r>
        <w:rPr>
          <w:rFonts w:ascii="微软雅黑" w:eastAsia="微软雅黑" w:cs="微软雅黑"/>
          <w:spacing w:val="-2"/>
          <w:w w:val="115"/>
          <w:lang w:eastAsia="zh-CN"/>
        </w:rPr>
        <w:t>网络安全</w:t>
      </w:r>
      <w:r>
        <w:rPr>
          <w:rFonts w:ascii="微软雅黑" w:eastAsia="微软雅黑" w:cs="微软雅黑"/>
          <w:w w:val="115"/>
          <w:lang w:eastAsia="zh-CN"/>
        </w:rPr>
        <w:t>相关的培训项目</w:t>
      </w:r>
    </w:p>
    <w:p>
      <w:pPr>
        <w:pStyle w:val="6"/>
        <w:spacing w:before="278" w:line="276" w:lineRule="auto"/>
        <w:ind w:left="920" w:right="7958"/>
        <w:rPr>
          <w:lang w:eastAsia="zh-CN"/>
        </w:rPr>
      </w:pPr>
      <w:r>
        <mc:AlternateContent>
          <mc:Choice Requires="wpg">
            <w:drawing>
              <wp:anchor distT="0" distB="0" distL="114300" distR="114300" simplePos="0" relativeHeight="251749376" behindDoc="0" locked="0" layoutInCell="1" allowOverlap="1">
                <wp:simplePos x="0" y="0"/>
                <wp:positionH relativeFrom="page">
                  <wp:posOffset>2971800</wp:posOffset>
                </wp:positionH>
                <wp:positionV relativeFrom="paragraph">
                  <wp:posOffset>725805</wp:posOffset>
                </wp:positionV>
                <wp:extent cx="1842770" cy="1844675"/>
                <wp:effectExtent l="0" t="635" r="11430" b="8890"/>
                <wp:wrapNone/>
                <wp:docPr id="579" name="组合 579"/>
                <wp:cNvGraphicFramePr/>
                <a:graphic xmlns:a="http://schemas.openxmlformats.org/drawingml/2006/main">
                  <a:graphicData uri="http://schemas.microsoft.com/office/word/2010/wordprocessingGroup">
                    <wpg:wgp>
                      <wpg:cNvGrpSpPr/>
                      <wpg:grpSpPr>
                        <a:xfrm>
                          <a:off x="0" y="0"/>
                          <a:ext cx="1842770" cy="1844675"/>
                          <a:chOff x="4680" y="1143"/>
                          <a:chExt cx="2902" cy="2905"/>
                        </a:xfrm>
                      </wpg:grpSpPr>
                      <wps:wsp>
                        <wps:cNvPr id="580" name="任意多边形 434"/>
                        <wps:cNvSpPr/>
                        <wps:spPr>
                          <a:xfrm>
                            <a:off x="4951" y="1153"/>
                            <a:ext cx="2622" cy="2883"/>
                          </a:xfrm>
                          <a:custGeom>
                            <a:avLst/>
                            <a:gdLst/>
                            <a:ahLst/>
                            <a:cxnLst/>
                            <a:pathLst>
                              <a:path w="2622" h="2883">
                                <a:moveTo>
                                  <a:pt x="1181" y="0"/>
                                </a:moveTo>
                                <a:lnTo>
                                  <a:pt x="1134" y="0"/>
                                </a:lnTo>
                                <a:lnTo>
                                  <a:pt x="1181" y="1441"/>
                                </a:lnTo>
                                <a:lnTo>
                                  <a:pt x="0" y="2267"/>
                                </a:lnTo>
                                <a:lnTo>
                                  <a:pt x="47" y="2330"/>
                                </a:lnTo>
                                <a:lnTo>
                                  <a:pt x="96" y="2389"/>
                                </a:lnTo>
                                <a:lnTo>
                                  <a:pt x="149" y="2446"/>
                                </a:lnTo>
                                <a:lnTo>
                                  <a:pt x="204" y="2500"/>
                                </a:lnTo>
                                <a:lnTo>
                                  <a:pt x="262" y="2550"/>
                                </a:lnTo>
                                <a:lnTo>
                                  <a:pt x="322" y="2597"/>
                                </a:lnTo>
                                <a:lnTo>
                                  <a:pt x="384" y="2641"/>
                                </a:lnTo>
                                <a:lnTo>
                                  <a:pt x="449" y="2682"/>
                                </a:lnTo>
                                <a:lnTo>
                                  <a:pt x="516" y="2719"/>
                                </a:lnTo>
                                <a:lnTo>
                                  <a:pt x="584" y="2752"/>
                                </a:lnTo>
                                <a:lnTo>
                                  <a:pt x="654" y="2782"/>
                                </a:lnTo>
                                <a:lnTo>
                                  <a:pt x="726" y="2808"/>
                                </a:lnTo>
                                <a:lnTo>
                                  <a:pt x="799" y="2830"/>
                                </a:lnTo>
                                <a:lnTo>
                                  <a:pt x="874" y="2849"/>
                                </a:lnTo>
                                <a:lnTo>
                                  <a:pt x="949" y="2863"/>
                                </a:lnTo>
                                <a:lnTo>
                                  <a:pt x="1026" y="2873"/>
                                </a:lnTo>
                                <a:lnTo>
                                  <a:pt x="1103" y="2880"/>
                                </a:lnTo>
                                <a:lnTo>
                                  <a:pt x="1181" y="2882"/>
                                </a:lnTo>
                                <a:lnTo>
                                  <a:pt x="1257" y="2880"/>
                                </a:lnTo>
                                <a:lnTo>
                                  <a:pt x="1332" y="2874"/>
                                </a:lnTo>
                                <a:lnTo>
                                  <a:pt x="1406" y="2864"/>
                                </a:lnTo>
                                <a:lnTo>
                                  <a:pt x="1479" y="2850"/>
                                </a:lnTo>
                                <a:lnTo>
                                  <a:pt x="1551" y="2833"/>
                                </a:lnTo>
                                <a:lnTo>
                                  <a:pt x="1621" y="2812"/>
                                </a:lnTo>
                                <a:lnTo>
                                  <a:pt x="1689" y="2788"/>
                                </a:lnTo>
                                <a:lnTo>
                                  <a:pt x="1756" y="2761"/>
                                </a:lnTo>
                                <a:lnTo>
                                  <a:pt x="1822" y="2730"/>
                                </a:lnTo>
                                <a:lnTo>
                                  <a:pt x="1885" y="2696"/>
                                </a:lnTo>
                                <a:lnTo>
                                  <a:pt x="1947" y="2659"/>
                                </a:lnTo>
                                <a:lnTo>
                                  <a:pt x="2007" y="2619"/>
                                </a:lnTo>
                                <a:lnTo>
                                  <a:pt x="2064" y="2576"/>
                                </a:lnTo>
                                <a:lnTo>
                                  <a:pt x="2120" y="2531"/>
                                </a:lnTo>
                                <a:lnTo>
                                  <a:pt x="2173" y="2483"/>
                                </a:lnTo>
                                <a:lnTo>
                                  <a:pt x="2223" y="2432"/>
                                </a:lnTo>
                                <a:lnTo>
                                  <a:pt x="2271" y="2379"/>
                                </a:lnTo>
                                <a:lnTo>
                                  <a:pt x="2317" y="2324"/>
                                </a:lnTo>
                                <a:lnTo>
                                  <a:pt x="2359" y="2266"/>
                                </a:lnTo>
                                <a:lnTo>
                                  <a:pt x="2399" y="2207"/>
                                </a:lnTo>
                                <a:lnTo>
                                  <a:pt x="2436" y="2145"/>
                                </a:lnTo>
                                <a:lnTo>
                                  <a:pt x="2470" y="2081"/>
                                </a:lnTo>
                                <a:lnTo>
                                  <a:pt x="2501" y="2016"/>
                                </a:lnTo>
                                <a:lnTo>
                                  <a:pt x="2529" y="1949"/>
                                </a:lnTo>
                                <a:lnTo>
                                  <a:pt x="2553" y="1880"/>
                                </a:lnTo>
                                <a:lnTo>
                                  <a:pt x="2574" y="1810"/>
                                </a:lnTo>
                                <a:lnTo>
                                  <a:pt x="2591" y="1739"/>
                                </a:lnTo>
                                <a:lnTo>
                                  <a:pt x="2604" y="1666"/>
                                </a:lnTo>
                                <a:lnTo>
                                  <a:pt x="2614" y="1592"/>
                                </a:lnTo>
                                <a:lnTo>
                                  <a:pt x="2620" y="1517"/>
                                </a:lnTo>
                                <a:lnTo>
                                  <a:pt x="2622" y="1441"/>
                                </a:lnTo>
                                <a:lnTo>
                                  <a:pt x="2620" y="1365"/>
                                </a:lnTo>
                                <a:lnTo>
                                  <a:pt x="2614" y="1290"/>
                                </a:lnTo>
                                <a:lnTo>
                                  <a:pt x="2604" y="1216"/>
                                </a:lnTo>
                                <a:lnTo>
                                  <a:pt x="2591" y="1143"/>
                                </a:lnTo>
                                <a:lnTo>
                                  <a:pt x="2574" y="1071"/>
                                </a:lnTo>
                                <a:lnTo>
                                  <a:pt x="2553" y="1001"/>
                                </a:lnTo>
                                <a:lnTo>
                                  <a:pt x="2529" y="933"/>
                                </a:lnTo>
                                <a:lnTo>
                                  <a:pt x="2501" y="865"/>
                                </a:lnTo>
                                <a:lnTo>
                                  <a:pt x="2470" y="800"/>
                                </a:lnTo>
                                <a:lnTo>
                                  <a:pt x="2436" y="737"/>
                                </a:lnTo>
                                <a:lnTo>
                                  <a:pt x="2399" y="675"/>
                                </a:lnTo>
                                <a:lnTo>
                                  <a:pt x="2359" y="615"/>
                                </a:lnTo>
                                <a:lnTo>
                                  <a:pt x="2317" y="558"/>
                                </a:lnTo>
                                <a:lnTo>
                                  <a:pt x="2271" y="502"/>
                                </a:lnTo>
                                <a:lnTo>
                                  <a:pt x="2223" y="449"/>
                                </a:lnTo>
                                <a:lnTo>
                                  <a:pt x="2173" y="399"/>
                                </a:lnTo>
                                <a:lnTo>
                                  <a:pt x="2120" y="351"/>
                                </a:lnTo>
                                <a:lnTo>
                                  <a:pt x="2064" y="305"/>
                                </a:lnTo>
                                <a:lnTo>
                                  <a:pt x="2007" y="262"/>
                                </a:lnTo>
                                <a:lnTo>
                                  <a:pt x="1947" y="223"/>
                                </a:lnTo>
                                <a:lnTo>
                                  <a:pt x="1885" y="186"/>
                                </a:lnTo>
                                <a:lnTo>
                                  <a:pt x="1822" y="152"/>
                                </a:lnTo>
                                <a:lnTo>
                                  <a:pt x="1756" y="121"/>
                                </a:lnTo>
                                <a:lnTo>
                                  <a:pt x="1689" y="93"/>
                                </a:lnTo>
                                <a:lnTo>
                                  <a:pt x="1621" y="69"/>
                                </a:lnTo>
                                <a:lnTo>
                                  <a:pt x="1551" y="48"/>
                                </a:lnTo>
                                <a:lnTo>
                                  <a:pt x="1479" y="31"/>
                                </a:lnTo>
                                <a:lnTo>
                                  <a:pt x="1406" y="17"/>
                                </a:lnTo>
                                <a:lnTo>
                                  <a:pt x="1332" y="8"/>
                                </a:lnTo>
                                <a:lnTo>
                                  <a:pt x="1257" y="2"/>
                                </a:lnTo>
                                <a:lnTo>
                                  <a:pt x="1181" y="0"/>
                                </a:lnTo>
                                <a:close/>
                              </a:path>
                            </a:pathLst>
                          </a:custGeom>
                          <a:solidFill>
                            <a:srgbClr val="00539F"/>
                          </a:solidFill>
                          <a:ln>
                            <a:noFill/>
                          </a:ln>
                        </wps:spPr>
                        <wps:bodyPr upright="1"/>
                      </wps:wsp>
                      <wps:wsp>
                        <wps:cNvPr id="581" name="任意多边形 435"/>
                        <wps:cNvSpPr/>
                        <wps:spPr>
                          <a:xfrm>
                            <a:off x="4691" y="1264"/>
                            <a:ext cx="2880" cy="2771"/>
                          </a:xfrm>
                          <a:custGeom>
                            <a:avLst/>
                            <a:gdLst/>
                            <a:ahLst/>
                            <a:cxnLst/>
                            <a:pathLst>
                              <a:path w="2880" h="2771">
                                <a:moveTo>
                                  <a:pt x="886" y="0"/>
                                </a:moveTo>
                                <a:lnTo>
                                  <a:pt x="814" y="32"/>
                                </a:lnTo>
                                <a:lnTo>
                                  <a:pt x="745" y="68"/>
                                </a:lnTo>
                                <a:lnTo>
                                  <a:pt x="678" y="108"/>
                                </a:lnTo>
                                <a:lnTo>
                                  <a:pt x="613" y="150"/>
                                </a:lnTo>
                                <a:lnTo>
                                  <a:pt x="552" y="196"/>
                                </a:lnTo>
                                <a:lnTo>
                                  <a:pt x="493" y="245"/>
                                </a:lnTo>
                                <a:lnTo>
                                  <a:pt x="436" y="297"/>
                                </a:lnTo>
                                <a:lnTo>
                                  <a:pt x="383" y="352"/>
                                </a:lnTo>
                                <a:lnTo>
                                  <a:pt x="333" y="409"/>
                                </a:lnTo>
                                <a:lnTo>
                                  <a:pt x="286" y="469"/>
                                </a:lnTo>
                                <a:lnTo>
                                  <a:pt x="242" y="531"/>
                                </a:lnTo>
                                <a:lnTo>
                                  <a:pt x="202" y="595"/>
                                </a:lnTo>
                                <a:lnTo>
                                  <a:pt x="165" y="662"/>
                                </a:lnTo>
                                <a:lnTo>
                                  <a:pt x="131" y="730"/>
                                </a:lnTo>
                                <a:lnTo>
                                  <a:pt x="101" y="800"/>
                                </a:lnTo>
                                <a:lnTo>
                                  <a:pt x="75" y="872"/>
                                </a:lnTo>
                                <a:lnTo>
                                  <a:pt x="52" y="945"/>
                                </a:lnTo>
                                <a:lnTo>
                                  <a:pt x="34" y="1020"/>
                                </a:lnTo>
                                <a:lnTo>
                                  <a:pt x="19" y="1096"/>
                                </a:lnTo>
                                <a:lnTo>
                                  <a:pt x="9" y="1173"/>
                                </a:lnTo>
                                <a:lnTo>
                                  <a:pt x="2" y="1251"/>
                                </a:lnTo>
                                <a:lnTo>
                                  <a:pt x="0" y="1330"/>
                                </a:lnTo>
                                <a:lnTo>
                                  <a:pt x="2" y="1406"/>
                                </a:lnTo>
                                <a:lnTo>
                                  <a:pt x="8" y="1481"/>
                                </a:lnTo>
                                <a:lnTo>
                                  <a:pt x="18" y="1555"/>
                                </a:lnTo>
                                <a:lnTo>
                                  <a:pt x="32" y="1628"/>
                                </a:lnTo>
                                <a:lnTo>
                                  <a:pt x="49" y="1699"/>
                                </a:lnTo>
                                <a:lnTo>
                                  <a:pt x="70" y="1769"/>
                                </a:lnTo>
                                <a:lnTo>
                                  <a:pt x="94" y="1838"/>
                                </a:lnTo>
                                <a:lnTo>
                                  <a:pt x="121" y="1905"/>
                                </a:lnTo>
                                <a:lnTo>
                                  <a:pt x="152" y="1970"/>
                                </a:lnTo>
                                <a:lnTo>
                                  <a:pt x="186" y="2034"/>
                                </a:lnTo>
                                <a:lnTo>
                                  <a:pt x="223" y="2096"/>
                                </a:lnTo>
                                <a:lnTo>
                                  <a:pt x="263" y="2155"/>
                                </a:lnTo>
                                <a:lnTo>
                                  <a:pt x="306" y="2213"/>
                                </a:lnTo>
                                <a:lnTo>
                                  <a:pt x="351" y="2268"/>
                                </a:lnTo>
                                <a:lnTo>
                                  <a:pt x="399" y="2321"/>
                                </a:lnTo>
                                <a:lnTo>
                                  <a:pt x="450" y="2372"/>
                                </a:lnTo>
                                <a:lnTo>
                                  <a:pt x="503" y="2420"/>
                                </a:lnTo>
                                <a:lnTo>
                                  <a:pt x="558" y="2465"/>
                                </a:lnTo>
                                <a:lnTo>
                                  <a:pt x="616" y="2508"/>
                                </a:lnTo>
                                <a:lnTo>
                                  <a:pt x="675" y="2548"/>
                                </a:lnTo>
                                <a:lnTo>
                                  <a:pt x="737" y="2585"/>
                                </a:lnTo>
                                <a:lnTo>
                                  <a:pt x="801" y="2619"/>
                                </a:lnTo>
                                <a:lnTo>
                                  <a:pt x="866" y="2650"/>
                                </a:lnTo>
                                <a:lnTo>
                                  <a:pt x="933" y="2677"/>
                                </a:lnTo>
                                <a:lnTo>
                                  <a:pt x="1002" y="2701"/>
                                </a:lnTo>
                                <a:lnTo>
                                  <a:pt x="1072" y="2722"/>
                                </a:lnTo>
                                <a:lnTo>
                                  <a:pt x="1143" y="2739"/>
                                </a:lnTo>
                                <a:lnTo>
                                  <a:pt x="1216" y="2753"/>
                                </a:lnTo>
                                <a:lnTo>
                                  <a:pt x="1290" y="2763"/>
                                </a:lnTo>
                                <a:lnTo>
                                  <a:pt x="1365" y="2769"/>
                                </a:lnTo>
                                <a:lnTo>
                                  <a:pt x="1441" y="2771"/>
                                </a:lnTo>
                                <a:lnTo>
                                  <a:pt x="1517" y="2769"/>
                                </a:lnTo>
                                <a:lnTo>
                                  <a:pt x="1591" y="2763"/>
                                </a:lnTo>
                                <a:lnTo>
                                  <a:pt x="1665" y="2753"/>
                                </a:lnTo>
                                <a:lnTo>
                                  <a:pt x="1737" y="2740"/>
                                </a:lnTo>
                                <a:lnTo>
                                  <a:pt x="1808" y="2723"/>
                                </a:lnTo>
                                <a:lnTo>
                                  <a:pt x="1878" y="2702"/>
                                </a:lnTo>
                                <a:lnTo>
                                  <a:pt x="1946" y="2679"/>
                                </a:lnTo>
                                <a:lnTo>
                                  <a:pt x="2013" y="2651"/>
                                </a:lnTo>
                                <a:lnTo>
                                  <a:pt x="2078" y="2621"/>
                                </a:lnTo>
                                <a:lnTo>
                                  <a:pt x="2141" y="2587"/>
                                </a:lnTo>
                                <a:lnTo>
                                  <a:pt x="2203" y="2551"/>
                                </a:lnTo>
                                <a:lnTo>
                                  <a:pt x="2263" y="2511"/>
                                </a:lnTo>
                                <a:lnTo>
                                  <a:pt x="2320" y="2469"/>
                                </a:lnTo>
                                <a:lnTo>
                                  <a:pt x="2375" y="2424"/>
                                </a:lnTo>
                                <a:lnTo>
                                  <a:pt x="2428" y="2377"/>
                                </a:lnTo>
                                <a:lnTo>
                                  <a:pt x="2479" y="2326"/>
                                </a:lnTo>
                                <a:lnTo>
                                  <a:pt x="2527" y="2274"/>
                                </a:lnTo>
                                <a:lnTo>
                                  <a:pt x="2573" y="2219"/>
                                </a:lnTo>
                                <a:lnTo>
                                  <a:pt x="2616" y="2162"/>
                                </a:lnTo>
                                <a:lnTo>
                                  <a:pt x="2656" y="2103"/>
                                </a:lnTo>
                                <a:lnTo>
                                  <a:pt x="2693" y="2041"/>
                                </a:lnTo>
                                <a:lnTo>
                                  <a:pt x="2727" y="1978"/>
                                </a:lnTo>
                                <a:lnTo>
                                  <a:pt x="2758" y="1913"/>
                                </a:lnTo>
                                <a:lnTo>
                                  <a:pt x="2786" y="1846"/>
                                </a:lnTo>
                                <a:lnTo>
                                  <a:pt x="2810" y="1778"/>
                                </a:lnTo>
                                <a:lnTo>
                                  <a:pt x="2832" y="1708"/>
                                </a:lnTo>
                                <a:lnTo>
                                  <a:pt x="2849" y="1636"/>
                                </a:lnTo>
                                <a:lnTo>
                                  <a:pt x="2863" y="1564"/>
                                </a:lnTo>
                                <a:lnTo>
                                  <a:pt x="2873" y="1489"/>
                                </a:lnTo>
                                <a:lnTo>
                                  <a:pt x="2880" y="1414"/>
                                </a:lnTo>
                                <a:lnTo>
                                  <a:pt x="1441" y="1330"/>
                                </a:lnTo>
                                <a:lnTo>
                                  <a:pt x="886" y="0"/>
                                </a:lnTo>
                                <a:close/>
                              </a:path>
                            </a:pathLst>
                          </a:custGeom>
                          <a:solidFill>
                            <a:srgbClr val="0093FF"/>
                          </a:solidFill>
                          <a:ln>
                            <a:noFill/>
                          </a:ln>
                        </wps:spPr>
                        <wps:bodyPr upright="1"/>
                      </wps:wsp>
                      <wps:wsp>
                        <wps:cNvPr id="582" name="任意多边形 436"/>
                        <wps:cNvSpPr/>
                        <wps:spPr>
                          <a:xfrm>
                            <a:off x="4691" y="1264"/>
                            <a:ext cx="2880" cy="2771"/>
                          </a:xfrm>
                          <a:custGeom>
                            <a:avLst/>
                            <a:gdLst/>
                            <a:ahLst/>
                            <a:cxnLst/>
                            <a:pathLst>
                              <a:path w="2880" h="2771">
                                <a:moveTo>
                                  <a:pt x="1441" y="1330"/>
                                </a:moveTo>
                                <a:lnTo>
                                  <a:pt x="2880" y="1414"/>
                                </a:lnTo>
                                <a:lnTo>
                                  <a:pt x="2873" y="1489"/>
                                </a:lnTo>
                                <a:lnTo>
                                  <a:pt x="2863" y="1564"/>
                                </a:lnTo>
                                <a:lnTo>
                                  <a:pt x="2849" y="1636"/>
                                </a:lnTo>
                                <a:lnTo>
                                  <a:pt x="2832" y="1708"/>
                                </a:lnTo>
                                <a:lnTo>
                                  <a:pt x="2810" y="1778"/>
                                </a:lnTo>
                                <a:lnTo>
                                  <a:pt x="2786" y="1846"/>
                                </a:lnTo>
                                <a:lnTo>
                                  <a:pt x="2758" y="1913"/>
                                </a:lnTo>
                                <a:lnTo>
                                  <a:pt x="2727" y="1978"/>
                                </a:lnTo>
                                <a:lnTo>
                                  <a:pt x="2693" y="2041"/>
                                </a:lnTo>
                                <a:lnTo>
                                  <a:pt x="2656" y="2103"/>
                                </a:lnTo>
                                <a:lnTo>
                                  <a:pt x="2616" y="2162"/>
                                </a:lnTo>
                                <a:lnTo>
                                  <a:pt x="2573" y="2219"/>
                                </a:lnTo>
                                <a:lnTo>
                                  <a:pt x="2527" y="2274"/>
                                </a:lnTo>
                                <a:lnTo>
                                  <a:pt x="2479" y="2326"/>
                                </a:lnTo>
                                <a:lnTo>
                                  <a:pt x="2428" y="2377"/>
                                </a:lnTo>
                                <a:lnTo>
                                  <a:pt x="2375" y="2424"/>
                                </a:lnTo>
                                <a:lnTo>
                                  <a:pt x="2320" y="2469"/>
                                </a:lnTo>
                                <a:lnTo>
                                  <a:pt x="2263" y="2511"/>
                                </a:lnTo>
                                <a:lnTo>
                                  <a:pt x="2203" y="2551"/>
                                </a:lnTo>
                                <a:lnTo>
                                  <a:pt x="2141" y="2587"/>
                                </a:lnTo>
                                <a:lnTo>
                                  <a:pt x="2078" y="2621"/>
                                </a:lnTo>
                                <a:lnTo>
                                  <a:pt x="2013" y="2651"/>
                                </a:lnTo>
                                <a:lnTo>
                                  <a:pt x="1946" y="2679"/>
                                </a:lnTo>
                                <a:lnTo>
                                  <a:pt x="1878" y="2702"/>
                                </a:lnTo>
                                <a:lnTo>
                                  <a:pt x="1808" y="2723"/>
                                </a:lnTo>
                                <a:lnTo>
                                  <a:pt x="1737" y="2740"/>
                                </a:lnTo>
                                <a:lnTo>
                                  <a:pt x="1665" y="2753"/>
                                </a:lnTo>
                                <a:lnTo>
                                  <a:pt x="1591" y="2763"/>
                                </a:lnTo>
                                <a:lnTo>
                                  <a:pt x="1517" y="2769"/>
                                </a:lnTo>
                                <a:lnTo>
                                  <a:pt x="1441" y="2771"/>
                                </a:lnTo>
                                <a:lnTo>
                                  <a:pt x="1365" y="2769"/>
                                </a:lnTo>
                                <a:lnTo>
                                  <a:pt x="1290" y="2763"/>
                                </a:lnTo>
                                <a:lnTo>
                                  <a:pt x="1216" y="2753"/>
                                </a:lnTo>
                                <a:lnTo>
                                  <a:pt x="1143" y="2739"/>
                                </a:lnTo>
                                <a:lnTo>
                                  <a:pt x="1072" y="2722"/>
                                </a:lnTo>
                                <a:lnTo>
                                  <a:pt x="1002" y="2701"/>
                                </a:lnTo>
                                <a:lnTo>
                                  <a:pt x="933" y="2677"/>
                                </a:lnTo>
                                <a:lnTo>
                                  <a:pt x="866" y="2650"/>
                                </a:lnTo>
                                <a:lnTo>
                                  <a:pt x="801" y="2619"/>
                                </a:lnTo>
                                <a:lnTo>
                                  <a:pt x="737" y="2585"/>
                                </a:lnTo>
                                <a:lnTo>
                                  <a:pt x="675" y="2548"/>
                                </a:lnTo>
                                <a:lnTo>
                                  <a:pt x="616" y="2508"/>
                                </a:lnTo>
                                <a:lnTo>
                                  <a:pt x="558" y="2465"/>
                                </a:lnTo>
                                <a:lnTo>
                                  <a:pt x="503" y="2420"/>
                                </a:lnTo>
                                <a:lnTo>
                                  <a:pt x="450" y="2372"/>
                                </a:lnTo>
                                <a:lnTo>
                                  <a:pt x="399" y="2321"/>
                                </a:lnTo>
                                <a:lnTo>
                                  <a:pt x="351" y="2268"/>
                                </a:lnTo>
                                <a:lnTo>
                                  <a:pt x="306" y="2213"/>
                                </a:lnTo>
                                <a:lnTo>
                                  <a:pt x="263" y="2155"/>
                                </a:lnTo>
                                <a:lnTo>
                                  <a:pt x="223" y="2096"/>
                                </a:lnTo>
                                <a:lnTo>
                                  <a:pt x="186" y="2034"/>
                                </a:lnTo>
                                <a:lnTo>
                                  <a:pt x="152" y="1970"/>
                                </a:lnTo>
                                <a:lnTo>
                                  <a:pt x="121" y="1905"/>
                                </a:lnTo>
                                <a:lnTo>
                                  <a:pt x="94" y="1838"/>
                                </a:lnTo>
                                <a:lnTo>
                                  <a:pt x="70" y="1769"/>
                                </a:lnTo>
                                <a:lnTo>
                                  <a:pt x="49" y="1699"/>
                                </a:lnTo>
                                <a:lnTo>
                                  <a:pt x="32" y="1628"/>
                                </a:lnTo>
                                <a:lnTo>
                                  <a:pt x="18" y="1555"/>
                                </a:lnTo>
                                <a:lnTo>
                                  <a:pt x="8" y="1481"/>
                                </a:lnTo>
                                <a:lnTo>
                                  <a:pt x="2" y="1406"/>
                                </a:lnTo>
                                <a:lnTo>
                                  <a:pt x="0" y="1330"/>
                                </a:lnTo>
                                <a:lnTo>
                                  <a:pt x="2" y="1251"/>
                                </a:lnTo>
                                <a:lnTo>
                                  <a:pt x="9" y="1173"/>
                                </a:lnTo>
                                <a:lnTo>
                                  <a:pt x="19" y="1096"/>
                                </a:lnTo>
                                <a:lnTo>
                                  <a:pt x="34" y="1020"/>
                                </a:lnTo>
                                <a:lnTo>
                                  <a:pt x="52" y="945"/>
                                </a:lnTo>
                                <a:lnTo>
                                  <a:pt x="75" y="872"/>
                                </a:lnTo>
                                <a:lnTo>
                                  <a:pt x="101" y="800"/>
                                </a:lnTo>
                                <a:lnTo>
                                  <a:pt x="131" y="730"/>
                                </a:lnTo>
                                <a:lnTo>
                                  <a:pt x="165" y="662"/>
                                </a:lnTo>
                                <a:lnTo>
                                  <a:pt x="202" y="595"/>
                                </a:lnTo>
                                <a:lnTo>
                                  <a:pt x="242" y="531"/>
                                </a:lnTo>
                                <a:lnTo>
                                  <a:pt x="286" y="469"/>
                                </a:lnTo>
                                <a:lnTo>
                                  <a:pt x="333" y="409"/>
                                </a:lnTo>
                                <a:lnTo>
                                  <a:pt x="383" y="352"/>
                                </a:lnTo>
                                <a:lnTo>
                                  <a:pt x="436" y="297"/>
                                </a:lnTo>
                                <a:lnTo>
                                  <a:pt x="493" y="245"/>
                                </a:lnTo>
                                <a:lnTo>
                                  <a:pt x="552" y="196"/>
                                </a:lnTo>
                                <a:lnTo>
                                  <a:pt x="613" y="150"/>
                                </a:lnTo>
                                <a:lnTo>
                                  <a:pt x="678" y="108"/>
                                </a:lnTo>
                                <a:lnTo>
                                  <a:pt x="745" y="68"/>
                                </a:lnTo>
                                <a:lnTo>
                                  <a:pt x="814" y="32"/>
                                </a:lnTo>
                                <a:lnTo>
                                  <a:pt x="886" y="0"/>
                                </a:lnTo>
                                <a:lnTo>
                                  <a:pt x="1441" y="1330"/>
                                </a:lnTo>
                                <a:close/>
                              </a:path>
                            </a:pathLst>
                          </a:custGeom>
                          <a:noFill/>
                          <a:ln w="14122" cap="flat" cmpd="sng">
                            <a:solidFill>
                              <a:srgbClr val="FFFFFF"/>
                            </a:solidFill>
                            <a:prstDash val="solid"/>
                            <a:headEnd type="none" w="med" len="med"/>
                            <a:tailEnd type="none" w="med" len="med"/>
                          </a:ln>
                        </wps:spPr>
                        <wps:bodyPr upright="1"/>
                      </wps:wsp>
                      <wps:wsp>
                        <wps:cNvPr id="583" name="任意多边形 437"/>
                        <wps:cNvSpPr/>
                        <wps:spPr>
                          <a:xfrm>
                            <a:off x="4692" y="1179"/>
                            <a:ext cx="1440" cy="1416"/>
                          </a:xfrm>
                          <a:custGeom>
                            <a:avLst/>
                            <a:gdLst/>
                            <a:ahLst/>
                            <a:cxnLst/>
                            <a:pathLst>
                              <a:path w="1440" h="1416">
                                <a:moveTo>
                                  <a:pt x="1167" y="0"/>
                                </a:moveTo>
                                <a:lnTo>
                                  <a:pt x="1088" y="17"/>
                                </a:lnTo>
                                <a:lnTo>
                                  <a:pt x="1011" y="39"/>
                                </a:lnTo>
                                <a:lnTo>
                                  <a:pt x="935" y="65"/>
                                </a:lnTo>
                                <a:lnTo>
                                  <a:pt x="861" y="95"/>
                                </a:lnTo>
                                <a:lnTo>
                                  <a:pt x="790" y="128"/>
                                </a:lnTo>
                                <a:lnTo>
                                  <a:pt x="720" y="166"/>
                                </a:lnTo>
                                <a:lnTo>
                                  <a:pt x="652" y="208"/>
                                </a:lnTo>
                                <a:lnTo>
                                  <a:pt x="586" y="253"/>
                                </a:lnTo>
                                <a:lnTo>
                                  <a:pt x="523" y="302"/>
                                </a:lnTo>
                                <a:lnTo>
                                  <a:pt x="463" y="354"/>
                                </a:lnTo>
                                <a:lnTo>
                                  <a:pt x="406" y="410"/>
                                </a:lnTo>
                                <a:lnTo>
                                  <a:pt x="351" y="470"/>
                                </a:lnTo>
                                <a:lnTo>
                                  <a:pt x="300" y="532"/>
                                </a:lnTo>
                                <a:lnTo>
                                  <a:pt x="253" y="596"/>
                                </a:lnTo>
                                <a:lnTo>
                                  <a:pt x="210" y="663"/>
                                </a:lnTo>
                                <a:lnTo>
                                  <a:pt x="170" y="732"/>
                                </a:lnTo>
                                <a:lnTo>
                                  <a:pt x="134" y="804"/>
                                </a:lnTo>
                                <a:lnTo>
                                  <a:pt x="102" y="876"/>
                                </a:lnTo>
                                <a:lnTo>
                                  <a:pt x="75" y="951"/>
                                </a:lnTo>
                                <a:lnTo>
                                  <a:pt x="51" y="1027"/>
                                </a:lnTo>
                                <a:lnTo>
                                  <a:pt x="32" y="1104"/>
                                </a:lnTo>
                                <a:lnTo>
                                  <a:pt x="17" y="1183"/>
                                </a:lnTo>
                                <a:lnTo>
                                  <a:pt x="6" y="1262"/>
                                </a:lnTo>
                                <a:lnTo>
                                  <a:pt x="0" y="1342"/>
                                </a:lnTo>
                                <a:lnTo>
                                  <a:pt x="1439" y="1415"/>
                                </a:lnTo>
                                <a:lnTo>
                                  <a:pt x="1167" y="0"/>
                                </a:lnTo>
                                <a:close/>
                              </a:path>
                            </a:pathLst>
                          </a:custGeom>
                          <a:solidFill>
                            <a:srgbClr val="66BEFF"/>
                          </a:solidFill>
                          <a:ln>
                            <a:noFill/>
                          </a:ln>
                        </wps:spPr>
                        <wps:bodyPr upright="1"/>
                      </wps:wsp>
                      <wps:wsp>
                        <wps:cNvPr id="584" name="任意多边形 438"/>
                        <wps:cNvSpPr/>
                        <wps:spPr>
                          <a:xfrm>
                            <a:off x="4692" y="1179"/>
                            <a:ext cx="1440" cy="1416"/>
                          </a:xfrm>
                          <a:custGeom>
                            <a:avLst/>
                            <a:gdLst/>
                            <a:ahLst/>
                            <a:cxnLst/>
                            <a:pathLst>
                              <a:path w="1440" h="1416">
                                <a:moveTo>
                                  <a:pt x="1439" y="1415"/>
                                </a:moveTo>
                                <a:lnTo>
                                  <a:pt x="0" y="1342"/>
                                </a:lnTo>
                                <a:lnTo>
                                  <a:pt x="6" y="1262"/>
                                </a:lnTo>
                                <a:lnTo>
                                  <a:pt x="17" y="1183"/>
                                </a:lnTo>
                                <a:lnTo>
                                  <a:pt x="32" y="1104"/>
                                </a:lnTo>
                                <a:lnTo>
                                  <a:pt x="51" y="1027"/>
                                </a:lnTo>
                                <a:lnTo>
                                  <a:pt x="75" y="951"/>
                                </a:lnTo>
                                <a:lnTo>
                                  <a:pt x="102" y="876"/>
                                </a:lnTo>
                                <a:lnTo>
                                  <a:pt x="134" y="804"/>
                                </a:lnTo>
                                <a:lnTo>
                                  <a:pt x="170" y="732"/>
                                </a:lnTo>
                                <a:lnTo>
                                  <a:pt x="210" y="663"/>
                                </a:lnTo>
                                <a:lnTo>
                                  <a:pt x="253" y="596"/>
                                </a:lnTo>
                                <a:lnTo>
                                  <a:pt x="300" y="532"/>
                                </a:lnTo>
                                <a:lnTo>
                                  <a:pt x="351" y="470"/>
                                </a:lnTo>
                                <a:lnTo>
                                  <a:pt x="406" y="410"/>
                                </a:lnTo>
                                <a:lnTo>
                                  <a:pt x="463" y="354"/>
                                </a:lnTo>
                                <a:lnTo>
                                  <a:pt x="523" y="302"/>
                                </a:lnTo>
                                <a:lnTo>
                                  <a:pt x="586" y="253"/>
                                </a:lnTo>
                                <a:lnTo>
                                  <a:pt x="652" y="208"/>
                                </a:lnTo>
                                <a:lnTo>
                                  <a:pt x="720" y="166"/>
                                </a:lnTo>
                                <a:lnTo>
                                  <a:pt x="790" y="128"/>
                                </a:lnTo>
                                <a:lnTo>
                                  <a:pt x="861" y="95"/>
                                </a:lnTo>
                                <a:lnTo>
                                  <a:pt x="935" y="65"/>
                                </a:lnTo>
                                <a:lnTo>
                                  <a:pt x="1011" y="39"/>
                                </a:lnTo>
                                <a:lnTo>
                                  <a:pt x="1088" y="17"/>
                                </a:lnTo>
                                <a:lnTo>
                                  <a:pt x="1167" y="0"/>
                                </a:lnTo>
                                <a:lnTo>
                                  <a:pt x="1439" y="1415"/>
                                </a:lnTo>
                                <a:close/>
                              </a:path>
                            </a:pathLst>
                          </a:custGeom>
                          <a:noFill/>
                          <a:ln w="14122" cap="flat" cmpd="sng">
                            <a:solidFill>
                              <a:srgbClr val="FFFFFF"/>
                            </a:solidFill>
                            <a:prstDash val="solid"/>
                            <a:headEnd type="none" w="med" len="med"/>
                            <a:tailEnd type="none" w="med" len="med"/>
                          </a:ln>
                        </wps:spPr>
                        <wps:bodyPr upright="1"/>
                      </wps:wsp>
                      <wps:wsp>
                        <wps:cNvPr id="585" name="任意多边形 439"/>
                        <wps:cNvSpPr/>
                        <wps:spPr>
                          <a:xfrm>
                            <a:off x="5759" y="1153"/>
                            <a:ext cx="373" cy="1442"/>
                          </a:xfrm>
                          <a:custGeom>
                            <a:avLst/>
                            <a:gdLst/>
                            <a:ahLst/>
                            <a:cxnLst/>
                            <a:pathLst>
                              <a:path w="373" h="1442">
                                <a:moveTo>
                                  <a:pt x="373" y="0"/>
                                </a:moveTo>
                                <a:lnTo>
                                  <a:pt x="279" y="3"/>
                                </a:lnTo>
                                <a:lnTo>
                                  <a:pt x="185" y="12"/>
                                </a:lnTo>
                                <a:lnTo>
                                  <a:pt x="92" y="27"/>
                                </a:lnTo>
                                <a:lnTo>
                                  <a:pt x="0" y="49"/>
                                </a:lnTo>
                                <a:lnTo>
                                  <a:pt x="373" y="1441"/>
                                </a:lnTo>
                                <a:lnTo>
                                  <a:pt x="373" y="0"/>
                                </a:lnTo>
                                <a:close/>
                              </a:path>
                            </a:pathLst>
                          </a:custGeom>
                          <a:solidFill>
                            <a:srgbClr val="C4E6FF"/>
                          </a:solidFill>
                          <a:ln>
                            <a:noFill/>
                          </a:ln>
                        </wps:spPr>
                        <wps:bodyPr upright="1"/>
                      </wps:wsp>
                      <wps:wsp>
                        <wps:cNvPr id="586" name="任意多边形 440"/>
                        <wps:cNvSpPr/>
                        <wps:spPr>
                          <a:xfrm>
                            <a:off x="5759" y="1153"/>
                            <a:ext cx="373" cy="1442"/>
                          </a:xfrm>
                          <a:custGeom>
                            <a:avLst/>
                            <a:gdLst/>
                            <a:ahLst/>
                            <a:cxnLst/>
                            <a:pathLst>
                              <a:path w="373" h="1442">
                                <a:moveTo>
                                  <a:pt x="373" y="1441"/>
                                </a:moveTo>
                                <a:lnTo>
                                  <a:pt x="0" y="49"/>
                                </a:lnTo>
                                <a:lnTo>
                                  <a:pt x="46" y="37"/>
                                </a:lnTo>
                                <a:lnTo>
                                  <a:pt x="92" y="27"/>
                                </a:lnTo>
                                <a:lnTo>
                                  <a:pt x="185" y="12"/>
                                </a:lnTo>
                                <a:lnTo>
                                  <a:pt x="279" y="3"/>
                                </a:lnTo>
                                <a:lnTo>
                                  <a:pt x="373" y="0"/>
                                </a:lnTo>
                                <a:lnTo>
                                  <a:pt x="373" y="1441"/>
                                </a:lnTo>
                                <a:close/>
                              </a:path>
                            </a:pathLst>
                          </a:custGeom>
                          <a:noFill/>
                          <a:ln w="14122" cap="flat" cmpd="sng">
                            <a:solidFill>
                              <a:srgbClr val="FFFFFF"/>
                            </a:solidFill>
                            <a:prstDash val="solid"/>
                            <a:headEnd type="none" w="med" len="med"/>
                            <a:tailEnd type="none" w="med" len="med"/>
                          </a:ln>
                        </wps:spPr>
                        <wps:bodyPr upright="1"/>
                      </wps:wsp>
                      <wps:wsp>
                        <wps:cNvPr id="587" name="任意多边形 441"/>
                        <wps:cNvSpPr/>
                        <wps:spPr>
                          <a:xfrm>
                            <a:off x="5159" y="1614"/>
                            <a:ext cx="1946" cy="1946"/>
                          </a:xfrm>
                          <a:custGeom>
                            <a:avLst/>
                            <a:gdLst/>
                            <a:ahLst/>
                            <a:cxnLst/>
                            <a:pathLst>
                              <a:path w="1946" h="1946">
                                <a:moveTo>
                                  <a:pt x="973" y="0"/>
                                </a:moveTo>
                                <a:lnTo>
                                  <a:pt x="897" y="3"/>
                                </a:lnTo>
                                <a:lnTo>
                                  <a:pt x="823" y="11"/>
                                </a:lnTo>
                                <a:lnTo>
                                  <a:pt x="750" y="26"/>
                                </a:lnTo>
                                <a:lnTo>
                                  <a:pt x="680" y="45"/>
                                </a:lnTo>
                                <a:lnTo>
                                  <a:pt x="611" y="69"/>
                                </a:lnTo>
                                <a:lnTo>
                                  <a:pt x="545" y="99"/>
                                </a:lnTo>
                                <a:lnTo>
                                  <a:pt x="482" y="133"/>
                                </a:lnTo>
                                <a:lnTo>
                                  <a:pt x="422" y="171"/>
                                </a:lnTo>
                                <a:lnTo>
                                  <a:pt x="365" y="214"/>
                                </a:lnTo>
                                <a:lnTo>
                                  <a:pt x="311" y="260"/>
                                </a:lnTo>
                                <a:lnTo>
                                  <a:pt x="261" y="310"/>
                                </a:lnTo>
                                <a:lnTo>
                                  <a:pt x="214" y="364"/>
                                </a:lnTo>
                                <a:lnTo>
                                  <a:pt x="172" y="421"/>
                                </a:lnTo>
                                <a:lnTo>
                                  <a:pt x="133" y="482"/>
                                </a:lnTo>
                                <a:lnTo>
                                  <a:pt x="99" y="545"/>
                                </a:lnTo>
                                <a:lnTo>
                                  <a:pt x="70" y="611"/>
                                </a:lnTo>
                                <a:lnTo>
                                  <a:pt x="46" y="679"/>
                                </a:lnTo>
                                <a:lnTo>
                                  <a:pt x="26" y="750"/>
                                </a:lnTo>
                                <a:lnTo>
                                  <a:pt x="12" y="822"/>
                                </a:lnTo>
                                <a:lnTo>
                                  <a:pt x="3" y="897"/>
                                </a:lnTo>
                                <a:lnTo>
                                  <a:pt x="0" y="973"/>
                                </a:lnTo>
                                <a:lnTo>
                                  <a:pt x="3" y="1049"/>
                                </a:lnTo>
                                <a:lnTo>
                                  <a:pt x="12" y="1123"/>
                                </a:lnTo>
                                <a:lnTo>
                                  <a:pt x="26" y="1196"/>
                                </a:lnTo>
                                <a:lnTo>
                                  <a:pt x="46" y="1266"/>
                                </a:lnTo>
                                <a:lnTo>
                                  <a:pt x="70" y="1335"/>
                                </a:lnTo>
                                <a:lnTo>
                                  <a:pt x="99" y="1400"/>
                                </a:lnTo>
                                <a:lnTo>
                                  <a:pt x="133" y="1464"/>
                                </a:lnTo>
                                <a:lnTo>
                                  <a:pt x="172" y="1524"/>
                                </a:lnTo>
                                <a:lnTo>
                                  <a:pt x="214" y="1581"/>
                                </a:lnTo>
                                <a:lnTo>
                                  <a:pt x="261" y="1635"/>
                                </a:lnTo>
                                <a:lnTo>
                                  <a:pt x="311" y="1685"/>
                                </a:lnTo>
                                <a:lnTo>
                                  <a:pt x="365" y="1732"/>
                                </a:lnTo>
                                <a:lnTo>
                                  <a:pt x="422" y="1774"/>
                                </a:lnTo>
                                <a:lnTo>
                                  <a:pt x="482" y="1813"/>
                                </a:lnTo>
                                <a:lnTo>
                                  <a:pt x="545" y="1847"/>
                                </a:lnTo>
                                <a:lnTo>
                                  <a:pt x="611" y="1876"/>
                                </a:lnTo>
                                <a:lnTo>
                                  <a:pt x="680" y="1900"/>
                                </a:lnTo>
                                <a:lnTo>
                                  <a:pt x="750" y="1920"/>
                                </a:lnTo>
                                <a:lnTo>
                                  <a:pt x="823" y="1934"/>
                                </a:lnTo>
                                <a:lnTo>
                                  <a:pt x="897" y="1943"/>
                                </a:lnTo>
                                <a:lnTo>
                                  <a:pt x="973" y="1945"/>
                                </a:lnTo>
                                <a:lnTo>
                                  <a:pt x="1049" y="1943"/>
                                </a:lnTo>
                                <a:lnTo>
                                  <a:pt x="1124" y="1934"/>
                                </a:lnTo>
                                <a:lnTo>
                                  <a:pt x="1196" y="1920"/>
                                </a:lnTo>
                                <a:lnTo>
                                  <a:pt x="1267" y="1900"/>
                                </a:lnTo>
                                <a:lnTo>
                                  <a:pt x="1335" y="1876"/>
                                </a:lnTo>
                                <a:lnTo>
                                  <a:pt x="1401" y="1847"/>
                                </a:lnTo>
                                <a:lnTo>
                                  <a:pt x="1464" y="1813"/>
                                </a:lnTo>
                                <a:lnTo>
                                  <a:pt x="1524" y="1774"/>
                                </a:lnTo>
                                <a:lnTo>
                                  <a:pt x="1582" y="1732"/>
                                </a:lnTo>
                                <a:lnTo>
                                  <a:pt x="1635" y="1685"/>
                                </a:lnTo>
                                <a:lnTo>
                                  <a:pt x="1686" y="1635"/>
                                </a:lnTo>
                                <a:lnTo>
                                  <a:pt x="1732" y="1581"/>
                                </a:lnTo>
                                <a:lnTo>
                                  <a:pt x="1775" y="1524"/>
                                </a:lnTo>
                                <a:lnTo>
                                  <a:pt x="1813" y="1464"/>
                                </a:lnTo>
                                <a:lnTo>
                                  <a:pt x="1847" y="1400"/>
                                </a:lnTo>
                                <a:lnTo>
                                  <a:pt x="1876" y="1335"/>
                                </a:lnTo>
                                <a:lnTo>
                                  <a:pt x="1901" y="1266"/>
                                </a:lnTo>
                                <a:lnTo>
                                  <a:pt x="1920" y="1196"/>
                                </a:lnTo>
                                <a:lnTo>
                                  <a:pt x="1934" y="1123"/>
                                </a:lnTo>
                                <a:lnTo>
                                  <a:pt x="1943" y="1049"/>
                                </a:lnTo>
                                <a:lnTo>
                                  <a:pt x="1946" y="973"/>
                                </a:lnTo>
                                <a:lnTo>
                                  <a:pt x="1943" y="897"/>
                                </a:lnTo>
                                <a:lnTo>
                                  <a:pt x="1934" y="822"/>
                                </a:lnTo>
                                <a:lnTo>
                                  <a:pt x="1920" y="750"/>
                                </a:lnTo>
                                <a:lnTo>
                                  <a:pt x="1901" y="679"/>
                                </a:lnTo>
                                <a:lnTo>
                                  <a:pt x="1876" y="611"/>
                                </a:lnTo>
                                <a:lnTo>
                                  <a:pt x="1847" y="545"/>
                                </a:lnTo>
                                <a:lnTo>
                                  <a:pt x="1813" y="482"/>
                                </a:lnTo>
                                <a:lnTo>
                                  <a:pt x="1775" y="421"/>
                                </a:lnTo>
                                <a:lnTo>
                                  <a:pt x="1732" y="364"/>
                                </a:lnTo>
                                <a:lnTo>
                                  <a:pt x="1686" y="310"/>
                                </a:lnTo>
                                <a:lnTo>
                                  <a:pt x="1635" y="260"/>
                                </a:lnTo>
                                <a:lnTo>
                                  <a:pt x="1582" y="214"/>
                                </a:lnTo>
                                <a:lnTo>
                                  <a:pt x="1524" y="171"/>
                                </a:lnTo>
                                <a:lnTo>
                                  <a:pt x="1464" y="133"/>
                                </a:lnTo>
                                <a:lnTo>
                                  <a:pt x="1401" y="99"/>
                                </a:lnTo>
                                <a:lnTo>
                                  <a:pt x="1335" y="69"/>
                                </a:lnTo>
                                <a:lnTo>
                                  <a:pt x="1267" y="45"/>
                                </a:lnTo>
                                <a:lnTo>
                                  <a:pt x="1196" y="26"/>
                                </a:lnTo>
                                <a:lnTo>
                                  <a:pt x="1124" y="11"/>
                                </a:lnTo>
                                <a:lnTo>
                                  <a:pt x="1049" y="3"/>
                                </a:lnTo>
                                <a:lnTo>
                                  <a:pt x="973"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234pt;margin-top:57.15pt;height:145.25pt;width:145.1pt;mso-position-horizontal-relative:page;z-index:251749376;mso-width-relative:page;mso-height-relative:page;" coordorigin="4680,1143" coordsize="2902,2905" o:gfxdata="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">
                <o:lock v:ext="edit" aspectratio="f"/>
                <v:shape id="任意多边形 434" o:spid="_x0000_s1026" o:spt="100" style="position:absolute;left:4951;top:1153;height:2883;width:2622;" fillcolor="#00539F" filled="t" stroked="f" coordsize="2622,2883" o:gfxdata="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18KL7sAAADc&#10;AAAADwAAAAAAAAABACAAAAAiAAAAZHJzL2Rvd25yZXYueG1sUEsBAhQAFAAAAAgAh07iQDMvBZ47&#10;AAAAOQAAABAAAAAAAAAAAQAgAAAACgEAAGRycy9zaGFwZXhtbC54bWxQSwUGAAAAAAYABgBbAQAA&#10;tAMAAAAA&#10;" path="m1181,0l1134,0,1181,1441,0,2267,47,2330,96,2389,149,2446,204,2500,262,2550,322,2597,384,2641,449,2682,516,2719,584,2752,654,2782,726,2808,799,2830,874,2849,949,2863,1026,2873,1103,2880,1181,2882,1257,2880,1332,2874,1406,2864,1479,2850,1551,2833,1621,2812,1689,2788,1756,2761,1822,2730,1885,2696,1947,2659,2007,2619,2064,2576,2120,2531,2173,2483,2223,2432,2271,2379,2317,2324,2359,2266,2399,2207,2436,2145,2470,2081,2501,2016,2529,1949,2553,1880,2574,1810,2591,1739,2604,1666,2614,1592,2620,1517,2622,1441,2620,1365,2614,1290,2604,1216,2591,1143,2574,1071,2553,1001,2529,933,2501,865,2470,800,2436,737,2399,675,2359,615,2317,558,2271,502,2223,449,2173,399,2120,351,2064,305,2007,262,1947,223,1885,186,1822,152,1756,121,1689,93,1621,69,1551,48,1479,31,1406,17,1332,8,1257,2,1181,0xe">
                  <v:fill on="t" focussize="0,0"/>
                  <v:stroke on="f"/>
                  <v:imagedata o:title=""/>
                  <o:lock v:ext="edit" aspectratio="f"/>
                </v:shape>
                <v:shape id="任意多边形 435" o:spid="_x0000_s1026" o:spt="100" style="position:absolute;left:4691;top:1264;height:2771;width:2880;" fillcolor="#0093FF" filled="t" stroked="f" coordsize="2880,2771" o:gfxdata="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sRTr4A&#10;AADcAAAADwAAAAAAAAABACAAAAAiAAAAZHJzL2Rvd25yZXYueG1sUEsBAhQAFAAAAAgAh07iQDMv&#10;BZ47AAAAOQAAABAAAAAAAAAAAQAgAAAADQEAAGRycy9zaGFwZXhtbC54bWxQSwUGAAAAAAYABgBb&#10;AQAAtwMAAAAA&#10;" path="m886,0l814,32,745,68,678,108,613,150,552,196,493,245,436,297,383,352,333,409,286,469,242,531,202,595,165,662,131,730,101,800,75,872,52,945,34,1020,19,1096,9,1173,2,1251,0,1330,2,1406,8,1481,18,1555,32,1628,49,1699,70,1769,94,1838,121,1905,152,1970,186,2034,223,2096,263,2155,306,2213,351,2268,399,2321,450,2372,503,2420,558,2465,616,2508,675,2548,737,2585,801,2619,866,2650,933,2677,1002,2701,1072,2722,1143,2739,1216,2753,1290,2763,1365,2769,1441,2771,1517,2769,1591,2763,1665,2753,1737,2740,1808,2723,1878,2702,1946,2679,2013,2651,2078,2621,2141,2587,2203,2551,2263,2511,2320,2469,2375,2424,2428,2377,2479,2326,2527,2274,2573,2219,2616,2162,2656,2103,2693,2041,2727,1978,2758,1913,2786,1846,2810,1778,2832,1708,2849,1636,2863,1564,2873,1489,2880,1414,1441,1330,886,0xe">
                  <v:fill on="t" focussize="0,0"/>
                  <v:stroke on="f"/>
                  <v:imagedata o:title=""/>
                  <o:lock v:ext="edit" aspectratio="f"/>
                </v:shape>
                <v:shape id="任意多边形 436" o:spid="_x0000_s1026" o:spt="100" style="position:absolute;left:4691;top:1264;height:2771;width:2880;" filled="f" stroked="t" coordsize="2880,2771" o:gfxdata="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en8L4A&#10;AADcAAAADwAAAAAAAAABACAAAAAiAAAAZHJzL2Rvd25yZXYueG1sUEsBAhQAFAAAAAgAh07iQDMv&#10;BZ47AAAAOQAAABAAAAAAAAAAAQAgAAAADQEAAGRycy9zaGFwZXhtbC54bWxQSwUGAAAAAAYABgBb&#10;AQAAtwMAAAAA&#10;" path="m1441,1330l2880,1414,2873,1489,2863,1564,2849,1636,2832,1708,2810,1778,2786,1846,2758,1913,2727,1978,2693,2041,2656,2103,2616,2162,2573,2219,2527,2274,2479,2326,2428,2377,2375,2424,2320,2469,2263,2511,2203,2551,2141,2587,2078,2621,2013,2651,1946,2679,1878,2702,1808,2723,1737,2740,1665,2753,1591,2763,1517,2769,1441,2771,1365,2769,1290,2763,1216,2753,1143,2739,1072,2722,1002,2701,933,2677,866,2650,801,2619,737,2585,675,2548,616,2508,558,2465,503,2420,450,2372,399,2321,351,2268,306,2213,263,2155,223,2096,186,2034,152,1970,121,1905,94,1838,70,1769,49,1699,32,1628,18,1555,8,1481,2,1406,0,1330,2,1251,9,1173,19,1096,34,1020,52,945,75,872,101,800,131,730,165,662,202,595,242,531,286,469,333,409,383,352,436,297,493,245,552,196,613,150,678,108,745,68,814,32,886,0,1441,1330xe">
                  <v:fill on="f" focussize="0,0"/>
                  <v:stroke weight="1.11196850393701pt" color="#FFFFFF" joinstyle="round"/>
                  <v:imagedata o:title=""/>
                  <o:lock v:ext="edit" aspectratio="f"/>
                </v:shape>
                <v:shape id="任意多边形 437" o:spid="_x0000_s1026" o:spt="100" style="position:absolute;left:4692;top:1179;height:1416;width:1440;" fillcolor="#66BEFF" filled="t" stroked="f" coordsize="1440,1416" o:gfxdata="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w36sr4A&#10;AADcAAAADwAAAAAAAAABACAAAAAiAAAAZHJzL2Rvd25yZXYueG1sUEsBAhQAFAAAAAgAh07iQDMv&#10;BZ47AAAAOQAAABAAAAAAAAAAAQAgAAAADQEAAGRycy9zaGFwZXhtbC54bWxQSwUGAAAAAAYABgBb&#10;AQAAtwMAAAAA&#10;" path="m1167,0l1088,17,1011,39,935,65,861,95,790,128,720,166,652,208,586,253,523,302,463,354,406,410,351,470,300,532,253,596,210,663,170,732,134,804,102,876,75,951,51,1027,32,1104,17,1183,6,1262,0,1342,1439,1415,1167,0xe">
                  <v:fill on="t" focussize="0,0"/>
                  <v:stroke on="f"/>
                  <v:imagedata o:title=""/>
                  <o:lock v:ext="edit" aspectratio="f"/>
                </v:shape>
                <v:shape id="任意多边形 438" o:spid="_x0000_s1026" o:spt="100" style="position:absolute;left:4692;top:1179;height:1416;width:1440;" filled="f" stroked="t" coordsize="1440,1416" o:gfxdata="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69Rca/&#10;AAAA3AAAAA8AAAAAAAAAAQAgAAAAIgAAAGRycy9kb3ducmV2LnhtbFBLAQIUABQAAAAIAIdO4kAz&#10;LwWeOwAAADkAAAAQAAAAAAAAAAEAIAAAAA4BAABkcnMvc2hhcGV4bWwueG1sUEsFBgAAAAAGAAYA&#10;WwEAALgDAAAAAA==&#10;" path="m1439,1415l0,1342,6,1262,17,1183,32,1104,51,1027,75,951,102,876,134,804,170,732,210,663,253,596,300,532,351,470,406,410,463,354,523,302,586,253,652,208,720,166,790,128,861,95,935,65,1011,39,1088,17,1167,0,1439,1415xe">
                  <v:fill on="f" focussize="0,0"/>
                  <v:stroke weight="1.11196850393701pt" color="#FFFFFF" joinstyle="round"/>
                  <v:imagedata o:title=""/>
                  <o:lock v:ext="edit" aspectratio="f"/>
                </v:shape>
                <v:shape id="任意多边形 439" o:spid="_x0000_s1026" o:spt="100" style="position:absolute;left:5759;top:1153;height:1442;width:373;" fillcolor="#C4E6FF" filled="t" stroked="f" coordsize="373,1442" o:gfxdata="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oln6/&#10;AAAA3AAAAA8AAAAAAAAAAQAgAAAAIgAAAGRycy9kb3ducmV2LnhtbFBLAQIUABQAAAAIAIdO4kAz&#10;LwWeOwAAADkAAAAQAAAAAAAAAAEAIAAAAA4BAABkcnMvc2hhcGV4bWwueG1sUEsFBgAAAAAGAAYA&#10;WwEAALgDAAAAAA==&#10;" path="m373,0l279,3,185,12,92,27,0,49,373,1441,373,0xe">
                  <v:fill on="t" focussize="0,0"/>
                  <v:stroke on="f"/>
                  <v:imagedata o:title=""/>
                  <o:lock v:ext="edit" aspectratio="f"/>
                </v:shape>
                <v:shape id="任意多边形 440" o:spid="_x0000_s1026" o:spt="100" style="position:absolute;left:5759;top:1153;height:1442;width:373;" filled="f" stroked="t" coordsize="373,1442" o:gfxdata="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Oue7L4A&#10;AADcAAAADwAAAAAAAAABACAAAAAiAAAAZHJzL2Rvd25yZXYueG1sUEsBAhQAFAAAAAgAh07iQDMv&#10;BZ47AAAAOQAAABAAAAAAAAAAAQAgAAAADQEAAGRycy9zaGFwZXhtbC54bWxQSwUGAAAAAAYABgBb&#10;AQAAtwMAAAAA&#10;" path="m373,1441l0,49,46,37,92,27,185,12,279,3,373,0,373,1441xe">
                  <v:fill on="f" focussize="0,0"/>
                  <v:stroke weight="1.11196850393701pt" color="#FFFFFF" joinstyle="round"/>
                  <v:imagedata o:title=""/>
                  <o:lock v:ext="edit" aspectratio="f"/>
                </v:shape>
                <v:shape id="任意多边形 441" o:spid="_x0000_s1026" o:spt="100" style="position:absolute;left:5159;top:1614;height:1946;width:1946;" fillcolor="#FFFFFF" filled="t" stroked="f" coordsize="1946,1946" o:gfxdata="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5j4+8AAAA&#10;3AAAAA8AAAAAAAAAAQAgAAAAIgAAAGRycy9kb3ducmV2LnhtbFBLAQIUABQAAAAIAIdO4kAzLwWe&#10;OwAAADkAAAAQAAAAAAAAAAEAIAAAAAsBAABkcnMvc2hhcGV4bWwueG1sUEsFBgAAAAAGAAYAWwEA&#10;ALUDAAAAAA==&#10;" path="m973,0l897,3,823,11,750,26,680,45,611,69,545,99,482,133,422,171,365,214,311,260,261,310,214,364,172,421,133,482,99,545,70,611,46,679,26,750,12,822,3,897,0,973,3,1049,12,1123,26,1196,46,1266,70,1335,99,1400,133,1464,172,1524,214,1581,261,1635,311,1685,365,1732,422,1774,482,1813,545,1847,611,1876,680,1900,750,1920,823,1934,897,1943,973,1945,1049,1943,1124,1934,1196,1920,1267,1900,1335,1876,1401,1847,1464,1813,1524,1774,1582,1732,1635,1685,1686,1635,1732,1581,1775,1524,1813,1464,1847,1400,1876,1335,1901,1266,1920,1196,1934,1123,1943,1049,1946,973,1943,897,1934,822,1920,750,1901,679,1876,611,1847,545,1813,482,1775,421,1732,364,1686,310,1635,260,1582,214,1524,171,1464,133,1401,99,1335,69,1267,45,1196,26,1124,11,1049,3,973,0xe">
                  <v:fill on="t" focussize="0,0"/>
                  <v:stroke on="f"/>
                  <v:imagedata o:title=""/>
                  <o:lock v:ext="edit" aspectratio="f"/>
                </v:shape>
              </v:group>
            </w:pict>
          </mc:Fallback>
        </mc:AlternateContent>
      </w:r>
      <w:r>
        <mc:AlternateContent>
          <mc:Choice Requires="wps">
            <w:drawing>
              <wp:anchor distT="0" distB="0" distL="114300" distR="114300" simplePos="0" relativeHeight="251753472" behindDoc="0" locked="0" layoutInCell="1" allowOverlap="1">
                <wp:simplePos x="0" y="0"/>
                <wp:positionH relativeFrom="page">
                  <wp:posOffset>2978785</wp:posOffset>
                </wp:positionH>
                <wp:positionV relativeFrom="paragraph">
                  <wp:posOffset>223520</wp:posOffset>
                </wp:positionV>
                <wp:extent cx="3887470" cy="376555"/>
                <wp:effectExtent l="0" t="0" r="11430" b="4445"/>
                <wp:wrapNone/>
                <wp:docPr id="588" name="文本框 588"/>
                <wp:cNvGraphicFramePr/>
                <a:graphic xmlns:a="http://schemas.openxmlformats.org/drawingml/2006/main">
                  <a:graphicData uri="http://schemas.microsoft.com/office/word/2010/wordprocessingShape">
                    <wps:wsp>
                      <wps:cNvSpPr txBox="1"/>
                      <wps:spPr>
                        <a:xfrm>
                          <a:off x="0" y="0"/>
                          <a:ext cx="3887470" cy="376555"/>
                        </a:xfrm>
                        <a:prstGeom prst="rect">
                          <a:avLst/>
                        </a:prstGeom>
                        <a:solidFill>
                          <a:srgbClr val="EEF3F8"/>
                        </a:solidFill>
                        <a:ln>
                          <a:noFill/>
                        </a:ln>
                      </wps:spPr>
                      <wps:txbx>
                        <w:txbxContent>
                          <w:p>
                            <w:pPr>
                              <w:rPr>
                                <w:rFonts w:ascii="Verdana"/>
                                <w:i/>
                                <w:color w:val="000000"/>
                                <w:sz w:val="17"/>
                                <w:lang w:eastAsia="zh-CN"/>
                              </w:rPr>
                            </w:pPr>
                            <w:r>
                              <w:rPr>
                                <w:rFonts w:ascii="微软雅黑" w:eastAsia="微软雅黑" w:cs="微软雅黑"/>
                                <w:i/>
                                <w:color w:val="454C5B"/>
                                <w:w w:val="90"/>
                                <w:sz w:val="17"/>
                                <w:lang w:eastAsia="zh-CN"/>
                              </w:rPr>
                              <w:t>您的组织是</w:t>
                            </w:r>
                            <w:r>
                              <w:rPr>
                                <w:rFonts w:ascii="微软雅黑" w:eastAsia="微软雅黑" w:cs="微软雅黑"/>
                                <w:i/>
                                <w:color w:val="454C5B"/>
                                <w:spacing w:val="-2"/>
                                <w:w w:val="90"/>
                                <w:sz w:val="17"/>
                                <w:lang w:eastAsia="zh-CN"/>
                              </w:rPr>
                              <w:t>否正在</w:t>
                            </w:r>
                            <w:r>
                              <w:rPr>
                                <w:rFonts w:hint="eastAsia" w:ascii="微软雅黑" w:eastAsia="微软雅黑" w:cs="微软雅黑"/>
                                <w:i/>
                                <w:color w:val="454C5B"/>
                                <w:w w:val="90"/>
                                <w:sz w:val="17"/>
                                <w:lang w:val="en-US" w:eastAsia="zh-CN"/>
                              </w:rPr>
                              <w:t>实施</w:t>
                            </w:r>
                            <w:r>
                              <w:rPr>
                                <w:rFonts w:ascii="微软雅黑" w:eastAsia="微软雅黑" w:cs="微软雅黑"/>
                                <w:i/>
                                <w:color w:val="454C5B"/>
                                <w:w w:val="90"/>
                                <w:sz w:val="17"/>
                                <w:lang w:eastAsia="zh-CN"/>
                              </w:rPr>
                              <w:t>或计划</w:t>
                            </w:r>
                            <w:r>
                              <w:rPr>
                                <w:rFonts w:hint="eastAsia" w:ascii="微软雅黑" w:eastAsia="微软雅黑" w:cs="微软雅黑"/>
                                <w:i/>
                                <w:color w:val="454C5B"/>
                                <w:w w:val="90"/>
                                <w:sz w:val="17"/>
                                <w:lang w:val="en-US" w:eastAsia="zh-CN"/>
                              </w:rPr>
                              <w:t>实施</w:t>
                            </w:r>
                            <w:r>
                              <w:rPr>
                                <w:rFonts w:ascii="Verdana" w:eastAsia="微软雅黑" w:cs="微软雅黑"/>
                                <w:i/>
                                <w:color w:val="454C5B"/>
                                <w:w w:val="95"/>
                                <w:sz w:val="17"/>
                                <w:lang w:eastAsia="zh-CN"/>
                              </w:rPr>
                              <w:t>与</w:t>
                            </w:r>
                            <w:r>
                              <w:rPr>
                                <w:rFonts w:ascii="微软雅黑" w:eastAsia="微软雅黑" w:cs="微软雅黑"/>
                                <w:i/>
                                <w:color w:val="454C5B"/>
                                <w:w w:val="95"/>
                                <w:sz w:val="17"/>
                                <w:lang w:eastAsia="zh-CN"/>
                              </w:rPr>
                              <w:t>人工智能和网络安全相关</w:t>
                            </w:r>
                            <w:r>
                              <w:rPr>
                                <w:rFonts w:ascii="微软雅黑" w:eastAsia="微软雅黑" w:cs="微软雅黑"/>
                                <w:i/>
                                <w:color w:val="454C5B"/>
                                <w:spacing w:val="-17"/>
                                <w:w w:val="95"/>
                                <w:sz w:val="17"/>
                                <w:lang w:eastAsia="zh-CN"/>
                              </w:rPr>
                              <w:t>的</w:t>
                            </w:r>
                            <w:r>
                              <w:rPr>
                                <w:rFonts w:ascii="微软雅黑" w:eastAsia="微软雅黑" w:cs="微软雅黑"/>
                                <w:i/>
                                <w:color w:val="454C5B"/>
                                <w:w w:val="95"/>
                                <w:sz w:val="17"/>
                                <w:lang w:eastAsia="zh-CN"/>
                              </w:rPr>
                              <w:t>员工</w:t>
                            </w:r>
                            <w:r>
                              <w:rPr>
                                <w:rFonts w:ascii="微软雅黑" w:eastAsia="微软雅黑" w:cs="微软雅黑"/>
                                <w:i/>
                                <w:color w:val="454C5B"/>
                                <w:w w:val="90"/>
                                <w:sz w:val="17"/>
                                <w:lang w:eastAsia="zh-CN"/>
                              </w:rPr>
                              <w:t>培训</w:t>
                            </w:r>
                            <w:r>
                              <w:rPr>
                                <w:rFonts w:ascii="微软雅黑" w:eastAsia="微软雅黑" w:cs="微软雅黑"/>
                                <w:i/>
                                <w:color w:val="454C5B"/>
                                <w:w w:val="95"/>
                                <w:sz w:val="17"/>
                                <w:lang w:eastAsia="zh-CN"/>
                              </w:rPr>
                              <w:t>计划？</w:t>
                            </w:r>
                          </w:p>
                        </w:txbxContent>
                      </wps:txbx>
                      <wps:bodyPr lIns="0" tIns="0" rIns="0" bIns="0" upright="1"/>
                    </wps:wsp>
                  </a:graphicData>
                </a:graphic>
              </wp:anchor>
            </w:drawing>
          </mc:Choice>
          <mc:Fallback>
            <w:pict>
              <v:shape id="_x0000_s1026" o:spid="_x0000_s1026" o:spt="202" type="#_x0000_t202" style="position:absolute;left:0pt;margin-left:234.55pt;margin-top:17.6pt;height:29.65pt;width:306.1pt;mso-position-horizontal-relative:page;z-index:251753472;mso-width-relative:page;mso-height-relative:page;" fillcolor="#EEF3F8" filled="t" stroked="f" coordsize="21600,21600" o:gfxdata="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3mwCk2QAAAAoBAAAPAAAAAAAAAAEA&#10;IAAAACIAAABkcnMvZG93bnJldi54bWxQSwECFAAUAAAACACHTuJAZqn629UBAACfAwAADgAAAAAA&#10;AAABACAAAAAoAQAAZHJzL2Uyb0RvYy54bWxQSwUGAAAAAAYABgBZAQAAbwUAAAAA&#10;">
                <v:fill on="t" focussize="0,0"/>
                <v:stroke on="f"/>
                <v:imagedata o:title=""/>
                <o:lock v:ext="edit" aspectratio="f"/>
                <v:textbox inset="0mm,0mm,0mm,0mm">
                  <w:txbxContent>
                    <w:p>
                      <w:pPr>
                        <w:rPr>
                          <w:rFonts w:ascii="Verdana"/>
                          <w:i/>
                          <w:color w:val="000000"/>
                          <w:sz w:val="17"/>
                          <w:lang w:eastAsia="zh-CN"/>
                        </w:rPr>
                      </w:pPr>
                      <w:r>
                        <w:rPr>
                          <w:rFonts w:ascii="微软雅黑" w:eastAsia="微软雅黑" w:cs="微软雅黑"/>
                          <w:i/>
                          <w:color w:val="454C5B"/>
                          <w:w w:val="90"/>
                          <w:sz w:val="17"/>
                          <w:lang w:eastAsia="zh-CN"/>
                        </w:rPr>
                        <w:t>您的组织是</w:t>
                      </w:r>
                      <w:r>
                        <w:rPr>
                          <w:rFonts w:ascii="微软雅黑" w:eastAsia="微软雅黑" w:cs="微软雅黑"/>
                          <w:i/>
                          <w:color w:val="454C5B"/>
                          <w:spacing w:val="-2"/>
                          <w:w w:val="90"/>
                          <w:sz w:val="17"/>
                          <w:lang w:eastAsia="zh-CN"/>
                        </w:rPr>
                        <w:t>否正在</w:t>
                      </w:r>
                      <w:r>
                        <w:rPr>
                          <w:rFonts w:hint="eastAsia" w:ascii="微软雅黑" w:eastAsia="微软雅黑" w:cs="微软雅黑"/>
                          <w:i/>
                          <w:color w:val="454C5B"/>
                          <w:w w:val="90"/>
                          <w:sz w:val="17"/>
                          <w:lang w:val="en-US" w:eastAsia="zh-CN"/>
                        </w:rPr>
                        <w:t>实施</w:t>
                      </w:r>
                      <w:r>
                        <w:rPr>
                          <w:rFonts w:ascii="微软雅黑" w:eastAsia="微软雅黑" w:cs="微软雅黑"/>
                          <w:i/>
                          <w:color w:val="454C5B"/>
                          <w:w w:val="90"/>
                          <w:sz w:val="17"/>
                          <w:lang w:eastAsia="zh-CN"/>
                        </w:rPr>
                        <w:t>或计划</w:t>
                      </w:r>
                      <w:r>
                        <w:rPr>
                          <w:rFonts w:hint="eastAsia" w:ascii="微软雅黑" w:eastAsia="微软雅黑" w:cs="微软雅黑"/>
                          <w:i/>
                          <w:color w:val="454C5B"/>
                          <w:w w:val="90"/>
                          <w:sz w:val="17"/>
                          <w:lang w:val="en-US" w:eastAsia="zh-CN"/>
                        </w:rPr>
                        <w:t>实施</w:t>
                      </w:r>
                      <w:r>
                        <w:rPr>
                          <w:rFonts w:ascii="Verdana" w:eastAsia="微软雅黑" w:cs="微软雅黑"/>
                          <w:i/>
                          <w:color w:val="454C5B"/>
                          <w:w w:val="95"/>
                          <w:sz w:val="17"/>
                          <w:lang w:eastAsia="zh-CN"/>
                        </w:rPr>
                        <w:t>与</w:t>
                      </w:r>
                      <w:r>
                        <w:rPr>
                          <w:rFonts w:ascii="微软雅黑" w:eastAsia="微软雅黑" w:cs="微软雅黑"/>
                          <w:i/>
                          <w:color w:val="454C5B"/>
                          <w:w w:val="95"/>
                          <w:sz w:val="17"/>
                          <w:lang w:eastAsia="zh-CN"/>
                        </w:rPr>
                        <w:t>人工智能和网络安全相关</w:t>
                      </w:r>
                      <w:r>
                        <w:rPr>
                          <w:rFonts w:ascii="微软雅黑" w:eastAsia="微软雅黑" w:cs="微软雅黑"/>
                          <w:i/>
                          <w:color w:val="454C5B"/>
                          <w:spacing w:val="-17"/>
                          <w:w w:val="95"/>
                          <w:sz w:val="17"/>
                          <w:lang w:eastAsia="zh-CN"/>
                        </w:rPr>
                        <w:t>的</w:t>
                      </w:r>
                      <w:r>
                        <w:rPr>
                          <w:rFonts w:ascii="微软雅黑" w:eastAsia="微软雅黑" w:cs="微软雅黑"/>
                          <w:i/>
                          <w:color w:val="454C5B"/>
                          <w:w w:val="95"/>
                          <w:sz w:val="17"/>
                          <w:lang w:eastAsia="zh-CN"/>
                        </w:rPr>
                        <w:t>员工</w:t>
                      </w:r>
                      <w:r>
                        <w:rPr>
                          <w:rFonts w:ascii="微软雅黑" w:eastAsia="微软雅黑" w:cs="微软雅黑"/>
                          <w:i/>
                          <w:color w:val="454C5B"/>
                          <w:w w:val="90"/>
                          <w:sz w:val="17"/>
                          <w:lang w:eastAsia="zh-CN"/>
                        </w:rPr>
                        <w:t>培训</w:t>
                      </w:r>
                      <w:r>
                        <w:rPr>
                          <w:rFonts w:ascii="微软雅黑" w:eastAsia="微软雅黑" w:cs="微软雅黑"/>
                          <w:i/>
                          <w:color w:val="454C5B"/>
                          <w:w w:val="95"/>
                          <w:sz w:val="17"/>
                          <w:lang w:eastAsia="zh-CN"/>
                        </w:rPr>
                        <w:t>计划？</w:t>
                      </w:r>
                    </w:p>
                  </w:txbxContent>
                </v:textbox>
              </v:shape>
            </w:pict>
          </mc:Fallback>
        </mc:AlternateContent>
      </w:r>
      <w:r>
        <w:rPr>
          <w:w w:val="115"/>
        </w:rPr>
        <w:t>The survey indicates a strong inclination towards investing in training programs for staff on</w:t>
      </w:r>
      <w:r>
        <w:rPr>
          <w:spacing w:val="-11"/>
          <w:w w:val="115"/>
        </w:rPr>
        <w:t xml:space="preserve"> </w:t>
      </w:r>
      <w:r>
        <w:rPr>
          <w:w w:val="115"/>
        </w:rPr>
        <w:t>AI</w:t>
      </w:r>
      <w:r>
        <w:rPr>
          <w:spacing w:val="-11"/>
          <w:w w:val="115"/>
        </w:rPr>
        <w:t xml:space="preserve"> </w:t>
      </w:r>
      <w:r>
        <w:rPr>
          <w:w w:val="115"/>
        </w:rPr>
        <w:t>and</w:t>
      </w:r>
      <w:r>
        <w:rPr>
          <w:spacing w:val="-11"/>
          <w:w w:val="115"/>
        </w:rPr>
        <w:t xml:space="preserve"> </w:t>
      </w:r>
      <w:r>
        <w:rPr>
          <w:w w:val="115"/>
        </w:rPr>
        <w:t>cybersecurity</w:t>
      </w:r>
      <w:r>
        <w:rPr>
          <w:spacing w:val="-11"/>
          <w:w w:val="115"/>
        </w:rPr>
        <w:t xml:space="preserve"> </w:t>
      </w:r>
      <w:r>
        <w:rPr>
          <w:w w:val="115"/>
        </w:rPr>
        <w:t xml:space="preserve">within organizations. </w:t>
      </w:r>
      <w:r>
        <w:rPr>
          <w:w w:val="115"/>
          <w:lang w:eastAsia="zh-CN"/>
        </w:rPr>
        <w:t>A notable</w:t>
      </w:r>
    </w:p>
    <w:p>
      <w:pPr>
        <w:pStyle w:val="6"/>
        <w:spacing w:line="276" w:lineRule="auto"/>
        <w:ind w:left="920" w:right="8305"/>
      </w:pPr>
      <w:r>
        <w:drawing>
          <wp:anchor distT="0" distB="0" distL="0" distR="0" simplePos="0" relativeHeight="251750400" behindDoc="0" locked="0" layoutInCell="1" allowOverlap="1">
            <wp:simplePos x="0" y="0"/>
            <wp:positionH relativeFrom="page">
              <wp:posOffset>5036820</wp:posOffset>
            </wp:positionH>
            <wp:positionV relativeFrom="paragraph">
              <wp:posOffset>438785</wp:posOffset>
            </wp:positionV>
            <wp:extent cx="82550" cy="82550"/>
            <wp:effectExtent l="0" t="0" r="6350" b="6350"/>
            <wp:wrapNone/>
            <wp:docPr id="58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image28.png"/>
                    <pic:cNvPicPr>
                      <a:picLocks noChangeAspect="1"/>
                    </pic:cNvPicPr>
                  </pic:nvPicPr>
                  <pic:blipFill>
                    <a:blip r:embed="rId52" cstate="print"/>
                    <a:stretch>
                      <a:fillRect/>
                    </a:stretch>
                  </pic:blipFill>
                  <pic:spPr>
                    <a:xfrm>
                      <a:off x="0" y="0"/>
                      <a:ext cx="82753" cy="82753"/>
                    </a:xfrm>
                    <a:prstGeom prst="rect">
                      <a:avLst/>
                    </a:prstGeom>
                  </pic:spPr>
                </pic:pic>
              </a:graphicData>
            </a:graphic>
          </wp:anchor>
        </w:drawing>
      </w:r>
      <w:r>
        <w:drawing>
          <wp:anchor distT="0" distB="0" distL="0" distR="0" simplePos="0" relativeHeight="251750400" behindDoc="0" locked="0" layoutInCell="1" allowOverlap="1">
            <wp:simplePos x="0" y="0"/>
            <wp:positionH relativeFrom="page">
              <wp:posOffset>5036820</wp:posOffset>
            </wp:positionH>
            <wp:positionV relativeFrom="paragraph">
              <wp:posOffset>245110</wp:posOffset>
            </wp:positionV>
            <wp:extent cx="82550" cy="82550"/>
            <wp:effectExtent l="0" t="0" r="6350" b="6350"/>
            <wp:wrapNone/>
            <wp:docPr id="59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anchor>
        </w:drawing>
      </w:r>
      <w:r>
        <w:drawing>
          <wp:anchor distT="0" distB="0" distL="0" distR="0" simplePos="0" relativeHeight="251751424" behindDoc="0" locked="0" layoutInCell="1" allowOverlap="1">
            <wp:simplePos x="0" y="0"/>
            <wp:positionH relativeFrom="page">
              <wp:posOffset>5036820</wp:posOffset>
            </wp:positionH>
            <wp:positionV relativeFrom="paragraph">
              <wp:posOffset>633095</wp:posOffset>
            </wp:positionV>
            <wp:extent cx="82550" cy="82550"/>
            <wp:effectExtent l="0" t="0" r="6350" b="6350"/>
            <wp:wrapNone/>
            <wp:docPr id="59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image7.png"/>
                    <pic:cNvPicPr>
                      <a:picLocks noChangeAspect="1"/>
                    </pic:cNvPicPr>
                  </pic:nvPicPr>
                  <pic:blipFill>
                    <a:blip r:embed="rId54" cstate="print"/>
                    <a:stretch>
                      <a:fillRect/>
                    </a:stretch>
                  </pic:blipFill>
                  <pic:spPr>
                    <a:xfrm>
                      <a:off x="0" y="0"/>
                      <a:ext cx="82753" cy="82753"/>
                    </a:xfrm>
                    <a:prstGeom prst="rect">
                      <a:avLst/>
                    </a:prstGeom>
                  </pic:spPr>
                </pic:pic>
              </a:graphicData>
            </a:graphic>
          </wp:anchor>
        </w:drawing>
      </w:r>
      <w:r>
        <w:drawing>
          <wp:anchor distT="0" distB="0" distL="0" distR="0" simplePos="0" relativeHeight="251751424" behindDoc="0" locked="0" layoutInCell="1" allowOverlap="1">
            <wp:simplePos x="0" y="0"/>
            <wp:positionH relativeFrom="page">
              <wp:posOffset>5036820</wp:posOffset>
            </wp:positionH>
            <wp:positionV relativeFrom="paragraph">
              <wp:posOffset>826770</wp:posOffset>
            </wp:positionV>
            <wp:extent cx="82550" cy="82550"/>
            <wp:effectExtent l="0" t="0" r="6350" b="6350"/>
            <wp:wrapNone/>
            <wp:docPr id="59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29.png"/>
                    <pic:cNvPicPr>
                      <a:picLocks noChangeAspect="1"/>
                    </pic:cNvPicPr>
                  </pic:nvPicPr>
                  <pic:blipFill>
                    <a:blip r:embed="rId55" cstate="print"/>
                    <a:stretch>
                      <a:fillRect/>
                    </a:stretch>
                  </pic:blipFill>
                  <pic:spPr>
                    <a:xfrm>
                      <a:off x="0" y="0"/>
                      <a:ext cx="82753" cy="82753"/>
                    </a:xfrm>
                    <a:prstGeom prst="rect">
                      <a:avLst/>
                    </a:prstGeom>
                  </pic:spPr>
                </pic:pic>
              </a:graphicData>
            </a:graphic>
          </wp:anchor>
        </w:drawing>
      </w:r>
      <w:r>
        <mc:AlternateContent>
          <mc:Choice Requires="wps">
            <w:drawing>
              <wp:anchor distT="0" distB="0" distL="114300" distR="114300" simplePos="0" relativeHeight="251753472" behindDoc="0" locked="0" layoutInCell="1" allowOverlap="1">
                <wp:simplePos x="0" y="0"/>
                <wp:positionH relativeFrom="page">
                  <wp:posOffset>5143500</wp:posOffset>
                </wp:positionH>
                <wp:positionV relativeFrom="paragraph">
                  <wp:posOffset>227330</wp:posOffset>
                </wp:positionV>
                <wp:extent cx="1722755" cy="695960"/>
                <wp:effectExtent l="0" t="0" r="0" b="0"/>
                <wp:wrapNone/>
                <wp:docPr id="593" name="文本框 593"/>
                <wp:cNvGraphicFramePr/>
                <a:graphic xmlns:a="http://schemas.openxmlformats.org/drawingml/2006/main">
                  <a:graphicData uri="http://schemas.microsoft.com/office/word/2010/wordprocessingShape">
                    <wps:wsp>
                      <wps:cNvSpPr txBox="1"/>
                      <wps:spPr>
                        <a:xfrm>
                          <a:off x="0" y="0"/>
                          <a:ext cx="1722755" cy="695960"/>
                        </a:xfrm>
                        <a:prstGeom prst="rect">
                          <a:avLst/>
                        </a:prstGeom>
                        <a:noFill/>
                        <a:ln>
                          <a:noFill/>
                        </a:ln>
                      </wps:spPr>
                      <wps:txbx>
                        <w:txbxContent>
                          <w:tbl>
                            <w:tblPr>
                              <w:tblStyle w:val="14"/>
                              <w:tblW w:w="0" w:type="auto"/>
                              <w:tblInd w:w="7" w:type="dxa"/>
                              <w:tblLayout w:type="fixed"/>
                              <w:tblCellMar>
                                <w:top w:w="0" w:type="dxa"/>
                                <w:left w:w="0" w:type="dxa"/>
                                <w:bottom w:w="0" w:type="dxa"/>
                                <w:right w:w="0" w:type="dxa"/>
                              </w:tblCellMar>
                            </w:tblPr>
                            <w:tblGrid>
                              <w:gridCol w:w="425"/>
                              <w:gridCol w:w="2287"/>
                            </w:tblGrid>
                            <w:tr>
                              <w:tblPrEx>
                                <w:tblCellMar>
                                  <w:top w:w="0" w:type="dxa"/>
                                  <w:left w:w="0" w:type="dxa"/>
                                  <w:bottom w:w="0" w:type="dxa"/>
                                  <w:right w:w="0" w:type="dxa"/>
                                </w:tblCellMar>
                              </w:tblPrEx>
                              <w:trPr>
                                <w:trHeight w:val="243" w:hRule="atLeast"/>
                              </w:trPr>
                              <w:tc>
                                <w:tcPr>
                                  <w:tcW w:w="425" w:type="dxa"/>
                                </w:tcPr>
                                <w:p>
                                  <w:pPr>
                                    <w:pStyle w:val="13"/>
                                    <w:spacing w:before="2"/>
                                    <w:rPr>
                                      <w:rFonts w:ascii="Century Gothic"/>
                                      <w:b/>
                                      <w:sz w:val="14"/>
                                    </w:rPr>
                                  </w:pPr>
                                  <w:r>
                                    <w:rPr>
                                      <w:rFonts w:ascii="Century Gothic"/>
                                      <w:b/>
                                      <w:color w:val="141221"/>
                                      <w:spacing w:val="-5"/>
                                      <w:w w:val="110"/>
                                      <w:sz w:val="14"/>
                                    </w:rPr>
                                    <w:t>26%</w:t>
                                  </w:r>
                                </w:p>
                              </w:tc>
                              <w:tc>
                                <w:tcPr>
                                  <w:tcW w:w="2287" w:type="dxa"/>
                                </w:tcPr>
                                <w:p>
                                  <w:pPr>
                                    <w:pStyle w:val="13"/>
                                    <w:spacing w:before="9"/>
                                    <w:ind w:left="76"/>
                                    <w:rPr>
                                      <w:rFonts w:hint="eastAsia" w:eastAsiaTheme="minorEastAsia"/>
                                      <w:sz w:val="14"/>
                                      <w:lang w:eastAsia="zh-CN"/>
                                    </w:rPr>
                                  </w:pPr>
                                  <w:r>
                                    <w:rPr>
                                      <w:rFonts w:hint="eastAsia" w:ascii="宋体" w:hAnsi="宋体" w:eastAsia="宋体" w:cs="宋体"/>
                                      <w:color w:val="141221"/>
                                      <w:spacing w:val="-2"/>
                                      <w:w w:val="115"/>
                                      <w:sz w:val="14"/>
                                      <w:lang w:eastAsia="zh-CN"/>
                                    </w:rPr>
                                    <w:t>当前使用</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50%</w:t>
                                  </w:r>
                                </w:p>
                              </w:tc>
                              <w:tc>
                                <w:tcPr>
                                  <w:tcW w:w="2287" w:type="dxa"/>
                                </w:tcPr>
                                <w:p>
                                  <w:pPr>
                                    <w:pStyle w:val="13"/>
                                    <w:spacing w:before="71"/>
                                    <w:ind w:left="76"/>
                                    <w:rPr>
                                      <w:sz w:val="14"/>
                                    </w:rPr>
                                  </w:pPr>
                                  <w:r>
                                    <w:rPr>
                                      <w:rFonts w:hint="eastAsia" w:ascii="宋体" w:hAnsi="宋体" w:eastAsia="宋体" w:cs="宋体"/>
                                      <w:color w:val="141221"/>
                                      <w:w w:val="115"/>
                                      <w:sz w:val="14"/>
                                      <w:lang w:eastAsia="zh-CN"/>
                                    </w:rPr>
                                    <w:t>计划</w:t>
                                  </w:r>
                                  <w:r>
                                    <w:rPr>
                                      <w:color w:val="141221"/>
                                      <w:w w:val="115"/>
                                      <w:sz w:val="14"/>
                                    </w:rPr>
                                    <w:t>12</w:t>
                                  </w:r>
                                  <w:r>
                                    <w:rPr>
                                      <w:rFonts w:hint="eastAsia" w:ascii="宋体" w:hAnsi="宋体" w:eastAsia="宋体" w:cs="宋体"/>
                                      <w:color w:val="141221"/>
                                      <w:w w:val="115"/>
                                      <w:sz w:val="14"/>
                                      <w:lang w:eastAsia="zh-CN"/>
                                    </w:rPr>
                                    <w:t>月内使用</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sz w:val="14"/>
                                    </w:rPr>
                                    <w:t>21%</w:t>
                                  </w:r>
                                </w:p>
                              </w:tc>
                              <w:tc>
                                <w:tcPr>
                                  <w:tcW w:w="2287" w:type="dxa"/>
                                </w:tcPr>
                                <w:p>
                                  <w:pPr>
                                    <w:pStyle w:val="13"/>
                                    <w:spacing w:before="71"/>
                                    <w:ind w:left="76"/>
                                    <w:rPr>
                                      <w:sz w:val="14"/>
                                    </w:rPr>
                                  </w:pPr>
                                  <w:r>
                                    <w:rPr>
                                      <w:rFonts w:hint="eastAsia" w:ascii="宋体" w:hAnsi="宋体" w:eastAsia="宋体" w:cs="宋体"/>
                                      <w:color w:val="141221"/>
                                      <w:w w:val="115"/>
                                      <w:sz w:val="14"/>
                                      <w:lang w:eastAsia="zh-CN"/>
                                    </w:rPr>
                                    <w:t>计划使用</w:t>
                                  </w:r>
                                  <w:r>
                                    <w:rPr>
                                      <w:color w:val="141221"/>
                                      <w:w w:val="115"/>
                                      <w:sz w:val="14"/>
                                    </w:rPr>
                                    <w:t>(</w:t>
                                  </w:r>
                                  <w:r>
                                    <w:rPr>
                                      <w:rFonts w:hint="eastAsia" w:ascii="宋体" w:hAnsi="宋体" w:eastAsia="宋体" w:cs="宋体"/>
                                      <w:color w:val="141221"/>
                                      <w:w w:val="115"/>
                                      <w:sz w:val="14"/>
                                      <w:lang w:eastAsia="zh-CN"/>
                                    </w:rPr>
                                    <w:t>没有时间轴</w:t>
                                  </w:r>
                                  <w:r>
                                    <w:rPr>
                                      <w:color w:val="141221"/>
                                      <w:spacing w:val="-2"/>
                                      <w:w w:val="115"/>
                                      <w:sz w:val="14"/>
                                    </w:rPr>
                                    <w:t>)</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4%</w:t>
                                  </w:r>
                                </w:p>
                              </w:tc>
                              <w:tc>
                                <w:tcPr>
                                  <w:tcW w:w="2287" w:type="dxa"/>
                                </w:tcPr>
                                <w:p>
                                  <w:pPr>
                                    <w:pStyle w:val="13"/>
                                    <w:spacing w:before="71" w:line="151" w:lineRule="exact"/>
                                    <w:ind w:left="76"/>
                                    <w:rPr>
                                      <w:rFonts w:hint="eastAsia" w:eastAsiaTheme="minorEastAsia"/>
                                      <w:sz w:val="14"/>
                                      <w:lang w:eastAsia="zh-CN"/>
                                    </w:rPr>
                                  </w:pPr>
                                  <w:r>
                                    <w:rPr>
                                      <w:rFonts w:hint="eastAsia" w:ascii="宋体" w:hAnsi="宋体" w:eastAsia="宋体" w:cs="宋体"/>
                                      <w:color w:val="141221"/>
                                      <w:w w:val="115"/>
                                      <w:sz w:val="14"/>
                                      <w:lang w:eastAsia="zh-CN"/>
                                    </w:rPr>
                                    <w:t>没计划</w:t>
                                  </w:r>
                                </w:p>
                              </w:tc>
                            </w:tr>
                          </w:tbl>
                          <w:p>
                            <w:pPr>
                              <w:pStyle w:val="6"/>
                            </w:pPr>
                          </w:p>
                        </w:txbxContent>
                      </wps:txbx>
                      <wps:bodyPr lIns="0" tIns="0" rIns="0" bIns="0" upright="1"/>
                    </wps:wsp>
                  </a:graphicData>
                </a:graphic>
              </wp:anchor>
            </w:drawing>
          </mc:Choice>
          <mc:Fallback>
            <w:pict>
              <v:shape id="_x0000_s1026" o:spid="_x0000_s1026" o:spt="202" type="#_x0000_t202" style="position:absolute;left:0pt;margin-left:405pt;margin-top:17.9pt;height:54.8pt;width:135.65pt;mso-position-horizontal-relative:page;z-index:251753472;mso-width-relative:page;mso-height-relative:page;" filled="f" stroked="f" coordsize="21600,21600" o:gfxdata="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lPbvTaAAAACwEAAA8AAAAAAAAAAQAgAAAAIgAAAGRycy9kb3ducmV2Lnht&#10;bFBLAQIUABQAAAAIAIdO4kApaS+rvgEAAHYDAAAOAAAAAAAAAAEAIAAAACkBAABkcnMvZTJvRG9j&#10;LnhtbFBLBQYAAAAABgAGAFkBAABZBQAAAAA=&#10;">
                <v:fill on="f" focussize="0,0"/>
                <v:stroke on="f"/>
                <v:imagedata o:title=""/>
                <o:lock v:ext="edit" aspectratio="f"/>
                <v:textbox inset="0mm,0mm,0mm,0mm">
                  <w:txbxContent>
                    <w:tbl>
                      <w:tblPr>
                        <w:tblStyle w:val="14"/>
                        <w:tblW w:w="0" w:type="auto"/>
                        <w:tblInd w:w="7" w:type="dxa"/>
                        <w:tblLayout w:type="fixed"/>
                        <w:tblCellMar>
                          <w:top w:w="0" w:type="dxa"/>
                          <w:left w:w="0" w:type="dxa"/>
                          <w:bottom w:w="0" w:type="dxa"/>
                          <w:right w:w="0" w:type="dxa"/>
                        </w:tblCellMar>
                      </w:tblPr>
                      <w:tblGrid>
                        <w:gridCol w:w="425"/>
                        <w:gridCol w:w="2287"/>
                      </w:tblGrid>
                      <w:tr>
                        <w:tblPrEx>
                          <w:tblCellMar>
                            <w:top w:w="0" w:type="dxa"/>
                            <w:left w:w="0" w:type="dxa"/>
                            <w:bottom w:w="0" w:type="dxa"/>
                            <w:right w:w="0" w:type="dxa"/>
                          </w:tblCellMar>
                        </w:tblPrEx>
                        <w:trPr>
                          <w:trHeight w:val="243" w:hRule="atLeast"/>
                        </w:trPr>
                        <w:tc>
                          <w:tcPr>
                            <w:tcW w:w="425" w:type="dxa"/>
                          </w:tcPr>
                          <w:p>
                            <w:pPr>
                              <w:pStyle w:val="13"/>
                              <w:spacing w:before="2"/>
                              <w:rPr>
                                <w:rFonts w:ascii="Century Gothic"/>
                                <w:b/>
                                <w:sz w:val="14"/>
                              </w:rPr>
                            </w:pPr>
                            <w:r>
                              <w:rPr>
                                <w:rFonts w:ascii="Century Gothic"/>
                                <w:b/>
                                <w:color w:val="141221"/>
                                <w:spacing w:val="-5"/>
                                <w:w w:val="110"/>
                                <w:sz w:val="14"/>
                              </w:rPr>
                              <w:t>26%</w:t>
                            </w:r>
                          </w:p>
                        </w:tc>
                        <w:tc>
                          <w:tcPr>
                            <w:tcW w:w="2287" w:type="dxa"/>
                          </w:tcPr>
                          <w:p>
                            <w:pPr>
                              <w:pStyle w:val="13"/>
                              <w:spacing w:before="9"/>
                              <w:ind w:left="76"/>
                              <w:rPr>
                                <w:rFonts w:hint="eastAsia" w:eastAsiaTheme="minorEastAsia"/>
                                <w:sz w:val="14"/>
                                <w:lang w:eastAsia="zh-CN"/>
                              </w:rPr>
                            </w:pPr>
                            <w:r>
                              <w:rPr>
                                <w:rFonts w:hint="eastAsia" w:ascii="宋体" w:hAnsi="宋体" w:eastAsia="宋体" w:cs="宋体"/>
                                <w:color w:val="141221"/>
                                <w:spacing w:val="-2"/>
                                <w:w w:val="115"/>
                                <w:sz w:val="14"/>
                                <w:lang w:eastAsia="zh-CN"/>
                              </w:rPr>
                              <w:t>当前使用</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50%</w:t>
                            </w:r>
                          </w:p>
                        </w:tc>
                        <w:tc>
                          <w:tcPr>
                            <w:tcW w:w="2287" w:type="dxa"/>
                          </w:tcPr>
                          <w:p>
                            <w:pPr>
                              <w:pStyle w:val="13"/>
                              <w:spacing w:before="71"/>
                              <w:ind w:left="76"/>
                              <w:rPr>
                                <w:sz w:val="14"/>
                              </w:rPr>
                            </w:pPr>
                            <w:r>
                              <w:rPr>
                                <w:rFonts w:hint="eastAsia" w:ascii="宋体" w:hAnsi="宋体" w:eastAsia="宋体" w:cs="宋体"/>
                                <w:color w:val="141221"/>
                                <w:w w:val="115"/>
                                <w:sz w:val="14"/>
                                <w:lang w:eastAsia="zh-CN"/>
                              </w:rPr>
                              <w:t>计划</w:t>
                            </w:r>
                            <w:r>
                              <w:rPr>
                                <w:color w:val="141221"/>
                                <w:w w:val="115"/>
                                <w:sz w:val="14"/>
                              </w:rPr>
                              <w:t>12</w:t>
                            </w:r>
                            <w:r>
                              <w:rPr>
                                <w:rFonts w:hint="eastAsia" w:ascii="宋体" w:hAnsi="宋体" w:eastAsia="宋体" w:cs="宋体"/>
                                <w:color w:val="141221"/>
                                <w:w w:val="115"/>
                                <w:sz w:val="14"/>
                                <w:lang w:eastAsia="zh-CN"/>
                              </w:rPr>
                              <w:t>月内使用</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sz w:val="14"/>
                              </w:rPr>
                              <w:t>21%</w:t>
                            </w:r>
                          </w:p>
                        </w:tc>
                        <w:tc>
                          <w:tcPr>
                            <w:tcW w:w="2287" w:type="dxa"/>
                          </w:tcPr>
                          <w:p>
                            <w:pPr>
                              <w:pStyle w:val="13"/>
                              <w:spacing w:before="71"/>
                              <w:ind w:left="76"/>
                              <w:rPr>
                                <w:sz w:val="14"/>
                              </w:rPr>
                            </w:pPr>
                            <w:r>
                              <w:rPr>
                                <w:rFonts w:hint="eastAsia" w:ascii="宋体" w:hAnsi="宋体" w:eastAsia="宋体" w:cs="宋体"/>
                                <w:color w:val="141221"/>
                                <w:w w:val="115"/>
                                <w:sz w:val="14"/>
                                <w:lang w:eastAsia="zh-CN"/>
                              </w:rPr>
                              <w:t>计划使用</w:t>
                            </w:r>
                            <w:r>
                              <w:rPr>
                                <w:color w:val="141221"/>
                                <w:w w:val="115"/>
                                <w:sz w:val="14"/>
                              </w:rPr>
                              <w:t>(</w:t>
                            </w:r>
                            <w:r>
                              <w:rPr>
                                <w:rFonts w:hint="eastAsia" w:ascii="宋体" w:hAnsi="宋体" w:eastAsia="宋体" w:cs="宋体"/>
                                <w:color w:val="141221"/>
                                <w:w w:val="115"/>
                                <w:sz w:val="14"/>
                                <w:lang w:eastAsia="zh-CN"/>
                              </w:rPr>
                              <w:t>没有时间轴</w:t>
                            </w:r>
                            <w:r>
                              <w:rPr>
                                <w:color w:val="141221"/>
                                <w:spacing w:val="-2"/>
                                <w:w w:val="115"/>
                                <w:sz w:val="14"/>
                              </w:rPr>
                              <w:t>)</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4%</w:t>
                            </w:r>
                          </w:p>
                        </w:tc>
                        <w:tc>
                          <w:tcPr>
                            <w:tcW w:w="2287" w:type="dxa"/>
                          </w:tcPr>
                          <w:p>
                            <w:pPr>
                              <w:pStyle w:val="13"/>
                              <w:spacing w:before="71" w:line="151" w:lineRule="exact"/>
                              <w:ind w:left="76"/>
                              <w:rPr>
                                <w:rFonts w:hint="eastAsia" w:eastAsiaTheme="minorEastAsia"/>
                                <w:sz w:val="14"/>
                                <w:lang w:eastAsia="zh-CN"/>
                              </w:rPr>
                            </w:pPr>
                            <w:r>
                              <w:rPr>
                                <w:rFonts w:hint="eastAsia" w:ascii="宋体" w:hAnsi="宋体" w:eastAsia="宋体" w:cs="宋体"/>
                                <w:color w:val="141221"/>
                                <w:w w:val="115"/>
                                <w:sz w:val="14"/>
                                <w:lang w:eastAsia="zh-CN"/>
                              </w:rPr>
                              <w:t>没计划</w:t>
                            </w:r>
                          </w:p>
                        </w:tc>
                      </w:tr>
                    </w:tbl>
                    <w:p>
                      <w:pPr>
                        <w:pStyle w:val="6"/>
                      </w:pPr>
                    </w:p>
                  </w:txbxContent>
                </v:textbox>
              </v:shape>
            </w:pict>
          </mc:Fallback>
        </mc:AlternateContent>
      </w:r>
      <w:r>
        <w:rPr>
          <w:w w:val="115"/>
        </w:rPr>
        <w:t>26% of organizations are already</w:t>
      </w:r>
      <w:r>
        <w:rPr>
          <w:spacing w:val="-13"/>
          <w:w w:val="115"/>
        </w:rPr>
        <w:t xml:space="preserve"> </w:t>
      </w:r>
      <w:r>
        <w:rPr>
          <w:w w:val="115"/>
        </w:rPr>
        <w:t>using</w:t>
      </w:r>
      <w:r>
        <w:rPr>
          <w:spacing w:val="-13"/>
          <w:w w:val="115"/>
        </w:rPr>
        <w:t xml:space="preserve"> </w:t>
      </w:r>
      <w:r>
        <w:rPr>
          <w:w w:val="115"/>
        </w:rPr>
        <w:t>such</w:t>
      </w:r>
      <w:r>
        <w:rPr>
          <w:spacing w:val="-13"/>
          <w:w w:val="115"/>
        </w:rPr>
        <w:t xml:space="preserve"> </w:t>
      </w:r>
      <w:r>
        <w:rPr>
          <w:w w:val="115"/>
        </w:rPr>
        <w:t>training programs, demonstrating a proactive approach to equipping their workforce</w:t>
      </w:r>
    </w:p>
    <w:p>
      <w:pPr>
        <w:pStyle w:val="6"/>
        <w:spacing w:line="276" w:lineRule="auto"/>
        <w:ind w:left="920" w:right="8052"/>
      </w:pPr>
      <w:r>
        <w:rPr>
          <w:w w:val="115"/>
          <w:lang w:eastAsia="zh-CN"/>
        </w:rPr>
        <w:t>with the n</w:t>
      </w:r>
      <w:r>
        <w:rPr>
          <w:w w:val="115"/>
        </w:rPr>
        <w:t>ecessary skills and knowledge. A significant</w:t>
      </w:r>
      <w:r>
        <w:rPr>
          <w:spacing w:val="80"/>
          <w:w w:val="115"/>
        </w:rPr>
        <w:t xml:space="preserve"> </w:t>
      </w:r>
      <w:r>
        <w:rPr>
          <w:w w:val="115"/>
        </w:rPr>
        <w:t>50%</w:t>
      </w:r>
      <w:r>
        <w:rPr>
          <w:spacing w:val="-10"/>
          <w:w w:val="115"/>
        </w:rPr>
        <w:t xml:space="preserve"> </w:t>
      </w:r>
      <w:r>
        <w:rPr>
          <w:w w:val="115"/>
        </w:rPr>
        <w:t>plan</w:t>
      </w:r>
      <w:r>
        <w:rPr>
          <w:spacing w:val="-10"/>
          <w:w w:val="115"/>
        </w:rPr>
        <w:t xml:space="preserve"> </w:t>
      </w:r>
      <w:r>
        <w:rPr>
          <w:w w:val="115"/>
        </w:rPr>
        <w:t>to</w:t>
      </w:r>
      <w:r>
        <w:rPr>
          <w:spacing w:val="-10"/>
          <w:w w:val="115"/>
        </w:rPr>
        <w:t xml:space="preserve"> </w:t>
      </w:r>
      <w:r>
        <w:rPr>
          <w:w w:val="115"/>
        </w:rPr>
        <w:t>implement</w:t>
      </w:r>
      <w:r>
        <w:rPr>
          <w:spacing w:val="-10"/>
          <w:w w:val="115"/>
        </w:rPr>
        <w:t xml:space="preserve"> </w:t>
      </w:r>
      <w:r>
        <w:rPr>
          <w:w w:val="115"/>
        </w:rPr>
        <w:t>these training programs within</w:t>
      </w:r>
    </w:p>
    <w:p>
      <w:pPr>
        <w:pStyle w:val="6"/>
        <w:spacing w:line="241" w:lineRule="exact"/>
        <w:ind w:left="920"/>
      </w:pPr>
      <w:r>
        <w:rPr>
          <w:w w:val="115"/>
        </w:rPr>
        <w:t>the</w:t>
      </w:r>
      <w:r>
        <w:rPr>
          <w:spacing w:val="-11"/>
          <w:w w:val="115"/>
        </w:rPr>
        <w:t xml:space="preserve"> </w:t>
      </w:r>
      <w:r>
        <w:rPr>
          <w:w w:val="115"/>
        </w:rPr>
        <w:t>next</w:t>
      </w:r>
      <w:r>
        <w:rPr>
          <w:spacing w:val="-10"/>
          <w:w w:val="115"/>
        </w:rPr>
        <w:t xml:space="preserve"> </w:t>
      </w:r>
      <w:r>
        <w:rPr>
          <w:w w:val="115"/>
        </w:rPr>
        <w:t>12</w:t>
      </w:r>
      <w:r>
        <w:rPr>
          <w:spacing w:val="-10"/>
          <w:w w:val="115"/>
        </w:rPr>
        <w:t xml:space="preserve"> </w:t>
      </w:r>
      <w:r>
        <w:rPr>
          <w:w w:val="115"/>
        </w:rPr>
        <w:t>months</w:t>
      </w:r>
      <w:r>
        <w:rPr>
          <w:spacing w:val="-10"/>
          <w:w w:val="115"/>
        </w:rPr>
        <w:t xml:space="preserve"> </w:t>
      </w:r>
      <w:r>
        <w:rPr>
          <w:spacing w:val="-5"/>
          <w:w w:val="115"/>
        </w:rPr>
        <w:t>and</w:t>
      </w:r>
    </w:p>
    <w:p>
      <w:pPr>
        <w:pStyle w:val="6"/>
        <w:spacing w:before="29" w:line="276" w:lineRule="auto"/>
        <w:ind w:left="920" w:right="1467"/>
        <w:rPr>
          <w:rFonts w:hint="eastAsia" w:eastAsiaTheme="minorEastAsia"/>
          <w:lang w:eastAsia="zh-CN"/>
        </w:rPr>
      </w:pPr>
      <w:r>
        <w:rPr>
          <w:w w:val="115"/>
        </w:rPr>
        <w:t>21% of organizations have plans to introduce such training, although without a specific timeline. This</w:t>
      </w:r>
      <w:r>
        <w:rPr>
          <w:spacing w:val="-6"/>
          <w:w w:val="115"/>
        </w:rPr>
        <w:t xml:space="preserve"> </w:t>
      </w:r>
      <w:r>
        <w:rPr>
          <w:w w:val="115"/>
        </w:rPr>
        <w:t>highlights</w:t>
      </w:r>
      <w:r>
        <w:rPr>
          <w:spacing w:val="-6"/>
          <w:w w:val="115"/>
        </w:rPr>
        <w:t xml:space="preserve"> </w:t>
      </w:r>
      <w:r>
        <w:rPr>
          <w:w w:val="115"/>
        </w:rPr>
        <w:t>the</w:t>
      </w:r>
      <w:r>
        <w:rPr>
          <w:spacing w:val="-6"/>
          <w:w w:val="115"/>
        </w:rPr>
        <w:t xml:space="preserve"> </w:t>
      </w:r>
      <w:r>
        <w:rPr>
          <w:w w:val="115"/>
        </w:rPr>
        <w:t>widespread</w:t>
      </w:r>
      <w:r>
        <w:rPr>
          <w:spacing w:val="-6"/>
          <w:w w:val="115"/>
        </w:rPr>
        <w:t xml:space="preserve"> </w:t>
      </w:r>
      <w:r>
        <w:rPr>
          <w:w w:val="115"/>
        </w:rPr>
        <w:t>recognition</w:t>
      </w:r>
      <w:r>
        <w:rPr>
          <w:spacing w:val="-6"/>
          <w:w w:val="115"/>
        </w:rPr>
        <w:t xml:space="preserve"> </w:t>
      </w:r>
      <w:r>
        <w:rPr>
          <w:w w:val="115"/>
        </w:rPr>
        <w:t>of</w:t>
      </w:r>
      <w:r>
        <w:rPr>
          <w:spacing w:val="-6"/>
          <w:w w:val="115"/>
        </w:rPr>
        <w:t xml:space="preserve"> </w:t>
      </w:r>
      <w:r>
        <w:rPr>
          <w:w w:val="115"/>
        </w:rPr>
        <w:t>the</w:t>
      </w:r>
      <w:r>
        <w:rPr>
          <w:spacing w:val="-6"/>
          <w:w w:val="115"/>
        </w:rPr>
        <w:t xml:space="preserve"> </w:t>
      </w:r>
      <w:r>
        <w:rPr>
          <w:w w:val="115"/>
        </w:rPr>
        <w:t>importance</w:t>
      </w:r>
      <w:r>
        <w:rPr>
          <w:spacing w:val="-6"/>
          <w:w w:val="115"/>
        </w:rPr>
        <w:t xml:space="preserve"> </w:t>
      </w:r>
      <w:r>
        <w:rPr>
          <w:w w:val="115"/>
        </w:rPr>
        <w:t>of</w:t>
      </w:r>
      <w:r>
        <w:rPr>
          <w:spacing w:val="-6"/>
          <w:w w:val="115"/>
        </w:rPr>
        <w:t xml:space="preserve"> </w:t>
      </w:r>
      <w:r>
        <w:rPr>
          <w:w w:val="115"/>
        </w:rPr>
        <w:t>continuous</w:t>
      </w:r>
      <w:r>
        <w:rPr>
          <w:spacing w:val="-6"/>
          <w:w w:val="115"/>
        </w:rPr>
        <w:t xml:space="preserve"> </w:t>
      </w:r>
      <w:r>
        <w:rPr>
          <w:w w:val="115"/>
        </w:rPr>
        <w:t>learning</w:t>
      </w:r>
      <w:r>
        <w:rPr>
          <w:spacing w:val="-6"/>
          <w:w w:val="115"/>
        </w:rPr>
        <w:t xml:space="preserve"> </w:t>
      </w:r>
      <w:r>
        <w:rPr>
          <w:w w:val="115"/>
        </w:rPr>
        <w:t>in</w:t>
      </w:r>
      <w:r>
        <w:rPr>
          <w:spacing w:val="-6"/>
          <w:w w:val="115"/>
        </w:rPr>
        <w:t xml:space="preserve"> </w:t>
      </w:r>
      <w:r>
        <w:rPr>
          <w:w w:val="115"/>
        </w:rPr>
        <w:t>the</w:t>
      </w:r>
      <w:r>
        <w:rPr>
          <w:spacing w:val="-6"/>
          <w:w w:val="115"/>
        </w:rPr>
        <w:t xml:space="preserve"> </w:t>
      </w:r>
      <w:r>
        <w:rPr>
          <w:w w:val="115"/>
        </w:rPr>
        <w:t>rapidly evolving fields of AI and cybersecurity. Only a small fraction (4%) have no plans for such training, suggesting that most organizations are focused on solving the skills and knowledge gaps they’ve previously identified as concerns with AI use</w:t>
      </w:r>
      <w:r>
        <w:rPr>
          <w:w w:val="115"/>
          <w:lang w:eastAsia="zh-CN"/>
        </w:rPr>
        <w:t>.</w:t>
      </w:r>
      <w:r>
        <w:rPr>
          <w:rFonts w:ascii="微软雅黑" w:eastAsia="微软雅黑" w:cs="微软雅黑"/>
          <w:w w:val="115"/>
          <w:lang w:eastAsia="zh-CN"/>
        </w:rPr>
        <w:t xml:space="preserve"> 该调查表明，人们强烈倾向于投资于组织内员工的人工智能和网络安全培训项目。一个值得注意的</w:t>
      </w:r>
      <w:r>
        <w:rPr>
          <w:rFonts w:hint="eastAsia" w:ascii="微软雅黑" w:eastAsia="微软雅黑" w:cs="微软雅黑"/>
          <w:w w:val="115"/>
          <w:lang w:eastAsia="zh-CN"/>
        </w:rPr>
        <w:t>现象是：</w:t>
      </w:r>
      <w:r>
        <w:rPr>
          <w:rFonts w:ascii="微软雅黑" w:eastAsia="微软雅黑" w:cs="微软雅黑"/>
          <w:w w:val="115"/>
          <w:lang w:eastAsia="zh-CN"/>
        </w:rPr>
        <w:t>26%的组织已经在</w:t>
      </w:r>
      <w:r>
        <w:rPr>
          <w:rFonts w:hint="eastAsia" w:ascii="微软雅黑" w:eastAsia="微软雅黑" w:cs="微软雅黑"/>
          <w:w w:val="115"/>
          <w:lang w:val="en-US" w:eastAsia="zh-CN"/>
        </w:rPr>
        <w:t>实施</w:t>
      </w:r>
      <w:r>
        <w:rPr>
          <w:rFonts w:ascii="微软雅黑" w:eastAsia="微软雅黑" w:cs="微软雅黑"/>
          <w:w w:val="115"/>
          <w:lang w:eastAsia="zh-CN"/>
        </w:rPr>
        <w:t>此类培训计划，</w:t>
      </w:r>
      <w:r>
        <w:rPr>
          <w:rFonts w:hint="eastAsia" w:ascii="微软雅黑" w:eastAsia="微软雅黑" w:cs="微软雅黑"/>
          <w:w w:val="115"/>
          <w:lang w:val="en-US" w:eastAsia="zh-CN"/>
        </w:rPr>
        <w:t>证明这是一种</w:t>
      </w:r>
      <w:r>
        <w:rPr>
          <w:rFonts w:ascii="微软雅黑" w:eastAsia="微软雅黑" w:cs="微软雅黑"/>
          <w:w w:val="115"/>
          <w:lang w:eastAsia="zh-CN"/>
        </w:rPr>
        <w:t>为员工</w:t>
      </w:r>
      <w:r>
        <w:rPr>
          <w:rFonts w:hint="eastAsia" w:ascii="微软雅黑" w:eastAsia="微软雅黑" w:cs="微软雅黑"/>
          <w:w w:val="115"/>
          <w:lang w:eastAsia="zh-CN"/>
        </w:rPr>
        <w:t>提供</w:t>
      </w:r>
      <w:r>
        <w:rPr>
          <w:rFonts w:ascii="微软雅黑" w:eastAsia="微软雅黑" w:cs="微软雅黑"/>
          <w:w w:val="115"/>
          <w:lang w:eastAsia="zh-CN"/>
        </w:rPr>
        <w:t>必要的技能和知识的积极方法</w:t>
      </w:r>
      <w:r>
        <w:rPr>
          <w:rFonts w:hint="eastAsia" w:ascii="微软雅黑" w:eastAsia="微软雅黑" w:cs="微软雅黑"/>
          <w:w w:val="115"/>
          <w:lang w:eastAsia="zh-CN"/>
        </w:rPr>
        <w:t>；</w:t>
      </w:r>
      <w:r>
        <w:rPr>
          <w:rFonts w:ascii="微软雅黑" w:eastAsia="微软雅黑" w:cs="微软雅黑"/>
          <w:w w:val="115"/>
          <w:lang w:eastAsia="zh-CN"/>
        </w:rPr>
        <w:t>有50%的</w:t>
      </w:r>
      <w:r>
        <w:rPr>
          <w:rFonts w:hint="eastAsia" w:ascii="微软雅黑" w:eastAsia="微软雅黑" w:cs="微软雅黑"/>
          <w:w w:val="115"/>
          <w:lang w:eastAsia="zh-CN"/>
        </w:rPr>
        <w:t>组织</w:t>
      </w:r>
      <w:r>
        <w:rPr>
          <w:rFonts w:ascii="微软雅黑" w:eastAsia="微软雅黑" w:cs="微软雅黑"/>
          <w:w w:val="115"/>
          <w:lang w:eastAsia="zh-CN"/>
        </w:rPr>
        <w:t>计划在接下来的12</w:t>
      </w:r>
      <w:r>
        <w:rPr>
          <w:rFonts w:ascii="微软雅黑" w:eastAsia="微软雅黑" w:cs="微软雅黑"/>
          <w:spacing w:val="-10"/>
          <w:w w:val="115"/>
          <w:lang w:eastAsia="zh-CN"/>
        </w:rPr>
        <w:t>个</w:t>
      </w:r>
      <w:r>
        <w:rPr>
          <w:rFonts w:ascii="微软雅黑" w:eastAsia="微软雅黑" w:cs="微软雅黑"/>
          <w:w w:val="115"/>
          <w:lang w:eastAsia="zh-CN"/>
        </w:rPr>
        <w:t>月</w:t>
      </w:r>
      <w:r>
        <w:rPr>
          <w:rFonts w:hint="eastAsia" w:ascii="微软雅黑" w:eastAsia="微软雅黑" w:cs="微软雅黑"/>
          <w:w w:val="115"/>
          <w:lang w:eastAsia="zh-CN"/>
        </w:rPr>
        <w:t>提供；</w:t>
      </w:r>
      <w:r>
        <w:rPr>
          <w:rFonts w:ascii="微软雅黑" w:eastAsia="微软雅黑" w:cs="微软雅黑"/>
          <w:w w:val="115"/>
          <w:lang w:eastAsia="zh-CN"/>
        </w:rPr>
        <w:t>21%的组织尽管没有具体的时间表</w:t>
      </w:r>
      <w:r>
        <w:rPr>
          <w:rFonts w:hint="eastAsia" w:ascii="微软雅黑" w:eastAsia="微软雅黑" w:cs="微软雅黑"/>
          <w:w w:val="115"/>
          <w:lang w:eastAsia="zh-CN"/>
        </w:rPr>
        <w:t>，但仍</w:t>
      </w:r>
      <w:r>
        <w:rPr>
          <w:rFonts w:ascii="微软雅黑" w:eastAsia="微软雅黑" w:cs="微软雅黑"/>
          <w:w w:val="115"/>
          <w:lang w:eastAsia="zh-CN"/>
        </w:rPr>
        <w:t>有引入此类培训的计划。这凸显</w:t>
      </w:r>
      <w:r>
        <w:rPr>
          <w:rFonts w:ascii="微软雅黑" w:eastAsia="微软雅黑" w:cs="微软雅黑"/>
          <w:spacing w:val="-6"/>
          <w:w w:val="115"/>
          <w:lang w:eastAsia="zh-CN"/>
        </w:rPr>
        <w:t>了人们对</w:t>
      </w:r>
      <w:r>
        <w:rPr>
          <w:rFonts w:ascii="微软雅黑" w:eastAsia="微软雅黑" w:cs="微软雅黑"/>
          <w:w w:val="115"/>
          <w:lang w:eastAsia="zh-CN"/>
        </w:rPr>
        <w:t>快速发展的人工智能和网络安全领域</w:t>
      </w:r>
      <w:r>
        <w:rPr>
          <w:rFonts w:hint="eastAsia" w:ascii="微软雅黑" w:eastAsia="微软雅黑" w:cs="微软雅黑"/>
          <w:w w:val="115"/>
          <w:lang w:eastAsia="zh-CN"/>
        </w:rPr>
        <w:t>进行</w:t>
      </w:r>
      <w:r>
        <w:rPr>
          <w:rFonts w:ascii="微软雅黑" w:eastAsia="微软雅黑" w:cs="微软雅黑"/>
          <w:w w:val="115"/>
          <w:lang w:eastAsia="zh-CN"/>
        </w:rPr>
        <w:t>持续学习重要性的</w:t>
      </w:r>
      <w:r>
        <w:rPr>
          <w:rFonts w:hint="eastAsia" w:ascii="微软雅黑" w:eastAsia="微软雅黑" w:cs="微软雅黑"/>
          <w:w w:val="115"/>
          <w:lang w:eastAsia="zh-CN"/>
        </w:rPr>
        <w:t>共同认识</w:t>
      </w:r>
      <w:r>
        <w:rPr>
          <w:rFonts w:ascii="微软雅黑" w:eastAsia="微软雅黑" w:cs="微软雅黑"/>
          <w:w w:val="115"/>
          <w:lang w:eastAsia="zh-CN"/>
        </w:rPr>
        <w:t>。只有一小部分（4%）</w:t>
      </w:r>
      <w:r>
        <w:rPr>
          <w:rFonts w:hint="eastAsia" w:ascii="微软雅黑" w:eastAsia="微软雅黑" w:cs="微软雅黑"/>
          <w:w w:val="115"/>
          <w:lang w:eastAsia="zh-CN"/>
        </w:rPr>
        <w:t>组织</w:t>
      </w:r>
      <w:r>
        <w:rPr>
          <w:rFonts w:ascii="微软雅黑" w:eastAsia="微软雅黑" w:cs="微软雅黑"/>
          <w:w w:val="115"/>
          <w:lang w:eastAsia="zh-CN"/>
        </w:rPr>
        <w:t>没有此类培训计划，这表明大多数组织都专注于解决他们之前认为与人工智能使用有关的技能和知识差距</w:t>
      </w:r>
      <w:r>
        <w:rPr>
          <w:rFonts w:hint="eastAsia" w:ascii="微软雅黑" w:eastAsia="微软雅黑" w:cs="微软雅黑"/>
          <w:w w:val="115"/>
          <w:lang w:eastAsia="zh-CN"/>
        </w:rPr>
        <w:t>。</w:t>
      </w:r>
    </w:p>
    <w:p>
      <w:pPr>
        <w:pStyle w:val="6"/>
        <w:spacing w:before="11"/>
        <w:rPr>
          <w:sz w:val="22"/>
          <w:lang w:eastAsia="zh-CN"/>
        </w:rPr>
      </w:pPr>
    </w:p>
    <w:p>
      <w:pPr>
        <w:pStyle w:val="4"/>
        <w:rPr>
          <w:rFonts w:ascii="微软雅黑" w:eastAsia="微软雅黑" w:cs="微软雅黑"/>
          <w:w w:val="115"/>
          <w:lang w:eastAsia="zh-CN"/>
        </w:rPr>
      </w:pPr>
      <w:r>
        <w:rPr>
          <w:rFonts w:hint="eastAsia" w:ascii="微软雅黑" w:eastAsia="微软雅黑" w:cs="微软雅黑"/>
          <w:w w:val="115"/>
          <w:lang w:eastAsia="zh-CN"/>
        </w:rPr>
        <w:t>来自高级管理层采用人工智能的压力</w:t>
      </w:r>
    </w:p>
    <w:p>
      <w:pPr>
        <w:pStyle w:val="4"/>
        <w:spacing w:before="0"/>
        <w:rPr>
          <w:lang w:eastAsia="zh-CN"/>
        </w:rPr>
      </w:pPr>
    </w:p>
    <w:p>
      <w:pPr>
        <w:pStyle w:val="6"/>
        <w:spacing w:before="12"/>
        <w:rPr>
          <w:b/>
          <w:sz w:val="14"/>
          <w:lang w:eastAsia="zh-CN"/>
        </w:rPr>
      </w:pPr>
    </w:p>
    <w:p>
      <w:pPr>
        <w:rPr>
          <w:sz w:val="14"/>
          <w:lang w:eastAsia="zh-CN"/>
        </w:rPr>
        <w:sectPr>
          <w:headerReference r:id="rId22" w:type="default"/>
          <w:footerReference r:id="rId23" w:type="default"/>
          <w:type w:val="continuous"/>
          <w:pgSz w:w="12240" w:h="15840"/>
          <w:pgMar w:top="1220" w:right="0" w:bottom="860" w:left="520" w:header="0" w:footer="675" w:gutter="0"/>
          <w:cols w:space="720" w:num="1"/>
        </w:sectPr>
      </w:pPr>
    </w:p>
    <w:p>
      <w:pPr>
        <w:pStyle w:val="6"/>
        <w:rPr>
          <w:b/>
          <w:sz w:val="18"/>
          <w:lang w:eastAsia="zh-CN"/>
        </w:rPr>
      </w:pPr>
      <w:r>
        <mc:AlternateContent>
          <mc:Choice Requires="wps">
            <w:drawing>
              <wp:anchor distT="0" distB="0" distL="114300" distR="114300" simplePos="0" relativeHeight="251752448" behindDoc="0" locked="0" layoutInCell="1" allowOverlap="1">
                <wp:simplePos x="0" y="0"/>
                <wp:positionH relativeFrom="page">
                  <wp:posOffset>889635</wp:posOffset>
                </wp:positionH>
                <wp:positionV relativeFrom="paragraph">
                  <wp:posOffset>116840</wp:posOffset>
                </wp:positionV>
                <wp:extent cx="3887470" cy="376555"/>
                <wp:effectExtent l="0" t="0" r="11430" b="4445"/>
                <wp:wrapNone/>
                <wp:docPr id="597" name="文本框 597"/>
                <wp:cNvGraphicFramePr/>
                <a:graphic xmlns:a="http://schemas.openxmlformats.org/drawingml/2006/main">
                  <a:graphicData uri="http://schemas.microsoft.com/office/word/2010/wordprocessingShape">
                    <wps:wsp>
                      <wps:cNvSpPr txBox="1"/>
                      <wps:spPr>
                        <a:xfrm>
                          <a:off x="0" y="0"/>
                          <a:ext cx="3887470" cy="376555"/>
                        </a:xfrm>
                        <a:prstGeom prst="rect">
                          <a:avLst/>
                        </a:prstGeom>
                        <a:solidFill>
                          <a:srgbClr val="EEF3F8"/>
                        </a:solidFill>
                        <a:ln>
                          <a:noFill/>
                        </a:ln>
                      </wps:spPr>
                      <wps:txbx>
                        <w:txbxContent>
                          <w:p>
                            <w:pPr>
                              <w:spacing w:before="63" w:line="278" w:lineRule="auto"/>
                              <w:ind w:right="723"/>
                              <w:rPr>
                                <w:i/>
                                <w:color w:val="000000"/>
                                <w:sz w:val="17"/>
                                <w:lang w:eastAsia="zh-CN"/>
                              </w:rPr>
                            </w:pPr>
                            <w:r>
                              <w:rPr>
                                <w:rFonts w:ascii="微软雅黑" w:eastAsia="微软雅黑" w:cs="微软雅黑"/>
                                <w:i/>
                                <w:color w:val="454C5B"/>
                                <w:w w:val="115"/>
                                <w:sz w:val="17"/>
                                <w:lang w:eastAsia="zh-CN"/>
                              </w:rPr>
                              <w:t>您的</w:t>
                            </w:r>
                            <w:r>
                              <w:rPr>
                                <w:rFonts w:hint="eastAsia" w:ascii="微软雅黑" w:eastAsia="微软雅黑" w:cs="微软雅黑"/>
                                <w:i/>
                                <w:color w:val="454C5B"/>
                                <w:w w:val="115"/>
                                <w:sz w:val="17"/>
                                <w:lang w:eastAsia="zh-CN"/>
                              </w:rPr>
                              <w:t>高级管理</w:t>
                            </w:r>
                            <w:r>
                              <w:rPr>
                                <w:rFonts w:ascii="微软雅黑" w:eastAsia="微软雅黑" w:cs="微软雅黑"/>
                                <w:i/>
                                <w:color w:val="454C5B"/>
                                <w:w w:val="115"/>
                                <w:sz w:val="17"/>
                                <w:lang w:eastAsia="zh-CN"/>
                              </w:rPr>
                              <w:t>层（如董事会</w:t>
                            </w:r>
                            <w:r>
                              <w:rPr>
                                <w:rFonts w:ascii="微软雅黑" w:eastAsia="微软雅黑" w:cs="微软雅黑"/>
                                <w:i/>
                                <w:color w:val="454C5B"/>
                                <w:spacing w:val="-11"/>
                                <w:w w:val="115"/>
                                <w:sz w:val="17"/>
                                <w:lang w:eastAsia="zh-CN"/>
                              </w:rPr>
                              <w:t>）</w:t>
                            </w:r>
                            <w:r>
                              <w:rPr>
                                <w:rFonts w:ascii="微软雅黑" w:eastAsia="微软雅黑" w:cs="微软雅黑"/>
                                <w:i/>
                                <w:color w:val="454C5B"/>
                                <w:w w:val="115"/>
                                <w:sz w:val="17"/>
                                <w:lang w:eastAsia="zh-CN"/>
                              </w:rPr>
                              <w:t>是</w:t>
                            </w:r>
                            <w:r>
                              <w:rPr>
                                <w:rFonts w:ascii="微软雅黑" w:eastAsia="微软雅黑" w:cs="微软雅黑"/>
                                <w:i/>
                                <w:color w:val="454C5B"/>
                                <w:spacing w:val="-12"/>
                                <w:w w:val="115"/>
                                <w:sz w:val="17"/>
                                <w:lang w:eastAsia="zh-CN"/>
                              </w:rPr>
                              <w:t>否在</w:t>
                            </w:r>
                            <w:r>
                              <w:rPr>
                                <w:rFonts w:ascii="微软雅黑" w:eastAsia="微软雅黑" w:cs="微软雅黑"/>
                                <w:i/>
                                <w:color w:val="454C5B"/>
                                <w:w w:val="115"/>
                                <w:sz w:val="17"/>
                                <w:lang w:eastAsia="zh-CN"/>
                              </w:rPr>
                              <w:t>推动人工智能的采用</w:t>
                            </w:r>
                            <w:r>
                              <w:rPr>
                                <w:rFonts w:hint="eastAsia" w:ascii="微软雅黑" w:eastAsia="微软雅黑" w:cs="微软雅黑"/>
                                <w:i/>
                                <w:color w:val="454C5B"/>
                                <w:w w:val="115"/>
                                <w:sz w:val="17"/>
                                <w:lang w:eastAsia="zh-CN"/>
                              </w:rPr>
                              <w:t>？</w:t>
                            </w:r>
                          </w:p>
                        </w:txbxContent>
                      </wps:txbx>
                      <wps:bodyPr lIns="0" tIns="0" rIns="0" bIns="0" upright="1"/>
                    </wps:wsp>
                  </a:graphicData>
                </a:graphic>
              </wp:anchor>
            </w:drawing>
          </mc:Choice>
          <mc:Fallback>
            <w:pict>
              <v:shape id="_x0000_s1026" o:spid="_x0000_s1026" o:spt="202" type="#_x0000_t202" style="position:absolute;left:0pt;margin-left:70.05pt;margin-top:9.2pt;height:29.65pt;width:306.1pt;mso-position-horizontal-relative:page;z-index:251752448;mso-width-relative:page;mso-height-relative:page;" fillcolor="#EEF3F8" filled="t" stroked="f" coordsize="21600,21600" o:gfxdata="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jMD+G1wAAAAkBAAAPAAAAAAAAAAEAIAAA&#10;ACIAAABkcnMvZG93bnJldi54bWxQSwECFAAUAAAACACHTuJAMJTsEtQBAACfAwAADgAAAAAAAAAB&#10;ACAAAAAmAQAAZHJzL2Uyb0RvYy54bWxQSwUGAAAAAAYABgBZAQAAbAUAAAAA&#10;">
                <v:fill on="t" focussize="0,0"/>
                <v:stroke on="f"/>
                <v:imagedata o:title=""/>
                <o:lock v:ext="edit" aspectratio="f"/>
                <v:textbox inset="0mm,0mm,0mm,0mm">
                  <w:txbxContent>
                    <w:p>
                      <w:pPr>
                        <w:spacing w:before="63" w:line="278" w:lineRule="auto"/>
                        <w:ind w:right="723"/>
                        <w:rPr>
                          <w:i/>
                          <w:color w:val="000000"/>
                          <w:sz w:val="17"/>
                          <w:lang w:eastAsia="zh-CN"/>
                        </w:rPr>
                      </w:pPr>
                      <w:r>
                        <w:rPr>
                          <w:rFonts w:ascii="微软雅黑" w:eastAsia="微软雅黑" w:cs="微软雅黑"/>
                          <w:i/>
                          <w:color w:val="454C5B"/>
                          <w:w w:val="115"/>
                          <w:sz w:val="17"/>
                          <w:lang w:eastAsia="zh-CN"/>
                        </w:rPr>
                        <w:t>您的</w:t>
                      </w:r>
                      <w:r>
                        <w:rPr>
                          <w:rFonts w:hint="eastAsia" w:ascii="微软雅黑" w:eastAsia="微软雅黑" w:cs="微软雅黑"/>
                          <w:i/>
                          <w:color w:val="454C5B"/>
                          <w:w w:val="115"/>
                          <w:sz w:val="17"/>
                          <w:lang w:eastAsia="zh-CN"/>
                        </w:rPr>
                        <w:t>高级管理</w:t>
                      </w:r>
                      <w:r>
                        <w:rPr>
                          <w:rFonts w:ascii="微软雅黑" w:eastAsia="微软雅黑" w:cs="微软雅黑"/>
                          <w:i/>
                          <w:color w:val="454C5B"/>
                          <w:w w:val="115"/>
                          <w:sz w:val="17"/>
                          <w:lang w:eastAsia="zh-CN"/>
                        </w:rPr>
                        <w:t>层（如董事会</w:t>
                      </w:r>
                      <w:r>
                        <w:rPr>
                          <w:rFonts w:ascii="微软雅黑" w:eastAsia="微软雅黑" w:cs="微软雅黑"/>
                          <w:i/>
                          <w:color w:val="454C5B"/>
                          <w:spacing w:val="-11"/>
                          <w:w w:val="115"/>
                          <w:sz w:val="17"/>
                          <w:lang w:eastAsia="zh-CN"/>
                        </w:rPr>
                        <w:t>）</w:t>
                      </w:r>
                      <w:r>
                        <w:rPr>
                          <w:rFonts w:ascii="微软雅黑" w:eastAsia="微软雅黑" w:cs="微软雅黑"/>
                          <w:i/>
                          <w:color w:val="454C5B"/>
                          <w:w w:val="115"/>
                          <w:sz w:val="17"/>
                          <w:lang w:eastAsia="zh-CN"/>
                        </w:rPr>
                        <w:t>是</w:t>
                      </w:r>
                      <w:r>
                        <w:rPr>
                          <w:rFonts w:ascii="微软雅黑" w:eastAsia="微软雅黑" w:cs="微软雅黑"/>
                          <w:i/>
                          <w:color w:val="454C5B"/>
                          <w:spacing w:val="-12"/>
                          <w:w w:val="115"/>
                          <w:sz w:val="17"/>
                          <w:lang w:eastAsia="zh-CN"/>
                        </w:rPr>
                        <w:t>否在</w:t>
                      </w:r>
                      <w:r>
                        <w:rPr>
                          <w:rFonts w:ascii="微软雅黑" w:eastAsia="微软雅黑" w:cs="微软雅黑"/>
                          <w:i/>
                          <w:color w:val="454C5B"/>
                          <w:w w:val="115"/>
                          <w:sz w:val="17"/>
                          <w:lang w:eastAsia="zh-CN"/>
                        </w:rPr>
                        <w:t>推动人工智能的采用</w:t>
                      </w:r>
                      <w:r>
                        <w:rPr>
                          <w:rFonts w:hint="eastAsia" w:ascii="微软雅黑" w:eastAsia="微软雅黑" w:cs="微软雅黑"/>
                          <w:i/>
                          <w:color w:val="454C5B"/>
                          <w:w w:val="115"/>
                          <w:sz w:val="17"/>
                          <w:lang w:eastAsia="zh-CN"/>
                        </w:rPr>
                        <w:t>？</w:t>
                      </w:r>
                    </w:p>
                  </w:txbxContent>
                </v:textbox>
              </v:shape>
            </w:pict>
          </mc:Fallback>
        </mc:AlternateContent>
      </w:r>
    </w:p>
    <w:p>
      <w:pPr>
        <w:pStyle w:val="6"/>
        <w:rPr>
          <w:b/>
          <w:sz w:val="18"/>
          <w:lang w:eastAsia="zh-CN"/>
        </w:rPr>
      </w:pPr>
    </w:p>
    <w:p>
      <w:pPr>
        <w:pStyle w:val="6"/>
        <w:rPr>
          <w:b/>
          <w:sz w:val="18"/>
          <w:lang w:eastAsia="zh-CN"/>
        </w:rPr>
      </w:pPr>
    </w:p>
    <w:p>
      <w:pPr>
        <w:pStyle w:val="6"/>
        <w:rPr>
          <w:b/>
          <w:sz w:val="18"/>
          <w:lang w:eastAsia="zh-CN"/>
        </w:rPr>
      </w:pPr>
    </w:p>
    <w:p>
      <w:pPr>
        <w:pStyle w:val="6"/>
        <w:rPr>
          <w:b/>
          <w:sz w:val="18"/>
          <w:lang w:eastAsia="zh-CN"/>
        </w:rPr>
      </w:pPr>
    </w:p>
    <w:p>
      <w:pPr>
        <w:pStyle w:val="6"/>
        <w:rPr>
          <w:b/>
          <w:sz w:val="18"/>
          <w:lang w:eastAsia="zh-CN"/>
        </w:rPr>
      </w:pPr>
    </w:p>
    <w:p>
      <w:pPr>
        <w:pStyle w:val="6"/>
        <w:rPr>
          <w:b/>
          <w:sz w:val="18"/>
          <w:lang w:eastAsia="zh-CN"/>
        </w:rPr>
      </w:pPr>
    </w:p>
    <w:p>
      <w:pPr>
        <w:pStyle w:val="6"/>
        <w:rPr>
          <w:b/>
          <w:sz w:val="18"/>
          <w:lang w:eastAsia="zh-CN"/>
        </w:rPr>
      </w:pPr>
    </w:p>
    <w:p>
      <w:pPr>
        <w:pStyle w:val="6"/>
        <w:spacing w:before="10"/>
        <w:rPr>
          <w:b/>
          <w:lang w:eastAsia="zh-CN"/>
        </w:rPr>
      </w:pPr>
    </w:p>
    <w:p>
      <w:pPr>
        <w:spacing w:before="1"/>
        <w:ind w:left="4172"/>
        <w:rPr>
          <w:sz w:val="14"/>
        </w:rPr>
      </w:pPr>
      <w:r>
        <mc:AlternateContent>
          <mc:Choice Requires="wpg">
            <w:drawing>
              <wp:anchor distT="0" distB="0" distL="114300" distR="114300" simplePos="0" relativeHeight="251752448" behindDoc="0" locked="0" layoutInCell="1" allowOverlap="1">
                <wp:simplePos x="0" y="0"/>
                <wp:positionH relativeFrom="page">
                  <wp:posOffset>921385</wp:posOffset>
                </wp:positionH>
                <wp:positionV relativeFrom="paragraph">
                  <wp:posOffset>-662305</wp:posOffset>
                </wp:positionV>
                <wp:extent cx="1830705" cy="1837690"/>
                <wp:effectExtent l="0" t="635" r="10795" b="3175"/>
                <wp:wrapNone/>
                <wp:docPr id="598" name="组合 598"/>
                <wp:cNvGraphicFramePr/>
                <a:graphic xmlns:a="http://schemas.openxmlformats.org/drawingml/2006/main">
                  <a:graphicData uri="http://schemas.microsoft.com/office/word/2010/wordprocessingGroup">
                    <wpg:wgp>
                      <wpg:cNvGrpSpPr/>
                      <wpg:grpSpPr>
                        <a:xfrm>
                          <a:off x="0" y="0"/>
                          <a:ext cx="1830705" cy="1837690"/>
                          <a:chOff x="1451" y="-1043"/>
                          <a:chExt cx="2883" cy="2894"/>
                        </a:xfrm>
                      </wpg:grpSpPr>
                      <wps:wsp>
                        <wps:cNvPr id="599" name="任意多边形 448"/>
                        <wps:cNvSpPr/>
                        <wps:spPr>
                          <a:xfrm>
                            <a:off x="1451" y="-1033"/>
                            <a:ext cx="2883" cy="2883"/>
                          </a:xfrm>
                          <a:custGeom>
                            <a:avLst/>
                            <a:gdLst/>
                            <a:ahLst/>
                            <a:cxnLst/>
                            <a:pathLst>
                              <a:path w="2883" h="2883">
                                <a:moveTo>
                                  <a:pt x="1441" y="0"/>
                                </a:moveTo>
                                <a:lnTo>
                                  <a:pt x="1394" y="1"/>
                                </a:lnTo>
                                <a:lnTo>
                                  <a:pt x="1441" y="1441"/>
                                </a:lnTo>
                                <a:lnTo>
                                  <a:pt x="236" y="651"/>
                                </a:lnTo>
                                <a:lnTo>
                                  <a:pt x="196" y="716"/>
                                </a:lnTo>
                                <a:lnTo>
                                  <a:pt x="159" y="782"/>
                                </a:lnTo>
                                <a:lnTo>
                                  <a:pt x="126" y="851"/>
                                </a:lnTo>
                                <a:lnTo>
                                  <a:pt x="97" y="921"/>
                                </a:lnTo>
                                <a:lnTo>
                                  <a:pt x="72" y="992"/>
                                </a:lnTo>
                                <a:lnTo>
                                  <a:pt x="50" y="1065"/>
                                </a:lnTo>
                                <a:lnTo>
                                  <a:pt x="32" y="1139"/>
                                </a:lnTo>
                                <a:lnTo>
                                  <a:pt x="18" y="1213"/>
                                </a:lnTo>
                                <a:lnTo>
                                  <a:pt x="8" y="1289"/>
                                </a:lnTo>
                                <a:lnTo>
                                  <a:pt x="2" y="1365"/>
                                </a:lnTo>
                                <a:lnTo>
                                  <a:pt x="0" y="1441"/>
                                </a:lnTo>
                                <a:lnTo>
                                  <a:pt x="2" y="1517"/>
                                </a:lnTo>
                                <a:lnTo>
                                  <a:pt x="8" y="1592"/>
                                </a:lnTo>
                                <a:lnTo>
                                  <a:pt x="18" y="1666"/>
                                </a:lnTo>
                                <a:lnTo>
                                  <a:pt x="32" y="1739"/>
                                </a:lnTo>
                                <a:lnTo>
                                  <a:pt x="49" y="1810"/>
                                </a:lnTo>
                                <a:lnTo>
                                  <a:pt x="70" y="1880"/>
                                </a:lnTo>
                                <a:lnTo>
                                  <a:pt x="94" y="1949"/>
                                </a:lnTo>
                                <a:lnTo>
                                  <a:pt x="121" y="2016"/>
                                </a:lnTo>
                                <a:lnTo>
                                  <a:pt x="152" y="2082"/>
                                </a:lnTo>
                                <a:lnTo>
                                  <a:pt x="186" y="2145"/>
                                </a:lnTo>
                                <a:lnTo>
                                  <a:pt x="223" y="2207"/>
                                </a:lnTo>
                                <a:lnTo>
                                  <a:pt x="263" y="2266"/>
                                </a:lnTo>
                                <a:lnTo>
                                  <a:pt x="306" y="2324"/>
                                </a:lnTo>
                                <a:lnTo>
                                  <a:pt x="351" y="2379"/>
                                </a:lnTo>
                                <a:lnTo>
                                  <a:pt x="399" y="2432"/>
                                </a:lnTo>
                                <a:lnTo>
                                  <a:pt x="450" y="2483"/>
                                </a:lnTo>
                                <a:lnTo>
                                  <a:pt x="503" y="2531"/>
                                </a:lnTo>
                                <a:lnTo>
                                  <a:pt x="558" y="2576"/>
                                </a:lnTo>
                                <a:lnTo>
                                  <a:pt x="616" y="2619"/>
                                </a:lnTo>
                                <a:lnTo>
                                  <a:pt x="675" y="2659"/>
                                </a:lnTo>
                                <a:lnTo>
                                  <a:pt x="737" y="2696"/>
                                </a:lnTo>
                                <a:lnTo>
                                  <a:pt x="801" y="2730"/>
                                </a:lnTo>
                                <a:lnTo>
                                  <a:pt x="866" y="2761"/>
                                </a:lnTo>
                                <a:lnTo>
                                  <a:pt x="933" y="2788"/>
                                </a:lnTo>
                                <a:lnTo>
                                  <a:pt x="1002" y="2813"/>
                                </a:lnTo>
                                <a:lnTo>
                                  <a:pt x="1072" y="2833"/>
                                </a:lnTo>
                                <a:lnTo>
                                  <a:pt x="1143" y="2851"/>
                                </a:lnTo>
                                <a:lnTo>
                                  <a:pt x="1216" y="2864"/>
                                </a:lnTo>
                                <a:lnTo>
                                  <a:pt x="1290" y="2874"/>
                                </a:lnTo>
                                <a:lnTo>
                                  <a:pt x="1365" y="2880"/>
                                </a:lnTo>
                                <a:lnTo>
                                  <a:pt x="1441" y="2882"/>
                                </a:lnTo>
                                <a:lnTo>
                                  <a:pt x="1517" y="2880"/>
                                </a:lnTo>
                                <a:lnTo>
                                  <a:pt x="1592" y="2874"/>
                                </a:lnTo>
                                <a:lnTo>
                                  <a:pt x="1666" y="2864"/>
                                </a:lnTo>
                                <a:lnTo>
                                  <a:pt x="1739" y="2851"/>
                                </a:lnTo>
                                <a:lnTo>
                                  <a:pt x="1811" y="2833"/>
                                </a:lnTo>
                                <a:lnTo>
                                  <a:pt x="1881" y="2813"/>
                                </a:lnTo>
                                <a:lnTo>
                                  <a:pt x="1949" y="2788"/>
                                </a:lnTo>
                                <a:lnTo>
                                  <a:pt x="2016" y="2761"/>
                                </a:lnTo>
                                <a:lnTo>
                                  <a:pt x="2082" y="2730"/>
                                </a:lnTo>
                                <a:lnTo>
                                  <a:pt x="2145" y="2696"/>
                                </a:lnTo>
                                <a:lnTo>
                                  <a:pt x="2207" y="2659"/>
                                </a:lnTo>
                                <a:lnTo>
                                  <a:pt x="2267" y="2619"/>
                                </a:lnTo>
                                <a:lnTo>
                                  <a:pt x="2324" y="2576"/>
                                </a:lnTo>
                                <a:lnTo>
                                  <a:pt x="2380" y="2531"/>
                                </a:lnTo>
                                <a:lnTo>
                                  <a:pt x="2433" y="2483"/>
                                </a:lnTo>
                                <a:lnTo>
                                  <a:pt x="2483" y="2432"/>
                                </a:lnTo>
                                <a:lnTo>
                                  <a:pt x="2531" y="2379"/>
                                </a:lnTo>
                                <a:lnTo>
                                  <a:pt x="2577" y="2324"/>
                                </a:lnTo>
                                <a:lnTo>
                                  <a:pt x="2619" y="2266"/>
                                </a:lnTo>
                                <a:lnTo>
                                  <a:pt x="2659" y="2207"/>
                                </a:lnTo>
                                <a:lnTo>
                                  <a:pt x="2696" y="2145"/>
                                </a:lnTo>
                                <a:lnTo>
                                  <a:pt x="2730" y="2082"/>
                                </a:lnTo>
                                <a:lnTo>
                                  <a:pt x="2761" y="2016"/>
                                </a:lnTo>
                                <a:lnTo>
                                  <a:pt x="2789" y="1949"/>
                                </a:lnTo>
                                <a:lnTo>
                                  <a:pt x="2813" y="1880"/>
                                </a:lnTo>
                                <a:lnTo>
                                  <a:pt x="2834" y="1810"/>
                                </a:lnTo>
                                <a:lnTo>
                                  <a:pt x="2851" y="1739"/>
                                </a:lnTo>
                                <a:lnTo>
                                  <a:pt x="2864" y="1666"/>
                                </a:lnTo>
                                <a:lnTo>
                                  <a:pt x="2874" y="1592"/>
                                </a:lnTo>
                                <a:lnTo>
                                  <a:pt x="2880" y="1517"/>
                                </a:lnTo>
                                <a:lnTo>
                                  <a:pt x="2882" y="1441"/>
                                </a:lnTo>
                                <a:lnTo>
                                  <a:pt x="2880" y="1365"/>
                                </a:lnTo>
                                <a:lnTo>
                                  <a:pt x="2874" y="1290"/>
                                </a:lnTo>
                                <a:lnTo>
                                  <a:pt x="2864" y="1216"/>
                                </a:lnTo>
                                <a:lnTo>
                                  <a:pt x="2851" y="1143"/>
                                </a:lnTo>
                                <a:lnTo>
                                  <a:pt x="2834" y="1071"/>
                                </a:lnTo>
                                <a:lnTo>
                                  <a:pt x="2813" y="1001"/>
                                </a:lnTo>
                                <a:lnTo>
                                  <a:pt x="2789" y="933"/>
                                </a:lnTo>
                                <a:lnTo>
                                  <a:pt x="2761" y="866"/>
                                </a:lnTo>
                                <a:lnTo>
                                  <a:pt x="2730" y="800"/>
                                </a:lnTo>
                                <a:lnTo>
                                  <a:pt x="2696" y="737"/>
                                </a:lnTo>
                                <a:lnTo>
                                  <a:pt x="2659" y="675"/>
                                </a:lnTo>
                                <a:lnTo>
                                  <a:pt x="2619" y="615"/>
                                </a:lnTo>
                                <a:lnTo>
                                  <a:pt x="2577" y="558"/>
                                </a:lnTo>
                                <a:lnTo>
                                  <a:pt x="2531" y="503"/>
                                </a:lnTo>
                                <a:lnTo>
                                  <a:pt x="2483" y="450"/>
                                </a:lnTo>
                                <a:lnTo>
                                  <a:pt x="2433" y="399"/>
                                </a:lnTo>
                                <a:lnTo>
                                  <a:pt x="2380" y="351"/>
                                </a:lnTo>
                                <a:lnTo>
                                  <a:pt x="2324" y="305"/>
                                </a:lnTo>
                                <a:lnTo>
                                  <a:pt x="2267" y="263"/>
                                </a:lnTo>
                                <a:lnTo>
                                  <a:pt x="2207" y="223"/>
                                </a:lnTo>
                                <a:lnTo>
                                  <a:pt x="2145" y="186"/>
                                </a:lnTo>
                                <a:lnTo>
                                  <a:pt x="2082" y="152"/>
                                </a:lnTo>
                                <a:lnTo>
                                  <a:pt x="2016" y="121"/>
                                </a:lnTo>
                                <a:lnTo>
                                  <a:pt x="1949" y="93"/>
                                </a:lnTo>
                                <a:lnTo>
                                  <a:pt x="1881" y="69"/>
                                </a:lnTo>
                                <a:lnTo>
                                  <a:pt x="1811" y="48"/>
                                </a:lnTo>
                                <a:lnTo>
                                  <a:pt x="1739" y="31"/>
                                </a:lnTo>
                                <a:lnTo>
                                  <a:pt x="1666" y="18"/>
                                </a:lnTo>
                                <a:lnTo>
                                  <a:pt x="1592" y="8"/>
                                </a:lnTo>
                                <a:lnTo>
                                  <a:pt x="1517" y="2"/>
                                </a:lnTo>
                                <a:lnTo>
                                  <a:pt x="1441" y="0"/>
                                </a:lnTo>
                                <a:close/>
                              </a:path>
                            </a:pathLst>
                          </a:custGeom>
                          <a:solidFill>
                            <a:srgbClr val="FF7A00"/>
                          </a:solidFill>
                          <a:ln>
                            <a:noFill/>
                          </a:ln>
                        </wps:spPr>
                        <wps:bodyPr upright="1"/>
                      </wps:wsp>
                      <wps:wsp>
                        <wps:cNvPr id="600" name="任意多边形 449"/>
                        <wps:cNvSpPr/>
                        <wps:spPr>
                          <a:xfrm>
                            <a:off x="1591" y="-1002"/>
                            <a:ext cx="1301" cy="1411"/>
                          </a:xfrm>
                          <a:custGeom>
                            <a:avLst/>
                            <a:gdLst/>
                            <a:ahLst/>
                            <a:cxnLst/>
                            <a:pathLst>
                              <a:path w="1301" h="1411">
                                <a:moveTo>
                                  <a:pt x="1005" y="0"/>
                                </a:moveTo>
                                <a:lnTo>
                                  <a:pt x="924" y="19"/>
                                </a:lnTo>
                                <a:lnTo>
                                  <a:pt x="845" y="43"/>
                                </a:lnTo>
                                <a:lnTo>
                                  <a:pt x="767" y="71"/>
                                </a:lnTo>
                                <a:lnTo>
                                  <a:pt x="691" y="104"/>
                                </a:lnTo>
                                <a:lnTo>
                                  <a:pt x="618" y="141"/>
                                </a:lnTo>
                                <a:lnTo>
                                  <a:pt x="546" y="183"/>
                                </a:lnTo>
                                <a:lnTo>
                                  <a:pt x="477" y="228"/>
                                </a:lnTo>
                                <a:lnTo>
                                  <a:pt x="410" y="277"/>
                                </a:lnTo>
                                <a:lnTo>
                                  <a:pt x="346" y="331"/>
                                </a:lnTo>
                                <a:lnTo>
                                  <a:pt x="286" y="387"/>
                                </a:lnTo>
                                <a:lnTo>
                                  <a:pt x="229" y="447"/>
                                </a:lnTo>
                                <a:lnTo>
                                  <a:pt x="176" y="510"/>
                                </a:lnTo>
                                <a:lnTo>
                                  <a:pt x="126" y="576"/>
                                </a:lnTo>
                                <a:lnTo>
                                  <a:pt x="80" y="645"/>
                                </a:lnTo>
                                <a:lnTo>
                                  <a:pt x="38" y="716"/>
                                </a:lnTo>
                                <a:lnTo>
                                  <a:pt x="0" y="790"/>
                                </a:lnTo>
                                <a:lnTo>
                                  <a:pt x="1301" y="1410"/>
                                </a:lnTo>
                                <a:lnTo>
                                  <a:pt x="1005" y="0"/>
                                </a:lnTo>
                                <a:close/>
                              </a:path>
                            </a:pathLst>
                          </a:custGeom>
                          <a:solidFill>
                            <a:srgbClr val="FFCA66"/>
                          </a:solidFill>
                          <a:ln>
                            <a:noFill/>
                          </a:ln>
                        </wps:spPr>
                        <wps:bodyPr upright="1"/>
                      </wps:wsp>
                      <wps:wsp>
                        <wps:cNvPr id="601" name="任意多边形 450"/>
                        <wps:cNvSpPr/>
                        <wps:spPr>
                          <a:xfrm>
                            <a:off x="1591" y="-1002"/>
                            <a:ext cx="1301" cy="1411"/>
                          </a:xfrm>
                          <a:custGeom>
                            <a:avLst/>
                            <a:gdLst/>
                            <a:ahLst/>
                            <a:cxnLst/>
                            <a:pathLst>
                              <a:path w="1301" h="1411">
                                <a:moveTo>
                                  <a:pt x="1301" y="1410"/>
                                </a:moveTo>
                                <a:lnTo>
                                  <a:pt x="0" y="790"/>
                                </a:lnTo>
                                <a:lnTo>
                                  <a:pt x="38" y="716"/>
                                </a:lnTo>
                                <a:lnTo>
                                  <a:pt x="80" y="645"/>
                                </a:lnTo>
                                <a:lnTo>
                                  <a:pt x="126" y="576"/>
                                </a:lnTo>
                                <a:lnTo>
                                  <a:pt x="176" y="510"/>
                                </a:lnTo>
                                <a:lnTo>
                                  <a:pt x="229" y="447"/>
                                </a:lnTo>
                                <a:lnTo>
                                  <a:pt x="286" y="387"/>
                                </a:lnTo>
                                <a:lnTo>
                                  <a:pt x="346" y="331"/>
                                </a:lnTo>
                                <a:lnTo>
                                  <a:pt x="410" y="277"/>
                                </a:lnTo>
                                <a:lnTo>
                                  <a:pt x="477" y="228"/>
                                </a:lnTo>
                                <a:lnTo>
                                  <a:pt x="546" y="183"/>
                                </a:lnTo>
                                <a:lnTo>
                                  <a:pt x="618" y="141"/>
                                </a:lnTo>
                                <a:lnTo>
                                  <a:pt x="691" y="104"/>
                                </a:lnTo>
                                <a:lnTo>
                                  <a:pt x="767" y="71"/>
                                </a:lnTo>
                                <a:lnTo>
                                  <a:pt x="845" y="43"/>
                                </a:lnTo>
                                <a:lnTo>
                                  <a:pt x="924" y="19"/>
                                </a:lnTo>
                                <a:lnTo>
                                  <a:pt x="1005" y="0"/>
                                </a:lnTo>
                                <a:lnTo>
                                  <a:pt x="1301" y="1410"/>
                                </a:lnTo>
                                <a:close/>
                              </a:path>
                            </a:pathLst>
                          </a:custGeom>
                          <a:noFill/>
                          <a:ln w="14122" cap="flat" cmpd="sng">
                            <a:solidFill>
                              <a:srgbClr val="FFFFFF"/>
                            </a:solidFill>
                            <a:prstDash val="solid"/>
                            <a:headEnd type="none" w="med" len="med"/>
                            <a:tailEnd type="none" w="med" len="med"/>
                          </a:ln>
                        </wps:spPr>
                        <wps:bodyPr upright="1"/>
                      </wps:wsp>
                      <wps:wsp>
                        <wps:cNvPr id="602" name="任意多边形 451"/>
                        <wps:cNvSpPr/>
                        <wps:spPr>
                          <a:xfrm>
                            <a:off x="2351" y="-1033"/>
                            <a:ext cx="541" cy="1442"/>
                          </a:xfrm>
                          <a:custGeom>
                            <a:avLst/>
                            <a:gdLst/>
                            <a:ahLst/>
                            <a:cxnLst/>
                            <a:pathLst>
                              <a:path w="541" h="1442">
                                <a:moveTo>
                                  <a:pt x="541" y="0"/>
                                </a:moveTo>
                                <a:lnTo>
                                  <a:pt x="472" y="1"/>
                                </a:lnTo>
                                <a:lnTo>
                                  <a:pt x="403" y="6"/>
                                </a:lnTo>
                                <a:lnTo>
                                  <a:pt x="334" y="15"/>
                                </a:lnTo>
                                <a:lnTo>
                                  <a:pt x="266" y="26"/>
                                </a:lnTo>
                                <a:lnTo>
                                  <a:pt x="198" y="41"/>
                                </a:lnTo>
                                <a:lnTo>
                                  <a:pt x="131" y="59"/>
                                </a:lnTo>
                                <a:lnTo>
                                  <a:pt x="65" y="81"/>
                                </a:lnTo>
                                <a:lnTo>
                                  <a:pt x="0" y="105"/>
                                </a:lnTo>
                                <a:lnTo>
                                  <a:pt x="541" y="1441"/>
                                </a:lnTo>
                                <a:lnTo>
                                  <a:pt x="541" y="0"/>
                                </a:lnTo>
                                <a:close/>
                              </a:path>
                            </a:pathLst>
                          </a:custGeom>
                          <a:solidFill>
                            <a:srgbClr val="D7E1EC"/>
                          </a:solidFill>
                          <a:ln>
                            <a:noFill/>
                          </a:ln>
                        </wps:spPr>
                        <wps:bodyPr upright="1"/>
                      </wps:wsp>
                      <wps:wsp>
                        <wps:cNvPr id="603" name="任意多边形 452"/>
                        <wps:cNvSpPr/>
                        <wps:spPr>
                          <a:xfrm>
                            <a:off x="2351" y="-1033"/>
                            <a:ext cx="541" cy="1442"/>
                          </a:xfrm>
                          <a:custGeom>
                            <a:avLst/>
                            <a:gdLst/>
                            <a:ahLst/>
                            <a:cxnLst/>
                            <a:pathLst>
                              <a:path w="541" h="1442">
                                <a:moveTo>
                                  <a:pt x="541" y="1441"/>
                                </a:moveTo>
                                <a:lnTo>
                                  <a:pt x="0" y="105"/>
                                </a:lnTo>
                                <a:lnTo>
                                  <a:pt x="65" y="81"/>
                                </a:lnTo>
                                <a:lnTo>
                                  <a:pt x="131" y="59"/>
                                </a:lnTo>
                                <a:lnTo>
                                  <a:pt x="198" y="41"/>
                                </a:lnTo>
                                <a:lnTo>
                                  <a:pt x="266" y="26"/>
                                </a:lnTo>
                                <a:lnTo>
                                  <a:pt x="334" y="15"/>
                                </a:lnTo>
                                <a:lnTo>
                                  <a:pt x="403" y="6"/>
                                </a:lnTo>
                                <a:lnTo>
                                  <a:pt x="472" y="1"/>
                                </a:lnTo>
                                <a:lnTo>
                                  <a:pt x="541" y="0"/>
                                </a:lnTo>
                                <a:lnTo>
                                  <a:pt x="541" y="1441"/>
                                </a:lnTo>
                                <a:close/>
                              </a:path>
                            </a:pathLst>
                          </a:custGeom>
                          <a:noFill/>
                          <a:ln w="14122" cap="flat" cmpd="sng">
                            <a:solidFill>
                              <a:srgbClr val="FFFFFF"/>
                            </a:solidFill>
                            <a:prstDash val="solid"/>
                            <a:headEnd type="none" w="med" len="med"/>
                            <a:tailEnd type="none" w="med" len="med"/>
                          </a:ln>
                        </wps:spPr>
                        <wps:bodyPr upright="1"/>
                      </wps:wsp>
                      <wps:wsp>
                        <wps:cNvPr id="604" name="任意多边形 453"/>
                        <wps:cNvSpPr/>
                        <wps:spPr>
                          <a:xfrm>
                            <a:off x="1919" y="-571"/>
                            <a:ext cx="1946" cy="1946"/>
                          </a:xfrm>
                          <a:custGeom>
                            <a:avLst/>
                            <a:gdLst/>
                            <a:ahLst/>
                            <a:cxnLst/>
                            <a:pathLst>
                              <a:path w="1946" h="1946">
                                <a:moveTo>
                                  <a:pt x="973" y="0"/>
                                </a:moveTo>
                                <a:lnTo>
                                  <a:pt x="897" y="3"/>
                                </a:lnTo>
                                <a:lnTo>
                                  <a:pt x="823" y="12"/>
                                </a:lnTo>
                                <a:lnTo>
                                  <a:pt x="750" y="26"/>
                                </a:lnTo>
                                <a:lnTo>
                                  <a:pt x="680" y="45"/>
                                </a:lnTo>
                                <a:lnTo>
                                  <a:pt x="611" y="70"/>
                                </a:lnTo>
                                <a:lnTo>
                                  <a:pt x="545" y="99"/>
                                </a:lnTo>
                                <a:lnTo>
                                  <a:pt x="482" y="133"/>
                                </a:lnTo>
                                <a:lnTo>
                                  <a:pt x="422" y="171"/>
                                </a:lnTo>
                                <a:lnTo>
                                  <a:pt x="365" y="214"/>
                                </a:lnTo>
                                <a:lnTo>
                                  <a:pt x="311" y="260"/>
                                </a:lnTo>
                                <a:lnTo>
                                  <a:pt x="261" y="311"/>
                                </a:lnTo>
                                <a:lnTo>
                                  <a:pt x="214" y="364"/>
                                </a:lnTo>
                                <a:lnTo>
                                  <a:pt x="172" y="422"/>
                                </a:lnTo>
                                <a:lnTo>
                                  <a:pt x="133" y="482"/>
                                </a:lnTo>
                                <a:lnTo>
                                  <a:pt x="99" y="545"/>
                                </a:lnTo>
                                <a:lnTo>
                                  <a:pt x="70" y="611"/>
                                </a:lnTo>
                                <a:lnTo>
                                  <a:pt x="46" y="679"/>
                                </a:lnTo>
                                <a:lnTo>
                                  <a:pt x="26" y="750"/>
                                </a:lnTo>
                                <a:lnTo>
                                  <a:pt x="12" y="822"/>
                                </a:lnTo>
                                <a:lnTo>
                                  <a:pt x="3" y="897"/>
                                </a:lnTo>
                                <a:lnTo>
                                  <a:pt x="0" y="973"/>
                                </a:lnTo>
                                <a:lnTo>
                                  <a:pt x="3" y="1049"/>
                                </a:lnTo>
                                <a:lnTo>
                                  <a:pt x="12" y="1123"/>
                                </a:lnTo>
                                <a:lnTo>
                                  <a:pt x="26" y="1196"/>
                                </a:lnTo>
                                <a:lnTo>
                                  <a:pt x="46" y="1266"/>
                                </a:lnTo>
                                <a:lnTo>
                                  <a:pt x="70" y="1335"/>
                                </a:lnTo>
                                <a:lnTo>
                                  <a:pt x="99" y="1401"/>
                                </a:lnTo>
                                <a:lnTo>
                                  <a:pt x="133" y="1464"/>
                                </a:lnTo>
                                <a:lnTo>
                                  <a:pt x="172" y="1524"/>
                                </a:lnTo>
                                <a:lnTo>
                                  <a:pt x="214" y="1581"/>
                                </a:lnTo>
                                <a:lnTo>
                                  <a:pt x="261" y="1635"/>
                                </a:lnTo>
                                <a:lnTo>
                                  <a:pt x="311" y="1685"/>
                                </a:lnTo>
                                <a:lnTo>
                                  <a:pt x="365" y="1732"/>
                                </a:lnTo>
                                <a:lnTo>
                                  <a:pt x="422" y="1774"/>
                                </a:lnTo>
                                <a:lnTo>
                                  <a:pt x="482" y="1813"/>
                                </a:lnTo>
                                <a:lnTo>
                                  <a:pt x="545" y="1847"/>
                                </a:lnTo>
                                <a:lnTo>
                                  <a:pt x="611" y="1876"/>
                                </a:lnTo>
                                <a:lnTo>
                                  <a:pt x="680" y="1901"/>
                                </a:lnTo>
                                <a:lnTo>
                                  <a:pt x="750" y="1920"/>
                                </a:lnTo>
                                <a:lnTo>
                                  <a:pt x="823" y="1934"/>
                                </a:lnTo>
                                <a:lnTo>
                                  <a:pt x="897" y="1943"/>
                                </a:lnTo>
                                <a:lnTo>
                                  <a:pt x="973" y="1946"/>
                                </a:lnTo>
                                <a:lnTo>
                                  <a:pt x="1049" y="1943"/>
                                </a:lnTo>
                                <a:lnTo>
                                  <a:pt x="1124" y="1934"/>
                                </a:lnTo>
                                <a:lnTo>
                                  <a:pt x="1196" y="1920"/>
                                </a:lnTo>
                                <a:lnTo>
                                  <a:pt x="1267" y="1901"/>
                                </a:lnTo>
                                <a:lnTo>
                                  <a:pt x="1335" y="1876"/>
                                </a:lnTo>
                                <a:lnTo>
                                  <a:pt x="1401" y="1847"/>
                                </a:lnTo>
                                <a:lnTo>
                                  <a:pt x="1464" y="1813"/>
                                </a:lnTo>
                                <a:lnTo>
                                  <a:pt x="1524" y="1774"/>
                                </a:lnTo>
                                <a:lnTo>
                                  <a:pt x="1582" y="1732"/>
                                </a:lnTo>
                                <a:lnTo>
                                  <a:pt x="1635" y="1685"/>
                                </a:lnTo>
                                <a:lnTo>
                                  <a:pt x="1686" y="1635"/>
                                </a:lnTo>
                                <a:lnTo>
                                  <a:pt x="1732" y="1581"/>
                                </a:lnTo>
                                <a:lnTo>
                                  <a:pt x="1775" y="1524"/>
                                </a:lnTo>
                                <a:lnTo>
                                  <a:pt x="1813" y="1464"/>
                                </a:lnTo>
                                <a:lnTo>
                                  <a:pt x="1847" y="1401"/>
                                </a:lnTo>
                                <a:lnTo>
                                  <a:pt x="1876" y="1335"/>
                                </a:lnTo>
                                <a:lnTo>
                                  <a:pt x="1901" y="1266"/>
                                </a:lnTo>
                                <a:lnTo>
                                  <a:pt x="1920" y="1196"/>
                                </a:lnTo>
                                <a:lnTo>
                                  <a:pt x="1934" y="1123"/>
                                </a:lnTo>
                                <a:lnTo>
                                  <a:pt x="1943" y="1049"/>
                                </a:lnTo>
                                <a:lnTo>
                                  <a:pt x="1946" y="973"/>
                                </a:lnTo>
                                <a:lnTo>
                                  <a:pt x="1943" y="897"/>
                                </a:lnTo>
                                <a:lnTo>
                                  <a:pt x="1934" y="822"/>
                                </a:lnTo>
                                <a:lnTo>
                                  <a:pt x="1920" y="750"/>
                                </a:lnTo>
                                <a:lnTo>
                                  <a:pt x="1901" y="679"/>
                                </a:lnTo>
                                <a:lnTo>
                                  <a:pt x="1876" y="611"/>
                                </a:lnTo>
                                <a:lnTo>
                                  <a:pt x="1847" y="545"/>
                                </a:lnTo>
                                <a:lnTo>
                                  <a:pt x="1813" y="482"/>
                                </a:lnTo>
                                <a:lnTo>
                                  <a:pt x="1775" y="422"/>
                                </a:lnTo>
                                <a:lnTo>
                                  <a:pt x="1732" y="364"/>
                                </a:lnTo>
                                <a:lnTo>
                                  <a:pt x="1686" y="311"/>
                                </a:lnTo>
                                <a:lnTo>
                                  <a:pt x="1635" y="260"/>
                                </a:lnTo>
                                <a:lnTo>
                                  <a:pt x="1582" y="214"/>
                                </a:lnTo>
                                <a:lnTo>
                                  <a:pt x="1524" y="171"/>
                                </a:lnTo>
                                <a:lnTo>
                                  <a:pt x="1464" y="133"/>
                                </a:lnTo>
                                <a:lnTo>
                                  <a:pt x="1401" y="99"/>
                                </a:lnTo>
                                <a:lnTo>
                                  <a:pt x="1335" y="70"/>
                                </a:lnTo>
                                <a:lnTo>
                                  <a:pt x="1267" y="45"/>
                                </a:lnTo>
                                <a:lnTo>
                                  <a:pt x="1196" y="26"/>
                                </a:lnTo>
                                <a:lnTo>
                                  <a:pt x="1124" y="12"/>
                                </a:lnTo>
                                <a:lnTo>
                                  <a:pt x="1049" y="3"/>
                                </a:lnTo>
                                <a:lnTo>
                                  <a:pt x="973"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72.55pt;margin-top:-52.15pt;height:144.7pt;width:144.15pt;mso-position-horizontal-relative:page;z-index:251752448;mso-width-relative:page;mso-height-relative:page;" coordorigin="1451,-1043" coordsize="2883,2894" o:gfxdata="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">
                <o:lock v:ext="edit" aspectratio="f"/>
                <v:shape id="任意多边形 448" o:spid="_x0000_s1026" o:spt="100" style="position:absolute;left:1451;top:-1033;height:2883;width:2883;" fillcolor="#FF7A00" filled="t" stroked="f" coordsize="2883,2883" o:gfxdata="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QKiYa/&#10;AAAA3AAAAA8AAAAAAAAAAQAgAAAAIgAAAGRycy9kb3ducmV2LnhtbFBLAQIUABQAAAAIAIdO4kAz&#10;LwWeOwAAADkAAAAQAAAAAAAAAAEAIAAAAA4BAABkcnMvc2hhcGV4bWwueG1sUEsFBgAAAAAGAAYA&#10;WwEAALgDAAAAAA==&#10;" path="m1441,0l1394,1,1441,1441,236,651,196,716,159,782,126,851,97,921,72,992,50,1065,32,1139,18,1213,8,1289,2,1365,0,1441,2,1517,8,1592,18,1666,32,1739,49,1810,70,1880,94,1949,121,2016,152,2082,186,2145,223,2207,263,2266,306,2324,351,2379,399,2432,450,2483,503,2531,558,2576,616,2619,675,2659,737,2696,801,2730,866,2761,933,2788,1002,2813,1072,2833,1143,2851,1216,2864,1290,2874,1365,2880,1441,2882,1517,2880,1592,2874,1666,2864,1739,2851,1811,2833,1881,2813,1949,2788,2016,2761,2082,2730,2145,2696,2207,2659,2267,2619,2324,2576,2380,2531,2433,2483,2483,2432,2531,2379,2577,2324,2619,2266,2659,2207,2696,2145,2730,2082,2761,2016,2789,1949,2813,1880,2834,1810,2851,1739,2864,1666,2874,1592,2880,1517,2882,1441,2880,1365,2874,1290,2864,1216,2851,1143,2834,1071,2813,1001,2789,933,2761,866,2730,800,2696,737,2659,675,2619,615,2577,558,2531,503,2483,450,2433,399,2380,351,2324,305,2267,263,2207,223,2145,186,2082,152,2016,121,1949,93,1881,69,1811,48,1739,31,1666,18,1592,8,1517,2,1441,0xe">
                  <v:fill on="t" focussize="0,0"/>
                  <v:stroke on="f"/>
                  <v:imagedata o:title=""/>
                  <o:lock v:ext="edit" aspectratio="f"/>
                </v:shape>
                <v:shape id="任意多边形 449" o:spid="_x0000_s1026" o:spt="100" style="position:absolute;left:1591;top:-1002;height:1411;width:1301;" fillcolor="#FFCA66" filled="t" stroked="f" coordsize="1301,1411" o:gfxdata="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cC7vQAA&#10;ANwAAAAPAAAAAAAAAAEAIAAAACIAAABkcnMvZG93bnJldi54bWxQSwECFAAUAAAACACHTuJAMy8F&#10;njsAAAA5AAAAEAAAAAAAAAABACAAAAAMAQAAZHJzL3NoYXBleG1sLnhtbFBLBQYAAAAABgAGAFsB&#10;AAC2AwAAAAA=&#10;" path="m1005,0l924,19,845,43,767,71,691,104,618,141,546,183,477,228,410,277,346,331,286,387,229,447,176,510,126,576,80,645,38,716,0,790,1301,1410,1005,0xe">
                  <v:fill on="t" focussize="0,0"/>
                  <v:stroke on="f"/>
                  <v:imagedata o:title=""/>
                  <o:lock v:ext="edit" aspectratio="f"/>
                </v:shape>
                <v:shape id="任意多边形 450" o:spid="_x0000_s1026" o:spt="100" style="position:absolute;left:1591;top:-1002;height:1411;width:1301;" filled="f" stroked="t" coordsize="1301,1411" o:gfxdata="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qletb4A&#10;AADcAAAADwAAAAAAAAABACAAAAAiAAAAZHJzL2Rvd25yZXYueG1sUEsBAhQAFAAAAAgAh07iQDMv&#10;BZ47AAAAOQAAABAAAAAAAAAAAQAgAAAADQEAAGRycy9zaGFwZXhtbC54bWxQSwUGAAAAAAYABgBb&#10;AQAAtwMAAAAA&#10;" path="m1301,1410l0,790,38,716,80,645,126,576,176,510,229,447,286,387,346,331,410,277,477,228,546,183,618,141,691,104,767,71,845,43,924,19,1005,0,1301,1410xe">
                  <v:fill on="f" focussize="0,0"/>
                  <v:stroke weight="1.11196850393701pt" color="#FFFFFF" joinstyle="round"/>
                  <v:imagedata o:title=""/>
                  <o:lock v:ext="edit" aspectratio="f"/>
                </v:shape>
                <v:shape id="任意多边形 451" o:spid="_x0000_s1026" o:spt="100" style="position:absolute;left:2351;top:-1033;height:1442;width:541;" fillcolor="#D7E1EC" filled="t" stroked="f" coordsize="541,1442" o:gfxdata="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VyG2LsAAADc&#10;AAAADwAAAAAAAAABACAAAAAiAAAAZHJzL2Rvd25yZXYueG1sUEsBAhQAFAAAAAgAh07iQDMvBZ47&#10;AAAAOQAAABAAAAAAAAAAAQAgAAAACgEAAGRycy9zaGFwZXhtbC54bWxQSwUGAAAAAAYABgBbAQAA&#10;tAMAAAAA&#10;" path="m541,0l472,1,403,6,334,15,266,26,198,41,131,59,65,81,0,105,541,1441,541,0xe">
                  <v:fill on="t" focussize="0,0"/>
                  <v:stroke on="f"/>
                  <v:imagedata o:title=""/>
                  <o:lock v:ext="edit" aspectratio="f"/>
                </v:shape>
                <v:shape id="任意多边形 452" o:spid="_x0000_s1026" o:spt="100" style="position:absolute;left:2351;top:-1033;height:1442;width:541;" filled="f" stroked="t" coordsize="541,1442" o:gfxdata="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tfbhvQAA&#10;ANwAAAAPAAAAAAAAAAEAIAAAACIAAABkcnMvZG93bnJldi54bWxQSwECFAAUAAAACACHTuJAMy8F&#10;njsAAAA5AAAAEAAAAAAAAAABACAAAAAMAQAAZHJzL3NoYXBleG1sLnhtbFBLBQYAAAAABgAGAFsB&#10;AAC2AwAAAAA=&#10;" path="m541,1441l0,105,65,81,131,59,198,41,266,26,334,15,403,6,472,1,541,0,541,1441xe">
                  <v:fill on="f" focussize="0,0"/>
                  <v:stroke weight="1.11196850393701pt" color="#FFFFFF" joinstyle="round"/>
                  <v:imagedata o:title=""/>
                  <o:lock v:ext="edit" aspectratio="f"/>
                </v:shape>
                <v:shape id="任意多边形 453" o:spid="_x0000_s1026" o:spt="100" style="position:absolute;left:1919;top:-571;height:1946;width:1946;" fillcolor="#FFFFFF" filled="t" stroked="f" coordsize="1946,1946" o:gfxdata="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dc968AAAA&#10;3AAAAA8AAAAAAAAAAQAgAAAAIgAAAGRycy9kb3ducmV2LnhtbFBLAQIUABQAAAAIAIdO4kAzLwWe&#10;OwAAADkAAAAQAAAAAAAAAAEAIAAAAAsBAABkcnMvc2hhcGV4bWwueG1sUEsFBgAAAAAGAAYAWwEA&#10;ALUDAAAAAA==&#10;" path="m973,0l897,3,823,12,750,26,680,45,611,70,545,99,482,133,422,171,365,214,311,260,261,311,214,364,172,422,133,482,99,545,70,611,46,679,26,750,12,822,3,897,0,973,3,1049,12,1123,26,1196,46,1266,70,1335,99,1401,133,1464,172,1524,214,1581,261,1635,311,1685,365,1732,422,1774,482,1813,545,1847,611,1876,680,1901,750,1920,823,1934,897,1943,973,1946,1049,1943,1124,1934,1196,1920,1267,1901,1335,1876,1401,1847,1464,1813,1524,1774,1582,1732,1635,1685,1686,1635,1732,1581,1775,1524,1813,1464,1847,1401,1876,1335,1901,1266,1920,1196,1934,1123,1943,1049,1946,973,1943,897,1934,822,1920,750,1901,679,1876,611,1847,545,1813,482,1775,422,1732,364,1686,311,1635,260,1582,214,1524,171,1464,133,1401,99,1335,70,1267,45,1196,26,1124,12,1049,3,973,0xe">
                  <v:fill on="t" focussize="0,0"/>
                  <v:stroke on="f"/>
                  <v:imagedata o:title=""/>
                  <o:lock v:ext="edit" aspectratio="f"/>
                </v:shape>
              </v:group>
            </w:pict>
          </mc:Fallback>
        </mc:AlternateContent>
      </w:r>
      <w:r>
        <w:drawing>
          <wp:inline distT="0" distB="0" distL="0" distR="0">
            <wp:extent cx="82550" cy="82550"/>
            <wp:effectExtent l="0" t="0" r="6350" b="6350"/>
            <wp:docPr id="60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image13.png"/>
                    <pic:cNvPicPr>
                      <a:picLocks noChangeAspect="1"/>
                    </pic:cNvPicPr>
                  </pic:nvPicPr>
                  <pic:blipFill>
                    <a:blip r:embed="rId68" cstate="print"/>
                    <a:stretch>
                      <a:fillRect/>
                    </a:stretch>
                  </pic:blipFill>
                  <pic:spPr>
                    <a:xfrm>
                      <a:off x="0" y="0"/>
                      <a:ext cx="82753" cy="82753"/>
                    </a:xfrm>
                    <a:prstGeom prst="rect">
                      <a:avLst/>
                    </a:prstGeom>
                  </pic:spPr>
                </pic:pic>
              </a:graphicData>
            </a:graphic>
          </wp:inline>
        </w:drawing>
      </w:r>
      <w:r>
        <w:rPr>
          <w:rFonts w:ascii="Times New Roman"/>
          <w:spacing w:val="38"/>
          <w:w w:val="115"/>
          <w:position w:val="2"/>
          <w:sz w:val="20"/>
        </w:rPr>
        <w:t xml:space="preserve"> </w:t>
      </w:r>
      <w:r>
        <w:rPr>
          <w:rFonts w:ascii="Century Gothic"/>
          <w:b/>
          <w:color w:val="141221"/>
          <w:w w:val="115"/>
          <w:position w:val="2"/>
          <w:sz w:val="14"/>
        </w:rPr>
        <w:t>82%</w:t>
      </w:r>
      <w:r>
        <w:rPr>
          <w:rFonts w:ascii="Century Gothic"/>
          <w:b/>
          <w:color w:val="141221"/>
          <w:spacing w:val="80"/>
          <w:w w:val="115"/>
          <w:position w:val="2"/>
          <w:sz w:val="14"/>
        </w:rPr>
        <w:t xml:space="preserve"> </w:t>
      </w:r>
      <w:r>
        <w:rPr>
          <w:rFonts w:hint="eastAsia" w:ascii="宋体" w:hAnsi="宋体" w:eastAsia="宋体" w:cs="宋体"/>
          <w:b/>
          <w:color w:val="141221"/>
          <w:spacing w:val="80"/>
          <w:w w:val="115"/>
          <w:position w:val="2"/>
          <w:sz w:val="14"/>
          <w:lang w:eastAsia="zh-CN"/>
        </w:rPr>
        <w:t>是</w:t>
      </w:r>
    </w:p>
    <w:p>
      <w:pPr>
        <w:spacing w:before="126"/>
        <w:ind w:left="4172"/>
        <w:rPr>
          <w:rFonts w:hint="eastAsia" w:eastAsiaTheme="minorEastAsia"/>
          <w:sz w:val="14"/>
          <w:lang w:eastAsia="zh-CN"/>
        </w:rPr>
      </w:pPr>
      <w:r>
        <w:drawing>
          <wp:inline distT="0" distB="0" distL="0" distR="0">
            <wp:extent cx="82550" cy="82550"/>
            <wp:effectExtent l="0" t="0" r="6350" b="6350"/>
            <wp:docPr id="606"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30.png"/>
                    <pic:cNvPicPr>
                      <a:picLocks noChangeAspect="1"/>
                    </pic:cNvPicPr>
                  </pic:nvPicPr>
                  <pic:blipFill>
                    <a:blip r:embed="rId72" cstate="print"/>
                    <a:stretch>
                      <a:fillRect/>
                    </a:stretch>
                  </pic:blipFill>
                  <pic:spPr>
                    <a:xfrm>
                      <a:off x="0" y="0"/>
                      <a:ext cx="82753" cy="82753"/>
                    </a:xfrm>
                    <a:prstGeom prst="rect">
                      <a:avLst/>
                    </a:prstGeom>
                  </pic:spPr>
                </pic:pic>
              </a:graphicData>
            </a:graphic>
          </wp:inline>
        </w:drawing>
      </w:r>
      <w:r>
        <w:rPr>
          <w:rFonts w:ascii="Times New Roman"/>
          <w:spacing w:val="39"/>
          <w:w w:val="110"/>
          <w:position w:val="2"/>
          <w:sz w:val="20"/>
        </w:rPr>
        <w:t xml:space="preserve"> </w:t>
      </w:r>
      <w:r>
        <w:rPr>
          <w:rFonts w:ascii="Century Gothic"/>
          <w:b/>
          <w:color w:val="141221"/>
          <w:w w:val="110"/>
          <w:position w:val="2"/>
          <w:sz w:val="14"/>
        </w:rPr>
        <w:t>12%</w:t>
      </w:r>
      <w:r>
        <w:rPr>
          <w:rFonts w:ascii="Century Gothic"/>
          <w:b/>
          <w:color w:val="141221"/>
          <w:spacing w:val="80"/>
          <w:w w:val="150"/>
          <w:position w:val="2"/>
          <w:sz w:val="14"/>
        </w:rPr>
        <w:t xml:space="preserve"> </w:t>
      </w:r>
      <w:r>
        <w:rPr>
          <w:rFonts w:hint="eastAsia" w:ascii="宋体" w:hAnsi="宋体" w:eastAsia="宋体" w:cs="宋体"/>
          <w:color w:val="141221"/>
          <w:w w:val="110"/>
          <w:position w:val="2"/>
          <w:sz w:val="14"/>
          <w:lang w:eastAsia="zh-CN"/>
        </w:rPr>
        <w:t>否</w:t>
      </w:r>
    </w:p>
    <w:p>
      <w:pPr>
        <w:tabs>
          <w:tab w:val="left" w:pos="4840"/>
        </w:tabs>
        <w:spacing w:before="127"/>
        <w:ind w:left="4172"/>
        <w:rPr>
          <w:sz w:val="14"/>
        </w:rPr>
      </w:pPr>
      <w:r>
        <w:drawing>
          <wp:inline distT="0" distB="0" distL="0" distR="0">
            <wp:extent cx="82550" cy="82550"/>
            <wp:effectExtent l="0" t="0" r="6350" b="6350"/>
            <wp:docPr id="60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image16.png"/>
                    <pic:cNvPicPr>
                      <a:picLocks noChangeAspect="1"/>
                    </pic:cNvPicPr>
                  </pic:nvPicPr>
                  <pic:blipFill>
                    <a:blip r:embed="rId71"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rPr>
        <w:t xml:space="preserve"> </w:t>
      </w:r>
      <w:r>
        <w:rPr>
          <w:rFonts w:ascii="Century Gothic"/>
          <w:b/>
          <w:color w:val="141221"/>
          <w:w w:val="110"/>
          <w:position w:val="2"/>
          <w:sz w:val="14"/>
        </w:rPr>
        <w:t>6%</w:t>
      </w:r>
      <w:r>
        <w:rPr>
          <w:rFonts w:ascii="Century Gothic"/>
          <w:b/>
          <w:color w:val="141221"/>
          <w:position w:val="2"/>
          <w:sz w:val="14"/>
        </w:rPr>
        <w:tab/>
      </w:r>
      <w:r>
        <w:rPr>
          <w:rFonts w:hint="eastAsia" w:ascii="宋体" w:hAnsi="宋体" w:eastAsia="宋体" w:cs="宋体"/>
          <w:b/>
          <w:color w:val="141221"/>
          <w:position w:val="2"/>
          <w:sz w:val="14"/>
          <w:lang w:eastAsia="zh-CN"/>
        </w:rPr>
        <w:t>不确定</w:t>
      </w:r>
    </w:p>
    <w:p>
      <w:pPr>
        <w:pStyle w:val="6"/>
        <w:spacing w:before="112" w:line="276" w:lineRule="auto"/>
        <w:ind w:left="2065" w:right="1805"/>
      </w:pPr>
      <w:r>
        <w:br w:type="column"/>
      </w:r>
      <w:r>
        <w:rPr>
          <w:w w:val="115"/>
        </w:rPr>
        <w:t xml:space="preserve">The push for AI adoption </w:t>
      </w:r>
      <w:r>
        <w:rPr>
          <w:spacing w:val="-2"/>
          <w:w w:val="115"/>
        </w:rPr>
        <w:t>from</w:t>
      </w:r>
      <w:r>
        <w:rPr>
          <w:spacing w:val="-6"/>
          <w:w w:val="115"/>
        </w:rPr>
        <w:t xml:space="preserve"> </w:t>
      </w:r>
      <w:r>
        <w:rPr>
          <w:spacing w:val="-2"/>
          <w:w w:val="115"/>
        </w:rPr>
        <w:t>executive</w:t>
      </w:r>
      <w:r>
        <w:rPr>
          <w:spacing w:val="-6"/>
          <w:w w:val="115"/>
        </w:rPr>
        <w:t xml:space="preserve"> </w:t>
      </w:r>
      <w:r>
        <w:rPr>
          <w:spacing w:val="-2"/>
          <w:w w:val="115"/>
        </w:rPr>
        <w:t xml:space="preserve">leadership, </w:t>
      </w:r>
      <w:r>
        <w:rPr>
          <w:w w:val="115"/>
        </w:rPr>
        <w:t>as indicated by 82% of respondents, sheds light on why many C-level executives report higher levels of familiarity with</w:t>
      </w:r>
    </w:p>
    <w:p>
      <w:pPr>
        <w:pStyle w:val="6"/>
        <w:spacing w:line="276" w:lineRule="auto"/>
        <w:ind w:left="2065" w:right="1745"/>
      </w:pPr>
      <w:r>
        <w:rPr>
          <w:w w:val="115"/>
        </w:rPr>
        <w:t>AI technologies and their applications. This top- down</w:t>
      </w:r>
      <w:r>
        <w:rPr>
          <w:spacing w:val="-10"/>
          <w:w w:val="115"/>
        </w:rPr>
        <w:t xml:space="preserve"> </w:t>
      </w:r>
      <w:r>
        <w:rPr>
          <w:w w:val="115"/>
        </w:rPr>
        <w:t>pressure</w:t>
      </w:r>
      <w:r>
        <w:rPr>
          <w:spacing w:val="-10"/>
          <w:w w:val="115"/>
        </w:rPr>
        <w:t xml:space="preserve"> </w:t>
      </w:r>
      <w:r>
        <w:rPr>
          <w:w w:val="115"/>
        </w:rPr>
        <w:t>likely</w:t>
      </w:r>
      <w:r>
        <w:rPr>
          <w:spacing w:val="-10"/>
          <w:w w:val="115"/>
        </w:rPr>
        <w:t xml:space="preserve"> </w:t>
      </w:r>
      <w:r>
        <w:rPr>
          <w:w w:val="115"/>
        </w:rPr>
        <w:t>stems from a recognition of AI as a competitive advantage</w:t>
      </w:r>
    </w:p>
    <w:p>
      <w:pPr>
        <w:pStyle w:val="6"/>
        <w:spacing w:line="276" w:lineRule="auto"/>
        <w:ind w:left="2065" w:right="1745"/>
        <w:sectPr>
          <w:type w:val="continuous"/>
          <w:pgSz w:w="12240" w:h="15840"/>
          <w:pgMar w:top="1500" w:right="0" w:bottom="280" w:left="520" w:header="0" w:footer="675" w:gutter="0"/>
          <w:cols w:equalWidth="0" w:num="2">
            <w:col w:w="5308" w:space="40"/>
            <w:col w:w="6372"/>
          </w:cols>
        </w:sectPr>
      </w:pPr>
      <w:r>
        <w:rPr>
          <w:w w:val="115"/>
        </w:rPr>
        <w:t>in the modern business landscape.</w:t>
      </w:r>
      <w:r>
        <w:rPr>
          <w:spacing w:val="-13"/>
          <w:w w:val="115"/>
        </w:rPr>
        <w:t xml:space="preserve"> </w:t>
      </w:r>
      <w:r>
        <w:rPr>
          <w:w w:val="115"/>
        </w:rPr>
        <w:t>When</w:t>
      </w:r>
      <w:r>
        <w:rPr>
          <w:spacing w:val="-13"/>
          <w:w w:val="115"/>
        </w:rPr>
        <w:t xml:space="preserve"> </w:t>
      </w:r>
      <w:r>
        <w:rPr>
          <w:w w:val="115"/>
        </w:rPr>
        <w:t>executive teams, including Boards of</w:t>
      </w:r>
    </w:p>
    <w:p>
      <w:pPr>
        <w:pStyle w:val="6"/>
        <w:spacing w:line="276" w:lineRule="auto"/>
        <w:ind w:left="920" w:right="1449"/>
        <w:rPr>
          <w:rFonts w:ascii="微软雅黑" w:eastAsia="微软雅黑" w:cs="微软雅黑"/>
          <w:w w:val="115"/>
          <w:lang w:eastAsia="zh-CN"/>
        </w:rPr>
      </w:pPr>
      <w:r>
        <w:rPr>
          <w:w w:val="115"/>
        </w:rPr>
        <w:t>Directors, prioritize AI integration, it creates an organizational culture that values and focuses on AI capabilities,</w:t>
      </w:r>
      <w:r>
        <w:rPr>
          <w:spacing w:val="-8"/>
          <w:w w:val="115"/>
        </w:rPr>
        <w:t xml:space="preserve"> </w:t>
      </w:r>
      <w:r>
        <w:rPr>
          <w:w w:val="115"/>
        </w:rPr>
        <w:t>thereby</w:t>
      </w:r>
      <w:r>
        <w:rPr>
          <w:spacing w:val="-8"/>
          <w:w w:val="115"/>
        </w:rPr>
        <w:t xml:space="preserve"> </w:t>
      </w:r>
      <w:r>
        <w:rPr>
          <w:w w:val="115"/>
        </w:rPr>
        <w:t>encouraging</w:t>
      </w:r>
      <w:r>
        <w:rPr>
          <w:spacing w:val="-8"/>
          <w:w w:val="115"/>
        </w:rPr>
        <w:t xml:space="preserve"> </w:t>
      </w:r>
      <w:r>
        <w:rPr>
          <w:w w:val="115"/>
        </w:rPr>
        <w:t>a</w:t>
      </w:r>
      <w:r>
        <w:rPr>
          <w:spacing w:val="-8"/>
          <w:w w:val="115"/>
        </w:rPr>
        <w:t xml:space="preserve"> </w:t>
      </w:r>
      <w:r>
        <w:rPr>
          <w:w w:val="115"/>
        </w:rPr>
        <w:t>deeper</w:t>
      </w:r>
      <w:r>
        <w:rPr>
          <w:spacing w:val="-8"/>
          <w:w w:val="115"/>
        </w:rPr>
        <w:t xml:space="preserve"> </w:t>
      </w:r>
      <w:r>
        <w:rPr>
          <w:w w:val="115"/>
        </w:rPr>
        <w:t>understanding</w:t>
      </w:r>
      <w:r>
        <w:rPr>
          <w:spacing w:val="-8"/>
          <w:w w:val="115"/>
        </w:rPr>
        <w:t xml:space="preserve"> </w:t>
      </w:r>
      <w:r>
        <w:rPr>
          <w:w w:val="115"/>
        </w:rPr>
        <w:t>and</w:t>
      </w:r>
      <w:r>
        <w:rPr>
          <w:spacing w:val="-8"/>
          <w:w w:val="115"/>
        </w:rPr>
        <w:t xml:space="preserve"> </w:t>
      </w:r>
      <w:r>
        <w:rPr>
          <w:w w:val="115"/>
        </w:rPr>
        <w:t>engagement</w:t>
      </w:r>
      <w:r>
        <w:rPr>
          <w:spacing w:val="-8"/>
          <w:w w:val="115"/>
        </w:rPr>
        <w:t xml:space="preserve"> </w:t>
      </w:r>
      <w:r>
        <w:rPr>
          <w:w w:val="115"/>
        </w:rPr>
        <w:t>with</w:t>
      </w:r>
      <w:r>
        <w:rPr>
          <w:spacing w:val="-8"/>
          <w:w w:val="115"/>
        </w:rPr>
        <w:t xml:space="preserve"> </w:t>
      </w:r>
      <w:r>
        <w:rPr>
          <w:w w:val="115"/>
        </w:rPr>
        <w:t>AI</w:t>
      </w:r>
      <w:r>
        <w:rPr>
          <w:spacing w:val="-8"/>
          <w:w w:val="115"/>
        </w:rPr>
        <w:t xml:space="preserve"> </w:t>
      </w:r>
      <w:r>
        <w:rPr>
          <w:w w:val="115"/>
        </w:rPr>
        <w:t>at</w:t>
      </w:r>
      <w:r>
        <w:rPr>
          <w:spacing w:val="-8"/>
          <w:w w:val="115"/>
        </w:rPr>
        <w:t xml:space="preserve"> </w:t>
      </w:r>
      <w:r>
        <w:rPr>
          <w:w w:val="115"/>
        </w:rPr>
        <w:t>all</w:t>
      </w:r>
      <w:r>
        <w:rPr>
          <w:spacing w:val="-8"/>
          <w:w w:val="115"/>
        </w:rPr>
        <w:t xml:space="preserve"> </w:t>
      </w:r>
      <w:r>
        <w:rPr>
          <w:w w:val="115"/>
        </w:rPr>
        <w:t>levels</w:t>
      </w:r>
      <w:r>
        <w:rPr>
          <w:spacing w:val="-8"/>
          <w:w w:val="115"/>
        </w:rPr>
        <w:t xml:space="preserve"> </w:t>
      </w:r>
      <w:r>
        <w:rPr>
          <w:w w:val="115"/>
        </w:rPr>
        <w:t>of</w:t>
      </w:r>
      <w:r>
        <w:rPr>
          <w:spacing w:val="-8"/>
          <w:w w:val="115"/>
        </w:rPr>
        <w:t xml:space="preserve"> </w:t>
      </w:r>
      <w:r>
        <w:rPr>
          <w:w w:val="115"/>
        </w:rPr>
        <w:t>the organization. This focus at the top echelons of management not only drives the strategic adoption</w:t>
      </w:r>
      <w:r>
        <w:rPr>
          <w:spacing w:val="40"/>
          <w:w w:val="115"/>
        </w:rPr>
        <w:t xml:space="preserve"> </w:t>
      </w:r>
      <w:r>
        <w:rPr>
          <w:w w:val="115"/>
        </w:rPr>
        <w:t>of AI but also likely influences the reporting of higher familiarity with AI among C-level executives.</w:t>
      </w:r>
      <w:r>
        <w:rPr>
          <w:rFonts w:hint="eastAsia"/>
        </w:rPr>
        <w:t xml:space="preserve"> </w:t>
      </w:r>
      <w:r>
        <w:rPr>
          <w:rFonts w:hint="eastAsia" w:ascii="微软雅黑" w:eastAsia="微软雅黑" w:cs="微软雅黑"/>
          <w:w w:val="115"/>
          <w:lang w:eastAsia="zh-CN"/>
        </w:rPr>
        <w:t>关于推动人工智能的采用，</w:t>
      </w:r>
      <w:r>
        <w:rPr>
          <w:rFonts w:ascii="微软雅黑" w:eastAsia="微软雅黑" w:cs="微软雅黑"/>
          <w:w w:val="115"/>
          <w:lang w:eastAsia="zh-CN"/>
        </w:rPr>
        <w:t xml:space="preserve"> 82%</w:t>
      </w:r>
      <w:r>
        <w:rPr>
          <w:rFonts w:hint="eastAsia" w:ascii="微软雅黑" w:eastAsia="微软雅黑" w:cs="微软雅黑"/>
          <w:w w:val="115"/>
          <w:lang w:eastAsia="zh-CN"/>
        </w:rPr>
        <w:t>的受访者认为，许多首席执行官等高级管理层认为其熟悉人工智能技术及其应用程序。这个自上而下的压力可能源于认为人工智能能够促进</w:t>
      </w:r>
      <w:r>
        <w:rPr>
          <w:rFonts w:hint="eastAsia" w:ascii="微软雅黑" w:eastAsia="微软雅黑" w:cs="微软雅黑"/>
          <w:w w:val="115"/>
          <w:lang w:val="en-US" w:eastAsia="zh-CN"/>
        </w:rPr>
        <w:t>组织</w:t>
      </w:r>
      <w:r>
        <w:rPr>
          <w:rFonts w:hint="eastAsia" w:ascii="微软雅黑" w:eastAsia="微软雅黑" w:cs="微软雅黑"/>
          <w:w w:val="115"/>
          <w:lang w:eastAsia="zh-CN"/>
        </w:rPr>
        <w:t>现代商业竞争中处于优势地位。高级管理团队（包括董事会）会优先考虑人工智能的整合，并为它创造了一种重视和关注人工智能的组织文化，从而鼓励各级组织可以更深入地了解和参与人工智能的活动中，高层管理团队不仅在战略层面关注人工智能领域，他们还将影响</w:t>
      </w:r>
      <w:r>
        <w:rPr>
          <w:rFonts w:ascii="微软雅黑" w:eastAsia="微软雅黑" w:cs="微软雅黑"/>
          <w:w w:val="115"/>
          <w:lang w:eastAsia="zh-CN"/>
        </w:rPr>
        <w:t>C</w:t>
      </w:r>
      <w:r>
        <w:rPr>
          <w:rFonts w:hint="eastAsia" w:ascii="微软雅黑" w:eastAsia="微软雅黑" w:cs="微软雅黑"/>
          <w:w w:val="115"/>
          <w:lang w:eastAsia="zh-CN"/>
        </w:rPr>
        <w:t>级高管对人工智能的熟悉程度。</w:t>
      </w:r>
    </w:p>
    <w:p>
      <w:pPr>
        <w:pStyle w:val="4"/>
        <w:rPr>
          <w:lang w:eastAsia="zh-CN"/>
        </w:rPr>
      </w:pPr>
      <w:bookmarkStart w:id="6" w:name="_bookmark12"/>
      <w:bookmarkEnd w:id="6"/>
      <w:bookmarkStart w:id="7" w:name="GenAI_Plans_for_Cybersecurity"/>
      <w:bookmarkEnd w:id="7"/>
      <w:r>
        <w:rPr>
          <w:rFonts w:ascii="微软雅黑" w:eastAsia="微软雅黑" w:cs="微软雅黑"/>
          <w:spacing w:val="-2"/>
          <w:w w:val="115"/>
          <w:lang w:eastAsia="zh-CN"/>
        </w:rPr>
        <w:t>领导层对人工智能影响安全的认知</w:t>
      </w:r>
    </w:p>
    <w:p>
      <w:pPr>
        <w:pStyle w:val="4"/>
        <w:rPr>
          <w:lang w:eastAsia="zh-CN"/>
        </w:rPr>
      </w:pPr>
    </w:p>
    <w:p>
      <w:pPr>
        <w:pStyle w:val="6"/>
        <w:spacing w:before="290" w:line="276" w:lineRule="auto"/>
        <w:ind w:left="920" w:right="7951"/>
      </w:pPr>
      <w:r>
        <mc:AlternateContent>
          <mc:Choice Requires="wpg">
            <w:drawing>
              <wp:anchor distT="0" distB="0" distL="114300" distR="114300" simplePos="0" relativeHeight="251754496" behindDoc="0" locked="0" layoutInCell="1" allowOverlap="1">
                <wp:simplePos x="0" y="0"/>
                <wp:positionH relativeFrom="page">
                  <wp:posOffset>2971800</wp:posOffset>
                </wp:positionH>
                <wp:positionV relativeFrom="paragraph">
                  <wp:posOffset>734695</wp:posOffset>
                </wp:positionV>
                <wp:extent cx="1837690" cy="1844675"/>
                <wp:effectExtent l="0" t="0" r="3810" b="9525"/>
                <wp:wrapNone/>
                <wp:docPr id="608" name="组合 608"/>
                <wp:cNvGraphicFramePr/>
                <a:graphic xmlns:a="http://schemas.openxmlformats.org/drawingml/2006/main">
                  <a:graphicData uri="http://schemas.microsoft.com/office/word/2010/wordprocessingGroup">
                    <wpg:wgp>
                      <wpg:cNvGrpSpPr/>
                      <wpg:grpSpPr>
                        <a:xfrm>
                          <a:off x="0" y="0"/>
                          <a:ext cx="1837690" cy="1844675"/>
                          <a:chOff x="4680" y="1157"/>
                          <a:chExt cx="2894" cy="2905"/>
                        </a:xfrm>
                      </wpg:grpSpPr>
                      <wps:wsp>
                        <wps:cNvPr id="609" name="任意多边形 468"/>
                        <wps:cNvSpPr/>
                        <wps:spPr>
                          <a:xfrm>
                            <a:off x="4951" y="1168"/>
                            <a:ext cx="2622" cy="2883"/>
                          </a:xfrm>
                          <a:custGeom>
                            <a:avLst/>
                            <a:gdLst/>
                            <a:ahLst/>
                            <a:cxnLst/>
                            <a:pathLst>
                              <a:path w="2622" h="2883">
                                <a:moveTo>
                                  <a:pt x="1181" y="0"/>
                                </a:moveTo>
                                <a:lnTo>
                                  <a:pt x="1134" y="1"/>
                                </a:lnTo>
                                <a:lnTo>
                                  <a:pt x="1181" y="1441"/>
                                </a:lnTo>
                                <a:lnTo>
                                  <a:pt x="0" y="2267"/>
                                </a:lnTo>
                                <a:lnTo>
                                  <a:pt x="47" y="2330"/>
                                </a:lnTo>
                                <a:lnTo>
                                  <a:pt x="96" y="2390"/>
                                </a:lnTo>
                                <a:lnTo>
                                  <a:pt x="149" y="2446"/>
                                </a:lnTo>
                                <a:lnTo>
                                  <a:pt x="204" y="2500"/>
                                </a:lnTo>
                                <a:lnTo>
                                  <a:pt x="262" y="2551"/>
                                </a:lnTo>
                                <a:lnTo>
                                  <a:pt x="322" y="2598"/>
                                </a:lnTo>
                                <a:lnTo>
                                  <a:pt x="384" y="2642"/>
                                </a:lnTo>
                                <a:lnTo>
                                  <a:pt x="449" y="2682"/>
                                </a:lnTo>
                                <a:lnTo>
                                  <a:pt x="516" y="2719"/>
                                </a:lnTo>
                                <a:lnTo>
                                  <a:pt x="584" y="2752"/>
                                </a:lnTo>
                                <a:lnTo>
                                  <a:pt x="654" y="2782"/>
                                </a:lnTo>
                                <a:lnTo>
                                  <a:pt x="726" y="2808"/>
                                </a:lnTo>
                                <a:lnTo>
                                  <a:pt x="799" y="2831"/>
                                </a:lnTo>
                                <a:lnTo>
                                  <a:pt x="874" y="2849"/>
                                </a:lnTo>
                                <a:lnTo>
                                  <a:pt x="949" y="2863"/>
                                </a:lnTo>
                                <a:lnTo>
                                  <a:pt x="1026" y="2874"/>
                                </a:lnTo>
                                <a:lnTo>
                                  <a:pt x="1103" y="2880"/>
                                </a:lnTo>
                                <a:lnTo>
                                  <a:pt x="1181" y="2882"/>
                                </a:lnTo>
                                <a:lnTo>
                                  <a:pt x="1257" y="2880"/>
                                </a:lnTo>
                                <a:lnTo>
                                  <a:pt x="1332" y="2874"/>
                                </a:lnTo>
                                <a:lnTo>
                                  <a:pt x="1406" y="2864"/>
                                </a:lnTo>
                                <a:lnTo>
                                  <a:pt x="1479" y="2851"/>
                                </a:lnTo>
                                <a:lnTo>
                                  <a:pt x="1551" y="2834"/>
                                </a:lnTo>
                                <a:lnTo>
                                  <a:pt x="1621" y="2813"/>
                                </a:lnTo>
                                <a:lnTo>
                                  <a:pt x="1689" y="2789"/>
                                </a:lnTo>
                                <a:lnTo>
                                  <a:pt x="1756" y="2761"/>
                                </a:lnTo>
                                <a:lnTo>
                                  <a:pt x="1822" y="2730"/>
                                </a:lnTo>
                                <a:lnTo>
                                  <a:pt x="1885" y="2696"/>
                                </a:lnTo>
                                <a:lnTo>
                                  <a:pt x="1947" y="2659"/>
                                </a:lnTo>
                                <a:lnTo>
                                  <a:pt x="2007" y="2619"/>
                                </a:lnTo>
                                <a:lnTo>
                                  <a:pt x="2064" y="2577"/>
                                </a:lnTo>
                                <a:lnTo>
                                  <a:pt x="2120" y="2531"/>
                                </a:lnTo>
                                <a:lnTo>
                                  <a:pt x="2173" y="2483"/>
                                </a:lnTo>
                                <a:lnTo>
                                  <a:pt x="2223" y="2432"/>
                                </a:lnTo>
                                <a:lnTo>
                                  <a:pt x="2271" y="2379"/>
                                </a:lnTo>
                                <a:lnTo>
                                  <a:pt x="2317" y="2324"/>
                                </a:lnTo>
                                <a:lnTo>
                                  <a:pt x="2359" y="2267"/>
                                </a:lnTo>
                                <a:lnTo>
                                  <a:pt x="2399" y="2207"/>
                                </a:lnTo>
                                <a:lnTo>
                                  <a:pt x="2436" y="2145"/>
                                </a:lnTo>
                                <a:lnTo>
                                  <a:pt x="2470" y="2082"/>
                                </a:lnTo>
                                <a:lnTo>
                                  <a:pt x="2501" y="2016"/>
                                </a:lnTo>
                                <a:lnTo>
                                  <a:pt x="2529" y="1949"/>
                                </a:lnTo>
                                <a:lnTo>
                                  <a:pt x="2553" y="1881"/>
                                </a:lnTo>
                                <a:lnTo>
                                  <a:pt x="2574" y="1811"/>
                                </a:lnTo>
                                <a:lnTo>
                                  <a:pt x="2591" y="1739"/>
                                </a:lnTo>
                                <a:lnTo>
                                  <a:pt x="2604" y="1666"/>
                                </a:lnTo>
                                <a:lnTo>
                                  <a:pt x="2614" y="1592"/>
                                </a:lnTo>
                                <a:lnTo>
                                  <a:pt x="2620" y="1517"/>
                                </a:lnTo>
                                <a:lnTo>
                                  <a:pt x="2622" y="1441"/>
                                </a:lnTo>
                                <a:lnTo>
                                  <a:pt x="2620" y="1365"/>
                                </a:lnTo>
                                <a:lnTo>
                                  <a:pt x="2614" y="1290"/>
                                </a:lnTo>
                                <a:lnTo>
                                  <a:pt x="2604" y="1216"/>
                                </a:lnTo>
                                <a:lnTo>
                                  <a:pt x="2591" y="1143"/>
                                </a:lnTo>
                                <a:lnTo>
                                  <a:pt x="2574" y="1072"/>
                                </a:lnTo>
                                <a:lnTo>
                                  <a:pt x="2553" y="1001"/>
                                </a:lnTo>
                                <a:lnTo>
                                  <a:pt x="2529" y="933"/>
                                </a:lnTo>
                                <a:lnTo>
                                  <a:pt x="2501" y="866"/>
                                </a:lnTo>
                                <a:lnTo>
                                  <a:pt x="2470" y="800"/>
                                </a:lnTo>
                                <a:lnTo>
                                  <a:pt x="2436" y="737"/>
                                </a:lnTo>
                                <a:lnTo>
                                  <a:pt x="2399" y="675"/>
                                </a:lnTo>
                                <a:lnTo>
                                  <a:pt x="2359" y="616"/>
                                </a:lnTo>
                                <a:lnTo>
                                  <a:pt x="2317" y="558"/>
                                </a:lnTo>
                                <a:lnTo>
                                  <a:pt x="2271" y="503"/>
                                </a:lnTo>
                                <a:lnTo>
                                  <a:pt x="2223" y="450"/>
                                </a:lnTo>
                                <a:lnTo>
                                  <a:pt x="2173" y="399"/>
                                </a:lnTo>
                                <a:lnTo>
                                  <a:pt x="2120" y="351"/>
                                </a:lnTo>
                                <a:lnTo>
                                  <a:pt x="2064" y="306"/>
                                </a:lnTo>
                                <a:lnTo>
                                  <a:pt x="2007" y="263"/>
                                </a:lnTo>
                                <a:lnTo>
                                  <a:pt x="1947" y="223"/>
                                </a:lnTo>
                                <a:lnTo>
                                  <a:pt x="1885" y="186"/>
                                </a:lnTo>
                                <a:lnTo>
                                  <a:pt x="1822" y="152"/>
                                </a:lnTo>
                                <a:lnTo>
                                  <a:pt x="1756" y="121"/>
                                </a:lnTo>
                                <a:lnTo>
                                  <a:pt x="1689" y="94"/>
                                </a:lnTo>
                                <a:lnTo>
                                  <a:pt x="1621" y="69"/>
                                </a:lnTo>
                                <a:lnTo>
                                  <a:pt x="1551" y="49"/>
                                </a:lnTo>
                                <a:lnTo>
                                  <a:pt x="1479" y="31"/>
                                </a:lnTo>
                                <a:lnTo>
                                  <a:pt x="1406" y="18"/>
                                </a:lnTo>
                                <a:lnTo>
                                  <a:pt x="1332" y="8"/>
                                </a:lnTo>
                                <a:lnTo>
                                  <a:pt x="1257" y="2"/>
                                </a:lnTo>
                                <a:lnTo>
                                  <a:pt x="1181" y="0"/>
                                </a:lnTo>
                                <a:close/>
                              </a:path>
                            </a:pathLst>
                          </a:custGeom>
                          <a:solidFill>
                            <a:srgbClr val="CF4300"/>
                          </a:solidFill>
                          <a:ln>
                            <a:noFill/>
                          </a:ln>
                        </wps:spPr>
                        <wps:bodyPr upright="1"/>
                      </wps:wsp>
                      <wps:wsp>
                        <wps:cNvPr id="610" name="任意多边形 469"/>
                        <wps:cNvSpPr/>
                        <wps:spPr>
                          <a:xfrm>
                            <a:off x="4691" y="1279"/>
                            <a:ext cx="2836" cy="2771"/>
                          </a:xfrm>
                          <a:custGeom>
                            <a:avLst/>
                            <a:gdLst/>
                            <a:ahLst/>
                            <a:cxnLst/>
                            <a:pathLst>
                              <a:path w="2836" h="2771">
                                <a:moveTo>
                                  <a:pt x="886" y="0"/>
                                </a:moveTo>
                                <a:lnTo>
                                  <a:pt x="814" y="33"/>
                                </a:lnTo>
                                <a:lnTo>
                                  <a:pt x="745" y="68"/>
                                </a:lnTo>
                                <a:lnTo>
                                  <a:pt x="678" y="108"/>
                                </a:lnTo>
                                <a:lnTo>
                                  <a:pt x="613" y="151"/>
                                </a:lnTo>
                                <a:lnTo>
                                  <a:pt x="552" y="197"/>
                                </a:lnTo>
                                <a:lnTo>
                                  <a:pt x="493" y="246"/>
                                </a:lnTo>
                                <a:lnTo>
                                  <a:pt x="436" y="297"/>
                                </a:lnTo>
                                <a:lnTo>
                                  <a:pt x="383" y="352"/>
                                </a:lnTo>
                                <a:lnTo>
                                  <a:pt x="333" y="409"/>
                                </a:lnTo>
                                <a:lnTo>
                                  <a:pt x="286" y="469"/>
                                </a:lnTo>
                                <a:lnTo>
                                  <a:pt x="242" y="531"/>
                                </a:lnTo>
                                <a:lnTo>
                                  <a:pt x="202" y="596"/>
                                </a:lnTo>
                                <a:lnTo>
                                  <a:pt x="165" y="662"/>
                                </a:lnTo>
                                <a:lnTo>
                                  <a:pt x="131" y="730"/>
                                </a:lnTo>
                                <a:lnTo>
                                  <a:pt x="101" y="801"/>
                                </a:lnTo>
                                <a:lnTo>
                                  <a:pt x="75" y="872"/>
                                </a:lnTo>
                                <a:lnTo>
                                  <a:pt x="52" y="946"/>
                                </a:lnTo>
                                <a:lnTo>
                                  <a:pt x="34" y="1020"/>
                                </a:lnTo>
                                <a:lnTo>
                                  <a:pt x="19" y="1096"/>
                                </a:lnTo>
                                <a:lnTo>
                                  <a:pt x="9" y="1173"/>
                                </a:lnTo>
                                <a:lnTo>
                                  <a:pt x="2" y="1251"/>
                                </a:lnTo>
                                <a:lnTo>
                                  <a:pt x="0" y="1330"/>
                                </a:lnTo>
                                <a:lnTo>
                                  <a:pt x="2" y="1406"/>
                                </a:lnTo>
                                <a:lnTo>
                                  <a:pt x="8" y="1481"/>
                                </a:lnTo>
                                <a:lnTo>
                                  <a:pt x="18" y="1555"/>
                                </a:lnTo>
                                <a:lnTo>
                                  <a:pt x="32" y="1628"/>
                                </a:lnTo>
                                <a:lnTo>
                                  <a:pt x="49" y="1700"/>
                                </a:lnTo>
                                <a:lnTo>
                                  <a:pt x="70" y="1770"/>
                                </a:lnTo>
                                <a:lnTo>
                                  <a:pt x="94" y="1838"/>
                                </a:lnTo>
                                <a:lnTo>
                                  <a:pt x="121" y="1905"/>
                                </a:lnTo>
                                <a:lnTo>
                                  <a:pt x="152" y="1971"/>
                                </a:lnTo>
                                <a:lnTo>
                                  <a:pt x="186" y="2034"/>
                                </a:lnTo>
                                <a:lnTo>
                                  <a:pt x="223" y="2096"/>
                                </a:lnTo>
                                <a:lnTo>
                                  <a:pt x="263" y="2156"/>
                                </a:lnTo>
                                <a:lnTo>
                                  <a:pt x="306" y="2213"/>
                                </a:lnTo>
                                <a:lnTo>
                                  <a:pt x="351" y="2268"/>
                                </a:lnTo>
                                <a:lnTo>
                                  <a:pt x="399" y="2321"/>
                                </a:lnTo>
                                <a:lnTo>
                                  <a:pt x="450" y="2372"/>
                                </a:lnTo>
                                <a:lnTo>
                                  <a:pt x="503" y="2420"/>
                                </a:lnTo>
                                <a:lnTo>
                                  <a:pt x="558" y="2466"/>
                                </a:lnTo>
                                <a:lnTo>
                                  <a:pt x="616" y="2508"/>
                                </a:lnTo>
                                <a:lnTo>
                                  <a:pt x="675" y="2548"/>
                                </a:lnTo>
                                <a:lnTo>
                                  <a:pt x="737" y="2585"/>
                                </a:lnTo>
                                <a:lnTo>
                                  <a:pt x="801" y="2619"/>
                                </a:lnTo>
                                <a:lnTo>
                                  <a:pt x="866" y="2650"/>
                                </a:lnTo>
                                <a:lnTo>
                                  <a:pt x="933" y="2678"/>
                                </a:lnTo>
                                <a:lnTo>
                                  <a:pt x="1002" y="2702"/>
                                </a:lnTo>
                                <a:lnTo>
                                  <a:pt x="1072" y="2723"/>
                                </a:lnTo>
                                <a:lnTo>
                                  <a:pt x="1143" y="2740"/>
                                </a:lnTo>
                                <a:lnTo>
                                  <a:pt x="1216" y="2753"/>
                                </a:lnTo>
                                <a:lnTo>
                                  <a:pt x="1290" y="2763"/>
                                </a:lnTo>
                                <a:lnTo>
                                  <a:pt x="1365" y="2769"/>
                                </a:lnTo>
                                <a:lnTo>
                                  <a:pt x="1441" y="2771"/>
                                </a:lnTo>
                                <a:lnTo>
                                  <a:pt x="1519" y="2769"/>
                                </a:lnTo>
                                <a:lnTo>
                                  <a:pt x="1597" y="2763"/>
                                </a:lnTo>
                                <a:lnTo>
                                  <a:pt x="1673" y="2752"/>
                                </a:lnTo>
                                <a:lnTo>
                                  <a:pt x="1748" y="2738"/>
                                </a:lnTo>
                                <a:lnTo>
                                  <a:pt x="1822" y="2720"/>
                                </a:lnTo>
                                <a:lnTo>
                                  <a:pt x="1894" y="2698"/>
                                </a:lnTo>
                                <a:lnTo>
                                  <a:pt x="1965" y="2672"/>
                                </a:lnTo>
                                <a:lnTo>
                                  <a:pt x="2034" y="2643"/>
                                </a:lnTo>
                                <a:lnTo>
                                  <a:pt x="2102" y="2610"/>
                                </a:lnTo>
                                <a:lnTo>
                                  <a:pt x="2167" y="2574"/>
                                </a:lnTo>
                                <a:lnTo>
                                  <a:pt x="2231" y="2534"/>
                                </a:lnTo>
                                <a:lnTo>
                                  <a:pt x="2292" y="2492"/>
                                </a:lnTo>
                                <a:lnTo>
                                  <a:pt x="2351" y="2446"/>
                                </a:lnTo>
                                <a:lnTo>
                                  <a:pt x="2408" y="2397"/>
                                </a:lnTo>
                                <a:lnTo>
                                  <a:pt x="2462" y="2346"/>
                                </a:lnTo>
                                <a:lnTo>
                                  <a:pt x="2514" y="2291"/>
                                </a:lnTo>
                                <a:lnTo>
                                  <a:pt x="2563" y="2234"/>
                                </a:lnTo>
                                <a:lnTo>
                                  <a:pt x="2608" y="2175"/>
                                </a:lnTo>
                                <a:lnTo>
                                  <a:pt x="2651" y="2112"/>
                                </a:lnTo>
                                <a:lnTo>
                                  <a:pt x="2691" y="2048"/>
                                </a:lnTo>
                                <a:lnTo>
                                  <a:pt x="2727" y="1981"/>
                                </a:lnTo>
                                <a:lnTo>
                                  <a:pt x="2760" y="1912"/>
                                </a:lnTo>
                                <a:lnTo>
                                  <a:pt x="2789" y="1841"/>
                                </a:lnTo>
                                <a:lnTo>
                                  <a:pt x="2814" y="1768"/>
                                </a:lnTo>
                                <a:lnTo>
                                  <a:pt x="2836" y="1692"/>
                                </a:lnTo>
                                <a:lnTo>
                                  <a:pt x="1441" y="1330"/>
                                </a:lnTo>
                                <a:lnTo>
                                  <a:pt x="886" y="0"/>
                                </a:lnTo>
                                <a:close/>
                              </a:path>
                            </a:pathLst>
                          </a:custGeom>
                          <a:solidFill>
                            <a:srgbClr val="FF7A00"/>
                          </a:solidFill>
                          <a:ln>
                            <a:noFill/>
                          </a:ln>
                        </wps:spPr>
                        <wps:bodyPr upright="1"/>
                      </wps:wsp>
                      <wps:wsp>
                        <wps:cNvPr id="611" name="任意多边形 470"/>
                        <wps:cNvSpPr/>
                        <wps:spPr>
                          <a:xfrm>
                            <a:off x="4691" y="1279"/>
                            <a:ext cx="2836" cy="2771"/>
                          </a:xfrm>
                          <a:custGeom>
                            <a:avLst/>
                            <a:gdLst/>
                            <a:ahLst/>
                            <a:cxnLst/>
                            <a:pathLst>
                              <a:path w="2836" h="2771">
                                <a:moveTo>
                                  <a:pt x="1441" y="1330"/>
                                </a:moveTo>
                                <a:lnTo>
                                  <a:pt x="2836" y="1692"/>
                                </a:lnTo>
                                <a:lnTo>
                                  <a:pt x="2814" y="1768"/>
                                </a:lnTo>
                                <a:lnTo>
                                  <a:pt x="2789" y="1841"/>
                                </a:lnTo>
                                <a:lnTo>
                                  <a:pt x="2760" y="1912"/>
                                </a:lnTo>
                                <a:lnTo>
                                  <a:pt x="2727" y="1981"/>
                                </a:lnTo>
                                <a:lnTo>
                                  <a:pt x="2691" y="2048"/>
                                </a:lnTo>
                                <a:lnTo>
                                  <a:pt x="2651" y="2112"/>
                                </a:lnTo>
                                <a:lnTo>
                                  <a:pt x="2608" y="2175"/>
                                </a:lnTo>
                                <a:lnTo>
                                  <a:pt x="2563" y="2234"/>
                                </a:lnTo>
                                <a:lnTo>
                                  <a:pt x="2514" y="2291"/>
                                </a:lnTo>
                                <a:lnTo>
                                  <a:pt x="2462" y="2346"/>
                                </a:lnTo>
                                <a:lnTo>
                                  <a:pt x="2408" y="2397"/>
                                </a:lnTo>
                                <a:lnTo>
                                  <a:pt x="2351" y="2446"/>
                                </a:lnTo>
                                <a:lnTo>
                                  <a:pt x="2292" y="2492"/>
                                </a:lnTo>
                                <a:lnTo>
                                  <a:pt x="2231" y="2534"/>
                                </a:lnTo>
                                <a:lnTo>
                                  <a:pt x="2167" y="2574"/>
                                </a:lnTo>
                                <a:lnTo>
                                  <a:pt x="2102" y="2610"/>
                                </a:lnTo>
                                <a:lnTo>
                                  <a:pt x="2034" y="2643"/>
                                </a:lnTo>
                                <a:lnTo>
                                  <a:pt x="1965" y="2672"/>
                                </a:lnTo>
                                <a:lnTo>
                                  <a:pt x="1894" y="2698"/>
                                </a:lnTo>
                                <a:lnTo>
                                  <a:pt x="1822" y="2720"/>
                                </a:lnTo>
                                <a:lnTo>
                                  <a:pt x="1748" y="2738"/>
                                </a:lnTo>
                                <a:lnTo>
                                  <a:pt x="1673" y="2752"/>
                                </a:lnTo>
                                <a:lnTo>
                                  <a:pt x="1597" y="2763"/>
                                </a:lnTo>
                                <a:lnTo>
                                  <a:pt x="1519" y="2769"/>
                                </a:lnTo>
                                <a:lnTo>
                                  <a:pt x="1441" y="2771"/>
                                </a:lnTo>
                                <a:lnTo>
                                  <a:pt x="1365" y="2769"/>
                                </a:lnTo>
                                <a:lnTo>
                                  <a:pt x="1290" y="2763"/>
                                </a:lnTo>
                                <a:lnTo>
                                  <a:pt x="1216" y="2753"/>
                                </a:lnTo>
                                <a:lnTo>
                                  <a:pt x="1143" y="2740"/>
                                </a:lnTo>
                                <a:lnTo>
                                  <a:pt x="1072" y="2723"/>
                                </a:lnTo>
                                <a:lnTo>
                                  <a:pt x="1002" y="2702"/>
                                </a:lnTo>
                                <a:lnTo>
                                  <a:pt x="933" y="2678"/>
                                </a:lnTo>
                                <a:lnTo>
                                  <a:pt x="866" y="2650"/>
                                </a:lnTo>
                                <a:lnTo>
                                  <a:pt x="801" y="2619"/>
                                </a:lnTo>
                                <a:lnTo>
                                  <a:pt x="737" y="2585"/>
                                </a:lnTo>
                                <a:lnTo>
                                  <a:pt x="675" y="2548"/>
                                </a:lnTo>
                                <a:lnTo>
                                  <a:pt x="616" y="2508"/>
                                </a:lnTo>
                                <a:lnTo>
                                  <a:pt x="558" y="2466"/>
                                </a:lnTo>
                                <a:lnTo>
                                  <a:pt x="503" y="2420"/>
                                </a:lnTo>
                                <a:lnTo>
                                  <a:pt x="450" y="2372"/>
                                </a:lnTo>
                                <a:lnTo>
                                  <a:pt x="399" y="2321"/>
                                </a:lnTo>
                                <a:lnTo>
                                  <a:pt x="351" y="2268"/>
                                </a:lnTo>
                                <a:lnTo>
                                  <a:pt x="306" y="2213"/>
                                </a:lnTo>
                                <a:lnTo>
                                  <a:pt x="263" y="2156"/>
                                </a:lnTo>
                                <a:lnTo>
                                  <a:pt x="223" y="2096"/>
                                </a:lnTo>
                                <a:lnTo>
                                  <a:pt x="186" y="2034"/>
                                </a:lnTo>
                                <a:lnTo>
                                  <a:pt x="152" y="1971"/>
                                </a:lnTo>
                                <a:lnTo>
                                  <a:pt x="121" y="1905"/>
                                </a:lnTo>
                                <a:lnTo>
                                  <a:pt x="94" y="1838"/>
                                </a:lnTo>
                                <a:lnTo>
                                  <a:pt x="70" y="1770"/>
                                </a:lnTo>
                                <a:lnTo>
                                  <a:pt x="49" y="1700"/>
                                </a:lnTo>
                                <a:lnTo>
                                  <a:pt x="32" y="1628"/>
                                </a:lnTo>
                                <a:lnTo>
                                  <a:pt x="18" y="1555"/>
                                </a:lnTo>
                                <a:lnTo>
                                  <a:pt x="8" y="1481"/>
                                </a:lnTo>
                                <a:lnTo>
                                  <a:pt x="2" y="1406"/>
                                </a:lnTo>
                                <a:lnTo>
                                  <a:pt x="0" y="1330"/>
                                </a:lnTo>
                                <a:lnTo>
                                  <a:pt x="2" y="1251"/>
                                </a:lnTo>
                                <a:lnTo>
                                  <a:pt x="9" y="1173"/>
                                </a:lnTo>
                                <a:lnTo>
                                  <a:pt x="19" y="1096"/>
                                </a:lnTo>
                                <a:lnTo>
                                  <a:pt x="34" y="1020"/>
                                </a:lnTo>
                                <a:lnTo>
                                  <a:pt x="52" y="946"/>
                                </a:lnTo>
                                <a:lnTo>
                                  <a:pt x="75" y="872"/>
                                </a:lnTo>
                                <a:lnTo>
                                  <a:pt x="101" y="801"/>
                                </a:lnTo>
                                <a:lnTo>
                                  <a:pt x="131" y="730"/>
                                </a:lnTo>
                                <a:lnTo>
                                  <a:pt x="165" y="662"/>
                                </a:lnTo>
                                <a:lnTo>
                                  <a:pt x="202" y="596"/>
                                </a:lnTo>
                                <a:lnTo>
                                  <a:pt x="242" y="531"/>
                                </a:lnTo>
                                <a:lnTo>
                                  <a:pt x="286" y="469"/>
                                </a:lnTo>
                                <a:lnTo>
                                  <a:pt x="333" y="409"/>
                                </a:lnTo>
                                <a:lnTo>
                                  <a:pt x="383" y="352"/>
                                </a:lnTo>
                                <a:lnTo>
                                  <a:pt x="436" y="297"/>
                                </a:lnTo>
                                <a:lnTo>
                                  <a:pt x="493" y="246"/>
                                </a:lnTo>
                                <a:lnTo>
                                  <a:pt x="552" y="197"/>
                                </a:lnTo>
                                <a:lnTo>
                                  <a:pt x="613" y="151"/>
                                </a:lnTo>
                                <a:lnTo>
                                  <a:pt x="678" y="108"/>
                                </a:lnTo>
                                <a:lnTo>
                                  <a:pt x="745" y="68"/>
                                </a:lnTo>
                                <a:lnTo>
                                  <a:pt x="814" y="33"/>
                                </a:lnTo>
                                <a:lnTo>
                                  <a:pt x="886" y="0"/>
                                </a:lnTo>
                                <a:lnTo>
                                  <a:pt x="1441" y="1330"/>
                                </a:lnTo>
                                <a:close/>
                              </a:path>
                            </a:pathLst>
                          </a:custGeom>
                          <a:noFill/>
                          <a:ln w="14122" cap="flat" cmpd="sng">
                            <a:solidFill>
                              <a:srgbClr val="FFFFFF"/>
                            </a:solidFill>
                            <a:prstDash val="solid"/>
                            <a:headEnd type="none" w="med" len="med"/>
                            <a:tailEnd type="none" w="med" len="med"/>
                          </a:ln>
                        </wps:spPr>
                        <wps:bodyPr upright="1"/>
                      </wps:wsp>
                      <wps:wsp>
                        <wps:cNvPr id="612" name="任意多边形 471"/>
                        <wps:cNvSpPr/>
                        <wps:spPr>
                          <a:xfrm>
                            <a:off x="4691" y="1279"/>
                            <a:ext cx="1442" cy="1330"/>
                          </a:xfrm>
                          <a:custGeom>
                            <a:avLst/>
                            <a:gdLst/>
                            <a:ahLst/>
                            <a:cxnLst/>
                            <a:pathLst>
                              <a:path w="1442" h="1330">
                                <a:moveTo>
                                  <a:pt x="886" y="0"/>
                                </a:moveTo>
                                <a:lnTo>
                                  <a:pt x="816" y="32"/>
                                </a:lnTo>
                                <a:lnTo>
                                  <a:pt x="747" y="67"/>
                                </a:lnTo>
                                <a:lnTo>
                                  <a:pt x="681" y="106"/>
                                </a:lnTo>
                                <a:lnTo>
                                  <a:pt x="617" y="148"/>
                                </a:lnTo>
                                <a:lnTo>
                                  <a:pt x="556" y="193"/>
                                </a:lnTo>
                                <a:lnTo>
                                  <a:pt x="496" y="242"/>
                                </a:lnTo>
                                <a:lnTo>
                                  <a:pt x="440" y="294"/>
                                </a:lnTo>
                                <a:lnTo>
                                  <a:pt x="386" y="348"/>
                                </a:lnTo>
                                <a:lnTo>
                                  <a:pt x="336" y="406"/>
                                </a:lnTo>
                                <a:lnTo>
                                  <a:pt x="288" y="466"/>
                                </a:lnTo>
                                <a:lnTo>
                                  <a:pt x="243" y="529"/>
                                </a:lnTo>
                                <a:lnTo>
                                  <a:pt x="202" y="594"/>
                                </a:lnTo>
                                <a:lnTo>
                                  <a:pt x="165" y="661"/>
                                </a:lnTo>
                                <a:lnTo>
                                  <a:pt x="131" y="730"/>
                                </a:lnTo>
                                <a:lnTo>
                                  <a:pt x="101" y="801"/>
                                </a:lnTo>
                                <a:lnTo>
                                  <a:pt x="75" y="873"/>
                                </a:lnTo>
                                <a:lnTo>
                                  <a:pt x="52" y="946"/>
                                </a:lnTo>
                                <a:lnTo>
                                  <a:pt x="34" y="1020"/>
                                </a:lnTo>
                                <a:lnTo>
                                  <a:pt x="19" y="1095"/>
                                </a:lnTo>
                                <a:lnTo>
                                  <a:pt x="9" y="1171"/>
                                </a:lnTo>
                                <a:lnTo>
                                  <a:pt x="2" y="1248"/>
                                </a:lnTo>
                                <a:lnTo>
                                  <a:pt x="0" y="1325"/>
                                </a:lnTo>
                                <a:lnTo>
                                  <a:pt x="1441" y="1330"/>
                                </a:lnTo>
                                <a:lnTo>
                                  <a:pt x="886" y="0"/>
                                </a:lnTo>
                                <a:close/>
                              </a:path>
                            </a:pathLst>
                          </a:custGeom>
                          <a:solidFill>
                            <a:srgbClr val="FFA600"/>
                          </a:solidFill>
                          <a:ln>
                            <a:noFill/>
                          </a:ln>
                        </wps:spPr>
                        <wps:bodyPr upright="1"/>
                      </wps:wsp>
                      <wps:wsp>
                        <wps:cNvPr id="613" name="任意多边形 472"/>
                        <wps:cNvSpPr/>
                        <wps:spPr>
                          <a:xfrm>
                            <a:off x="4691" y="1279"/>
                            <a:ext cx="1442" cy="1330"/>
                          </a:xfrm>
                          <a:custGeom>
                            <a:avLst/>
                            <a:gdLst/>
                            <a:ahLst/>
                            <a:cxnLst/>
                            <a:pathLst>
                              <a:path w="1442" h="1330">
                                <a:moveTo>
                                  <a:pt x="1441" y="1330"/>
                                </a:moveTo>
                                <a:lnTo>
                                  <a:pt x="0" y="1325"/>
                                </a:lnTo>
                                <a:lnTo>
                                  <a:pt x="2" y="1248"/>
                                </a:lnTo>
                                <a:lnTo>
                                  <a:pt x="9" y="1171"/>
                                </a:lnTo>
                                <a:lnTo>
                                  <a:pt x="19" y="1095"/>
                                </a:lnTo>
                                <a:lnTo>
                                  <a:pt x="34" y="1020"/>
                                </a:lnTo>
                                <a:lnTo>
                                  <a:pt x="52" y="946"/>
                                </a:lnTo>
                                <a:lnTo>
                                  <a:pt x="75" y="873"/>
                                </a:lnTo>
                                <a:lnTo>
                                  <a:pt x="101" y="801"/>
                                </a:lnTo>
                                <a:lnTo>
                                  <a:pt x="131" y="730"/>
                                </a:lnTo>
                                <a:lnTo>
                                  <a:pt x="165" y="661"/>
                                </a:lnTo>
                                <a:lnTo>
                                  <a:pt x="202" y="594"/>
                                </a:lnTo>
                                <a:lnTo>
                                  <a:pt x="243" y="529"/>
                                </a:lnTo>
                                <a:lnTo>
                                  <a:pt x="288" y="466"/>
                                </a:lnTo>
                                <a:lnTo>
                                  <a:pt x="336" y="406"/>
                                </a:lnTo>
                                <a:lnTo>
                                  <a:pt x="386" y="348"/>
                                </a:lnTo>
                                <a:lnTo>
                                  <a:pt x="440" y="294"/>
                                </a:lnTo>
                                <a:lnTo>
                                  <a:pt x="496" y="242"/>
                                </a:lnTo>
                                <a:lnTo>
                                  <a:pt x="556" y="193"/>
                                </a:lnTo>
                                <a:lnTo>
                                  <a:pt x="617" y="148"/>
                                </a:lnTo>
                                <a:lnTo>
                                  <a:pt x="681" y="106"/>
                                </a:lnTo>
                                <a:lnTo>
                                  <a:pt x="747" y="67"/>
                                </a:lnTo>
                                <a:lnTo>
                                  <a:pt x="816" y="32"/>
                                </a:lnTo>
                                <a:lnTo>
                                  <a:pt x="886" y="0"/>
                                </a:lnTo>
                                <a:lnTo>
                                  <a:pt x="1441" y="1330"/>
                                </a:lnTo>
                                <a:close/>
                              </a:path>
                            </a:pathLst>
                          </a:custGeom>
                          <a:noFill/>
                          <a:ln w="14122" cap="flat" cmpd="sng">
                            <a:solidFill>
                              <a:srgbClr val="FFFFFF"/>
                            </a:solidFill>
                            <a:prstDash val="solid"/>
                            <a:headEnd type="none" w="med" len="med"/>
                            <a:tailEnd type="none" w="med" len="med"/>
                          </a:ln>
                        </wps:spPr>
                        <wps:bodyPr upright="1"/>
                      </wps:wsp>
                      <wps:wsp>
                        <wps:cNvPr id="614" name="任意多边形 473"/>
                        <wps:cNvSpPr/>
                        <wps:spPr>
                          <a:xfrm>
                            <a:off x="5492" y="1168"/>
                            <a:ext cx="641" cy="1442"/>
                          </a:xfrm>
                          <a:custGeom>
                            <a:avLst/>
                            <a:gdLst/>
                            <a:ahLst/>
                            <a:cxnLst/>
                            <a:pathLst>
                              <a:path w="641" h="1442">
                                <a:moveTo>
                                  <a:pt x="640" y="0"/>
                                </a:moveTo>
                                <a:lnTo>
                                  <a:pt x="557" y="2"/>
                                </a:lnTo>
                                <a:lnTo>
                                  <a:pt x="475" y="10"/>
                                </a:lnTo>
                                <a:lnTo>
                                  <a:pt x="393" y="21"/>
                                </a:lnTo>
                                <a:lnTo>
                                  <a:pt x="311" y="38"/>
                                </a:lnTo>
                                <a:lnTo>
                                  <a:pt x="231" y="59"/>
                                </a:lnTo>
                                <a:lnTo>
                                  <a:pt x="153" y="85"/>
                                </a:lnTo>
                                <a:lnTo>
                                  <a:pt x="75" y="115"/>
                                </a:lnTo>
                                <a:lnTo>
                                  <a:pt x="0" y="150"/>
                                </a:lnTo>
                                <a:lnTo>
                                  <a:pt x="640" y="1441"/>
                                </a:lnTo>
                                <a:lnTo>
                                  <a:pt x="640" y="0"/>
                                </a:lnTo>
                                <a:close/>
                              </a:path>
                            </a:pathLst>
                          </a:custGeom>
                          <a:solidFill>
                            <a:srgbClr val="D7E1EC"/>
                          </a:solidFill>
                          <a:ln>
                            <a:noFill/>
                          </a:ln>
                        </wps:spPr>
                        <wps:bodyPr upright="1"/>
                      </wps:wsp>
                      <wps:wsp>
                        <wps:cNvPr id="615" name="任意多边形 474"/>
                        <wps:cNvSpPr/>
                        <wps:spPr>
                          <a:xfrm>
                            <a:off x="5492" y="1168"/>
                            <a:ext cx="641" cy="1442"/>
                          </a:xfrm>
                          <a:custGeom>
                            <a:avLst/>
                            <a:gdLst/>
                            <a:ahLst/>
                            <a:cxnLst/>
                            <a:pathLst>
                              <a:path w="641" h="1442">
                                <a:moveTo>
                                  <a:pt x="640" y="1441"/>
                                </a:moveTo>
                                <a:lnTo>
                                  <a:pt x="0" y="150"/>
                                </a:lnTo>
                                <a:lnTo>
                                  <a:pt x="75" y="115"/>
                                </a:lnTo>
                                <a:lnTo>
                                  <a:pt x="153" y="85"/>
                                </a:lnTo>
                                <a:lnTo>
                                  <a:pt x="231" y="59"/>
                                </a:lnTo>
                                <a:lnTo>
                                  <a:pt x="311" y="38"/>
                                </a:lnTo>
                                <a:lnTo>
                                  <a:pt x="393" y="21"/>
                                </a:lnTo>
                                <a:lnTo>
                                  <a:pt x="475" y="10"/>
                                </a:lnTo>
                                <a:lnTo>
                                  <a:pt x="557" y="2"/>
                                </a:lnTo>
                                <a:lnTo>
                                  <a:pt x="640" y="0"/>
                                </a:lnTo>
                                <a:lnTo>
                                  <a:pt x="640" y="1441"/>
                                </a:lnTo>
                                <a:close/>
                              </a:path>
                            </a:pathLst>
                          </a:custGeom>
                          <a:noFill/>
                          <a:ln w="14122" cap="flat" cmpd="sng">
                            <a:solidFill>
                              <a:srgbClr val="FFFFFF"/>
                            </a:solidFill>
                            <a:prstDash val="solid"/>
                            <a:headEnd type="none" w="med" len="med"/>
                            <a:tailEnd type="none" w="med" len="med"/>
                          </a:ln>
                        </wps:spPr>
                        <wps:bodyPr upright="1"/>
                      </wps:wsp>
                      <wps:wsp>
                        <wps:cNvPr id="616" name="任意多边形 475"/>
                        <wps:cNvSpPr/>
                        <wps:spPr>
                          <a:xfrm>
                            <a:off x="5159" y="1629"/>
                            <a:ext cx="1946" cy="1946"/>
                          </a:xfrm>
                          <a:custGeom>
                            <a:avLst/>
                            <a:gdLst/>
                            <a:ahLst/>
                            <a:cxnLst/>
                            <a:pathLst>
                              <a:path w="1946" h="1946">
                                <a:moveTo>
                                  <a:pt x="973" y="0"/>
                                </a:moveTo>
                                <a:lnTo>
                                  <a:pt x="897" y="3"/>
                                </a:lnTo>
                                <a:lnTo>
                                  <a:pt x="823" y="12"/>
                                </a:lnTo>
                                <a:lnTo>
                                  <a:pt x="750" y="26"/>
                                </a:lnTo>
                                <a:lnTo>
                                  <a:pt x="680" y="45"/>
                                </a:lnTo>
                                <a:lnTo>
                                  <a:pt x="611" y="70"/>
                                </a:lnTo>
                                <a:lnTo>
                                  <a:pt x="545" y="99"/>
                                </a:lnTo>
                                <a:lnTo>
                                  <a:pt x="482" y="133"/>
                                </a:lnTo>
                                <a:lnTo>
                                  <a:pt x="422" y="171"/>
                                </a:lnTo>
                                <a:lnTo>
                                  <a:pt x="365" y="214"/>
                                </a:lnTo>
                                <a:lnTo>
                                  <a:pt x="311" y="260"/>
                                </a:lnTo>
                                <a:lnTo>
                                  <a:pt x="261" y="311"/>
                                </a:lnTo>
                                <a:lnTo>
                                  <a:pt x="214" y="365"/>
                                </a:lnTo>
                                <a:lnTo>
                                  <a:pt x="172" y="422"/>
                                </a:lnTo>
                                <a:lnTo>
                                  <a:pt x="133" y="482"/>
                                </a:lnTo>
                                <a:lnTo>
                                  <a:pt x="99" y="545"/>
                                </a:lnTo>
                                <a:lnTo>
                                  <a:pt x="70" y="611"/>
                                </a:lnTo>
                                <a:lnTo>
                                  <a:pt x="46" y="679"/>
                                </a:lnTo>
                                <a:lnTo>
                                  <a:pt x="26" y="750"/>
                                </a:lnTo>
                                <a:lnTo>
                                  <a:pt x="12" y="823"/>
                                </a:lnTo>
                                <a:lnTo>
                                  <a:pt x="3" y="897"/>
                                </a:lnTo>
                                <a:lnTo>
                                  <a:pt x="0" y="973"/>
                                </a:lnTo>
                                <a:lnTo>
                                  <a:pt x="3" y="1049"/>
                                </a:lnTo>
                                <a:lnTo>
                                  <a:pt x="12" y="1123"/>
                                </a:lnTo>
                                <a:lnTo>
                                  <a:pt x="26" y="1196"/>
                                </a:lnTo>
                                <a:lnTo>
                                  <a:pt x="46" y="1267"/>
                                </a:lnTo>
                                <a:lnTo>
                                  <a:pt x="70" y="1335"/>
                                </a:lnTo>
                                <a:lnTo>
                                  <a:pt x="99" y="1401"/>
                                </a:lnTo>
                                <a:lnTo>
                                  <a:pt x="133" y="1464"/>
                                </a:lnTo>
                                <a:lnTo>
                                  <a:pt x="172" y="1524"/>
                                </a:lnTo>
                                <a:lnTo>
                                  <a:pt x="214" y="1581"/>
                                </a:lnTo>
                                <a:lnTo>
                                  <a:pt x="261" y="1635"/>
                                </a:lnTo>
                                <a:lnTo>
                                  <a:pt x="311" y="1686"/>
                                </a:lnTo>
                                <a:lnTo>
                                  <a:pt x="365" y="1732"/>
                                </a:lnTo>
                                <a:lnTo>
                                  <a:pt x="422" y="1775"/>
                                </a:lnTo>
                                <a:lnTo>
                                  <a:pt x="482" y="1813"/>
                                </a:lnTo>
                                <a:lnTo>
                                  <a:pt x="545" y="1847"/>
                                </a:lnTo>
                                <a:lnTo>
                                  <a:pt x="611" y="1876"/>
                                </a:lnTo>
                                <a:lnTo>
                                  <a:pt x="680" y="1901"/>
                                </a:lnTo>
                                <a:lnTo>
                                  <a:pt x="750" y="1920"/>
                                </a:lnTo>
                                <a:lnTo>
                                  <a:pt x="823" y="1934"/>
                                </a:lnTo>
                                <a:lnTo>
                                  <a:pt x="897" y="1943"/>
                                </a:lnTo>
                                <a:lnTo>
                                  <a:pt x="973" y="1946"/>
                                </a:lnTo>
                                <a:lnTo>
                                  <a:pt x="1049" y="1943"/>
                                </a:lnTo>
                                <a:lnTo>
                                  <a:pt x="1124" y="1934"/>
                                </a:lnTo>
                                <a:lnTo>
                                  <a:pt x="1196" y="1920"/>
                                </a:lnTo>
                                <a:lnTo>
                                  <a:pt x="1267" y="1901"/>
                                </a:lnTo>
                                <a:lnTo>
                                  <a:pt x="1335" y="1876"/>
                                </a:lnTo>
                                <a:lnTo>
                                  <a:pt x="1401" y="1847"/>
                                </a:lnTo>
                                <a:lnTo>
                                  <a:pt x="1464" y="1813"/>
                                </a:lnTo>
                                <a:lnTo>
                                  <a:pt x="1524" y="1775"/>
                                </a:lnTo>
                                <a:lnTo>
                                  <a:pt x="1582" y="1732"/>
                                </a:lnTo>
                                <a:lnTo>
                                  <a:pt x="1635" y="1686"/>
                                </a:lnTo>
                                <a:lnTo>
                                  <a:pt x="1686" y="1635"/>
                                </a:lnTo>
                                <a:lnTo>
                                  <a:pt x="1732" y="1581"/>
                                </a:lnTo>
                                <a:lnTo>
                                  <a:pt x="1775" y="1524"/>
                                </a:lnTo>
                                <a:lnTo>
                                  <a:pt x="1813" y="1464"/>
                                </a:lnTo>
                                <a:lnTo>
                                  <a:pt x="1847" y="1401"/>
                                </a:lnTo>
                                <a:lnTo>
                                  <a:pt x="1876" y="1335"/>
                                </a:lnTo>
                                <a:lnTo>
                                  <a:pt x="1901" y="1267"/>
                                </a:lnTo>
                                <a:lnTo>
                                  <a:pt x="1920" y="1196"/>
                                </a:lnTo>
                                <a:lnTo>
                                  <a:pt x="1934" y="1123"/>
                                </a:lnTo>
                                <a:lnTo>
                                  <a:pt x="1943" y="1049"/>
                                </a:lnTo>
                                <a:lnTo>
                                  <a:pt x="1946" y="973"/>
                                </a:lnTo>
                                <a:lnTo>
                                  <a:pt x="1943" y="897"/>
                                </a:lnTo>
                                <a:lnTo>
                                  <a:pt x="1934" y="823"/>
                                </a:lnTo>
                                <a:lnTo>
                                  <a:pt x="1920" y="750"/>
                                </a:lnTo>
                                <a:lnTo>
                                  <a:pt x="1901" y="679"/>
                                </a:lnTo>
                                <a:lnTo>
                                  <a:pt x="1876" y="611"/>
                                </a:lnTo>
                                <a:lnTo>
                                  <a:pt x="1847" y="545"/>
                                </a:lnTo>
                                <a:lnTo>
                                  <a:pt x="1813" y="482"/>
                                </a:lnTo>
                                <a:lnTo>
                                  <a:pt x="1775" y="422"/>
                                </a:lnTo>
                                <a:lnTo>
                                  <a:pt x="1732" y="365"/>
                                </a:lnTo>
                                <a:lnTo>
                                  <a:pt x="1686" y="311"/>
                                </a:lnTo>
                                <a:lnTo>
                                  <a:pt x="1635" y="260"/>
                                </a:lnTo>
                                <a:lnTo>
                                  <a:pt x="1582" y="214"/>
                                </a:lnTo>
                                <a:lnTo>
                                  <a:pt x="1524" y="171"/>
                                </a:lnTo>
                                <a:lnTo>
                                  <a:pt x="1464" y="133"/>
                                </a:lnTo>
                                <a:lnTo>
                                  <a:pt x="1401" y="99"/>
                                </a:lnTo>
                                <a:lnTo>
                                  <a:pt x="1335" y="70"/>
                                </a:lnTo>
                                <a:lnTo>
                                  <a:pt x="1267" y="45"/>
                                </a:lnTo>
                                <a:lnTo>
                                  <a:pt x="1196" y="26"/>
                                </a:lnTo>
                                <a:lnTo>
                                  <a:pt x="1124" y="12"/>
                                </a:lnTo>
                                <a:lnTo>
                                  <a:pt x="1049" y="3"/>
                                </a:lnTo>
                                <a:lnTo>
                                  <a:pt x="973"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234pt;margin-top:57.85pt;height:145.25pt;width:144.7pt;mso-position-horizontal-relative:page;z-index:251754496;mso-width-relative:page;mso-height-relative:page;" coordorigin="4680,1157" coordsize="2894,2905" o:gfxdata="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">
                <o:lock v:ext="edit" aspectratio="f"/>
                <v:shape id="任意多边形 468" o:spid="_x0000_s1026" o:spt="100" style="position:absolute;left:4951;top:1168;height:2883;width:2622;" fillcolor="#CF4300" filled="t" stroked="f" coordsize="2622,2883" o:gfxdata="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y+45vQAA&#10;ANwAAAAPAAAAAAAAAAEAIAAAACIAAABkcnMvZG93bnJldi54bWxQSwECFAAUAAAACACHTuJAMy8F&#10;njsAAAA5AAAAEAAAAAAAAAABACAAAAAMAQAAZHJzL3NoYXBleG1sLnhtbFBLBQYAAAAABgAGAFsB&#10;AAC2AwAAAAA=&#10;" path="m1181,0l1134,1,1181,1441,0,2267,47,2330,96,2390,149,2446,204,2500,262,2551,322,2598,384,2642,449,2682,516,2719,584,2752,654,2782,726,2808,799,2831,874,2849,949,2863,1026,2874,1103,2880,1181,2882,1257,2880,1332,2874,1406,2864,1479,2851,1551,2834,1621,2813,1689,2789,1756,2761,1822,2730,1885,2696,1947,2659,2007,2619,2064,2577,2120,2531,2173,2483,2223,2432,2271,2379,2317,2324,2359,2267,2399,2207,2436,2145,2470,2082,2501,2016,2529,1949,2553,1881,2574,1811,2591,1739,2604,1666,2614,1592,2620,1517,2622,1441,2620,1365,2614,1290,2604,1216,2591,1143,2574,1072,2553,1001,2529,933,2501,866,2470,800,2436,737,2399,675,2359,616,2317,558,2271,503,2223,450,2173,399,2120,351,2064,306,2007,263,1947,223,1885,186,1822,152,1756,121,1689,94,1621,69,1551,49,1479,31,1406,18,1332,8,1257,2,1181,0xe">
                  <v:fill on="t" focussize="0,0"/>
                  <v:stroke on="f"/>
                  <v:imagedata o:title=""/>
                  <o:lock v:ext="edit" aspectratio="f"/>
                </v:shape>
                <v:shape id="任意多边形 469" o:spid="_x0000_s1026" o:spt="100" style="position:absolute;left:4691;top:1279;height:2771;width:2836;" fillcolor="#FF7A00" filled="t" stroked="f" coordsize="2836,2771" o:gfxdata="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cQvsugAAANwA&#10;AAAPAAAAAAAAAAEAIAAAACIAAABkcnMvZG93bnJldi54bWxQSwECFAAUAAAACACHTuJAMy8FnjsA&#10;AAA5AAAAEAAAAAAAAAABACAAAAAJAQAAZHJzL3NoYXBleG1sLnhtbFBLBQYAAAAABgAGAFsBAACz&#10;AwAAAAA=&#10;" path="m886,0l814,33,745,68,678,108,613,151,552,197,493,246,436,297,383,352,333,409,286,469,242,531,202,596,165,662,131,730,101,801,75,872,52,946,34,1020,19,1096,9,1173,2,1251,0,1330,2,1406,8,1481,18,1555,32,1628,49,1700,70,1770,94,1838,121,1905,152,1971,186,2034,223,2096,263,2156,306,2213,351,2268,399,2321,450,2372,503,2420,558,2466,616,2508,675,2548,737,2585,801,2619,866,2650,933,2678,1002,2702,1072,2723,1143,2740,1216,2753,1290,2763,1365,2769,1441,2771,1519,2769,1597,2763,1673,2752,1748,2738,1822,2720,1894,2698,1965,2672,2034,2643,2102,2610,2167,2574,2231,2534,2292,2492,2351,2446,2408,2397,2462,2346,2514,2291,2563,2234,2608,2175,2651,2112,2691,2048,2727,1981,2760,1912,2789,1841,2814,1768,2836,1692,1441,1330,886,0xe">
                  <v:fill on="t" focussize="0,0"/>
                  <v:stroke on="f"/>
                  <v:imagedata o:title=""/>
                  <o:lock v:ext="edit" aspectratio="f"/>
                </v:shape>
                <v:shape id="任意多边形 470" o:spid="_x0000_s1026" o:spt="100" style="position:absolute;left:4691;top:1279;height:2771;width:2836;" filled="f" stroked="t" coordsize="2836,2771" o:gfxdata="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vTGzL4A&#10;AADcAAAADwAAAAAAAAABACAAAAAiAAAAZHJzL2Rvd25yZXYueG1sUEsBAhQAFAAAAAgAh07iQDMv&#10;BZ47AAAAOQAAABAAAAAAAAAAAQAgAAAADQEAAGRycy9zaGFwZXhtbC54bWxQSwUGAAAAAAYABgBb&#10;AQAAtwMAAAAA&#10;" path="m1441,1330l2836,1692,2814,1768,2789,1841,2760,1912,2727,1981,2691,2048,2651,2112,2608,2175,2563,2234,2514,2291,2462,2346,2408,2397,2351,2446,2292,2492,2231,2534,2167,2574,2102,2610,2034,2643,1965,2672,1894,2698,1822,2720,1748,2738,1673,2752,1597,2763,1519,2769,1441,2771,1365,2769,1290,2763,1216,2753,1143,2740,1072,2723,1002,2702,933,2678,866,2650,801,2619,737,2585,675,2548,616,2508,558,2466,503,2420,450,2372,399,2321,351,2268,306,2213,263,2156,223,2096,186,2034,152,1971,121,1905,94,1838,70,1770,49,1700,32,1628,18,1555,8,1481,2,1406,0,1330,2,1251,9,1173,19,1096,34,1020,52,946,75,872,101,801,131,730,165,662,202,596,242,531,286,469,333,409,383,352,436,297,493,246,552,197,613,151,678,108,745,68,814,33,886,0,1441,1330xe">
                  <v:fill on="f" focussize="0,0"/>
                  <v:stroke weight="1.11196850393701pt" color="#FFFFFF" joinstyle="round"/>
                  <v:imagedata o:title=""/>
                  <o:lock v:ext="edit" aspectratio="f"/>
                </v:shape>
                <v:shape id="任意多边形 471" o:spid="_x0000_s1026" o:spt="100" style="position:absolute;left:4691;top:1279;height:1330;width:1442;" fillcolor="#FFA600" filled="t" stroked="f" coordsize="1442,1330" o:gfxdata="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1UMq/&#10;AAAA3AAAAA8AAAAAAAAAAQAgAAAAIgAAAGRycy9kb3ducmV2LnhtbFBLAQIUABQAAAAIAIdO4kAz&#10;LwWeOwAAADkAAAAQAAAAAAAAAAEAIAAAAA4BAABkcnMvc2hhcGV4bWwueG1sUEsFBgAAAAAGAAYA&#10;WwEAALgDAAAAAA==&#10;" path="m886,0l816,32,747,67,681,106,617,148,556,193,496,242,440,294,386,348,336,406,288,466,243,529,202,594,165,661,131,730,101,801,75,873,52,946,34,1020,19,1095,9,1171,2,1248,0,1325,1441,1330,886,0xe">
                  <v:fill on="t" focussize="0,0"/>
                  <v:stroke on="f"/>
                  <v:imagedata o:title=""/>
                  <o:lock v:ext="edit" aspectratio="f"/>
                </v:shape>
                <v:shape id="任意多边形 472" o:spid="_x0000_s1026" o:spt="100" style="position:absolute;left:4691;top:1279;height:1330;width:1442;" filled="f" stroked="t" coordsize="1442,1330" o:gfxdata="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QJOO/&#10;AAAA3AAAAA8AAAAAAAAAAQAgAAAAIgAAAGRycy9kb3ducmV2LnhtbFBLAQIUABQAAAAIAIdO4kAz&#10;LwWeOwAAADkAAAAQAAAAAAAAAAEAIAAAAA4BAABkcnMvc2hhcGV4bWwueG1sUEsFBgAAAAAGAAYA&#10;WwEAALgDAAAAAA==&#10;" path="m1441,1330l0,1325,2,1248,9,1171,19,1095,34,1020,52,946,75,873,101,801,131,730,165,661,202,594,243,529,288,466,336,406,386,348,440,294,496,242,556,193,617,148,681,106,747,67,816,32,886,0,1441,1330xe">
                  <v:fill on="f" focussize="0,0"/>
                  <v:stroke weight="1.11196850393701pt" color="#FFFFFF" joinstyle="round"/>
                  <v:imagedata o:title=""/>
                  <o:lock v:ext="edit" aspectratio="f"/>
                </v:shape>
                <v:shape id="任意多边形 473" o:spid="_x0000_s1026" o:spt="100" style="position:absolute;left:5492;top:1168;height:1442;width:641;" fillcolor="#D7E1EC" filled="t" stroked="f" coordsize="641,1442" o:gfxdata="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leXL4A&#10;AADcAAAADwAAAAAAAAABACAAAAAiAAAAZHJzL2Rvd25yZXYueG1sUEsBAhQAFAAAAAgAh07iQDMv&#10;BZ47AAAAOQAAABAAAAAAAAAAAQAgAAAADQEAAGRycy9zaGFwZXhtbC54bWxQSwUGAAAAAAYABgBb&#10;AQAAtwMAAAAA&#10;" path="m640,0l557,2,475,10,393,21,311,38,231,59,153,85,75,115,0,150,640,1441,640,0xe">
                  <v:fill on="t" focussize="0,0"/>
                  <v:stroke on="f"/>
                  <v:imagedata o:title=""/>
                  <o:lock v:ext="edit" aspectratio="f"/>
                </v:shape>
                <v:shape id="任意多边形 474" o:spid="_x0000_s1026" o:spt="100" style="position:absolute;left:5492;top:1168;height:1442;width:641;" filled="f" stroked="t" coordsize="641,1442" o:gfxdata="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v9US74A&#10;AADcAAAADwAAAAAAAAABACAAAAAiAAAAZHJzL2Rvd25yZXYueG1sUEsBAhQAFAAAAAgAh07iQDMv&#10;BZ47AAAAOQAAABAAAAAAAAAAAQAgAAAADQEAAGRycy9zaGFwZXhtbC54bWxQSwUGAAAAAAYABgBb&#10;AQAAtwMAAAAA&#10;" path="m640,1441l0,150,75,115,153,85,231,59,311,38,393,21,475,10,557,2,640,0,640,1441xe">
                  <v:fill on="f" focussize="0,0"/>
                  <v:stroke weight="1.11196850393701pt" color="#FFFFFF" joinstyle="round"/>
                  <v:imagedata o:title=""/>
                  <o:lock v:ext="edit" aspectratio="f"/>
                </v:shape>
                <v:shape id="任意多边形 475" o:spid="_x0000_s1026" o:spt="100" style="position:absolute;left:5159;top:1629;height:1946;width:1946;" fillcolor="#FFFFFF" filled="t" stroked="f" coordsize="1946,1946" o:gfxdata="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Gt7vvQAA&#10;ANwAAAAPAAAAAAAAAAEAIAAAACIAAABkcnMvZG93bnJldi54bWxQSwECFAAUAAAACACHTuJAMy8F&#10;njsAAAA5AAAAEAAAAAAAAAABACAAAAAMAQAAZHJzL3NoYXBleG1sLnhtbFBLBQYAAAAABgAGAFsB&#10;AAC2AwAAAAA=&#10;" path="m973,0l897,3,823,12,750,26,680,45,611,70,545,99,482,133,422,171,365,214,311,260,261,311,214,365,172,422,133,482,99,545,70,611,46,679,26,750,12,823,3,897,0,973,3,1049,12,1123,26,1196,46,1267,70,1335,99,1401,133,1464,172,1524,214,1581,261,1635,311,1686,365,1732,422,1775,482,1813,545,1847,611,1876,680,1901,750,1920,823,1934,897,1943,973,1946,1049,1943,1124,1934,1196,1920,1267,1901,1335,1876,1401,1847,1464,1813,1524,1775,1582,1732,1635,1686,1686,1635,1732,1581,1775,1524,1813,1464,1847,1401,1876,1335,1901,1267,1920,1196,1934,1123,1943,1049,1946,973,1943,897,1934,823,1920,750,1901,679,1876,611,1847,545,1813,482,1775,422,1732,365,1686,311,1635,260,1582,214,1524,171,1464,133,1401,99,1335,70,1267,45,1196,26,1124,12,1049,3,973,0xe">
                  <v:fill on="t" focussize="0,0"/>
                  <v:stroke on="f"/>
                  <v:imagedata o:title=""/>
                  <o:lock v:ext="edit" aspectratio="f"/>
                </v:shape>
              </v:group>
            </w:pict>
          </mc:Fallback>
        </mc:AlternateContent>
      </w:r>
      <w:r>
        <mc:AlternateContent>
          <mc:Choice Requires="wps">
            <w:drawing>
              <wp:anchor distT="0" distB="0" distL="114300" distR="114300" simplePos="0" relativeHeight="251758592" behindDoc="0" locked="0" layoutInCell="1" allowOverlap="1">
                <wp:simplePos x="0" y="0"/>
                <wp:positionH relativeFrom="page">
                  <wp:posOffset>2978785</wp:posOffset>
                </wp:positionH>
                <wp:positionV relativeFrom="paragraph">
                  <wp:posOffset>232410</wp:posOffset>
                </wp:positionV>
                <wp:extent cx="3887470" cy="376555"/>
                <wp:effectExtent l="0" t="0" r="11430" b="4445"/>
                <wp:wrapNone/>
                <wp:docPr id="617" name="文本框 617"/>
                <wp:cNvGraphicFramePr/>
                <a:graphic xmlns:a="http://schemas.openxmlformats.org/drawingml/2006/main">
                  <a:graphicData uri="http://schemas.microsoft.com/office/word/2010/wordprocessingShape">
                    <wps:wsp>
                      <wps:cNvSpPr txBox="1"/>
                      <wps:spPr>
                        <a:xfrm>
                          <a:off x="0" y="0"/>
                          <a:ext cx="3887470" cy="376555"/>
                        </a:xfrm>
                        <a:prstGeom prst="rect">
                          <a:avLst/>
                        </a:prstGeom>
                        <a:solidFill>
                          <a:srgbClr val="EEF3F8"/>
                        </a:solidFill>
                        <a:ln>
                          <a:noFill/>
                        </a:ln>
                      </wps:spPr>
                      <wps:txbx>
                        <w:txbxContent>
                          <w:p>
                            <w:pPr>
                              <w:rPr>
                                <w:lang w:eastAsia="zh-CN"/>
                              </w:rPr>
                            </w:pPr>
                            <w:r>
                              <w:rPr>
                                <w:rFonts w:ascii="微软雅黑" w:eastAsia="微软雅黑" w:cs="微软雅黑"/>
                                <w:i/>
                                <w:color w:val="454C5B"/>
                                <w:w w:val="115"/>
                                <w:sz w:val="17"/>
                                <w:lang w:eastAsia="zh-CN"/>
                              </w:rPr>
                              <w:t>您的领导</w:t>
                            </w:r>
                            <w:r>
                              <w:rPr>
                                <w:rFonts w:ascii="微软雅黑" w:eastAsia="微软雅黑" w:cs="微软雅黑"/>
                                <w:i/>
                                <w:color w:val="454C5B"/>
                                <w:spacing w:val="-8"/>
                                <w:w w:val="115"/>
                                <w:sz w:val="17"/>
                                <w:lang w:eastAsia="zh-CN"/>
                              </w:rPr>
                              <w:t>层</w:t>
                            </w:r>
                            <w:r>
                              <w:rPr>
                                <w:rFonts w:ascii="微软雅黑" w:eastAsia="微软雅黑" w:cs="微软雅黑"/>
                                <w:i/>
                                <w:color w:val="454C5B"/>
                                <w:w w:val="115"/>
                                <w:sz w:val="17"/>
                                <w:lang w:eastAsia="zh-CN"/>
                              </w:rPr>
                              <w:t>（如董事会</w:t>
                            </w:r>
                            <w:r>
                              <w:rPr>
                                <w:rFonts w:ascii="微软雅黑" w:eastAsia="微软雅黑" w:cs="微软雅黑"/>
                                <w:i/>
                                <w:color w:val="454C5B"/>
                                <w:spacing w:val="-8"/>
                                <w:w w:val="115"/>
                                <w:sz w:val="17"/>
                                <w:lang w:eastAsia="zh-CN"/>
                              </w:rPr>
                              <w:t>）</w:t>
                            </w:r>
                            <w:r>
                              <w:rPr>
                                <w:rFonts w:ascii="微软雅黑" w:eastAsia="微软雅黑" w:cs="微软雅黑"/>
                                <w:i/>
                                <w:color w:val="454C5B"/>
                                <w:w w:val="115"/>
                                <w:sz w:val="17"/>
                                <w:lang w:eastAsia="zh-CN"/>
                              </w:rPr>
                              <w:t>在多大程度</w:t>
                            </w:r>
                            <w:r>
                              <w:rPr>
                                <w:rFonts w:ascii="微软雅黑" w:eastAsia="微软雅黑" w:cs="微软雅黑"/>
                                <w:i/>
                                <w:color w:val="454C5B"/>
                                <w:spacing w:val="-8"/>
                                <w:w w:val="115"/>
                                <w:sz w:val="17"/>
                                <w:lang w:eastAsia="zh-CN"/>
                              </w:rPr>
                              <w:t>上</w:t>
                            </w:r>
                            <w:r>
                              <w:rPr>
                                <w:rFonts w:ascii="微软雅黑" w:eastAsia="微软雅黑" w:cs="微软雅黑"/>
                                <w:i/>
                                <w:color w:val="454C5B"/>
                                <w:w w:val="115"/>
                                <w:sz w:val="17"/>
                                <w:lang w:eastAsia="zh-CN"/>
                              </w:rPr>
                              <w:t>了解和意识到人工智能对</w:t>
                            </w:r>
                            <w:r>
                              <w:rPr>
                                <w:rFonts w:ascii="微软雅黑" w:eastAsia="微软雅黑" w:cs="微软雅黑"/>
                                <w:i/>
                                <w:color w:val="454C5B"/>
                                <w:spacing w:val="-2"/>
                                <w:w w:val="115"/>
                                <w:sz w:val="17"/>
                                <w:lang w:eastAsia="zh-CN"/>
                              </w:rPr>
                              <w:t>安全的</w:t>
                            </w:r>
                            <w:r>
                              <w:rPr>
                                <w:rFonts w:ascii="微软雅黑" w:eastAsia="微软雅黑" w:cs="微软雅黑"/>
                                <w:i/>
                                <w:color w:val="454C5B"/>
                                <w:w w:val="115"/>
                                <w:sz w:val="17"/>
                                <w:lang w:eastAsia="zh-CN"/>
                              </w:rPr>
                              <w:t>影响</w:t>
                            </w:r>
                            <w:r>
                              <w:rPr>
                                <w:rFonts w:ascii="微软雅黑" w:eastAsia="微软雅黑" w:cs="微软雅黑"/>
                                <w:i/>
                                <w:color w:val="454C5B"/>
                                <w:spacing w:val="-2"/>
                                <w:w w:val="115"/>
                                <w:sz w:val="17"/>
                                <w:lang w:eastAsia="zh-CN"/>
                              </w:rPr>
                              <w:t>？</w:t>
                            </w:r>
                          </w:p>
                          <w:p>
                            <w:pPr>
                              <w:spacing w:before="63" w:line="278" w:lineRule="auto"/>
                              <w:ind w:left="763" w:right="723" w:firstLine="19"/>
                              <w:rPr>
                                <w:i/>
                                <w:color w:val="000000"/>
                                <w:sz w:val="17"/>
                                <w:lang w:eastAsia="zh-CN"/>
                              </w:rPr>
                            </w:pPr>
                          </w:p>
                        </w:txbxContent>
                      </wps:txbx>
                      <wps:bodyPr lIns="0" tIns="0" rIns="0" bIns="0" upright="1"/>
                    </wps:wsp>
                  </a:graphicData>
                </a:graphic>
              </wp:anchor>
            </w:drawing>
          </mc:Choice>
          <mc:Fallback>
            <w:pict>
              <v:shape id="_x0000_s1026" o:spid="_x0000_s1026" o:spt="202" type="#_x0000_t202" style="position:absolute;left:0pt;margin-left:234.55pt;margin-top:18.3pt;height:29.65pt;width:306.1pt;mso-position-horizontal-relative:page;z-index:251758592;mso-width-relative:page;mso-height-relative:page;" fillcolor="#EEF3F8" filled="t" stroked="f" coordsize="21600,21600" o:gfxdata="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zuYVAtkAAAAKAQAADwAAAAAAAAABACAA&#10;AAAiAAAAZHJzL2Rvd25yZXYueG1sUEsBAhQAFAAAAAgAh07iQIJg3EnTAQAAnwMAAA4AAAAAAAAA&#10;AQAgAAAAKAEAAGRycy9lMm9Eb2MueG1sUEsFBgAAAAAGAAYAWQEAAG0FAAAAAA==&#10;">
                <v:fill on="t" focussize="0,0"/>
                <v:stroke on="f"/>
                <v:imagedata o:title=""/>
                <o:lock v:ext="edit" aspectratio="f"/>
                <v:textbox inset="0mm,0mm,0mm,0mm">
                  <w:txbxContent>
                    <w:p>
                      <w:pPr>
                        <w:rPr>
                          <w:lang w:eastAsia="zh-CN"/>
                        </w:rPr>
                      </w:pPr>
                      <w:r>
                        <w:rPr>
                          <w:rFonts w:ascii="微软雅黑" w:eastAsia="微软雅黑" w:cs="微软雅黑"/>
                          <w:i/>
                          <w:color w:val="454C5B"/>
                          <w:w w:val="115"/>
                          <w:sz w:val="17"/>
                          <w:lang w:eastAsia="zh-CN"/>
                        </w:rPr>
                        <w:t>您的领导</w:t>
                      </w:r>
                      <w:r>
                        <w:rPr>
                          <w:rFonts w:ascii="微软雅黑" w:eastAsia="微软雅黑" w:cs="微软雅黑"/>
                          <w:i/>
                          <w:color w:val="454C5B"/>
                          <w:spacing w:val="-8"/>
                          <w:w w:val="115"/>
                          <w:sz w:val="17"/>
                          <w:lang w:eastAsia="zh-CN"/>
                        </w:rPr>
                        <w:t>层</w:t>
                      </w:r>
                      <w:r>
                        <w:rPr>
                          <w:rFonts w:ascii="微软雅黑" w:eastAsia="微软雅黑" w:cs="微软雅黑"/>
                          <w:i/>
                          <w:color w:val="454C5B"/>
                          <w:w w:val="115"/>
                          <w:sz w:val="17"/>
                          <w:lang w:eastAsia="zh-CN"/>
                        </w:rPr>
                        <w:t>（如董事会</w:t>
                      </w:r>
                      <w:r>
                        <w:rPr>
                          <w:rFonts w:ascii="微软雅黑" w:eastAsia="微软雅黑" w:cs="微软雅黑"/>
                          <w:i/>
                          <w:color w:val="454C5B"/>
                          <w:spacing w:val="-8"/>
                          <w:w w:val="115"/>
                          <w:sz w:val="17"/>
                          <w:lang w:eastAsia="zh-CN"/>
                        </w:rPr>
                        <w:t>）</w:t>
                      </w:r>
                      <w:r>
                        <w:rPr>
                          <w:rFonts w:ascii="微软雅黑" w:eastAsia="微软雅黑" w:cs="微软雅黑"/>
                          <w:i/>
                          <w:color w:val="454C5B"/>
                          <w:w w:val="115"/>
                          <w:sz w:val="17"/>
                          <w:lang w:eastAsia="zh-CN"/>
                        </w:rPr>
                        <w:t>在多大程度</w:t>
                      </w:r>
                      <w:r>
                        <w:rPr>
                          <w:rFonts w:ascii="微软雅黑" w:eastAsia="微软雅黑" w:cs="微软雅黑"/>
                          <w:i/>
                          <w:color w:val="454C5B"/>
                          <w:spacing w:val="-8"/>
                          <w:w w:val="115"/>
                          <w:sz w:val="17"/>
                          <w:lang w:eastAsia="zh-CN"/>
                        </w:rPr>
                        <w:t>上</w:t>
                      </w:r>
                      <w:r>
                        <w:rPr>
                          <w:rFonts w:ascii="微软雅黑" w:eastAsia="微软雅黑" w:cs="微软雅黑"/>
                          <w:i/>
                          <w:color w:val="454C5B"/>
                          <w:w w:val="115"/>
                          <w:sz w:val="17"/>
                          <w:lang w:eastAsia="zh-CN"/>
                        </w:rPr>
                        <w:t>了解和意识到人工智能对</w:t>
                      </w:r>
                      <w:r>
                        <w:rPr>
                          <w:rFonts w:ascii="微软雅黑" w:eastAsia="微软雅黑" w:cs="微软雅黑"/>
                          <w:i/>
                          <w:color w:val="454C5B"/>
                          <w:spacing w:val="-2"/>
                          <w:w w:val="115"/>
                          <w:sz w:val="17"/>
                          <w:lang w:eastAsia="zh-CN"/>
                        </w:rPr>
                        <w:t>安全的</w:t>
                      </w:r>
                      <w:r>
                        <w:rPr>
                          <w:rFonts w:ascii="微软雅黑" w:eastAsia="微软雅黑" w:cs="微软雅黑"/>
                          <w:i/>
                          <w:color w:val="454C5B"/>
                          <w:w w:val="115"/>
                          <w:sz w:val="17"/>
                          <w:lang w:eastAsia="zh-CN"/>
                        </w:rPr>
                        <w:t>影响</w:t>
                      </w:r>
                      <w:r>
                        <w:rPr>
                          <w:rFonts w:ascii="微软雅黑" w:eastAsia="微软雅黑" w:cs="微软雅黑"/>
                          <w:i/>
                          <w:color w:val="454C5B"/>
                          <w:spacing w:val="-2"/>
                          <w:w w:val="115"/>
                          <w:sz w:val="17"/>
                          <w:lang w:eastAsia="zh-CN"/>
                        </w:rPr>
                        <w:t>？</w:t>
                      </w:r>
                    </w:p>
                    <w:p>
                      <w:pPr>
                        <w:spacing w:before="63" w:line="278" w:lineRule="auto"/>
                        <w:ind w:left="763" w:right="723" w:firstLine="19"/>
                        <w:rPr>
                          <w:i/>
                          <w:color w:val="000000"/>
                          <w:sz w:val="17"/>
                          <w:lang w:eastAsia="zh-CN"/>
                        </w:rPr>
                      </w:pPr>
                    </w:p>
                  </w:txbxContent>
                </v:textbox>
              </v:shape>
            </w:pict>
          </mc:Fallback>
        </mc:AlternateContent>
      </w:r>
      <w:r>
        <w:rPr>
          <w:w w:val="115"/>
        </w:rPr>
        <w:t>There is a tendency among organizational leadership to be more informed and aware of</w:t>
      </w:r>
      <w:r>
        <w:rPr>
          <w:spacing w:val="-10"/>
          <w:w w:val="115"/>
        </w:rPr>
        <w:t xml:space="preserve"> </w:t>
      </w:r>
      <w:r>
        <w:rPr>
          <w:w w:val="115"/>
        </w:rPr>
        <w:t>AI’s</w:t>
      </w:r>
      <w:r>
        <w:rPr>
          <w:spacing w:val="-10"/>
          <w:w w:val="115"/>
        </w:rPr>
        <w:t xml:space="preserve"> </w:t>
      </w:r>
      <w:r>
        <w:rPr>
          <w:w w:val="115"/>
        </w:rPr>
        <w:t>implications</w:t>
      </w:r>
      <w:r>
        <w:rPr>
          <w:spacing w:val="-10"/>
          <w:w w:val="115"/>
        </w:rPr>
        <w:t xml:space="preserve"> </w:t>
      </w:r>
      <w:r>
        <w:rPr>
          <w:w w:val="115"/>
        </w:rPr>
        <w:t>on</w:t>
      </w:r>
      <w:r>
        <w:rPr>
          <w:spacing w:val="-10"/>
          <w:w w:val="115"/>
        </w:rPr>
        <w:t xml:space="preserve"> </w:t>
      </w:r>
      <w:r>
        <w:rPr>
          <w:w w:val="115"/>
        </w:rPr>
        <w:t>security than not. Approximately 28% of leaders are reported as</w:t>
      </w:r>
    </w:p>
    <w:p>
      <w:pPr>
        <w:spacing w:line="276" w:lineRule="auto"/>
        <w:sectPr>
          <w:pgSz w:w="12240" w:h="15840"/>
          <w:pgMar w:top="1220" w:right="0" w:bottom="860" w:left="520" w:header="0" w:footer="675" w:gutter="0"/>
          <w:cols w:space="720" w:num="1"/>
        </w:sectPr>
      </w:pPr>
    </w:p>
    <w:p>
      <w:pPr>
        <w:pStyle w:val="6"/>
        <w:spacing w:line="276" w:lineRule="auto"/>
        <w:ind w:left="920" w:right="38"/>
      </w:pPr>
      <w:r>
        <w:rPr>
          <w:w w:val="115"/>
        </w:rPr>
        <w:t>being</w:t>
      </w:r>
      <w:r>
        <w:rPr>
          <w:spacing w:val="-13"/>
          <w:w w:val="115"/>
        </w:rPr>
        <w:t xml:space="preserve"> </w:t>
      </w:r>
      <w:r>
        <w:rPr>
          <w:w w:val="115"/>
        </w:rPr>
        <w:t>fully</w:t>
      </w:r>
      <w:r>
        <w:rPr>
          <w:spacing w:val="-13"/>
          <w:w w:val="115"/>
        </w:rPr>
        <w:t xml:space="preserve"> </w:t>
      </w:r>
      <w:r>
        <w:rPr>
          <w:w w:val="115"/>
        </w:rPr>
        <w:t>aware,</w:t>
      </w:r>
      <w:r>
        <w:rPr>
          <w:spacing w:val="-13"/>
          <w:w w:val="115"/>
        </w:rPr>
        <w:t xml:space="preserve"> </w:t>
      </w:r>
      <w:r>
        <w:rPr>
          <w:w w:val="115"/>
        </w:rPr>
        <w:t>showing</w:t>
      </w:r>
      <w:r>
        <w:rPr>
          <w:spacing w:val="-13"/>
          <w:w w:val="115"/>
        </w:rPr>
        <w:t xml:space="preserve"> </w:t>
      </w:r>
      <w:r>
        <w:rPr>
          <w:w w:val="115"/>
        </w:rPr>
        <w:t>a proactive</w:t>
      </w:r>
      <w:r>
        <w:rPr>
          <w:spacing w:val="-3"/>
          <w:w w:val="115"/>
        </w:rPr>
        <w:t xml:space="preserve"> </w:t>
      </w:r>
      <w:r>
        <w:rPr>
          <w:w w:val="115"/>
        </w:rPr>
        <w:t>initiative</w:t>
      </w:r>
      <w:r>
        <w:rPr>
          <w:spacing w:val="-3"/>
          <w:w w:val="115"/>
        </w:rPr>
        <w:t xml:space="preserve"> </w:t>
      </w:r>
      <w:r>
        <w:rPr>
          <w:w w:val="115"/>
        </w:rPr>
        <w:t>among</w:t>
      </w:r>
      <w:r>
        <w:rPr>
          <w:spacing w:val="-3"/>
          <w:w w:val="115"/>
        </w:rPr>
        <w:t xml:space="preserve"> </w:t>
      </w:r>
      <w:r>
        <w:rPr>
          <w:w w:val="115"/>
        </w:rPr>
        <w:t>a significant portion of upper management to deeply understand AI’s impact</w:t>
      </w:r>
    </w:p>
    <w:p>
      <w:pPr>
        <w:pStyle w:val="6"/>
        <w:spacing w:line="276" w:lineRule="auto"/>
        <w:ind w:left="920" w:right="38"/>
      </w:pPr>
      <w:r>
        <w:rPr>
          <w:w w:val="115"/>
        </w:rPr>
        <w:t>on security. An additional</w:t>
      </w:r>
      <w:r>
        <w:rPr>
          <w:spacing w:val="40"/>
          <w:w w:val="115"/>
        </w:rPr>
        <w:t xml:space="preserve"> </w:t>
      </w:r>
      <w:r>
        <w:rPr>
          <w:w w:val="115"/>
        </w:rPr>
        <w:t>46% are moderately aware, suggesting that while they have</w:t>
      </w:r>
      <w:r>
        <w:rPr>
          <w:spacing w:val="-13"/>
          <w:w w:val="115"/>
        </w:rPr>
        <w:t xml:space="preserve"> </w:t>
      </w:r>
      <w:r>
        <w:rPr>
          <w:w w:val="115"/>
        </w:rPr>
        <w:t>a</w:t>
      </w:r>
      <w:r>
        <w:rPr>
          <w:spacing w:val="-13"/>
          <w:w w:val="115"/>
        </w:rPr>
        <w:t xml:space="preserve"> </w:t>
      </w:r>
      <w:r>
        <w:rPr>
          <w:w w:val="115"/>
        </w:rPr>
        <w:t>general</w:t>
      </w:r>
      <w:r>
        <w:rPr>
          <w:spacing w:val="-13"/>
          <w:w w:val="115"/>
        </w:rPr>
        <w:t xml:space="preserve"> </w:t>
      </w:r>
      <w:r>
        <w:rPr>
          <w:w w:val="115"/>
        </w:rPr>
        <w:t>understanding,</w:t>
      </w:r>
    </w:p>
    <w:p>
      <w:pPr>
        <w:spacing w:before="50"/>
        <w:ind w:left="920"/>
        <w:rPr>
          <w:rFonts w:ascii="微软雅黑" w:hAnsi="微软雅黑" w:eastAsia="微软雅黑"/>
          <w:sz w:val="14"/>
          <w:lang w:eastAsia="zh-CN"/>
        </w:rPr>
      </w:pPr>
      <w:r>
        <w:br w:type="column"/>
      </w:r>
      <w:r>
        <w:rPr>
          <w:rFonts w:ascii="微软雅黑" w:hAnsi="微软雅黑" w:eastAsia="微软雅黑"/>
        </w:rPr>
        <w:drawing>
          <wp:inline distT="0" distB="0" distL="0" distR="0">
            <wp:extent cx="82550" cy="82550"/>
            <wp:effectExtent l="0" t="0" r="6350" b="6350"/>
            <wp:docPr id="618"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31.png"/>
                    <pic:cNvPicPr>
                      <a:picLocks noChangeAspect="1"/>
                    </pic:cNvPicPr>
                  </pic:nvPicPr>
                  <pic:blipFill>
                    <a:blip r:embed="rId60" cstate="print"/>
                    <a:stretch>
                      <a:fillRect/>
                    </a:stretch>
                  </pic:blipFill>
                  <pic:spPr>
                    <a:xfrm>
                      <a:off x="0" y="0"/>
                      <a:ext cx="82753" cy="82753"/>
                    </a:xfrm>
                    <a:prstGeom prst="rect">
                      <a:avLst/>
                    </a:prstGeom>
                  </pic:spPr>
                </pic:pic>
              </a:graphicData>
            </a:graphic>
          </wp:inline>
        </w:drawing>
      </w:r>
      <w:r>
        <w:rPr>
          <w:rFonts w:ascii="微软雅黑" w:hAnsi="微软雅黑" w:eastAsia="微软雅黑"/>
          <w:spacing w:val="40"/>
          <w:w w:val="110"/>
          <w:position w:val="2"/>
          <w:sz w:val="20"/>
        </w:rPr>
        <w:t xml:space="preserve"> </w:t>
      </w:r>
      <w:r>
        <w:rPr>
          <w:rFonts w:ascii="微软雅黑" w:hAnsi="微软雅黑" w:eastAsia="微软雅黑"/>
          <w:color w:val="141221"/>
          <w:w w:val="110"/>
          <w:position w:val="2"/>
          <w:sz w:val="14"/>
        </w:rPr>
        <w:t>28%</w:t>
      </w:r>
      <w:r>
        <w:rPr>
          <w:rFonts w:ascii="微软雅黑" w:hAnsi="微软雅黑" w:eastAsia="微软雅黑"/>
          <w:color w:val="141221"/>
          <w:spacing w:val="80"/>
          <w:w w:val="150"/>
          <w:position w:val="2"/>
          <w:sz w:val="14"/>
        </w:rPr>
        <w:t xml:space="preserve"> </w:t>
      </w:r>
      <w:r>
        <w:rPr>
          <w:rFonts w:hint="eastAsia" w:ascii="微软雅黑" w:hAnsi="微软雅黑" w:eastAsia="微软雅黑" w:cs="宋体"/>
          <w:color w:val="141221"/>
          <w:w w:val="110"/>
          <w:position w:val="2"/>
          <w:sz w:val="14"/>
          <w:lang w:eastAsia="zh-CN"/>
        </w:rPr>
        <w:t>完全知情</w:t>
      </w:r>
    </w:p>
    <w:p>
      <w:pPr>
        <w:spacing w:before="125"/>
        <w:ind w:left="920"/>
        <w:rPr>
          <w:rFonts w:ascii="微软雅黑" w:hAnsi="微软雅黑" w:eastAsia="微软雅黑"/>
          <w:sz w:val="14"/>
        </w:rPr>
      </w:pPr>
      <w:r>
        <w:rPr>
          <w:rFonts w:ascii="微软雅黑" w:hAnsi="微软雅黑" w:eastAsia="微软雅黑"/>
        </w:rPr>
        <w:drawing>
          <wp:inline distT="0" distB="0" distL="0" distR="0">
            <wp:extent cx="82550" cy="82550"/>
            <wp:effectExtent l="0" t="0" r="6350" b="6350"/>
            <wp:docPr id="6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image13.png"/>
                    <pic:cNvPicPr>
                      <a:picLocks noChangeAspect="1"/>
                    </pic:cNvPicPr>
                  </pic:nvPicPr>
                  <pic:blipFill>
                    <a:blip r:embed="rId68" cstate="print"/>
                    <a:stretch>
                      <a:fillRect/>
                    </a:stretch>
                  </pic:blipFill>
                  <pic:spPr>
                    <a:xfrm>
                      <a:off x="0" y="0"/>
                      <a:ext cx="82753" cy="82753"/>
                    </a:xfrm>
                    <a:prstGeom prst="rect">
                      <a:avLst/>
                    </a:prstGeom>
                  </pic:spPr>
                </pic:pic>
              </a:graphicData>
            </a:graphic>
          </wp:inline>
        </w:drawing>
      </w:r>
      <w:r>
        <w:rPr>
          <w:rFonts w:ascii="微软雅黑" w:hAnsi="微软雅黑" w:eastAsia="微软雅黑"/>
          <w:spacing w:val="40"/>
          <w:w w:val="110"/>
          <w:position w:val="2"/>
          <w:sz w:val="20"/>
        </w:rPr>
        <w:t xml:space="preserve"> </w:t>
      </w:r>
      <w:r>
        <w:rPr>
          <w:rFonts w:ascii="微软雅黑" w:hAnsi="微软雅黑" w:eastAsia="微软雅黑"/>
          <w:color w:val="141221"/>
          <w:w w:val="110"/>
          <w:position w:val="2"/>
          <w:sz w:val="14"/>
        </w:rPr>
        <w:t>46%</w:t>
      </w:r>
      <w:r>
        <w:rPr>
          <w:rFonts w:ascii="微软雅黑" w:hAnsi="微软雅黑" w:eastAsia="微软雅黑"/>
          <w:color w:val="141221"/>
          <w:spacing w:val="80"/>
          <w:w w:val="150"/>
          <w:position w:val="2"/>
          <w:sz w:val="14"/>
        </w:rPr>
        <w:t xml:space="preserve"> </w:t>
      </w:r>
      <w:r>
        <w:rPr>
          <w:rFonts w:hint="eastAsia" w:ascii="微软雅黑" w:hAnsi="微软雅黑" w:eastAsia="微软雅黑" w:cs="宋体"/>
          <w:color w:val="141221"/>
          <w:w w:val="110"/>
          <w:position w:val="2"/>
          <w:sz w:val="14"/>
          <w:lang w:eastAsia="zh-CN"/>
        </w:rPr>
        <w:t>适度意识</w:t>
      </w:r>
    </w:p>
    <w:p>
      <w:pPr>
        <w:spacing w:before="127"/>
        <w:ind w:left="920"/>
        <w:rPr>
          <w:rFonts w:ascii="微软雅黑" w:hAnsi="微软雅黑" w:eastAsia="微软雅黑"/>
          <w:sz w:val="14"/>
        </w:rPr>
      </w:pPr>
      <w:r>
        <w:rPr>
          <w:rFonts w:ascii="微软雅黑" w:hAnsi="微软雅黑" w:eastAsia="微软雅黑"/>
        </w:rPr>
        <w:drawing>
          <wp:inline distT="0" distB="0" distL="0" distR="0">
            <wp:extent cx="82550" cy="82550"/>
            <wp:effectExtent l="0" t="0" r="6350" b="6350"/>
            <wp:docPr id="62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9.png"/>
                    <pic:cNvPicPr>
                      <a:picLocks noChangeAspect="1"/>
                    </pic:cNvPicPr>
                  </pic:nvPicPr>
                  <pic:blipFill>
                    <a:blip r:embed="rId56" cstate="print"/>
                    <a:stretch>
                      <a:fillRect/>
                    </a:stretch>
                  </pic:blipFill>
                  <pic:spPr>
                    <a:xfrm>
                      <a:off x="0" y="0"/>
                      <a:ext cx="82753" cy="82753"/>
                    </a:xfrm>
                    <a:prstGeom prst="rect">
                      <a:avLst/>
                    </a:prstGeom>
                  </pic:spPr>
                </pic:pic>
              </a:graphicData>
            </a:graphic>
          </wp:inline>
        </w:drawing>
      </w:r>
      <w:r>
        <w:rPr>
          <w:rFonts w:ascii="微软雅黑" w:hAnsi="微软雅黑" w:eastAsia="微软雅黑"/>
          <w:spacing w:val="40"/>
          <w:w w:val="110"/>
          <w:position w:val="2"/>
          <w:sz w:val="20"/>
        </w:rPr>
        <w:t xml:space="preserve"> </w:t>
      </w:r>
      <w:r>
        <w:rPr>
          <w:rFonts w:ascii="微软雅黑" w:hAnsi="微软雅黑" w:eastAsia="微软雅黑"/>
          <w:color w:val="141221"/>
          <w:w w:val="110"/>
          <w:position w:val="2"/>
          <w:sz w:val="14"/>
        </w:rPr>
        <w:t>18%</w:t>
      </w:r>
      <w:r>
        <w:rPr>
          <w:rFonts w:ascii="微软雅黑" w:hAnsi="微软雅黑" w:eastAsia="微软雅黑"/>
          <w:color w:val="141221"/>
          <w:spacing w:val="40"/>
          <w:w w:val="110"/>
          <w:position w:val="2"/>
          <w:sz w:val="14"/>
        </w:rPr>
        <w:t xml:space="preserve">  </w:t>
      </w:r>
      <w:r>
        <w:rPr>
          <w:rFonts w:hint="eastAsia" w:ascii="微软雅黑" w:hAnsi="微软雅黑" w:eastAsia="微软雅黑" w:cs="宋体"/>
          <w:color w:val="141221"/>
          <w:spacing w:val="40"/>
          <w:w w:val="110"/>
          <w:position w:val="2"/>
          <w:sz w:val="14"/>
          <w:lang w:eastAsia="zh-CN"/>
        </w:rPr>
        <w:t>稍有察觉</w:t>
      </w:r>
    </w:p>
    <w:p>
      <w:pPr>
        <w:tabs>
          <w:tab w:val="left" w:pos="1587"/>
        </w:tabs>
        <w:spacing w:before="126"/>
        <w:ind w:left="920"/>
        <w:rPr>
          <w:rFonts w:ascii="微软雅黑" w:hAnsi="微软雅黑" w:eastAsia="微软雅黑"/>
          <w:sz w:val="14"/>
        </w:rPr>
      </w:pPr>
      <w:r>
        <w:rPr>
          <w:rFonts w:ascii="微软雅黑" w:hAnsi="微软雅黑" w:eastAsia="微软雅黑"/>
        </w:rPr>
        <w:drawing>
          <wp:inline distT="0" distB="0" distL="0" distR="0">
            <wp:extent cx="82550" cy="82550"/>
            <wp:effectExtent l="0" t="0" r="6350" b="6350"/>
            <wp:docPr id="62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image30.png"/>
                    <pic:cNvPicPr>
                      <a:picLocks noChangeAspect="1"/>
                    </pic:cNvPicPr>
                  </pic:nvPicPr>
                  <pic:blipFill>
                    <a:blip r:embed="rId72" cstate="print"/>
                    <a:stretch>
                      <a:fillRect/>
                    </a:stretch>
                  </pic:blipFill>
                  <pic:spPr>
                    <a:xfrm>
                      <a:off x="0" y="0"/>
                      <a:ext cx="82753" cy="82753"/>
                    </a:xfrm>
                    <a:prstGeom prst="rect">
                      <a:avLst/>
                    </a:prstGeom>
                  </pic:spPr>
                </pic:pic>
              </a:graphicData>
            </a:graphic>
          </wp:inline>
        </w:drawing>
      </w:r>
      <w:r>
        <w:rPr>
          <w:rFonts w:ascii="微软雅黑" w:hAnsi="微软雅黑" w:eastAsia="微软雅黑"/>
          <w:spacing w:val="40"/>
          <w:w w:val="110"/>
          <w:position w:val="2"/>
          <w:sz w:val="20"/>
        </w:rPr>
        <w:t xml:space="preserve"> </w:t>
      </w:r>
      <w:r>
        <w:rPr>
          <w:rFonts w:ascii="微软雅黑" w:hAnsi="微软雅黑" w:eastAsia="微软雅黑"/>
          <w:color w:val="141221"/>
          <w:w w:val="110"/>
          <w:position w:val="2"/>
          <w:sz w:val="14"/>
        </w:rPr>
        <w:t>6%</w:t>
      </w:r>
      <w:r>
        <w:rPr>
          <w:rFonts w:ascii="微软雅黑" w:hAnsi="微软雅黑" w:eastAsia="微软雅黑"/>
          <w:color w:val="141221"/>
          <w:position w:val="2"/>
          <w:sz w:val="14"/>
        </w:rPr>
        <w:tab/>
      </w:r>
      <w:r>
        <w:rPr>
          <w:rFonts w:hint="eastAsia" w:ascii="微软雅黑" w:hAnsi="微软雅黑" w:eastAsia="微软雅黑" w:cs="宋体"/>
          <w:color w:val="141221"/>
          <w:spacing w:val="-2"/>
          <w:w w:val="110"/>
          <w:position w:val="2"/>
          <w:sz w:val="14"/>
          <w:lang w:eastAsia="zh-CN"/>
        </w:rPr>
        <w:t>不知道</w:t>
      </w:r>
    </w:p>
    <w:p>
      <w:pPr>
        <w:rPr>
          <w:sz w:val="14"/>
        </w:rPr>
        <w:sectPr>
          <w:type w:val="continuous"/>
          <w:pgSz w:w="12240" w:h="15840"/>
          <w:pgMar w:top="1500" w:right="0" w:bottom="280" w:left="520" w:header="0" w:footer="675" w:gutter="0"/>
          <w:cols w:equalWidth="0" w:num="2">
            <w:col w:w="3776" w:space="2717"/>
            <w:col w:w="5227"/>
          </w:cols>
        </w:sectPr>
      </w:pPr>
    </w:p>
    <w:p>
      <w:pPr>
        <w:pStyle w:val="6"/>
        <w:spacing w:line="276" w:lineRule="auto"/>
        <w:ind w:left="920" w:right="1507"/>
        <w:rPr>
          <w:lang w:eastAsia="zh-CN"/>
        </w:rPr>
      </w:pPr>
      <w:r>
        <w:rPr>
          <w:w w:val="115"/>
        </w:rPr>
        <w:t>there may be gaps in their full comprehension of AI’s complexities and nuances in the security domain. This awareness may be informed by information from security teams and current news, highlighting the importance of continuous and high-level communication within organizations. An interesting</w:t>
      </w:r>
      <w:r>
        <w:rPr>
          <w:spacing w:val="-6"/>
          <w:w w:val="115"/>
        </w:rPr>
        <w:t xml:space="preserve"> </w:t>
      </w:r>
      <w:r>
        <w:rPr>
          <w:w w:val="115"/>
        </w:rPr>
        <w:t>point</w:t>
      </w:r>
      <w:r>
        <w:rPr>
          <w:spacing w:val="-6"/>
          <w:w w:val="115"/>
        </w:rPr>
        <w:t xml:space="preserve"> </w:t>
      </w:r>
      <w:r>
        <w:rPr>
          <w:w w:val="115"/>
        </w:rPr>
        <w:t>to</w:t>
      </w:r>
      <w:r>
        <w:rPr>
          <w:spacing w:val="-6"/>
          <w:w w:val="115"/>
        </w:rPr>
        <w:t xml:space="preserve"> </w:t>
      </w:r>
      <w:r>
        <w:rPr>
          <w:w w:val="115"/>
        </w:rPr>
        <w:t>note</w:t>
      </w:r>
      <w:r>
        <w:rPr>
          <w:spacing w:val="-6"/>
          <w:w w:val="115"/>
        </w:rPr>
        <w:t xml:space="preserve"> </w:t>
      </w:r>
      <w:r>
        <w:rPr>
          <w:w w:val="115"/>
        </w:rPr>
        <w:t>is</w:t>
      </w:r>
      <w:r>
        <w:rPr>
          <w:spacing w:val="-6"/>
          <w:w w:val="115"/>
        </w:rPr>
        <w:t xml:space="preserve"> </w:t>
      </w:r>
      <w:r>
        <w:rPr>
          <w:w w:val="115"/>
        </w:rPr>
        <w:t>that</w:t>
      </w:r>
      <w:r>
        <w:rPr>
          <w:spacing w:val="-6"/>
          <w:w w:val="115"/>
        </w:rPr>
        <w:t xml:space="preserve"> </w:t>
      </w:r>
      <w:r>
        <w:rPr>
          <w:w w:val="115"/>
        </w:rPr>
        <w:t>there</w:t>
      </w:r>
      <w:r>
        <w:rPr>
          <w:spacing w:val="-6"/>
          <w:w w:val="115"/>
        </w:rPr>
        <w:t xml:space="preserve"> </w:t>
      </w:r>
      <w:r>
        <w:rPr>
          <w:w w:val="115"/>
        </w:rPr>
        <w:t>is</w:t>
      </w:r>
      <w:r>
        <w:rPr>
          <w:spacing w:val="-6"/>
          <w:w w:val="115"/>
        </w:rPr>
        <w:t xml:space="preserve"> </w:t>
      </w:r>
      <w:r>
        <w:rPr>
          <w:w w:val="115"/>
        </w:rPr>
        <w:t>no</w:t>
      </w:r>
      <w:r>
        <w:rPr>
          <w:spacing w:val="-6"/>
          <w:w w:val="115"/>
        </w:rPr>
        <w:t xml:space="preserve"> </w:t>
      </w:r>
      <w:r>
        <w:rPr>
          <w:w w:val="115"/>
        </w:rPr>
        <w:t>substantial</w:t>
      </w:r>
      <w:r>
        <w:rPr>
          <w:spacing w:val="-6"/>
          <w:w w:val="115"/>
        </w:rPr>
        <w:t xml:space="preserve"> </w:t>
      </w:r>
      <w:r>
        <w:rPr>
          <w:w w:val="115"/>
        </w:rPr>
        <w:t>difference</w:t>
      </w:r>
      <w:r>
        <w:rPr>
          <w:spacing w:val="-6"/>
          <w:w w:val="115"/>
        </w:rPr>
        <w:t xml:space="preserve"> </w:t>
      </w:r>
      <w:r>
        <w:rPr>
          <w:w w:val="115"/>
        </w:rPr>
        <w:t>in</w:t>
      </w:r>
      <w:r>
        <w:rPr>
          <w:spacing w:val="-6"/>
          <w:w w:val="115"/>
        </w:rPr>
        <w:t xml:space="preserve"> </w:t>
      </w:r>
      <w:r>
        <w:rPr>
          <w:w w:val="115"/>
        </w:rPr>
        <w:t>this</w:t>
      </w:r>
      <w:r>
        <w:rPr>
          <w:spacing w:val="-6"/>
          <w:w w:val="115"/>
        </w:rPr>
        <w:t xml:space="preserve"> </w:t>
      </w:r>
      <w:r>
        <w:rPr>
          <w:w w:val="115"/>
        </w:rPr>
        <w:t>awareness</w:t>
      </w:r>
      <w:r>
        <w:rPr>
          <w:spacing w:val="-6"/>
          <w:w w:val="115"/>
        </w:rPr>
        <w:t xml:space="preserve"> </w:t>
      </w:r>
      <w:r>
        <w:rPr>
          <w:w w:val="115"/>
        </w:rPr>
        <w:t>between</w:t>
      </w:r>
      <w:r>
        <w:rPr>
          <w:spacing w:val="-6"/>
          <w:w w:val="115"/>
        </w:rPr>
        <w:t xml:space="preserve"> </w:t>
      </w:r>
      <w:r>
        <w:rPr>
          <w:w w:val="115"/>
        </w:rPr>
        <w:t>C-level executives</w:t>
      </w:r>
      <w:r>
        <w:rPr>
          <w:spacing w:val="-1"/>
          <w:w w:val="115"/>
        </w:rPr>
        <w:t xml:space="preserve"> </w:t>
      </w:r>
      <w:r>
        <w:rPr>
          <w:w w:val="115"/>
        </w:rPr>
        <w:t>and</w:t>
      </w:r>
      <w:r>
        <w:rPr>
          <w:spacing w:val="-1"/>
          <w:w w:val="115"/>
        </w:rPr>
        <w:t xml:space="preserve"> </w:t>
      </w:r>
      <w:r>
        <w:rPr>
          <w:w w:val="115"/>
        </w:rPr>
        <w:t>staff,</w:t>
      </w:r>
      <w:r>
        <w:rPr>
          <w:spacing w:val="-1"/>
          <w:w w:val="115"/>
        </w:rPr>
        <w:t xml:space="preserve"> </w:t>
      </w:r>
      <w:r>
        <w:rPr>
          <w:w w:val="115"/>
        </w:rPr>
        <w:t>indicating</w:t>
      </w:r>
      <w:r>
        <w:rPr>
          <w:spacing w:val="-1"/>
          <w:w w:val="115"/>
        </w:rPr>
        <w:t xml:space="preserve"> </w:t>
      </w:r>
      <w:r>
        <w:rPr>
          <w:w w:val="115"/>
        </w:rPr>
        <w:t>a</w:t>
      </w:r>
      <w:r>
        <w:rPr>
          <w:spacing w:val="-1"/>
          <w:w w:val="115"/>
        </w:rPr>
        <w:t xml:space="preserve"> </w:t>
      </w:r>
      <w:r>
        <w:rPr>
          <w:w w:val="115"/>
        </w:rPr>
        <w:t>unified</w:t>
      </w:r>
      <w:r>
        <w:rPr>
          <w:spacing w:val="-1"/>
          <w:w w:val="115"/>
        </w:rPr>
        <w:t xml:space="preserve"> </w:t>
      </w:r>
      <w:r>
        <w:rPr>
          <w:w w:val="115"/>
        </w:rPr>
        <w:t>perception</w:t>
      </w:r>
      <w:r>
        <w:rPr>
          <w:spacing w:val="-1"/>
          <w:w w:val="115"/>
        </w:rPr>
        <w:t xml:space="preserve"> </w:t>
      </w:r>
      <w:r>
        <w:rPr>
          <w:w w:val="115"/>
        </w:rPr>
        <w:t>of</w:t>
      </w:r>
      <w:r>
        <w:rPr>
          <w:spacing w:val="-1"/>
          <w:w w:val="115"/>
        </w:rPr>
        <w:t xml:space="preserve"> </w:t>
      </w:r>
      <w:r>
        <w:rPr>
          <w:w w:val="115"/>
        </w:rPr>
        <w:t>leadership’s</w:t>
      </w:r>
      <w:r>
        <w:rPr>
          <w:spacing w:val="-1"/>
          <w:w w:val="115"/>
        </w:rPr>
        <w:t xml:space="preserve"> </w:t>
      </w:r>
      <w:r>
        <w:rPr>
          <w:w w:val="115"/>
        </w:rPr>
        <w:t>awareness.</w:t>
      </w:r>
      <w:r>
        <w:rPr>
          <w:spacing w:val="-1"/>
          <w:w w:val="115"/>
        </w:rPr>
        <w:t xml:space="preserve"> </w:t>
      </w:r>
      <w:r>
        <w:rPr>
          <w:w w:val="115"/>
        </w:rPr>
        <w:t>This</w:t>
      </w:r>
      <w:r>
        <w:rPr>
          <w:spacing w:val="-1"/>
          <w:w w:val="115"/>
        </w:rPr>
        <w:t xml:space="preserve"> </w:t>
      </w:r>
      <w:r>
        <w:rPr>
          <w:w w:val="115"/>
        </w:rPr>
        <w:t>collective</w:t>
      </w:r>
      <w:r>
        <w:rPr>
          <w:spacing w:val="-1"/>
          <w:w w:val="115"/>
        </w:rPr>
        <w:t xml:space="preserve"> </w:t>
      </w:r>
      <w:r>
        <w:rPr>
          <w:w w:val="115"/>
        </w:rPr>
        <w:t>view is a point-in-time measurement and is subject to change as rapidly as the AI and cybersecurity landscape itself evolves.</w:t>
      </w:r>
      <w:r>
        <w:rPr>
          <w:rFonts w:hint="eastAsia"/>
        </w:rPr>
        <w:t xml:space="preserve"> </w:t>
      </w:r>
      <w:r>
        <w:rPr>
          <w:rFonts w:hint="eastAsia" w:ascii="微软雅黑" w:hAnsi="微软雅黑" w:eastAsia="微软雅黑" w:cs="宋体"/>
          <w:w w:val="115"/>
        </w:rPr>
        <w:t>组织</w:t>
      </w:r>
      <w:r>
        <w:rPr>
          <w:rFonts w:hint="eastAsia" w:ascii="微软雅黑" w:hAnsi="微软雅黑" w:eastAsia="微软雅黑" w:cs="宋体"/>
          <w:w w:val="115"/>
          <w:lang w:eastAsia="zh-CN"/>
        </w:rPr>
        <w:t>的</w:t>
      </w:r>
      <w:r>
        <w:rPr>
          <w:rFonts w:hint="eastAsia" w:ascii="微软雅黑" w:hAnsi="微软雅黑" w:eastAsia="微软雅黑" w:cs="宋体"/>
          <w:w w:val="115"/>
        </w:rPr>
        <w:t>领导层</w:t>
      </w:r>
      <w:r>
        <w:rPr>
          <w:rFonts w:hint="eastAsia" w:ascii="微软雅黑" w:hAnsi="微软雅黑" w:eastAsia="微软雅黑" w:cs="宋体"/>
          <w:w w:val="115"/>
          <w:lang w:eastAsia="zh-CN"/>
        </w:rPr>
        <w:t>更加了解人工智能对安全的影响。据报道，大约</w:t>
      </w:r>
      <w:r>
        <w:rPr>
          <w:rFonts w:ascii="微软雅黑" w:hAnsi="微软雅黑" w:eastAsia="微软雅黑"/>
          <w:w w:val="115"/>
          <w:lang w:eastAsia="zh-CN"/>
        </w:rPr>
        <w:t>28%</w:t>
      </w:r>
      <w:r>
        <w:rPr>
          <w:rFonts w:hint="eastAsia" w:ascii="微软雅黑" w:hAnsi="微软雅黑" w:eastAsia="微软雅黑" w:cs="宋体"/>
          <w:w w:val="115"/>
          <w:lang w:eastAsia="zh-CN"/>
        </w:rPr>
        <w:t>的领导者充分认识到了人工智能对安全的影响，很大一部分高级管理层在团队中表现出积极主动的态度。另外</w:t>
      </w:r>
      <w:r>
        <w:rPr>
          <w:rFonts w:ascii="微软雅黑" w:hAnsi="微软雅黑" w:eastAsia="微软雅黑"/>
          <w:w w:val="115"/>
          <w:lang w:eastAsia="zh-CN"/>
        </w:rPr>
        <w:t>46%</w:t>
      </w:r>
      <w:r>
        <w:rPr>
          <w:rFonts w:hint="eastAsia" w:ascii="微软雅黑" w:hAnsi="微软雅黑" w:eastAsia="微软雅黑" w:cs="宋体"/>
          <w:w w:val="115"/>
          <w:lang w:eastAsia="zh-CN"/>
        </w:rPr>
        <w:t>的组织则有所了解，这表明他们虽然有总体认识，但在全面理解人工智能在安全领域的复杂性和差别方面可能存在差距。这种认识可能是通过当下新闻或安全团队提供的信息得出的，突出了组织内持续和高层沟通的重要性。值得注意的是，首席执行官和员工在这方面的认识没有实质性差异，表明领导层的认识是一致的。这种集体观点</w:t>
      </w:r>
      <w:r>
        <w:rPr>
          <w:rFonts w:hint="eastAsia" w:ascii="微软雅黑" w:hAnsi="微软雅黑" w:eastAsia="微软雅黑" w:cs="宋体"/>
          <w:w w:val="115"/>
          <w:lang w:val="en-US" w:eastAsia="zh-CN"/>
        </w:rPr>
        <w:t>只</w:t>
      </w:r>
      <w:r>
        <w:rPr>
          <w:rFonts w:hint="eastAsia" w:ascii="微软雅黑" w:hAnsi="微软雅黑" w:eastAsia="微软雅黑" w:cs="宋体"/>
          <w:w w:val="115"/>
          <w:lang w:eastAsia="zh-CN"/>
        </w:rPr>
        <w:t>是</w:t>
      </w:r>
      <w:r>
        <w:rPr>
          <w:rFonts w:hint="eastAsia" w:ascii="微软雅黑" w:hAnsi="微软雅黑" w:eastAsia="微软雅黑" w:cs="宋体"/>
          <w:w w:val="115"/>
          <w:lang w:val="en-US" w:eastAsia="zh-CN"/>
        </w:rPr>
        <w:t>在某个</w:t>
      </w:r>
      <w:r>
        <w:rPr>
          <w:rFonts w:hint="eastAsia" w:ascii="微软雅黑" w:hAnsi="微软雅黑" w:eastAsia="微软雅黑" w:cs="宋体"/>
          <w:w w:val="115"/>
          <w:lang w:eastAsia="zh-CN"/>
        </w:rPr>
        <w:t>时间点</w:t>
      </w:r>
      <w:r>
        <w:rPr>
          <w:rFonts w:hint="eastAsia" w:ascii="微软雅黑" w:hAnsi="微软雅黑" w:eastAsia="微软雅黑" w:cs="宋体"/>
          <w:w w:val="115"/>
          <w:lang w:val="en-US" w:eastAsia="zh-CN"/>
        </w:rPr>
        <w:t>的测量</w:t>
      </w:r>
      <w:r>
        <w:rPr>
          <w:rFonts w:hint="eastAsia" w:ascii="微软雅黑" w:hAnsi="微软雅黑" w:eastAsia="微软雅黑" w:cs="宋体"/>
          <w:w w:val="115"/>
          <w:lang w:eastAsia="zh-CN"/>
        </w:rPr>
        <w:t>，会随着人工智能和网络安全的发展而迅速变化。</w:t>
      </w:r>
    </w:p>
    <w:p>
      <w:pPr>
        <w:pStyle w:val="6"/>
        <w:spacing w:before="7"/>
        <w:rPr>
          <w:sz w:val="22"/>
          <w:lang w:eastAsia="zh-CN"/>
        </w:rPr>
      </w:pPr>
    </w:p>
    <w:p>
      <w:pPr>
        <w:ind w:left="920"/>
        <w:rPr>
          <w:b/>
          <w:sz w:val="36"/>
          <w:lang w:eastAsia="zh-CN"/>
        </w:rPr>
      </w:pPr>
      <w:r>
        <w:rPr>
          <w:rFonts w:hint="eastAsia" w:ascii="微软雅黑" w:hAnsi="微软雅黑" w:eastAsia="微软雅黑" w:cs="宋体"/>
          <w:b/>
          <w:spacing w:val="-2"/>
          <w:w w:val="115"/>
          <w:sz w:val="36"/>
          <w:lang w:eastAsia="zh-CN"/>
        </w:rPr>
        <w:t>生成式AI的网络安全计划</w:t>
      </w:r>
    </w:p>
    <w:p>
      <w:pPr>
        <w:pStyle w:val="4"/>
        <w:spacing w:before="276"/>
        <w:rPr>
          <w:rFonts w:ascii="微软雅黑" w:hAnsi="微软雅黑" w:eastAsia="微软雅黑"/>
          <w:lang w:eastAsia="zh-CN"/>
        </w:rPr>
      </w:pPr>
      <w:r>
        <w:rPr>
          <w:rFonts w:hint="eastAsia" w:ascii="微软雅黑" w:hAnsi="微软雅黑" w:eastAsia="微软雅黑" w:cs="宋体"/>
          <w:spacing w:val="-2"/>
          <w:w w:val="115"/>
          <w:lang w:eastAsia="zh-CN"/>
        </w:rPr>
        <w:t>生成式AI解决方案的当下和计划使用</w:t>
      </w:r>
    </w:p>
    <w:p>
      <w:pPr>
        <w:pStyle w:val="6"/>
        <w:rPr>
          <w:b/>
          <w:sz w:val="15"/>
          <w:lang w:eastAsia="zh-CN"/>
        </w:rPr>
      </w:pPr>
    </w:p>
    <w:p>
      <w:pPr>
        <w:pStyle w:val="6"/>
        <w:spacing w:before="112" w:line="276" w:lineRule="auto"/>
        <w:ind w:left="7412" w:right="1772"/>
      </w:pPr>
      <w:r>
        <mc:AlternateContent>
          <mc:Choice Requires="wpg">
            <w:drawing>
              <wp:anchor distT="0" distB="0" distL="114300" distR="114300" simplePos="0" relativeHeight="251754496" behindDoc="0" locked="0" layoutInCell="1" allowOverlap="1">
                <wp:simplePos x="0" y="0"/>
                <wp:positionH relativeFrom="page">
                  <wp:posOffset>914400</wp:posOffset>
                </wp:positionH>
                <wp:positionV relativeFrom="paragraph">
                  <wp:posOffset>604520</wp:posOffset>
                </wp:positionV>
                <wp:extent cx="1844675" cy="1844675"/>
                <wp:effectExtent l="0" t="0" r="9525" b="9525"/>
                <wp:wrapNone/>
                <wp:docPr id="622" name="组合 622"/>
                <wp:cNvGraphicFramePr/>
                <a:graphic xmlns:a="http://schemas.openxmlformats.org/drawingml/2006/main">
                  <a:graphicData uri="http://schemas.microsoft.com/office/word/2010/wordprocessingGroup">
                    <wpg:wgp>
                      <wpg:cNvGrpSpPr/>
                      <wpg:grpSpPr>
                        <a:xfrm>
                          <a:off x="0" y="0"/>
                          <a:ext cx="1844675" cy="1844675"/>
                          <a:chOff x="1440" y="952"/>
                          <a:chExt cx="2905" cy="2905"/>
                        </a:xfrm>
                      </wpg:grpSpPr>
                      <wps:wsp>
                        <wps:cNvPr id="623" name="任意多边形 457"/>
                        <wps:cNvSpPr/>
                        <wps:spPr>
                          <a:xfrm>
                            <a:off x="1711" y="963"/>
                            <a:ext cx="2622" cy="2883"/>
                          </a:xfrm>
                          <a:custGeom>
                            <a:avLst/>
                            <a:gdLst/>
                            <a:ahLst/>
                            <a:cxnLst/>
                            <a:pathLst>
                              <a:path w="2622" h="2883">
                                <a:moveTo>
                                  <a:pt x="1181" y="0"/>
                                </a:moveTo>
                                <a:lnTo>
                                  <a:pt x="1134" y="1"/>
                                </a:lnTo>
                                <a:lnTo>
                                  <a:pt x="1181" y="1441"/>
                                </a:lnTo>
                                <a:lnTo>
                                  <a:pt x="0" y="2267"/>
                                </a:lnTo>
                                <a:lnTo>
                                  <a:pt x="47" y="2330"/>
                                </a:lnTo>
                                <a:lnTo>
                                  <a:pt x="96" y="2390"/>
                                </a:lnTo>
                                <a:lnTo>
                                  <a:pt x="149" y="2446"/>
                                </a:lnTo>
                                <a:lnTo>
                                  <a:pt x="204" y="2500"/>
                                </a:lnTo>
                                <a:lnTo>
                                  <a:pt x="262" y="2551"/>
                                </a:lnTo>
                                <a:lnTo>
                                  <a:pt x="322" y="2598"/>
                                </a:lnTo>
                                <a:lnTo>
                                  <a:pt x="384" y="2642"/>
                                </a:lnTo>
                                <a:lnTo>
                                  <a:pt x="449" y="2682"/>
                                </a:lnTo>
                                <a:lnTo>
                                  <a:pt x="516" y="2719"/>
                                </a:lnTo>
                                <a:lnTo>
                                  <a:pt x="584" y="2752"/>
                                </a:lnTo>
                                <a:lnTo>
                                  <a:pt x="654" y="2782"/>
                                </a:lnTo>
                                <a:lnTo>
                                  <a:pt x="726" y="2808"/>
                                </a:lnTo>
                                <a:lnTo>
                                  <a:pt x="799" y="2831"/>
                                </a:lnTo>
                                <a:lnTo>
                                  <a:pt x="874" y="2849"/>
                                </a:lnTo>
                                <a:lnTo>
                                  <a:pt x="949" y="2863"/>
                                </a:lnTo>
                                <a:lnTo>
                                  <a:pt x="1026" y="2874"/>
                                </a:lnTo>
                                <a:lnTo>
                                  <a:pt x="1103" y="2880"/>
                                </a:lnTo>
                                <a:lnTo>
                                  <a:pt x="1181" y="2882"/>
                                </a:lnTo>
                                <a:lnTo>
                                  <a:pt x="1257" y="2880"/>
                                </a:lnTo>
                                <a:lnTo>
                                  <a:pt x="1332" y="2874"/>
                                </a:lnTo>
                                <a:lnTo>
                                  <a:pt x="1406" y="2864"/>
                                </a:lnTo>
                                <a:lnTo>
                                  <a:pt x="1479" y="2851"/>
                                </a:lnTo>
                                <a:lnTo>
                                  <a:pt x="1551" y="2834"/>
                                </a:lnTo>
                                <a:lnTo>
                                  <a:pt x="1621" y="2813"/>
                                </a:lnTo>
                                <a:lnTo>
                                  <a:pt x="1689" y="2789"/>
                                </a:lnTo>
                                <a:lnTo>
                                  <a:pt x="1756" y="2761"/>
                                </a:lnTo>
                                <a:lnTo>
                                  <a:pt x="1822" y="2730"/>
                                </a:lnTo>
                                <a:lnTo>
                                  <a:pt x="1885" y="2696"/>
                                </a:lnTo>
                                <a:lnTo>
                                  <a:pt x="1947" y="2659"/>
                                </a:lnTo>
                                <a:lnTo>
                                  <a:pt x="2007" y="2619"/>
                                </a:lnTo>
                                <a:lnTo>
                                  <a:pt x="2064" y="2577"/>
                                </a:lnTo>
                                <a:lnTo>
                                  <a:pt x="2120" y="2531"/>
                                </a:lnTo>
                                <a:lnTo>
                                  <a:pt x="2173" y="2483"/>
                                </a:lnTo>
                                <a:lnTo>
                                  <a:pt x="2223" y="2432"/>
                                </a:lnTo>
                                <a:lnTo>
                                  <a:pt x="2271" y="2379"/>
                                </a:lnTo>
                                <a:lnTo>
                                  <a:pt x="2317" y="2324"/>
                                </a:lnTo>
                                <a:lnTo>
                                  <a:pt x="2359" y="2267"/>
                                </a:lnTo>
                                <a:lnTo>
                                  <a:pt x="2399" y="2207"/>
                                </a:lnTo>
                                <a:lnTo>
                                  <a:pt x="2436" y="2145"/>
                                </a:lnTo>
                                <a:lnTo>
                                  <a:pt x="2470" y="2082"/>
                                </a:lnTo>
                                <a:lnTo>
                                  <a:pt x="2501" y="2016"/>
                                </a:lnTo>
                                <a:lnTo>
                                  <a:pt x="2529" y="1949"/>
                                </a:lnTo>
                                <a:lnTo>
                                  <a:pt x="2553" y="1881"/>
                                </a:lnTo>
                                <a:lnTo>
                                  <a:pt x="2574" y="1811"/>
                                </a:lnTo>
                                <a:lnTo>
                                  <a:pt x="2591" y="1739"/>
                                </a:lnTo>
                                <a:lnTo>
                                  <a:pt x="2604" y="1666"/>
                                </a:lnTo>
                                <a:lnTo>
                                  <a:pt x="2614" y="1592"/>
                                </a:lnTo>
                                <a:lnTo>
                                  <a:pt x="2620" y="1517"/>
                                </a:lnTo>
                                <a:lnTo>
                                  <a:pt x="2622" y="1441"/>
                                </a:lnTo>
                                <a:lnTo>
                                  <a:pt x="2620" y="1365"/>
                                </a:lnTo>
                                <a:lnTo>
                                  <a:pt x="2614" y="1290"/>
                                </a:lnTo>
                                <a:lnTo>
                                  <a:pt x="2604" y="1216"/>
                                </a:lnTo>
                                <a:lnTo>
                                  <a:pt x="2591" y="1143"/>
                                </a:lnTo>
                                <a:lnTo>
                                  <a:pt x="2574" y="1072"/>
                                </a:lnTo>
                                <a:lnTo>
                                  <a:pt x="2553" y="1001"/>
                                </a:lnTo>
                                <a:lnTo>
                                  <a:pt x="2529" y="933"/>
                                </a:lnTo>
                                <a:lnTo>
                                  <a:pt x="2501" y="866"/>
                                </a:lnTo>
                                <a:lnTo>
                                  <a:pt x="2470" y="800"/>
                                </a:lnTo>
                                <a:lnTo>
                                  <a:pt x="2436" y="737"/>
                                </a:lnTo>
                                <a:lnTo>
                                  <a:pt x="2399" y="675"/>
                                </a:lnTo>
                                <a:lnTo>
                                  <a:pt x="2359" y="616"/>
                                </a:lnTo>
                                <a:lnTo>
                                  <a:pt x="2317" y="558"/>
                                </a:lnTo>
                                <a:lnTo>
                                  <a:pt x="2271" y="503"/>
                                </a:lnTo>
                                <a:lnTo>
                                  <a:pt x="2223" y="450"/>
                                </a:lnTo>
                                <a:lnTo>
                                  <a:pt x="2173" y="399"/>
                                </a:lnTo>
                                <a:lnTo>
                                  <a:pt x="2120" y="351"/>
                                </a:lnTo>
                                <a:lnTo>
                                  <a:pt x="2064" y="306"/>
                                </a:lnTo>
                                <a:lnTo>
                                  <a:pt x="2007" y="263"/>
                                </a:lnTo>
                                <a:lnTo>
                                  <a:pt x="1947" y="223"/>
                                </a:lnTo>
                                <a:lnTo>
                                  <a:pt x="1885" y="186"/>
                                </a:lnTo>
                                <a:lnTo>
                                  <a:pt x="1822" y="152"/>
                                </a:lnTo>
                                <a:lnTo>
                                  <a:pt x="1756" y="121"/>
                                </a:lnTo>
                                <a:lnTo>
                                  <a:pt x="1689" y="94"/>
                                </a:lnTo>
                                <a:lnTo>
                                  <a:pt x="1621" y="69"/>
                                </a:lnTo>
                                <a:lnTo>
                                  <a:pt x="1551" y="49"/>
                                </a:lnTo>
                                <a:lnTo>
                                  <a:pt x="1479" y="31"/>
                                </a:lnTo>
                                <a:lnTo>
                                  <a:pt x="1406" y="18"/>
                                </a:lnTo>
                                <a:lnTo>
                                  <a:pt x="1332" y="8"/>
                                </a:lnTo>
                                <a:lnTo>
                                  <a:pt x="1257" y="2"/>
                                </a:lnTo>
                                <a:lnTo>
                                  <a:pt x="1181" y="0"/>
                                </a:lnTo>
                                <a:close/>
                              </a:path>
                            </a:pathLst>
                          </a:custGeom>
                          <a:solidFill>
                            <a:srgbClr val="102A55"/>
                          </a:solidFill>
                          <a:ln>
                            <a:noFill/>
                          </a:ln>
                        </wps:spPr>
                        <wps:bodyPr upright="1"/>
                      </wps:wsp>
                      <wps:wsp>
                        <wps:cNvPr id="624" name="任意多边形 458"/>
                        <wps:cNvSpPr/>
                        <wps:spPr>
                          <a:xfrm>
                            <a:off x="1451" y="1074"/>
                            <a:ext cx="2883" cy="2771"/>
                          </a:xfrm>
                          <a:custGeom>
                            <a:avLst/>
                            <a:gdLst/>
                            <a:ahLst/>
                            <a:cxnLst/>
                            <a:pathLst>
                              <a:path w="2883" h="2771">
                                <a:moveTo>
                                  <a:pt x="886" y="0"/>
                                </a:moveTo>
                                <a:lnTo>
                                  <a:pt x="814" y="33"/>
                                </a:lnTo>
                                <a:lnTo>
                                  <a:pt x="745" y="68"/>
                                </a:lnTo>
                                <a:lnTo>
                                  <a:pt x="678" y="108"/>
                                </a:lnTo>
                                <a:lnTo>
                                  <a:pt x="613" y="151"/>
                                </a:lnTo>
                                <a:lnTo>
                                  <a:pt x="552" y="197"/>
                                </a:lnTo>
                                <a:lnTo>
                                  <a:pt x="493" y="246"/>
                                </a:lnTo>
                                <a:lnTo>
                                  <a:pt x="436" y="297"/>
                                </a:lnTo>
                                <a:lnTo>
                                  <a:pt x="383" y="352"/>
                                </a:lnTo>
                                <a:lnTo>
                                  <a:pt x="333" y="409"/>
                                </a:lnTo>
                                <a:lnTo>
                                  <a:pt x="286" y="469"/>
                                </a:lnTo>
                                <a:lnTo>
                                  <a:pt x="242" y="531"/>
                                </a:lnTo>
                                <a:lnTo>
                                  <a:pt x="202" y="596"/>
                                </a:lnTo>
                                <a:lnTo>
                                  <a:pt x="165" y="662"/>
                                </a:lnTo>
                                <a:lnTo>
                                  <a:pt x="131" y="730"/>
                                </a:lnTo>
                                <a:lnTo>
                                  <a:pt x="101" y="801"/>
                                </a:lnTo>
                                <a:lnTo>
                                  <a:pt x="75" y="872"/>
                                </a:lnTo>
                                <a:lnTo>
                                  <a:pt x="52" y="946"/>
                                </a:lnTo>
                                <a:lnTo>
                                  <a:pt x="34" y="1020"/>
                                </a:lnTo>
                                <a:lnTo>
                                  <a:pt x="19" y="1096"/>
                                </a:lnTo>
                                <a:lnTo>
                                  <a:pt x="9" y="1173"/>
                                </a:lnTo>
                                <a:lnTo>
                                  <a:pt x="2" y="1251"/>
                                </a:lnTo>
                                <a:lnTo>
                                  <a:pt x="0" y="1330"/>
                                </a:lnTo>
                                <a:lnTo>
                                  <a:pt x="2" y="1406"/>
                                </a:lnTo>
                                <a:lnTo>
                                  <a:pt x="8" y="1481"/>
                                </a:lnTo>
                                <a:lnTo>
                                  <a:pt x="18" y="1555"/>
                                </a:lnTo>
                                <a:lnTo>
                                  <a:pt x="32" y="1628"/>
                                </a:lnTo>
                                <a:lnTo>
                                  <a:pt x="49" y="1700"/>
                                </a:lnTo>
                                <a:lnTo>
                                  <a:pt x="70" y="1770"/>
                                </a:lnTo>
                                <a:lnTo>
                                  <a:pt x="94" y="1838"/>
                                </a:lnTo>
                                <a:lnTo>
                                  <a:pt x="121" y="1905"/>
                                </a:lnTo>
                                <a:lnTo>
                                  <a:pt x="152" y="1971"/>
                                </a:lnTo>
                                <a:lnTo>
                                  <a:pt x="186" y="2034"/>
                                </a:lnTo>
                                <a:lnTo>
                                  <a:pt x="223" y="2096"/>
                                </a:lnTo>
                                <a:lnTo>
                                  <a:pt x="263" y="2156"/>
                                </a:lnTo>
                                <a:lnTo>
                                  <a:pt x="306" y="2213"/>
                                </a:lnTo>
                                <a:lnTo>
                                  <a:pt x="351" y="2268"/>
                                </a:lnTo>
                                <a:lnTo>
                                  <a:pt x="399" y="2321"/>
                                </a:lnTo>
                                <a:lnTo>
                                  <a:pt x="450" y="2372"/>
                                </a:lnTo>
                                <a:lnTo>
                                  <a:pt x="503" y="2420"/>
                                </a:lnTo>
                                <a:lnTo>
                                  <a:pt x="558" y="2466"/>
                                </a:lnTo>
                                <a:lnTo>
                                  <a:pt x="616" y="2508"/>
                                </a:lnTo>
                                <a:lnTo>
                                  <a:pt x="675" y="2548"/>
                                </a:lnTo>
                                <a:lnTo>
                                  <a:pt x="737" y="2585"/>
                                </a:lnTo>
                                <a:lnTo>
                                  <a:pt x="801" y="2619"/>
                                </a:lnTo>
                                <a:lnTo>
                                  <a:pt x="866" y="2650"/>
                                </a:lnTo>
                                <a:lnTo>
                                  <a:pt x="933" y="2678"/>
                                </a:lnTo>
                                <a:lnTo>
                                  <a:pt x="1002" y="2702"/>
                                </a:lnTo>
                                <a:lnTo>
                                  <a:pt x="1072" y="2723"/>
                                </a:lnTo>
                                <a:lnTo>
                                  <a:pt x="1143" y="2740"/>
                                </a:lnTo>
                                <a:lnTo>
                                  <a:pt x="1216" y="2753"/>
                                </a:lnTo>
                                <a:lnTo>
                                  <a:pt x="1290" y="2763"/>
                                </a:lnTo>
                                <a:lnTo>
                                  <a:pt x="1365" y="2769"/>
                                </a:lnTo>
                                <a:lnTo>
                                  <a:pt x="1441" y="2771"/>
                                </a:lnTo>
                                <a:lnTo>
                                  <a:pt x="1517" y="2769"/>
                                </a:lnTo>
                                <a:lnTo>
                                  <a:pt x="1592" y="2763"/>
                                </a:lnTo>
                                <a:lnTo>
                                  <a:pt x="1666" y="2753"/>
                                </a:lnTo>
                                <a:lnTo>
                                  <a:pt x="1739" y="2740"/>
                                </a:lnTo>
                                <a:lnTo>
                                  <a:pt x="1811" y="2723"/>
                                </a:lnTo>
                                <a:lnTo>
                                  <a:pt x="1881" y="2702"/>
                                </a:lnTo>
                                <a:lnTo>
                                  <a:pt x="1949" y="2678"/>
                                </a:lnTo>
                                <a:lnTo>
                                  <a:pt x="2016" y="2650"/>
                                </a:lnTo>
                                <a:lnTo>
                                  <a:pt x="2082" y="2619"/>
                                </a:lnTo>
                                <a:lnTo>
                                  <a:pt x="2145" y="2585"/>
                                </a:lnTo>
                                <a:lnTo>
                                  <a:pt x="2207" y="2548"/>
                                </a:lnTo>
                                <a:lnTo>
                                  <a:pt x="2267" y="2508"/>
                                </a:lnTo>
                                <a:lnTo>
                                  <a:pt x="2324" y="2466"/>
                                </a:lnTo>
                                <a:lnTo>
                                  <a:pt x="2380" y="2420"/>
                                </a:lnTo>
                                <a:lnTo>
                                  <a:pt x="2433" y="2372"/>
                                </a:lnTo>
                                <a:lnTo>
                                  <a:pt x="2483" y="2321"/>
                                </a:lnTo>
                                <a:lnTo>
                                  <a:pt x="2531" y="2268"/>
                                </a:lnTo>
                                <a:lnTo>
                                  <a:pt x="2577" y="2213"/>
                                </a:lnTo>
                                <a:lnTo>
                                  <a:pt x="2619" y="2156"/>
                                </a:lnTo>
                                <a:lnTo>
                                  <a:pt x="2659" y="2096"/>
                                </a:lnTo>
                                <a:lnTo>
                                  <a:pt x="2696" y="2034"/>
                                </a:lnTo>
                                <a:lnTo>
                                  <a:pt x="2730" y="1971"/>
                                </a:lnTo>
                                <a:lnTo>
                                  <a:pt x="2761" y="1905"/>
                                </a:lnTo>
                                <a:lnTo>
                                  <a:pt x="2789" y="1838"/>
                                </a:lnTo>
                                <a:lnTo>
                                  <a:pt x="2813" y="1770"/>
                                </a:lnTo>
                                <a:lnTo>
                                  <a:pt x="2834" y="1700"/>
                                </a:lnTo>
                                <a:lnTo>
                                  <a:pt x="2851" y="1628"/>
                                </a:lnTo>
                                <a:lnTo>
                                  <a:pt x="2864" y="1555"/>
                                </a:lnTo>
                                <a:lnTo>
                                  <a:pt x="2874" y="1481"/>
                                </a:lnTo>
                                <a:lnTo>
                                  <a:pt x="2880" y="1406"/>
                                </a:lnTo>
                                <a:lnTo>
                                  <a:pt x="2882" y="1330"/>
                                </a:lnTo>
                                <a:lnTo>
                                  <a:pt x="2880" y="1258"/>
                                </a:lnTo>
                                <a:lnTo>
                                  <a:pt x="2875" y="1186"/>
                                </a:lnTo>
                                <a:lnTo>
                                  <a:pt x="2866" y="1115"/>
                                </a:lnTo>
                                <a:lnTo>
                                  <a:pt x="2854" y="1044"/>
                                </a:lnTo>
                                <a:lnTo>
                                  <a:pt x="1441" y="1330"/>
                                </a:lnTo>
                                <a:lnTo>
                                  <a:pt x="886" y="0"/>
                                </a:lnTo>
                                <a:close/>
                              </a:path>
                            </a:pathLst>
                          </a:custGeom>
                          <a:solidFill>
                            <a:srgbClr val="00539F"/>
                          </a:solidFill>
                          <a:ln>
                            <a:noFill/>
                          </a:ln>
                        </wps:spPr>
                        <wps:bodyPr upright="1"/>
                      </wps:wsp>
                      <wps:wsp>
                        <wps:cNvPr id="625" name="任意多边形 459"/>
                        <wps:cNvSpPr/>
                        <wps:spPr>
                          <a:xfrm>
                            <a:off x="1451" y="1074"/>
                            <a:ext cx="2883" cy="2771"/>
                          </a:xfrm>
                          <a:custGeom>
                            <a:avLst/>
                            <a:gdLst/>
                            <a:ahLst/>
                            <a:cxnLst/>
                            <a:pathLst>
                              <a:path w="2883" h="2771">
                                <a:moveTo>
                                  <a:pt x="1441" y="1330"/>
                                </a:moveTo>
                                <a:lnTo>
                                  <a:pt x="2854" y="1044"/>
                                </a:lnTo>
                                <a:lnTo>
                                  <a:pt x="2866" y="1115"/>
                                </a:lnTo>
                                <a:lnTo>
                                  <a:pt x="2875" y="1186"/>
                                </a:lnTo>
                                <a:lnTo>
                                  <a:pt x="2880" y="1258"/>
                                </a:lnTo>
                                <a:lnTo>
                                  <a:pt x="2882" y="1330"/>
                                </a:lnTo>
                                <a:lnTo>
                                  <a:pt x="2880" y="1406"/>
                                </a:lnTo>
                                <a:lnTo>
                                  <a:pt x="2874" y="1481"/>
                                </a:lnTo>
                                <a:lnTo>
                                  <a:pt x="2864" y="1555"/>
                                </a:lnTo>
                                <a:lnTo>
                                  <a:pt x="2851" y="1628"/>
                                </a:lnTo>
                                <a:lnTo>
                                  <a:pt x="2834" y="1700"/>
                                </a:lnTo>
                                <a:lnTo>
                                  <a:pt x="2813" y="1770"/>
                                </a:lnTo>
                                <a:lnTo>
                                  <a:pt x="2789" y="1838"/>
                                </a:lnTo>
                                <a:lnTo>
                                  <a:pt x="2761" y="1905"/>
                                </a:lnTo>
                                <a:lnTo>
                                  <a:pt x="2730" y="1971"/>
                                </a:lnTo>
                                <a:lnTo>
                                  <a:pt x="2696" y="2034"/>
                                </a:lnTo>
                                <a:lnTo>
                                  <a:pt x="2659" y="2096"/>
                                </a:lnTo>
                                <a:lnTo>
                                  <a:pt x="2619" y="2156"/>
                                </a:lnTo>
                                <a:lnTo>
                                  <a:pt x="2577" y="2213"/>
                                </a:lnTo>
                                <a:lnTo>
                                  <a:pt x="2531" y="2268"/>
                                </a:lnTo>
                                <a:lnTo>
                                  <a:pt x="2483" y="2321"/>
                                </a:lnTo>
                                <a:lnTo>
                                  <a:pt x="2433" y="2372"/>
                                </a:lnTo>
                                <a:lnTo>
                                  <a:pt x="2380" y="2420"/>
                                </a:lnTo>
                                <a:lnTo>
                                  <a:pt x="2324" y="2466"/>
                                </a:lnTo>
                                <a:lnTo>
                                  <a:pt x="2267" y="2508"/>
                                </a:lnTo>
                                <a:lnTo>
                                  <a:pt x="2207" y="2548"/>
                                </a:lnTo>
                                <a:lnTo>
                                  <a:pt x="2145" y="2585"/>
                                </a:lnTo>
                                <a:lnTo>
                                  <a:pt x="2082" y="2619"/>
                                </a:lnTo>
                                <a:lnTo>
                                  <a:pt x="2016" y="2650"/>
                                </a:lnTo>
                                <a:lnTo>
                                  <a:pt x="1949" y="2678"/>
                                </a:lnTo>
                                <a:lnTo>
                                  <a:pt x="1881" y="2702"/>
                                </a:lnTo>
                                <a:lnTo>
                                  <a:pt x="1811" y="2723"/>
                                </a:lnTo>
                                <a:lnTo>
                                  <a:pt x="1739" y="2740"/>
                                </a:lnTo>
                                <a:lnTo>
                                  <a:pt x="1666" y="2753"/>
                                </a:lnTo>
                                <a:lnTo>
                                  <a:pt x="1592" y="2763"/>
                                </a:lnTo>
                                <a:lnTo>
                                  <a:pt x="1517" y="2769"/>
                                </a:lnTo>
                                <a:lnTo>
                                  <a:pt x="1441" y="2771"/>
                                </a:lnTo>
                                <a:lnTo>
                                  <a:pt x="1365" y="2769"/>
                                </a:lnTo>
                                <a:lnTo>
                                  <a:pt x="1290" y="2763"/>
                                </a:lnTo>
                                <a:lnTo>
                                  <a:pt x="1216" y="2753"/>
                                </a:lnTo>
                                <a:lnTo>
                                  <a:pt x="1143" y="2740"/>
                                </a:lnTo>
                                <a:lnTo>
                                  <a:pt x="1072" y="2723"/>
                                </a:lnTo>
                                <a:lnTo>
                                  <a:pt x="1002" y="2702"/>
                                </a:lnTo>
                                <a:lnTo>
                                  <a:pt x="933" y="2678"/>
                                </a:lnTo>
                                <a:lnTo>
                                  <a:pt x="866" y="2650"/>
                                </a:lnTo>
                                <a:lnTo>
                                  <a:pt x="801" y="2619"/>
                                </a:lnTo>
                                <a:lnTo>
                                  <a:pt x="737" y="2585"/>
                                </a:lnTo>
                                <a:lnTo>
                                  <a:pt x="675" y="2548"/>
                                </a:lnTo>
                                <a:lnTo>
                                  <a:pt x="616" y="2508"/>
                                </a:lnTo>
                                <a:lnTo>
                                  <a:pt x="558" y="2466"/>
                                </a:lnTo>
                                <a:lnTo>
                                  <a:pt x="503" y="2420"/>
                                </a:lnTo>
                                <a:lnTo>
                                  <a:pt x="450" y="2372"/>
                                </a:lnTo>
                                <a:lnTo>
                                  <a:pt x="399" y="2321"/>
                                </a:lnTo>
                                <a:lnTo>
                                  <a:pt x="351" y="2268"/>
                                </a:lnTo>
                                <a:lnTo>
                                  <a:pt x="306" y="2213"/>
                                </a:lnTo>
                                <a:lnTo>
                                  <a:pt x="263" y="2156"/>
                                </a:lnTo>
                                <a:lnTo>
                                  <a:pt x="223" y="2096"/>
                                </a:lnTo>
                                <a:lnTo>
                                  <a:pt x="186" y="2034"/>
                                </a:lnTo>
                                <a:lnTo>
                                  <a:pt x="152" y="1971"/>
                                </a:lnTo>
                                <a:lnTo>
                                  <a:pt x="121" y="1905"/>
                                </a:lnTo>
                                <a:lnTo>
                                  <a:pt x="94" y="1838"/>
                                </a:lnTo>
                                <a:lnTo>
                                  <a:pt x="70" y="1770"/>
                                </a:lnTo>
                                <a:lnTo>
                                  <a:pt x="49" y="1700"/>
                                </a:lnTo>
                                <a:lnTo>
                                  <a:pt x="32" y="1628"/>
                                </a:lnTo>
                                <a:lnTo>
                                  <a:pt x="18" y="1555"/>
                                </a:lnTo>
                                <a:lnTo>
                                  <a:pt x="8" y="1481"/>
                                </a:lnTo>
                                <a:lnTo>
                                  <a:pt x="2" y="1406"/>
                                </a:lnTo>
                                <a:lnTo>
                                  <a:pt x="0" y="1330"/>
                                </a:lnTo>
                                <a:lnTo>
                                  <a:pt x="2" y="1251"/>
                                </a:lnTo>
                                <a:lnTo>
                                  <a:pt x="9" y="1173"/>
                                </a:lnTo>
                                <a:lnTo>
                                  <a:pt x="19" y="1096"/>
                                </a:lnTo>
                                <a:lnTo>
                                  <a:pt x="34" y="1020"/>
                                </a:lnTo>
                                <a:lnTo>
                                  <a:pt x="52" y="946"/>
                                </a:lnTo>
                                <a:lnTo>
                                  <a:pt x="75" y="872"/>
                                </a:lnTo>
                                <a:lnTo>
                                  <a:pt x="101" y="801"/>
                                </a:lnTo>
                                <a:lnTo>
                                  <a:pt x="131" y="730"/>
                                </a:lnTo>
                                <a:lnTo>
                                  <a:pt x="165" y="662"/>
                                </a:lnTo>
                                <a:lnTo>
                                  <a:pt x="202" y="596"/>
                                </a:lnTo>
                                <a:lnTo>
                                  <a:pt x="242" y="531"/>
                                </a:lnTo>
                                <a:lnTo>
                                  <a:pt x="286" y="469"/>
                                </a:lnTo>
                                <a:lnTo>
                                  <a:pt x="333" y="409"/>
                                </a:lnTo>
                                <a:lnTo>
                                  <a:pt x="383" y="352"/>
                                </a:lnTo>
                                <a:lnTo>
                                  <a:pt x="436" y="297"/>
                                </a:lnTo>
                                <a:lnTo>
                                  <a:pt x="493" y="246"/>
                                </a:lnTo>
                                <a:lnTo>
                                  <a:pt x="552" y="197"/>
                                </a:lnTo>
                                <a:lnTo>
                                  <a:pt x="613" y="151"/>
                                </a:lnTo>
                                <a:lnTo>
                                  <a:pt x="678" y="108"/>
                                </a:lnTo>
                                <a:lnTo>
                                  <a:pt x="745" y="68"/>
                                </a:lnTo>
                                <a:lnTo>
                                  <a:pt x="814" y="33"/>
                                </a:lnTo>
                                <a:lnTo>
                                  <a:pt x="886" y="0"/>
                                </a:lnTo>
                                <a:lnTo>
                                  <a:pt x="1441" y="1330"/>
                                </a:lnTo>
                                <a:close/>
                              </a:path>
                            </a:pathLst>
                          </a:custGeom>
                          <a:noFill/>
                          <a:ln w="14122" cap="flat" cmpd="sng">
                            <a:solidFill>
                              <a:srgbClr val="FFFFFF"/>
                            </a:solidFill>
                            <a:prstDash val="solid"/>
                            <a:headEnd type="none" w="med" len="med"/>
                            <a:tailEnd type="none" w="med" len="med"/>
                          </a:ln>
                        </wps:spPr>
                        <wps:bodyPr upright="1"/>
                      </wps:wsp>
                      <wps:wsp>
                        <wps:cNvPr id="626" name="任意多边形 460"/>
                        <wps:cNvSpPr/>
                        <wps:spPr>
                          <a:xfrm>
                            <a:off x="1472" y="1074"/>
                            <a:ext cx="1420" cy="1330"/>
                          </a:xfrm>
                          <a:custGeom>
                            <a:avLst/>
                            <a:gdLst/>
                            <a:ahLst/>
                            <a:cxnLst/>
                            <a:pathLst>
                              <a:path w="1420" h="1330">
                                <a:moveTo>
                                  <a:pt x="864" y="0"/>
                                </a:moveTo>
                                <a:lnTo>
                                  <a:pt x="791" y="33"/>
                                </a:lnTo>
                                <a:lnTo>
                                  <a:pt x="719" y="70"/>
                                </a:lnTo>
                                <a:lnTo>
                                  <a:pt x="650" y="111"/>
                                </a:lnTo>
                                <a:lnTo>
                                  <a:pt x="584" y="156"/>
                                </a:lnTo>
                                <a:lnTo>
                                  <a:pt x="520" y="204"/>
                                </a:lnTo>
                                <a:lnTo>
                                  <a:pt x="459" y="256"/>
                                </a:lnTo>
                                <a:lnTo>
                                  <a:pt x="401" y="311"/>
                                </a:lnTo>
                                <a:lnTo>
                                  <a:pt x="345" y="369"/>
                                </a:lnTo>
                                <a:lnTo>
                                  <a:pt x="293" y="431"/>
                                </a:lnTo>
                                <a:lnTo>
                                  <a:pt x="245" y="495"/>
                                </a:lnTo>
                                <a:lnTo>
                                  <a:pt x="200" y="562"/>
                                </a:lnTo>
                                <a:lnTo>
                                  <a:pt x="159" y="631"/>
                                </a:lnTo>
                                <a:lnTo>
                                  <a:pt x="122" y="702"/>
                                </a:lnTo>
                                <a:lnTo>
                                  <a:pt x="89" y="775"/>
                                </a:lnTo>
                                <a:lnTo>
                                  <a:pt x="61" y="849"/>
                                </a:lnTo>
                                <a:lnTo>
                                  <a:pt x="36" y="926"/>
                                </a:lnTo>
                                <a:lnTo>
                                  <a:pt x="16" y="1003"/>
                                </a:lnTo>
                                <a:lnTo>
                                  <a:pt x="0" y="1082"/>
                                </a:lnTo>
                                <a:lnTo>
                                  <a:pt x="1419" y="1330"/>
                                </a:lnTo>
                                <a:lnTo>
                                  <a:pt x="864" y="0"/>
                                </a:lnTo>
                                <a:close/>
                              </a:path>
                            </a:pathLst>
                          </a:custGeom>
                          <a:solidFill>
                            <a:srgbClr val="0093FF"/>
                          </a:solidFill>
                          <a:ln>
                            <a:noFill/>
                          </a:ln>
                        </wps:spPr>
                        <wps:bodyPr upright="1"/>
                      </wps:wsp>
                      <wps:wsp>
                        <wps:cNvPr id="627" name="任意多边形 461"/>
                        <wps:cNvSpPr/>
                        <wps:spPr>
                          <a:xfrm>
                            <a:off x="1472" y="1074"/>
                            <a:ext cx="1420" cy="1330"/>
                          </a:xfrm>
                          <a:custGeom>
                            <a:avLst/>
                            <a:gdLst/>
                            <a:ahLst/>
                            <a:cxnLst/>
                            <a:pathLst>
                              <a:path w="1420" h="1330">
                                <a:moveTo>
                                  <a:pt x="1419" y="1330"/>
                                </a:moveTo>
                                <a:lnTo>
                                  <a:pt x="0" y="1082"/>
                                </a:lnTo>
                                <a:lnTo>
                                  <a:pt x="16" y="1003"/>
                                </a:lnTo>
                                <a:lnTo>
                                  <a:pt x="36" y="926"/>
                                </a:lnTo>
                                <a:lnTo>
                                  <a:pt x="61" y="849"/>
                                </a:lnTo>
                                <a:lnTo>
                                  <a:pt x="89" y="775"/>
                                </a:lnTo>
                                <a:lnTo>
                                  <a:pt x="122" y="702"/>
                                </a:lnTo>
                                <a:lnTo>
                                  <a:pt x="159" y="631"/>
                                </a:lnTo>
                                <a:lnTo>
                                  <a:pt x="200" y="562"/>
                                </a:lnTo>
                                <a:lnTo>
                                  <a:pt x="245" y="495"/>
                                </a:lnTo>
                                <a:lnTo>
                                  <a:pt x="293" y="431"/>
                                </a:lnTo>
                                <a:lnTo>
                                  <a:pt x="345" y="369"/>
                                </a:lnTo>
                                <a:lnTo>
                                  <a:pt x="401" y="311"/>
                                </a:lnTo>
                                <a:lnTo>
                                  <a:pt x="459" y="256"/>
                                </a:lnTo>
                                <a:lnTo>
                                  <a:pt x="520" y="204"/>
                                </a:lnTo>
                                <a:lnTo>
                                  <a:pt x="584" y="156"/>
                                </a:lnTo>
                                <a:lnTo>
                                  <a:pt x="650" y="111"/>
                                </a:lnTo>
                                <a:lnTo>
                                  <a:pt x="719" y="70"/>
                                </a:lnTo>
                                <a:lnTo>
                                  <a:pt x="791" y="33"/>
                                </a:lnTo>
                                <a:lnTo>
                                  <a:pt x="864" y="0"/>
                                </a:lnTo>
                                <a:lnTo>
                                  <a:pt x="1419" y="1330"/>
                                </a:lnTo>
                                <a:close/>
                              </a:path>
                            </a:pathLst>
                          </a:custGeom>
                          <a:noFill/>
                          <a:ln w="14122" cap="flat" cmpd="sng">
                            <a:solidFill>
                              <a:srgbClr val="FFFFFF"/>
                            </a:solidFill>
                            <a:prstDash val="solid"/>
                            <a:headEnd type="none" w="med" len="med"/>
                            <a:tailEnd type="none" w="med" len="med"/>
                          </a:ln>
                        </wps:spPr>
                        <wps:bodyPr upright="1"/>
                      </wps:wsp>
                      <wps:wsp>
                        <wps:cNvPr id="628" name="任意多边形 462"/>
                        <wps:cNvSpPr/>
                        <wps:spPr>
                          <a:xfrm>
                            <a:off x="2096" y="963"/>
                            <a:ext cx="796" cy="1441"/>
                          </a:xfrm>
                          <a:custGeom>
                            <a:avLst/>
                            <a:gdLst/>
                            <a:ahLst/>
                            <a:cxnLst/>
                            <a:pathLst>
                              <a:path w="796" h="1441">
                                <a:moveTo>
                                  <a:pt x="760" y="0"/>
                                </a:moveTo>
                                <a:lnTo>
                                  <a:pt x="680" y="5"/>
                                </a:lnTo>
                                <a:lnTo>
                                  <a:pt x="599" y="13"/>
                                </a:lnTo>
                                <a:lnTo>
                                  <a:pt x="520" y="27"/>
                                </a:lnTo>
                                <a:lnTo>
                                  <a:pt x="441" y="44"/>
                                </a:lnTo>
                                <a:lnTo>
                                  <a:pt x="363" y="66"/>
                                </a:lnTo>
                                <a:lnTo>
                                  <a:pt x="287" y="93"/>
                                </a:lnTo>
                                <a:lnTo>
                                  <a:pt x="212" y="123"/>
                                </a:lnTo>
                                <a:lnTo>
                                  <a:pt x="139" y="158"/>
                                </a:lnTo>
                                <a:lnTo>
                                  <a:pt x="68" y="197"/>
                                </a:lnTo>
                                <a:lnTo>
                                  <a:pt x="0" y="239"/>
                                </a:lnTo>
                                <a:lnTo>
                                  <a:pt x="795" y="1441"/>
                                </a:lnTo>
                                <a:lnTo>
                                  <a:pt x="760" y="0"/>
                                </a:lnTo>
                                <a:close/>
                              </a:path>
                            </a:pathLst>
                          </a:custGeom>
                          <a:solidFill>
                            <a:srgbClr val="66BEFF"/>
                          </a:solidFill>
                          <a:ln>
                            <a:noFill/>
                          </a:ln>
                        </wps:spPr>
                        <wps:bodyPr upright="1"/>
                      </wps:wsp>
                      <wps:wsp>
                        <wps:cNvPr id="629" name="任意多边形 463"/>
                        <wps:cNvSpPr/>
                        <wps:spPr>
                          <a:xfrm>
                            <a:off x="2096" y="963"/>
                            <a:ext cx="796" cy="1441"/>
                          </a:xfrm>
                          <a:custGeom>
                            <a:avLst/>
                            <a:gdLst/>
                            <a:ahLst/>
                            <a:cxnLst/>
                            <a:pathLst>
                              <a:path w="796" h="1441">
                                <a:moveTo>
                                  <a:pt x="795" y="1441"/>
                                </a:moveTo>
                                <a:lnTo>
                                  <a:pt x="0" y="239"/>
                                </a:lnTo>
                                <a:lnTo>
                                  <a:pt x="68" y="197"/>
                                </a:lnTo>
                                <a:lnTo>
                                  <a:pt x="139" y="158"/>
                                </a:lnTo>
                                <a:lnTo>
                                  <a:pt x="212" y="123"/>
                                </a:lnTo>
                                <a:lnTo>
                                  <a:pt x="287" y="93"/>
                                </a:lnTo>
                                <a:lnTo>
                                  <a:pt x="363" y="66"/>
                                </a:lnTo>
                                <a:lnTo>
                                  <a:pt x="441" y="44"/>
                                </a:lnTo>
                                <a:lnTo>
                                  <a:pt x="520" y="27"/>
                                </a:lnTo>
                                <a:lnTo>
                                  <a:pt x="599" y="13"/>
                                </a:lnTo>
                                <a:lnTo>
                                  <a:pt x="680" y="5"/>
                                </a:lnTo>
                                <a:lnTo>
                                  <a:pt x="760" y="0"/>
                                </a:lnTo>
                                <a:lnTo>
                                  <a:pt x="795" y="1441"/>
                                </a:lnTo>
                                <a:close/>
                              </a:path>
                            </a:pathLst>
                          </a:custGeom>
                          <a:noFill/>
                          <a:ln w="14122" cap="flat" cmpd="sng">
                            <a:solidFill>
                              <a:srgbClr val="FFFFFF"/>
                            </a:solidFill>
                            <a:prstDash val="solid"/>
                            <a:headEnd type="none" w="med" len="med"/>
                            <a:tailEnd type="none" w="med" len="med"/>
                          </a:ln>
                        </wps:spPr>
                        <wps:bodyPr upright="1"/>
                      </wps:wsp>
                      <wps:wsp>
                        <wps:cNvPr id="630" name="任意多边形 464"/>
                        <wps:cNvSpPr/>
                        <wps:spPr>
                          <a:xfrm>
                            <a:off x="2624" y="963"/>
                            <a:ext cx="268" cy="1442"/>
                          </a:xfrm>
                          <a:custGeom>
                            <a:avLst/>
                            <a:gdLst/>
                            <a:ahLst/>
                            <a:cxnLst/>
                            <a:pathLst>
                              <a:path w="268" h="1442">
                                <a:moveTo>
                                  <a:pt x="268" y="0"/>
                                </a:moveTo>
                                <a:lnTo>
                                  <a:pt x="201" y="2"/>
                                </a:lnTo>
                                <a:lnTo>
                                  <a:pt x="134" y="6"/>
                                </a:lnTo>
                                <a:lnTo>
                                  <a:pt x="67" y="14"/>
                                </a:lnTo>
                                <a:lnTo>
                                  <a:pt x="0" y="25"/>
                                </a:lnTo>
                                <a:lnTo>
                                  <a:pt x="268" y="1441"/>
                                </a:lnTo>
                                <a:lnTo>
                                  <a:pt x="268" y="0"/>
                                </a:lnTo>
                                <a:close/>
                              </a:path>
                            </a:pathLst>
                          </a:custGeom>
                          <a:solidFill>
                            <a:srgbClr val="D7E1EC"/>
                          </a:solidFill>
                          <a:ln>
                            <a:noFill/>
                          </a:ln>
                        </wps:spPr>
                        <wps:bodyPr upright="1"/>
                      </wps:wsp>
                      <wps:wsp>
                        <wps:cNvPr id="631" name="任意多边形 465"/>
                        <wps:cNvSpPr/>
                        <wps:spPr>
                          <a:xfrm>
                            <a:off x="2624" y="963"/>
                            <a:ext cx="268" cy="1442"/>
                          </a:xfrm>
                          <a:custGeom>
                            <a:avLst/>
                            <a:gdLst/>
                            <a:ahLst/>
                            <a:cxnLst/>
                            <a:pathLst>
                              <a:path w="268" h="1442">
                                <a:moveTo>
                                  <a:pt x="268" y="1441"/>
                                </a:moveTo>
                                <a:lnTo>
                                  <a:pt x="0" y="25"/>
                                </a:lnTo>
                                <a:lnTo>
                                  <a:pt x="34" y="19"/>
                                </a:lnTo>
                                <a:lnTo>
                                  <a:pt x="67" y="14"/>
                                </a:lnTo>
                                <a:lnTo>
                                  <a:pt x="134" y="6"/>
                                </a:lnTo>
                                <a:lnTo>
                                  <a:pt x="201" y="2"/>
                                </a:lnTo>
                                <a:lnTo>
                                  <a:pt x="268" y="0"/>
                                </a:lnTo>
                                <a:lnTo>
                                  <a:pt x="268" y="1441"/>
                                </a:lnTo>
                                <a:close/>
                              </a:path>
                            </a:pathLst>
                          </a:custGeom>
                          <a:noFill/>
                          <a:ln w="14122" cap="flat" cmpd="sng">
                            <a:solidFill>
                              <a:srgbClr val="FFFFFF"/>
                            </a:solidFill>
                            <a:prstDash val="solid"/>
                            <a:headEnd type="none" w="med" len="med"/>
                            <a:tailEnd type="none" w="med" len="med"/>
                          </a:ln>
                        </wps:spPr>
                        <wps:bodyPr upright="1"/>
                      </wps:wsp>
                      <wps:wsp>
                        <wps:cNvPr id="632" name="任意多边形 466"/>
                        <wps:cNvSpPr/>
                        <wps:spPr>
                          <a:xfrm>
                            <a:off x="1919" y="1424"/>
                            <a:ext cx="1946" cy="1946"/>
                          </a:xfrm>
                          <a:custGeom>
                            <a:avLst/>
                            <a:gdLst/>
                            <a:ahLst/>
                            <a:cxnLst/>
                            <a:pathLst>
                              <a:path w="1946" h="1946">
                                <a:moveTo>
                                  <a:pt x="973" y="0"/>
                                </a:moveTo>
                                <a:lnTo>
                                  <a:pt x="897" y="3"/>
                                </a:lnTo>
                                <a:lnTo>
                                  <a:pt x="823" y="12"/>
                                </a:lnTo>
                                <a:lnTo>
                                  <a:pt x="750" y="26"/>
                                </a:lnTo>
                                <a:lnTo>
                                  <a:pt x="680" y="45"/>
                                </a:lnTo>
                                <a:lnTo>
                                  <a:pt x="611" y="70"/>
                                </a:lnTo>
                                <a:lnTo>
                                  <a:pt x="545" y="99"/>
                                </a:lnTo>
                                <a:lnTo>
                                  <a:pt x="482" y="133"/>
                                </a:lnTo>
                                <a:lnTo>
                                  <a:pt x="422" y="171"/>
                                </a:lnTo>
                                <a:lnTo>
                                  <a:pt x="365" y="214"/>
                                </a:lnTo>
                                <a:lnTo>
                                  <a:pt x="311" y="260"/>
                                </a:lnTo>
                                <a:lnTo>
                                  <a:pt x="261" y="311"/>
                                </a:lnTo>
                                <a:lnTo>
                                  <a:pt x="214" y="365"/>
                                </a:lnTo>
                                <a:lnTo>
                                  <a:pt x="172" y="422"/>
                                </a:lnTo>
                                <a:lnTo>
                                  <a:pt x="133" y="482"/>
                                </a:lnTo>
                                <a:lnTo>
                                  <a:pt x="99" y="545"/>
                                </a:lnTo>
                                <a:lnTo>
                                  <a:pt x="70" y="611"/>
                                </a:lnTo>
                                <a:lnTo>
                                  <a:pt x="46" y="679"/>
                                </a:lnTo>
                                <a:lnTo>
                                  <a:pt x="26" y="750"/>
                                </a:lnTo>
                                <a:lnTo>
                                  <a:pt x="12" y="823"/>
                                </a:lnTo>
                                <a:lnTo>
                                  <a:pt x="3" y="897"/>
                                </a:lnTo>
                                <a:lnTo>
                                  <a:pt x="0" y="973"/>
                                </a:lnTo>
                                <a:lnTo>
                                  <a:pt x="3" y="1049"/>
                                </a:lnTo>
                                <a:lnTo>
                                  <a:pt x="12" y="1123"/>
                                </a:lnTo>
                                <a:lnTo>
                                  <a:pt x="26" y="1196"/>
                                </a:lnTo>
                                <a:lnTo>
                                  <a:pt x="46" y="1267"/>
                                </a:lnTo>
                                <a:lnTo>
                                  <a:pt x="70" y="1335"/>
                                </a:lnTo>
                                <a:lnTo>
                                  <a:pt x="99" y="1401"/>
                                </a:lnTo>
                                <a:lnTo>
                                  <a:pt x="133" y="1464"/>
                                </a:lnTo>
                                <a:lnTo>
                                  <a:pt x="172" y="1524"/>
                                </a:lnTo>
                                <a:lnTo>
                                  <a:pt x="214" y="1581"/>
                                </a:lnTo>
                                <a:lnTo>
                                  <a:pt x="261" y="1635"/>
                                </a:lnTo>
                                <a:lnTo>
                                  <a:pt x="311" y="1686"/>
                                </a:lnTo>
                                <a:lnTo>
                                  <a:pt x="365" y="1732"/>
                                </a:lnTo>
                                <a:lnTo>
                                  <a:pt x="422" y="1775"/>
                                </a:lnTo>
                                <a:lnTo>
                                  <a:pt x="482" y="1813"/>
                                </a:lnTo>
                                <a:lnTo>
                                  <a:pt x="545" y="1847"/>
                                </a:lnTo>
                                <a:lnTo>
                                  <a:pt x="611" y="1876"/>
                                </a:lnTo>
                                <a:lnTo>
                                  <a:pt x="680" y="1901"/>
                                </a:lnTo>
                                <a:lnTo>
                                  <a:pt x="750" y="1920"/>
                                </a:lnTo>
                                <a:lnTo>
                                  <a:pt x="823" y="1934"/>
                                </a:lnTo>
                                <a:lnTo>
                                  <a:pt x="897" y="1943"/>
                                </a:lnTo>
                                <a:lnTo>
                                  <a:pt x="973" y="1946"/>
                                </a:lnTo>
                                <a:lnTo>
                                  <a:pt x="1049" y="1943"/>
                                </a:lnTo>
                                <a:lnTo>
                                  <a:pt x="1124" y="1934"/>
                                </a:lnTo>
                                <a:lnTo>
                                  <a:pt x="1196" y="1920"/>
                                </a:lnTo>
                                <a:lnTo>
                                  <a:pt x="1267" y="1901"/>
                                </a:lnTo>
                                <a:lnTo>
                                  <a:pt x="1335" y="1876"/>
                                </a:lnTo>
                                <a:lnTo>
                                  <a:pt x="1401" y="1847"/>
                                </a:lnTo>
                                <a:lnTo>
                                  <a:pt x="1464" y="1813"/>
                                </a:lnTo>
                                <a:lnTo>
                                  <a:pt x="1524" y="1775"/>
                                </a:lnTo>
                                <a:lnTo>
                                  <a:pt x="1582" y="1732"/>
                                </a:lnTo>
                                <a:lnTo>
                                  <a:pt x="1635" y="1686"/>
                                </a:lnTo>
                                <a:lnTo>
                                  <a:pt x="1686" y="1635"/>
                                </a:lnTo>
                                <a:lnTo>
                                  <a:pt x="1732" y="1581"/>
                                </a:lnTo>
                                <a:lnTo>
                                  <a:pt x="1775" y="1524"/>
                                </a:lnTo>
                                <a:lnTo>
                                  <a:pt x="1813" y="1464"/>
                                </a:lnTo>
                                <a:lnTo>
                                  <a:pt x="1847" y="1401"/>
                                </a:lnTo>
                                <a:lnTo>
                                  <a:pt x="1876" y="1335"/>
                                </a:lnTo>
                                <a:lnTo>
                                  <a:pt x="1901" y="1267"/>
                                </a:lnTo>
                                <a:lnTo>
                                  <a:pt x="1920" y="1196"/>
                                </a:lnTo>
                                <a:lnTo>
                                  <a:pt x="1934" y="1123"/>
                                </a:lnTo>
                                <a:lnTo>
                                  <a:pt x="1943" y="1049"/>
                                </a:lnTo>
                                <a:lnTo>
                                  <a:pt x="1946" y="973"/>
                                </a:lnTo>
                                <a:lnTo>
                                  <a:pt x="1943" y="897"/>
                                </a:lnTo>
                                <a:lnTo>
                                  <a:pt x="1934" y="823"/>
                                </a:lnTo>
                                <a:lnTo>
                                  <a:pt x="1920" y="750"/>
                                </a:lnTo>
                                <a:lnTo>
                                  <a:pt x="1901" y="679"/>
                                </a:lnTo>
                                <a:lnTo>
                                  <a:pt x="1876" y="611"/>
                                </a:lnTo>
                                <a:lnTo>
                                  <a:pt x="1847" y="545"/>
                                </a:lnTo>
                                <a:lnTo>
                                  <a:pt x="1813" y="482"/>
                                </a:lnTo>
                                <a:lnTo>
                                  <a:pt x="1775" y="422"/>
                                </a:lnTo>
                                <a:lnTo>
                                  <a:pt x="1732" y="365"/>
                                </a:lnTo>
                                <a:lnTo>
                                  <a:pt x="1686" y="311"/>
                                </a:lnTo>
                                <a:lnTo>
                                  <a:pt x="1635" y="260"/>
                                </a:lnTo>
                                <a:lnTo>
                                  <a:pt x="1582" y="214"/>
                                </a:lnTo>
                                <a:lnTo>
                                  <a:pt x="1524" y="171"/>
                                </a:lnTo>
                                <a:lnTo>
                                  <a:pt x="1464" y="133"/>
                                </a:lnTo>
                                <a:lnTo>
                                  <a:pt x="1401" y="99"/>
                                </a:lnTo>
                                <a:lnTo>
                                  <a:pt x="1335" y="70"/>
                                </a:lnTo>
                                <a:lnTo>
                                  <a:pt x="1267" y="45"/>
                                </a:lnTo>
                                <a:lnTo>
                                  <a:pt x="1196" y="26"/>
                                </a:lnTo>
                                <a:lnTo>
                                  <a:pt x="1124" y="12"/>
                                </a:lnTo>
                                <a:lnTo>
                                  <a:pt x="1049" y="3"/>
                                </a:lnTo>
                                <a:lnTo>
                                  <a:pt x="973"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72pt;margin-top:47.6pt;height:145.25pt;width:145.25pt;mso-position-horizontal-relative:page;z-index:251754496;mso-width-relative:page;mso-height-relative:page;" coordorigin="1440,952" coordsize="2905,2905" o:gfxdata="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">
                <o:lock v:ext="edit" aspectratio="f"/>
                <v:shape id="任意多边形 457" o:spid="_x0000_s1026" o:spt="100" style="position:absolute;left:1711;top:963;height:2883;width:2622;" fillcolor="#102A55" filled="t" stroked="f" coordsize="2622,2883" o:gfxdata="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q2QcvQAA&#10;ANwAAAAPAAAAAAAAAAEAIAAAACIAAABkcnMvZG93bnJldi54bWxQSwECFAAUAAAACACHTuJAMy8F&#10;njsAAAA5AAAAEAAAAAAAAAABACAAAAAMAQAAZHJzL3NoYXBleG1sLnhtbFBLBQYAAAAABgAGAFsB&#10;AAC2AwAAAAA=&#10;" path="m1181,0l1134,1,1181,1441,0,2267,47,2330,96,2390,149,2446,204,2500,262,2551,322,2598,384,2642,449,2682,516,2719,584,2752,654,2782,726,2808,799,2831,874,2849,949,2863,1026,2874,1103,2880,1181,2882,1257,2880,1332,2874,1406,2864,1479,2851,1551,2834,1621,2813,1689,2789,1756,2761,1822,2730,1885,2696,1947,2659,2007,2619,2064,2577,2120,2531,2173,2483,2223,2432,2271,2379,2317,2324,2359,2267,2399,2207,2436,2145,2470,2082,2501,2016,2529,1949,2553,1881,2574,1811,2591,1739,2604,1666,2614,1592,2620,1517,2622,1441,2620,1365,2614,1290,2604,1216,2591,1143,2574,1072,2553,1001,2529,933,2501,866,2470,800,2436,737,2399,675,2359,616,2317,558,2271,503,2223,450,2173,399,2120,351,2064,306,2007,263,1947,223,1885,186,1822,152,1756,121,1689,94,1621,69,1551,49,1479,31,1406,18,1332,8,1257,2,1181,0xe">
                  <v:fill on="t" focussize="0,0"/>
                  <v:stroke on="f"/>
                  <v:imagedata o:title=""/>
                  <o:lock v:ext="edit" aspectratio="f"/>
                </v:shape>
                <v:shape id="任意多边形 458" o:spid="_x0000_s1026" o:spt="100" style="position:absolute;left:1451;top:1074;height:2771;width:2883;" fillcolor="#00539F" filled="t" stroked="f" coordsize="2883,2771" o:gfxdata="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Wcf7m5AAAA3AAA&#10;AA8AAAAAAAAAAQAgAAAAIgAAAGRycy9kb3ducmV2LnhtbFBLAQIUABQAAAAIAIdO4kAzLwWeOwAA&#10;ADkAAAAQAAAAAAAAAAEAIAAAAAgBAABkcnMvc2hhcGV4bWwueG1sUEsFBgAAAAAGAAYAWwEAALID&#10;AAAAAA==&#10;" path="m886,0l814,33,745,68,678,108,613,151,552,197,493,246,436,297,383,352,333,409,286,469,242,531,202,596,165,662,131,730,101,801,75,872,52,946,34,1020,19,1096,9,1173,2,1251,0,1330,2,1406,8,1481,18,1555,32,1628,49,1700,70,1770,94,1838,121,1905,152,1971,186,2034,223,2096,263,2156,306,2213,351,2268,399,2321,450,2372,503,2420,558,2466,616,2508,675,2548,737,2585,801,2619,866,2650,933,2678,1002,2702,1072,2723,1143,2740,1216,2753,1290,2763,1365,2769,1441,2771,1517,2769,1592,2763,1666,2753,1739,2740,1811,2723,1881,2702,1949,2678,2016,2650,2082,2619,2145,2585,2207,2548,2267,2508,2324,2466,2380,2420,2433,2372,2483,2321,2531,2268,2577,2213,2619,2156,2659,2096,2696,2034,2730,1971,2761,1905,2789,1838,2813,1770,2834,1700,2851,1628,2864,1555,2874,1481,2880,1406,2882,1330,2880,1258,2875,1186,2866,1115,2854,1044,1441,1330,886,0xe">
                  <v:fill on="t" focussize="0,0"/>
                  <v:stroke on="f"/>
                  <v:imagedata o:title=""/>
                  <o:lock v:ext="edit" aspectratio="f"/>
                </v:shape>
                <v:shape id="任意多边形 459" o:spid="_x0000_s1026" o:spt="100" style="position:absolute;left:1451;top:1074;height:2771;width:2883;" filled="f" stroked="t" coordsize="2883,2771" o:gfxdata="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hKH&#10;4MEAAADcAAAADwAAAAAAAAABACAAAAAiAAAAZHJzL2Rvd25yZXYueG1sUEsBAhQAFAAAAAgAh07i&#10;QDMvBZ47AAAAOQAAABAAAAAAAAAAAQAgAAAAEAEAAGRycy9zaGFwZXhtbC54bWxQSwUGAAAAAAYA&#10;BgBbAQAAugMAAAAA&#10;" path="m1441,1330l2854,1044,2866,1115,2875,1186,2880,1258,2882,1330,2880,1406,2874,1481,2864,1555,2851,1628,2834,1700,2813,1770,2789,1838,2761,1905,2730,1971,2696,2034,2659,2096,2619,2156,2577,2213,2531,2268,2483,2321,2433,2372,2380,2420,2324,2466,2267,2508,2207,2548,2145,2585,2082,2619,2016,2650,1949,2678,1881,2702,1811,2723,1739,2740,1666,2753,1592,2763,1517,2769,1441,2771,1365,2769,1290,2763,1216,2753,1143,2740,1072,2723,1002,2702,933,2678,866,2650,801,2619,737,2585,675,2548,616,2508,558,2466,503,2420,450,2372,399,2321,351,2268,306,2213,263,2156,223,2096,186,2034,152,1971,121,1905,94,1838,70,1770,49,1700,32,1628,18,1555,8,1481,2,1406,0,1330,2,1251,9,1173,19,1096,34,1020,52,946,75,872,101,801,131,730,165,662,202,596,242,531,286,469,333,409,383,352,436,297,493,246,552,197,613,151,678,108,745,68,814,33,886,0,1441,1330xe">
                  <v:fill on="f" focussize="0,0"/>
                  <v:stroke weight="1.11196850393701pt" color="#FFFFFF" joinstyle="round"/>
                  <v:imagedata o:title=""/>
                  <o:lock v:ext="edit" aspectratio="f"/>
                </v:shape>
                <v:shape id="任意多边形 460" o:spid="_x0000_s1026" o:spt="100" style="position:absolute;left:1472;top:1074;height:1330;width:1420;" fillcolor="#0093FF" filled="t" stroked="f" coordsize="1420,1330" o:gfxdata="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Oljo7sAAADc&#10;AAAADwAAAAAAAAABACAAAAAiAAAAZHJzL2Rvd25yZXYueG1sUEsBAhQAFAAAAAgAh07iQDMvBZ47&#10;AAAAOQAAABAAAAAAAAAAAQAgAAAACgEAAGRycy9zaGFwZXhtbC54bWxQSwUGAAAAAAYABgBbAQAA&#10;tAMAAAAA&#10;" path="m864,0l791,33,719,70,650,111,584,156,520,204,459,256,401,311,345,369,293,431,245,495,200,562,159,631,122,702,89,775,61,849,36,926,16,1003,0,1082,1419,1330,864,0xe">
                  <v:fill on="t" focussize="0,0"/>
                  <v:stroke on="f"/>
                  <v:imagedata o:title=""/>
                  <o:lock v:ext="edit" aspectratio="f"/>
                </v:shape>
                <v:shape id="任意多边形 461" o:spid="_x0000_s1026" o:spt="100" style="position:absolute;left:1472;top:1074;height:1330;width:1420;" filled="f" stroked="t" coordsize="1420,1330" o:gfxdata="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DuXL4A&#10;AADcAAAADwAAAAAAAAABACAAAAAiAAAAZHJzL2Rvd25yZXYueG1sUEsBAhQAFAAAAAgAh07iQDMv&#10;BZ47AAAAOQAAABAAAAAAAAAAAQAgAAAADQEAAGRycy9zaGFwZXhtbC54bWxQSwUGAAAAAAYABgBb&#10;AQAAtwMAAAAA&#10;" path="m1419,1330l0,1082,16,1003,36,926,61,849,89,775,122,702,159,631,200,562,245,495,293,431,345,369,401,311,459,256,520,204,584,156,650,111,719,70,791,33,864,0,1419,1330xe">
                  <v:fill on="f" focussize="0,0"/>
                  <v:stroke weight="1.11196850393701pt" color="#FFFFFF" joinstyle="round"/>
                  <v:imagedata o:title=""/>
                  <o:lock v:ext="edit" aspectratio="f"/>
                </v:shape>
                <v:shape id="任意多边形 462" o:spid="_x0000_s1026" o:spt="100" style="position:absolute;left:2096;top:963;height:1441;width:796;" fillcolor="#66BEFF" filled="t" stroked="f" coordsize="796,1441" o:gfxdata="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M5OwgtwAAANwAAAAP&#10;AAAAAAAAAAEAIAAAACIAAABkcnMvZG93bnJldi54bWxQSwECFAAUAAAACACHTuJAMy8FnjsAAAA5&#10;AAAAEAAAAAAAAAABACAAAAAGAQAAZHJzL3NoYXBleG1sLnhtbFBLBQYAAAAABgAGAFsBAACwAwAA&#10;AAA=&#10;" path="m760,0l680,5,599,13,520,27,441,44,363,66,287,93,212,123,139,158,68,197,0,239,795,1441,760,0xe">
                  <v:fill on="t" focussize="0,0"/>
                  <v:stroke on="f"/>
                  <v:imagedata o:title=""/>
                  <o:lock v:ext="edit" aspectratio="f"/>
                </v:shape>
                <v:shape id="任意多边形 463" o:spid="_x0000_s1026" o:spt="100" style="position:absolute;left:2096;top:963;height:1441;width:796;" filled="f" stroked="t" coordsize="796,1441" o:gfxdata="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c6/Lr4A&#10;AADcAAAADwAAAAAAAAABACAAAAAiAAAAZHJzL2Rvd25yZXYueG1sUEsBAhQAFAAAAAgAh07iQDMv&#10;BZ47AAAAOQAAABAAAAAAAAAAAQAgAAAADQEAAGRycy9zaGFwZXhtbC54bWxQSwUGAAAAAAYABgBb&#10;AQAAtwMAAAAA&#10;" path="m795,1441l0,239,68,197,139,158,212,123,287,93,363,66,441,44,520,27,599,13,680,5,760,0,795,1441xe">
                  <v:fill on="f" focussize="0,0"/>
                  <v:stroke weight="1.11196850393701pt" color="#FFFFFF" joinstyle="round"/>
                  <v:imagedata o:title=""/>
                  <o:lock v:ext="edit" aspectratio="f"/>
                </v:shape>
                <v:shape id="任意多边形 464" o:spid="_x0000_s1026" o:spt="100" style="position:absolute;left:2624;top:963;height:1442;width:268;" fillcolor="#D7E1EC" filled="t" stroked="f" coordsize="268,1442" o:gfxdata="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8ZdxvQAA&#10;ANwAAAAPAAAAAAAAAAEAIAAAACIAAABkcnMvZG93bnJldi54bWxQSwECFAAUAAAACACHTuJAMy8F&#10;njsAAAA5AAAAEAAAAAAAAAABACAAAAAMAQAAZHJzL3NoYXBleG1sLnhtbFBLBQYAAAAABgAGAFsB&#10;AAC2AwAAAAA=&#10;" path="m268,0l201,2,134,6,67,14,0,25,268,1441,268,0xe">
                  <v:fill on="t" focussize="0,0"/>
                  <v:stroke on="f"/>
                  <v:imagedata o:title=""/>
                  <o:lock v:ext="edit" aspectratio="f"/>
                </v:shape>
                <v:shape id="任意多边形 465" o:spid="_x0000_s1026" o:spt="100" style="position:absolute;left:2624;top:963;height:1442;width:268;" filled="f" stroked="t" coordsize="268,1442" o:gfxdata="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KaqXvQAA&#10;ANwAAAAPAAAAAAAAAAEAIAAAACIAAABkcnMvZG93bnJldi54bWxQSwECFAAUAAAACACHTuJAMy8F&#10;njsAAAA5AAAAEAAAAAAAAAABACAAAAAMAQAAZHJzL3NoYXBleG1sLnhtbFBLBQYAAAAABgAGAFsB&#10;AAC2AwAAAAA=&#10;" path="m268,1441l0,25,34,19,67,14,134,6,201,2,268,0,268,1441xe">
                  <v:fill on="f" focussize="0,0"/>
                  <v:stroke weight="1.11196850393701pt" color="#FFFFFF" joinstyle="round"/>
                  <v:imagedata o:title=""/>
                  <o:lock v:ext="edit" aspectratio="f"/>
                </v:shape>
                <v:shape id="任意多边形 466" o:spid="_x0000_s1026" o:spt="100" style="position:absolute;left:1919;top:1424;height:1946;width:1946;" fillcolor="#FFFFFF" filled="t" stroked="f" coordsize="1946,1946" o:gfxdata="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5SEjLsAAADc&#10;AAAADwAAAAAAAAABACAAAAAiAAAAZHJzL2Rvd25yZXYueG1sUEsBAhQAFAAAAAgAh07iQDMvBZ47&#10;AAAAOQAAABAAAAAAAAAAAQAgAAAACgEAAGRycy9zaGFwZXhtbC54bWxQSwUGAAAAAAYABgBbAQAA&#10;tAMAAAAA&#10;" path="m973,0l897,3,823,12,750,26,680,45,611,70,545,99,482,133,422,171,365,214,311,260,261,311,214,365,172,422,133,482,99,545,70,611,46,679,26,750,12,823,3,897,0,973,3,1049,12,1123,26,1196,46,1267,70,1335,99,1401,133,1464,172,1524,214,1581,261,1635,311,1686,365,1732,422,1775,482,1813,545,1847,611,1876,680,1901,750,1920,823,1934,897,1943,973,1946,1049,1943,1124,1934,1196,1920,1267,1901,1335,1876,1401,1847,1464,1813,1524,1775,1582,1732,1635,1686,1686,1635,1732,1581,1775,1524,1813,1464,1847,1401,1876,1335,1901,1267,1920,1196,1934,1123,1943,1049,1946,973,1943,897,1934,823,1920,750,1901,679,1876,611,1847,545,1813,482,1775,422,1732,365,1686,311,1635,260,1582,214,1524,171,1464,133,1401,99,1335,70,1267,45,1196,26,1124,12,1049,3,973,0xe">
                  <v:fill on="t" focussize="0,0"/>
                  <v:stroke on="f"/>
                  <v:imagedata o:title=""/>
                  <o:lock v:ext="edit" aspectratio="f"/>
                </v:shape>
              </v:group>
            </w:pict>
          </mc:Fallback>
        </mc:AlternateContent>
      </w:r>
      <w:r>
        <mc:AlternateContent>
          <mc:Choice Requires="wps">
            <w:drawing>
              <wp:anchor distT="0" distB="0" distL="114300" distR="114300" simplePos="0" relativeHeight="251757568" behindDoc="0" locked="0" layoutInCell="1" allowOverlap="1">
                <wp:simplePos x="0" y="0"/>
                <wp:positionH relativeFrom="page">
                  <wp:posOffset>921385</wp:posOffset>
                </wp:positionH>
                <wp:positionV relativeFrom="paragraph">
                  <wp:posOffset>102235</wp:posOffset>
                </wp:positionV>
                <wp:extent cx="3887470" cy="376555"/>
                <wp:effectExtent l="0" t="0" r="11430" b="4445"/>
                <wp:wrapNone/>
                <wp:docPr id="633" name="文本框 633"/>
                <wp:cNvGraphicFramePr/>
                <a:graphic xmlns:a="http://schemas.openxmlformats.org/drawingml/2006/main">
                  <a:graphicData uri="http://schemas.microsoft.com/office/word/2010/wordprocessingShape">
                    <wps:wsp>
                      <wps:cNvSpPr txBox="1"/>
                      <wps:spPr>
                        <a:xfrm>
                          <a:off x="0" y="0"/>
                          <a:ext cx="3887470" cy="376555"/>
                        </a:xfrm>
                        <a:prstGeom prst="rect">
                          <a:avLst/>
                        </a:prstGeom>
                        <a:solidFill>
                          <a:srgbClr val="EEF3F8"/>
                        </a:solidFill>
                        <a:ln>
                          <a:noFill/>
                        </a:ln>
                      </wps:spPr>
                      <wps:txbx>
                        <w:txbxContent>
                          <w:p>
                            <w:pPr>
                              <w:spacing w:before="54" w:line="278" w:lineRule="auto"/>
                              <w:ind w:left="1487" w:right="1267" w:firstLine="25"/>
                              <w:rPr>
                                <w:rFonts w:ascii="Verdana"/>
                                <w:i/>
                                <w:color w:val="000000"/>
                                <w:sz w:val="17"/>
                                <w:lang w:eastAsia="zh-CN"/>
                              </w:rPr>
                            </w:pPr>
                            <w:r>
                              <w:rPr>
                                <w:rFonts w:hint="eastAsia" w:ascii="宋体" w:hAnsi="宋体" w:eastAsia="宋体" w:cs="宋体"/>
                                <w:i/>
                                <w:color w:val="454C5B"/>
                                <w:w w:val="90"/>
                                <w:sz w:val="17"/>
                                <w:lang w:eastAsia="zh-CN"/>
                              </w:rPr>
                              <w:t>一般来说，您的组织是否正在使用或计划使用生成式</w:t>
                            </w:r>
                            <w:r>
                              <w:rPr>
                                <w:rFonts w:ascii="Verdana"/>
                                <w:i/>
                                <w:color w:val="454C5B"/>
                                <w:w w:val="90"/>
                                <w:sz w:val="17"/>
                                <w:lang w:eastAsia="zh-CN"/>
                              </w:rPr>
                              <w:t>AI</w:t>
                            </w:r>
                            <w:r>
                              <w:rPr>
                                <w:rFonts w:hint="eastAsia" w:ascii="宋体" w:hAnsi="宋体" w:eastAsia="宋体" w:cs="宋体"/>
                                <w:i/>
                                <w:color w:val="454C5B"/>
                                <w:w w:val="90"/>
                                <w:sz w:val="17"/>
                                <w:lang w:eastAsia="zh-CN"/>
                              </w:rPr>
                              <w:t>解决方案？</w:t>
                            </w:r>
                          </w:p>
                        </w:txbxContent>
                      </wps:txbx>
                      <wps:bodyPr lIns="0" tIns="0" rIns="0" bIns="0" upright="1"/>
                    </wps:wsp>
                  </a:graphicData>
                </a:graphic>
              </wp:anchor>
            </w:drawing>
          </mc:Choice>
          <mc:Fallback>
            <w:pict>
              <v:shape id="_x0000_s1026" o:spid="_x0000_s1026" o:spt="202" type="#_x0000_t202" style="position:absolute;left:0pt;margin-left:72.55pt;margin-top:8.05pt;height:29.65pt;width:306.1pt;mso-position-horizontal-relative:page;z-index:251757568;mso-width-relative:page;mso-height-relative:page;" fillcolor="#EEF3F8" filled="t" stroked="f" coordsize="21600,21600" o:gfxdata="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wV3G3WAAAACQEAAA8AAAAAAAAAAQAgAAAA&#10;IgAAAGRycy9kb3ducmV2LnhtbFBLAQIUABQAAAAIAIdO4kDsJkpa1AEAAJ8DAAAOAAAAAAAAAAEA&#10;IAAAACUBAABkcnMvZTJvRG9jLnhtbFBLBQYAAAAABgAGAFkBAABrBQAAAAA=&#10;">
                <v:fill on="t" focussize="0,0"/>
                <v:stroke on="f"/>
                <v:imagedata o:title=""/>
                <o:lock v:ext="edit" aspectratio="f"/>
                <v:textbox inset="0mm,0mm,0mm,0mm">
                  <w:txbxContent>
                    <w:p>
                      <w:pPr>
                        <w:spacing w:before="54" w:line="278" w:lineRule="auto"/>
                        <w:ind w:left="1487" w:right="1267" w:firstLine="25"/>
                        <w:rPr>
                          <w:rFonts w:ascii="Verdana"/>
                          <w:i/>
                          <w:color w:val="000000"/>
                          <w:sz w:val="17"/>
                          <w:lang w:eastAsia="zh-CN"/>
                        </w:rPr>
                      </w:pPr>
                      <w:r>
                        <w:rPr>
                          <w:rFonts w:hint="eastAsia" w:ascii="宋体" w:hAnsi="宋体" w:eastAsia="宋体" w:cs="宋体"/>
                          <w:i/>
                          <w:color w:val="454C5B"/>
                          <w:w w:val="90"/>
                          <w:sz w:val="17"/>
                          <w:lang w:eastAsia="zh-CN"/>
                        </w:rPr>
                        <w:t>一般来说，您的组织是否正在使用或计划使用生成式</w:t>
                      </w:r>
                      <w:r>
                        <w:rPr>
                          <w:rFonts w:ascii="Verdana"/>
                          <w:i/>
                          <w:color w:val="454C5B"/>
                          <w:w w:val="90"/>
                          <w:sz w:val="17"/>
                          <w:lang w:eastAsia="zh-CN"/>
                        </w:rPr>
                        <w:t>AI</w:t>
                      </w:r>
                      <w:r>
                        <w:rPr>
                          <w:rFonts w:hint="eastAsia" w:ascii="宋体" w:hAnsi="宋体" w:eastAsia="宋体" w:cs="宋体"/>
                          <w:i/>
                          <w:color w:val="454C5B"/>
                          <w:w w:val="90"/>
                          <w:sz w:val="17"/>
                          <w:lang w:eastAsia="zh-CN"/>
                        </w:rPr>
                        <w:t>解决方案？</w:t>
                      </w:r>
                    </w:p>
                  </w:txbxContent>
                </v:textbox>
              </v:shape>
            </w:pict>
          </mc:Fallback>
        </mc:AlternateContent>
      </w:r>
      <w:r>
        <w:rPr>
          <w:w w:val="115"/>
        </w:rPr>
        <w:t>The anticipation for 2024 as</w:t>
      </w:r>
      <w:r>
        <w:rPr>
          <w:spacing w:val="-12"/>
          <w:w w:val="115"/>
        </w:rPr>
        <w:t xml:space="preserve"> </w:t>
      </w:r>
      <w:r>
        <w:rPr>
          <w:w w:val="115"/>
        </w:rPr>
        <w:t>a</w:t>
      </w:r>
      <w:r>
        <w:rPr>
          <w:spacing w:val="-12"/>
          <w:w w:val="115"/>
        </w:rPr>
        <w:t xml:space="preserve"> </w:t>
      </w:r>
      <w:r>
        <w:rPr>
          <w:w w:val="115"/>
        </w:rPr>
        <w:t>significant</w:t>
      </w:r>
      <w:r>
        <w:rPr>
          <w:spacing w:val="-12"/>
          <w:w w:val="115"/>
        </w:rPr>
        <w:t xml:space="preserve"> </w:t>
      </w:r>
      <w:r>
        <w:rPr>
          <w:w w:val="115"/>
        </w:rPr>
        <w:t>year</w:t>
      </w:r>
      <w:r>
        <w:rPr>
          <w:spacing w:val="-12"/>
          <w:w w:val="115"/>
        </w:rPr>
        <w:t xml:space="preserve"> </w:t>
      </w:r>
      <w:r>
        <w:rPr>
          <w:w w:val="115"/>
        </w:rPr>
        <w:t>for</w:t>
      </w:r>
      <w:r>
        <w:rPr>
          <w:spacing w:val="-12"/>
          <w:w w:val="115"/>
        </w:rPr>
        <w:t xml:space="preserve"> </w:t>
      </w:r>
      <w:r>
        <w:rPr>
          <w:w w:val="115"/>
        </w:rPr>
        <w:t>the adoption of Generative</w:t>
      </w:r>
    </w:p>
    <w:p>
      <w:pPr>
        <w:pStyle w:val="6"/>
        <w:spacing w:line="276" w:lineRule="auto"/>
        <w:ind w:left="7412" w:right="1772"/>
      </w:pPr>
      <w:r>
        <w:drawing>
          <wp:anchor distT="0" distB="0" distL="0" distR="0" simplePos="0" relativeHeight="251756544" behindDoc="0" locked="0" layoutInCell="1" allowOverlap="1">
            <wp:simplePos x="0" y="0"/>
            <wp:positionH relativeFrom="page">
              <wp:posOffset>2979420</wp:posOffset>
            </wp:positionH>
            <wp:positionV relativeFrom="paragraph">
              <wp:posOffset>473710</wp:posOffset>
            </wp:positionV>
            <wp:extent cx="82550" cy="82550"/>
            <wp:effectExtent l="0" t="0" r="6350" b="6350"/>
            <wp:wrapNone/>
            <wp:docPr id="634"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38.png"/>
                    <pic:cNvPicPr>
                      <a:picLocks noChangeAspect="1"/>
                    </pic:cNvPicPr>
                  </pic:nvPicPr>
                  <pic:blipFill>
                    <a:blip r:embed="rId74" cstate="print"/>
                    <a:stretch>
                      <a:fillRect/>
                    </a:stretch>
                  </pic:blipFill>
                  <pic:spPr>
                    <a:xfrm>
                      <a:off x="0" y="0"/>
                      <a:ext cx="82753" cy="82753"/>
                    </a:xfrm>
                    <a:prstGeom prst="rect">
                      <a:avLst/>
                    </a:prstGeom>
                  </pic:spPr>
                </pic:pic>
              </a:graphicData>
            </a:graphic>
          </wp:anchor>
        </w:drawing>
      </w:r>
      <w:r>
        <mc:AlternateContent>
          <mc:Choice Requires="wps">
            <w:drawing>
              <wp:anchor distT="0" distB="0" distL="114300" distR="114300" simplePos="0" relativeHeight="251758592" behindDoc="0" locked="0" layoutInCell="1" allowOverlap="1">
                <wp:simplePos x="0" y="0"/>
                <wp:positionH relativeFrom="page">
                  <wp:posOffset>3086100</wp:posOffset>
                </wp:positionH>
                <wp:positionV relativeFrom="paragraph">
                  <wp:posOffset>455930</wp:posOffset>
                </wp:positionV>
                <wp:extent cx="1236980" cy="888365"/>
                <wp:effectExtent l="0" t="0" r="0" b="0"/>
                <wp:wrapNone/>
                <wp:docPr id="635" name="文本框 635"/>
                <wp:cNvGraphicFramePr/>
                <a:graphic xmlns:a="http://schemas.openxmlformats.org/drawingml/2006/main">
                  <a:graphicData uri="http://schemas.microsoft.com/office/word/2010/wordprocessingShape">
                    <wps:wsp>
                      <wps:cNvSpPr txBox="1"/>
                      <wps:spPr>
                        <a:xfrm>
                          <a:off x="0" y="0"/>
                          <a:ext cx="1236980" cy="888365"/>
                        </a:xfrm>
                        <a:prstGeom prst="rect">
                          <a:avLst/>
                        </a:prstGeom>
                        <a:noFill/>
                        <a:ln>
                          <a:noFill/>
                        </a:ln>
                      </wps:spPr>
                      <wps:txbx>
                        <w:txbxContent>
                          <w:tbl>
                            <w:tblPr>
                              <w:tblStyle w:val="14"/>
                              <w:tblW w:w="0" w:type="auto"/>
                              <w:tblInd w:w="7" w:type="dxa"/>
                              <w:tblLayout w:type="fixed"/>
                              <w:tblCellMar>
                                <w:top w:w="0" w:type="dxa"/>
                                <w:left w:w="0" w:type="dxa"/>
                                <w:bottom w:w="0" w:type="dxa"/>
                                <w:right w:w="0" w:type="dxa"/>
                              </w:tblCellMar>
                            </w:tblPr>
                            <w:tblGrid>
                              <w:gridCol w:w="422"/>
                              <w:gridCol w:w="1525"/>
                            </w:tblGrid>
                            <w:tr>
                              <w:tblPrEx>
                                <w:tblCellMar>
                                  <w:top w:w="0" w:type="dxa"/>
                                  <w:left w:w="0" w:type="dxa"/>
                                  <w:bottom w:w="0" w:type="dxa"/>
                                  <w:right w:w="0" w:type="dxa"/>
                                </w:tblCellMar>
                              </w:tblPrEx>
                              <w:trPr>
                                <w:trHeight w:val="242" w:hRule="atLeast"/>
                              </w:trPr>
                              <w:tc>
                                <w:tcPr>
                                  <w:tcW w:w="422" w:type="dxa"/>
                                </w:tcPr>
                                <w:p>
                                  <w:pPr>
                                    <w:pStyle w:val="13"/>
                                    <w:spacing w:before="2"/>
                                    <w:rPr>
                                      <w:rFonts w:ascii="Century Gothic"/>
                                      <w:b/>
                                      <w:sz w:val="14"/>
                                    </w:rPr>
                                  </w:pPr>
                                  <w:r>
                                    <w:rPr>
                                      <w:rFonts w:ascii="Century Gothic"/>
                                      <w:b/>
                                      <w:color w:val="141221"/>
                                      <w:spacing w:val="-5"/>
                                      <w:w w:val="105"/>
                                      <w:sz w:val="14"/>
                                    </w:rPr>
                                    <w:t>22%</w:t>
                                  </w:r>
                                </w:p>
                              </w:tc>
                              <w:tc>
                                <w:tcPr>
                                  <w:tcW w:w="1525" w:type="dxa"/>
                                </w:tcPr>
                                <w:p>
                                  <w:pPr>
                                    <w:pStyle w:val="13"/>
                                    <w:spacing w:before="9"/>
                                    <w:ind w:left="79"/>
                                    <w:rPr>
                                      <w:sz w:val="14"/>
                                    </w:rPr>
                                  </w:pPr>
                                  <w:r>
                                    <w:rPr>
                                      <w:rFonts w:hint="eastAsia" w:ascii="宋体" w:hAnsi="宋体" w:eastAsia="宋体" w:cs="宋体"/>
                                      <w:color w:val="141221"/>
                                      <w:spacing w:val="-2"/>
                                      <w:w w:val="115"/>
                                      <w:sz w:val="14"/>
                                      <w:lang w:eastAsia="zh-CN"/>
                                    </w:rPr>
                                    <w:t>正在使用</w:t>
                                  </w:r>
                                </w:p>
                              </w:tc>
                            </w:tr>
                            <w:tr>
                              <w:tblPrEx>
                                <w:tblCellMar>
                                  <w:top w:w="0" w:type="dxa"/>
                                  <w:left w:w="0" w:type="dxa"/>
                                  <w:bottom w:w="0" w:type="dxa"/>
                                  <w:right w:w="0" w:type="dxa"/>
                                </w:tblCellMar>
                              </w:tblPrEx>
                              <w:trPr>
                                <w:trHeight w:val="304" w:hRule="atLeast"/>
                              </w:trPr>
                              <w:tc>
                                <w:tcPr>
                                  <w:tcW w:w="422" w:type="dxa"/>
                                </w:tcPr>
                                <w:p>
                                  <w:pPr>
                                    <w:pStyle w:val="13"/>
                                    <w:spacing w:before="63"/>
                                    <w:rPr>
                                      <w:rFonts w:ascii="Century Gothic"/>
                                      <w:b/>
                                      <w:sz w:val="14"/>
                                    </w:rPr>
                                  </w:pPr>
                                  <w:r>
                                    <w:rPr>
                                      <w:rFonts w:ascii="Century Gothic"/>
                                      <w:b/>
                                      <w:color w:val="141221"/>
                                      <w:spacing w:val="-5"/>
                                      <w:w w:val="105"/>
                                      <w:sz w:val="14"/>
                                    </w:rPr>
                                    <w:t>55%</w:t>
                                  </w:r>
                                </w:p>
                              </w:tc>
                              <w:tc>
                                <w:tcPr>
                                  <w:tcW w:w="1525" w:type="dxa"/>
                                </w:tcPr>
                                <w:p>
                                  <w:pPr>
                                    <w:pStyle w:val="13"/>
                                    <w:spacing w:before="70"/>
                                    <w:ind w:left="79"/>
                                    <w:rPr>
                                      <w:sz w:val="14"/>
                                    </w:rPr>
                                  </w:pPr>
                                  <w:r>
                                    <w:rPr>
                                      <w:rFonts w:hint="eastAsia" w:ascii="宋体" w:hAnsi="宋体" w:eastAsia="宋体" w:cs="宋体"/>
                                      <w:color w:val="141221"/>
                                      <w:w w:val="110"/>
                                      <w:sz w:val="14"/>
                                      <w:lang w:eastAsia="zh-CN"/>
                                    </w:rPr>
                                    <w:t>明年内使用</w:t>
                                  </w:r>
                                </w:p>
                              </w:tc>
                            </w:tr>
                            <w:tr>
                              <w:tblPrEx>
                                <w:tblCellMar>
                                  <w:top w:w="0" w:type="dxa"/>
                                  <w:left w:w="0" w:type="dxa"/>
                                  <w:bottom w:w="0" w:type="dxa"/>
                                  <w:right w:w="0" w:type="dxa"/>
                                </w:tblCellMar>
                              </w:tblPrEx>
                              <w:trPr>
                                <w:trHeight w:val="305" w:hRule="atLeast"/>
                              </w:trPr>
                              <w:tc>
                                <w:tcPr>
                                  <w:tcW w:w="422" w:type="dxa"/>
                                </w:tcPr>
                                <w:p>
                                  <w:pPr>
                                    <w:pStyle w:val="13"/>
                                    <w:rPr>
                                      <w:rFonts w:ascii="Century Gothic"/>
                                      <w:b/>
                                      <w:sz w:val="14"/>
                                    </w:rPr>
                                  </w:pPr>
                                  <w:r>
                                    <w:rPr>
                                      <w:rFonts w:ascii="Century Gothic"/>
                                      <w:b/>
                                      <w:color w:val="141221"/>
                                      <w:spacing w:val="-5"/>
                                      <w:sz w:val="14"/>
                                    </w:rPr>
                                    <w:t>13%</w:t>
                                  </w:r>
                                </w:p>
                              </w:tc>
                              <w:tc>
                                <w:tcPr>
                                  <w:tcW w:w="1525" w:type="dxa"/>
                                </w:tcPr>
                                <w:p>
                                  <w:pPr>
                                    <w:pStyle w:val="13"/>
                                    <w:spacing w:before="71"/>
                                    <w:ind w:left="79"/>
                                    <w:rPr>
                                      <w:sz w:val="14"/>
                                    </w:rPr>
                                  </w:pPr>
                                  <w:r>
                                    <w:rPr>
                                      <w:rFonts w:hint="eastAsia" w:ascii="宋体" w:hAnsi="宋体" w:eastAsia="宋体" w:cs="宋体"/>
                                      <w:color w:val="141221"/>
                                      <w:w w:val="115"/>
                                      <w:sz w:val="14"/>
                                      <w:lang w:eastAsia="zh-CN"/>
                                    </w:rPr>
                                    <w:t>明年以后使用</w:t>
                                  </w:r>
                                </w:p>
                              </w:tc>
                            </w:tr>
                            <w:tr>
                              <w:tblPrEx>
                                <w:tblCellMar>
                                  <w:top w:w="0" w:type="dxa"/>
                                  <w:left w:w="0" w:type="dxa"/>
                                  <w:bottom w:w="0" w:type="dxa"/>
                                  <w:right w:w="0" w:type="dxa"/>
                                </w:tblCellMar>
                              </w:tblPrEx>
                              <w:trPr>
                                <w:trHeight w:val="305" w:hRule="atLeast"/>
                              </w:trPr>
                              <w:tc>
                                <w:tcPr>
                                  <w:tcW w:w="422" w:type="dxa"/>
                                </w:tcPr>
                                <w:p>
                                  <w:pPr>
                                    <w:pStyle w:val="13"/>
                                    <w:rPr>
                                      <w:rFonts w:ascii="Century Gothic"/>
                                      <w:b/>
                                      <w:sz w:val="14"/>
                                    </w:rPr>
                                  </w:pPr>
                                  <w:r>
                                    <w:rPr>
                                      <w:rFonts w:ascii="Century Gothic"/>
                                      <w:b/>
                                      <w:color w:val="141221"/>
                                      <w:spacing w:val="-5"/>
                                      <w:w w:val="110"/>
                                      <w:sz w:val="14"/>
                                    </w:rPr>
                                    <w:t>6%</w:t>
                                  </w:r>
                                </w:p>
                              </w:tc>
                              <w:tc>
                                <w:tcPr>
                                  <w:tcW w:w="1525" w:type="dxa"/>
                                </w:tcPr>
                                <w:p>
                                  <w:pPr>
                                    <w:pStyle w:val="13"/>
                                    <w:spacing w:before="71"/>
                                    <w:ind w:left="79"/>
                                    <w:rPr>
                                      <w:sz w:val="14"/>
                                    </w:rPr>
                                  </w:pPr>
                                  <w:r>
                                    <w:rPr>
                                      <w:rFonts w:hint="eastAsia" w:ascii="宋体" w:hAnsi="宋体" w:eastAsia="宋体" w:cs="宋体"/>
                                      <w:color w:val="141221"/>
                                      <w:w w:val="115"/>
                                      <w:sz w:val="14"/>
                                      <w:lang w:eastAsia="zh-CN"/>
                                    </w:rPr>
                                    <w:t>没有计划</w:t>
                                  </w:r>
                                </w:p>
                              </w:tc>
                            </w:tr>
                            <w:tr>
                              <w:tblPrEx>
                                <w:tblCellMar>
                                  <w:top w:w="0" w:type="dxa"/>
                                  <w:left w:w="0" w:type="dxa"/>
                                  <w:bottom w:w="0" w:type="dxa"/>
                                  <w:right w:w="0" w:type="dxa"/>
                                </w:tblCellMar>
                              </w:tblPrEx>
                              <w:trPr>
                                <w:trHeight w:val="243" w:hRule="atLeast"/>
                              </w:trPr>
                              <w:tc>
                                <w:tcPr>
                                  <w:tcW w:w="422" w:type="dxa"/>
                                </w:tcPr>
                                <w:p>
                                  <w:pPr>
                                    <w:pStyle w:val="13"/>
                                    <w:spacing w:line="159" w:lineRule="exact"/>
                                    <w:rPr>
                                      <w:rFonts w:ascii="Century Gothic"/>
                                      <w:b/>
                                      <w:sz w:val="14"/>
                                    </w:rPr>
                                  </w:pPr>
                                  <w:r>
                                    <w:rPr>
                                      <w:rFonts w:ascii="Century Gothic"/>
                                      <w:b/>
                                      <w:color w:val="141221"/>
                                      <w:spacing w:val="-5"/>
                                      <w:w w:val="105"/>
                                      <w:sz w:val="14"/>
                                    </w:rPr>
                                    <w:t>3%</w:t>
                                  </w:r>
                                </w:p>
                              </w:tc>
                              <w:tc>
                                <w:tcPr>
                                  <w:tcW w:w="1525" w:type="dxa"/>
                                </w:tcPr>
                                <w:p>
                                  <w:pPr>
                                    <w:pStyle w:val="13"/>
                                    <w:spacing w:before="71" w:line="151" w:lineRule="exact"/>
                                    <w:ind w:left="79"/>
                                    <w:rPr>
                                      <w:sz w:val="14"/>
                                    </w:rPr>
                                  </w:pPr>
                                  <w:r>
                                    <w:rPr>
                                      <w:rFonts w:hint="eastAsia" w:ascii="宋体" w:hAnsi="宋体" w:eastAsia="宋体" w:cs="宋体"/>
                                      <w:color w:val="141221"/>
                                      <w:spacing w:val="-4"/>
                                      <w:w w:val="115"/>
                                      <w:sz w:val="14"/>
                                      <w:lang w:eastAsia="zh-CN"/>
                                    </w:rPr>
                                    <w:t>不知道</w:t>
                                  </w:r>
                                </w:p>
                              </w:tc>
                            </w:tr>
                          </w:tbl>
                          <w:p>
                            <w:pPr>
                              <w:pStyle w:val="6"/>
                            </w:pPr>
                          </w:p>
                        </w:txbxContent>
                      </wps:txbx>
                      <wps:bodyPr lIns="0" tIns="0" rIns="0" bIns="0" upright="1"/>
                    </wps:wsp>
                  </a:graphicData>
                </a:graphic>
              </wp:anchor>
            </w:drawing>
          </mc:Choice>
          <mc:Fallback>
            <w:pict>
              <v:shape id="_x0000_s1026" o:spid="_x0000_s1026" o:spt="202" type="#_x0000_t202" style="position:absolute;left:0pt;margin-left:243pt;margin-top:35.9pt;height:69.95pt;width:97.4pt;mso-position-horizontal-relative:page;z-index:251758592;mso-width-relative:page;mso-height-relative:page;" filled="f" stroked="f" coordsize="21600,21600" o:gfxdata="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IIkvr2QAAAAoBAAAPAAAAAAAAAAEAIAAAACIAAABkcnMvZG93bnJldi54bWxQ&#10;SwECFAAUAAAACACHTuJAr+nttL0BAAB2AwAADgAAAAAAAAABACAAAAAoAQAAZHJzL2Uyb0RvYy54&#10;bWxQSwUGAAAAAAYABgBZAQAAVwUAAAAA&#10;">
                <v:fill on="f" focussize="0,0"/>
                <v:stroke on="f"/>
                <v:imagedata o:title=""/>
                <o:lock v:ext="edit" aspectratio="f"/>
                <v:textbox inset="0mm,0mm,0mm,0mm">
                  <w:txbxContent>
                    <w:tbl>
                      <w:tblPr>
                        <w:tblStyle w:val="14"/>
                        <w:tblW w:w="0" w:type="auto"/>
                        <w:tblInd w:w="7" w:type="dxa"/>
                        <w:tblLayout w:type="fixed"/>
                        <w:tblCellMar>
                          <w:top w:w="0" w:type="dxa"/>
                          <w:left w:w="0" w:type="dxa"/>
                          <w:bottom w:w="0" w:type="dxa"/>
                          <w:right w:w="0" w:type="dxa"/>
                        </w:tblCellMar>
                      </w:tblPr>
                      <w:tblGrid>
                        <w:gridCol w:w="422"/>
                        <w:gridCol w:w="1525"/>
                      </w:tblGrid>
                      <w:tr>
                        <w:tblPrEx>
                          <w:tblCellMar>
                            <w:top w:w="0" w:type="dxa"/>
                            <w:left w:w="0" w:type="dxa"/>
                            <w:bottom w:w="0" w:type="dxa"/>
                            <w:right w:w="0" w:type="dxa"/>
                          </w:tblCellMar>
                        </w:tblPrEx>
                        <w:trPr>
                          <w:trHeight w:val="242" w:hRule="atLeast"/>
                        </w:trPr>
                        <w:tc>
                          <w:tcPr>
                            <w:tcW w:w="422" w:type="dxa"/>
                          </w:tcPr>
                          <w:p>
                            <w:pPr>
                              <w:pStyle w:val="13"/>
                              <w:spacing w:before="2"/>
                              <w:rPr>
                                <w:rFonts w:ascii="Century Gothic"/>
                                <w:b/>
                                <w:sz w:val="14"/>
                              </w:rPr>
                            </w:pPr>
                            <w:r>
                              <w:rPr>
                                <w:rFonts w:ascii="Century Gothic"/>
                                <w:b/>
                                <w:color w:val="141221"/>
                                <w:spacing w:val="-5"/>
                                <w:w w:val="105"/>
                                <w:sz w:val="14"/>
                              </w:rPr>
                              <w:t>22%</w:t>
                            </w:r>
                          </w:p>
                        </w:tc>
                        <w:tc>
                          <w:tcPr>
                            <w:tcW w:w="1525" w:type="dxa"/>
                          </w:tcPr>
                          <w:p>
                            <w:pPr>
                              <w:pStyle w:val="13"/>
                              <w:spacing w:before="9"/>
                              <w:ind w:left="79"/>
                              <w:rPr>
                                <w:sz w:val="14"/>
                              </w:rPr>
                            </w:pPr>
                            <w:r>
                              <w:rPr>
                                <w:rFonts w:hint="eastAsia" w:ascii="宋体" w:hAnsi="宋体" w:eastAsia="宋体" w:cs="宋体"/>
                                <w:color w:val="141221"/>
                                <w:spacing w:val="-2"/>
                                <w:w w:val="115"/>
                                <w:sz w:val="14"/>
                                <w:lang w:eastAsia="zh-CN"/>
                              </w:rPr>
                              <w:t>正在使用</w:t>
                            </w:r>
                          </w:p>
                        </w:tc>
                      </w:tr>
                      <w:tr>
                        <w:tblPrEx>
                          <w:tblCellMar>
                            <w:top w:w="0" w:type="dxa"/>
                            <w:left w:w="0" w:type="dxa"/>
                            <w:bottom w:w="0" w:type="dxa"/>
                            <w:right w:w="0" w:type="dxa"/>
                          </w:tblCellMar>
                        </w:tblPrEx>
                        <w:trPr>
                          <w:trHeight w:val="304" w:hRule="atLeast"/>
                        </w:trPr>
                        <w:tc>
                          <w:tcPr>
                            <w:tcW w:w="422" w:type="dxa"/>
                          </w:tcPr>
                          <w:p>
                            <w:pPr>
                              <w:pStyle w:val="13"/>
                              <w:spacing w:before="63"/>
                              <w:rPr>
                                <w:rFonts w:ascii="Century Gothic"/>
                                <w:b/>
                                <w:sz w:val="14"/>
                              </w:rPr>
                            </w:pPr>
                            <w:r>
                              <w:rPr>
                                <w:rFonts w:ascii="Century Gothic"/>
                                <w:b/>
                                <w:color w:val="141221"/>
                                <w:spacing w:val="-5"/>
                                <w:w w:val="105"/>
                                <w:sz w:val="14"/>
                              </w:rPr>
                              <w:t>55%</w:t>
                            </w:r>
                          </w:p>
                        </w:tc>
                        <w:tc>
                          <w:tcPr>
                            <w:tcW w:w="1525" w:type="dxa"/>
                          </w:tcPr>
                          <w:p>
                            <w:pPr>
                              <w:pStyle w:val="13"/>
                              <w:spacing w:before="70"/>
                              <w:ind w:left="79"/>
                              <w:rPr>
                                <w:sz w:val="14"/>
                              </w:rPr>
                            </w:pPr>
                            <w:r>
                              <w:rPr>
                                <w:rFonts w:hint="eastAsia" w:ascii="宋体" w:hAnsi="宋体" w:eastAsia="宋体" w:cs="宋体"/>
                                <w:color w:val="141221"/>
                                <w:w w:val="110"/>
                                <w:sz w:val="14"/>
                                <w:lang w:eastAsia="zh-CN"/>
                              </w:rPr>
                              <w:t>明年内使用</w:t>
                            </w:r>
                          </w:p>
                        </w:tc>
                      </w:tr>
                      <w:tr>
                        <w:tblPrEx>
                          <w:tblCellMar>
                            <w:top w:w="0" w:type="dxa"/>
                            <w:left w:w="0" w:type="dxa"/>
                            <w:bottom w:w="0" w:type="dxa"/>
                            <w:right w:w="0" w:type="dxa"/>
                          </w:tblCellMar>
                        </w:tblPrEx>
                        <w:trPr>
                          <w:trHeight w:val="305" w:hRule="atLeast"/>
                        </w:trPr>
                        <w:tc>
                          <w:tcPr>
                            <w:tcW w:w="422" w:type="dxa"/>
                          </w:tcPr>
                          <w:p>
                            <w:pPr>
                              <w:pStyle w:val="13"/>
                              <w:rPr>
                                <w:rFonts w:ascii="Century Gothic"/>
                                <w:b/>
                                <w:sz w:val="14"/>
                              </w:rPr>
                            </w:pPr>
                            <w:r>
                              <w:rPr>
                                <w:rFonts w:ascii="Century Gothic"/>
                                <w:b/>
                                <w:color w:val="141221"/>
                                <w:spacing w:val="-5"/>
                                <w:sz w:val="14"/>
                              </w:rPr>
                              <w:t>13%</w:t>
                            </w:r>
                          </w:p>
                        </w:tc>
                        <w:tc>
                          <w:tcPr>
                            <w:tcW w:w="1525" w:type="dxa"/>
                          </w:tcPr>
                          <w:p>
                            <w:pPr>
                              <w:pStyle w:val="13"/>
                              <w:spacing w:before="71"/>
                              <w:ind w:left="79"/>
                              <w:rPr>
                                <w:sz w:val="14"/>
                              </w:rPr>
                            </w:pPr>
                            <w:r>
                              <w:rPr>
                                <w:rFonts w:hint="eastAsia" w:ascii="宋体" w:hAnsi="宋体" w:eastAsia="宋体" w:cs="宋体"/>
                                <w:color w:val="141221"/>
                                <w:w w:val="115"/>
                                <w:sz w:val="14"/>
                                <w:lang w:eastAsia="zh-CN"/>
                              </w:rPr>
                              <w:t>明年以后使用</w:t>
                            </w:r>
                          </w:p>
                        </w:tc>
                      </w:tr>
                      <w:tr>
                        <w:tblPrEx>
                          <w:tblCellMar>
                            <w:top w:w="0" w:type="dxa"/>
                            <w:left w:w="0" w:type="dxa"/>
                            <w:bottom w:w="0" w:type="dxa"/>
                            <w:right w:w="0" w:type="dxa"/>
                          </w:tblCellMar>
                        </w:tblPrEx>
                        <w:trPr>
                          <w:trHeight w:val="305" w:hRule="atLeast"/>
                        </w:trPr>
                        <w:tc>
                          <w:tcPr>
                            <w:tcW w:w="422" w:type="dxa"/>
                          </w:tcPr>
                          <w:p>
                            <w:pPr>
                              <w:pStyle w:val="13"/>
                              <w:rPr>
                                <w:rFonts w:ascii="Century Gothic"/>
                                <w:b/>
                                <w:sz w:val="14"/>
                              </w:rPr>
                            </w:pPr>
                            <w:r>
                              <w:rPr>
                                <w:rFonts w:ascii="Century Gothic"/>
                                <w:b/>
                                <w:color w:val="141221"/>
                                <w:spacing w:val="-5"/>
                                <w:w w:val="110"/>
                                <w:sz w:val="14"/>
                              </w:rPr>
                              <w:t>6%</w:t>
                            </w:r>
                          </w:p>
                        </w:tc>
                        <w:tc>
                          <w:tcPr>
                            <w:tcW w:w="1525" w:type="dxa"/>
                          </w:tcPr>
                          <w:p>
                            <w:pPr>
                              <w:pStyle w:val="13"/>
                              <w:spacing w:before="71"/>
                              <w:ind w:left="79"/>
                              <w:rPr>
                                <w:sz w:val="14"/>
                              </w:rPr>
                            </w:pPr>
                            <w:r>
                              <w:rPr>
                                <w:rFonts w:hint="eastAsia" w:ascii="宋体" w:hAnsi="宋体" w:eastAsia="宋体" w:cs="宋体"/>
                                <w:color w:val="141221"/>
                                <w:w w:val="115"/>
                                <w:sz w:val="14"/>
                                <w:lang w:eastAsia="zh-CN"/>
                              </w:rPr>
                              <w:t>没有计划</w:t>
                            </w:r>
                          </w:p>
                        </w:tc>
                      </w:tr>
                      <w:tr>
                        <w:tblPrEx>
                          <w:tblCellMar>
                            <w:top w:w="0" w:type="dxa"/>
                            <w:left w:w="0" w:type="dxa"/>
                            <w:bottom w:w="0" w:type="dxa"/>
                            <w:right w:w="0" w:type="dxa"/>
                          </w:tblCellMar>
                        </w:tblPrEx>
                        <w:trPr>
                          <w:trHeight w:val="243" w:hRule="atLeast"/>
                        </w:trPr>
                        <w:tc>
                          <w:tcPr>
                            <w:tcW w:w="422" w:type="dxa"/>
                          </w:tcPr>
                          <w:p>
                            <w:pPr>
                              <w:pStyle w:val="13"/>
                              <w:spacing w:line="159" w:lineRule="exact"/>
                              <w:rPr>
                                <w:rFonts w:ascii="Century Gothic"/>
                                <w:b/>
                                <w:sz w:val="14"/>
                              </w:rPr>
                            </w:pPr>
                            <w:r>
                              <w:rPr>
                                <w:rFonts w:ascii="Century Gothic"/>
                                <w:b/>
                                <w:color w:val="141221"/>
                                <w:spacing w:val="-5"/>
                                <w:w w:val="105"/>
                                <w:sz w:val="14"/>
                              </w:rPr>
                              <w:t>3%</w:t>
                            </w:r>
                          </w:p>
                        </w:tc>
                        <w:tc>
                          <w:tcPr>
                            <w:tcW w:w="1525" w:type="dxa"/>
                          </w:tcPr>
                          <w:p>
                            <w:pPr>
                              <w:pStyle w:val="13"/>
                              <w:spacing w:before="71" w:line="151" w:lineRule="exact"/>
                              <w:ind w:left="79"/>
                              <w:rPr>
                                <w:sz w:val="14"/>
                              </w:rPr>
                            </w:pPr>
                            <w:r>
                              <w:rPr>
                                <w:rFonts w:hint="eastAsia" w:ascii="宋体" w:hAnsi="宋体" w:eastAsia="宋体" w:cs="宋体"/>
                                <w:color w:val="141221"/>
                                <w:spacing w:val="-4"/>
                                <w:w w:val="115"/>
                                <w:sz w:val="14"/>
                                <w:lang w:eastAsia="zh-CN"/>
                              </w:rPr>
                              <w:t>不知道</w:t>
                            </w:r>
                          </w:p>
                        </w:tc>
                      </w:tr>
                    </w:tbl>
                    <w:p>
                      <w:pPr>
                        <w:pStyle w:val="6"/>
                      </w:pPr>
                    </w:p>
                  </w:txbxContent>
                </v:textbox>
              </v:shape>
            </w:pict>
          </mc:Fallback>
        </mc:AlternateContent>
      </w:r>
      <w:r>
        <w:rPr>
          <w:w w:val="115"/>
        </w:rPr>
        <w:t>AI (GenAI) solutions is evident from the survey results.</w:t>
      </w:r>
      <w:r>
        <w:rPr>
          <w:spacing w:val="-13"/>
          <w:w w:val="115"/>
        </w:rPr>
        <w:t xml:space="preserve"> </w:t>
      </w:r>
      <w:r>
        <w:rPr>
          <w:w w:val="115"/>
        </w:rPr>
        <w:t>Currently,</w:t>
      </w:r>
      <w:r>
        <w:rPr>
          <w:spacing w:val="-13"/>
          <w:w w:val="115"/>
        </w:rPr>
        <w:t xml:space="preserve"> </w:t>
      </w:r>
      <w:r>
        <w:rPr>
          <w:w w:val="115"/>
        </w:rPr>
        <w:t>22%</w:t>
      </w:r>
      <w:r>
        <w:rPr>
          <w:spacing w:val="-13"/>
          <w:w w:val="115"/>
        </w:rPr>
        <w:t xml:space="preserve"> </w:t>
      </w:r>
      <w:r>
        <w:rPr>
          <w:w w:val="115"/>
        </w:rPr>
        <w:t>of</w:t>
      </w:r>
    </w:p>
    <w:p>
      <w:pPr>
        <w:pStyle w:val="6"/>
        <w:spacing w:line="242" w:lineRule="exact"/>
        <w:ind w:left="7412"/>
      </w:pPr>
      <w:r>
        <w:drawing>
          <wp:anchor distT="0" distB="0" distL="0" distR="0" simplePos="0" relativeHeight="251755520" behindDoc="0" locked="0" layoutInCell="1" allowOverlap="1">
            <wp:simplePos x="0" y="0"/>
            <wp:positionH relativeFrom="page">
              <wp:posOffset>2979420</wp:posOffset>
            </wp:positionH>
            <wp:positionV relativeFrom="paragraph">
              <wp:posOffset>131445</wp:posOffset>
            </wp:positionV>
            <wp:extent cx="82550" cy="82550"/>
            <wp:effectExtent l="0" t="0" r="6350" b="6350"/>
            <wp:wrapNone/>
            <wp:docPr id="63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anchor>
        </w:drawing>
      </w:r>
      <w:r>
        <w:rPr>
          <w:w w:val="115"/>
        </w:rPr>
        <w:t>organizations</w:t>
      </w:r>
      <w:r>
        <w:rPr>
          <w:spacing w:val="-4"/>
          <w:w w:val="115"/>
        </w:rPr>
        <w:t xml:space="preserve"> </w:t>
      </w:r>
      <w:r>
        <w:rPr>
          <w:w w:val="115"/>
        </w:rPr>
        <w:t>are</w:t>
      </w:r>
      <w:r>
        <w:rPr>
          <w:spacing w:val="-4"/>
          <w:w w:val="115"/>
        </w:rPr>
        <w:t xml:space="preserve"> </w:t>
      </w:r>
      <w:r>
        <w:rPr>
          <w:w w:val="115"/>
        </w:rPr>
        <w:t>using</w:t>
      </w:r>
      <w:r>
        <w:rPr>
          <w:spacing w:val="-4"/>
          <w:w w:val="115"/>
        </w:rPr>
        <w:t xml:space="preserve"> </w:t>
      </w:r>
      <w:r>
        <w:rPr>
          <w:spacing w:val="-2"/>
          <w:w w:val="115"/>
        </w:rPr>
        <w:t>GenAI,</w:t>
      </w:r>
    </w:p>
    <w:p>
      <w:pPr>
        <w:pStyle w:val="6"/>
        <w:spacing w:before="33" w:line="276" w:lineRule="auto"/>
        <w:ind w:left="7412" w:right="1444"/>
      </w:pPr>
      <w:r>
        <w:drawing>
          <wp:anchor distT="0" distB="0" distL="0" distR="0" simplePos="0" relativeHeight="251755520" behindDoc="0" locked="0" layoutInCell="1" allowOverlap="1">
            <wp:simplePos x="0" y="0"/>
            <wp:positionH relativeFrom="page">
              <wp:posOffset>2979420</wp:posOffset>
            </wp:positionH>
            <wp:positionV relativeFrom="paragraph">
              <wp:posOffset>170180</wp:posOffset>
            </wp:positionV>
            <wp:extent cx="82550" cy="82550"/>
            <wp:effectExtent l="0" t="0" r="6350" b="6350"/>
            <wp:wrapNone/>
            <wp:docPr id="6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image6.png"/>
                    <pic:cNvPicPr>
                      <a:picLocks noChangeAspect="1"/>
                    </pic:cNvPicPr>
                  </pic:nvPicPr>
                  <pic:blipFill>
                    <a:blip r:embed="rId62" cstate="print"/>
                    <a:stretch>
                      <a:fillRect/>
                    </a:stretch>
                  </pic:blipFill>
                  <pic:spPr>
                    <a:xfrm>
                      <a:off x="0" y="0"/>
                      <a:ext cx="82753" cy="82753"/>
                    </a:xfrm>
                    <a:prstGeom prst="rect">
                      <a:avLst/>
                    </a:prstGeom>
                  </pic:spPr>
                </pic:pic>
              </a:graphicData>
            </a:graphic>
          </wp:anchor>
        </w:drawing>
      </w:r>
      <w:r>
        <w:drawing>
          <wp:anchor distT="0" distB="0" distL="0" distR="0" simplePos="0" relativeHeight="251756544" behindDoc="0" locked="0" layoutInCell="1" allowOverlap="1">
            <wp:simplePos x="0" y="0"/>
            <wp:positionH relativeFrom="page">
              <wp:posOffset>2979420</wp:posOffset>
            </wp:positionH>
            <wp:positionV relativeFrom="paragraph">
              <wp:posOffset>363855</wp:posOffset>
            </wp:positionV>
            <wp:extent cx="82550" cy="82550"/>
            <wp:effectExtent l="0" t="0" r="6350" b="6350"/>
            <wp:wrapNone/>
            <wp:docPr id="63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7.png"/>
                    <pic:cNvPicPr>
                      <a:picLocks noChangeAspect="1"/>
                    </pic:cNvPicPr>
                  </pic:nvPicPr>
                  <pic:blipFill>
                    <a:blip r:embed="rId54" cstate="print"/>
                    <a:stretch>
                      <a:fillRect/>
                    </a:stretch>
                  </pic:blipFill>
                  <pic:spPr>
                    <a:xfrm>
                      <a:off x="0" y="0"/>
                      <a:ext cx="82753" cy="82753"/>
                    </a:xfrm>
                    <a:prstGeom prst="rect">
                      <a:avLst/>
                    </a:prstGeom>
                  </pic:spPr>
                </pic:pic>
              </a:graphicData>
            </a:graphic>
          </wp:anchor>
        </w:drawing>
      </w:r>
      <w:r>
        <w:drawing>
          <wp:anchor distT="0" distB="0" distL="0" distR="0" simplePos="0" relativeHeight="251757568" behindDoc="0" locked="0" layoutInCell="1" allowOverlap="1">
            <wp:simplePos x="0" y="0"/>
            <wp:positionH relativeFrom="page">
              <wp:posOffset>2979420</wp:posOffset>
            </wp:positionH>
            <wp:positionV relativeFrom="paragraph">
              <wp:posOffset>557530</wp:posOffset>
            </wp:positionV>
            <wp:extent cx="82550" cy="82550"/>
            <wp:effectExtent l="0" t="0" r="6350" b="6350"/>
            <wp:wrapNone/>
            <wp:docPr id="63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image16.png"/>
                    <pic:cNvPicPr>
                      <a:picLocks noChangeAspect="1"/>
                    </pic:cNvPicPr>
                  </pic:nvPicPr>
                  <pic:blipFill>
                    <a:blip r:embed="rId71" cstate="print"/>
                    <a:stretch>
                      <a:fillRect/>
                    </a:stretch>
                  </pic:blipFill>
                  <pic:spPr>
                    <a:xfrm>
                      <a:off x="0" y="0"/>
                      <a:ext cx="82753" cy="82753"/>
                    </a:xfrm>
                    <a:prstGeom prst="rect">
                      <a:avLst/>
                    </a:prstGeom>
                  </pic:spPr>
                </pic:pic>
              </a:graphicData>
            </a:graphic>
          </wp:anchor>
        </w:drawing>
      </w:r>
      <w:r>
        <w:rPr>
          <w:w w:val="115"/>
        </w:rPr>
        <w:t xml:space="preserve">but a remarkable 55% plan to adopt these solutions within the next year, signaling a substantial surge in GenAI </w:t>
      </w:r>
      <w:r>
        <w:rPr>
          <w:spacing w:val="-2"/>
          <w:w w:val="115"/>
        </w:rPr>
        <w:t>integration.</w:t>
      </w:r>
      <w:r>
        <w:rPr>
          <w:spacing w:val="-9"/>
          <w:w w:val="115"/>
        </w:rPr>
        <w:t xml:space="preserve"> </w:t>
      </w:r>
      <w:r>
        <w:rPr>
          <w:spacing w:val="-2"/>
          <w:w w:val="115"/>
        </w:rPr>
        <w:t>An</w:t>
      </w:r>
      <w:r>
        <w:rPr>
          <w:spacing w:val="-9"/>
          <w:w w:val="115"/>
        </w:rPr>
        <w:t xml:space="preserve"> </w:t>
      </w:r>
      <w:r>
        <w:rPr>
          <w:spacing w:val="-2"/>
          <w:w w:val="115"/>
        </w:rPr>
        <w:t>additional</w:t>
      </w:r>
      <w:r>
        <w:rPr>
          <w:spacing w:val="-9"/>
          <w:w w:val="115"/>
        </w:rPr>
        <w:t xml:space="preserve"> </w:t>
      </w:r>
      <w:r>
        <w:rPr>
          <w:spacing w:val="-2"/>
          <w:w w:val="115"/>
        </w:rPr>
        <w:t xml:space="preserve">13% </w:t>
      </w:r>
      <w:r>
        <w:rPr>
          <w:w w:val="115"/>
        </w:rPr>
        <w:t>expect</w:t>
      </w:r>
      <w:r>
        <w:rPr>
          <w:spacing w:val="-3"/>
          <w:w w:val="115"/>
        </w:rPr>
        <w:t xml:space="preserve"> </w:t>
      </w:r>
      <w:r>
        <w:rPr>
          <w:w w:val="115"/>
        </w:rPr>
        <w:t>to</w:t>
      </w:r>
      <w:r>
        <w:rPr>
          <w:spacing w:val="-3"/>
          <w:w w:val="115"/>
        </w:rPr>
        <w:t xml:space="preserve"> </w:t>
      </w:r>
      <w:r>
        <w:rPr>
          <w:w w:val="115"/>
        </w:rPr>
        <w:t>use</w:t>
      </w:r>
      <w:r>
        <w:rPr>
          <w:spacing w:val="-3"/>
          <w:w w:val="115"/>
        </w:rPr>
        <w:t xml:space="preserve"> </w:t>
      </w:r>
      <w:r>
        <w:rPr>
          <w:w w:val="115"/>
        </w:rPr>
        <w:t>GenAI</w:t>
      </w:r>
      <w:r>
        <w:rPr>
          <w:spacing w:val="-3"/>
          <w:w w:val="115"/>
        </w:rPr>
        <w:t xml:space="preserve"> </w:t>
      </w:r>
      <w:r>
        <w:rPr>
          <w:w w:val="115"/>
        </w:rPr>
        <w:t>solutions over a year from now, while only 6% have no plans to</w:t>
      </w:r>
    </w:p>
    <w:p>
      <w:pPr>
        <w:pStyle w:val="6"/>
        <w:spacing w:line="276" w:lineRule="auto"/>
        <w:ind w:left="920" w:right="1444"/>
        <w:rPr>
          <w:rFonts w:ascii="微软雅黑" w:hAnsi="微软雅黑" w:eastAsia="微软雅黑"/>
          <w:w w:val="115"/>
          <w:lang w:eastAsia="zh-CN"/>
        </w:rPr>
      </w:pPr>
      <w:r>
        <w:rPr>
          <w:w w:val="115"/>
        </w:rPr>
        <w:t>invest</w:t>
      </w:r>
      <w:r>
        <w:rPr>
          <w:spacing w:val="-6"/>
          <w:w w:val="115"/>
        </w:rPr>
        <w:t xml:space="preserve"> </w:t>
      </w:r>
      <w:r>
        <w:rPr>
          <w:w w:val="115"/>
        </w:rPr>
        <w:t>in</w:t>
      </w:r>
      <w:r>
        <w:rPr>
          <w:spacing w:val="-6"/>
          <w:w w:val="115"/>
        </w:rPr>
        <w:t xml:space="preserve"> </w:t>
      </w:r>
      <w:r>
        <w:rPr>
          <w:w w:val="115"/>
        </w:rPr>
        <w:t>this</w:t>
      </w:r>
      <w:r>
        <w:rPr>
          <w:spacing w:val="-6"/>
          <w:w w:val="115"/>
        </w:rPr>
        <w:t xml:space="preserve"> </w:t>
      </w:r>
      <w:r>
        <w:rPr>
          <w:w w:val="115"/>
        </w:rPr>
        <w:t>technology.</w:t>
      </w:r>
      <w:r>
        <w:rPr>
          <w:spacing w:val="-6"/>
          <w:w w:val="115"/>
        </w:rPr>
        <w:t xml:space="preserve"> </w:t>
      </w:r>
      <w:r>
        <w:rPr>
          <w:w w:val="115"/>
        </w:rPr>
        <w:t>Regardless,</w:t>
      </w:r>
      <w:r>
        <w:rPr>
          <w:spacing w:val="-6"/>
          <w:w w:val="115"/>
        </w:rPr>
        <w:t xml:space="preserve"> </w:t>
      </w:r>
      <w:r>
        <w:rPr>
          <w:w w:val="115"/>
        </w:rPr>
        <w:t>the</w:t>
      </w:r>
      <w:r>
        <w:rPr>
          <w:spacing w:val="-6"/>
          <w:w w:val="115"/>
        </w:rPr>
        <w:t xml:space="preserve"> </w:t>
      </w:r>
      <w:r>
        <w:rPr>
          <w:w w:val="115"/>
        </w:rPr>
        <w:t>data</w:t>
      </w:r>
      <w:r>
        <w:rPr>
          <w:spacing w:val="-6"/>
          <w:w w:val="115"/>
        </w:rPr>
        <w:t xml:space="preserve"> </w:t>
      </w:r>
      <w:r>
        <w:rPr>
          <w:w w:val="115"/>
        </w:rPr>
        <w:t>points</w:t>
      </w:r>
      <w:r>
        <w:rPr>
          <w:spacing w:val="-6"/>
          <w:w w:val="115"/>
        </w:rPr>
        <w:t xml:space="preserve"> </w:t>
      </w:r>
      <w:r>
        <w:rPr>
          <w:w w:val="115"/>
        </w:rPr>
        <w:t>to</w:t>
      </w:r>
      <w:r>
        <w:rPr>
          <w:spacing w:val="-6"/>
          <w:w w:val="115"/>
        </w:rPr>
        <w:t xml:space="preserve"> </w:t>
      </w:r>
      <w:r>
        <w:rPr>
          <w:w w:val="115"/>
        </w:rPr>
        <w:t>2024</w:t>
      </w:r>
      <w:r>
        <w:rPr>
          <w:spacing w:val="-6"/>
          <w:w w:val="115"/>
        </w:rPr>
        <w:t xml:space="preserve"> </w:t>
      </w:r>
      <w:r>
        <w:rPr>
          <w:w w:val="115"/>
        </w:rPr>
        <w:t>as</w:t>
      </w:r>
      <w:r>
        <w:rPr>
          <w:spacing w:val="-6"/>
          <w:w w:val="115"/>
        </w:rPr>
        <w:t xml:space="preserve"> </w:t>
      </w:r>
      <w:r>
        <w:rPr>
          <w:w w:val="115"/>
        </w:rPr>
        <w:t>a</w:t>
      </w:r>
      <w:r>
        <w:rPr>
          <w:spacing w:val="-6"/>
          <w:w w:val="115"/>
        </w:rPr>
        <w:t xml:space="preserve"> </w:t>
      </w:r>
      <w:r>
        <w:rPr>
          <w:w w:val="115"/>
        </w:rPr>
        <w:t>pivotal</w:t>
      </w:r>
      <w:r>
        <w:rPr>
          <w:spacing w:val="-6"/>
          <w:w w:val="115"/>
        </w:rPr>
        <w:t xml:space="preserve"> </w:t>
      </w:r>
      <w:r>
        <w:rPr>
          <w:w w:val="115"/>
        </w:rPr>
        <w:t>year,</w:t>
      </w:r>
      <w:r>
        <w:rPr>
          <w:spacing w:val="-6"/>
          <w:w w:val="115"/>
        </w:rPr>
        <w:t xml:space="preserve"> </w:t>
      </w:r>
      <w:r>
        <w:rPr>
          <w:w w:val="115"/>
        </w:rPr>
        <w:t>with</w:t>
      </w:r>
      <w:r>
        <w:rPr>
          <w:spacing w:val="-6"/>
          <w:w w:val="115"/>
        </w:rPr>
        <w:t xml:space="preserve"> </w:t>
      </w:r>
      <w:r>
        <w:rPr>
          <w:w w:val="115"/>
        </w:rPr>
        <w:t>a</w:t>
      </w:r>
      <w:r>
        <w:rPr>
          <w:spacing w:val="-6"/>
          <w:w w:val="115"/>
        </w:rPr>
        <w:t xml:space="preserve"> </w:t>
      </w:r>
      <w:r>
        <w:rPr>
          <w:w w:val="115"/>
        </w:rPr>
        <w:t>significant movement towards embracing GenAI across various organizations.</w:t>
      </w:r>
      <w:r>
        <w:rPr>
          <w:rFonts w:hint="eastAsia" w:ascii="微软雅黑" w:hAnsi="微软雅黑" w:eastAsia="微软雅黑" w:cs="宋体"/>
          <w:w w:val="115"/>
          <w:lang w:eastAsia="zh-CN"/>
        </w:rPr>
        <w:t xml:space="preserve"> 从调查结果中可以明显看出，</w:t>
      </w:r>
      <w:r>
        <w:rPr>
          <w:rFonts w:hint="eastAsia"/>
        </w:rPr>
        <w:t xml:space="preserve"> </w:t>
      </w:r>
      <w:r>
        <w:rPr>
          <w:rFonts w:ascii="微软雅黑" w:hAnsi="微软雅黑" w:eastAsia="微软雅黑"/>
          <w:w w:val="115"/>
        </w:rPr>
        <w:t>2024</w:t>
      </w:r>
      <w:r>
        <w:rPr>
          <w:rFonts w:hint="eastAsia" w:ascii="微软雅黑" w:hAnsi="微软雅黑" w:eastAsia="微软雅黑" w:cs="宋体"/>
          <w:w w:val="115"/>
        </w:rPr>
        <w:t>年</w:t>
      </w:r>
      <w:r>
        <w:rPr>
          <w:rFonts w:hint="eastAsia" w:ascii="微软雅黑" w:hAnsi="微软雅黑" w:eastAsia="微软雅黑" w:cs="宋体"/>
          <w:w w:val="115"/>
          <w:lang w:eastAsia="zh-CN"/>
        </w:rPr>
        <w:t xml:space="preserve"> </w:t>
      </w:r>
      <w:r>
        <w:rPr>
          <w:rFonts w:hint="eastAsia" w:ascii="微软雅黑" w:hAnsi="微软雅黑" w:eastAsia="微软雅黑"/>
          <w:w w:val="115"/>
          <w:lang w:eastAsia="zh-CN"/>
        </w:rPr>
        <w:t>生成式AI</w:t>
      </w:r>
      <w:r>
        <w:rPr>
          <w:rFonts w:hint="eastAsia" w:ascii="微软雅黑" w:hAnsi="微软雅黑" w:eastAsia="微软雅黑" w:cs="宋体"/>
          <w:w w:val="115"/>
          <w:lang w:eastAsia="zh-CN"/>
        </w:rPr>
        <w:t>解决方案的预期采用。目前，</w:t>
      </w:r>
      <w:r>
        <w:rPr>
          <w:rFonts w:ascii="微软雅黑" w:hAnsi="微软雅黑" w:eastAsia="微软雅黑"/>
          <w:w w:val="115"/>
          <w:lang w:eastAsia="zh-CN"/>
        </w:rPr>
        <w:t>22%</w:t>
      </w:r>
      <w:r>
        <w:rPr>
          <w:rFonts w:hint="eastAsia" w:ascii="微软雅黑" w:hAnsi="微软雅黑" w:eastAsia="微软雅黑" w:cs="宋体"/>
          <w:w w:val="115"/>
          <w:lang w:eastAsia="zh-CN"/>
        </w:rPr>
        <w:t>的组织正在使用</w:t>
      </w:r>
      <w:r>
        <w:rPr>
          <w:rFonts w:hint="eastAsia" w:ascii="微软雅黑" w:hAnsi="微软雅黑" w:eastAsia="微软雅黑"/>
          <w:w w:val="115"/>
          <w:lang w:eastAsia="zh-CN"/>
        </w:rPr>
        <w:t>生成式</w:t>
      </w:r>
      <w:r>
        <w:rPr>
          <w:rFonts w:ascii="微软雅黑" w:hAnsi="微软雅黑" w:eastAsia="微软雅黑"/>
          <w:w w:val="115"/>
          <w:lang w:eastAsia="zh-CN"/>
        </w:rPr>
        <w:t>AI</w:t>
      </w:r>
      <w:r>
        <w:rPr>
          <w:rFonts w:hint="eastAsia" w:ascii="微软雅黑" w:hAnsi="微软雅黑" w:eastAsia="微软雅黑" w:cs="宋体"/>
          <w:w w:val="115"/>
          <w:lang w:eastAsia="zh-CN"/>
        </w:rPr>
        <w:t>，但</w:t>
      </w:r>
      <w:r>
        <w:rPr>
          <w:rFonts w:ascii="微软雅黑" w:hAnsi="微软雅黑" w:eastAsia="微软雅黑"/>
          <w:w w:val="115"/>
          <w:lang w:eastAsia="zh-CN"/>
        </w:rPr>
        <w:t>55%</w:t>
      </w:r>
      <w:r>
        <w:rPr>
          <w:rFonts w:hint="eastAsia" w:ascii="微软雅黑" w:hAnsi="微软雅黑" w:eastAsia="微软雅黑" w:cs="宋体"/>
          <w:w w:val="115"/>
          <w:lang w:eastAsia="zh-CN"/>
        </w:rPr>
        <w:t>的组织计划在明年内采用</w:t>
      </w:r>
      <w:r>
        <w:rPr>
          <w:rFonts w:hint="eastAsia" w:ascii="微软雅黑" w:hAnsi="微软雅黑" w:eastAsia="微软雅黑"/>
          <w:w w:val="115"/>
          <w:lang w:eastAsia="zh-CN"/>
        </w:rPr>
        <w:t>生成式</w:t>
      </w:r>
      <w:r>
        <w:rPr>
          <w:rFonts w:ascii="微软雅黑" w:hAnsi="微软雅黑" w:eastAsia="微软雅黑"/>
          <w:w w:val="115"/>
          <w:lang w:eastAsia="zh-CN"/>
        </w:rPr>
        <w:t>AI</w:t>
      </w:r>
      <w:r>
        <w:rPr>
          <w:rFonts w:hint="eastAsia" w:ascii="微软雅黑" w:hAnsi="微软雅黑" w:eastAsia="微软雅黑" w:cs="宋体"/>
          <w:w w:val="115"/>
          <w:lang w:eastAsia="zh-CN"/>
        </w:rPr>
        <w:t>解决方案，这标志着</w:t>
      </w:r>
      <w:r>
        <w:rPr>
          <w:rFonts w:hint="eastAsia" w:ascii="微软雅黑" w:hAnsi="微软雅黑" w:eastAsia="微软雅黑"/>
          <w:w w:val="115"/>
          <w:lang w:eastAsia="zh-CN"/>
        </w:rPr>
        <w:t>生成式AI</w:t>
      </w:r>
      <w:r>
        <w:rPr>
          <w:rFonts w:hint="eastAsia" w:ascii="微软雅黑" w:hAnsi="微软雅黑" w:eastAsia="微软雅黑" w:cs="宋体"/>
          <w:w w:val="115"/>
          <w:lang w:eastAsia="zh-CN"/>
        </w:rPr>
        <w:t>的大幅增长。另有</w:t>
      </w:r>
      <w:r>
        <w:rPr>
          <w:rFonts w:ascii="微软雅黑" w:hAnsi="微软雅黑" w:eastAsia="微软雅黑"/>
          <w:w w:val="115"/>
          <w:lang w:eastAsia="zh-CN"/>
        </w:rPr>
        <w:t>13%</w:t>
      </w:r>
      <w:r>
        <w:rPr>
          <w:rFonts w:hint="eastAsia" w:ascii="微软雅黑" w:hAnsi="微软雅黑" w:eastAsia="微软雅黑" w:cs="宋体"/>
          <w:w w:val="115"/>
          <w:lang w:eastAsia="zh-CN"/>
        </w:rPr>
        <w:t>的组织预计在明年后使用</w:t>
      </w:r>
      <w:r>
        <w:rPr>
          <w:rFonts w:hint="eastAsia" w:ascii="微软雅黑" w:hAnsi="微软雅黑" w:eastAsia="微软雅黑"/>
          <w:w w:val="115"/>
          <w:lang w:eastAsia="zh-CN"/>
        </w:rPr>
        <w:t>生成式</w:t>
      </w:r>
      <w:r>
        <w:rPr>
          <w:rFonts w:ascii="微软雅黑" w:hAnsi="微软雅黑" w:eastAsia="微软雅黑"/>
          <w:w w:val="115"/>
          <w:lang w:eastAsia="zh-CN"/>
        </w:rPr>
        <w:t>AI</w:t>
      </w:r>
      <w:r>
        <w:rPr>
          <w:rFonts w:hint="eastAsia" w:ascii="微软雅黑" w:hAnsi="微软雅黑" w:eastAsia="微软雅黑" w:cs="宋体"/>
          <w:w w:val="115"/>
          <w:lang w:eastAsia="zh-CN"/>
        </w:rPr>
        <w:t>解决方案，而只有</w:t>
      </w:r>
      <w:r>
        <w:rPr>
          <w:rFonts w:ascii="微软雅黑" w:hAnsi="微软雅黑" w:eastAsia="微软雅黑"/>
          <w:w w:val="115"/>
          <w:lang w:eastAsia="zh-CN"/>
        </w:rPr>
        <w:t>6%</w:t>
      </w:r>
      <w:r>
        <w:rPr>
          <w:rFonts w:hint="eastAsia" w:ascii="微软雅黑" w:hAnsi="微软雅黑" w:eastAsia="微软雅黑" w:cs="宋体"/>
          <w:w w:val="115"/>
          <w:lang w:eastAsia="zh-CN"/>
        </w:rPr>
        <w:t>的人没有投资这项技术的计划。无论如何，数据表明</w:t>
      </w:r>
      <w:r>
        <w:rPr>
          <w:rFonts w:ascii="微软雅黑" w:hAnsi="微软雅黑" w:eastAsia="微软雅黑"/>
          <w:w w:val="115"/>
          <w:lang w:eastAsia="zh-CN"/>
        </w:rPr>
        <w:t>2024</w:t>
      </w:r>
      <w:r>
        <w:rPr>
          <w:rFonts w:hint="eastAsia" w:ascii="微软雅黑" w:hAnsi="微软雅黑" w:eastAsia="微软雅黑" w:cs="宋体"/>
          <w:w w:val="115"/>
          <w:lang w:eastAsia="zh-CN"/>
        </w:rPr>
        <w:t>年是关键的一年，各组织都在大力推行</w:t>
      </w:r>
      <w:r>
        <w:rPr>
          <w:rFonts w:hint="eastAsia" w:ascii="微软雅黑" w:hAnsi="微软雅黑" w:eastAsia="微软雅黑"/>
          <w:w w:val="115"/>
          <w:lang w:eastAsia="zh-CN"/>
        </w:rPr>
        <w:t>生成式</w:t>
      </w:r>
      <w:r>
        <w:rPr>
          <w:rFonts w:ascii="微软雅黑" w:hAnsi="微软雅黑" w:eastAsia="微软雅黑"/>
          <w:w w:val="115"/>
          <w:lang w:eastAsia="zh-CN"/>
        </w:rPr>
        <w:t>AI</w:t>
      </w:r>
      <w:r>
        <w:rPr>
          <w:rFonts w:hint="eastAsia" w:ascii="微软雅黑" w:hAnsi="微软雅黑" w:eastAsia="微软雅黑" w:cs="宋体"/>
          <w:w w:val="115"/>
          <w:lang w:eastAsia="zh-CN"/>
        </w:rPr>
        <w:t>。</w:t>
      </w:r>
    </w:p>
    <w:p>
      <w:pPr>
        <w:spacing w:line="276" w:lineRule="auto"/>
        <w:rPr>
          <w:lang w:eastAsia="zh-CN"/>
        </w:rPr>
        <w:sectPr>
          <w:type w:val="continuous"/>
          <w:pgSz w:w="12240" w:h="15840"/>
          <w:pgMar w:top="1500" w:right="0" w:bottom="280" w:left="520" w:header="0" w:footer="675" w:gutter="0"/>
          <w:cols w:space="720" w:num="1"/>
        </w:sectPr>
      </w:pPr>
    </w:p>
    <w:p>
      <w:pPr>
        <w:pStyle w:val="4"/>
        <w:rPr>
          <w:rFonts w:hint="eastAsia"/>
          <w:lang w:eastAsia="zh-CN"/>
        </w:rPr>
      </w:pPr>
      <w:r>
        <w:rPr>
          <w:rFonts w:hint="eastAsia" w:ascii="微软雅黑" w:hAnsi="微软雅黑" w:eastAsia="微软雅黑"/>
          <w:w w:val="115"/>
          <w:lang w:eastAsia="zh-CN"/>
        </w:rPr>
        <w:t>生成式</w:t>
      </w:r>
      <w:r>
        <w:rPr>
          <w:rFonts w:ascii="微软雅黑" w:hAnsi="微软雅黑" w:eastAsia="微软雅黑"/>
          <w:w w:val="115"/>
          <w:lang w:eastAsia="zh-CN"/>
        </w:rPr>
        <w:t>AI</w:t>
      </w:r>
      <w:r>
        <w:rPr>
          <w:rFonts w:hint="eastAsia" w:ascii="微软雅黑" w:hAnsi="微软雅黑" w:eastAsia="微软雅黑"/>
          <w:w w:val="115"/>
          <w:lang w:eastAsia="zh-CN"/>
        </w:rPr>
        <w:t>在网络安全的计划使用</w:t>
      </w:r>
    </w:p>
    <w:p>
      <w:pPr>
        <w:pStyle w:val="6"/>
        <w:spacing w:before="294" w:line="276" w:lineRule="auto"/>
        <w:ind w:left="920" w:right="1452"/>
        <w:rPr>
          <w:rFonts w:ascii="微软雅黑" w:eastAsia="微软雅黑" w:cs="微软雅黑"/>
          <w:w w:val="115"/>
          <w:lang w:eastAsia="zh-CN"/>
        </w:rPr>
      </w:pPr>
      <w:r>
        <w:rPr>
          <w:w w:val="115"/>
        </w:rPr>
        <w:t>The planned use of GenAI in cybersecurity reflects a broad exploration of potential applications across various organizations. The survey results show a relatively even distribution among the top five use cases, indicating a diverse range of areas where GenAI is expected to make an impact. Rule creation emerges as the leading use case, with 21% of organizations aiming to leverage GenAI to develop more sophisticated security protocols. This is closely followed by attack simulation and compliance violation monitoring, each at 19%, highlighting GenAI’s potential to enhance proactive security measures and regulatory adherence. Additionally, 16% of respondents are looking to use GenAI for network detection, aiming to improve the identification of network threats. Another 16% focus on using GenAI to reduce false positives, underscoring its potential to refine alert accuracy and efficiency. This spread of interest across different use cases suggests that organizations are not only</w:t>
      </w:r>
      <w:r>
        <w:rPr>
          <w:spacing w:val="-3"/>
          <w:w w:val="115"/>
        </w:rPr>
        <w:t xml:space="preserve"> </w:t>
      </w:r>
      <w:r>
        <w:rPr>
          <w:w w:val="115"/>
        </w:rPr>
        <w:t>eager</w:t>
      </w:r>
      <w:r>
        <w:rPr>
          <w:spacing w:val="-3"/>
          <w:w w:val="115"/>
        </w:rPr>
        <w:t xml:space="preserve"> </w:t>
      </w:r>
      <w:r>
        <w:rPr>
          <w:w w:val="115"/>
        </w:rPr>
        <w:t>to</w:t>
      </w:r>
      <w:r>
        <w:rPr>
          <w:spacing w:val="-3"/>
          <w:w w:val="115"/>
        </w:rPr>
        <w:t xml:space="preserve"> </w:t>
      </w:r>
      <w:r>
        <w:rPr>
          <w:w w:val="115"/>
        </w:rPr>
        <w:t>adopt</w:t>
      </w:r>
      <w:r>
        <w:rPr>
          <w:spacing w:val="-3"/>
          <w:w w:val="115"/>
        </w:rPr>
        <w:t xml:space="preserve"> </w:t>
      </w:r>
      <w:r>
        <w:rPr>
          <w:w w:val="115"/>
        </w:rPr>
        <w:t>GenAI</w:t>
      </w:r>
      <w:r>
        <w:rPr>
          <w:spacing w:val="-3"/>
          <w:w w:val="115"/>
        </w:rPr>
        <w:t xml:space="preserve"> </w:t>
      </w:r>
      <w:r>
        <w:rPr>
          <w:w w:val="115"/>
        </w:rPr>
        <w:t>but</w:t>
      </w:r>
      <w:r>
        <w:rPr>
          <w:spacing w:val="-3"/>
          <w:w w:val="115"/>
        </w:rPr>
        <w:t xml:space="preserve"> </w:t>
      </w:r>
      <w:r>
        <w:rPr>
          <w:w w:val="115"/>
        </w:rPr>
        <w:t>are</w:t>
      </w:r>
      <w:r>
        <w:rPr>
          <w:spacing w:val="-3"/>
          <w:w w:val="115"/>
        </w:rPr>
        <w:t xml:space="preserve"> </w:t>
      </w:r>
      <w:r>
        <w:rPr>
          <w:w w:val="115"/>
        </w:rPr>
        <w:t>also</w:t>
      </w:r>
      <w:r>
        <w:rPr>
          <w:spacing w:val="-3"/>
          <w:w w:val="115"/>
        </w:rPr>
        <w:t xml:space="preserve"> </w:t>
      </w:r>
      <w:r>
        <w:rPr>
          <w:w w:val="115"/>
        </w:rPr>
        <w:t>keen</w:t>
      </w:r>
      <w:r>
        <w:rPr>
          <w:spacing w:val="-3"/>
          <w:w w:val="115"/>
        </w:rPr>
        <w:t xml:space="preserve"> </w:t>
      </w:r>
      <w:r>
        <w:rPr>
          <w:w w:val="115"/>
        </w:rPr>
        <w:t>on</w:t>
      </w:r>
      <w:r>
        <w:rPr>
          <w:spacing w:val="-3"/>
          <w:w w:val="115"/>
        </w:rPr>
        <w:t xml:space="preserve"> </w:t>
      </w:r>
      <w:r>
        <w:rPr>
          <w:w w:val="115"/>
        </w:rPr>
        <w:t>customizing</w:t>
      </w:r>
      <w:r>
        <w:rPr>
          <w:spacing w:val="-3"/>
          <w:w w:val="115"/>
        </w:rPr>
        <w:t xml:space="preserve"> </w:t>
      </w:r>
      <w:r>
        <w:rPr>
          <w:w w:val="115"/>
        </w:rPr>
        <w:t>its</w:t>
      </w:r>
      <w:r>
        <w:rPr>
          <w:spacing w:val="-3"/>
          <w:w w:val="115"/>
        </w:rPr>
        <w:t xml:space="preserve"> </w:t>
      </w:r>
      <w:r>
        <w:rPr>
          <w:w w:val="115"/>
        </w:rPr>
        <w:t>applications</w:t>
      </w:r>
      <w:r>
        <w:rPr>
          <w:spacing w:val="-3"/>
          <w:w w:val="115"/>
        </w:rPr>
        <w:t xml:space="preserve"> </w:t>
      </w:r>
      <w:r>
        <w:rPr>
          <w:w w:val="115"/>
        </w:rPr>
        <w:t>to</w:t>
      </w:r>
      <w:r>
        <w:rPr>
          <w:spacing w:val="-3"/>
          <w:w w:val="115"/>
        </w:rPr>
        <w:t xml:space="preserve"> </w:t>
      </w:r>
      <w:r>
        <w:rPr>
          <w:w w:val="115"/>
        </w:rPr>
        <w:t>meet</w:t>
      </w:r>
      <w:r>
        <w:rPr>
          <w:spacing w:val="-3"/>
          <w:w w:val="115"/>
        </w:rPr>
        <w:t xml:space="preserve"> </w:t>
      </w:r>
      <w:r>
        <w:rPr>
          <w:w w:val="115"/>
        </w:rPr>
        <w:t>specific</w:t>
      </w:r>
      <w:r>
        <w:rPr>
          <w:spacing w:val="-3"/>
          <w:w w:val="115"/>
        </w:rPr>
        <w:t xml:space="preserve"> </w:t>
      </w:r>
      <w:r>
        <w:rPr>
          <w:w w:val="115"/>
        </w:rPr>
        <w:t>security needs, thereby maximizing its benefits in the evolving landscape of cybersecurity.</w:t>
      </w:r>
      <w:r>
        <w:rPr>
          <w:rFonts w:ascii="微软雅黑" w:eastAsia="微软雅黑" w:cs="微软雅黑"/>
          <w:w w:val="115"/>
          <w:lang w:eastAsia="zh-CN"/>
        </w:rPr>
        <w:t xml:space="preserve"> </w:t>
      </w:r>
      <w:r>
        <w:rPr>
          <w:rFonts w:hint="eastAsia" w:ascii="微软雅黑" w:eastAsia="微软雅黑" w:cs="微软雅黑"/>
          <w:w w:val="115"/>
          <w:lang w:eastAsia="zh-CN"/>
        </w:rPr>
        <w:t>生成式</w:t>
      </w:r>
      <w:r>
        <w:rPr>
          <w:rFonts w:ascii="微软雅黑" w:eastAsia="微软雅黑" w:cs="微软雅黑"/>
          <w:w w:val="115"/>
          <w:lang w:eastAsia="zh-CN"/>
        </w:rPr>
        <w:t>AI在网络安全中的计划使用反映了各组织在</w:t>
      </w:r>
      <w:r>
        <w:rPr>
          <w:rFonts w:hint="eastAsia" w:ascii="微软雅黑" w:eastAsia="微软雅黑" w:cs="微软雅黑"/>
          <w:w w:val="115"/>
          <w:lang w:eastAsia="zh-CN"/>
        </w:rPr>
        <w:t>AI</w:t>
      </w:r>
      <w:r>
        <w:rPr>
          <w:rFonts w:ascii="微软雅黑" w:eastAsia="微软雅黑" w:cs="微软雅黑"/>
          <w:w w:val="115"/>
          <w:lang w:eastAsia="zh-CN"/>
        </w:rPr>
        <w:t>应用的广泛探索。调查结果显示，</w:t>
      </w:r>
      <w:r>
        <w:rPr>
          <w:rFonts w:hint="eastAsia" w:ascii="微软雅黑" w:eastAsia="微软雅黑" w:cs="微软雅黑"/>
          <w:w w:val="115"/>
          <w:lang w:eastAsia="zh-CN"/>
        </w:rPr>
        <w:t>Top5</w:t>
      </w:r>
      <w:r>
        <w:rPr>
          <w:rFonts w:ascii="微软雅黑" w:eastAsia="微软雅黑" w:cs="微软雅黑"/>
          <w:w w:val="115"/>
          <w:lang w:eastAsia="zh-CN"/>
        </w:rPr>
        <w:t>用例的分布相对均匀，表明</w:t>
      </w:r>
      <w:r>
        <w:rPr>
          <w:rFonts w:hint="eastAsia" w:ascii="微软雅黑" w:eastAsia="微软雅黑" w:cs="微软雅黑"/>
          <w:w w:val="115"/>
          <w:lang w:eastAsia="zh-CN"/>
        </w:rPr>
        <w:t>生成式</w:t>
      </w:r>
      <w:r>
        <w:rPr>
          <w:rFonts w:ascii="微软雅黑" w:eastAsia="微软雅黑" w:cs="微软雅黑"/>
          <w:w w:val="115"/>
          <w:lang w:eastAsia="zh-CN"/>
        </w:rPr>
        <w:t>AI预计会产生影响的领域多种多样。规则创建成为主要</w:t>
      </w:r>
      <w:r>
        <w:rPr>
          <w:rFonts w:hint="eastAsia" w:ascii="微软雅黑" w:eastAsia="微软雅黑" w:cs="微软雅黑"/>
          <w:w w:val="115"/>
          <w:lang w:eastAsia="zh-CN"/>
        </w:rPr>
        <w:t>使用</w:t>
      </w:r>
      <w:r>
        <w:rPr>
          <w:rFonts w:ascii="微软雅黑" w:eastAsia="微软雅黑" w:cs="微软雅黑"/>
          <w:w w:val="115"/>
          <w:lang w:eastAsia="zh-CN"/>
        </w:rPr>
        <w:t>用例，21%的组织旨在利用</w:t>
      </w:r>
      <w:r>
        <w:rPr>
          <w:rFonts w:hint="eastAsia" w:ascii="微软雅黑" w:eastAsia="微软雅黑" w:cs="微软雅黑"/>
          <w:w w:val="115"/>
          <w:lang w:eastAsia="zh-CN"/>
        </w:rPr>
        <w:t>生成式</w:t>
      </w:r>
      <w:r>
        <w:rPr>
          <w:rFonts w:ascii="微软雅黑" w:eastAsia="微软雅黑" w:cs="微软雅黑"/>
          <w:w w:val="115"/>
          <w:lang w:eastAsia="zh-CN"/>
        </w:rPr>
        <w:t>AI开发更复杂的安全</w:t>
      </w:r>
      <w:r>
        <w:rPr>
          <w:rFonts w:hint="eastAsia" w:ascii="微软雅黑" w:eastAsia="微软雅黑" w:cs="微软雅黑"/>
          <w:w w:val="115"/>
          <w:lang w:eastAsia="zh-CN"/>
        </w:rPr>
        <w:t>规则</w:t>
      </w:r>
      <w:r>
        <w:rPr>
          <w:rFonts w:ascii="微软雅黑" w:eastAsia="微软雅黑" w:cs="微软雅黑"/>
          <w:w w:val="115"/>
          <w:lang w:eastAsia="zh-CN"/>
        </w:rPr>
        <w:t>。紧随其后的是攻击模拟和合规违规监控，各占19%，突显了</w:t>
      </w:r>
      <w:r>
        <w:rPr>
          <w:rFonts w:hint="eastAsia" w:ascii="微软雅黑" w:eastAsia="微软雅黑" w:cs="微软雅黑"/>
          <w:w w:val="115"/>
          <w:lang w:eastAsia="zh-CN"/>
        </w:rPr>
        <w:t>生成式</w:t>
      </w:r>
      <w:r>
        <w:rPr>
          <w:rFonts w:ascii="微软雅黑" w:eastAsia="微软雅黑" w:cs="微软雅黑"/>
          <w:w w:val="115"/>
          <w:lang w:eastAsia="zh-CN"/>
        </w:rPr>
        <w:t>AI在加强主动安全措施和遵守监管方面的潜力。此外，16%的受访者希望使用</w:t>
      </w:r>
      <w:r>
        <w:rPr>
          <w:rFonts w:hint="eastAsia" w:ascii="微软雅黑" w:eastAsia="微软雅黑" w:cs="微软雅黑"/>
          <w:w w:val="115"/>
          <w:lang w:eastAsia="zh-CN"/>
        </w:rPr>
        <w:t>生成式</w:t>
      </w:r>
      <w:r>
        <w:rPr>
          <w:rFonts w:ascii="微软雅黑" w:eastAsia="微软雅黑" w:cs="微软雅黑"/>
          <w:w w:val="115"/>
          <w:lang w:eastAsia="zh-CN"/>
        </w:rPr>
        <w:t>AI进行网络检测，旨在改进网络威胁的识别。另有16%的</w:t>
      </w:r>
      <w:r>
        <w:rPr>
          <w:rFonts w:hint="eastAsia" w:ascii="微软雅黑" w:eastAsia="微软雅黑" w:cs="微软雅黑"/>
          <w:w w:val="115"/>
          <w:lang w:eastAsia="zh-CN"/>
        </w:rPr>
        <w:t>受访者</w:t>
      </w:r>
      <w:r>
        <w:rPr>
          <w:rFonts w:ascii="微软雅黑" w:eastAsia="微软雅黑" w:cs="微软雅黑"/>
          <w:w w:val="115"/>
          <w:lang w:eastAsia="zh-CN"/>
        </w:rPr>
        <w:t>专注于使用</w:t>
      </w:r>
      <w:r>
        <w:rPr>
          <w:rFonts w:hint="eastAsia" w:ascii="微软雅黑" w:eastAsia="微软雅黑" w:cs="微软雅黑"/>
          <w:w w:val="115"/>
          <w:lang w:eastAsia="zh-CN"/>
        </w:rPr>
        <w:t>生成式</w:t>
      </w:r>
      <w:r>
        <w:rPr>
          <w:rFonts w:ascii="微软雅黑" w:eastAsia="微软雅黑" w:cs="微软雅黑"/>
          <w:w w:val="115"/>
          <w:lang w:eastAsia="zh-CN"/>
        </w:rPr>
        <w:t>AI来减少误报，强调了其提高警报准确性和效率的潜力。这种兴趣在不同用例中的传播表明，组织不仅渴望采用</w:t>
      </w:r>
      <w:r>
        <w:rPr>
          <w:rFonts w:hint="eastAsia" w:ascii="微软雅黑" w:eastAsia="微软雅黑" w:cs="微软雅黑"/>
          <w:w w:val="115"/>
          <w:lang w:eastAsia="zh-CN"/>
        </w:rPr>
        <w:t>生成式</w:t>
      </w:r>
      <w:r>
        <w:rPr>
          <w:rFonts w:ascii="微软雅黑" w:eastAsia="微软雅黑" w:cs="微软雅黑"/>
          <w:w w:val="115"/>
          <w:lang w:eastAsia="zh-CN"/>
        </w:rPr>
        <w:t>AI</w:t>
      </w:r>
      <w:r>
        <w:rPr>
          <w:rFonts w:ascii="微软雅黑" w:eastAsia="微软雅黑" w:cs="微软雅黑"/>
          <w:spacing w:val="-3"/>
          <w:w w:val="115"/>
          <w:lang w:eastAsia="zh-CN"/>
        </w:rPr>
        <w:t>，</w:t>
      </w:r>
      <w:r>
        <w:rPr>
          <w:rFonts w:ascii="微软雅黑" w:eastAsia="微软雅黑" w:cs="微软雅黑"/>
          <w:w w:val="115"/>
          <w:lang w:eastAsia="zh-CN"/>
        </w:rPr>
        <w:t>而且热衷于定制其应用程序以满足特定</w:t>
      </w:r>
      <w:r>
        <w:rPr>
          <w:rFonts w:ascii="微软雅黑" w:eastAsia="微软雅黑" w:cs="微软雅黑"/>
          <w:spacing w:val="-3"/>
          <w:w w:val="115"/>
          <w:lang w:eastAsia="zh-CN"/>
        </w:rPr>
        <w:t>的</w:t>
      </w:r>
      <w:r>
        <w:rPr>
          <w:rFonts w:ascii="微软雅黑" w:eastAsia="微软雅黑" w:cs="微软雅黑"/>
          <w:w w:val="115"/>
          <w:lang w:eastAsia="zh-CN"/>
        </w:rPr>
        <w:t>安全需求，从而在不断发展的网络安全环境中最大限度地提高其效益。</w:t>
      </w:r>
    </w:p>
    <w:p>
      <w:pPr>
        <w:pStyle w:val="6"/>
        <w:spacing w:before="7"/>
        <w:rPr>
          <w:sz w:val="28"/>
          <w:lang w:eastAsia="zh-CN"/>
        </w:rPr>
      </w:pPr>
      <w:r>
        <mc:AlternateContent>
          <mc:Choice Requires="wps">
            <w:drawing>
              <wp:anchor distT="0" distB="0" distL="114300" distR="114300" simplePos="0" relativeHeight="251910144" behindDoc="1" locked="0" layoutInCell="1" allowOverlap="1">
                <wp:simplePos x="0" y="0"/>
                <wp:positionH relativeFrom="page">
                  <wp:posOffset>913765</wp:posOffset>
                </wp:positionH>
                <wp:positionV relativeFrom="paragraph">
                  <wp:posOffset>236855</wp:posOffset>
                </wp:positionV>
                <wp:extent cx="5941695" cy="252095"/>
                <wp:effectExtent l="0" t="0" r="1905" b="1905"/>
                <wp:wrapTopAndBottom/>
                <wp:docPr id="640" name="文本框 640"/>
                <wp:cNvGraphicFramePr/>
                <a:graphic xmlns:a="http://schemas.openxmlformats.org/drawingml/2006/main">
                  <a:graphicData uri="http://schemas.microsoft.com/office/word/2010/wordprocessingShape">
                    <wps:wsp>
                      <wps:cNvSpPr txBox="1"/>
                      <wps:spPr>
                        <a:xfrm>
                          <a:off x="0" y="0"/>
                          <a:ext cx="5941695" cy="252095"/>
                        </a:xfrm>
                        <a:prstGeom prst="rect">
                          <a:avLst/>
                        </a:prstGeom>
                        <a:solidFill>
                          <a:srgbClr val="EEF3F8"/>
                        </a:solidFill>
                        <a:ln>
                          <a:noFill/>
                        </a:ln>
                      </wps:spPr>
                      <wps:txbx>
                        <w:txbxContent>
                          <w:p>
                            <w:pPr>
                              <w:spacing w:before="87"/>
                              <w:ind w:left="894"/>
                              <w:rPr>
                                <w:rFonts w:ascii="Verdana"/>
                                <w:i/>
                                <w:color w:val="000000"/>
                                <w:sz w:val="17"/>
                                <w:lang w:eastAsia="zh-CN"/>
                              </w:rPr>
                            </w:pPr>
                            <w:r>
                              <w:rPr>
                                <w:rFonts w:hint="eastAsia" w:ascii="宋体" w:hAnsi="宋体" w:eastAsia="宋体" w:cs="宋体"/>
                                <w:i/>
                                <w:color w:val="454C5B"/>
                                <w:w w:val="90"/>
                                <w:sz w:val="17"/>
                                <w:lang w:eastAsia="zh-CN"/>
                              </w:rPr>
                              <w:t>你的组织计划如何使用生成式AI用于网络安全</w:t>
                            </w:r>
                            <w:r>
                              <w:rPr>
                                <w:rFonts w:ascii="Verdana"/>
                                <w:i/>
                                <w:color w:val="454C5B"/>
                                <w:w w:val="90"/>
                                <w:sz w:val="17"/>
                                <w:lang w:eastAsia="zh-CN"/>
                              </w:rPr>
                              <w:t>?</w:t>
                            </w:r>
                            <w:r>
                              <w:rPr>
                                <w:rFonts w:ascii="Verdana"/>
                                <w:i/>
                                <w:color w:val="454C5B"/>
                                <w:spacing w:val="-6"/>
                                <w:sz w:val="17"/>
                                <w:lang w:eastAsia="zh-CN"/>
                              </w:rPr>
                              <w:t xml:space="preserve"> </w:t>
                            </w:r>
                            <w:r>
                              <w:rPr>
                                <w:rFonts w:ascii="Verdana"/>
                                <w:i/>
                                <w:color w:val="454C5B"/>
                                <w:w w:val="90"/>
                                <w:sz w:val="17"/>
                                <w:lang w:eastAsia="zh-CN"/>
                              </w:rPr>
                              <w:t>(</w:t>
                            </w:r>
                            <w:r>
                              <w:rPr>
                                <w:rFonts w:hint="eastAsia" w:ascii="宋体" w:hAnsi="宋体" w:eastAsia="宋体" w:cs="宋体"/>
                                <w:i/>
                                <w:color w:val="454C5B"/>
                                <w:w w:val="90"/>
                                <w:sz w:val="17"/>
                                <w:lang w:eastAsia="zh-CN"/>
                              </w:rPr>
                              <w:t>选择Top3 用例</w:t>
                            </w:r>
                            <w:r>
                              <w:rPr>
                                <w:rFonts w:ascii="Verdana"/>
                                <w:i/>
                                <w:color w:val="454C5B"/>
                                <w:spacing w:val="-2"/>
                                <w:w w:val="90"/>
                                <w:sz w:val="17"/>
                                <w:lang w:eastAsia="zh-CN"/>
                              </w:rPr>
                              <w:t>)</w:t>
                            </w:r>
                          </w:p>
                        </w:txbxContent>
                      </wps:txbx>
                      <wps:bodyPr lIns="0" tIns="0" rIns="0" bIns="0" upright="1"/>
                    </wps:wsp>
                  </a:graphicData>
                </a:graphic>
              </wp:anchor>
            </w:drawing>
          </mc:Choice>
          <mc:Fallback>
            <w:pict>
              <v:shape id="_x0000_s1026" o:spid="_x0000_s1026" o:spt="202" type="#_x0000_t202" style="position:absolute;left:0pt;margin-left:71.95pt;margin-top:18.65pt;height:19.85pt;width:467.85pt;mso-position-horizontal-relative:page;mso-wrap-distance-bottom:0pt;mso-wrap-distance-top:0pt;z-index:-251406336;mso-width-relative:page;mso-height-relative:page;" fillcolor="#EEF3F8" filled="t" stroked="f" coordsize="21600,21600" o:gfxdata="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jFvtK2AAAAAoBAAAPAAAAAAAAAAEAIAAA&#10;ACIAAABkcnMvZG93bnJldi54bWxQSwECFAAUAAAACACHTuJAPgxjMNMBAACfAwAADgAAAAAAAAAB&#10;ACAAAAAnAQAAZHJzL2Uyb0RvYy54bWxQSwUGAAAAAAYABgBZAQAAbAUAAAAA&#10;">
                <v:fill on="t" focussize="0,0"/>
                <v:stroke on="f"/>
                <v:imagedata o:title=""/>
                <o:lock v:ext="edit" aspectratio="f"/>
                <v:textbox inset="0mm,0mm,0mm,0mm">
                  <w:txbxContent>
                    <w:p>
                      <w:pPr>
                        <w:spacing w:before="87"/>
                        <w:ind w:left="894"/>
                        <w:rPr>
                          <w:rFonts w:ascii="Verdana"/>
                          <w:i/>
                          <w:color w:val="000000"/>
                          <w:sz w:val="17"/>
                          <w:lang w:eastAsia="zh-CN"/>
                        </w:rPr>
                      </w:pPr>
                      <w:r>
                        <w:rPr>
                          <w:rFonts w:hint="eastAsia" w:ascii="宋体" w:hAnsi="宋体" w:eastAsia="宋体" w:cs="宋体"/>
                          <w:i/>
                          <w:color w:val="454C5B"/>
                          <w:w w:val="90"/>
                          <w:sz w:val="17"/>
                          <w:lang w:eastAsia="zh-CN"/>
                        </w:rPr>
                        <w:t>你的组织计划如何使用生成式AI用于网络安全</w:t>
                      </w:r>
                      <w:r>
                        <w:rPr>
                          <w:rFonts w:ascii="Verdana"/>
                          <w:i/>
                          <w:color w:val="454C5B"/>
                          <w:w w:val="90"/>
                          <w:sz w:val="17"/>
                          <w:lang w:eastAsia="zh-CN"/>
                        </w:rPr>
                        <w:t>?</w:t>
                      </w:r>
                      <w:r>
                        <w:rPr>
                          <w:rFonts w:ascii="Verdana"/>
                          <w:i/>
                          <w:color w:val="454C5B"/>
                          <w:spacing w:val="-6"/>
                          <w:sz w:val="17"/>
                          <w:lang w:eastAsia="zh-CN"/>
                        </w:rPr>
                        <w:t xml:space="preserve"> </w:t>
                      </w:r>
                      <w:r>
                        <w:rPr>
                          <w:rFonts w:ascii="Verdana"/>
                          <w:i/>
                          <w:color w:val="454C5B"/>
                          <w:w w:val="90"/>
                          <w:sz w:val="17"/>
                          <w:lang w:eastAsia="zh-CN"/>
                        </w:rPr>
                        <w:t>(</w:t>
                      </w:r>
                      <w:r>
                        <w:rPr>
                          <w:rFonts w:hint="eastAsia" w:ascii="宋体" w:hAnsi="宋体" w:eastAsia="宋体" w:cs="宋体"/>
                          <w:i/>
                          <w:color w:val="454C5B"/>
                          <w:w w:val="90"/>
                          <w:sz w:val="17"/>
                          <w:lang w:eastAsia="zh-CN"/>
                        </w:rPr>
                        <w:t>选择Top3 用例</w:t>
                      </w:r>
                      <w:r>
                        <w:rPr>
                          <w:rFonts w:ascii="Verdana"/>
                          <w:i/>
                          <w:color w:val="454C5B"/>
                          <w:spacing w:val="-2"/>
                          <w:w w:val="90"/>
                          <w:sz w:val="17"/>
                          <w:lang w:eastAsia="zh-CN"/>
                        </w:rPr>
                        <w:t>)</w:t>
                      </w:r>
                    </w:p>
                  </w:txbxContent>
                </v:textbox>
                <w10:wrap type="topAndBottom"/>
              </v:shape>
            </w:pict>
          </mc:Fallback>
        </mc:AlternateContent>
      </w:r>
    </w:p>
    <w:p>
      <w:pPr>
        <w:pStyle w:val="6"/>
        <w:rPr>
          <w:lang w:eastAsia="zh-CN"/>
        </w:rPr>
      </w:pPr>
    </w:p>
    <w:p>
      <w:pPr>
        <w:pStyle w:val="6"/>
        <w:rPr>
          <w:lang w:eastAsia="zh-CN"/>
        </w:rPr>
      </w:pPr>
      <w:r>
        <mc:AlternateContent>
          <mc:Choice Requires="wpg">
            <w:drawing>
              <wp:anchor distT="0" distB="0" distL="114300" distR="114300" simplePos="0" relativeHeight="251904000" behindDoc="1" locked="0" layoutInCell="1" allowOverlap="1">
                <wp:simplePos x="0" y="0"/>
                <wp:positionH relativeFrom="page">
                  <wp:posOffset>1037590</wp:posOffset>
                </wp:positionH>
                <wp:positionV relativeFrom="paragraph">
                  <wp:posOffset>51435</wp:posOffset>
                </wp:positionV>
                <wp:extent cx="5996940" cy="3013075"/>
                <wp:effectExtent l="635" t="635" r="9525" b="0"/>
                <wp:wrapNone/>
                <wp:docPr id="641" name="组合 641"/>
                <wp:cNvGraphicFramePr/>
                <a:graphic xmlns:a="http://schemas.openxmlformats.org/drawingml/2006/main">
                  <a:graphicData uri="http://schemas.microsoft.com/office/word/2010/wordprocessingGroup">
                    <wpg:wgp>
                      <wpg:cNvGrpSpPr/>
                      <wpg:grpSpPr>
                        <a:xfrm>
                          <a:off x="0" y="0"/>
                          <a:ext cx="5996940" cy="3013075"/>
                          <a:chOff x="1414" y="4697"/>
                          <a:chExt cx="9444" cy="4458"/>
                        </a:xfrm>
                      </wpg:grpSpPr>
                      <pic:pic xmlns:pic="http://schemas.openxmlformats.org/drawingml/2006/picture">
                        <pic:nvPicPr>
                          <pic:cNvPr id="642" name="docshape595"/>
                          <pic:cNvPicPr>
                            <a:picLocks noChangeAspect="1"/>
                          </pic:cNvPicPr>
                        </pic:nvPicPr>
                        <pic:blipFill>
                          <a:blip r:embed="rId75"/>
                          <a:stretch>
                            <a:fillRect/>
                          </a:stretch>
                        </pic:blipFill>
                        <pic:spPr>
                          <a:xfrm>
                            <a:off x="1433" y="5443"/>
                            <a:ext cx="9415" cy="3711"/>
                          </a:xfrm>
                          <a:prstGeom prst="rect">
                            <a:avLst/>
                          </a:prstGeom>
                          <a:noFill/>
                          <a:ln>
                            <a:noFill/>
                          </a:ln>
                        </pic:spPr>
                      </pic:pic>
                      <wps:wsp>
                        <wps:cNvPr id="643" name="任意多边形 480"/>
                        <wps:cNvSpPr/>
                        <wps:spPr>
                          <a:xfrm>
                            <a:off x="1445" y="5462"/>
                            <a:ext cx="9381" cy="3418"/>
                          </a:xfrm>
                          <a:custGeom>
                            <a:avLst/>
                            <a:gdLst/>
                            <a:ahLst/>
                            <a:cxnLst/>
                            <a:pathLst>
                              <a:path w="9381" h="3418">
                                <a:moveTo>
                                  <a:pt x="9345" y="3418"/>
                                </a:moveTo>
                                <a:lnTo>
                                  <a:pt x="35" y="3418"/>
                                </a:lnTo>
                                <a:lnTo>
                                  <a:pt x="21" y="3415"/>
                                </a:lnTo>
                                <a:lnTo>
                                  <a:pt x="10" y="3408"/>
                                </a:lnTo>
                                <a:lnTo>
                                  <a:pt x="2" y="3396"/>
                                </a:lnTo>
                                <a:lnTo>
                                  <a:pt x="0" y="3383"/>
                                </a:lnTo>
                                <a:lnTo>
                                  <a:pt x="0" y="36"/>
                                </a:lnTo>
                                <a:lnTo>
                                  <a:pt x="2" y="22"/>
                                </a:lnTo>
                                <a:lnTo>
                                  <a:pt x="10" y="11"/>
                                </a:lnTo>
                                <a:lnTo>
                                  <a:pt x="21" y="3"/>
                                </a:lnTo>
                                <a:lnTo>
                                  <a:pt x="35" y="0"/>
                                </a:lnTo>
                                <a:lnTo>
                                  <a:pt x="9345" y="0"/>
                                </a:lnTo>
                                <a:lnTo>
                                  <a:pt x="9358" y="3"/>
                                </a:lnTo>
                                <a:lnTo>
                                  <a:pt x="9370" y="11"/>
                                </a:lnTo>
                                <a:lnTo>
                                  <a:pt x="9377" y="22"/>
                                </a:lnTo>
                                <a:lnTo>
                                  <a:pt x="9380" y="36"/>
                                </a:lnTo>
                                <a:lnTo>
                                  <a:pt x="9380" y="3383"/>
                                </a:lnTo>
                                <a:lnTo>
                                  <a:pt x="9377" y="3396"/>
                                </a:lnTo>
                                <a:lnTo>
                                  <a:pt x="9370" y="3408"/>
                                </a:lnTo>
                                <a:lnTo>
                                  <a:pt x="9358" y="3415"/>
                                </a:lnTo>
                                <a:lnTo>
                                  <a:pt x="9345" y="3418"/>
                                </a:lnTo>
                                <a:close/>
                              </a:path>
                            </a:pathLst>
                          </a:custGeom>
                          <a:solidFill>
                            <a:srgbClr val="EEF3F8"/>
                          </a:solidFill>
                          <a:ln>
                            <a:noFill/>
                          </a:ln>
                        </wps:spPr>
                        <wps:bodyPr upright="1"/>
                      </wps:wsp>
                      <pic:pic xmlns:pic="http://schemas.openxmlformats.org/drawingml/2006/picture">
                        <pic:nvPicPr>
                          <pic:cNvPr id="644" name="docshape597"/>
                          <pic:cNvPicPr>
                            <a:picLocks noChangeAspect="1"/>
                          </pic:cNvPicPr>
                        </pic:nvPicPr>
                        <pic:blipFill>
                          <a:blip r:embed="rId76"/>
                          <a:stretch>
                            <a:fillRect/>
                          </a:stretch>
                        </pic:blipFill>
                        <pic:spPr>
                          <a:xfrm>
                            <a:off x="1417" y="5414"/>
                            <a:ext cx="184" cy="185"/>
                          </a:xfrm>
                          <a:prstGeom prst="rect">
                            <a:avLst/>
                          </a:prstGeom>
                          <a:noFill/>
                          <a:ln>
                            <a:noFill/>
                          </a:ln>
                        </pic:spPr>
                      </pic:pic>
                      <pic:pic xmlns:pic="http://schemas.openxmlformats.org/drawingml/2006/picture">
                        <pic:nvPicPr>
                          <pic:cNvPr id="645" name="docshape598"/>
                          <pic:cNvPicPr>
                            <a:picLocks noChangeAspect="1"/>
                          </pic:cNvPicPr>
                        </pic:nvPicPr>
                        <pic:blipFill>
                          <a:blip r:embed="rId77"/>
                          <a:stretch>
                            <a:fillRect/>
                          </a:stretch>
                        </pic:blipFill>
                        <pic:spPr>
                          <a:xfrm>
                            <a:off x="10673" y="5410"/>
                            <a:ext cx="184" cy="185"/>
                          </a:xfrm>
                          <a:prstGeom prst="rect">
                            <a:avLst/>
                          </a:prstGeom>
                          <a:noFill/>
                          <a:ln>
                            <a:noFill/>
                          </a:ln>
                        </pic:spPr>
                      </pic:pic>
                      <pic:pic xmlns:pic="http://schemas.openxmlformats.org/drawingml/2006/picture">
                        <pic:nvPicPr>
                          <pic:cNvPr id="646" name="docshape599"/>
                          <pic:cNvPicPr>
                            <a:picLocks noChangeAspect="1"/>
                          </pic:cNvPicPr>
                        </pic:nvPicPr>
                        <pic:blipFill>
                          <a:blip r:embed="rId78"/>
                          <a:stretch>
                            <a:fillRect/>
                          </a:stretch>
                        </pic:blipFill>
                        <pic:spPr>
                          <a:xfrm>
                            <a:off x="10673" y="8707"/>
                            <a:ext cx="184" cy="185"/>
                          </a:xfrm>
                          <a:prstGeom prst="rect">
                            <a:avLst/>
                          </a:prstGeom>
                          <a:noFill/>
                          <a:ln>
                            <a:noFill/>
                          </a:ln>
                        </pic:spPr>
                      </pic:pic>
                      <pic:pic xmlns:pic="http://schemas.openxmlformats.org/drawingml/2006/picture">
                        <pic:nvPicPr>
                          <pic:cNvPr id="647" name="docshape600"/>
                          <pic:cNvPicPr>
                            <a:picLocks noChangeAspect="1"/>
                          </pic:cNvPicPr>
                        </pic:nvPicPr>
                        <pic:blipFill>
                          <a:blip r:embed="rId79"/>
                          <a:stretch>
                            <a:fillRect/>
                          </a:stretch>
                        </pic:blipFill>
                        <pic:spPr>
                          <a:xfrm>
                            <a:off x="1413" y="8707"/>
                            <a:ext cx="184" cy="185"/>
                          </a:xfrm>
                          <a:prstGeom prst="rect">
                            <a:avLst/>
                          </a:prstGeom>
                          <a:noFill/>
                          <a:ln>
                            <a:noFill/>
                          </a:ln>
                        </pic:spPr>
                      </pic:pic>
                      <wps:wsp>
                        <wps:cNvPr id="648" name="任意多边形 485"/>
                        <wps:cNvSpPr/>
                        <wps:spPr>
                          <a:xfrm>
                            <a:off x="5578" y="4696"/>
                            <a:ext cx="1115" cy="1116"/>
                          </a:xfrm>
                          <a:custGeom>
                            <a:avLst/>
                            <a:gdLst/>
                            <a:ahLst/>
                            <a:cxnLst/>
                            <a:pathLst>
                              <a:path w="1115" h="1116">
                                <a:moveTo>
                                  <a:pt x="557" y="1116"/>
                                </a:moveTo>
                                <a:lnTo>
                                  <a:pt x="481" y="1111"/>
                                </a:lnTo>
                                <a:lnTo>
                                  <a:pt x="409" y="1096"/>
                                </a:lnTo>
                                <a:lnTo>
                                  <a:pt x="340" y="1072"/>
                                </a:lnTo>
                                <a:lnTo>
                                  <a:pt x="276" y="1040"/>
                                </a:lnTo>
                                <a:lnTo>
                                  <a:pt x="216" y="1000"/>
                                </a:lnTo>
                                <a:lnTo>
                                  <a:pt x="163" y="952"/>
                                </a:lnTo>
                                <a:lnTo>
                                  <a:pt x="116" y="899"/>
                                </a:lnTo>
                                <a:lnTo>
                                  <a:pt x="76" y="839"/>
                                </a:lnTo>
                                <a:lnTo>
                                  <a:pt x="43" y="775"/>
                                </a:lnTo>
                                <a:lnTo>
                                  <a:pt x="20" y="706"/>
                                </a:lnTo>
                                <a:lnTo>
                                  <a:pt x="5" y="634"/>
                                </a:lnTo>
                                <a:lnTo>
                                  <a:pt x="0" y="558"/>
                                </a:lnTo>
                                <a:lnTo>
                                  <a:pt x="5" y="482"/>
                                </a:lnTo>
                                <a:lnTo>
                                  <a:pt x="20" y="410"/>
                                </a:lnTo>
                                <a:lnTo>
                                  <a:pt x="43" y="341"/>
                                </a:lnTo>
                                <a:lnTo>
                                  <a:pt x="76" y="276"/>
                                </a:lnTo>
                                <a:lnTo>
                                  <a:pt x="116" y="217"/>
                                </a:lnTo>
                                <a:lnTo>
                                  <a:pt x="163" y="163"/>
                                </a:lnTo>
                                <a:lnTo>
                                  <a:pt x="216" y="116"/>
                                </a:lnTo>
                                <a:lnTo>
                                  <a:pt x="276" y="76"/>
                                </a:lnTo>
                                <a:lnTo>
                                  <a:pt x="340" y="44"/>
                                </a:lnTo>
                                <a:lnTo>
                                  <a:pt x="409" y="20"/>
                                </a:lnTo>
                                <a:lnTo>
                                  <a:pt x="481" y="5"/>
                                </a:lnTo>
                                <a:lnTo>
                                  <a:pt x="557" y="0"/>
                                </a:lnTo>
                                <a:lnTo>
                                  <a:pt x="632" y="5"/>
                                </a:lnTo>
                                <a:lnTo>
                                  <a:pt x="705" y="20"/>
                                </a:lnTo>
                                <a:lnTo>
                                  <a:pt x="774" y="44"/>
                                </a:lnTo>
                                <a:lnTo>
                                  <a:pt x="838" y="76"/>
                                </a:lnTo>
                                <a:lnTo>
                                  <a:pt x="897" y="116"/>
                                </a:lnTo>
                                <a:lnTo>
                                  <a:pt x="951" y="163"/>
                                </a:lnTo>
                                <a:lnTo>
                                  <a:pt x="998" y="217"/>
                                </a:lnTo>
                                <a:lnTo>
                                  <a:pt x="1038" y="276"/>
                                </a:lnTo>
                                <a:lnTo>
                                  <a:pt x="1070" y="341"/>
                                </a:lnTo>
                                <a:lnTo>
                                  <a:pt x="1094" y="410"/>
                                </a:lnTo>
                                <a:lnTo>
                                  <a:pt x="1109" y="482"/>
                                </a:lnTo>
                                <a:lnTo>
                                  <a:pt x="1114" y="558"/>
                                </a:lnTo>
                                <a:lnTo>
                                  <a:pt x="1109" y="634"/>
                                </a:lnTo>
                                <a:lnTo>
                                  <a:pt x="1094" y="706"/>
                                </a:lnTo>
                                <a:lnTo>
                                  <a:pt x="1070" y="775"/>
                                </a:lnTo>
                                <a:lnTo>
                                  <a:pt x="1038" y="839"/>
                                </a:lnTo>
                                <a:lnTo>
                                  <a:pt x="998" y="899"/>
                                </a:lnTo>
                                <a:lnTo>
                                  <a:pt x="951" y="952"/>
                                </a:lnTo>
                                <a:lnTo>
                                  <a:pt x="897" y="1000"/>
                                </a:lnTo>
                                <a:lnTo>
                                  <a:pt x="838" y="1040"/>
                                </a:lnTo>
                                <a:lnTo>
                                  <a:pt x="774" y="1072"/>
                                </a:lnTo>
                                <a:lnTo>
                                  <a:pt x="705" y="1096"/>
                                </a:lnTo>
                                <a:lnTo>
                                  <a:pt x="632" y="1111"/>
                                </a:lnTo>
                                <a:lnTo>
                                  <a:pt x="557" y="1116"/>
                                </a:lnTo>
                                <a:close/>
                              </a:path>
                            </a:pathLst>
                          </a:custGeom>
                          <a:solidFill>
                            <a:srgbClr val="FF7A00"/>
                          </a:solidFill>
                          <a:ln>
                            <a:noFill/>
                          </a:ln>
                        </wps:spPr>
                        <wps:bodyPr upright="1"/>
                      </wps:wsp>
                      <wps:wsp>
                        <wps:cNvPr id="649" name="任意多边形 486"/>
                        <wps:cNvSpPr/>
                        <wps:spPr>
                          <a:xfrm>
                            <a:off x="5710" y="4829"/>
                            <a:ext cx="851" cy="852"/>
                          </a:xfrm>
                          <a:custGeom>
                            <a:avLst/>
                            <a:gdLst/>
                            <a:ahLst/>
                            <a:cxnLst/>
                            <a:pathLst>
                              <a:path w="851" h="852">
                                <a:moveTo>
                                  <a:pt x="679" y="768"/>
                                </a:moveTo>
                                <a:lnTo>
                                  <a:pt x="590" y="819"/>
                                </a:lnTo>
                                <a:lnTo>
                                  <a:pt x="488" y="847"/>
                                </a:lnTo>
                                <a:lnTo>
                                  <a:pt x="412" y="852"/>
                                </a:lnTo>
                                <a:lnTo>
                                  <a:pt x="337" y="843"/>
                                </a:lnTo>
                                <a:lnTo>
                                  <a:pt x="267" y="821"/>
                                </a:lnTo>
                                <a:lnTo>
                                  <a:pt x="202" y="789"/>
                                </a:lnTo>
                                <a:lnTo>
                                  <a:pt x="144" y="745"/>
                                </a:lnTo>
                                <a:lnTo>
                                  <a:pt x="94" y="693"/>
                                </a:lnTo>
                                <a:lnTo>
                                  <a:pt x="53" y="632"/>
                                </a:lnTo>
                                <a:lnTo>
                                  <a:pt x="23" y="563"/>
                                </a:lnTo>
                                <a:lnTo>
                                  <a:pt x="5" y="489"/>
                                </a:lnTo>
                                <a:lnTo>
                                  <a:pt x="0" y="412"/>
                                </a:lnTo>
                                <a:lnTo>
                                  <a:pt x="9" y="338"/>
                                </a:lnTo>
                                <a:lnTo>
                                  <a:pt x="31" y="267"/>
                                </a:lnTo>
                                <a:lnTo>
                                  <a:pt x="64" y="202"/>
                                </a:lnTo>
                                <a:lnTo>
                                  <a:pt x="107" y="144"/>
                                </a:lnTo>
                                <a:lnTo>
                                  <a:pt x="159" y="94"/>
                                </a:lnTo>
                                <a:lnTo>
                                  <a:pt x="220" y="53"/>
                                </a:lnTo>
                                <a:lnTo>
                                  <a:pt x="289" y="23"/>
                                </a:lnTo>
                                <a:lnTo>
                                  <a:pt x="363" y="5"/>
                                </a:lnTo>
                                <a:lnTo>
                                  <a:pt x="440" y="0"/>
                                </a:lnTo>
                                <a:lnTo>
                                  <a:pt x="514" y="9"/>
                                </a:lnTo>
                                <a:lnTo>
                                  <a:pt x="584" y="31"/>
                                </a:lnTo>
                                <a:lnTo>
                                  <a:pt x="649" y="63"/>
                                </a:lnTo>
                                <a:lnTo>
                                  <a:pt x="707" y="107"/>
                                </a:lnTo>
                                <a:lnTo>
                                  <a:pt x="757" y="159"/>
                                </a:lnTo>
                                <a:lnTo>
                                  <a:pt x="798" y="220"/>
                                </a:lnTo>
                                <a:lnTo>
                                  <a:pt x="828" y="289"/>
                                </a:lnTo>
                                <a:lnTo>
                                  <a:pt x="846" y="363"/>
                                </a:lnTo>
                                <a:lnTo>
                                  <a:pt x="851" y="431"/>
                                </a:lnTo>
                                <a:lnTo>
                                  <a:pt x="849" y="464"/>
                                </a:lnTo>
                                <a:lnTo>
                                  <a:pt x="845" y="497"/>
                                </a:lnTo>
                              </a:path>
                            </a:pathLst>
                          </a:custGeom>
                          <a:noFill/>
                          <a:ln w="14157" cap="flat" cmpd="sng">
                            <a:solidFill>
                              <a:srgbClr val="FFE7BD"/>
                            </a:solidFill>
                            <a:prstDash val="solid"/>
                            <a:headEnd type="none" w="med" len="med"/>
                            <a:tailEnd type="none" w="med" len="med"/>
                          </a:ln>
                        </wps:spPr>
                        <wps:bodyPr upright="1"/>
                      </wps:wsp>
                      <wps:wsp>
                        <wps:cNvPr id="650" name="任意多边形 487"/>
                        <wps:cNvSpPr/>
                        <wps:spPr>
                          <a:xfrm>
                            <a:off x="5854" y="4968"/>
                            <a:ext cx="568" cy="572"/>
                          </a:xfrm>
                          <a:custGeom>
                            <a:avLst/>
                            <a:gdLst/>
                            <a:ahLst/>
                            <a:cxnLst/>
                            <a:pathLst>
                              <a:path w="568" h="572">
                                <a:moveTo>
                                  <a:pt x="100" y="64"/>
                                </a:moveTo>
                                <a:lnTo>
                                  <a:pt x="145" y="33"/>
                                </a:lnTo>
                                <a:lnTo>
                                  <a:pt x="196" y="12"/>
                                </a:lnTo>
                                <a:lnTo>
                                  <a:pt x="252" y="0"/>
                                </a:lnTo>
                                <a:lnTo>
                                  <a:pt x="310" y="0"/>
                                </a:lnTo>
                                <a:lnTo>
                                  <a:pt x="385" y="18"/>
                                </a:lnTo>
                                <a:lnTo>
                                  <a:pt x="450" y="53"/>
                                </a:lnTo>
                                <a:lnTo>
                                  <a:pt x="503" y="104"/>
                                </a:lnTo>
                                <a:lnTo>
                                  <a:pt x="542" y="166"/>
                                </a:lnTo>
                                <a:lnTo>
                                  <a:pt x="565" y="237"/>
                                </a:lnTo>
                                <a:lnTo>
                                  <a:pt x="567" y="314"/>
                                </a:lnTo>
                                <a:lnTo>
                                  <a:pt x="550" y="389"/>
                                </a:lnTo>
                                <a:lnTo>
                                  <a:pt x="514" y="455"/>
                                </a:lnTo>
                                <a:lnTo>
                                  <a:pt x="464" y="508"/>
                                </a:lnTo>
                                <a:lnTo>
                                  <a:pt x="402" y="547"/>
                                </a:lnTo>
                                <a:lnTo>
                                  <a:pt x="330" y="569"/>
                                </a:lnTo>
                                <a:lnTo>
                                  <a:pt x="254" y="572"/>
                                </a:lnTo>
                                <a:lnTo>
                                  <a:pt x="180" y="555"/>
                                </a:lnTo>
                                <a:lnTo>
                                  <a:pt x="115" y="520"/>
                                </a:lnTo>
                                <a:lnTo>
                                  <a:pt x="62" y="471"/>
                                </a:lnTo>
                                <a:lnTo>
                                  <a:pt x="23" y="411"/>
                                </a:lnTo>
                                <a:lnTo>
                                  <a:pt x="0" y="342"/>
                                </a:lnTo>
                              </a:path>
                            </a:pathLst>
                          </a:custGeom>
                          <a:noFill/>
                          <a:ln w="14157" cap="flat" cmpd="sng">
                            <a:solidFill>
                              <a:srgbClr val="FFE7BD"/>
                            </a:solidFill>
                            <a:prstDash val="solid"/>
                            <a:headEnd type="none" w="med" len="med"/>
                            <a:tailEnd type="none" w="med" len="med"/>
                          </a:ln>
                        </wps:spPr>
                        <wps:bodyPr upright="1"/>
                      </wps:wsp>
                      <pic:pic xmlns:pic="http://schemas.openxmlformats.org/drawingml/2006/picture">
                        <pic:nvPicPr>
                          <pic:cNvPr id="651" name="docshape604"/>
                          <pic:cNvPicPr>
                            <a:picLocks noChangeAspect="1"/>
                          </pic:cNvPicPr>
                        </pic:nvPicPr>
                        <pic:blipFill>
                          <a:blip r:embed="rId80"/>
                          <a:stretch>
                            <a:fillRect/>
                          </a:stretch>
                        </pic:blipFill>
                        <pic:spPr>
                          <a:xfrm>
                            <a:off x="6317" y="5454"/>
                            <a:ext cx="217" cy="216"/>
                          </a:xfrm>
                          <a:prstGeom prst="rect">
                            <a:avLst/>
                          </a:prstGeom>
                          <a:noFill/>
                          <a:ln>
                            <a:noFill/>
                          </a:ln>
                        </pic:spPr>
                      </pic:pic>
                      <pic:pic xmlns:pic="http://schemas.openxmlformats.org/drawingml/2006/picture">
                        <pic:nvPicPr>
                          <pic:cNvPr id="652" name="docshape605"/>
                          <pic:cNvPicPr>
                            <a:picLocks noChangeAspect="1"/>
                          </pic:cNvPicPr>
                        </pic:nvPicPr>
                        <pic:blipFill>
                          <a:blip r:embed="rId81"/>
                          <a:stretch>
                            <a:fillRect/>
                          </a:stretch>
                        </pic:blipFill>
                        <pic:spPr>
                          <a:xfrm>
                            <a:off x="5797" y="4972"/>
                            <a:ext cx="487" cy="387"/>
                          </a:xfrm>
                          <a:prstGeom prst="rect">
                            <a:avLst/>
                          </a:prstGeom>
                          <a:noFill/>
                          <a:ln>
                            <a:noFill/>
                          </a:ln>
                        </pic:spPr>
                      </pic:pic>
                    </wpg:wgp>
                  </a:graphicData>
                </a:graphic>
              </wp:anchor>
            </w:drawing>
          </mc:Choice>
          <mc:Fallback>
            <w:pict>
              <v:group id="_x0000_s1026" o:spid="_x0000_s1026" o:spt="203" style="position:absolute;left:0pt;margin-left:81.7pt;margin-top:4.05pt;height:237.25pt;width:472.2pt;mso-position-horizontal-relative:page;z-index:-251412480;mso-width-relative:page;mso-height-relative:page;" coordorigin="1414,4697" coordsize="9444,4458" o:gfxdata="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">
                <o:lock v:ext="edit" aspectratio="f"/>
                <v:shape id="docshape595" o:spid="_x0000_s1026" o:spt="75" type="#_x0000_t75" style="position:absolute;left:1433;top:5443;height:3711;width:9415;" filled="f" o:preferrelative="t" stroked="f" coordsize="21600,21600" o:gfxdata="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fUPWO8AAAA&#10;3AAAAA8AAAAAAAAAAQAgAAAAIgAAAGRycy9kb3ducmV2LnhtbFBLAQIUABQAAAAIAIdO4kAzLwWe&#10;OwAAADkAAAAQAAAAAAAAAAEAIAAAAAsBAABkcnMvc2hhcGV4bWwueG1sUEsFBgAAAAAGAAYAWwEA&#10;ALUDAAAAAA==&#10;">
                  <v:fill on="f" focussize="0,0"/>
                  <v:stroke on="f"/>
                  <v:imagedata r:id="rId75" o:title=""/>
                  <o:lock v:ext="edit" aspectratio="t"/>
                </v:shape>
                <v:shape id="任意多边形 480" o:spid="_x0000_s1026" o:spt="100" style="position:absolute;left:1445;top:5462;height:3418;width:9381;" fillcolor="#EEF3F8" filled="t" stroked="f" coordsize="9381,3418" o:gfxdata="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Ytcm/&#10;AAAA3AAAAA8AAAAAAAAAAQAgAAAAIgAAAGRycy9kb3ducmV2LnhtbFBLAQIUABQAAAAIAIdO4kAz&#10;LwWeOwAAADkAAAAQAAAAAAAAAAEAIAAAAA4BAABkcnMvc2hhcGV4bWwueG1sUEsFBgAAAAAGAAYA&#10;WwEAALgDAAAAAA==&#10;" path="m9345,3418l35,3418,21,3415,10,3408,2,3396,0,3383,0,36,2,22,10,11,21,3,35,0,9345,0,9358,3,9370,11,9377,22,9380,36,9380,3383,9377,3396,9370,3408,9358,3415,9345,3418xe">
                  <v:fill on="t" focussize="0,0"/>
                  <v:stroke on="f"/>
                  <v:imagedata o:title=""/>
                  <o:lock v:ext="edit" aspectratio="f"/>
                </v:shape>
                <v:shape id="docshape597" o:spid="_x0000_s1026" o:spt="75" type="#_x0000_t75" style="position:absolute;left:1417;top:5414;height:185;width:184;" filled="f" o:preferrelative="t" stroked="f" coordsize="21600,21600" o:gfxdata="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7HiersAAADc&#10;AAAADwAAAAAAAAABACAAAAAiAAAAZHJzL2Rvd25yZXYueG1sUEsBAhQAFAAAAAgAh07iQDMvBZ47&#10;AAAAOQAAABAAAAAAAAAAAQAgAAAACgEAAGRycy9zaGFwZXhtbC54bWxQSwUGAAAAAAYABgBbAQAA&#10;tAMAAAAA&#10;">
                  <v:fill on="f" focussize="0,0"/>
                  <v:stroke on="f"/>
                  <v:imagedata r:id="rId76" o:title=""/>
                  <o:lock v:ext="edit" aspectratio="t"/>
                </v:shape>
                <v:shape id="docshape598" o:spid="_x0000_s1026" o:spt="75" type="#_x0000_t75" style="position:absolute;left:10673;top:5410;height:185;width:184;" filled="f" o:preferrelative="t" stroked="f" coordsize="21600,21600" o:gfxdata="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rr91vQAA&#10;ANwAAAAPAAAAAAAAAAEAIAAAACIAAABkcnMvZG93bnJldi54bWxQSwECFAAUAAAACACHTuJAMy8F&#10;njsAAAA5AAAAEAAAAAAAAAABACAAAAAMAQAAZHJzL3NoYXBleG1sLnhtbFBLBQYAAAAABgAGAFsB&#10;AAC2AwAAAAA=&#10;">
                  <v:fill on="f" focussize="0,0"/>
                  <v:stroke on="f"/>
                  <v:imagedata r:id="rId77" o:title=""/>
                  <o:lock v:ext="edit" aspectratio="t"/>
                </v:shape>
                <v:shape id="docshape599" o:spid="_x0000_s1026" o:spt="75" type="#_x0000_t75" style="position:absolute;left:10673;top:8707;height:185;width:184;" filled="f" o:preferrelative="t" stroked="f" coordsize="21600,21600" o:gfxdata="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Eob4A&#10;AADcAAAADwAAAAAAAAABACAAAAAiAAAAZHJzL2Rvd25yZXYueG1sUEsBAhQAFAAAAAgAh07iQDMv&#10;BZ47AAAAOQAAABAAAAAAAAAAAQAgAAAADQEAAGRycy9zaGFwZXhtbC54bWxQSwUGAAAAAAYABgBb&#10;AQAAtwMAAAAA&#10;">
                  <v:fill on="f" focussize="0,0"/>
                  <v:stroke on="f"/>
                  <v:imagedata r:id="rId78" o:title=""/>
                  <o:lock v:ext="edit" aspectratio="t"/>
                </v:shape>
                <v:shape id="docshape600" o:spid="_x0000_s1026" o:spt="75" type="#_x0000_t75" style="position:absolute;left:1413;top:8707;height:185;width:184;" filled="f" o:preferrelative="t" stroked="f" coordsize="21600,21600" o:gfxdata="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mDQ1vQAA&#10;ANwAAAAPAAAAAAAAAAEAIAAAACIAAABkcnMvZG93bnJldi54bWxQSwECFAAUAAAACACHTuJAMy8F&#10;njsAAAA5AAAAEAAAAAAAAAABACAAAAAMAQAAZHJzL3NoYXBleG1sLnhtbFBLBQYAAAAABgAGAFsB&#10;AAC2AwAAAAA=&#10;">
                  <v:fill on="f" focussize="0,0"/>
                  <v:stroke on="f"/>
                  <v:imagedata r:id="rId79" o:title=""/>
                  <o:lock v:ext="edit" aspectratio="t"/>
                </v:shape>
                <v:shape id="任意多边形 485" o:spid="_x0000_s1026" o:spt="100" style="position:absolute;left:5578;top:4696;height:1116;width:1115;" fillcolor="#FF7A00" filled="t" stroked="f" coordsize="1115,1116" o:gfxdata="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n53Pr4A&#10;AADcAAAADwAAAAAAAAABACAAAAAiAAAAZHJzL2Rvd25yZXYueG1sUEsBAhQAFAAAAAgAh07iQDMv&#10;BZ47AAAAOQAAABAAAAAAAAAAAQAgAAAADQEAAGRycy9zaGFwZXhtbC54bWxQSwUGAAAAAAYABgBb&#10;AQAAtwMAAAAA&#10;" path="m557,1116l481,1111,409,1096,340,1072,276,1040,216,1000,163,952,116,899,76,839,43,775,20,706,5,634,0,558,5,482,20,410,43,341,76,276,116,217,163,163,216,116,276,76,340,44,409,20,481,5,557,0,632,5,705,20,774,44,838,76,897,116,951,163,998,217,1038,276,1070,341,1094,410,1109,482,1114,558,1109,634,1094,706,1070,775,1038,839,998,899,951,952,897,1000,838,1040,774,1072,705,1096,632,1111,557,1116xe">
                  <v:fill on="t" focussize="0,0"/>
                  <v:stroke on="f"/>
                  <v:imagedata o:title=""/>
                  <o:lock v:ext="edit" aspectratio="f"/>
                </v:shape>
                <v:shape id="任意多边形 486" o:spid="_x0000_s1026" o:spt="100" style="position:absolute;left:5710;top:4829;height:852;width:851;" filled="f" stroked="t" coordsize="851,852" o:gfxdata="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NzGuLsAAADc&#10;AAAADwAAAAAAAAABACAAAAAiAAAAZHJzL2Rvd25yZXYueG1sUEsBAhQAFAAAAAgAh07iQDMvBZ47&#10;AAAAOQAAABAAAAAAAAAAAQAgAAAACgEAAGRycy9zaGFwZXhtbC54bWxQSwUGAAAAAAYABgBbAQAA&#10;tAMAAAAA&#10;" path="m679,768l590,819,488,847,412,852,337,843,267,821,202,789,144,745,94,693,53,632,23,563,5,489,0,412,9,338,31,267,64,202,107,144,159,94,220,53,289,23,363,5,440,0,514,9,584,31,649,63,707,107,757,159,798,220,828,289,846,363,851,431,849,464,845,497e">
                  <v:fill on="f" focussize="0,0"/>
                  <v:stroke weight="1.11472440944882pt" color="#FFE7BD" joinstyle="round"/>
                  <v:imagedata o:title=""/>
                  <o:lock v:ext="edit" aspectratio="f"/>
                </v:shape>
                <v:shape id="任意多边形 487" o:spid="_x0000_s1026" o:spt="100" style="position:absolute;left:5854;top:4968;height:572;width:568;" filled="f" stroked="t" coordsize="568,572" o:gfxdata="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Rxk68AAAA&#10;3AAAAA8AAAAAAAAAAQAgAAAAIgAAAGRycy9kb3ducmV2LnhtbFBLAQIUABQAAAAIAIdO4kAzLwWe&#10;OwAAADkAAAAQAAAAAAAAAAEAIAAAAAsBAABkcnMvc2hhcGV4bWwueG1sUEsFBgAAAAAGAAYAWwEA&#10;ALUDAAAAAA==&#10;" path="m100,64l145,33,196,12,252,0,310,0,385,18,450,53,503,104,542,166,565,237,567,314,550,389,514,455,464,508,402,547,330,569,254,572,180,555,115,520,62,471,23,411,0,342e">
                  <v:fill on="f" focussize="0,0"/>
                  <v:stroke weight="1.11472440944882pt" color="#FFE7BD" joinstyle="round"/>
                  <v:imagedata o:title=""/>
                  <o:lock v:ext="edit" aspectratio="f"/>
                </v:shape>
                <v:shape id="docshape604" o:spid="_x0000_s1026" o:spt="75" type="#_x0000_t75" style="position:absolute;left:6317;top:5454;height:216;width:217;" filled="f" o:preferrelative="t" stroked="f" coordsize="21600,21600" o:gfxdata="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n+o3r4A&#10;AADcAAAADwAAAAAAAAABACAAAAAiAAAAZHJzL2Rvd25yZXYueG1sUEsBAhQAFAAAAAgAh07iQDMv&#10;BZ47AAAAOQAAABAAAAAAAAAAAQAgAAAADQEAAGRycy9zaGFwZXhtbC54bWxQSwUGAAAAAAYABgBb&#10;AQAAtwMAAAAA&#10;">
                  <v:fill on="f" focussize="0,0"/>
                  <v:stroke on="f"/>
                  <v:imagedata r:id="rId80" o:title=""/>
                  <o:lock v:ext="edit" aspectratio="t"/>
                </v:shape>
                <v:shape id="docshape605" o:spid="_x0000_s1026" o:spt="75" type="#_x0000_t75" style="position:absolute;left:5797;top:4972;height:387;width:487;" filled="f" o:preferrelative="t" stroked="f" coordsize="21600,21600" o:gfxdata="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8syUvQAA&#10;ANwAAAAPAAAAAAAAAAEAIAAAACIAAABkcnMvZG93bnJldi54bWxQSwECFAAUAAAACACHTuJAMy8F&#10;njsAAAA5AAAAEAAAAAAAAAABACAAAAAMAQAAZHJzL3NoYXBleG1sLnhtbFBLBQYAAAAABgAGAFsB&#10;AAC2AwAAAAA=&#10;">
                  <v:fill on="f" focussize="0,0"/>
                  <v:stroke on="f"/>
                  <v:imagedata r:id="rId81" o:title=""/>
                  <o:lock v:ext="edit" aspectratio="t"/>
                </v:shape>
              </v:group>
            </w:pict>
          </mc:Fallback>
        </mc:AlternateContent>
      </w:r>
    </w:p>
    <w:p>
      <w:pPr>
        <w:pStyle w:val="6"/>
        <w:rPr>
          <w:lang w:eastAsia="zh-CN"/>
        </w:rPr>
      </w:pPr>
    </w:p>
    <w:p>
      <w:pPr>
        <w:pStyle w:val="6"/>
        <w:rPr>
          <w:lang w:eastAsia="zh-CN"/>
        </w:rPr>
      </w:pPr>
    </w:p>
    <w:p>
      <w:pPr>
        <w:pStyle w:val="6"/>
        <w:rPr>
          <w:lang w:eastAsia="zh-CN"/>
        </w:rPr>
      </w:pPr>
    </w:p>
    <w:p>
      <w:pPr>
        <w:pStyle w:val="6"/>
        <w:rPr>
          <w:sz w:val="19"/>
          <w:lang w:eastAsia="zh-CN"/>
        </w:rPr>
      </w:pPr>
    </w:p>
    <w:tbl>
      <w:tblPr>
        <w:tblStyle w:val="14"/>
        <w:tblW w:w="0" w:type="auto"/>
        <w:tblInd w:w="1274" w:type="dxa"/>
        <w:tblLayout w:type="fixed"/>
        <w:tblCellMar>
          <w:top w:w="0" w:type="dxa"/>
          <w:left w:w="0" w:type="dxa"/>
          <w:bottom w:w="0" w:type="dxa"/>
          <w:right w:w="0" w:type="dxa"/>
        </w:tblCellMar>
      </w:tblPr>
      <w:tblGrid>
        <w:gridCol w:w="524"/>
        <w:gridCol w:w="2108"/>
        <w:gridCol w:w="1001"/>
        <w:gridCol w:w="2404"/>
        <w:gridCol w:w="967"/>
        <w:gridCol w:w="1723"/>
      </w:tblGrid>
      <w:tr>
        <w:tblPrEx>
          <w:tblCellMar>
            <w:top w:w="0" w:type="dxa"/>
            <w:left w:w="0" w:type="dxa"/>
            <w:bottom w:w="0" w:type="dxa"/>
            <w:right w:w="0" w:type="dxa"/>
          </w:tblCellMar>
        </w:tblPrEx>
        <w:trPr>
          <w:trHeight w:val="287" w:hRule="atLeast"/>
        </w:trPr>
        <w:tc>
          <w:tcPr>
            <w:tcW w:w="524" w:type="dxa"/>
          </w:tcPr>
          <w:p>
            <w:pPr>
              <w:pStyle w:val="13"/>
              <w:spacing w:before="3"/>
              <w:rPr>
                <w:rFonts w:ascii="Century Gothic"/>
                <w:b/>
                <w:sz w:val="17"/>
              </w:rPr>
            </w:pPr>
            <w:r>
              <w:rPr>
                <w:rFonts w:ascii="Century Gothic"/>
                <w:b/>
                <w:color w:val="F76200"/>
                <w:spacing w:val="-5"/>
                <w:w w:val="105"/>
                <w:sz w:val="17"/>
              </w:rPr>
              <w:t>21%</w:t>
            </w:r>
          </w:p>
        </w:tc>
        <w:tc>
          <w:tcPr>
            <w:tcW w:w="2108" w:type="dxa"/>
          </w:tcPr>
          <w:p>
            <w:pPr>
              <w:pStyle w:val="13"/>
              <w:spacing w:before="41"/>
              <w:ind w:left="114"/>
              <w:rPr>
                <w:rFonts w:hint="eastAsia" w:eastAsiaTheme="minorEastAsia"/>
                <w:sz w:val="14"/>
                <w:lang w:eastAsia="zh-CN"/>
              </w:rPr>
            </w:pPr>
            <w:r>
              <w:rPr>
                <w:rFonts w:hint="eastAsia" w:eastAsiaTheme="minorEastAsia"/>
                <w:w w:val="115"/>
                <w:sz w:val="14"/>
                <w:lang w:eastAsia="zh-CN"/>
              </w:rPr>
              <w:t>规则创建</w:t>
            </w:r>
          </w:p>
        </w:tc>
        <w:tc>
          <w:tcPr>
            <w:tcW w:w="1001" w:type="dxa"/>
          </w:tcPr>
          <w:p>
            <w:pPr>
              <w:pStyle w:val="13"/>
              <w:spacing w:before="3"/>
              <w:ind w:left="0" w:right="125"/>
              <w:jc w:val="right"/>
              <w:rPr>
                <w:rFonts w:ascii="Century Gothic"/>
                <w:b/>
                <w:sz w:val="17"/>
              </w:rPr>
            </w:pPr>
            <w:r>
              <w:rPr>
                <w:rFonts w:ascii="Century Gothic"/>
                <w:b/>
                <w:color w:val="F76200"/>
                <w:spacing w:val="-5"/>
                <w:sz w:val="17"/>
              </w:rPr>
              <w:t>13%</w:t>
            </w:r>
          </w:p>
        </w:tc>
        <w:tc>
          <w:tcPr>
            <w:tcW w:w="2404" w:type="dxa"/>
          </w:tcPr>
          <w:p>
            <w:pPr>
              <w:pStyle w:val="13"/>
              <w:spacing w:before="41"/>
              <w:ind w:left="116"/>
              <w:rPr>
                <w:sz w:val="14"/>
              </w:rPr>
            </w:pPr>
            <w:r>
              <w:rPr>
                <w:rFonts w:hint="eastAsia" w:eastAsiaTheme="minorEastAsia"/>
                <w:w w:val="115"/>
                <w:sz w:val="14"/>
                <w:lang w:eastAsia="zh-CN"/>
              </w:rPr>
              <w:t>要搜索的资源语言</w:t>
            </w:r>
          </w:p>
        </w:tc>
        <w:tc>
          <w:tcPr>
            <w:tcW w:w="967" w:type="dxa"/>
          </w:tcPr>
          <w:p>
            <w:pPr>
              <w:pStyle w:val="13"/>
              <w:spacing w:before="3"/>
              <w:ind w:left="0" w:right="165"/>
              <w:jc w:val="right"/>
              <w:rPr>
                <w:rFonts w:ascii="Century Gothic"/>
                <w:b/>
                <w:sz w:val="17"/>
              </w:rPr>
            </w:pPr>
            <w:r>
              <w:rPr>
                <w:rFonts w:ascii="Century Gothic"/>
                <w:b/>
                <w:color w:val="F76200"/>
                <w:spacing w:val="-5"/>
                <w:w w:val="110"/>
                <w:sz w:val="17"/>
              </w:rPr>
              <w:t>9%</w:t>
            </w:r>
          </w:p>
        </w:tc>
        <w:tc>
          <w:tcPr>
            <w:tcW w:w="1723" w:type="dxa"/>
          </w:tcPr>
          <w:p>
            <w:pPr>
              <w:pStyle w:val="13"/>
              <w:spacing w:before="41"/>
              <w:ind w:left="157"/>
              <w:rPr>
                <w:sz w:val="14"/>
              </w:rPr>
            </w:pPr>
            <w:r>
              <w:rPr>
                <w:rFonts w:hint="eastAsia" w:eastAsiaTheme="minorEastAsia"/>
                <w:w w:val="115"/>
                <w:sz w:val="14"/>
                <w:lang w:eastAsia="zh-CN"/>
              </w:rPr>
              <w:t>取证分析</w:t>
            </w:r>
          </w:p>
        </w:tc>
      </w:tr>
      <w:tr>
        <w:tblPrEx>
          <w:tblCellMar>
            <w:top w:w="0" w:type="dxa"/>
            <w:left w:w="0" w:type="dxa"/>
            <w:bottom w:w="0" w:type="dxa"/>
            <w:right w:w="0" w:type="dxa"/>
          </w:tblCellMar>
        </w:tblPrEx>
        <w:trPr>
          <w:trHeight w:val="353" w:hRule="atLeast"/>
        </w:trPr>
        <w:tc>
          <w:tcPr>
            <w:tcW w:w="524" w:type="dxa"/>
          </w:tcPr>
          <w:p>
            <w:pPr>
              <w:pStyle w:val="13"/>
              <w:spacing w:before="69"/>
              <w:rPr>
                <w:rFonts w:ascii="Century Gothic"/>
                <w:b/>
                <w:sz w:val="17"/>
              </w:rPr>
            </w:pPr>
            <w:r>
              <w:rPr>
                <w:rFonts w:ascii="Century Gothic"/>
                <w:b/>
                <w:color w:val="F76200"/>
                <w:spacing w:val="-5"/>
                <w:w w:val="105"/>
                <w:sz w:val="17"/>
              </w:rPr>
              <w:t>19%</w:t>
            </w:r>
          </w:p>
        </w:tc>
        <w:tc>
          <w:tcPr>
            <w:tcW w:w="2108" w:type="dxa"/>
          </w:tcPr>
          <w:p>
            <w:pPr>
              <w:pStyle w:val="13"/>
              <w:spacing w:before="107"/>
              <w:ind w:left="114"/>
              <w:rPr>
                <w:sz w:val="14"/>
              </w:rPr>
            </w:pPr>
            <w:r>
              <w:rPr>
                <w:rFonts w:hint="eastAsia" w:eastAsiaTheme="minorEastAsia"/>
                <w:w w:val="115"/>
                <w:sz w:val="14"/>
                <w:lang w:eastAsia="zh-CN"/>
              </w:rPr>
              <w:t>攻击模拟</w:t>
            </w:r>
          </w:p>
        </w:tc>
        <w:tc>
          <w:tcPr>
            <w:tcW w:w="1001" w:type="dxa"/>
          </w:tcPr>
          <w:p>
            <w:pPr>
              <w:pStyle w:val="13"/>
              <w:spacing w:before="69"/>
              <w:ind w:left="0" w:right="125"/>
              <w:jc w:val="right"/>
              <w:rPr>
                <w:rFonts w:ascii="Century Gothic"/>
                <w:b/>
                <w:sz w:val="17"/>
              </w:rPr>
            </w:pPr>
            <w:r>
              <w:rPr>
                <w:rFonts w:ascii="Century Gothic"/>
                <w:b/>
                <w:color w:val="F76200"/>
                <w:spacing w:val="-5"/>
                <w:sz w:val="17"/>
              </w:rPr>
              <w:t>13%</w:t>
            </w:r>
          </w:p>
        </w:tc>
        <w:tc>
          <w:tcPr>
            <w:tcW w:w="2404" w:type="dxa"/>
          </w:tcPr>
          <w:p>
            <w:pPr>
              <w:pStyle w:val="13"/>
              <w:spacing w:before="107"/>
              <w:ind w:left="116"/>
              <w:rPr>
                <w:sz w:val="14"/>
              </w:rPr>
            </w:pPr>
            <w:r>
              <w:rPr>
                <w:rFonts w:hint="eastAsia" w:eastAsiaTheme="minorEastAsia"/>
                <w:w w:val="115"/>
                <w:sz w:val="14"/>
                <w:lang w:eastAsia="zh-CN"/>
              </w:rPr>
              <w:t>威胁摘要</w:t>
            </w:r>
          </w:p>
        </w:tc>
        <w:tc>
          <w:tcPr>
            <w:tcW w:w="967" w:type="dxa"/>
          </w:tcPr>
          <w:p>
            <w:pPr>
              <w:pStyle w:val="13"/>
              <w:spacing w:before="69"/>
              <w:ind w:left="0" w:right="165"/>
              <w:jc w:val="right"/>
              <w:rPr>
                <w:rFonts w:ascii="Century Gothic"/>
                <w:b/>
                <w:sz w:val="17"/>
              </w:rPr>
            </w:pPr>
            <w:r>
              <w:rPr>
                <w:rFonts w:ascii="Century Gothic"/>
                <w:b/>
                <w:color w:val="F76200"/>
                <w:spacing w:val="-5"/>
                <w:w w:val="110"/>
                <w:sz w:val="17"/>
              </w:rPr>
              <w:t>9%</w:t>
            </w:r>
          </w:p>
        </w:tc>
        <w:tc>
          <w:tcPr>
            <w:tcW w:w="1723" w:type="dxa"/>
          </w:tcPr>
          <w:p>
            <w:pPr>
              <w:pStyle w:val="13"/>
              <w:spacing w:before="107"/>
              <w:ind w:left="157"/>
              <w:rPr>
                <w:rFonts w:hint="eastAsia" w:eastAsiaTheme="minorEastAsia"/>
                <w:sz w:val="14"/>
                <w:lang w:eastAsia="zh-CN"/>
              </w:rPr>
            </w:pPr>
            <w:r>
              <w:rPr>
                <w:rFonts w:hint="eastAsia" w:eastAsiaTheme="minorEastAsia"/>
                <w:spacing w:val="-2"/>
                <w:w w:val="115"/>
                <w:sz w:val="14"/>
                <w:lang w:eastAsia="zh-CN"/>
              </w:rPr>
              <w:t>聊天机器人</w:t>
            </w:r>
          </w:p>
        </w:tc>
      </w:tr>
      <w:tr>
        <w:tblPrEx>
          <w:tblCellMar>
            <w:top w:w="0" w:type="dxa"/>
            <w:left w:w="0" w:type="dxa"/>
            <w:bottom w:w="0" w:type="dxa"/>
            <w:right w:w="0" w:type="dxa"/>
          </w:tblCellMar>
        </w:tblPrEx>
        <w:trPr>
          <w:trHeight w:val="525" w:hRule="atLeast"/>
        </w:trPr>
        <w:tc>
          <w:tcPr>
            <w:tcW w:w="524" w:type="dxa"/>
          </w:tcPr>
          <w:p>
            <w:pPr>
              <w:pStyle w:val="13"/>
              <w:spacing w:before="69"/>
              <w:rPr>
                <w:rFonts w:ascii="Century Gothic"/>
                <w:b/>
                <w:sz w:val="17"/>
              </w:rPr>
            </w:pPr>
            <w:r>
              <w:rPr>
                <w:rFonts w:ascii="Century Gothic"/>
                <w:b/>
                <w:color w:val="F76200"/>
                <w:spacing w:val="-5"/>
                <w:w w:val="105"/>
                <w:sz w:val="17"/>
              </w:rPr>
              <w:t>19%</w:t>
            </w:r>
          </w:p>
        </w:tc>
        <w:tc>
          <w:tcPr>
            <w:tcW w:w="2108" w:type="dxa"/>
          </w:tcPr>
          <w:p>
            <w:pPr>
              <w:pStyle w:val="13"/>
              <w:spacing w:before="107" w:line="247" w:lineRule="auto"/>
              <w:ind w:left="114" w:right="610"/>
              <w:rPr>
                <w:sz w:val="14"/>
              </w:rPr>
            </w:pPr>
            <w:r>
              <w:rPr>
                <w:rFonts w:hint="eastAsia" w:eastAsiaTheme="minorEastAsia"/>
                <w:w w:val="115"/>
                <w:sz w:val="14"/>
                <w:lang w:eastAsia="zh-CN"/>
              </w:rPr>
              <w:t>合规违规监控</w:t>
            </w:r>
          </w:p>
        </w:tc>
        <w:tc>
          <w:tcPr>
            <w:tcW w:w="1001" w:type="dxa"/>
          </w:tcPr>
          <w:p>
            <w:pPr>
              <w:pStyle w:val="13"/>
              <w:spacing w:before="69"/>
              <w:ind w:left="0" w:right="125"/>
              <w:jc w:val="right"/>
              <w:rPr>
                <w:rFonts w:ascii="Century Gothic"/>
                <w:b/>
                <w:sz w:val="17"/>
              </w:rPr>
            </w:pPr>
            <w:r>
              <w:rPr>
                <w:rFonts w:ascii="Century Gothic"/>
                <w:b/>
                <w:color w:val="F76200"/>
                <w:spacing w:val="-5"/>
                <w:sz w:val="17"/>
              </w:rPr>
              <w:t>13%</w:t>
            </w:r>
          </w:p>
        </w:tc>
        <w:tc>
          <w:tcPr>
            <w:tcW w:w="2404" w:type="dxa"/>
          </w:tcPr>
          <w:p>
            <w:pPr>
              <w:pStyle w:val="13"/>
              <w:spacing w:before="107" w:line="247" w:lineRule="auto"/>
              <w:ind w:left="116" w:right="900"/>
              <w:rPr>
                <w:sz w:val="14"/>
                <w:lang w:eastAsia="zh-CN"/>
              </w:rPr>
            </w:pPr>
            <w:r>
              <w:rPr>
                <w:rFonts w:hint="eastAsia" w:eastAsiaTheme="minorEastAsia"/>
                <w:w w:val="115"/>
                <w:sz w:val="14"/>
                <w:lang w:eastAsia="zh-CN"/>
              </w:rPr>
              <w:t>数据防泄漏，IP保护</w:t>
            </w:r>
          </w:p>
        </w:tc>
        <w:tc>
          <w:tcPr>
            <w:tcW w:w="967" w:type="dxa"/>
          </w:tcPr>
          <w:p>
            <w:pPr>
              <w:pStyle w:val="13"/>
              <w:spacing w:before="69"/>
              <w:ind w:left="0" w:right="159"/>
              <w:jc w:val="right"/>
              <w:rPr>
                <w:rFonts w:ascii="Century Gothic"/>
                <w:b/>
                <w:sz w:val="17"/>
              </w:rPr>
            </w:pPr>
            <w:r>
              <w:rPr>
                <w:rFonts w:ascii="Century Gothic"/>
                <w:b/>
                <w:color w:val="F76200"/>
                <w:spacing w:val="-5"/>
                <w:w w:val="110"/>
                <w:sz w:val="17"/>
              </w:rPr>
              <w:t>8%</w:t>
            </w:r>
          </w:p>
        </w:tc>
        <w:tc>
          <w:tcPr>
            <w:tcW w:w="1723" w:type="dxa"/>
          </w:tcPr>
          <w:p>
            <w:pPr>
              <w:pStyle w:val="13"/>
              <w:spacing w:before="107" w:line="247" w:lineRule="auto"/>
              <w:ind w:left="157" w:right="118"/>
              <w:rPr>
                <w:sz w:val="14"/>
              </w:rPr>
            </w:pPr>
            <w:r>
              <w:rPr>
                <w:rFonts w:hint="eastAsia" w:eastAsiaTheme="minorEastAsia"/>
                <w:spacing w:val="-2"/>
                <w:w w:val="115"/>
                <w:sz w:val="14"/>
                <w:lang w:eastAsia="zh-CN"/>
              </w:rPr>
              <w:t>事件摘要</w:t>
            </w:r>
          </w:p>
        </w:tc>
      </w:tr>
      <w:tr>
        <w:tblPrEx>
          <w:tblCellMar>
            <w:top w:w="0" w:type="dxa"/>
            <w:left w:w="0" w:type="dxa"/>
            <w:bottom w:w="0" w:type="dxa"/>
            <w:right w:w="0" w:type="dxa"/>
          </w:tblCellMar>
        </w:tblPrEx>
        <w:trPr>
          <w:trHeight w:val="357" w:hRule="atLeast"/>
        </w:trPr>
        <w:tc>
          <w:tcPr>
            <w:tcW w:w="524" w:type="dxa"/>
          </w:tcPr>
          <w:p>
            <w:pPr>
              <w:pStyle w:val="13"/>
              <w:spacing w:before="73"/>
              <w:rPr>
                <w:rFonts w:ascii="Century Gothic"/>
                <w:b/>
                <w:sz w:val="17"/>
              </w:rPr>
            </w:pPr>
            <w:r>
              <w:rPr>
                <w:rFonts w:ascii="Century Gothic"/>
                <w:b/>
                <w:color w:val="F76200"/>
                <w:spacing w:val="-5"/>
                <w:w w:val="105"/>
                <w:sz w:val="17"/>
              </w:rPr>
              <w:t>16%</w:t>
            </w:r>
          </w:p>
        </w:tc>
        <w:tc>
          <w:tcPr>
            <w:tcW w:w="2108" w:type="dxa"/>
          </w:tcPr>
          <w:p>
            <w:pPr>
              <w:pStyle w:val="13"/>
              <w:spacing w:before="112"/>
              <w:ind w:left="114"/>
              <w:rPr>
                <w:sz w:val="14"/>
              </w:rPr>
            </w:pPr>
            <w:r>
              <w:rPr>
                <w:rFonts w:hint="eastAsia" w:eastAsiaTheme="minorEastAsia"/>
                <w:w w:val="115"/>
                <w:sz w:val="14"/>
                <w:lang w:eastAsia="zh-CN"/>
              </w:rPr>
              <w:t>网络检测</w:t>
            </w:r>
          </w:p>
        </w:tc>
        <w:tc>
          <w:tcPr>
            <w:tcW w:w="1001" w:type="dxa"/>
          </w:tcPr>
          <w:p>
            <w:pPr>
              <w:pStyle w:val="13"/>
              <w:spacing w:before="73"/>
              <w:ind w:left="0" w:right="134"/>
              <w:jc w:val="right"/>
              <w:rPr>
                <w:rFonts w:ascii="Century Gothic"/>
                <w:b/>
                <w:sz w:val="17"/>
              </w:rPr>
            </w:pPr>
            <w:r>
              <w:rPr>
                <w:rFonts w:ascii="Century Gothic"/>
                <w:b/>
                <w:color w:val="F76200"/>
                <w:spacing w:val="-5"/>
                <w:sz w:val="17"/>
              </w:rPr>
              <w:t>11%</w:t>
            </w:r>
          </w:p>
        </w:tc>
        <w:tc>
          <w:tcPr>
            <w:tcW w:w="2404" w:type="dxa"/>
          </w:tcPr>
          <w:p>
            <w:pPr>
              <w:pStyle w:val="13"/>
              <w:spacing w:before="112"/>
              <w:ind w:left="116"/>
              <w:rPr>
                <w:sz w:val="14"/>
              </w:rPr>
            </w:pPr>
            <w:r>
              <w:rPr>
                <w:rFonts w:hint="eastAsia" w:eastAsiaTheme="minorEastAsia"/>
                <w:w w:val="115"/>
                <w:sz w:val="14"/>
                <w:lang w:eastAsia="zh-CN"/>
              </w:rPr>
              <w:t>用户行为分析</w:t>
            </w:r>
          </w:p>
        </w:tc>
        <w:tc>
          <w:tcPr>
            <w:tcW w:w="967" w:type="dxa"/>
          </w:tcPr>
          <w:p>
            <w:pPr>
              <w:pStyle w:val="13"/>
              <w:spacing w:before="73"/>
              <w:ind w:left="0" w:right="159"/>
              <w:jc w:val="right"/>
              <w:rPr>
                <w:rFonts w:ascii="Century Gothic"/>
                <w:b/>
                <w:sz w:val="17"/>
              </w:rPr>
            </w:pPr>
            <w:r>
              <w:rPr>
                <w:rFonts w:ascii="Century Gothic"/>
                <w:b/>
                <w:color w:val="F76200"/>
                <w:spacing w:val="-5"/>
                <w:w w:val="110"/>
                <w:sz w:val="17"/>
              </w:rPr>
              <w:t>8%</w:t>
            </w:r>
          </w:p>
        </w:tc>
        <w:tc>
          <w:tcPr>
            <w:tcW w:w="1723" w:type="dxa"/>
          </w:tcPr>
          <w:p>
            <w:pPr>
              <w:pStyle w:val="13"/>
              <w:spacing w:before="112"/>
              <w:ind w:left="157"/>
              <w:rPr>
                <w:sz w:val="14"/>
              </w:rPr>
            </w:pPr>
            <w:r>
              <w:rPr>
                <w:rFonts w:hint="eastAsia" w:eastAsiaTheme="minorEastAsia"/>
                <w:w w:val="115"/>
                <w:sz w:val="14"/>
                <w:lang w:eastAsia="zh-CN"/>
              </w:rPr>
              <w:t>配置漂移</w:t>
            </w:r>
          </w:p>
        </w:tc>
      </w:tr>
      <w:tr>
        <w:tblPrEx>
          <w:tblCellMar>
            <w:top w:w="0" w:type="dxa"/>
            <w:left w:w="0" w:type="dxa"/>
            <w:bottom w:w="0" w:type="dxa"/>
            <w:right w:w="0" w:type="dxa"/>
          </w:tblCellMar>
        </w:tblPrEx>
        <w:trPr>
          <w:trHeight w:val="456" w:hRule="atLeast"/>
        </w:trPr>
        <w:tc>
          <w:tcPr>
            <w:tcW w:w="524" w:type="dxa"/>
          </w:tcPr>
          <w:p>
            <w:pPr>
              <w:pStyle w:val="13"/>
              <w:spacing w:before="69"/>
              <w:rPr>
                <w:rFonts w:ascii="Century Gothic"/>
                <w:b/>
                <w:sz w:val="17"/>
              </w:rPr>
            </w:pPr>
            <w:r>
              <w:rPr>
                <w:rFonts w:ascii="Century Gothic"/>
                <w:b/>
                <w:color w:val="F76200"/>
                <w:spacing w:val="-5"/>
                <w:w w:val="105"/>
                <w:sz w:val="17"/>
              </w:rPr>
              <w:t>16%</w:t>
            </w:r>
          </w:p>
        </w:tc>
        <w:tc>
          <w:tcPr>
            <w:tcW w:w="2108" w:type="dxa"/>
          </w:tcPr>
          <w:p>
            <w:pPr>
              <w:pStyle w:val="13"/>
              <w:spacing w:before="108"/>
              <w:ind w:left="114"/>
              <w:rPr>
                <w:sz w:val="14"/>
              </w:rPr>
            </w:pPr>
            <w:r>
              <w:rPr>
                <w:rFonts w:hint="eastAsia" w:eastAsiaTheme="minorEastAsia"/>
                <w:w w:val="115"/>
                <w:sz w:val="14"/>
                <w:lang w:eastAsia="zh-CN"/>
              </w:rPr>
              <w:t>减少误报</w:t>
            </w:r>
          </w:p>
        </w:tc>
        <w:tc>
          <w:tcPr>
            <w:tcW w:w="1001" w:type="dxa"/>
          </w:tcPr>
          <w:p>
            <w:pPr>
              <w:pStyle w:val="13"/>
              <w:spacing w:before="69"/>
              <w:ind w:left="0" w:right="115"/>
              <w:jc w:val="right"/>
              <w:rPr>
                <w:rFonts w:ascii="Century Gothic"/>
                <w:b/>
                <w:sz w:val="17"/>
              </w:rPr>
            </w:pPr>
            <w:r>
              <w:rPr>
                <w:rFonts w:ascii="Century Gothic"/>
                <w:b/>
                <w:color w:val="F76200"/>
                <w:spacing w:val="-5"/>
                <w:w w:val="105"/>
                <w:sz w:val="17"/>
              </w:rPr>
              <w:t>10%</w:t>
            </w:r>
          </w:p>
        </w:tc>
        <w:tc>
          <w:tcPr>
            <w:tcW w:w="2404" w:type="dxa"/>
          </w:tcPr>
          <w:p>
            <w:pPr>
              <w:pStyle w:val="13"/>
              <w:spacing w:before="94" w:line="170" w:lineRule="atLeast"/>
              <w:ind w:left="116" w:right="458"/>
              <w:rPr>
                <w:sz w:val="14"/>
              </w:rPr>
            </w:pPr>
            <w:r>
              <w:rPr>
                <w:rFonts w:hint="eastAsia" w:eastAsiaTheme="minorEastAsia"/>
                <w:spacing w:val="-2"/>
                <w:w w:val="115"/>
                <w:sz w:val="14"/>
                <w:lang w:eastAsia="zh-CN"/>
              </w:rPr>
              <w:t>自动生成报告</w:t>
            </w:r>
          </w:p>
        </w:tc>
        <w:tc>
          <w:tcPr>
            <w:tcW w:w="967" w:type="dxa"/>
          </w:tcPr>
          <w:p>
            <w:pPr>
              <w:pStyle w:val="13"/>
              <w:spacing w:before="69"/>
              <w:ind w:left="0" w:right="159"/>
              <w:jc w:val="right"/>
              <w:rPr>
                <w:rFonts w:ascii="Century Gothic"/>
                <w:b/>
                <w:sz w:val="17"/>
              </w:rPr>
            </w:pPr>
            <w:r>
              <w:rPr>
                <w:rFonts w:ascii="Century Gothic"/>
                <w:b/>
                <w:color w:val="F76200"/>
                <w:spacing w:val="-5"/>
                <w:w w:val="110"/>
                <w:sz w:val="17"/>
              </w:rPr>
              <w:t>8%</w:t>
            </w:r>
          </w:p>
        </w:tc>
        <w:tc>
          <w:tcPr>
            <w:tcW w:w="1723" w:type="dxa"/>
          </w:tcPr>
          <w:p>
            <w:pPr>
              <w:pStyle w:val="13"/>
              <w:spacing w:before="108"/>
              <w:ind w:left="157"/>
              <w:rPr>
                <w:sz w:val="14"/>
              </w:rPr>
            </w:pPr>
            <w:r>
              <w:rPr>
                <w:rFonts w:hint="eastAsia" w:eastAsiaTheme="minorEastAsia"/>
                <w:spacing w:val="-2"/>
                <w:w w:val="115"/>
                <w:sz w:val="14"/>
                <w:lang w:eastAsia="zh-CN"/>
              </w:rPr>
              <w:t>行动/消减建议</w:t>
            </w:r>
          </w:p>
        </w:tc>
      </w:tr>
      <w:tr>
        <w:tblPrEx>
          <w:tblCellMar>
            <w:top w:w="0" w:type="dxa"/>
            <w:left w:w="0" w:type="dxa"/>
            <w:bottom w:w="0" w:type="dxa"/>
            <w:right w:w="0" w:type="dxa"/>
          </w:tblCellMar>
        </w:tblPrEx>
        <w:trPr>
          <w:trHeight w:val="426" w:hRule="atLeast"/>
        </w:trPr>
        <w:tc>
          <w:tcPr>
            <w:tcW w:w="524" w:type="dxa"/>
          </w:tcPr>
          <w:p>
            <w:pPr>
              <w:pStyle w:val="13"/>
              <w:spacing w:before="0" w:line="175" w:lineRule="exact"/>
              <w:rPr>
                <w:rFonts w:ascii="Century Gothic"/>
                <w:b/>
                <w:sz w:val="17"/>
              </w:rPr>
            </w:pPr>
            <w:r>
              <w:rPr>
                <w:rFonts w:ascii="Century Gothic"/>
                <w:b/>
                <w:color w:val="F76200"/>
                <w:spacing w:val="-5"/>
                <w:sz w:val="17"/>
              </w:rPr>
              <w:t>15%</w:t>
            </w:r>
          </w:p>
        </w:tc>
        <w:tc>
          <w:tcPr>
            <w:tcW w:w="2108" w:type="dxa"/>
          </w:tcPr>
          <w:p>
            <w:pPr>
              <w:pStyle w:val="13"/>
              <w:spacing w:before="5" w:line="247" w:lineRule="auto"/>
              <w:ind w:left="114" w:right="375"/>
              <w:rPr>
                <w:sz w:val="14"/>
              </w:rPr>
            </w:pPr>
            <w:r>
              <w:rPr>
                <w:rFonts w:hint="eastAsia" w:eastAsiaTheme="minorEastAsia"/>
                <w:spacing w:val="-2"/>
                <w:w w:val="115"/>
                <w:sz w:val="14"/>
                <w:lang w:eastAsia="zh-CN"/>
              </w:rPr>
              <w:t>培训开发和支持</w:t>
            </w:r>
          </w:p>
        </w:tc>
        <w:tc>
          <w:tcPr>
            <w:tcW w:w="1001" w:type="dxa"/>
          </w:tcPr>
          <w:p>
            <w:pPr>
              <w:pStyle w:val="13"/>
              <w:spacing w:before="143"/>
              <w:ind w:left="0" w:right="115"/>
              <w:jc w:val="right"/>
              <w:rPr>
                <w:rFonts w:ascii="Century Gothic"/>
                <w:b/>
                <w:sz w:val="17"/>
              </w:rPr>
            </w:pPr>
            <w:r>
              <w:rPr>
                <w:rFonts w:ascii="Century Gothic"/>
                <w:b/>
                <w:color w:val="F76200"/>
                <w:spacing w:val="-5"/>
                <w:w w:val="105"/>
                <w:sz w:val="17"/>
              </w:rPr>
              <w:t>10%</w:t>
            </w:r>
          </w:p>
        </w:tc>
        <w:tc>
          <w:tcPr>
            <w:tcW w:w="2404" w:type="dxa"/>
          </w:tcPr>
          <w:p>
            <w:pPr>
              <w:pStyle w:val="13"/>
              <w:spacing w:before="10"/>
              <w:ind w:left="0"/>
              <w:rPr>
                <w:sz w:val="14"/>
              </w:rPr>
            </w:pPr>
          </w:p>
          <w:p>
            <w:pPr>
              <w:pStyle w:val="13"/>
              <w:spacing w:before="1"/>
              <w:ind w:left="116"/>
              <w:rPr>
                <w:sz w:val="14"/>
              </w:rPr>
            </w:pPr>
            <w:r>
              <w:rPr>
                <w:rFonts w:hint="eastAsia" w:eastAsiaTheme="minorEastAsia"/>
                <w:w w:val="110"/>
                <w:sz w:val="14"/>
                <w:lang w:eastAsia="zh-CN"/>
              </w:rPr>
              <w:t>终端检测</w:t>
            </w:r>
          </w:p>
        </w:tc>
        <w:tc>
          <w:tcPr>
            <w:tcW w:w="967" w:type="dxa"/>
          </w:tcPr>
          <w:p>
            <w:pPr>
              <w:pStyle w:val="13"/>
              <w:spacing w:before="143"/>
              <w:ind w:left="0" w:right="172"/>
              <w:jc w:val="right"/>
              <w:rPr>
                <w:rFonts w:ascii="Century Gothic"/>
                <w:b/>
                <w:sz w:val="17"/>
              </w:rPr>
            </w:pPr>
            <w:r>
              <w:rPr>
                <w:rFonts w:ascii="Century Gothic"/>
                <w:b/>
                <w:color w:val="F76200"/>
                <w:spacing w:val="-5"/>
                <w:w w:val="105"/>
                <w:sz w:val="17"/>
              </w:rPr>
              <w:t>7%</w:t>
            </w:r>
          </w:p>
        </w:tc>
        <w:tc>
          <w:tcPr>
            <w:tcW w:w="1723" w:type="dxa"/>
          </w:tcPr>
          <w:p>
            <w:pPr>
              <w:pStyle w:val="13"/>
              <w:spacing w:before="10"/>
              <w:ind w:left="0"/>
              <w:rPr>
                <w:sz w:val="14"/>
              </w:rPr>
            </w:pPr>
          </w:p>
          <w:p>
            <w:pPr>
              <w:pStyle w:val="13"/>
              <w:spacing w:before="1"/>
              <w:ind w:left="157"/>
              <w:rPr>
                <w:rFonts w:hint="eastAsia" w:eastAsiaTheme="minorEastAsia"/>
                <w:sz w:val="14"/>
                <w:lang w:eastAsia="zh-CN"/>
              </w:rPr>
            </w:pPr>
            <w:r>
              <w:rPr>
                <w:rFonts w:hint="eastAsia" w:eastAsiaTheme="minorEastAsia"/>
                <w:w w:val="115"/>
                <w:sz w:val="14"/>
                <w:lang w:eastAsia="zh-CN"/>
              </w:rPr>
              <w:t>代码分析</w:t>
            </w:r>
          </w:p>
        </w:tc>
      </w:tr>
      <w:tr>
        <w:tblPrEx>
          <w:tblCellMar>
            <w:top w:w="0" w:type="dxa"/>
            <w:left w:w="0" w:type="dxa"/>
            <w:bottom w:w="0" w:type="dxa"/>
            <w:right w:w="0" w:type="dxa"/>
          </w:tblCellMar>
        </w:tblPrEx>
        <w:trPr>
          <w:trHeight w:val="287" w:hRule="atLeast"/>
        </w:trPr>
        <w:tc>
          <w:tcPr>
            <w:tcW w:w="524" w:type="dxa"/>
          </w:tcPr>
          <w:p>
            <w:pPr>
              <w:pStyle w:val="13"/>
              <w:spacing w:before="69" w:line="198" w:lineRule="exact"/>
              <w:rPr>
                <w:rFonts w:ascii="Century Gothic"/>
                <w:b/>
                <w:sz w:val="17"/>
              </w:rPr>
            </w:pPr>
            <w:r>
              <w:rPr>
                <w:rFonts w:ascii="Century Gothic"/>
                <w:b/>
                <w:color w:val="F76200"/>
                <w:spacing w:val="-5"/>
                <w:w w:val="105"/>
                <w:sz w:val="17"/>
              </w:rPr>
              <w:t>14%</w:t>
            </w:r>
          </w:p>
        </w:tc>
        <w:tc>
          <w:tcPr>
            <w:tcW w:w="2108" w:type="dxa"/>
          </w:tcPr>
          <w:p>
            <w:pPr>
              <w:pStyle w:val="13"/>
              <w:spacing w:before="108" w:line="159" w:lineRule="exact"/>
              <w:ind w:left="114"/>
              <w:rPr>
                <w:sz w:val="14"/>
              </w:rPr>
            </w:pPr>
            <w:r>
              <w:rPr>
                <w:rFonts w:hint="eastAsia" w:eastAsiaTheme="minorEastAsia"/>
                <w:w w:val="115"/>
                <w:sz w:val="14"/>
                <w:lang w:eastAsia="zh-CN"/>
              </w:rPr>
              <w:t>异常分类</w:t>
            </w:r>
          </w:p>
        </w:tc>
        <w:tc>
          <w:tcPr>
            <w:tcW w:w="1001" w:type="dxa"/>
          </w:tcPr>
          <w:p>
            <w:pPr>
              <w:pStyle w:val="13"/>
              <w:spacing w:before="69" w:line="198" w:lineRule="exact"/>
              <w:ind w:left="0" w:right="206"/>
              <w:jc w:val="right"/>
              <w:rPr>
                <w:rFonts w:ascii="Century Gothic"/>
                <w:b/>
                <w:sz w:val="17"/>
              </w:rPr>
            </w:pPr>
            <w:r>
              <w:rPr>
                <w:rFonts w:ascii="Century Gothic"/>
                <w:b/>
                <w:color w:val="F76200"/>
                <w:spacing w:val="-5"/>
                <w:w w:val="110"/>
                <w:sz w:val="17"/>
              </w:rPr>
              <w:t>9%</w:t>
            </w:r>
          </w:p>
        </w:tc>
        <w:tc>
          <w:tcPr>
            <w:tcW w:w="2404" w:type="dxa"/>
          </w:tcPr>
          <w:p>
            <w:pPr>
              <w:pStyle w:val="13"/>
              <w:spacing w:before="108" w:line="159" w:lineRule="exact"/>
              <w:ind w:left="116"/>
              <w:rPr>
                <w:sz w:val="14"/>
              </w:rPr>
            </w:pPr>
            <w:r>
              <w:rPr>
                <w:rFonts w:hint="eastAsia" w:eastAsiaTheme="minorEastAsia"/>
                <w:w w:val="115"/>
                <w:sz w:val="14"/>
                <w:lang w:eastAsia="zh-CN"/>
              </w:rPr>
              <w:t>时间日志摘要</w:t>
            </w:r>
          </w:p>
        </w:tc>
        <w:tc>
          <w:tcPr>
            <w:tcW w:w="967" w:type="dxa"/>
          </w:tcPr>
          <w:p>
            <w:pPr>
              <w:pStyle w:val="13"/>
              <w:spacing w:before="0"/>
              <w:ind w:left="0"/>
              <w:rPr>
                <w:rFonts w:ascii="Times New Roman"/>
                <w:sz w:val="18"/>
              </w:rPr>
            </w:pPr>
          </w:p>
        </w:tc>
        <w:tc>
          <w:tcPr>
            <w:tcW w:w="1723" w:type="dxa"/>
          </w:tcPr>
          <w:p>
            <w:pPr>
              <w:pStyle w:val="13"/>
              <w:spacing w:before="0"/>
              <w:ind w:left="0"/>
              <w:rPr>
                <w:rFonts w:ascii="Times New Roman"/>
                <w:sz w:val="18"/>
              </w:rPr>
            </w:pPr>
          </w:p>
        </w:tc>
      </w:tr>
    </w:tbl>
    <w:p>
      <w:pPr>
        <w:rPr>
          <w:rFonts w:ascii="Times New Roman"/>
          <w:sz w:val="18"/>
        </w:rPr>
        <w:sectPr>
          <w:pgSz w:w="12240" w:h="15840"/>
          <w:pgMar w:top="1220" w:right="0" w:bottom="860" w:left="520" w:header="0" w:footer="675" w:gutter="0"/>
          <w:cols w:space="720" w:num="1"/>
        </w:sectPr>
      </w:pPr>
    </w:p>
    <w:p>
      <w:pPr>
        <w:pStyle w:val="4"/>
        <w:rPr>
          <w:lang w:eastAsia="zh-CN"/>
        </w:rPr>
      </w:pPr>
      <w:r>
        <w:rPr>
          <w:rFonts w:hint="eastAsia" w:ascii="微软雅黑" w:eastAsia="微软雅黑" w:cs="微软雅黑"/>
          <w:w w:val="115"/>
          <w:lang w:eastAsia="zh-CN"/>
        </w:rPr>
        <w:t>生成式AI网络安全之旅的现状</w:t>
      </w:r>
    </w:p>
    <w:p>
      <w:pPr>
        <w:pStyle w:val="6"/>
        <w:spacing w:before="294" w:line="276" w:lineRule="auto"/>
        <w:ind w:left="920" w:right="1444"/>
        <w:rPr>
          <w:lang w:eastAsia="zh-CN"/>
        </w:rPr>
      </w:pPr>
      <w:r>
        <w:rPr>
          <w:w w:val="115"/>
        </w:rPr>
        <w:t>The majority of organizations are in the early stages of their GenAI journey in the realm of cybersecurity, with a strong focus on exploration and implementation. Approximately 30% are currently exploring options and use cases, indicating a proactive approach to understanding the potential of GenAI in enhancing their security posture. This phase of exploration is crucial as it lays the</w:t>
      </w:r>
      <w:r>
        <w:rPr>
          <w:spacing w:val="-7"/>
          <w:w w:val="115"/>
        </w:rPr>
        <w:t xml:space="preserve"> </w:t>
      </w:r>
      <w:r>
        <w:rPr>
          <w:w w:val="115"/>
        </w:rPr>
        <w:t>groundwork</w:t>
      </w:r>
      <w:r>
        <w:rPr>
          <w:spacing w:val="-7"/>
          <w:w w:val="115"/>
        </w:rPr>
        <w:t xml:space="preserve"> </w:t>
      </w:r>
      <w:r>
        <w:rPr>
          <w:w w:val="115"/>
        </w:rPr>
        <w:t>for</w:t>
      </w:r>
      <w:r>
        <w:rPr>
          <w:spacing w:val="-7"/>
          <w:w w:val="115"/>
        </w:rPr>
        <w:t xml:space="preserve"> </w:t>
      </w:r>
      <w:r>
        <w:rPr>
          <w:w w:val="115"/>
        </w:rPr>
        <w:t>practical</w:t>
      </w:r>
      <w:r>
        <w:rPr>
          <w:spacing w:val="-7"/>
          <w:w w:val="115"/>
        </w:rPr>
        <w:t xml:space="preserve"> </w:t>
      </w:r>
      <w:r>
        <w:rPr>
          <w:w w:val="115"/>
        </w:rPr>
        <w:t>applications.</w:t>
      </w:r>
      <w:r>
        <w:rPr>
          <w:spacing w:val="-7"/>
          <w:w w:val="115"/>
        </w:rPr>
        <w:t xml:space="preserve"> </w:t>
      </w:r>
      <w:r>
        <w:rPr>
          <w:w w:val="115"/>
        </w:rPr>
        <w:t>Additionally,</w:t>
      </w:r>
      <w:r>
        <w:rPr>
          <w:spacing w:val="-7"/>
          <w:w w:val="115"/>
        </w:rPr>
        <w:t xml:space="preserve"> </w:t>
      </w:r>
      <w:r>
        <w:rPr>
          <w:w w:val="115"/>
        </w:rPr>
        <w:t>15%</w:t>
      </w:r>
      <w:r>
        <w:rPr>
          <w:spacing w:val="-7"/>
          <w:w w:val="115"/>
        </w:rPr>
        <w:t xml:space="preserve"> </w:t>
      </w:r>
      <w:r>
        <w:rPr>
          <w:w w:val="115"/>
        </w:rPr>
        <w:t>are</w:t>
      </w:r>
      <w:r>
        <w:rPr>
          <w:spacing w:val="-7"/>
          <w:w w:val="115"/>
        </w:rPr>
        <w:t xml:space="preserve"> </w:t>
      </w:r>
      <w:r>
        <w:rPr>
          <w:w w:val="115"/>
        </w:rPr>
        <w:t>in</w:t>
      </w:r>
      <w:r>
        <w:rPr>
          <w:spacing w:val="-7"/>
          <w:w w:val="115"/>
        </w:rPr>
        <w:t xml:space="preserve"> </w:t>
      </w:r>
      <w:r>
        <w:rPr>
          <w:w w:val="115"/>
        </w:rPr>
        <w:t>the</w:t>
      </w:r>
      <w:r>
        <w:rPr>
          <w:spacing w:val="-7"/>
          <w:w w:val="115"/>
        </w:rPr>
        <w:t xml:space="preserve"> </w:t>
      </w:r>
      <w:r>
        <w:rPr>
          <w:w w:val="115"/>
        </w:rPr>
        <w:t>testing</w:t>
      </w:r>
      <w:r>
        <w:rPr>
          <w:spacing w:val="-7"/>
          <w:w w:val="115"/>
        </w:rPr>
        <w:t xml:space="preserve"> </w:t>
      </w:r>
      <w:r>
        <w:rPr>
          <w:w w:val="115"/>
        </w:rPr>
        <w:t>phase,</w:t>
      </w:r>
      <w:r>
        <w:rPr>
          <w:spacing w:val="-7"/>
          <w:w w:val="115"/>
        </w:rPr>
        <w:t xml:space="preserve"> </w:t>
      </w:r>
      <w:r>
        <w:rPr>
          <w:w w:val="115"/>
        </w:rPr>
        <w:t>experimenting with specific use cases to gauge the effectiveness and applicability of GenAI solutions. The implementation phase sees a combined 47% of organizations, with 23% currently implementing solutions and 24% having fully implemented GenAI, suggesting a rapid advancement from theoretical</w:t>
      </w:r>
      <w:r>
        <w:rPr>
          <w:spacing w:val="-1"/>
          <w:w w:val="115"/>
        </w:rPr>
        <w:t xml:space="preserve"> </w:t>
      </w:r>
      <w:r>
        <w:rPr>
          <w:w w:val="115"/>
        </w:rPr>
        <w:t>exploration</w:t>
      </w:r>
      <w:r>
        <w:rPr>
          <w:spacing w:val="-1"/>
          <w:w w:val="115"/>
        </w:rPr>
        <w:t xml:space="preserve"> </w:t>
      </w:r>
      <w:r>
        <w:rPr>
          <w:w w:val="115"/>
        </w:rPr>
        <w:t>to</w:t>
      </w:r>
      <w:r>
        <w:rPr>
          <w:spacing w:val="-1"/>
          <w:w w:val="115"/>
        </w:rPr>
        <w:t xml:space="preserve"> </w:t>
      </w:r>
      <w:r>
        <w:rPr>
          <w:w w:val="115"/>
        </w:rPr>
        <w:t>practical</w:t>
      </w:r>
      <w:r>
        <w:rPr>
          <w:spacing w:val="-1"/>
          <w:w w:val="115"/>
        </w:rPr>
        <w:t xml:space="preserve"> </w:t>
      </w:r>
      <w:r>
        <w:rPr>
          <w:w w:val="115"/>
        </w:rPr>
        <w:t>deployment.</w:t>
      </w:r>
      <w:r>
        <w:rPr>
          <w:spacing w:val="-1"/>
          <w:w w:val="115"/>
        </w:rPr>
        <w:t xml:space="preserve"> </w:t>
      </w:r>
      <w:r>
        <w:rPr>
          <w:w w:val="115"/>
        </w:rPr>
        <w:t>A</w:t>
      </w:r>
      <w:r>
        <w:rPr>
          <w:spacing w:val="-1"/>
          <w:w w:val="115"/>
        </w:rPr>
        <w:t xml:space="preserve"> </w:t>
      </w:r>
      <w:r>
        <w:rPr>
          <w:w w:val="115"/>
        </w:rPr>
        <w:t>negligible</w:t>
      </w:r>
      <w:r>
        <w:rPr>
          <w:spacing w:val="-1"/>
          <w:w w:val="115"/>
        </w:rPr>
        <w:t xml:space="preserve"> </w:t>
      </w:r>
      <w:r>
        <w:rPr>
          <w:w w:val="115"/>
        </w:rPr>
        <w:t>3%</w:t>
      </w:r>
      <w:r>
        <w:rPr>
          <w:spacing w:val="-1"/>
          <w:w w:val="115"/>
        </w:rPr>
        <w:t xml:space="preserve"> </w:t>
      </w:r>
      <w:r>
        <w:rPr>
          <w:w w:val="115"/>
        </w:rPr>
        <w:t>are</w:t>
      </w:r>
      <w:r>
        <w:rPr>
          <w:spacing w:val="-1"/>
          <w:w w:val="115"/>
        </w:rPr>
        <w:t xml:space="preserve"> </w:t>
      </w:r>
      <w:r>
        <w:rPr>
          <w:w w:val="115"/>
        </w:rPr>
        <w:t>not</w:t>
      </w:r>
      <w:r>
        <w:rPr>
          <w:spacing w:val="-1"/>
          <w:w w:val="115"/>
        </w:rPr>
        <w:t xml:space="preserve"> </w:t>
      </w:r>
      <w:r>
        <w:rPr>
          <w:w w:val="115"/>
        </w:rPr>
        <w:t>considering</w:t>
      </w:r>
      <w:r>
        <w:rPr>
          <w:spacing w:val="-1"/>
          <w:w w:val="115"/>
        </w:rPr>
        <w:t xml:space="preserve"> </w:t>
      </w:r>
      <w:r>
        <w:rPr>
          <w:w w:val="115"/>
        </w:rPr>
        <w:t>GenAI</w:t>
      </w:r>
      <w:r>
        <w:rPr>
          <w:spacing w:val="-1"/>
          <w:w w:val="115"/>
        </w:rPr>
        <w:t xml:space="preserve"> </w:t>
      </w:r>
      <w:r>
        <w:rPr>
          <w:w w:val="115"/>
        </w:rPr>
        <w:t>yet,</w:t>
      </w:r>
      <w:r>
        <w:rPr>
          <w:spacing w:val="-1"/>
          <w:w w:val="115"/>
        </w:rPr>
        <w:t xml:space="preserve"> </w:t>
      </w:r>
      <w:r>
        <w:rPr>
          <w:w w:val="115"/>
        </w:rPr>
        <w:t>and an</w:t>
      </w:r>
      <w:r>
        <w:rPr>
          <w:spacing w:val="-5"/>
          <w:w w:val="115"/>
        </w:rPr>
        <w:t xml:space="preserve"> </w:t>
      </w:r>
      <w:r>
        <w:rPr>
          <w:w w:val="115"/>
        </w:rPr>
        <w:t>equal</w:t>
      </w:r>
      <w:r>
        <w:rPr>
          <w:spacing w:val="-5"/>
          <w:w w:val="115"/>
        </w:rPr>
        <w:t xml:space="preserve"> </w:t>
      </w:r>
      <w:r>
        <w:rPr>
          <w:w w:val="115"/>
        </w:rPr>
        <w:t>3%</w:t>
      </w:r>
      <w:r>
        <w:rPr>
          <w:spacing w:val="-5"/>
          <w:w w:val="115"/>
        </w:rPr>
        <w:t xml:space="preserve"> </w:t>
      </w:r>
      <w:r>
        <w:rPr>
          <w:w w:val="115"/>
        </w:rPr>
        <w:t>maintain</w:t>
      </w:r>
      <w:r>
        <w:rPr>
          <w:spacing w:val="-5"/>
          <w:w w:val="115"/>
        </w:rPr>
        <w:t xml:space="preserve"> </w:t>
      </w:r>
      <w:r>
        <w:rPr>
          <w:w w:val="115"/>
        </w:rPr>
        <w:t>a</w:t>
      </w:r>
      <w:r>
        <w:rPr>
          <w:spacing w:val="-5"/>
          <w:w w:val="115"/>
        </w:rPr>
        <w:t xml:space="preserve"> </w:t>
      </w:r>
      <w:r>
        <w:rPr>
          <w:w w:val="115"/>
        </w:rPr>
        <w:t>strict</w:t>
      </w:r>
      <w:r>
        <w:rPr>
          <w:spacing w:val="-5"/>
          <w:w w:val="115"/>
        </w:rPr>
        <w:t xml:space="preserve"> </w:t>
      </w:r>
      <w:r>
        <w:rPr>
          <w:w w:val="115"/>
        </w:rPr>
        <w:t>no-use</w:t>
      </w:r>
      <w:r>
        <w:rPr>
          <w:spacing w:val="-5"/>
          <w:w w:val="115"/>
        </w:rPr>
        <w:t xml:space="preserve"> </w:t>
      </w:r>
      <w:r>
        <w:rPr>
          <w:w w:val="115"/>
        </w:rPr>
        <w:t>policy.</w:t>
      </w:r>
      <w:r>
        <w:rPr>
          <w:spacing w:val="-5"/>
          <w:w w:val="115"/>
        </w:rPr>
        <w:t xml:space="preserve"> </w:t>
      </w:r>
      <w:r>
        <w:rPr>
          <w:w w:val="115"/>
        </w:rPr>
        <w:t>These</w:t>
      </w:r>
      <w:r>
        <w:rPr>
          <w:spacing w:val="-5"/>
          <w:w w:val="115"/>
        </w:rPr>
        <w:t xml:space="preserve"> </w:t>
      </w:r>
      <w:r>
        <w:rPr>
          <w:w w:val="115"/>
        </w:rPr>
        <w:t>findings</w:t>
      </w:r>
      <w:r>
        <w:rPr>
          <w:spacing w:val="-5"/>
          <w:w w:val="115"/>
        </w:rPr>
        <w:t xml:space="preserve"> </w:t>
      </w:r>
      <w:r>
        <w:rPr>
          <w:w w:val="115"/>
        </w:rPr>
        <w:t>reflect</w:t>
      </w:r>
      <w:r>
        <w:rPr>
          <w:spacing w:val="-5"/>
          <w:w w:val="115"/>
        </w:rPr>
        <w:t xml:space="preserve"> </w:t>
      </w:r>
      <w:r>
        <w:rPr>
          <w:w w:val="115"/>
        </w:rPr>
        <w:t>a</w:t>
      </w:r>
      <w:r>
        <w:rPr>
          <w:spacing w:val="-5"/>
          <w:w w:val="115"/>
        </w:rPr>
        <w:t xml:space="preserve"> </w:t>
      </w:r>
      <w:r>
        <w:rPr>
          <w:w w:val="115"/>
        </w:rPr>
        <w:t>trend</w:t>
      </w:r>
      <w:r>
        <w:rPr>
          <w:spacing w:val="-5"/>
          <w:w w:val="115"/>
        </w:rPr>
        <w:t xml:space="preserve"> </w:t>
      </w:r>
      <w:r>
        <w:rPr>
          <w:w w:val="115"/>
        </w:rPr>
        <w:t>towards</w:t>
      </w:r>
      <w:r>
        <w:rPr>
          <w:spacing w:val="-5"/>
          <w:w w:val="115"/>
        </w:rPr>
        <w:t xml:space="preserve"> </w:t>
      </w:r>
      <w:r>
        <w:rPr>
          <w:w w:val="115"/>
        </w:rPr>
        <w:t>embracing</w:t>
      </w:r>
      <w:r>
        <w:rPr>
          <w:spacing w:val="-5"/>
          <w:w w:val="115"/>
        </w:rPr>
        <w:t xml:space="preserve"> </w:t>
      </w:r>
      <w:r>
        <w:rPr>
          <w:w w:val="115"/>
        </w:rPr>
        <w:t>GenAI in cybersecurity, with most organizations actively engaged in the initial phases of exploring and integrating these innovative solutions.</w:t>
      </w:r>
      <w:r>
        <w:rPr>
          <w:rFonts w:ascii="微软雅黑" w:eastAsia="微软雅黑" w:cs="微软雅黑"/>
          <w:w w:val="115"/>
          <w:lang w:eastAsia="zh-CN"/>
        </w:rPr>
        <w:t xml:space="preserve"> 大多数组织都处于</w:t>
      </w:r>
      <w:r>
        <w:rPr>
          <w:rFonts w:hint="eastAsia" w:ascii="微软雅黑" w:eastAsia="微软雅黑" w:cs="微软雅黑"/>
          <w:w w:val="115"/>
          <w:lang w:eastAsia="zh-CN"/>
        </w:rPr>
        <w:t>生成式AI</w:t>
      </w:r>
      <w:r>
        <w:rPr>
          <w:rFonts w:ascii="微软雅黑" w:eastAsia="微软雅黑" w:cs="微软雅黑"/>
          <w:w w:val="115"/>
          <w:lang w:eastAsia="zh-CN"/>
        </w:rPr>
        <w:t>网络安全领域之旅的早期阶段，重点关注探索和实施。大约30%的</w:t>
      </w:r>
      <w:r>
        <w:rPr>
          <w:rFonts w:hint="eastAsia" w:ascii="微软雅黑" w:eastAsia="微软雅黑" w:cs="微软雅黑"/>
          <w:w w:val="115"/>
          <w:lang w:eastAsia="zh-CN"/>
        </w:rPr>
        <w:t>组织</w:t>
      </w:r>
      <w:r>
        <w:rPr>
          <w:rFonts w:ascii="微软雅黑" w:eastAsia="微软雅黑" w:cs="微软雅黑"/>
          <w:w w:val="115"/>
          <w:lang w:eastAsia="zh-CN"/>
        </w:rPr>
        <w:t>目前正在探索</w:t>
      </w:r>
      <w:r>
        <w:rPr>
          <w:rFonts w:hint="eastAsia" w:ascii="微软雅黑" w:eastAsia="微软雅黑" w:cs="微软雅黑"/>
          <w:w w:val="115"/>
          <w:lang w:eastAsia="zh-CN"/>
        </w:rPr>
        <w:t>选项</w:t>
      </w:r>
      <w:r>
        <w:rPr>
          <w:rFonts w:ascii="微软雅黑" w:eastAsia="微软雅黑" w:cs="微软雅黑"/>
          <w:w w:val="115"/>
          <w:lang w:eastAsia="zh-CN"/>
        </w:rPr>
        <w:t>和用例，这表明他们采取了积极主动的方法来了解</w:t>
      </w:r>
      <w:r>
        <w:rPr>
          <w:rFonts w:hint="eastAsia" w:ascii="微软雅黑" w:eastAsia="微软雅黑" w:cs="微软雅黑"/>
          <w:w w:val="115"/>
          <w:lang w:eastAsia="zh-CN"/>
        </w:rPr>
        <w:t>生成式</w:t>
      </w:r>
      <w:r>
        <w:rPr>
          <w:rFonts w:ascii="微软雅黑" w:eastAsia="微软雅黑" w:cs="微软雅黑"/>
          <w:w w:val="115"/>
          <w:lang w:eastAsia="zh-CN"/>
        </w:rPr>
        <w:t>AI在增强其安全态势方面的潜力。这一探索阶段至关重要，因为它为实际</w:t>
      </w:r>
      <w:r>
        <w:rPr>
          <w:rFonts w:hint="eastAsia" w:ascii="微软雅黑" w:eastAsia="微软雅黑" w:cs="微软雅黑"/>
          <w:w w:val="115"/>
          <w:lang w:eastAsia="zh-CN"/>
        </w:rPr>
        <w:t>的</w:t>
      </w:r>
      <w:r>
        <w:rPr>
          <w:rFonts w:ascii="微软雅黑" w:eastAsia="微软雅黑" w:cs="微软雅黑"/>
          <w:w w:val="115"/>
          <w:lang w:eastAsia="zh-CN"/>
        </w:rPr>
        <w:t>应用奠定了基础。此外，15%</w:t>
      </w:r>
      <w:r>
        <w:rPr>
          <w:rFonts w:hint="eastAsia" w:ascii="微软雅黑" w:eastAsia="微软雅黑" w:cs="微软雅黑"/>
          <w:w w:val="115"/>
          <w:lang w:eastAsia="zh-CN"/>
        </w:rPr>
        <w:t>的组织</w:t>
      </w:r>
      <w:r>
        <w:rPr>
          <w:rFonts w:ascii="微软雅黑" w:eastAsia="微软雅黑" w:cs="微软雅黑"/>
          <w:w w:val="115"/>
          <w:lang w:eastAsia="zh-CN"/>
        </w:rPr>
        <w:t>处于测试阶段，对特定用例进行实验，以评估</w:t>
      </w:r>
      <w:r>
        <w:rPr>
          <w:rFonts w:hint="eastAsia" w:ascii="微软雅黑" w:eastAsia="微软雅黑" w:cs="微软雅黑"/>
          <w:w w:val="115"/>
          <w:lang w:eastAsia="zh-CN"/>
        </w:rPr>
        <w:t>生成式</w:t>
      </w:r>
      <w:r>
        <w:rPr>
          <w:rFonts w:ascii="微软雅黑" w:eastAsia="微软雅黑" w:cs="微软雅黑"/>
          <w:w w:val="115"/>
          <w:lang w:eastAsia="zh-CN"/>
        </w:rPr>
        <w:t>AI解决方案的有效性和适用性。23%的组织目前正在实施解决方案，24%的组织已完全实施</w:t>
      </w:r>
      <w:r>
        <w:rPr>
          <w:rFonts w:hint="eastAsia" w:ascii="微软雅黑" w:eastAsia="微软雅黑" w:cs="微软雅黑"/>
          <w:w w:val="115"/>
          <w:lang w:eastAsia="zh-CN"/>
        </w:rPr>
        <w:t>生成式</w:t>
      </w:r>
      <w:r>
        <w:rPr>
          <w:rFonts w:ascii="微软雅黑" w:eastAsia="微软雅黑" w:cs="微软雅黑"/>
          <w:w w:val="115"/>
          <w:lang w:eastAsia="zh-CN"/>
        </w:rPr>
        <w:t>AI，这表明</w:t>
      </w:r>
      <w:r>
        <w:rPr>
          <w:rFonts w:hint="eastAsia" w:ascii="微软雅黑" w:eastAsia="微软雅黑" w:cs="微软雅黑"/>
          <w:w w:val="115"/>
          <w:lang w:eastAsia="zh-CN"/>
        </w:rPr>
        <w:t>生成式</w:t>
      </w:r>
      <w:r>
        <w:rPr>
          <w:rFonts w:ascii="微软雅黑" w:eastAsia="微软雅黑" w:cs="微软雅黑"/>
          <w:w w:val="115"/>
          <w:lang w:eastAsia="zh-CN"/>
        </w:rPr>
        <w:t>AI从理论探索到实际部署的快速发展。3%</w:t>
      </w:r>
      <w:r>
        <w:rPr>
          <w:rFonts w:hint="eastAsia" w:ascii="微软雅黑" w:eastAsia="微软雅黑" w:cs="微软雅黑"/>
          <w:w w:val="115"/>
          <w:lang w:eastAsia="zh-CN"/>
        </w:rPr>
        <w:t>的组织</w:t>
      </w:r>
      <w:r>
        <w:rPr>
          <w:rFonts w:ascii="微软雅黑" w:eastAsia="微软雅黑" w:cs="微软雅黑"/>
          <w:w w:val="115"/>
          <w:lang w:eastAsia="zh-CN"/>
        </w:rPr>
        <w:t>还没有考虑</w:t>
      </w:r>
      <w:r>
        <w:rPr>
          <w:rFonts w:hint="eastAsia" w:ascii="微软雅黑" w:eastAsia="微软雅黑" w:cs="微软雅黑"/>
          <w:w w:val="115"/>
          <w:lang w:eastAsia="zh-CN"/>
        </w:rPr>
        <w:t>生成式</w:t>
      </w:r>
      <w:r>
        <w:rPr>
          <w:rFonts w:ascii="微软雅黑" w:eastAsia="微软雅黑" w:cs="微软雅黑"/>
          <w:w w:val="115"/>
          <w:lang w:eastAsia="zh-CN"/>
        </w:rPr>
        <w:t>AI，同样3%</w:t>
      </w:r>
      <w:r>
        <w:rPr>
          <w:rFonts w:hint="eastAsia" w:ascii="微软雅黑" w:eastAsia="微软雅黑" w:cs="微软雅黑"/>
          <w:w w:val="115"/>
          <w:lang w:eastAsia="zh-CN"/>
        </w:rPr>
        <w:t>的组织</w:t>
      </w:r>
      <w:r>
        <w:rPr>
          <w:rFonts w:ascii="微软雅黑" w:eastAsia="微软雅黑" w:cs="微软雅黑"/>
          <w:w w:val="115"/>
          <w:lang w:eastAsia="zh-CN"/>
        </w:rPr>
        <w:t>保持严格</w:t>
      </w:r>
      <w:r>
        <w:rPr>
          <w:rFonts w:ascii="微软雅黑" w:eastAsia="微软雅黑" w:cs="微软雅黑"/>
          <w:spacing w:val="-5"/>
          <w:w w:val="115"/>
          <w:lang w:eastAsia="zh-CN"/>
        </w:rPr>
        <w:t>的</w:t>
      </w:r>
      <w:r>
        <w:rPr>
          <w:rFonts w:ascii="微软雅黑" w:eastAsia="微软雅黑" w:cs="微软雅黑"/>
          <w:w w:val="115"/>
          <w:lang w:eastAsia="zh-CN"/>
        </w:rPr>
        <w:t>禁止使用政策。这些发现反映</w:t>
      </w:r>
      <w:r>
        <w:rPr>
          <w:rFonts w:ascii="微软雅黑" w:eastAsia="微软雅黑" w:cs="微软雅黑"/>
          <w:spacing w:val="-5"/>
          <w:w w:val="115"/>
          <w:lang w:eastAsia="zh-CN"/>
        </w:rPr>
        <w:t>了</w:t>
      </w:r>
      <w:r>
        <w:rPr>
          <w:rFonts w:ascii="微软雅黑" w:eastAsia="微软雅黑" w:cs="微软雅黑"/>
          <w:w w:val="115"/>
          <w:lang w:eastAsia="zh-CN"/>
        </w:rPr>
        <w:t>在网络安全中采用</w:t>
      </w:r>
      <w:r>
        <w:rPr>
          <w:rFonts w:hint="eastAsia" w:ascii="微软雅黑" w:eastAsia="微软雅黑" w:cs="微软雅黑"/>
          <w:w w:val="115"/>
          <w:lang w:eastAsia="zh-CN"/>
        </w:rPr>
        <w:t>生成式</w:t>
      </w:r>
      <w:r>
        <w:rPr>
          <w:rFonts w:ascii="微软雅黑" w:eastAsia="微软雅黑" w:cs="微软雅黑"/>
          <w:w w:val="115"/>
          <w:lang w:eastAsia="zh-CN"/>
        </w:rPr>
        <w:t>AI的趋势，大多数组织</w:t>
      </w:r>
      <w:r>
        <w:rPr>
          <w:rFonts w:hint="eastAsia" w:ascii="微软雅黑" w:eastAsia="微软雅黑" w:cs="微软雅黑"/>
          <w:w w:val="115"/>
          <w:lang w:eastAsia="zh-CN"/>
        </w:rPr>
        <w:t>处在</w:t>
      </w:r>
      <w:r>
        <w:rPr>
          <w:rFonts w:ascii="微软雅黑" w:eastAsia="微软雅黑" w:cs="微软雅黑"/>
          <w:w w:val="115"/>
          <w:lang w:eastAsia="zh-CN"/>
        </w:rPr>
        <w:t>积极参与探索</w:t>
      </w:r>
      <w:r>
        <w:rPr>
          <w:rFonts w:hint="eastAsia" w:ascii="微软雅黑" w:eastAsia="微软雅黑" w:cs="微软雅黑"/>
          <w:w w:val="115"/>
          <w:lang w:eastAsia="zh-CN"/>
        </w:rPr>
        <w:t>、</w:t>
      </w:r>
      <w:r>
        <w:rPr>
          <w:rFonts w:ascii="微软雅黑" w:eastAsia="微软雅黑" w:cs="微软雅黑"/>
          <w:w w:val="115"/>
          <w:lang w:eastAsia="zh-CN"/>
        </w:rPr>
        <w:t>整合</w:t>
      </w:r>
      <w:r>
        <w:rPr>
          <w:rFonts w:hint="eastAsia" w:ascii="微软雅黑" w:eastAsia="微软雅黑" w:cs="微软雅黑"/>
          <w:w w:val="115"/>
          <w:lang w:eastAsia="zh-CN"/>
        </w:rPr>
        <w:t>生成式</w:t>
      </w:r>
      <w:r>
        <w:rPr>
          <w:rFonts w:ascii="微软雅黑" w:eastAsia="微软雅黑" w:cs="微软雅黑"/>
          <w:w w:val="115"/>
          <w:lang w:eastAsia="zh-CN"/>
        </w:rPr>
        <w:t>AI创新解决方案的初始阶段</w:t>
      </w:r>
      <w:r>
        <w:rPr>
          <w:rFonts w:hint="eastAsia" w:ascii="微软雅黑" w:eastAsia="微软雅黑" w:cs="微软雅黑"/>
          <w:w w:val="115"/>
          <w:lang w:eastAsia="zh-CN"/>
        </w:rPr>
        <w:t>。</w:t>
      </w:r>
    </w:p>
    <w:p>
      <w:pPr>
        <w:pStyle w:val="6"/>
        <w:rPr>
          <w:lang w:eastAsia="zh-CN"/>
        </w:rPr>
      </w:pPr>
    </w:p>
    <w:p>
      <w:pPr>
        <w:pStyle w:val="6"/>
        <w:spacing w:before="3"/>
        <w:rPr>
          <w:sz w:val="12"/>
          <w:lang w:eastAsia="zh-CN"/>
        </w:rPr>
      </w:pPr>
      <w:r>
        <mc:AlternateContent>
          <mc:Choice Requires="wps">
            <w:drawing>
              <wp:anchor distT="0" distB="0" distL="114300" distR="114300" simplePos="0" relativeHeight="251911168" behindDoc="1" locked="0" layoutInCell="1" allowOverlap="1">
                <wp:simplePos x="0" y="0"/>
                <wp:positionH relativeFrom="page">
                  <wp:posOffset>1942465</wp:posOffset>
                </wp:positionH>
                <wp:positionV relativeFrom="paragraph">
                  <wp:posOffset>110490</wp:posOffset>
                </wp:positionV>
                <wp:extent cx="3887470" cy="236855"/>
                <wp:effectExtent l="0" t="0" r="11430" b="4445"/>
                <wp:wrapTopAndBottom/>
                <wp:docPr id="653" name="文本框 653"/>
                <wp:cNvGraphicFramePr/>
                <a:graphic xmlns:a="http://schemas.openxmlformats.org/drawingml/2006/main">
                  <a:graphicData uri="http://schemas.microsoft.com/office/word/2010/wordprocessingShape">
                    <wps:wsp>
                      <wps:cNvSpPr txBox="1"/>
                      <wps:spPr>
                        <a:xfrm>
                          <a:off x="0" y="0"/>
                          <a:ext cx="3887470" cy="236855"/>
                        </a:xfrm>
                        <a:prstGeom prst="rect">
                          <a:avLst/>
                        </a:prstGeom>
                        <a:solidFill>
                          <a:srgbClr val="EEF3F8"/>
                        </a:solidFill>
                        <a:ln>
                          <a:noFill/>
                        </a:ln>
                      </wps:spPr>
                      <wps:txbx>
                        <w:txbxContent>
                          <w:p>
                            <w:pPr>
                              <w:spacing w:before="70"/>
                              <w:ind w:left="663" w:right="670"/>
                              <w:jc w:val="center"/>
                              <w:rPr>
                                <w:rFonts w:ascii="微软雅黑" w:hAnsi="微软雅黑" w:eastAsia="微软雅黑" w:cs="宋体"/>
                                <w:i/>
                                <w:color w:val="454C5B"/>
                                <w:w w:val="90"/>
                                <w:sz w:val="17"/>
                                <w:lang w:eastAsia="zh-CN"/>
                              </w:rPr>
                            </w:pPr>
                            <w:r>
                              <w:rPr>
                                <w:rFonts w:hint="eastAsia" w:ascii="微软雅黑" w:hAnsi="微软雅黑" w:eastAsia="微软雅黑" w:cs="宋体"/>
                                <w:i/>
                                <w:color w:val="454C5B"/>
                                <w:w w:val="90"/>
                                <w:sz w:val="17"/>
                                <w:lang w:eastAsia="zh-CN"/>
                              </w:rPr>
                              <w:t>你的组织当前在哪些领域使用生成式AI</w:t>
                            </w:r>
                            <w:r>
                              <w:rPr>
                                <w:rFonts w:ascii="微软雅黑" w:hAnsi="微软雅黑" w:eastAsia="微软雅黑" w:cs="宋体"/>
                                <w:i/>
                                <w:color w:val="454C5B"/>
                                <w:w w:val="90"/>
                                <w:sz w:val="17"/>
                                <w:lang w:eastAsia="zh-CN"/>
                              </w:rPr>
                              <w:t>?</w:t>
                            </w:r>
                          </w:p>
                        </w:txbxContent>
                      </wps:txbx>
                      <wps:bodyPr lIns="0" tIns="0" rIns="0" bIns="0" upright="1"/>
                    </wps:wsp>
                  </a:graphicData>
                </a:graphic>
              </wp:anchor>
            </w:drawing>
          </mc:Choice>
          <mc:Fallback>
            <w:pict>
              <v:shape id="_x0000_s1026" o:spid="_x0000_s1026" o:spt="202" type="#_x0000_t202" style="position:absolute;left:0pt;margin-left:152.95pt;margin-top:8.7pt;height:18.65pt;width:306.1pt;mso-position-horizontal-relative:page;mso-wrap-distance-bottom:0pt;mso-wrap-distance-top:0pt;z-index:-251405312;mso-width-relative:page;mso-height-relative:page;" fillcolor="#EEF3F8" filled="t" stroked="f" coordsize="21600,21600" o:gfxdata="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bJKILNgAAAAJAQAADwAAAAAAAAABACAA&#10;AAAiAAAAZHJzL2Rvd25yZXYueG1sUEsBAhQAFAAAAAgAh07iQJOSf7fUAQAAnwMAAA4AAAAAAAAA&#10;AQAgAAAAJwEAAGRycy9lMm9Eb2MueG1sUEsFBgAAAAAGAAYAWQEAAG0FAAAAAA==&#10;">
                <v:fill on="t" focussize="0,0"/>
                <v:stroke on="f"/>
                <v:imagedata o:title=""/>
                <o:lock v:ext="edit" aspectratio="f"/>
                <v:textbox inset="0mm,0mm,0mm,0mm">
                  <w:txbxContent>
                    <w:p>
                      <w:pPr>
                        <w:spacing w:before="70"/>
                        <w:ind w:left="663" w:right="670"/>
                        <w:jc w:val="center"/>
                        <w:rPr>
                          <w:rFonts w:ascii="微软雅黑" w:hAnsi="微软雅黑" w:eastAsia="微软雅黑" w:cs="宋体"/>
                          <w:i/>
                          <w:color w:val="454C5B"/>
                          <w:w w:val="90"/>
                          <w:sz w:val="17"/>
                          <w:lang w:eastAsia="zh-CN"/>
                        </w:rPr>
                      </w:pPr>
                      <w:r>
                        <w:rPr>
                          <w:rFonts w:hint="eastAsia" w:ascii="微软雅黑" w:hAnsi="微软雅黑" w:eastAsia="微软雅黑" w:cs="宋体"/>
                          <w:i/>
                          <w:color w:val="454C5B"/>
                          <w:w w:val="90"/>
                          <w:sz w:val="17"/>
                          <w:lang w:eastAsia="zh-CN"/>
                        </w:rPr>
                        <w:t>你的组织当前在哪些领域使用生成式AI</w:t>
                      </w:r>
                      <w:r>
                        <w:rPr>
                          <w:rFonts w:ascii="微软雅黑" w:hAnsi="微软雅黑" w:eastAsia="微软雅黑" w:cs="宋体"/>
                          <w:i/>
                          <w:color w:val="454C5B"/>
                          <w:w w:val="90"/>
                          <w:sz w:val="17"/>
                          <w:lang w:eastAsia="zh-CN"/>
                        </w:rPr>
                        <w:t>?</w:t>
                      </w:r>
                    </w:p>
                  </w:txbxContent>
                </v:textbox>
                <w10:wrap type="topAndBottom"/>
              </v:shape>
            </w:pict>
          </mc:Fallback>
        </mc:AlternateContent>
      </w:r>
      <w:r>
        <mc:AlternateContent>
          <mc:Choice Requires="wpg">
            <w:drawing>
              <wp:anchor distT="0" distB="0" distL="114300" distR="114300" simplePos="0" relativeHeight="251912192" behindDoc="1" locked="0" layoutInCell="1" allowOverlap="1">
                <wp:simplePos x="0" y="0"/>
                <wp:positionH relativeFrom="page">
                  <wp:posOffset>1591945</wp:posOffset>
                </wp:positionH>
                <wp:positionV relativeFrom="paragraph">
                  <wp:posOffset>520700</wp:posOffset>
                </wp:positionV>
                <wp:extent cx="508635" cy="1441450"/>
                <wp:effectExtent l="0" t="0" r="12065" b="6350"/>
                <wp:wrapTopAndBottom/>
                <wp:docPr id="654" name="组合 654"/>
                <wp:cNvGraphicFramePr/>
                <a:graphic xmlns:a="http://schemas.openxmlformats.org/drawingml/2006/main">
                  <a:graphicData uri="http://schemas.microsoft.com/office/word/2010/wordprocessingGroup">
                    <wpg:wgp>
                      <wpg:cNvGrpSpPr/>
                      <wpg:grpSpPr>
                        <a:xfrm>
                          <a:off x="0" y="0"/>
                          <a:ext cx="508635" cy="1441450"/>
                          <a:chOff x="2507" y="820"/>
                          <a:chExt cx="801" cy="2270"/>
                        </a:xfrm>
                      </wpg:grpSpPr>
                      <wps:wsp>
                        <wps:cNvPr id="655" name="矩形 514"/>
                        <wps:cNvSpPr/>
                        <wps:spPr>
                          <a:xfrm>
                            <a:off x="2507" y="820"/>
                            <a:ext cx="801" cy="2270"/>
                          </a:xfrm>
                          <a:prstGeom prst="rect">
                            <a:avLst/>
                          </a:prstGeom>
                          <a:solidFill>
                            <a:srgbClr val="DCE5EE"/>
                          </a:solidFill>
                          <a:ln>
                            <a:noFill/>
                          </a:ln>
                        </wps:spPr>
                        <wps:bodyPr upright="1"/>
                      </wps:wsp>
                      <wps:wsp>
                        <wps:cNvPr id="656" name="矩形 515"/>
                        <wps:cNvSpPr/>
                        <wps:spPr>
                          <a:xfrm>
                            <a:off x="2507" y="3021"/>
                            <a:ext cx="801" cy="69"/>
                          </a:xfrm>
                          <a:prstGeom prst="rect">
                            <a:avLst/>
                          </a:prstGeom>
                          <a:solidFill>
                            <a:srgbClr val="00549F"/>
                          </a:solidFill>
                          <a:ln>
                            <a:noFill/>
                          </a:ln>
                        </wps:spPr>
                        <wps:bodyPr upright="1"/>
                      </wps:wsp>
                      <wps:wsp>
                        <wps:cNvPr id="657" name="文本框 516"/>
                        <wps:cNvSpPr txBox="1"/>
                        <wps:spPr>
                          <a:xfrm>
                            <a:off x="2507" y="820"/>
                            <a:ext cx="801" cy="2202"/>
                          </a:xfrm>
                          <a:prstGeom prst="rect">
                            <a:avLst/>
                          </a:prstGeom>
                          <a:noFill/>
                          <a:ln>
                            <a:noFill/>
                          </a:ln>
                        </wps:spPr>
                        <wps:txbx>
                          <w:txbxContent>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spacing w:before="4"/>
                                <w:rPr>
                                  <w:sz w:val="15"/>
                                </w:rPr>
                              </w:pPr>
                            </w:p>
                            <w:p>
                              <w:pPr>
                                <w:ind w:left="275" w:right="276"/>
                                <w:jc w:val="center"/>
                                <w:rPr>
                                  <w:rFonts w:ascii="Century Gothic"/>
                                  <w:b/>
                                  <w:sz w:val="14"/>
                                </w:rPr>
                              </w:pPr>
                              <w:r>
                                <w:rPr>
                                  <w:rFonts w:ascii="Century Gothic"/>
                                  <w:b/>
                                  <w:spacing w:val="-5"/>
                                  <w:w w:val="105"/>
                                  <w:sz w:val="14"/>
                                </w:rPr>
                                <w:t>3%</w:t>
                              </w:r>
                            </w:p>
                          </w:txbxContent>
                        </wps:txbx>
                        <wps:bodyPr lIns="0" tIns="0" rIns="0" bIns="0" upright="1"/>
                      </wps:wsp>
                    </wpg:wgp>
                  </a:graphicData>
                </a:graphic>
              </wp:anchor>
            </w:drawing>
          </mc:Choice>
          <mc:Fallback>
            <w:pict>
              <v:group id="_x0000_s1026" o:spid="_x0000_s1026" o:spt="203" style="position:absolute;left:0pt;margin-left:125.35pt;margin-top:41pt;height:113.5pt;width:40.05pt;mso-position-horizontal-relative:page;mso-wrap-distance-bottom:0pt;mso-wrap-distance-top:0pt;z-index:-251404288;mso-width-relative:page;mso-height-relative:page;" coordorigin="2507,820" coordsize="801,2270" o:gfxdata="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BAvpdzZAAAACgEAAA8AAAAAAAAAAQAgAAAAIgAAAGRycy9kb3ducmV2LnhtbFBLAQIUABQA&#10;AAAIAIdO4kAr+rbDmgIAAK4HAAAOAAAAAAAAAAEAIAAAACgBAABkcnMvZTJvRG9jLnhtbFBLBQYA&#10;AAAABgAGAFkBAAA0BgAAAAA=&#10;">
                <o:lock v:ext="edit" aspectratio="f"/>
                <v:rect id="矩形 514" o:spid="_x0000_s1026" o:spt="1" style="position:absolute;left:2507;top:820;height:2270;width:801;" fillcolor="#DCE5EE" filled="t" stroked="f" coordsize="21600,21600" o:gfxdata="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by2W8AAAA&#10;3AAAAA8AAAAAAAAAAQAgAAAAIgAAAGRycy9kb3ducmV2LnhtbFBLAQIUABQAAAAIAIdO4kAzLwWe&#10;OwAAADkAAAAQAAAAAAAAAAEAIAAAAAsBAABkcnMvc2hhcGV4bWwueG1sUEsFBgAAAAAGAAYAWwEA&#10;ALUDAAAAAA==&#10;">
                  <v:fill on="t" focussize="0,0"/>
                  <v:stroke on="f"/>
                  <v:imagedata o:title=""/>
                  <o:lock v:ext="edit" aspectratio="f"/>
                </v:rect>
                <v:rect id="矩形 515" o:spid="_x0000_s1026" o:spt="1" style="position:absolute;left:2507;top:3021;height:69;width:801;" fillcolor="#00549F" filled="t" stroked="f" coordsize="21600,21600" o:gfxdata="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R91L4A&#10;AADcAAAADwAAAAAAAAABACAAAAAiAAAAZHJzL2Rvd25yZXYueG1sUEsBAhQAFAAAAAgAh07iQDMv&#10;BZ47AAAAOQAAABAAAAAAAAAAAQAgAAAADQEAAGRycy9zaGFwZXhtbC54bWxQSwUGAAAAAAYABgBb&#10;AQAAtwMAAAAA&#10;">
                  <v:fill on="t" focussize="0,0"/>
                  <v:stroke on="f"/>
                  <v:imagedata o:title=""/>
                  <o:lock v:ext="edit" aspectratio="f"/>
                </v:rect>
                <v:shape id="文本框 516" o:spid="_x0000_s1026" o:spt="202" type="#_x0000_t202" style="position:absolute;left:2507;top:820;height:2202;width:801;" filled="f" stroked="f" coordsize="21600,21600" o:gfxdata="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wLG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spacing w:before="4"/>
                          <w:rPr>
                            <w:sz w:val="15"/>
                          </w:rPr>
                        </w:pPr>
                      </w:p>
                      <w:p>
                        <w:pPr>
                          <w:ind w:left="275" w:right="276"/>
                          <w:jc w:val="center"/>
                          <w:rPr>
                            <w:rFonts w:ascii="Century Gothic"/>
                            <w:b/>
                            <w:sz w:val="14"/>
                          </w:rPr>
                        </w:pPr>
                        <w:r>
                          <w:rPr>
                            <w:rFonts w:ascii="Century Gothic"/>
                            <w:b/>
                            <w:spacing w:val="-5"/>
                            <w:w w:val="105"/>
                            <w:sz w:val="14"/>
                          </w:rPr>
                          <w:t>3%</w:t>
                        </w:r>
                      </w:p>
                    </w:txbxContent>
                  </v:textbox>
                </v:shape>
                <w10:wrap type="topAndBottom"/>
              </v:group>
            </w:pict>
          </mc:Fallback>
        </mc:AlternateContent>
      </w:r>
      <w:r>
        <mc:AlternateContent>
          <mc:Choice Requires="wpg">
            <w:drawing>
              <wp:anchor distT="0" distB="0" distL="114300" distR="114300" simplePos="0" relativeHeight="251912192" behindDoc="1" locked="0" layoutInCell="1" allowOverlap="1">
                <wp:simplePos x="0" y="0"/>
                <wp:positionH relativeFrom="page">
                  <wp:posOffset>2272030</wp:posOffset>
                </wp:positionH>
                <wp:positionV relativeFrom="paragraph">
                  <wp:posOffset>520700</wp:posOffset>
                </wp:positionV>
                <wp:extent cx="508635" cy="1441450"/>
                <wp:effectExtent l="0" t="0" r="12065" b="6350"/>
                <wp:wrapTopAndBottom/>
                <wp:docPr id="658" name="组合 658"/>
                <wp:cNvGraphicFramePr/>
                <a:graphic xmlns:a="http://schemas.openxmlformats.org/drawingml/2006/main">
                  <a:graphicData uri="http://schemas.microsoft.com/office/word/2010/wordprocessingGroup">
                    <wpg:wgp>
                      <wpg:cNvGrpSpPr/>
                      <wpg:grpSpPr>
                        <a:xfrm>
                          <a:off x="0" y="0"/>
                          <a:ext cx="508635" cy="1441450"/>
                          <a:chOff x="3578" y="820"/>
                          <a:chExt cx="801" cy="2270"/>
                        </a:xfrm>
                      </wpg:grpSpPr>
                      <wps:wsp>
                        <wps:cNvPr id="659" name="矩形 518"/>
                        <wps:cNvSpPr/>
                        <wps:spPr>
                          <a:xfrm>
                            <a:off x="3578" y="820"/>
                            <a:ext cx="801" cy="1589"/>
                          </a:xfrm>
                          <a:prstGeom prst="rect">
                            <a:avLst/>
                          </a:prstGeom>
                          <a:solidFill>
                            <a:srgbClr val="DCE5EE"/>
                          </a:solidFill>
                          <a:ln>
                            <a:noFill/>
                          </a:ln>
                        </wps:spPr>
                        <wps:bodyPr upright="1"/>
                      </wps:wsp>
                      <wps:wsp>
                        <wps:cNvPr id="660" name="文本框 519"/>
                        <wps:cNvSpPr txBox="1"/>
                        <wps:spPr>
                          <a:xfrm>
                            <a:off x="3578" y="2409"/>
                            <a:ext cx="801" cy="681"/>
                          </a:xfrm>
                          <a:prstGeom prst="rect">
                            <a:avLst/>
                          </a:prstGeom>
                          <a:solidFill>
                            <a:srgbClr val="00549F"/>
                          </a:solidFill>
                          <a:ln>
                            <a:noFill/>
                          </a:ln>
                        </wps:spPr>
                        <wps:txbx>
                          <w:txbxContent>
                            <w:p>
                              <w:pPr>
                                <w:spacing w:before="83"/>
                                <w:ind w:left="252"/>
                                <w:rPr>
                                  <w:rFonts w:ascii="Century Gothic"/>
                                  <w:b/>
                                  <w:color w:val="000000"/>
                                  <w:sz w:val="14"/>
                                </w:rPr>
                              </w:pPr>
                              <w:r>
                                <w:rPr>
                                  <w:rFonts w:ascii="Century Gothic"/>
                                  <w:b/>
                                  <w:color w:val="FFFFFF"/>
                                  <w:spacing w:val="-5"/>
                                  <w:w w:val="105"/>
                                  <w:sz w:val="14"/>
                                </w:rPr>
                                <w:t>30%</w:t>
                              </w:r>
                            </w:p>
                          </w:txbxContent>
                        </wps:txbx>
                        <wps:bodyPr lIns="0" tIns="0" rIns="0" bIns="0" upright="1"/>
                      </wps:wsp>
                    </wpg:wgp>
                  </a:graphicData>
                </a:graphic>
              </wp:anchor>
            </w:drawing>
          </mc:Choice>
          <mc:Fallback>
            <w:pict>
              <v:group id="_x0000_s1026" o:spid="_x0000_s1026" o:spt="203" style="position:absolute;left:0pt;margin-left:178.9pt;margin-top:41pt;height:113.5pt;width:40.05pt;mso-position-horizontal-relative:page;mso-wrap-distance-bottom:0pt;mso-wrap-distance-top:0pt;z-index:-251404288;mso-width-relative:page;mso-height-relative:page;" coordorigin="3578,820" coordsize="801,2270" o:gfxdata="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i7Zte2gAAAAoBAAAPAAAAAAAA&#10;AAEAIAAAACIAAABkcnMvZG93bnJldi54bWxQSwECFAAUAAAACACHTuJAk01FAoICAABUBgAADgAA&#10;AAAAAAABACAAAAApAQAAZHJzL2Uyb0RvYy54bWxQSwUGAAAAAAYABgBZAQAAHQYAAAAA&#10;">
                <o:lock v:ext="edit" aspectratio="f"/>
                <v:rect id="矩形 518" o:spid="_x0000_s1026" o:spt="1" style="position:absolute;left:3578;top:820;height:1589;width:801;" fillcolor="#DCE5EE" filled="t" stroked="f" coordsize="21600,21600" o:gfxdata="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FsFgvQAA&#10;ANwAAAAPAAAAAAAAAAEAIAAAACIAAABkcnMvZG93bnJldi54bWxQSwECFAAUAAAACACHTuJAMy8F&#10;njsAAAA5AAAAEAAAAAAAAAABACAAAAAMAQAAZHJzL3NoYXBleG1sLnhtbFBLBQYAAAAABgAGAFsB&#10;AAC2AwAAAAA=&#10;">
                  <v:fill on="t" focussize="0,0"/>
                  <v:stroke on="f"/>
                  <v:imagedata o:title=""/>
                  <o:lock v:ext="edit" aspectratio="f"/>
                </v:rect>
                <v:shape id="文本框 519" o:spid="_x0000_s1026" o:spt="202" type="#_x0000_t202" style="position:absolute;left:3578;top:2409;height:681;width:801;" fillcolor="#00549F" filled="t" stroked="f" coordsize="21600,21600" o:gfxdata="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XwWJugAAANw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83"/>
                          <w:ind w:left="252"/>
                          <w:rPr>
                            <w:rFonts w:ascii="Century Gothic"/>
                            <w:b/>
                            <w:color w:val="000000"/>
                            <w:sz w:val="14"/>
                          </w:rPr>
                        </w:pPr>
                        <w:r>
                          <w:rPr>
                            <w:rFonts w:ascii="Century Gothic"/>
                            <w:b/>
                            <w:color w:val="FFFFFF"/>
                            <w:spacing w:val="-5"/>
                            <w:w w:val="105"/>
                            <w:sz w:val="14"/>
                          </w:rPr>
                          <w:t>30%</w:t>
                        </w:r>
                      </w:p>
                    </w:txbxContent>
                  </v:textbox>
                </v:shape>
                <w10:wrap type="topAndBottom"/>
              </v:group>
            </w:pict>
          </mc:Fallback>
        </mc:AlternateContent>
      </w:r>
      <w:r>
        <mc:AlternateContent>
          <mc:Choice Requires="wpg">
            <w:drawing>
              <wp:anchor distT="0" distB="0" distL="114300" distR="114300" simplePos="0" relativeHeight="251913216" behindDoc="1" locked="0" layoutInCell="1" allowOverlap="1">
                <wp:simplePos x="0" y="0"/>
                <wp:positionH relativeFrom="page">
                  <wp:posOffset>2952115</wp:posOffset>
                </wp:positionH>
                <wp:positionV relativeFrom="paragraph">
                  <wp:posOffset>520700</wp:posOffset>
                </wp:positionV>
                <wp:extent cx="508635" cy="1441450"/>
                <wp:effectExtent l="635" t="0" r="11430" b="6350"/>
                <wp:wrapTopAndBottom/>
                <wp:docPr id="661" name="组合 661"/>
                <wp:cNvGraphicFramePr/>
                <a:graphic xmlns:a="http://schemas.openxmlformats.org/drawingml/2006/main">
                  <a:graphicData uri="http://schemas.microsoft.com/office/word/2010/wordprocessingGroup">
                    <wpg:wgp>
                      <wpg:cNvGrpSpPr/>
                      <wpg:grpSpPr>
                        <a:xfrm>
                          <a:off x="0" y="0"/>
                          <a:ext cx="508635" cy="1441450"/>
                          <a:chOff x="4649" y="820"/>
                          <a:chExt cx="801" cy="2270"/>
                        </a:xfrm>
                      </wpg:grpSpPr>
                      <wps:wsp>
                        <wps:cNvPr id="662" name="矩形 521"/>
                        <wps:cNvSpPr/>
                        <wps:spPr>
                          <a:xfrm>
                            <a:off x="4648" y="820"/>
                            <a:ext cx="801" cy="1930"/>
                          </a:xfrm>
                          <a:prstGeom prst="rect">
                            <a:avLst/>
                          </a:prstGeom>
                          <a:solidFill>
                            <a:srgbClr val="DCE5EE"/>
                          </a:solidFill>
                          <a:ln>
                            <a:noFill/>
                          </a:ln>
                        </wps:spPr>
                        <wps:bodyPr upright="1"/>
                      </wps:wsp>
                      <wps:wsp>
                        <wps:cNvPr id="663" name="文本框 522"/>
                        <wps:cNvSpPr txBox="1"/>
                        <wps:spPr>
                          <a:xfrm>
                            <a:off x="4648" y="2749"/>
                            <a:ext cx="801" cy="341"/>
                          </a:xfrm>
                          <a:prstGeom prst="rect">
                            <a:avLst/>
                          </a:prstGeom>
                          <a:solidFill>
                            <a:srgbClr val="00549F"/>
                          </a:solidFill>
                          <a:ln>
                            <a:noFill/>
                          </a:ln>
                        </wps:spPr>
                        <wps:txbx>
                          <w:txbxContent>
                            <w:p>
                              <w:pPr>
                                <w:spacing w:before="72"/>
                                <w:ind w:left="260"/>
                                <w:rPr>
                                  <w:rFonts w:ascii="Century Gothic"/>
                                  <w:b/>
                                  <w:color w:val="000000"/>
                                  <w:sz w:val="14"/>
                                </w:rPr>
                              </w:pPr>
                              <w:r>
                                <w:rPr>
                                  <w:rFonts w:ascii="Century Gothic"/>
                                  <w:b/>
                                  <w:color w:val="FFFFFF"/>
                                  <w:spacing w:val="-5"/>
                                  <w:sz w:val="14"/>
                                </w:rPr>
                                <w:t>15%</w:t>
                              </w:r>
                            </w:p>
                          </w:txbxContent>
                        </wps:txbx>
                        <wps:bodyPr lIns="0" tIns="0" rIns="0" bIns="0" upright="1"/>
                      </wps:wsp>
                    </wpg:wgp>
                  </a:graphicData>
                </a:graphic>
              </wp:anchor>
            </w:drawing>
          </mc:Choice>
          <mc:Fallback>
            <w:pict>
              <v:group id="_x0000_s1026" o:spid="_x0000_s1026" o:spt="203" style="position:absolute;left:0pt;margin-left:232.45pt;margin-top:41pt;height:113.5pt;width:40.05pt;mso-position-horizontal-relative:page;mso-wrap-distance-bottom:0pt;mso-wrap-distance-top:0pt;z-index:-251403264;mso-width-relative:page;mso-height-relative:page;" coordorigin="4649,820" coordsize="801,2270" o:gfxdata="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NBQZB9oAAAAKAQAADwAA&#10;AAAAAAABACAAAAAiAAAAZHJzL2Rvd25yZXYueG1sUEsBAhQAFAAAAAgAh07iQMrZQGKGAgAAVAYA&#10;AA4AAAAAAAAAAQAgAAAAKQEAAGRycy9lMm9Eb2MueG1sUEsFBgAAAAAGAAYAWQEAACEGAAAAAA==&#10;">
                <o:lock v:ext="edit" aspectratio="f"/>
                <v:rect id="矩形 521" o:spid="_x0000_s1026" o:spt="1" style="position:absolute;left:4648;top:820;height:1930;width:801;" fillcolor="#DCE5EE" filled="t" stroked="f" coordsize="21600,21600" o:gfxdata="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emay/&#10;AAAA3AAAAA8AAAAAAAAAAQAgAAAAIgAAAGRycy9kb3ducmV2LnhtbFBLAQIUABQAAAAIAIdO4kAz&#10;LwWeOwAAADkAAAAQAAAAAAAAAAEAIAAAAA4BAABkcnMvc2hhcGV4bWwueG1sUEsFBgAAAAAGAAYA&#10;WwEAALgDAAAAAA==&#10;">
                  <v:fill on="t" focussize="0,0"/>
                  <v:stroke on="f"/>
                  <v:imagedata o:title=""/>
                  <o:lock v:ext="edit" aspectratio="f"/>
                </v:rect>
                <v:shape id="文本框 522" o:spid="_x0000_s1026" o:spt="202" type="#_x0000_t202" style="position:absolute;left:4648;top:2749;height:341;width:801;" fillcolor="#00549F" filled="t" stroked="f" coordsize="21600,21600" o:gfxdata="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Nm/6/&#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72"/>
                          <w:ind w:left="260"/>
                          <w:rPr>
                            <w:rFonts w:ascii="Century Gothic"/>
                            <w:b/>
                            <w:color w:val="000000"/>
                            <w:sz w:val="14"/>
                          </w:rPr>
                        </w:pPr>
                        <w:r>
                          <w:rPr>
                            <w:rFonts w:ascii="Century Gothic"/>
                            <w:b/>
                            <w:color w:val="FFFFFF"/>
                            <w:spacing w:val="-5"/>
                            <w:sz w:val="14"/>
                          </w:rPr>
                          <w:t>15%</w:t>
                        </w:r>
                      </w:p>
                    </w:txbxContent>
                  </v:textbox>
                </v:shape>
                <w10:wrap type="topAndBottom"/>
              </v:group>
            </w:pict>
          </mc:Fallback>
        </mc:AlternateContent>
      </w:r>
      <w:r>
        <mc:AlternateContent>
          <mc:Choice Requires="wpg">
            <w:drawing>
              <wp:anchor distT="0" distB="0" distL="114300" distR="114300" simplePos="0" relativeHeight="251913216" behindDoc="1" locked="0" layoutInCell="1" allowOverlap="1">
                <wp:simplePos x="0" y="0"/>
                <wp:positionH relativeFrom="page">
                  <wp:posOffset>3632200</wp:posOffset>
                </wp:positionH>
                <wp:positionV relativeFrom="paragraph">
                  <wp:posOffset>520700</wp:posOffset>
                </wp:positionV>
                <wp:extent cx="508635" cy="1441450"/>
                <wp:effectExtent l="635" t="0" r="11430" b="6350"/>
                <wp:wrapTopAndBottom/>
                <wp:docPr id="664" name="组合 664"/>
                <wp:cNvGraphicFramePr/>
                <a:graphic xmlns:a="http://schemas.openxmlformats.org/drawingml/2006/main">
                  <a:graphicData uri="http://schemas.microsoft.com/office/word/2010/wordprocessingGroup">
                    <wpg:wgp>
                      <wpg:cNvGrpSpPr/>
                      <wpg:grpSpPr>
                        <a:xfrm>
                          <a:off x="0" y="0"/>
                          <a:ext cx="508635" cy="1441450"/>
                          <a:chOff x="5720" y="820"/>
                          <a:chExt cx="801" cy="2270"/>
                        </a:xfrm>
                      </wpg:grpSpPr>
                      <wps:wsp>
                        <wps:cNvPr id="665" name="矩形 524"/>
                        <wps:cNvSpPr/>
                        <wps:spPr>
                          <a:xfrm>
                            <a:off x="5719" y="820"/>
                            <a:ext cx="801" cy="1748"/>
                          </a:xfrm>
                          <a:prstGeom prst="rect">
                            <a:avLst/>
                          </a:prstGeom>
                          <a:solidFill>
                            <a:srgbClr val="DCE5EE"/>
                          </a:solidFill>
                          <a:ln>
                            <a:noFill/>
                          </a:ln>
                        </wps:spPr>
                        <wps:bodyPr upright="1"/>
                      </wps:wsp>
                      <wps:wsp>
                        <wps:cNvPr id="666" name="文本框 525"/>
                        <wps:cNvSpPr txBox="1"/>
                        <wps:spPr>
                          <a:xfrm>
                            <a:off x="5719" y="2568"/>
                            <a:ext cx="801" cy="522"/>
                          </a:xfrm>
                          <a:prstGeom prst="rect">
                            <a:avLst/>
                          </a:prstGeom>
                          <a:solidFill>
                            <a:srgbClr val="00549F"/>
                          </a:solidFill>
                          <a:ln>
                            <a:noFill/>
                          </a:ln>
                        </wps:spPr>
                        <wps:txbx>
                          <w:txbxContent>
                            <w:p>
                              <w:pPr>
                                <w:spacing w:before="109"/>
                                <w:ind w:left="255"/>
                                <w:rPr>
                                  <w:rFonts w:ascii="Century Gothic"/>
                                  <w:b/>
                                  <w:color w:val="000000"/>
                                  <w:sz w:val="14"/>
                                </w:rPr>
                              </w:pPr>
                              <w:r>
                                <w:rPr>
                                  <w:rFonts w:ascii="Century Gothic"/>
                                  <w:b/>
                                  <w:color w:val="FFFFFF"/>
                                  <w:spacing w:val="-5"/>
                                  <w:w w:val="105"/>
                                  <w:sz w:val="14"/>
                                </w:rPr>
                                <w:t>23%</w:t>
                              </w:r>
                            </w:p>
                          </w:txbxContent>
                        </wps:txbx>
                        <wps:bodyPr lIns="0" tIns="0" rIns="0" bIns="0" upright="1"/>
                      </wps:wsp>
                    </wpg:wgp>
                  </a:graphicData>
                </a:graphic>
              </wp:anchor>
            </w:drawing>
          </mc:Choice>
          <mc:Fallback>
            <w:pict>
              <v:group id="_x0000_s1026" o:spid="_x0000_s1026" o:spt="203" style="position:absolute;left:0pt;margin-left:286pt;margin-top:41pt;height:113.5pt;width:40.05pt;mso-position-horizontal-relative:page;mso-wrap-distance-bottom:0pt;mso-wrap-distance-top:0pt;z-index:-251403264;mso-width-relative:page;mso-height-relative:page;" coordorigin="5720,820" coordsize="801,2270" o:gfxdata="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W+/7r2gAAAAoBAAAPAAAAAAAA&#10;AAEAIAAAACIAAABkcnMvZG93bnJldi54bWxQSwECFAAUAAAACACHTuJAB/Yp4YICAABUBgAADgAA&#10;AAAAAAABACAAAAApAQAAZHJzL2Uyb0RvYy54bWxQSwUGAAAAAAYABgBZAQAAHQYAAAAA&#10;">
                <o:lock v:ext="edit" aspectratio="f"/>
                <v:rect id="矩形 524" o:spid="_x0000_s1026" o:spt="1" style="position:absolute;left:5719;top:820;height:1748;width:801;" fillcolor="#DCE5EE" filled="t" stroked="f" coordsize="21600,21600" o:gfxdata="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cB2L4A&#10;AADcAAAADwAAAAAAAAABACAAAAAiAAAAZHJzL2Rvd25yZXYueG1sUEsBAhQAFAAAAAgAh07iQDMv&#10;BZ47AAAAOQAAABAAAAAAAAAAAQAgAAAADQEAAGRycy9zaGFwZXhtbC54bWxQSwUGAAAAAAYABgBb&#10;AQAAtwMAAAAA&#10;">
                  <v:fill on="t" focussize="0,0"/>
                  <v:stroke on="f"/>
                  <v:imagedata o:title=""/>
                  <o:lock v:ext="edit" aspectratio="f"/>
                </v:rect>
                <v:shape id="文本框 525" o:spid="_x0000_s1026" o:spt="202" type="#_x0000_t202" style="position:absolute;left:5719;top:2568;height:522;width:801;" fillcolor="#00549F" filled="t" stroked="f" coordsize="21600,21600" o:gfxdata="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jhm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109"/>
                          <w:ind w:left="255"/>
                          <w:rPr>
                            <w:rFonts w:ascii="Century Gothic"/>
                            <w:b/>
                            <w:color w:val="000000"/>
                            <w:sz w:val="14"/>
                          </w:rPr>
                        </w:pPr>
                        <w:r>
                          <w:rPr>
                            <w:rFonts w:ascii="Century Gothic"/>
                            <w:b/>
                            <w:color w:val="FFFFFF"/>
                            <w:spacing w:val="-5"/>
                            <w:w w:val="105"/>
                            <w:sz w:val="14"/>
                          </w:rPr>
                          <w:t>23%</w:t>
                        </w:r>
                      </w:p>
                    </w:txbxContent>
                  </v:textbox>
                </v:shape>
                <w10:wrap type="topAndBottom"/>
              </v:group>
            </w:pict>
          </mc:Fallback>
        </mc:AlternateContent>
      </w:r>
      <w:r>
        <mc:AlternateContent>
          <mc:Choice Requires="wpg">
            <w:drawing>
              <wp:anchor distT="0" distB="0" distL="114300" distR="114300" simplePos="0" relativeHeight="251914240" behindDoc="1" locked="0" layoutInCell="1" allowOverlap="1">
                <wp:simplePos x="0" y="0"/>
                <wp:positionH relativeFrom="page">
                  <wp:posOffset>4312285</wp:posOffset>
                </wp:positionH>
                <wp:positionV relativeFrom="paragraph">
                  <wp:posOffset>520700</wp:posOffset>
                </wp:positionV>
                <wp:extent cx="508635" cy="1441450"/>
                <wp:effectExtent l="635" t="0" r="11430" b="6350"/>
                <wp:wrapTopAndBottom/>
                <wp:docPr id="667" name="组合 667"/>
                <wp:cNvGraphicFramePr/>
                <a:graphic xmlns:a="http://schemas.openxmlformats.org/drawingml/2006/main">
                  <a:graphicData uri="http://schemas.microsoft.com/office/word/2010/wordprocessingGroup">
                    <wpg:wgp>
                      <wpg:cNvGrpSpPr/>
                      <wpg:grpSpPr>
                        <a:xfrm>
                          <a:off x="0" y="0"/>
                          <a:ext cx="508635" cy="1441450"/>
                          <a:chOff x="6791" y="820"/>
                          <a:chExt cx="801" cy="2270"/>
                        </a:xfrm>
                      </wpg:grpSpPr>
                      <wps:wsp>
                        <wps:cNvPr id="668" name="矩形 527"/>
                        <wps:cNvSpPr/>
                        <wps:spPr>
                          <a:xfrm>
                            <a:off x="6790" y="820"/>
                            <a:ext cx="801" cy="1725"/>
                          </a:xfrm>
                          <a:prstGeom prst="rect">
                            <a:avLst/>
                          </a:prstGeom>
                          <a:solidFill>
                            <a:srgbClr val="DCE5EE"/>
                          </a:solidFill>
                          <a:ln>
                            <a:noFill/>
                          </a:ln>
                        </wps:spPr>
                        <wps:bodyPr upright="1"/>
                      </wps:wsp>
                      <wps:wsp>
                        <wps:cNvPr id="669" name="文本框 528"/>
                        <wps:cNvSpPr txBox="1"/>
                        <wps:spPr>
                          <a:xfrm>
                            <a:off x="6790" y="2545"/>
                            <a:ext cx="801" cy="545"/>
                          </a:xfrm>
                          <a:prstGeom prst="rect">
                            <a:avLst/>
                          </a:prstGeom>
                          <a:solidFill>
                            <a:srgbClr val="00549F"/>
                          </a:solidFill>
                          <a:ln>
                            <a:noFill/>
                          </a:ln>
                        </wps:spPr>
                        <wps:txbx>
                          <w:txbxContent>
                            <w:p>
                              <w:pPr>
                                <w:spacing w:before="80"/>
                                <w:ind w:left="249"/>
                                <w:rPr>
                                  <w:rFonts w:ascii="Century Gothic"/>
                                  <w:b/>
                                  <w:color w:val="000000"/>
                                  <w:sz w:val="14"/>
                                </w:rPr>
                              </w:pPr>
                              <w:r>
                                <w:rPr>
                                  <w:rFonts w:ascii="Century Gothic"/>
                                  <w:b/>
                                  <w:color w:val="FFFFFF"/>
                                  <w:spacing w:val="-5"/>
                                  <w:w w:val="110"/>
                                  <w:sz w:val="14"/>
                                </w:rPr>
                                <w:t>24%</w:t>
                              </w:r>
                            </w:p>
                          </w:txbxContent>
                        </wps:txbx>
                        <wps:bodyPr lIns="0" tIns="0" rIns="0" bIns="0" upright="1"/>
                      </wps:wsp>
                    </wpg:wgp>
                  </a:graphicData>
                </a:graphic>
              </wp:anchor>
            </w:drawing>
          </mc:Choice>
          <mc:Fallback>
            <w:pict>
              <v:group id="_x0000_s1026" o:spid="_x0000_s1026" o:spt="203" style="position:absolute;left:0pt;margin-left:339.55pt;margin-top:41pt;height:113.5pt;width:40.05pt;mso-position-horizontal-relative:page;mso-wrap-distance-bottom:0pt;mso-wrap-distance-top:0pt;z-index:-251402240;mso-width-relative:page;mso-height-relative:page;" coordorigin="6791,820" coordsize="801,2270" o:gfxdata="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KdujwdsAAAAKAQAADwAAAAAA&#10;AAABACAAAAAiAAAAZHJzL2Rvd25yZXYueG1sUEsBAhQAFAAAAAgAh07iQGVhL1SCAgAAVAYAAA4A&#10;AAAAAAAAAQAgAAAAKgEAAGRycy9lMm9Eb2MueG1sUEsFBgAAAAAGAAYAWQEAAB4GAAAAAA==&#10;">
                <o:lock v:ext="edit" aspectratio="f"/>
                <v:rect id="矩形 527" o:spid="_x0000_s1026" o:spt="1" style="position:absolute;left:6790;top:820;height:1725;width:801;" fillcolor="#DCE5EE" filled="t" stroked="f" coordsize="21600,21600" o:gfxdata="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DNq5GtwAAANwAAAAP&#10;AAAAAAAAAAEAIAAAACIAAABkcnMvZG93bnJldi54bWxQSwECFAAUAAAACACHTuJAMy8FnjsAAAA5&#10;AAAAEAAAAAAAAAABACAAAAAGAQAAZHJzL3NoYXBleG1sLnhtbFBLBQYAAAAABgAGAFsBAACwAwAA&#10;AAA=&#10;">
                  <v:fill on="t" focussize="0,0"/>
                  <v:stroke on="f"/>
                  <v:imagedata o:title=""/>
                  <o:lock v:ext="edit" aspectratio="f"/>
                </v:rect>
                <v:shape id="文本框 528" o:spid="_x0000_s1026" o:spt="202" type="#_x0000_t202" style="position:absolute;left:6790;top:2545;height:545;width:801;" fillcolor="#00549F" filled="t" stroked="f" coordsize="21600,21600" o:gfxdata="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lrBS/&#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80"/>
                          <w:ind w:left="249"/>
                          <w:rPr>
                            <w:rFonts w:ascii="Century Gothic"/>
                            <w:b/>
                            <w:color w:val="000000"/>
                            <w:sz w:val="14"/>
                          </w:rPr>
                        </w:pPr>
                        <w:r>
                          <w:rPr>
                            <w:rFonts w:ascii="Century Gothic"/>
                            <w:b/>
                            <w:color w:val="FFFFFF"/>
                            <w:spacing w:val="-5"/>
                            <w:w w:val="110"/>
                            <w:sz w:val="14"/>
                          </w:rPr>
                          <w:t>24%</w:t>
                        </w:r>
                      </w:p>
                    </w:txbxContent>
                  </v:textbox>
                </v:shape>
                <w10:wrap type="topAndBottom"/>
              </v:group>
            </w:pict>
          </mc:Fallback>
        </mc:AlternateContent>
      </w:r>
      <w:r>
        <mc:AlternateContent>
          <mc:Choice Requires="wpg">
            <w:drawing>
              <wp:anchor distT="0" distB="0" distL="114300" distR="114300" simplePos="0" relativeHeight="251914240" behindDoc="1" locked="0" layoutInCell="1" allowOverlap="1">
                <wp:simplePos x="0" y="0"/>
                <wp:positionH relativeFrom="page">
                  <wp:posOffset>4992370</wp:posOffset>
                </wp:positionH>
                <wp:positionV relativeFrom="paragraph">
                  <wp:posOffset>520700</wp:posOffset>
                </wp:positionV>
                <wp:extent cx="508635" cy="1441450"/>
                <wp:effectExtent l="635" t="0" r="11430" b="6350"/>
                <wp:wrapTopAndBottom/>
                <wp:docPr id="670" name="组合 670"/>
                <wp:cNvGraphicFramePr/>
                <a:graphic xmlns:a="http://schemas.openxmlformats.org/drawingml/2006/main">
                  <a:graphicData uri="http://schemas.microsoft.com/office/word/2010/wordprocessingGroup">
                    <wpg:wgp>
                      <wpg:cNvGrpSpPr/>
                      <wpg:grpSpPr>
                        <a:xfrm>
                          <a:off x="0" y="0"/>
                          <a:ext cx="508635" cy="1441450"/>
                          <a:chOff x="7862" y="820"/>
                          <a:chExt cx="801" cy="2270"/>
                        </a:xfrm>
                      </wpg:grpSpPr>
                      <wps:wsp>
                        <wps:cNvPr id="671" name="矩形 530"/>
                        <wps:cNvSpPr/>
                        <wps:spPr>
                          <a:xfrm>
                            <a:off x="7861" y="820"/>
                            <a:ext cx="801" cy="2270"/>
                          </a:xfrm>
                          <a:prstGeom prst="rect">
                            <a:avLst/>
                          </a:prstGeom>
                          <a:solidFill>
                            <a:srgbClr val="DCE5EE"/>
                          </a:solidFill>
                          <a:ln>
                            <a:noFill/>
                          </a:ln>
                        </wps:spPr>
                        <wps:bodyPr upright="1"/>
                      </wps:wsp>
                      <wps:wsp>
                        <wps:cNvPr id="672" name="矩形 531"/>
                        <wps:cNvSpPr/>
                        <wps:spPr>
                          <a:xfrm>
                            <a:off x="7861" y="3021"/>
                            <a:ext cx="801" cy="69"/>
                          </a:xfrm>
                          <a:prstGeom prst="rect">
                            <a:avLst/>
                          </a:prstGeom>
                          <a:solidFill>
                            <a:srgbClr val="00549F"/>
                          </a:solidFill>
                          <a:ln>
                            <a:noFill/>
                          </a:ln>
                        </wps:spPr>
                        <wps:bodyPr upright="1"/>
                      </wps:wsp>
                      <wps:wsp>
                        <wps:cNvPr id="673" name="文本框 532"/>
                        <wps:cNvSpPr txBox="1"/>
                        <wps:spPr>
                          <a:xfrm>
                            <a:off x="7861" y="820"/>
                            <a:ext cx="801" cy="2202"/>
                          </a:xfrm>
                          <a:prstGeom prst="rect">
                            <a:avLst/>
                          </a:prstGeom>
                          <a:noFill/>
                          <a:ln>
                            <a:noFill/>
                          </a:ln>
                        </wps:spPr>
                        <wps:txbx>
                          <w:txbxContent>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spacing w:before="4"/>
                                <w:rPr>
                                  <w:sz w:val="15"/>
                                </w:rPr>
                              </w:pPr>
                            </w:p>
                            <w:p>
                              <w:pPr>
                                <w:ind w:left="275" w:right="276"/>
                                <w:jc w:val="center"/>
                                <w:rPr>
                                  <w:rFonts w:ascii="Century Gothic"/>
                                  <w:b/>
                                  <w:sz w:val="14"/>
                                </w:rPr>
                              </w:pPr>
                              <w:r>
                                <w:rPr>
                                  <w:rFonts w:ascii="Century Gothic"/>
                                  <w:b/>
                                  <w:spacing w:val="-5"/>
                                  <w:w w:val="105"/>
                                  <w:sz w:val="14"/>
                                </w:rPr>
                                <w:t>3%</w:t>
                              </w:r>
                            </w:p>
                          </w:txbxContent>
                        </wps:txbx>
                        <wps:bodyPr lIns="0" tIns="0" rIns="0" bIns="0" upright="1"/>
                      </wps:wsp>
                    </wpg:wgp>
                  </a:graphicData>
                </a:graphic>
              </wp:anchor>
            </w:drawing>
          </mc:Choice>
          <mc:Fallback>
            <w:pict>
              <v:group id="_x0000_s1026" o:spid="_x0000_s1026" o:spt="203" style="position:absolute;left:0pt;margin-left:393.1pt;margin-top:41pt;height:113.5pt;width:40.05pt;mso-position-horizontal-relative:page;mso-wrap-distance-bottom:0pt;mso-wrap-distance-top:0pt;z-index:-251402240;mso-width-relative:page;mso-height-relative:page;" coordorigin="7862,820" coordsize="801,2270" o:gfxdata="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Lf0aFHaAAAACgEAAA8AAAAAAAAAAQAgAAAAIgAAAGRycy9kb3ducmV2LnhtbFBL&#10;AQIUABQAAAAIAIdO4kB+OHqVnwIAAK4HAAAOAAAAAAAAAAEAIAAAACkBAABkcnMvZTJvRG9jLnht&#10;bFBLBQYAAAAABgAGAFkBAAA6BgAAAAA=&#10;">
                <o:lock v:ext="edit" aspectratio="f"/>
                <v:rect id="矩形 530" o:spid="_x0000_s1026" o:spt="1" style="position:absolute;left:7861;top:820;height:2270;width:801;" fillcolor="#DCE5EE" filled="t" stroked="f" coordsize="21600,21600" o:gfxdata="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9WRBr4A&#10;AADcAAAADwAAAAAAAAABACAAAAAiAAAAZHJzL2Rvd25yZXYueG1sUEsBAhQAFAAAAAgAh07iQDMv&#10;BZ47AAAAOQAAABAAAAAAAAAAAQAgAAAADQEAAGRycy9zaGFwZXhtbC54bWxQSwUGAAAAAAYABgBb&#10;AQAAtwMAAAAA&#10;">
                  <v:fill on="t" focussize="0,0"/>
                  <v:stroke on="f"/>
                  <v:imagedata o:title=""/>
                  <o:lock v:ext="edit" aspectratio="f"/>
                </v:rect>
                <v:rect id="矩形 531" o:spid="_x0000_s1026" o:spt="1" style="position:absolute;left:7861;top:3021;height:69;width:801;" fillcolor="#00549F" filled="t" stroked="f" coordsize="21600,21600" o:gfxdata="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KJ7e/&#10;AAAA3AAAAA8AAAAAAAAAAQAgAAAAIgAAAGRycy9kb3ducmV2LnhtbFBLAQIUABQAAAAIAIdO4kAz&#10;LwWeOwAAADkAAAAQAAAAAAAAAAEAIAAAAA4BAABkcnMvc2hhcGV4bWwueG1sUEsFBgAAAAAGAAYA&#10;WwEAALgDAAAAAA==&#10;">
                  <v:fill on="t" focussize="0,0"/>
                  <v:stroke on="f"/>
                  <v:imagedata o:title=""/>
                  <o:lock v:ext="edit" aspectratio="f"/>
                </v:rect>
                <v:shape id="文本框 532" o:spid="_x0000_s1026" o:spt="202" type="#_x0000_t202" style="position:absolute;left:7861;top:820;height:2202;width:801;" filled="f" stroked="f" coordsize="21600,21600" o:gfxdata="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g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spacing w:before="4"/>
                          <w:rPr>
                            <w:sz w:val="15"/>
                          </w:rPr>
                        </w:pPr>
                      </w:p>
                      <w:p>
                        <w:pPr>
                          <w:ind w:left="275" w:right="276"/>
                          <w:jc w:val="center"/>
                          <w:rPr>
                            <w:rFonts w:ascii="Century Gothic"/>
                            <w:b/>
                            <w:sz w:val="14"/>
                          </w:rPr>
                        </w:pPr>
                        <w:r>
                          <w:rPr>
                            <w:rFonts w:ascii="Century Gothic"/>
                            <w:b/>
                            <w:spacing w:val="-5"/>
                            <w:w w:val="105"/>
                            <w:sz w:val="14"/>
                          </w:rPr>
                          <w:t>3%</w:t>
                        </w:r>
                      </w:p>
                    </w:txbxContent>
                  </v:textbox>
                </v:shape>
                <w10:wrap type="topAndBottom"/>
              </v:group>
            </w:pict>
          </mc:Fallback>
        </mc:AlternateContent>
      </w:r>
      <w:r>
        <mc:AlternateContent>
          <mc:Choice Requires="wpg">
            <w:drawing>
              <wp:anchor distT="0" distB="0" distL="114300" distR="114300" simplePos="0" relativeHeight="251915264" behindDoc="1" locked="0" layoutInCell="1" allowOverlap="1">
                <wp:simplePos x="0" y="0"/>
                <wp:positionH relativeFrom="page">
                  <wp:posOffset>5672455</wp:posOffset>
                </wp:positionH>
                <wp:positionV relativeFrom="paragraph">
                  <wp:posOffset>520700</wp:posOffset>
                </wp:positionV>
                <wp:extent cx="508635" cy="1441450"/>
                <wp:effectExtent l="635" t="0" r="11430" b="6350"/>
                <wp:wrapTopAndBottom/>
                <wp:docPr id="674" name="组合 674"/>
                <wp:cNvGraphicFramePr/>
                <a:graphic xmlns:a="http://schemas.openxmlformats.org/drawingml/2006/main">
                  <a:graphicData uri="http://schemas.microsoft.com/office/word/2010/wordprocessingGroup">
                    <wpg:wgp>
                      <wpg:cNvGrpSpPr/>
                      <wpg:grpSpPr>
                        <a:xfrm>
                          <a:off x="0" y="0"/>
                          <a:ext cx="508635" cy="1441450"/>
                          <a:chOff x="8933" y="820"/>
                          <a:chExt cx="801" cy="2270"/>
                        </a:xfrm>
                      </wpg:grpSpPr>
                      <wps:wsp>
                        <wps:cNvPr id="675" name="矩形 534"/>
                        <wps:cNvSpPr/>
                        <wps:spPr>
                          <a:xfrm>
                            <a:off x="8932" y="820"/>
                            <a:ext cx="801" cy="2270"/>
                          </a:xfrm>
                          <a:prstGeom prst="rect">
                            <a:avLst/>
                          </a:prstGeom>
                          <a:solidFill>
                            <a:srgbClr val="DCE5EE"/>
                          </a:solidFill>
                          <a:ln>
                            <a:noFill/>
                          </a:ln>
                        </wps:spPr>
                        <wps:bodyPr upright="1"/>
                      </wps:wsp>
                      <wps:wsp>
                        <wps:cNvPr id="676" name="矩形 535"/>
                        <wps:cNvSpPr/>
                        <wps:spPr>
                          <a:xfrm>
                            <a:off x="8932" y="3044"/>
                            <a:ext cx="801" cy="46"/>
                          </a:xfrm>
                          <a:prstGeom prst="rect">
                            <a:avLst/>
                          </a:prstGeom>
                          <a:solidFill>
                            <a:srgbClr val="00549F"/>
                          </a:solidFill>
                          <a:ln>
                            <a:noFill/>
                          </a:ln>
                        </wps:spPr>
                        <wps:bodyPr upright="1"/>
                      </wps:wsp>
                      <wps:wsp>
                        <wps:cNvPr id="677" name="文本框 536"/>
                        <wps:cNvSpPr txBox="1"/>
                        <wps:spPr>
                          <a:xfrm>
                            <a:off x="8932" y="820"/>
                            <a:ext cx="801" cy="2225"/>
                          </a:xfrm>
                          <a:prstGeom prst="rect">
                            <a:avLst/>
                          </a:prstGeom>
                          <a:noFill/>
                          <a:ln>
                            <a:noFill/>
                          </a:ln>
                        </wps:spPr>
                        <wps:txbx>
                          <w:txbxContent>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spacing w:before="11"/>
                                <w:rPr>
                                  <w:sz w:val="16"/>
                                </w:rPr>
                              </w:pPr>
                            </w:p>
                            <w:p>
                              <w:pPr>
                                <w:spacing w:before="1"/>
                                <w:ind w:left="275" w:right="276"/>
                                <w:jc w:val="center"/>
                                <w:rPr>
                                  <w:rFonts w:ascii="Century Gothic"/>
                                  <w:b/>
                                  <w:sz w:val="14"/>
                                </w:rPr>
                              </w:pPr>
                              <w:r>
                                <w:rPr>
                                  <w:rFonts w:ascii="Century Gothic"/>
                                  <w:b/>
                                  <w:spacing w:val="-5"/>
                                  <w:w w:val="105"/>
                                  <w:sz w:val="14"/>
                                </w:rPr>
                                <w:t>2%</w:t>
                              </w:r>
                            </w:p>
                          </w:txbxContent>
                        </wps:txbx>
                        <wps:bodyPr lIns="0" tIns="0" rIns="0" bIns="0" upright="1"/>
                      </wps:wsp>
                    </wpg:wgp>
                  </a:graphicData>
                </a:graphic>
              </wp:anchor>
            </w:drawing>
          </mc:Choice>
          <mc:Fallback>
            <w:pict>
              <v:group id="_x0000_s1026" o:spid="_x0000_s1026" o:spt="203" style="position:absolute;left:0pt;margin-left:446.65pt;margin-top:41pt;height:113.5pt;width:40.05pt;mso-position-horizontal-relative:page;mso-wrap-distance-bottom:0pt;mso-wrap-distance-top:0pt;z-index:-251401216;mso-width-relative:page;mso-height-relative:page;" coordorigin="8933,820" coordsize="801,2270" o:gfxdata="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KgRVE2wAAAAoBAAAPAAAAAAAAAAEAIAAAACIAAABkcnMvZG93bnJldi54&#10;bWxQSwECFAAUAAAACACHTuJAxa9AlqICAACuBwAADgAAAAAAAAABACAAAAAqAQAAZHJzL2Uyb0Rv&#10;Yy54bWxQSwUGAAAAAAYABgBZAQAAPgYAAAAA&#10;">
                <o:lock v:ext="edit" aspectratio="f"/>
                <v:rect id="矩形 534" o:spid="_x0000_s1026" o:spt="1" style="position:absolute;left:8932;top:820;height:2270;width:801;" fillcolor="#DCE5EE" filled="t" stroked="f" coordsize="21600,21600" o:gfxdata="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ulwW/&#10;AAAA3AAAAA8AAAAAAAAAAQAgAAAAIgAAAGRycy9kb3ducmV2LnhtbFBLAQIUABQAAAAIAIdO4kAz&#10;LwWeOwAAADkAAAAQAAAAAAAAAAEAIAAAAA4BAABkcnMvc2hhcGV4bWwueG1sUEsFBgAAAAAGAAYA&#10;WwEAALgDAAAAAA==&#10;">
                  <v:fill on="t" focussize="0,0"/>
                  <v:stroke on="f"/>
                  <v:imagedata o:title=""/>
                  <o:lock v:ext="edit" aspectratio="f"/>
                </v:rect>
                <v:rect id="矩形 535" o:spid="_x0000_s1026" o:spt="1" style="position:absolute;left:8932;top:3044;height:46;width:801;" fillcolor="#00549F" filled="t" stroked="f" coordsize="21600,21600" o:gfxdata="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xIbS/&#10;AAAA3AAAAA8AAAAAAAAAAQAgAAAAIgAAAGRycy9kb3ducmV2LnhtbFBLAQIUABQAAAAIAIdO4kAz&#10;LwWeOwAAADkAAAAQAAAAAAAAAAEAIAAAAA4BAABkcnMvc2hhcGV4bWwueG1sUEsFBgAAAAAGAAYA&#10;WwEAALgDAAAAAA==&#10;">
                  <v:fill on="t" focussize="0,0"/>
                  <v:stroke on="f"/>
                  <v:imagedata o:title=""/>
                  <o:lock v:ext="edit" aspectratio="f"/>
                </v:rect>
                <v:shape id="文本框 536" o:spid="_x0000_s1026" o:spt="202" type="#_x0000_t202" style="position:absolute;left:8932;top:820;height:2225;width:801;" filled="f" stroked="f" coordsize="21600,21600" o:gfxdata="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FcA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spacing w:before="11"/>
                          <w:rPr>
                            <w:sz w:val="16"/>
                          </w:rPr>
                        </w:pPr>
                      </w:p>
                      <w:p>
                        <w:pPr>
                          <w:spacing w:before="1"/>
                          <w:ind w:left="275" w:right="276"/>
                          <w:jc w:val="center"/>
                          <w:rPr>
                            <w:rFonts w:ascii="Century Gothic"/>
                            <w:b/>
                            <w:sz w:val="14"/>
                          </w:rPr>
                        </w:pPr>
                        <w:r>
                          <w:rPr>
                            <w:rFonts w:ascii="Century Gothic"/>
                            <w:b/>
                            <w:spacing w:val="-5"/>
                            <w:w w:val="105"/>
                            <w:sz w:val="14"/>
                          </w:rPr>
                          <w:t>2%</w:t>
                        </w:r>
                      </w:p>
                    </w:txbxContent>
                  </v:textbox>
                </v:shape>
                <w10:wrap type="topAndBottom"/>
              </v:group>
            </w:pict>
          </mc:Fallback>
        </mc:AlternateContent>
      </w:r>
    </w:p>
    <w:p>
      <w:pPr>
        <w:pStyle w:val="6"/>
        <w:spacing w:before="5"/>
        <w:rPr>
          <w:lang w:eastAsia="zh-CN"/>
        </w:rPr>
      </w:pPr>
    </w:p>
    <w:p>
      <w:pPr>
        <w:pStyle w:val="6"/>
        <w:spacing w:before="8"/>
        <w:rPr>
          <w:sz w:val="5"/>
          <w:lang w:eastAsia="zh-CN"/>
        </w:rPr>
      </w:pPr>
    </w:p>
    <w:p>
      <w:pPr>
        <w:rPr>
          <w:sz w:val="5"/>
          <w:lang w:eastAsia="zh-CN"/>
        </w:rPr>
        <w:sectPr>
          <w:pgSz w:w="12240" w:h="15840"/>
          <w:pgMar w:top="1220" w:right="0" w:bottom="860" w:left="520" w:header="0" w:footer="675" w:gutter="0"/>
          <w:cols w:space="720" w:num="1"/>
        </w:sectPr>
      </w:pPr>
    </w:p>
    <w:p>
      <w:pPr>
        <w:spacing w:before="86" w:line="235" w:lineRule="auto"/>
        <w:ind w:left="2068"/>
        <w:jc w:val="center"/>
        <w:rPr>
          <w:rFonts w:ascii="微软雅黑" w:hAnsi="微软雅黑" w:eastAsia="微软雅黑"/>
          <w:sz w:val="15"/>
          <w:szCs w:val="15"/>
        </w:rPr>
      </w:pPr>
      <w:r>
        <w:rPr>
          <w:rFonts w:hint="eastAsia" w:ascii="微软雅黑" w:hAnsi="微软雅黑" w:eastAsia="微软雅黑" w:cs="宋体"/>
          <w:color w:val="231F37"/>
          <w:spacing w:val="-4"/>
          <w:w w:val="115"/>
          <w:sz w:val="15"/>
          <w:szCs w:val="15"/>
          <w:lang w:eastAsia="zh-CN"/>
        </w:rPr>
        <w:t>尚未考虑</w:t>
      </w:r>
      <w:r>
        <w:rPr>
          <w:rFonts w:ascii="微软雅黑" w:hAnsi="微软雅黑" w:eastAsia="微软雅黑"/>
          <w:color w:val="231F37"/>
          <w:spacing w:val="-4"/>
          <w:w w:val="115"/>
          <w:sz w:val="15"/>
          <w:szCs w:val="15"/>
        </w:rPr>
        <w:t>t</w:t>
      </w:r>
    </w:p>
    <w:p>
      <w:pPr>
        <w:spacing w:before="86" w:line="235" w:lineRule="auto"/>
        <w:ind w:left="388"/>
        <w:jc w:val="center"/>
        <w:rPr>
          <w:rFonts w:ascii="微软雅黑" w:hAnsi="微软雅黑" w:eastAsia="微软雅黑"/>
          <w:sz w:val="15"/>
          <w:szCs w:val="15"/>
        </w:rPr>
      </w:pPr>
      <w:r>
        <w:rPr>
          <w:rFonts w:ascii="微软雅黑" w:hAnsi="微软雅黑" w:eastAsia="微软雅黑"/>
          <w:sz w:val="15"/>
          <w:szCs w:val="15"/>
        </w:rPr>
        <w:br w:type="column"/>
      </w:r>
      <w:r>
        <w:rPr>
          <w:rFonts w:hint="eastAsia" w:ascii="微软雅黑" w:hAnsi="微软雅黑" w:eastAsia="微软雅黑" w:cs="宋体"/>
          <w:sz w:val="15"/>
          <w:szCs w:val="15"/>
          <w:lang w:eastAsia="zh-CN"/>
        </w:rPr>
        <w:t>探索选项和用例</w:t>
      </w:r>
    </w:p>
    <w:p>
      <w:pPr>
        <w:spacing w:before="86" w:line="235" w:lineRule="auto"/>
        <w:ind w:left="553" w:right="-8" w:hanging="159"/>
        <w:rPr>
          <w:rFonts w:ascii="微软雅黑" w:hAnsi="微软雅黑" w:eastAsia="微软雅黑"/>
          <w:sz w:val="15"/>
          <w:szCs w:val="15"/>
          <w:lang w:eastAsia="zh-CN"/>
        </w:rPr>
      </w:pPr>
      <w:r>
        <w:rPr>
          <w:rFonts w:ascii="微软雅黑" w:hAnsi="微软雅黑" w:eastAsia="微软雅黑"/>
          <w:sz w:val="15"/>
          <w:szCs w:val="15"/>
          <w:lang w:eastAsia="zh-CN"/>
        </w:rPr>
        <w:br w:type="column"/>
      </w:r>
      <w:r>
        <w:rPr>
          <w:rFonts w:hint="eastAsia" w:ascii="微软雅黑" w:hAnsi="微软雅黑" w:eastAsia="微软雅黑" w:cs="宋体"/>
          <w:sz w:val="15"/>
          <w:szCs w:val="15"/>
          <w:lang w:eastAsia="zh-CN"/>
        </w:rPr>
        <w:t>测试用例</w:t>
      </w:r>
    </w:p>
    <w:p>
      <w:pPr>
        <w:spacing w:before="86" w:line="235" w:lineRule="auto"/>
        <w:ind w:left="467" w:hanging="131"/>
        <w:rPr>
          <w:rFonts w:ascii="微软雅黑" w:hAnsi="微软雅黑" w:eastAsia="微软雅黑"/>
          <w:sz w:val="15"/>
          <w:szCs w:val="15"/>
          <w:lang w:eastAsia="zh-CN"/>
        </w:rPr>
      </w:pPr>
      <w:r>
        <w:rPr>
          <w:rFonts w:ascii="微软雅黑" w:hAnsi="微软雅黑" w:eastAsia="微软雅黑"/>
          <w:sz w:val="15"/>
          <w:szCs w:val="15"/>
          <w:lang w:eastAsia="zh-CN"/>
        </w:rPr>
        <w:br w:type="column"/>
      </w:r>
      <w:r>
        <w:rPr>
          <w:rFonts w:hint="eastAsia" w:ascii="微软雅黑" w:hAnsi="微软雅黑" w:eastAsia="微软雅黑" w:cs="宋体"/>
          <w:sz w:val="15"/>
          <w:szCs w:val="15"/>
          <w:lang w:eastAsia="zh-CN"/>
        </w:rPr>
        <w:t>实施解决方案中</w:t>
      </w:r>
    </w:p>
    <w:p>
      <w:pPr>
        <w:spacing w:before="86" w:line="235" w:lineRule="auto"/>
        <w:ind w:left="283" w:firstLine="237"/>
        <w:rPr>
          <w:rFonts w:hint="eastAsia" w:ascii="微软雅黑" w:hAnsi="微软雅黑" w:eastAsia="微软雅黑"/>
          <w:sz w:val="15"/>
          <w:szCs w:val="15"/>
          <w:lang w:eastAsia="zh-CN"/>
        </w:rPr>
      </w:pPr>
      <w:r>
        <w:rPr>
          <w:rFonts w:ascii="微软雅黑" w:hAnsi="微软雅黑" w:eastAsia="微软雅黑"/>
          <w:sz w:val="15"/>
          <w:szCs w:val="15"/>
          <w:lang w:eastAsia="zh-CN"/>
        </w:rPr>
        <w:br w:type="column"/>
      </w:r>
      <w:r>
        <w:rPr>
          <w:rFonts w:hint="eastAsia" w:ascii="微软雅黑" w:hAnsi="微软雅黑" w:eastAsia="微软雅黑" w:cs="宋体"/>
          <w:sz w:val="15"/>
          <w:szCs w:val="15"/>
          <w:lang w:eastAsia="zh-CN"/>
        </w:rPr>
        <w:t>完全实施</w:t>
      </w:r>
    </w:p>
    <w:p>
      <w:pPr>
        <w:spacing w:before="86" w:line="235" w:lineRule="auto"/>
        <w:ind w:left="503" w:right="-2" w:hanging="186"/>
        <w:rPr>
          <w:rFonts w:ascii="微软雅黑" w:hAnsi="微软雅黑" w:eastAsia="微软雅黑"/>
          <w:sz w:val="15"/>
          <w:szCs w:val="15"/>
          <w:lang w:eastAsia="zh-CN"/>
        </w:rPr>
      </w:pPr>
      <w:r>
        <w:rPr>
          <w:rFonts w:ascii="微软雅黑" w:hAnsi="微软雅黑" w:eastAsia="微软雅黑"/>
          <w:sz w:val="15"/>
          <w:szCs w:val="15"/>
          <w:lang w:eastAsia="zh-CN"/>
        </w:rPr>
        <w:br w:type="column"/>
      </w:r>
      <w:r>
        <w:rPr>
          <w:rFonts w:hint="eastAsia" w:ascii="微软雅黑" w:hAnsi="微软雅黑" w:eastAsia="微软雅黑" w:cs="宋体"/>
          <w:sz w:val="15"/>
          <w:szCs w:val="15"/>
          <w:lang w:eastAsia="zh-CN"/>
        </w:rPr>
        <w:t>严格禁止使用</w:t>
      </w:r>
    </w:p>
    <w:p>
      <w:pPr>
        <w:spacing w:before="84"/>
        <w:ind w:left="355"/>
        <w:rPr>
          <w:rFonts w:ascii="微软雅黑" w:hAnsi="微软雅黑" w:eastAsia="微软雅黑"/>
          <w:sz w:val="15"/>
          <w:szCs w:val="15"/>
          <w:lang w:eastAsia="zh-CN"/>
        </w:rPr>
      </w:pPr>
      <w:r>
        <w:rPr>
          <w:rFonts w:ascii="微软雅黑" w:hAnsi="微软雅黑" w:eastAsia="微软雅黑"/>
          <w:sz w:val="15"/>
          <w:szCs w:val="15"/>
          <w:lang w:eastAsia="zh-CN"/>
        </w:rPr>
        <w:br w:type="column"/>
      </w:r>
      <w:r>
        <w:rPr>
          <w:rFonts w:hint="eastAsia" w:ascii="微软雅黑" w:hAnsi="微软雅黑" w:eastAsia="微软雅黑" w:cs="宋体"/>
          <w:sz w:val="15"/>
          <w:szCs w:val="15"/>
          <w:lang w:eastAsia="zh-CN"/>
        </w:rPr>
        <w:t>不知道</w:t>
      </w:r>
    </w:p>
    <w:p>
      <w:pPr>
        <w:rPr>
          <w:sz w:val="12"/>
          <w:lang w:eastAsia="zh-CN"/>
        </w:rPr>
        <w:sectPr>
          <w:type w:val="continuous"/>
          <w:pgSz w:w="12240" w:h="15840"/>
          <w:pgMar w:top="1500" w:right="0" w:bottom="280" w:left="520" w:header="0" w:footer="675" w:gutter="0"/>
          <w:cols w:equalWidth="0" w:num="7">
            <w:col w:w="2706" w:space="40"/>
            <w:col w:w="1037" w:space="39"/>
            <w:col w:w="1019" w:space="39"/>
            <w:col w:w="1102" w:space="40"/>
            <w:col w:w="1014" w:space="39"/>
            <w:col w:w="1013" w:space="40"/>
            <w:col w:w="3592"/>
          </w:cols>
        </w:sectPr>
      </w:pPr>
    </w:p>
    <w:p>
      <w:pPr>
        <w:pStyle w:val="3"/>
        <w:spacing w:before="146"/>
        <w:rPr>
          <w:rFonts w:ascii="微软雅黑" w:hAnsi="微软雅黑" w:eastAsia="微软雅黑"/>
          <w:lang w:eastAsia="zh-CN"/>
        </w:rPr>
      </w:pPr>
      <w:bookmarkStart w:id="8" w:name="Demographics"/>
      <w:bookmarkEnd w:id="8"/>
      <w:bookmarkStart w:id="9" w:name="_bookmark13"/>
      <w:bookmarkEnd w:id="9"/>
      <w:r>
        <w:rPr>
          <w:rFonts w:hint="eastAsia" w:ascii="微软雅黑" w:hAnsi="微软雅黑" w:eastAsia="微软雅黑" w:cs="宋体"/>
          <w:spacing w:val="-2"/>
          <w:w w:val="115"/>
          <w:lang w:eastAsia="zh-CN"/>
        </w:rPr>
        <w:t>统计</w:t>
      </w:r>
    </w:p>
    <w:p>
      <w:pPr>
        <w:pStyle w:val="6"/>
        <w:spacing w:before="273" w:line="276" w:lineRule="auto"/>
        <w:ind w:left="920" w:right="1444"/>
      </w:pPr>
      <w:r>
        <w:rPr>
          <w:w w:val="115"/>
        </w:rPr>
        <w:t>The survey was conducted online by CSA in November 2023 and received 2,486 responses from IT and security professionals from organizations of various sizes across the Americas, APAC and EMEA.</w:t>
      </w:r>
      <w:r>
        <w:rPr>
          <w:rFonts w:ascii="微软雅黑" w:eastAsia="微软雅黑" w:cs="微软雅黑"/>
          <w:w w:val="115"/>
          <w:lang w:eastAsia="zh-CN"/>
        </w:rPr>
        <w:t xml:space="preserve"> 该调查由</w:t>
      </w:r>
      <w:r>
        <w:rPr>
          <w:rFonts w:hint="eastAsia" w:ascii="微软雅黑" w:eastAsia="微软雅黑" w:cs="微软雅黑"/>
          <w:w w:val="115"/>
          <w:lang w:eastAsia="zh-CN"/>
        </w:rPr>
        <w:t>云安全联盟</w:t>
      </w:r>
      <w:r>
        <w:rPr>
          <w:rFonts w:ascii="微软雅黑" w:eastAsia="微软雅黑" w:cs="微软雅黑"/>
          <w:w w:val="115"/>
          <w:lang w:eastAsia="zh-CN"/>
        </w:rPr>
        <w:t>于2023年11月在线进行，收到了来自美洲、亚太地区和EMEA不同规模组织的IT和安全专业人员的2486份回复</w:t>
      </w:r>
    </w:p>
    <w:p>
      <w:pPr>
        <w:pStyle w:val="6"/>
      </w:pPr>
    </w:p>
    <w:p>
      <w:pPr>
        <w:pStyle w:val="6"/>
      </w:pPr>
    </w:p>
    <w:p>
      <w:pPr>
        <w:pStyle w:val="6"/>
      </w:pPr>
    </w:p>
    <w:p>
      <w:pPr>
        <w:pStyle w:val="6"/>
        <w:spacing w:before="1"/>
        <w:rPr>
          <w:sz w:val="24"/>
        </w:rPr>
      </w:pPr>
      <w:r>
        <mc:AlternateContent>
          <mc:Choice Requires="wps">
            <w:drawing>
              <wp:anchor distT="0" distB="0" distL="114300" distR="114300" simplePos="0" relativeHeight="251915264" behindDoc="1" locked="0" layoutInCell="1" allowOverlap="1">
                <wp:simplePos x="0" y="0"/>
                <wp:positionH relativeFrom="page">
                  <wp:posOffset>914400</wp:posOffset>
                </wp:positionH>
                <wp:positionV relativeFrom="paragraph">
                  <wp:posOffset>202565</wp:posOffset>
                </wp:positionV>
                <wp:extent cx="1828165" cy="376555"/>
                <wp:effectExtent l="0" t="0" r="635" b="4445"/>
                <wp:wrapTopAndBottom/>
                <wp:docPr id="678" name="文本框 678"/>
                <wp:cNvGraphicFramePr/>
                <a:graphic xmlns:a="http://schemas.openxmlformats.org/drawingml/2006/main">
                  <a:graphicData uri="http://schemas.microsoft.com/office/word/2010/wordprocessingShape">
                    <wps:wsp>
                      <wps:cNvSpPr txBox="1"/>
                      <wps:spPr>
                        <a:xfrm>
                          <a:off x="0" y="0"/>
                          <a:ext cx="1828165" cy="376555"/>
                        </a:xfrm>
                        <a:prstGeom prst="rect">
                          <a:avLst/>
                        </a:prstGeom>
                        <a:solidFill>
                          <a:srgbClr val="EEF3F8"/>
                        </a:solidFill>
                        <a:ln>
                          <a:noFill/>
                        </a:ln>
                      </wps:spPr>
                      <wps:txbx>
                        <w:txbxContent>
                          <w:p>
                            <w:pPr>
                              <w:spacing w:before="46" w:line="278" w:lineRule="auto"/>
                              <w:ind w:left="710" w:right="441" w:hanging="244"/>
                              <w:rPr>
                                <w:rFonts w:ascii="Verdana"/>
                                <w:i/>
                                <w:color w:val="000000"/>
                                <w:sz w:val="17"/>
                              </w:rPr>
                            </w:pPr>
                            <w:r>
                              <w:rPr>
                                <w:rFonts w:hint="eastAsia" w:ascii="宋体" w:hAnsi="宋体" w:eastAsia="宋体" w:cs="宋体"/>
                                <w:i/>
                                <w:color w:val="454C5B"/>
                                <w:w w:val="95"/>
                                <w:sz w:val="17"/>
                                <w:lang w:eastAsia="zh-CN"/>
                              </w:rPr>
                              <w:t>你所在世界的哪个区域</w:t>
                            </w:r>
                            <w:r>
                              <w:rPr>
                                <w:rFonts w:ascii="Verdana"/>
                                <w:i/>
                                <w:color w:val="454C5B"/>
                                <w:sz w:val="17"/>
                              </w:rPr>
                              <w:t>?</w:t>
                            </w:r>
                          </w:p>
                        </w:txbxContent>
                      </wps:txbx>
                      <wps:bodyPr lIns="0" tIns="0" rIns="0" bIns="0" upright="1"/>
                    </wps:wsp>
                  </a:graphicData>
                </a:graphic>
              </wp:anchor>
            </w:drawing>
          </mc:Choice>
          <mc:Fallback>
            <w:pict>
              <v:shape id="_x0000_s1026" o:spid="_x0000_s1026" o:spt="202" type="#_x0000_t202" style="position:absolute;left:0pt;margin-left:72pt;margin-top:15.95pt;height:29.65pt;width:143.95pt;mso-position-horizontal-relative:page;mso-wrap-distance-bottom:0pt;mso-wrap-distance-top:0pt;z-index:-251401216;mso-width-relative:page;mso-height-relative:page;" fillcolor="#EEF3F8" filled="t" stroked="f" coordsize="21600,21600" o:gfxdata="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L14iv1wAAAAkBAAAPAAAAAAAAAAEAIAAA&#10;ACIAAABkcnMvZG93bnJldi54bWxQSwECFAAUAAAACACHTuJANbZ5SdQBAACfAwAADgAAAAAAAAAB&#10;ACAAAAAmAQAAZHJzL2Uyb0RvYy54bWxQSwUGAAAAAAYABgBZAQAAbAUAAAAA&#10;">
                <v:fill on="t" focussize="0,0"/>
                <v:stroke on="f"/>
                <v:imagedata o:title=""/>
                <o:lock v:ext="edit" aspectratio="f"/>
                <v:textbox inset="0mm,0mm,0mm,0mm">
                  <w:txbxContent>
                    <w:p>
                      <w:pPr>
                        <w:spacing w:before="46" w:line="278" w:lineRule="auto"/>
                        <w:ind w:left="710" w:right="441" w:hanging="244"/>
                        <w:rPr>
                          <w:rFonts w:ascii="Verdana"/>
                          <w:i/>
                          <w:color w:val="000000"/>
                          <w:sz w:val="17"/>
                        </w:rPr>
                      </w:pPr>
                      <w:r>
                        <w:rPr>
                          <w:rFonts w:hint="eastAsia" w:ascii="宋体" w:hAnsi="宋体" w:eastAsia="宋体" w:cs="宋体"/>
                          <w:i/>
                          <w:color w:val="454C5B"/>
                          <w:w w:val="95"/>
                          <w:sz w:val="17"/>
                          <w:lang w:eastAsia="zh-CN"/>
                        </w:rPr>
                        <w:t>你所在世界的哪个区域</w:t>
                      </w:r>
                      <w:r>
                        <w:rPr>
                          <w:rFonts w:ascii="Verdana"/>
                          <w:i/>
                          <w:color w:val="454C5B"/>
                          <w:sz w:val="17"/>
                        </w:rPr>
                        <w:t>?</w:t>
                      </w:r>
                    </w:p>
                  </w:txbxContent>
                </v:textbox>
                <w10:wrap type="topAndBottom"/>
              </v:shape>
            </w:pict>
          </mc:Fallback>
        </mc:AlternateContent>
      </w:r>
    </w:p>
    <w:p>
      <w:pPr>
        <w:pStyle w:val="6"/>
        <w:spacing w:before="9"/>
        <w:rPr>
          <w:sz w:val="9"/>
        </w:rPr>
      </w:pPr>
    </w:p>
    <w:p>
      <w:pPr>
        <w:spacing w:before="111"/>
        <w:ind w:left="1372"/>
        <w:rPr>
          <w:sz w:val="17"/>
        </w:rPr>
      </w:pPr>
      <w:r>
        <w:rPr>
          <w:rFonts w:hint="eastAsia" w:ascii="宋体" w:hAnsi="宋体" w:eastAsia="宋体" w:cs="宋体"/>
          <w:color w:val="231F37"/>
          <w:spacing w:val="-2"/>
          <w:w w:val="115"/>
          <w:sz w:val="17"/>
          <w:lang w:eastAsia="zh-CN"/>
        </w:rPr>
        <w:t>美国</w:t>
      </w:r>
      <w:r>
        <mc:AlternateContent>
          <mc:Choice Requires="wpg">
            <w:drawing>
              <wp:anchor distT="0" distB="0" distL="114300" distR="114300" simplePos="0" relativeHeight="251761664" behindDoc="0" locked="0" layoutInCell="1" allowOverlap="1">
                <wp:simplePos x="0" y="0"/>
                <wp:positionH relativeFrom="page">
                  <wp:posOffset>2967990</wp:posOffset>
                </wp:positionH>
                <wp:positionV relativeFrom="paragraph">
                  <wp:posOffset>-720725</wp:posOffset>
                </wp:positionV>
                <wp:extent cx="3893185" cy="1927225"/>
                <wp:effectExtent l="0" t="635" r="5715" b="2540"/>
                <wp:wrapNone/>
                <wp:docPr id="679" name="组合 679"/>
                <wp:cNvGraphicFramePr/>
                <a:graphic xmlns:a="http://schemas.openxmlformats.org/drawingml/2006/main">
                  <a:graphicData uri="http://schemas.microsoft.com/office/word/2010/wordprocessingGroup">
                    <wpg:wgp>
                      <wpg:cNvGrpSpPr/>
                      <wpg:grpSpPr>
                        <a:xfrm>
                          <a:off x="0" y="0"/>
                          <a:ext cx="3893185" cy="1927225"/>
                          <a:chOff x="4674" y="-1135"/>
                          <a:chExt cx="6131" cy="3035"/>
                        </a:xfrm>
                      </wpg:grpSpPr>
                      <pic:pic xmlns:pic="http://schemas.openxmlformats.org/drawingml/2006/picture">
                        <pic:nvPicPr>
                          <pic:cNvPr id="680" name="docshape634"/>
                          <pic:cNvPicPr>
                            <a:picLocks noChangeAspect="1"/>
                          </pic:cNvPicPr>
                        </pic:nvPicPr>
                        <pic:blipFill>
                          <a:blip r:embed="rId82"/>
                          <a:stretch>
                            <a:fillRect/>
                          </a:stretch>
                        </pic:blipFill>
                        <pic:spPr>
                          <a:xfrm>
                            <a:off x="4674" y="-1136"/>
                            <a:ext cx="6131" cy="3035"/>
                          </a:xfrm>
                          <a:prstGeom prst="rect">
                            <a:avLst/>
                          </a:prstGeom>
                          <a:noFill/>
                          <a:ln>
                            <a:noFill/>
                          </a:ln>
                        </pic:spPr>
                      </pic:pic>
                      <wps:wsp>
                        <wps:cNvPr id="681" name="文本框 503"/>
                        <wps:cNvSpPr txBox="1"/>
                        <wps:spPr>
                          <a:xfrm>
                            <a:off x="7771" y="37"/>
                            <a:ext cx="315" cy="259"/>
                          </a:xfrm>
                          <a:prstGeom prst="rect">
                            <a:avLst/>
                          </a:prstGeom>
                          <a:noFill/>
                          <a:ln>
                            <a:noFill/>
                          </a:ln>
                        </wps:spPr>
                        <wps:txbx>
                          <w:txbxContent>
                            <w:p>
                              <w:pPr>
                                <w:spacing w:before="3"/>
                                <w:rPr>
                                  <w:rFonts w:ascii="Century Gothic"/>
                                  <w:b/>
                                  <w:sz w:val="20"/>
                                </w:rPr>
                              </w:pPr>
                              <w:r>
                                <w:rPr>
                                  <w:rFonts w:ascii="Century Gothic"/>
                                  <w:b/>
                                  <w:spacing w:val="-5"/>
                                  <w:w w:val="105"/>
                                  <w:sz w:val="20"/>
                                </w:rPr>
                                <w:t>7%</w:t>
                              </w:r>
                            </w:p>
                          </w:txbxContent>
                        </wps:txbx>
                        <wps:bodyPr lIns="0" tIns="0" rIns="0" bIns="0" upright="1"/>
                      </wps:wsp>
                      <wps:wsp>
                        <wps:cNvPr id="682" name="文本框 504"/>
                        <wps:cNvSpPr txBox="1"/>
                        <wps:spPr>
                          <a:xfrm>
                            <a:off x="9237" y="-66"/>
                            <a:ext cx="441" cy="259"/>
                          </a:xfrm>
                          <a:prstGeom prst="rect">
                            <a:avLst/>
                          </a:prstGeom>
                          <a:noFill/>
                          <a:ln>
                            <a:noFill/>
                          </a:ln>
                        </wps:spPr>
                        <wps:txbx>
                          <w:txbxContent>
                            <w:p>
                              <w:pPr>
                                <w:spacing w:before="3"/>
                                <w:rPr>
                                  <w:rFonts w:ascii="Century Gothic"/>
                                  <w:b/>
                                  <w:sz w:val="20"/>
                                </w:rPr>
                              </w:pPr>
                              <w:r>
                                <w:rPr>
                                  <w:rFonts w:ascii="Century Gothic"/>
                                  <w:b/>
                                  <w:spacing w:val="-5"/>
                                  <w:w w:val="105"/>
                                  <w:sz w:val="20"/>
                                </w:rPr>
                                <w:t>14%</w:t>
                              </w:r>
                            </w:p>
                          </w:txbxContent>
                        </wps:txbx>
                        <wps:bodyPr lIns="0" tIns="0" rIns="0" bIns="0" upright="1"/>
                      </wps:wsp>
                      <wps:wsp>
                        <wps:cNvPr id="683" name="文本框 505"/>
                        <wps:cNvSpPr txBox="1"/>
                        <wps:spPr>
                          <a:xfrm>
                            <a:off x="5581" y="277"/>
                            <a:ext cx="689" cy="259"/>
                          </a:xfrm>
                          <a:prstGeom prst="rect">
                            <a:avLst/>
                          </a:prstGeom>
                          <a:noFill/>
                          <a:ln>
                            <a:noFill/>
                          </a:ln>
                        </wps:spPr>
                        <wps:txbx>
                          <w:txbxContent>
                            <w:p>
                              <w:pPr>
                                <w:spacing w:before="3"/>
                                <w:rPr>
                                  <w:rFonts w:ascii="Century Gothic"/>
                                  <w:b/>
                                  <w:sz w:val="20"/>
                                </w:rPr>
                              </w:pPr>
                              <w:r>
                                <w:rPr>
                                  <w:rFonts w:hint="eastAsia" w:ascii="Century Gothic"/>
                                  <w:b/>
                                  <w:color w:val="FFFFFF"/>
                                  <w:spacing w:val="-5"/>
                                  <w:w w:val="105"/>
                                  <w:sz w:val="20"/>
                                </w:rPr>
                                <w:t>7</w:t>
                              </w:r>
                              <w:r>
                                <w:rPr>
                                  <w:rFonts w:ascii="Century Gothic"/>
                                  <w:b/>
                                  <w:color w:val="FFFFFF"/>
                                  <w:spacing w:val="-5"/>
                                  <w:w w:val="105"/>
                                  <w:sz w:val="20"/>
                                </w:rPr>
                                <w:t>9%</w:t>
                              </w:r>
                            </w:p>
                          </w:txbxContent>
                        </wps:txbx>
                        <wps:bodyPr lIns="0" tIns="0" rIns="0" bIns="0" upright="1"/>
                      </wps:wsp>
                    </wpg:wgp>
                  </a:graphicData>
                </a:graphic>
              </wp:anchor>
            </w:drawing>
          </mc:Choice>
          <mc:Fallback>
            <w:pict>
              <v:group id="_x0000_s1026" o:spid="_x0000_s1026" o:spt="203" style="position:absolute;left:0pt;margin-left:233.7pt;margin-top:-56.75pt;height:151.75pt;width:306.55pt;mso-position-horizontal-relative:page;z-index:251761664;mso-width-relative:page;mso-height-relative:page;" coordorigin="4674,-1135" coordsize="6131,3035" o:gfxdata="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">
                <o:lock v:ext="edit" aspectratio="f"/>
                <v:shape id="docshape634" o:spid="_x0000_s1026" o:spt="75" type="#_x0000_t75" style="position:absolute;left:4674;top:-1136;height:3035;width:6131;" filled="f" o:preferrelative="t" stroked="f" coordsize="21600,21600" o:gfxdata="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WbUn25AAAA3AAA&#10;AA8AAAAAAAAAAQAgAAAAIgAAAGRycy9kb3ducmV2LnhtbFBLAQIUABQAAAAIAIdO4kAzLwWeOwAA&#10;ADkAAAAQAAAAAAAAAAEAIAAAAAgBAABkcnMvc2hhcGV4bWwueG1sUEsFBgAAAAAGAAYAWwEAALID&#10;AAAAAA==&#10;">
                  <v:fill on="f" focussize="0,0"/>
                  <v:stroke on="f"/>
                  <v:imagedata r:id="rId82" o:title=""/>
                  <o:lock v:ext="edit" aspectratio="t"/>
                </v:shape>
                <v:shape id="文本框 503" o:spid="_x0000_s1026" o:spt="202" type="#_x0000_t202" style="position:absolute;left:7771;top:37;height:259;width:315;" filled="f" stroked="f" coordsize="21600,21600" o:gfxdata="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1Pc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
                          <w:rPr>
                            <w:rFonts w:ascii="Century Gothic"/>
                            <w:b/>
                            <w:sz w:val="20"/>
                          </w:rPr>
                        </w:pPr>
                        <w:r>
                          <w:rPr>
                            <w:rFonts w:ascii="Century Gothic"/>
                            <w:b/>
                            <w:spacing w:val="-5"/>
                            <w:w w:val="105"/>
                            <w:sz w:val="20"/>
                          </w:rPr>
                          <w:t>7%</w:t>
                        </w:r>
                      </w:p>
                    </w:txbxContent>
                  </v:textbox>
                </v:shape>
                <v:shape id="文本框 504" o:spid="_x0000_s1026" o:spt="202" type="#_x0000_t202" style="position:absolute;left:9237;top:-66;height:259;width:441;" filled="f" stroked="f" coordsize="21600,21600" o:gfxdata="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ejs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
                          <w:rPr>
                            <w:rFonts w:ascii="Century Gothic"/>
                            <w:b/>
                            <w:sz w:val="20"/>
                          </w:rPr>
                        </w:pPr>
                        <w:r>
                          <w:rPr>
                            <w:rFonts w:ascii="Century Gothic"/>
                            <w:b/>
                            <w:spacing w:val="-5"/>
                            <w:w w:val="105"/>
                            <w:sz w:val="20"/>
                          </w:rPr>
                          <w:t>14%</w:t>
                        </w:r>
                      </w:p>
                    </w:txbxContent>
                  </v:textbox>
                </v:shape>
                <v:shape id="文本框 505" o:spid="_x0000_s1026" o:spt="202" type="#_x0000_t202" style="position:absolute;left:5581;top:277;height:259;width:689;" filled="f" stroked="f" coordsize="21600,21600" o:gfxdata="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sGK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
                          <w:rPr>
                            <w:rFonts w:ascii="Century Gothic"/>
                            <w:b/>
                            <w:sz w:val="20"/>
                          </w:rPr>
                        </w:pPr>
                        <w:r>
                          <w:rPr>
                            <w:rFonts w:hint="eastAsia" w:ascii="Century Gothic"/>
                            <w:b/>
                            <w:color w:val="FFFFFF"/>
                            <w:spacing w:val="-5"/>
                            <w:w w:val="105"/>
                            <w:sz w:val="20"/>
                          </w:rPr>
                          <w:t>7</w:t>
                        </w:r>
                        <w:r>
                          <w:rPr>
                            <w:rFonts w:ascii="Century Gothic"/>
                            <w:b/>
                            <w:color w:val="FFFFFF"/>
                            <w:spacing w:val="-5"/>
                            <w:w w:val="105"/>
                            <w:sz w:val="20"/>
                          </w:rPr>
                          <w:t>9%</w:t>
                        </w:r>
                      </w:p>
                    </w:txbxContent>
                  </v:textbox>
                </v:shape>
              </v:group>
            </w:pict>
          </mc:Fallback>
        </mc:AlternateContent>
      </w:r>
      <w:r>
        <w:drawing>
          <wp:anchor distT="0" distB="0" distL="0" distR="0" simplePos="0" relativeHeight="251761664" behindDoc="0" locked="0" layoutInCell="1" allowOverlap="1">
            <wp:simplePos x="0" y="0"/>
            <wp:positionH relativeFrom="page">
              <wp:posOffset>1041400</wp:posOffset>
            </wp:positionH>
            <wp:positionV relativeFrom="paragraph">
              <wp:posOffset>84455</wp:posOffset>
            </wp:positionV>
            <wp:extent cx="90805" cy="90805"/>
            <wp:effectExtent l="0" t="0" r="10795" b="10795"/>
            <wp:wrapNone/>
            <wp:docPr id="684"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46.png"/>
                    <pic:cNvPicPr>
                      <a:picLocks noChangeAspect="1"/>
                    </pic:cNvPicPr>
                  </pic:nvPicPr>
                  <pic:blipFill>
                    <a:blip r:embed="rId83" cstate="print"/>
                    <a:stretch>
                      <a:fillRect/>
                    </a:stretch>
                  </pic:blipFill>
                  <pic:spPr>
                    <a:xfrm>
                      <a:off x="0" y="0"/>
                      <a:ext cx="90779" cy="90779"/>
                    </a:xfrm>
                    <a:prstGeom prst="rect">
                      <a:avLst/>
                    </a:prstGeom>
                  </pic:spPr>
                </pic:pic>
              </a:graphicData>
            </a:graphic>
          </wp:anchor>
        </w:drawing>
      </w:r>
    </w:p>
    <w:p>
      <w:pPr>
        <w:spacing w:before="189" w:line="235" w:lineRule="auto"/>
        <w:ind w:left="1372" w:right="8736"/>
        <w:rPr>
          <w:sz w:val="17"/>
        </w:rPr>
      </w:pPr>
      <w:r>
        <w:rPr>
          <w:rFonts w:hint="eastAsia" w:ascii="宋体" w:hAnsi="宋体" w:eastAsia="宋体" w:cs="宋体"/>
          <w:color w:val="231F37"/>
          <w:w w:val="110"/>
          <w:sz w:val="17"/>
          <w:lang w:eastAsia="zh-CN"/>
        </w:rPr>
        <w:t>欧洲</w:t>
      </w:r>
      <w:r>
        <w:drawing>
          <wp:anchor distT="0" distB="0" distL="0" distR="0" simplePos="0" relativeHeight="251762688" behindDoc="0" locked="0" layoutInCell="1" allowOverlap="1">
            <wp:simplePos x="0" y="0"/>
            <wp:positionH relativeFrom="page">
              <wp:posOffset>1041400</wp:posOffset>
            </wp:positionH>
            <wp:positionV relativeFrom="paragraph">
              <wp:posOffset>220345</wp:posOffset>
            </wp:positionV>
            <wp:extent cx="90805" cy="90805"/>
            <wp:effectExtent l="0" t="0" r="10795" b="10795"/>
            <wp:wrapNone/>
            <wp:docPr id="68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image47.png"/>
                    <pic:cNvPicPr>
                      <a:picLocks noChangeAspect="1"/>
                    </pic:cNvPicPr>
                  </pic:nvPicPr>
                  <pic:blipFill>
                    <a:blip r:embed="rId84" cstate="print"/>
                    <a:stretch>
                      <a:fillRect/>
                    </a:stretch>
                  </pic:blipFill>
                  <pic:spPr>
                    <a:xfrm>
                      <a:off x="0" y="0"/>
                      <a:ext cx="90779" cy="90779"/>
                    </a:xfrm>
                    <a:prstGeom prst="rect">
                      <a:avLst/>
                    </a:prstGeom>
                  </pic:spPr>
                </pic:pic>
              </a:graphicData>
            </a:graphic>
          </wp:anchor>
        </w:drawing>
      </w:r>
      <w:r>
        <w:rPr>
          <w:color w:val="231F37"/>
          <w:w w:val="110"/>
          <w:sz w:val="17"/>
        </w:rPr>
        <w:t>,</w:t>
      </w:r>
      <w:r>
        <w:rPr>
          <w:rFonts w:hint="eastAsia" w:ascii="宋体" w:hAnsi="宋体" w:eastAsia="宋体" w:cs="宋体"/>
          <w:color w:val="231F37"/>
          <w:w w:val="110"/>
          <w:sz w:val="17"/>
          <w:lang w:eastAsia="zh-CN"/>
        </w:rPr>
        <w:t>中东</w:t>
      </w:r>
      <w:r>
        <w:rPr>
          <w:color w:val="231F37"/>
          <w:w w:val="110"/>
          <w:sz w:val="17"/>
        </w:rPr>
        <w:t>,</w:t>
      </w:r>
      <w:r>
        <w:rPr>
          <w:rFonts w:hint="eastAsia" w:ascii="宋体" w:hAnsi="宋体" w:eastAsia="宋体" w:cs="宋体"/>
          <w:color w:val="231F37"/>
          <w:w w:val="110"/>
          <w:sz w:val="17"/>
          <w:lang w:eastAsia="zh-CN"/>
        </w:rPr>
        <w:t>非洲</w:t>
      </w:r>
      <w:r>
        <w:rPr>
          <w:color w:val="231F37"/>
          <w:spacing w:val="-2"/>
          <w:w w:val="110"/>
          <w:sz w:val="17"/>
        </w:rPr>
        <w:t xml:space="preserve"> </w:t>
      </w:r>
      <w:r>
        <w:rPr>
          <w:color w:val="231F37"/>
          <w:w w:val="110"/>
          <w:sz w:val="17"/>
        </w:rPr>
        <w:t>(EMEA)</w:t>
      </w:r>
    </w:p>
    <w:p>
      <w:pPr>
        <w:pStyle w:val="6"/>
        <w:spacing w:before="7"/>
        <w:rPr>
          <w:sz w:val="12"/>
        </w:rPr>
      </w:pPr>
    </w:p>
    <w:p>
      <w:pPr>
        <w:spacing w:before="110"/>
        <w:ind w:left="1372"/>
        <w:rPr>
          <w:sz w:val="17"/>
        </w:rPr>
      </w:pPr>
      <w:r>
        <w:drawing>
          <wp:anchor distT="0" distB="0" distL="0" distR="0" simplePos="0" relativeHeight="251762688" behindDoc="0" locked="0" layoutInCell="1" allowOverlap="1">
            <wp:simplePos x="0" y="0"/>
            <wp:positionH relativeFrom="page">
              <wp:posOffset>1041400</wp:posOffset>
            </wp:positionH>
            <wp:positionV relativeFrom="paragraph">
              <wp:posOffset>83820</wp:posOffset>
            </wp:positionV>
            <wp:extent cx="90805" cy="90805"/>
            <wp:effectExtent l="0" t="0" r="10795" b="10795"/>
            <wp:wrapNone/>
            <wp:docPr id="686"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48.png"/>
                    <pic:cNvPicPr>
                      <a:picLocks noChangeAspect="1"/>
                    </pic:cNvPicPr>
                  </pic:nvPicPr>
                  <pic:blipFill>
                    <a:blip r:embed="rId85" cstate="print"/>
                    <a:stretch>
                      <a:fillRect/>
                    </a:stretch>
                  </pic:blipFill>
                  <pic:spPr>
                    <a:xfrm>
                      <a:off x="0" y="0"/>
                      <a:ext cx="90779" cy="90779"/>
                    </a:xfrm>
                    <a:prstGeom prst="rect">
                      <a:avLst/>
                    </a:prstGeom>
                  </pic:spPr>
                </pic:pic>
              </a:graphicData>
            </a:graphic>
          </wp:anchor>
        </w:drawing>
      </w:r>
      <w:r>
        <w:rPr>
          <w:rFonts w:hint="eastAsia" w:ascii="宋体" w:hAnsi="宋体" w:eastAsia="宋体" w:cs="宋体"/>
          <w:color w:val="231F37"/>
          <w:w w:val="115"/>
          <w:sz w:val="17"/>
          <w:lang w:eastAsia="zh-CN"/>
        </w:rPr>
        <w:t>亚太</w:t>
      </w:r>
      <w:r>
        <w:rPr>
          <w:color w:val="231F37"/>
          <w:spacing w:val="-2"/>
          <w:w w:val="115"/>
          <w:sz w:val="17"/>
        </w:rPr>
        <w:t xml:space="preserve"> (APAC)</w:t>
      </w:r>
    </w:p>
    <w:p>
      <w:pPr>
        <w:pStyle w:val="6"/>
      </w:pPr>
    </w:p>
    <w:p>
      <w:pPr>
        <w:pStyle w:val="6"/>
      </w:pPr>
    </w:p>
    <w:p>
      <w:pPr>
        <w:pStyle w:val="6"/>
      </w:pPr>
    </w:p>
    <w:p>
      <w:pPr>
        <w:pStyle w:val="6"/>
      </w:pPr>
    </w:p>
    <w:p>
      <w:pPr>
        <w:pStyle w:val="6"/>
      </w:pPr>
    </w:p>
    <w:p>
      <w:pPr>
        <w:pStyle w:val="6"/>
        <w:spacing w:before="8"/>
      </w:pPr>
      <w:r>
        <mc:AlternateContent>
          <mc:Choice Requires="wpg">
            <w:drawing>
              <wp:anchor distT="0" distB="0" distL="114300" distR="114300" simplePos="0" relativeHeight="251916288" behindDoc="1" locked="0" layoutInCell="1" allowOverlap="1">
                <wp:simplePos x="0" y="0"/>
                <wp:positionH relativeFrom="page">
                  <wp:posOffset>914400</wp:posOffset>
                </wp:positionH>
                <wp:positionV relativeFrom="paragraph">
                  <wp:posOffset>175895</wp:posOffset>
                </wp:positionV>
                <wp:extent cx="2855595" cy="236855"/>
                <wp:effectExtent l="0" t="635" r="1905" b="3810"/>
                <wp:wrapTopAndBottom/>
                <wp:docPr id="687" name="组合 687"/>
                <wp:cNvGraphicFramePr/>
                <a:graphic xmlns:a="http://schemas.openxmlformats.org/drawingml/2006/main">
                  <a:graphicData uri="http://schemas.microsoft.com/office/word/2010/wordprocessingGroup">
                    <wpg:wgp>
                      <wpg:cNvGrpSpPr/>
                      <wpg:grpSpPr>
                        <a:xfrm>
                          <a:off x="0" y="0"/>
                          <a:ext cx="2855595" cy="236855"/>
                          <a:chOff x="1440" y="277"/>
                          <a:chExt cx="4497" cy="373"/>
                        </a:xfrm>
                      </wpg:grpSpPr>
                      <pic:pic xmlns:pic="http://schemas.openxmlformats.org/drawingml/2006/picture">
                        <pic:nvPicPr>
                          <pic:cNvPr id="688" name="docshape639"/>
                          <pic:cNvPicPr>
                            <a:picLocks noChangeAspect="1"/>
                          </pic:cNvPicPr>
                        </pic:nvPicPr>
                        <pic:blipFill>
                          <a:blip r:embed="rId86"/>
                          <a:stretch>
                            <a:fillRect/>
                          </a:stretch>
                        </pic:blipFill>
                        <pic:spPr>
                          <a:xfrm>
                            <a:off x="1440" y="276"/>
                            <a:ext cx="4497" cy="373"/>
                          </a:xfrm>
                          <a:prstGeom prst="rect">
                            <a:avLst/>
                          </a:prstGeom>
                          <a:noFill/>
                          <a:ln>
                            <a:noFill/>
                          </a:ln>
                        </pic:spPr>
                      </pic:pic>
                      <wps:wsp>
                        <wps:cNvPr id="689" name="文本框 499"/>
                        <wps:cNvSpPr txBox="1"/>
                        <wps:spPr>
                          <a:xfrm>
                            <a:off x="1440" y="276"/>
                            <a:ext cx="4497" cy="373"/>
                          </a:xfrm>
                          <a:prstGeom prst="rect">
                            <a:avLst/>
                          </a:prstGeom>
                          <a:noFill/>
                          <a:ln>
                            <a:noFill/>
                          </a:ln>
                        </wps:spPr>
                        <wps:txbx>
                          <w:txbxContent>
                            <w:p>
                              <w:pPr>
                                <w:spacing w:before="57"/>
                                <w:ind w:left="835"/>
                                <w:rPr>
                                  <w:rFonts w:ascii="Verdana"/>
                                  <w:i/>
                                  <w:sz w:val="17"/>
                                </w:rPr>
                              </w:pPr>
                              <w:r>
                                <w:rPr>
                                  <w:rFonts w:hint="eastAsia" w:ascii="宋体" w:hAnsi="宋体" w:eastAsia="宋体" w:cs="宋体"/>
                                  <w:i/>
                                  <w:color w:val="454C5B"/>
                                  <w:w w:val="90"/>
                                  <w:sz w:val="17"/>
                                  <w:lang w:eastAsia="zh-CN"/>
                                </w:rPr>
                                <w:t>您所在的组织的规模</w:t>
                              </w:r>
                              <w:r>
                                <w:rPr>
                                  <w:rFonts w:ascii="Verdana"/>
                                  <w:i/>
                                  <w:color w:val="454C5B"/>
                                  <w:spacing w:val="-2"/>
                                  <w:w w:val="90"/>
                                  <w:sz w:val="17"/>
                                </w:rPr>
                                <w:t>?</w:t>
                              </w:r>
                            </w:p>
                          </w:txbxContent>
                        </wps:txbx>
                        <wps:bodyPr lIns="0" tIns="0" rIns="0" bIns="0" upright="1"/>
                      </wps:wsp>
                    </wpg:wgp>
                  </a:graphicData>
                </a:graphic>
              </wp:anchor>
            </w:drawing>
          </mc:Choice>
          <mc:Fallback>
            <w:pict>
              <v:group id="_x0000_s1026" o:spid="_x0000_s1026" o:spt="203" style="position:absolute;left:0pt;margin-left:72pt;margin-top:13.85pt;height:18.65pt;width:224.85pt;mso-position-horizontal-relative:page;mso-wrap-distance-bottom:0pt;mso-wrap-distance-top:0pt;z-index:-251400192;mso-width-relative:page;mso-height-relative:page;" coordorigin="1440,277" coordsize="4497,373" o:gfxdata="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">
                <o:lock v:ext="edit" aspectratio="f"/>
                <v:shape id="docshape639" o:spid="_x0000_s1026" o:spt="75" type="#_x0000_t75" style="position:absolute;left:1440;top:276;height:373;width:4497;" filled="f" o:preferrelative="t" stroked="f" coordsize="21600,21600" o:gfxdata="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UXT6+2AAAA3AAAAA8A&#10;AAAAAAAAAQAgAAAAIgAAAGRycy9kb3ducmV2LnhtbFBLAQIUABQAAAAIAIdO4kAzLwWeOwAAADkA&#10;AAAQAAAAAAAAAAEAIAAAAAUBAABkcnMvc2hhcGV4bWwueG1sUEsFBgAAAAAGAAYAWwEAAK8DAAAA&#10;AA==&#10;">
                  <v:fill on="f" focussize="0,0"/>
                  <v:stroke on="f"/>
                  <v:imagedata r:id="rId86" o:title=""/>
                  <o:lock v:ext="edit" aspectratio="t"/>
                </v:shape>
                <v:shape id="文本框 499" o:spid="_x0000_s1026" o:spt="202" type="#_x0000_t202" style="position:absolute;left:1440;top:276;height:373;width:4497;" filled="f" stroked="f" coordsize="21600,21600" o:gfxdata="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8Mxw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7"/>
                          <w:ind w:left="835"/>
                          <w:rPr>
                            <w:rFonts w:ascii="Verdana"/>
                            <w:i/>
                            <w:sz w:val="17"/>
                          </w:rPr>
                        </w:pPr>
                        <w:r>
                          <w:rPr>
                            <w:rFonts w:hint="eastAsia" w:ascii="宋体" w:hAnsi="宋体" w:eastAsia="宋体" w:cs="宋体"/>
                            <w:i/>
                            <w:color w:val="454C5B"/>
                            <w:w w:val="90"/>
                            <w:sz w:val="17"/>
                            <w:lang w:eastAsia="zh-CN"/>
                          </w:rPr>
                          <w:t>您所在的组织的规模</w:t>
                        </w:r>
                        <w:r>
                          <w:rPr>
                            <w:rFonts w:ascii="Verdana"/>
                            <w:i/>
                            <w:color w:val="454C5B"/>
                            <w:spacing w:val="-2"/>
                            <w:w w:val="90"/>
                            <w:sz w:val="17"/>
                          </w:rPr>
                          <w:t>?</w:t>
                        </w:r>
                      </w:p>
                    </w:txbxContent>
                  </v:textbox>
                </v:shape>
                <w10:wrap type="topAndBottom"/>
              </v:group>
            </w:pict>
          </mc:Fallback>
        </mc:AlternateContent>
      </w:r>
      <w:r>
        <mc:AlternateContent>
          <mc:Choice Requires="wpg">
            <w:drawing>
              <wp:anchor distT="0" distB="0" distL="114300" distR="114300" simplePos="0" relativeHeight="251916288" behindDoc="1" locked="0" layoutInCell="1" allowOverlap="1">
                <wp:simplePos x="0" y="0"/>
                <wp:positionH relativeFrom="page">
                  <wp:posOffset>4005580</wp:posOffset>
                </wp:positionH>
                <wp:positionV relativeFrom="paragraph">
                  <wp:posOffset>175895</wp:posOffset>
                </wp:positionV>
                <wp:extent cx="2855595" cy="236855"/>
                <wp:effectExtent l="635" t="635" r="1270" b="3810"/>
                <wp:wrapTopAndBottom/>
                <wp:docPr id="690" name="组合 690"/>
                <wp:cNvGraphicFramePr/>
                <a:graphic xmlns:a="http://schemas.openxmlformats.org/drawingml/2006/main">
                  <a:graphicData uri="http://schemas.microsoft.com/office/word/2010/wordprocessingGroup">
                    <wpg:wgp>
                      <wpg:cNvGrpSpPr/>
                      <wpg:grpSpPr>
                        <a:xfrm>
                          <a:off x="0" y="0"/>
                          <a:ext cx="2855595" cy="236855"/>
                          <a:chOff x="6308" y="277"/>
                          <a:chExt cx="4497" cy="373"/>
                        </a:xfrm>
                      </wpg:grpSpPr>
                      <pic:pic xmlns:pic="http://schemas.openxmlformats.org/drawingml/2006/picture">
                        <pic:nvPicPr>
                          <pic:cNvPr id="691" name="docshape642"/>
                          <pic:cNvPicPr>
                            <a:picLocks noChangeAspect="1"/>
                          </pic:cNvPicPr>
                        </pic:nvPicPr>
                        <pic:blipFill>
                          <a:blip r:embed="rId86"/>
                          <a:stretch>
                            <a:fillRect/>
                          </a:stretch>
                        </pic:blipFill>
                        <pic:spPr>
                          <a:xfrm>
                            <a:off x="6307" y="276"/>
                            <a:ext cx="4497" cy="373"/>
                          </a:xfrm>
                          <a:prstGeom prst="rect">
                            <a:avLst/>
                          </a:prstGeom>
                          <a:noFill/>
                          <a:ln>
                            <a:noFill/>
                          </a:ln>
                        </pic:spPr>
                      </pic:pic>
                      <wps:wsp>
                        <wps:cNvPr id="692" name="文本框 493"/>
                        <wps:cNvSpPr txBox="1"/>
                        <wps:spPr>
                          <a:xfrm>
                            <a:off x="6307" y="276"/>
                            <a:ext cx="4497" cy="373"/>
                          </a:xfrm>
                          <a:prstGeom prst="rect">
                            <a:avLst/>
                          </a:prstGeom>
                          <a:noFill/>
                          <a:ln>
                            <a:noFill/>
                          </a:ln>
                        </wps:spPr>
                        <wps:txbx>
                          <w:txbxContent>
                            <w:p>
                              <w:pPr>
                                <w:spacing w:before="57"/>
                                <w:ind w:left="453"/>
                                <w:rPr>
                                  <w:rFonts w:ascii="Verdana"/>
                                  <w:i/>
                                  <w:sz w:val="17"/>
                                </w:rPr>
                              </w:pPr>
                              <w:r>
                                <w:rPr>
                                  <w:rFonts w:hint="eastAsia" w:ascii="宋体" w:hAnsi="宋体" w:eastAsia="宋体" w:cs="宋体"/>
                                  <w:i/>
                                  <w:color w:val="454C5B"/>
                                  <w:w w:val="90"/>
                                  <w:sz w:val="17"/>
                                  <w:lang w:eastAsia="zh-CN"/>
                                </w:rPr>
                                <w:t>您在您组织的职位是什么</w:t>
                              </w:r>
                              <w:r>
                                <w:rPr>
                                  <w:rFonts w:ascii="Verdana"/>
                                  <w:i/>
                                  <w:color w:val="454C5B"/>
                                  <w:spacing w:val="-2"/>
                                  <w:w w:val="90"/>
                                  <w:sz w:val="17"/>
                                </w:rPr>
                                <w:t>?</w:t>
                              </w:r>
                            </w:p>
                          </w:txbxContent>
                        </wps:txbx>
                        <wps:bodyPr lIns="0" tIns="0" rIns="0" bIns="0" upright="1"/>
                      </wps:wsp>
                    </wpg:wgp>
                  </a:graphicData>
                </a:graphic>
              </wp:anchor>
            </w:drawing>
          </mc:Choice>
          <mc:Fallback>
            <w:pict>
              <v:group id="_x0000_s1026" o:spid="_x0000_s1026" o:spt="203" style="position:absolute;left:0pt;margin-left:315.4pt;margin-top:13.85pt;height:18.65pt;width:224.85pt;mso-position-horizontal-relative:page;mso-wrap-distance-bottom:0pt;mso-wrap-distance-top:0pt;z-index:-251400192;mso-width-relative:page;mso-height-relative:page;" coordorigin="6308,277" coordsize="4497,373" o:gfxdata="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">
                <o:lock v:ext="edit" aspectratio="f"/>
                <v:shape id="docshape642" o:spid="_x0000_s1026" o:spt="75" type="#_x0000_t75" style="position:absolute;left:6307;top:276;height:373;width:4497;" filled="f" o:preferrelative="t" stroked="f" coordsize="21600,21600" o:gfxdata="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fRw774A&#10;AADcAAAADwAAAAAAAAABACAAAAAiAAAAZHJzL2Rvd25yZXYueG1sUEsBAhQAFAAAAAgAh07iQDMv&#10;BZ47AAAAOQAAABAAAAAAAAAAAQAgAAAADQEAAGRycy9zaGFwZXhtbC54bWxQSwUGAAAAAAYABgBb&#10;AQAAtwMAAAAA&#10;">
                  <v:fill on="f" focussize="0,0"/>
                  <v:stroke on="f"/>
                  <v:imagedata r:id="rId86" o:title=""/>
                  <o:lock v:ext="edit" aspectratio="t"/>
                </v:shape>
                <v:shape id="文本框 493" o:spid="_x0000_s1026" o:spt="202" type="#_x0000_t202" style="position:absolute;left:6307;top:276;height:373;width:4497;" filled="f" stroked="f" coordsize="21600,21600" o:gfxdata="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L41b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7"/>
                          <w:ind w:left="453"/>
                          <w:rPr>
                            <w:rFonts w:ascii="Verdana"/>
                            <w:i/>
                            <w:sz w:val="17"/>
                          </w:rPr>
                        </w:pPr>
                        <w:r>
                          <w:rPr>
                            <w:rFonts w:hint="eastAsia" w:ascii="宋体" w:hAnsi="宋体" w:eastAsia="宋体" w:cs="宋体"/>
                            <w:i/>
                            <w:color w:val="454C5B"/>
                            <w:w w:val="90"/>
                            <w:sz w:val="17"/>
                            <w:lang w:eastAsia="zh-CN"/>
                          </w:rPr>
                          <w:t>您在您组织的职位是什么</w:t>
                        </w:r>
                        <w:r>
                          <w:rPr>
                            <w:rFonts w:ascii="Verdana"/>
                            <w:i/>
                            <w:color w:val="454C5B"/>
                            <w:spacing w:val="-2"/>
                            <w:w w:val="90"/>
                            <w:sz w:val="17"/>
                          </w:rPr>
                          <w:t>?</w:t>
                        </w:r>
                      </w:p>
                    </w:txbxContent>
                  </v:textbox>
                </v:shape>
                <w10:wrap type="topAndBottom"/>
              </v:group>
            </w:pict>
          </mc:Fallback>
        </mc:AlternateContent>
      </w:r>
    </w:p>
    <w:p>
      <w:pPr>
        <w:pStyle w:val="6"/>
        <w:spacing w:before="10"/>
        <w:rPr>
          <w:sz w:val="13"/>
        </w:rPr>
      </w:pPr>
    </w:p>
    <w:p>
      <w:pPr>
        <w:ind w:right="1437"/>
        <w:jc w:val="right"/>
        <w:rPr>
          <w:sz w:val="14"/>
        </w:rPr>
      </w:pPr>
      <w:r>
        <mc:AlternateContent>
          <mc:Choice Requires="wpg">
            <w:drawing>
              <wp:anchor distT="0" distB="0" distL="114300" distR="114300" simplePos="0" relativeHeight="251917312" behindDoc="1" locked="0" layoutInCell="1" allowOverlap="1">
                <wp:simplePos x="0" y="0"/>
                <wp:positionH relativeFrom="page">
                  <wp:posOffset>914400</wp:posOffset>
                </wp:positionH>
                <wp:positionV relativeFrom="paragraph">
                  <wp:posOffset>176530</wp:posOffset>
                </wp:positionV>
                <wp:extent cx="2855595" cy="339090"/>
                <wp:effectExtent l="0" t="0" r="1905" b="3810"/>
                <wp:wrapTopAndBottom/>
                <wp:docPr id="693" name="组合 693"/>
                <wp:cNvGraphicFramePr/>
                <a:graphic xmlns:a="http://schemas.openxmlformats.org/drawingml/2006/main">
                  <a:graphicData uri="http://schemas.microsoft.com/office/word/2010/wordprocessingGroup">
                    <wpg:wgp>
                      <wpg:cNvGrpSpPr/>
                      <wpg:grpSpPr>
                        <a:xfrm>
                          <a:off x="0" y="0"/>
                          <a:ext cx="2855595" cy="339090"/>
                          <a:chOff x="1440" y="278"/>
                          <a:chExt cx="4497" cy="534"/>
                        </a:xfrm>
                      </wpg:grpSpPr>
                      <pic:pic xmlns:pic="http://schemas.openxmlformats.org/drawingml/2006/picture">
                        <pic:nvPicPr>
                          <pic:cNvPr id="694" name="docshape645"/>
                          <pic:cNvPicPr>
                            <a:picLocks noChangeAspect="1"/>
                          </pic:cNvPicPr>
                        </pic:nvPicPr>
                        <pic:blipFill>
                          <a:blip r:embed="rId87"/>
                          <a:stretch>
                            <a:fillRect/>
                          </a:stretch>
                        </pic:blipFill>
                        <pic:spPr>
                          <a:xfrm>
                            <a:off x="1440" y="278"/>
                            <a:ext cx="4497" cy="534"/>
                          </a:xfrm>
                          <a:prstGeom prst="rect">
                            <a:avLst/>
                          </a:prstGeom>
                          <a:noFill/>
                          <a:ln>
                            <a:noFill/>
                          </a:ln>
                        </pic:spPr>
                      </pic:pic>
                      <wps:wsp>
                        <wps:cNvPr id="695" name="文本框 508"/>
                        <wps:cNvSpPr txBox="1"/>
                        <wps:spPr>
                          <a:xfrm>
                            <a:off x="1741" y="458"/>
                            <a:ext cx="316" cy="180"/>
                          </a:xfrm>
                          <a:prstGeom prst="rect">
                            <a:avLst/>
                          </a:prstGeom>
                          <a:noFill/>
                          <a:ln>
                            <a:noFill/>
                          </a:ln>
                        </wps:spPr>
                        <wps:txbx>
                          <w:txbxContent>
                            <w:p>
                              <w:pPr>
                                <w:rPr>
                                  <w:rFonts w:ascii="Verdana"/>
                                  <w:sz w:val="14"/>
                                </w:rPr>
                              </w:pPr>
                              <w:r>
                                <w:rPr>
                                  <w:rFonts w:ascii="Verdana"/>
                                  <w:spacing w:val="-5"/>
                                  <w:w w:val="95"/>
                                  <w:sz w:val="14"/>
                                </w:rPr>
                                <w:t>20%</w:t>
                              </w:r>
                            </w:p>
                          </w:txbxContent>
                        </wps:txbx>
                        <wps:bodyPr lIns="0" tIns="0" rIns="0" bIns="0" upright="1"/>
                      </wps:wsp>
                      <wps:wsp>
                        <wps:cNvPr id="696" name="文本框 509"/>
                        <wps:cNvSpPr txBox="1"/>
                        <wps:spPr>
                          <a:xfrm>
                            <a:off x="3002" y="458"/>
                            <a:ext cx="313" cy="180"/>
                          </a:xfrm>
                          <a:prstGeom prst="rect">
                            <a:avLst/>
                          </a:prstGeom>
                          <a:noFill/>
                          <a:ln>
                            <a:noFill/>
                          </a:ln>
                        </wps:spPr>
                        <wps:txbx>
                          <w:txbxContent>
                            <w:p>
                              <w:pPr>
                                <w:rPr>
                                  <w:rFonts w:ascii="Verdana"/>
                                  <w:sz w:val="14"/>
                                </w:rPr>
                              </w:pPr>
                              <w:r>
                                <w:rPr>
                                  <w:rFonts w:ascii="Verdana"/>
                                  <w:spacing w:val="-5"/>
                                  <w:w w:val="95"/>
                                  <w:sz w:val="14"/>
                                </w:rPr>
                                <w:t>36%</w:t>
                              </w:r>
                            </w:p>
                          </w:txbxContent>
                        </wps:txbx>
                        <wps:bodyPr lIns="0" tIns="0" rIns="0" bIns="0" upright="1"/>
                      </wps:wsp>
                      <wps:wsp>
                        <wps:cNvPr id="697" name="文本框 510"/>
                        <wps:cNvSpPr txBox="1"/>
                        <wps:spPr>
                          <a:xfrm>
                            <a:off x="4347" y="458"/>
                            <a:ext cx="301" cy="180"/>
                          </a:xfrm>
                          <a:prstGeom prst="rect">
                            <a:avLst/>
                          </a:prstGeom>
                          <a:noFill/>
                          <a:ln>
                            <a:noFill/>
                          </a:ln>
                        </wps:spPr>
                        <wps:txbx>
                          <w:txbxContent>
                            <w:p>
                              <w:pPr>
                                <w:rPr>
                                  <w:rFonts w:ascii="Verdana"/>
                                  <w:sz w:val="14"/>
                                </w:rPr>
                              </w:pPr>
                              <w:r>
                                <w:rPr>
                                  <w:rFonts w:ascii="Verdana"/>
                                  <w:spacing w:val="-5"/>
                                  <w:w w:val="90"/>
                                  <w:sz w:val="14"/>
                                </w:rPr>
                                <w:t>21%</w:t>
                              </w:r>
                            </w:p>
                          </w:txbxContent>
                        </wps:txbx>
                        <wps:bodyPr lIns="0" tIns="0" rIns="0" bIns="0" upright="1"/>
                      </wps:wsp>
                      <wps:wsp>
                        <wps:cNvPr id="698" name="文本框 511"/>
                        <wps:cNvSpPr txBox="1"/>
                        <wps:spPr>
                          <a:xfrm>
                            <a:off x="5031" y="458"/>
                            <a:ext cx="822" cy="182"/>
                          </a:xfrm>
                          <a:prstGeom prst="rect">
                            <a:avLst/>
                          </a:prstGeom>
                          <a:noFill/>
                          <a:ln>
                            <a:noFill/>
                          </a:ln>
                        </wps:spPr>
                        <wps:txbx>
                          <w:txbxContent>
                            <w:p>
                              <w:pPr>
                                <w:tabs>
                                  <w:tab w:val="left" w:pos="528"/>
                                </w:tabs>
                                <w:spacing w:before="2"/>
                                <w:rPr>
                                  <w:rFonts w:ascii="Verdana"/>
                                  <w:sz w:val="14"/>
                                </w:rPr>
                              </w:pPr>
                              <w:r>
                                <w:rPr>
                                  <w:rFonts w:ascii="Verdana"/>
                                  <w:color w:val="FFFFFF"/>
                                  <w:spacing w:val="-5"/>
                                  <w:w w:val="95"/>
                                  <w:sz w:val="14"/>
                                </w:rPr>
                                <w:t>12%</w:t>
                              </w:r>
                              <w:r>
                                <w:rPr>
                                  <w:rFonts w:ascii="Verdana"/>
                                  <w:color w:val="FFFFFF"/>
                                  <w:sz w:val="14"/>
                                </w:rPr>
                                <w:tab/>
                              </w:r>
                              <w:r>
                                <w:rPr>
                                  <w:rFonts w:ascii="Verdana"/>
                                  <w:color w:val="FFFFFF"/>
                                  <w:spacing w:val="-5"/>
                                  <w:w w:val="85"/>
                                  <w:sz w:val="14"/>
                                </w:rPr>
                                <w:t>11%</w:t>
                              </w:r>
                            </w:p>
                          </w:txbxContent>
                        </wps:txbx>
                        <wps:bodyPr lIns="0" tIns="0" rIns="0" bIns="0" upright="1"/>
                      </wps:wsp>
                    </wpg:wgp>
                  </a:graphicData>
                </a:graphic>
              </wp:anchor>
            </w:drawing>
          </mc:Choice>
          <mc:Fallback>
            <w:pict>
              <v:group id="_x0000_s1026" o:spid="_x0000_s1026" o:spt="203" style="position:absolute;left:0pt;margin-left:72pt;margin-top:13.9pt;height:26.7pt;width:224.85pt;mso-position-horizontal-relative:page;mso-wrap-distance-bottom:0pt;mso-wrap-distance-top:0pt;z-index:-251399168;mso-width-relative:page;mso-height-relative:page;" coordorigin="1440,278" coordsize="4497,534" o:gfxdata="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">
                <o:lock v:ext="edit" aspectratio="f"/>
                <v:shape id="docshape645" o:spid="_x0000_s1026" o:spt="75" type="#_x0000_t75" style="position:absolute;left:1440;top:278;height:534;width:4497;" filled="f" o:preferrelative="t" stroked="f" coordsize="21600,21600" o:gfxdata="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hvM&#10;jMEAAADcAAAADwAAAAAAAAABACAAAAAiAAAAZHJzL2Rvd25yZXYueG1sUEsBAhQAFAAAAAgAh07i&#10;QDMvBZ47AAAAOQAAABAAAAAAAAAAAQAgAAAAEAEAAGRycy9zaGFwZXhtbC54bWxQSwUGAAAAAAYA&#10;BgBbAQAAugMAAAAA&#10;">
                  <v:fill on="f" focussize="0,0"/>
                  <v:stroke on="f"/>
                  <v:imagedata r:id="rId87" o:title=""/>
                  <o:lock v:ext="edit" aspectratio="t"/>
                </v:shape>
                <v:shape id="文本框 508" o:spid="_x0000_s1026" o:spt="202" type="#_x0000_t202" style="position:absolute;left:1741;top:458;height:180;width:316;" filled="f" stroked="f" coordsize="21600,21600" o:gfxdata="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XrR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ascii="Verdana"/>
                            <w:sz w:val="14"/>
                          </w:rPr>
                        </w:pPr>
                        <w:r>
                          <w:rPr>
                            <w:rFonts w:ascii="Verdana"/>
                            <w:spacing w:val="-5"/>
                            <w:w w:val="95"/>
                            <w:sz w:val="14"/>
                          </w:rPr>
                          <w:t>20%</w:t>
                        </w:r>
                      </w:p>
                    </w:txbxContent>
                  </v:textbox>
                </v:shape>
                <v:shape id="文本框 509" o:spid="_x0000_s1026" o:spt="202" type="#_x0000_t202" style="position:absolute;left:3002;top:458;height:180;width:313;" filled="f" stroked="f" coordsize="21600,21600" o:gfxdata="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M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ascii="Verdana"/>
                            <w:sz w:val="14"/>
                          </w:rPr>
                        </w:pPr>
                        <w:r>
                          <w:rPr>
                            <w:rFonts w:ascii="Verdana"/>
                            <w:spacing w:val="-5"/>
                            <w:w w:val="95"/>
                            <w:sz w:val="14"/>
                          </w:rPr>
                          <w:t>36%</w:t>
                        </w:r>
                      </w:p>
                    </w:txbxContent>
                  </v:textbox>
                </v:shape>
                <v:shape id="文本框 510" o:spid="_x0000_s1026" o:spt="202" type="#_x0000_t202" style="position:absolute;left:4347;top:458;height:180;width:301;" filled="f" stroked="f" coordsize="21600,21600" o:gfxdata="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Jlv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ascii="Verdana"/>
                            <w:sz w:val="14"/>
                          </w:rPr>
                        </w:pPr>
                        <w:r>
                          <w:rPr>
                            <w:rFonts w:ascii="Verdana"/>
                            <w:spacing w:val="-5"/>
                            <w:w w:val="90"/>
                            <w:sz w:val="14"/>
                          </w:rPr>
                          <w:t>21%</w:t>
                        </w:r>
                      </w:p>
                    </w:txbxContent>
                  </v:textbox>
                </v:shape>
                <v:shape id="文本框 511" o:spid="_x0000_s1026" o:spt="202" type="#_x0000_t202" style="position:absolute;left:5031;top:458;height:182;width:822;" filled="f" stroked="f" coordsize="21600,21600" o:gfxdata="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WAo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tabs>
                            <w:tab w:val="left" w:pos="528"/>
                          </w:tabs>
                          <w:spacing w:before="2"/>
                          <w:rPr>
                            <w:rFonts w:ascii="Verdana"/>
                            <w:sz w:val="14"/>
                          </w:rPr>
                        </w:pPr>
                        <w:r>
                          <w:rPr>
                            <w:rFonts w:ascii="Verdana"/>
                            <w:color w:val="FFFFFF"/>
                            <w:spacing w:val="-5"/>
                            <w:w w:val="95"/>
                            <w:sz w:val="14"/>
                          </w:rPr>
                          <w:t>12%</w:t>
                        </w:r>
                        <w:r>
                          <w:rPr>
                            <w:rFonts w:ascii="Verdana"/>
                            <w:color w:val="FFFFFF"/>
                            <w:sz w:val="14"/>
                          </w:rPr>
                          <w:tab/>
                        </w:r>
                        <w:r>
                          <w:rPr>
                            <w:rFonts w:ascii="Verdana"/>
                            <w:color w:val="FFFFFF"/>
                            <w:spacing w:val="-5"/>
                            <w:w w:val="85"/>
                            <w:sz w:val="14"/>
                          </w:rPr>
                          <w:t>11%</w:t>
                        </w:r>
                      </w:p>
                    </w:txbxContent>
                  </v:textbox>
                </v:shape>
                <w10:wrap type="topAndBottom"/>
              </v:group>
            </w:pict>
          </mc:Fallback>
        </mc:AlternateContent>
      </w:r>
      <w:r>
        <mc:AlternateContent>
          <mc:Choice Requires="wpg">
            <w:drawing>
              <wp:anchor distT="0" distB="0" distL="114300" distR="114300" simplePos="0" relativeHeight="251917312" behindDoc="1" locked="0" layoutInCell="1" allowOverlap="1">
                <wp:simplePos x="0" y="0"/>
                <wp:positionH relativeFrom="page">
                  <wp:posOffset>4005580</wp:posOffset>
                </wp:positionH>
                <wp:positionV relativeFrom="paragraph">
                  <wp:posOffset>125095</wp:posOffset>
                </wp:positionV>
                <wp:extent cx="2853055" cy="390525"/>
                <wp:effectExtent l="635" t="0" r="3810" b="3175"/>
                <wp:wrapTopAndBottom/>
                <wp:docPr id="699" name="组合 699"/>
                <wp:cNvGraphicFramePr/>
                <a:graphic xmlns:a="http://schemas.openxmlformats.org/drawingml/2006/main">
                  <a:graphicData uri="http://schemas.microsoft.com/office/word/2010/wordprocessingGroup">
                    <wpg:wgp>
                      <wpg:cNvGrpSpPr/>
                      <wpg:grpSpPr>
                        <a:xfrm>
                          <a:off x="0" y="0"/>
                          <a:ext cx="2853055" cy="390525"/>
                          <a:chOff x="6308" y="197"/>
                          <a:chExt cx="4493" cy="615"/>
                        </a:xfrm>
                      </wpg:grpSpPr>
                      <pic:pic xmlns:pic="http://schemas.openxmlformats.org/drawingml/2006/picture">
                        <pic:nvPicPr>
                          <pic:cNvPr id="700" name="docshape651"/>
                          <pic:cNvPicPr>
                            <a:picLocks noChangeAspect="1"/>
                          </pic:cNvPicPr>
                        </pic:nvPicPr>
                        <pic:blipFill>
                          <a:blip r:embed="rId88"/>
                          <a:stretch>
                            <a:fillRect/>
                          </a:stretch>
                        </pic:blipFill>
                        <pic:spPr>
                          <a:xfrm>
                            <a:off x="6307" y="197"/>
                            <a:ext cx="4493" cy="615"/>
                          </a:xfrm>
                          <a:prstGeom prst="rect">
                            <a:avLst/>
                          </a:prstGeom>
                          <a:noFill/>
                          <a:ln>
                            <a:noFill/>
                          </a:ln>
                        </pic:spPr>
                      </pic:pic>
                      <wps:wsp>
                        <wps:cNvPr id="701" name="文本框 539"/>
                        <wps:cNvSpPr txBox="1"/>
                        <wps:spPr>
                          <a:xfrm>
                            <a:off x="6684" y="458"/>
                            <a:ext cx="300" cy="180"/>
                          </a:xfrm>
                          <a:prstGeom prst="rect">
                            <a:avLst/>
                          </a:prstGeom>
                          <a:noFill/>
                          <a:ln>
                            <a:noFill/>
                          </a:ln>
                        </wps:spPr>
                        <wps:txbx>
                          <w:txbxContent>
                            <w:p>
                              <w:pPr>
                                <w:spacing w:before="8"/>
                                <w:rPr>
                                  <w:sz w:val="14"/>
                                </w:rPr>
                              </w:pPr>
                              <w:r>
                                <w:rPr>
                                  <w:color w:val="FFFFFF"/>
                                  <w:spacing w:val="-5"/>
                                  <w:w w:val="115"/>
                                  <w:sz w:val="14"/>
                                </w:rPr>
                                <w:t>13%</w:t>
                              </w:r>
                            </w:p>
                          </w:txbxContent>
                        </wps:txbx>
                        <wps:bodyPr lIns="0" tIns="0" rIns="0" bIns="0" upright="1"/>
                      </wps:wsp>
                      <wps:wsp>
                        <wps:cNvPr id="702" name="文本框 540"/>
                        <wps:cNvSpPr txBox="1"/>
                        <wps:spPr>
                          <a:xfrm>
                            <a:off x="7785" y="458"/>
                            <a:ext cx="301" cy="180"/>
                          </a:xfrm>
                          <a:prstGeom prst="rect">
                            <a:avLst/>
                          </a:prstGeom>
                          <a:noFill/>
                          <a:ln>
                            <a:noFill/>
                          </a:ln>
                        </wps:spPr>
                        <wps:txbx>
                          <w:txbxContent>
                            <w:p>
                              <w:pPr>
                                <w:spacing w:before="8"/>
                                <w:rPr>
                                  <w:sz w:val="14"/>
                                </w:rPr>
                              </w:pPr>
                              <w:r>
                                <w:rPr>
                                  <w:color w:val="FFFFFF"/>
                                  <w:spacing w:val="-5"/>
                                  <w:w w:val="115"/>
                                  <w:sz w:val="14"/>
                                </w:rPr>
                                <w:t>21%</w:t>
                              </w:r>
                            </w:p>
                          </w:txbxContent>
                        </wps:txbx>
                        <wps:bodyPr lIns="0" tIns="0" rIns="0" bIns="0" upright="1"/>
                      </wps:wsp>
                      <wps:wsp>
                        <wps:cNvPr id="703" name="文本框 541"/>
                        <wps:cNvSpPr txBox="1"/>
                        <wps:spPr>
                          <a:xfrm>
                            <a:off x="9028" y="458"/>
                            <a:ext cx="330" cy="180"/>
                          </a:xfrm>
                          <a:prstGeom prst="rect">
                            <a:avLst/>
                          </a:prstGeom>
                          <a:noFill/>
                          <a:ln>
                            <a:noFill/>
                          </a:ln>
                        </wps:spPr>
                        <wps:txbx>
                          <w:txbxContent>
                            <w:p>
                              <w:pPr>
                                <w:spacing w:before="8"/>
                                <w:rPr>
                                  <w:sz w:val="14"/>
                                </w:rPr>
                              </w:pPr>
                              <w:r>
                                <w:rPr>
                                  <w:spacing w:val="-5"/>
                                  <w:w w:val="125"/>
                                  <w:sz w:val="14"/>
                                </w:rPr>
                                <w:t>44%</w:t>
                              </w:r>
                            </w:p>
                          </w:txbxContent>
                        </wps:txbx>
                        <wps:bodyPr lIns="0" tIns="0" rIns="0" bIns="0" upright="1"/>
                      </wps:wsp>
                      <wps:wsp>
                        <wps:cNvPr id="704" name="文本框 542"/>
                        <wps:cNvSpPr txBox="1"/>
                        <wps:spPr>
                          <a:xfrm>
                            <a:off x="10161" y="458"/>
                            <a:ext cx="316" cy="180"/>
                          </a:xfrm>
                          <a:prstGeom prst="rect">
                            <a:avLst/>
                          </a:prstGeom>
                          <a:noFill/>
                          <a:ln>
                            <a:noFill/>
                          </a:ln>
                        </wps:spPr>
                        <wps:txbx>
                          <w:txbxContent>
                            <w:p>
                              <w:pPr>
                                <w:spacing w:before="8"/>
                                <w:rPr>
                                  <w:sz w:val="14"/>
                                </w:rPr>
                              </w:pPr>
                              <w:r>
                                <w:rPr>
                                  <w:spacing w:val="-5"/>
                                  <w:w w:val="120"/>
                                  <w:sz w:val="14"/>
                                </w:rPr>
                                <w:t>20%</w:t>
                              </w:r>
                            </w:p>
                          </w:txbxContent>
                        </wps:txbx>
                        <wps:bodyPr lIns="0" tIns="0" rIns="0" bIns="0" upright="1"/>
                      </wps:wsp>
                    </wpg:wgp>
                  </a:graphicData>
                </a:graphic>
              </wp:anchor>
            </w:drawing>
          </mc:Choice>
          <mc:Fallback>
            <w:pict>
              <v:group id="_x0000_s1026" o:spid="_x0000_s1026" o:spt="203" style="position:absolute;left:0pt;margin-left:315.4pt;margin-top:9.85pt;height:30.75pt;width:224.65pt;mso-position-horizontal-relative:page;mso-wrap-distance-bottom:0pt;mso-wrap-distance-top:0pt;z-index:-251399168;mso-width-relative:page;mso-height-relative:page;" coordorigin="6308,197" coordsize="4493,615" o:gfxdata="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">
                <o:lock v:ext="edit" aspectratio="f"/>
                <v:shape id="docshape651" o:spid="_x0000_s1026" o:spt="75" type="#_x0000_t75" style="position:absolute;left:6307;top:197;height:615;width:4493;" filled="f" o:preferrelative="t" stroked="f" coordsize="21600,21600" o:gfxdata="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b8ewvQAA&#10;ANwAAAAPAAAAAAAAAAEAIAAAACIAAABkcnMvZG93bnJldi54bWxQSwECFAAUAAAACACHTuJAMy8F&#10;njsAAAA5AAAAEAAAAAAAAAABACAAAAAMAQAAZHJzL3NoYXBleG1sLnhtbFBLBQYAAAAABgAGAFsB&#10;AAC2AwAAAAA=&#10;">
                  <v:fill on="f" focussize="0,0"/>
                  <v:stroke on="f"/>
                  <v:imagedata r:id="rId88" o:title=""/>
                  <o:lock v:ext="edit" aspectratio="t"/>
                </v:shape>
                <v:shape id="文本框 539" o:spid="_x0000_s1026" o:spt="202" type="#_x0000_t202" style="position:absolute;left:6684;top:458;height:180;width:300;" filled="f" stroked="f" coordsize="21600,21600" o:gfxdata="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ocxA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8"/>
                          <w:rPr>
                            <w:sz w:val="14"/>
                          </w:rPr>
                        </w:pPr>
                        <w:r>
                          <w:rPr>
                            <w:color w:val="FFFFFF"/>
                            <w:spacing w:val="-5"/>
                            <w:w w:val="115"/>
                            <w:sz w:val="14"/>
                          </w:rPr>
                          <w:t>13%</w:t>
                        </w:r>
                      </w:p>
                    </w:txbxContent>
                  </v:textbox>
                </v:shape>
                <v:shape id="文本框 540" o:spid="_x0000_s1026" o:spt="202" type="#_x0000_t202" style="position:absolute;left:7785;top:458;height:180;width:301;" filled="f" stroked="f" coordsize="21600,21600" o:gfxdata="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5Vr3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8"/>
                          <w:rPr>
                            <w:sz w:val="14"/>
                          </w:rPr>
                        </w:pPr>
                        <w:r>
                          <w:rPr>
                            <w:color w:val="FFFFFF"/>
                            <w:spacing w:val="-5"/>
                            <w:w w:val="115"/>
                            <w:sz w:val="14"/>
                          </w:rPr>
                          <w:t>21%</w:t>
                        </w:r>
                      </w:p>
                    </w:txbxContent>
                  </v:textbox>
                </v:shape>
                <v:shape id="文本框 541" o:spid="_x0000_s1026" o:spt="202" type="#_x0000_t202" style="position:absolute;left:9028;top:458;height:180;width:330;" filled="f" stroked="f" coordsize="21600,21600" o:gfxdata="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ZCu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8"/>
                          <w:rPr>
                            <w:sz w:val="14"/>
                          </w:rPr>
                        </w:pPr>
                        <w:r>
                          <w:rPr>
                            <w:spacing w:val="-5"/>
                            <w:w w:val="125"/>
                            <w:sz w:val="14"/>
                          </w:rPr>
                          <w:t>44%</w:t>
                        </w:r>
                      </w:p>
                    </w:txbxContent>
                  </v:textbox>
                </v:shape>
                <v:shape id="文本框 542" o:spid="_x0000_s1026" o:spt="202" type="#_x0000_t202" style="position:absolute;left:10161;top:458;height:180;width:316;" filled="f" stroked="f" coordsize="21600,21600" o:gfxdata="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wkp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8"/>
                          <w:rPr>
                            <w:sz w:val="14"/>
                          </w:rPr>
                        </w:pPr>
                        <w:r>
                          <w:rPr>
                            <w:spacing w:val="-5"/>
                            <w:w w:val="120"/>
                            <w:sz w:val="14"/>
                          </w:rPr>
                          <w:t>20%</w:t>
                        </w:r>
                      </w:p>
                    </w:txbxContent>
                  </v:textbox>
                </v:shape>
                <w10:wrap type="topAndBottom"/>
              </v:group>
            </w:pict>
          </mc:Fallback>
        </mc:AlternateContent>
      </w:r>
      <w:r>
        <w:drawing>
          <wp:anchor distT="0" distB="0" distL="0" distR="0" simplePos="0" relativeHeight="251908096" behindDoc="1" locked="0" layoutInCell="1" allowOverlap="1">
            <wp:simplePos x="0" y="0"/>
            <wp:positionH relativeFrom="page">
              <wp:posOffset>4939665</wp:posOffset>
            </wp:positionH>
            <wp:positionV relativeFrom="paragraph">
              <wp:posOffset>737235</wp:posOffset>
            </wp:positionV>
            <wp:extent cx="73660" cy="73660"/>
            <wp:effectExtent l="0" t="0" r="2540" b="2540"/>
            <wp:wrapNone/>
            <wp:docPr id="70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image52.png"/>
                    <pic:cNvPicPr>
                      <a:picLocks noChangeAspect="1"/>
                    </pic:cNvPicPr>
                  </pic:nvPicPr>
                  <pic:blipFill>
                    <a:blip r:embed="rId89" cstate="print"/>
                    <a:stretch>
                      <a:fillRect/>
                    </a:stretch>
                  </pic:blipFill>
                  <pic:spPr>
                    <a:xfrm>
                      <a:off x="0" y="0"/>
                      <a:ext cx="73913" cy="73913"/>
                    </a:xfrm>
                    <a:prstGeom prst="rect">
                      <a:avLst/>
                    </a:prstGeom>
                  </pic:spPr>
                </pic:pic>
              </a:graphicData>
            </a:graphic>
          </wp:anchor>
        </w:drawing>
      </w:r>
      <w:r>
        <w:drawing>
          <wp:anchor distT="0" distB="0" distL="0" distR="0" simplePos="0" relativeHeight="251908096" behindDoc="1" locked="0" layoutInCell="1" allowOverlap="1">
            <wp:simplePos x="0" y="0"/>
            <wp:positionH relativeFrom="page">
              <wp:posOffset>5484495</wp:posOffset>
            </wp:positionH>
            <wp:positionV relativeFrom="paragraph">
              <wp:posOffset>737235</wp:posOffset>
            </wp:positionV>
            <wp:extent cx="73660" cy="73660"/>
            <wp:effectExtent l="0" t="0" r="2540" b="2540"/>
            <wp:wrapNone/>
            <wp:docPr id="706"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53.png"/>
                    <pic:cNvPicPr>
                      <a:picLocks noChangeAspect="1"/>
                    </pic:cNvPicPr>
                  </pic:nvPicPr>
                  <pic:blipFill>
                    <a:blip r:embed="rId90" cstate="print"/>
                    <a:stretch>
                      <a:fillRect/>
                    </a:stretch>
                  </pic:blipFill>
                  <pic:spPr>
                    <a:xfrm>
                      <a:off x="0" y="0"/>
                      <a:ext cx="73913" cy="73913"/>
                    </a:xfrm>
                    <a:prstGeom prst="rect">
                      <a:avLst/>
                    </a:prstGeom>
                  </pic:spPr>
                </pic:pic>
              </a:graphicData>
            </a:graphic>
          </wp:anchor>
        </w:drawing>
      </w:r>
      <w:r>
        <w:drawing>
          <wp:anchor distT="0" distB="0" distL="0" distR="0" simplePos="0" relativeHeight="251909120" behindDoc="1" locked="0" layoutInCell="1" allowOverlap="1">
            <wp:simplePos x="0" y="0"/>
            <wp:positionH relativeFrom="page">
              <wp:posOffset>6070600</wp:posOffset>
            </wp:positionH>
            <wp:positionV relativeFrom="paragraph">
              <wp:posOffset>737235</wp:posOffset>
            </wp:positionV>
            <wp:extent cx="73660" cy="73660"/>
            <wp:effectExtent l="0" t="0" r="2540" b="2540"/>
            <wp:wrapNone/>
            <wp:docPr id="7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image54.png"/>
                    <pic:cNvPicPr>
                      <a:picLocks noChangeAspect="1"/>
                    </pic:cNvPicPr>
                  </pic:nvPicPr>
                  <pic:blipFill>
                    <a:blip r:embed="rId91" cstate="print"/>
                    <a:stretch>
                      <a:fillRect/>
                    </a:stretch>
                  </pic:blipFill>
                  <pic:spPr>
                    <a:xfrm>
                      <a:off x="0" y="0"/>
                      <a:ext cx="73913" cy="73913"/>
                    </a:xfrm>
                    <a:prstGeom prst="rect">
                      <a:avLst/>
                    </a:prstGeom>
                  </pic:spPr>
                </pic:pic>
              </a:graphicData>
            </a:graphic>
          </wp:anchor>
        </w:drawing>
      </w:r>
      <w:r>
        <w:drawing>
          <wp:anchor distT="0" distB="0" distL="0" distR="0" simplePos="0" relativeHeight="251909120" behindDoc="1" locked="0" layoutInCell="1" allowOverlap="1">
            <wp:simplePos x="0" y="0"/>
            <wp:positionH relativeFrom="page">
              <wp:posOffset>6506845</wp:posOffset>
            </wp:positionH>
            <wp:positionV relativeFrom="paragraph">
              <wp:posOffset>737235</wp:posOffset>
            </wp:positionV>
            <wp:extent cx="73660" cy="73660"/>
            <wp:effectExtent l="0" t="0" r="2540" b="2540"/>
            <wp:wrapNone/>
            <wp:docPr id="708"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55.png"/>
                    <pic:cNvPicPr>
                      <a:picLocks noChangeAspect="1"/>
                    </pic:cNvPicPr>
                  </pic:nvPicPr>
                  <pic:blipFill>
                    <a:blip r:embed="rId92" cstate="print"/>
                    <a:stretch>
                      <a:fillRect/>
                    </a:stretch>
                  </pic:blipFill>
                  <pic:spPr>
                    <a:xfrm>
                      <a:off x="0" y="0"/>
                      <a:ext cx="73914" cy="73913"/>
                    </a:xfrm>
                    <a:prstGeom prst="rect">
                      <a:avLst/>
                    </a:prstGeom>
                  </pic:spPr>
                </pic:pic>
              </a:graphicData>
            </a:graphic>
          </wp:anchor>
        </w:drawing>
      </w:r>
      <w:r>
        <w:rPr>
          <w:spacing w:val="-5"/>
          <w:w w:val="115"/>
          <w:sz w:val="14"/>
        </w:rPr>
        <w:t>1%</w:t>
      </w:r>
    </w:p>
    <w:p>
      <w:pPr>
        <w:pStyle w:val="6"/>
        <w:spacing w:before="9"/>
        <w:rPr>
          <w:sz w:val="18"/>
        </w:rPr>
      </w:pPr>
    </w:p>
    <w:p>
      <w:pPr>
        <w:rPr>
          <w:sz w:val="18"/>
        </w:rPr>
        <w:sectPr>
          <w:pgSz w:w="12240" w:h="15840"/>
          <w:pgMar w:top="1220" w:right="0" w:bottom="860" w:left="520" w:header="0" w:footer="675" w:gutter="0"/>
          <w:cols w:space="720" w:num="1"/>
        </w:sectPr>
      </w:pPr>
    </w:p>
    <w:p>
      <w:pPr>
        <w:tabs>
          <w:tab w:val="left" w:pos="2506"/>
          <w:tab w:val="left" w:pos="4104"/>
        </w:tabs>
        <w:spacing w:before="101"/>
        <w:ind w:left="1114"/>
        <w:rPr>
          <w:rFonts w:ascii="Verdana"/>
          <w:sz w:val="13"/>
        </w:rPr>
      </w:pPr>
      <w:r>
        <w:drawing>
          <wp:anchor distT="0" distB="0" distL="0" distR="0" simplePos="0" relativeHeight="251759616" behindDoc="0" locked="0" layoutInCell="1" allowOverlap="1">
            <wp:simplePos x="0" y="0"/>
            <wp:positionH relativeFrom="page">
              <wp:posOffset>914400</wp:posOffset>
            </wp:positionH>
            <wp:positionV relativeFrom="paragraph">
              <wp:posOffset>76200</wp:posOffset>
            </wp:positionV>
            <wp:extent cx="73660" cy="73660"/>
            <wp:effectExtent l="0" t="0" r="2540" b="2540"/>
            <wp:wrapNone/>
            <wp:docPr id="70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image56.png"/>
                    <pic:cNvPicPr>
                      <a:picLocks noChangeAspect="1"/>
                    </pic:cNvPicPr>
                  </pic:nvPicPr>
                  <pic:blipFill>
                    <a:blip r:embed="rId93" cstate="print"/>
                    <a:stretch>
                      <a:fillRect/>
                    </a:stretch>
                  </pic:blipFill>
                  <pic:spPr>
                    <a:xfrm>
                      <a:off x="0" y="0"/>
                      <a:ext cx="73901" cy="73913"/>
                    </a:xfrm>
                    <a:prstGeom prst="rect">
                      <a:avLst/>
                    </a:prstGeom>
                  </pic:spPr>
                </pic:pic>
              </a:graphicData>
            </a:graphic>
          </wp:anchor>
        </w:drawing>
      </w:r>
      <w:r>
        <w:drawing>
          <wp:anchor distT="0" distB="0" distL="0" distR="0" simplePos="0" relativeHeight="251905024" behindDoc="1" locked="0" layoutInCell="1" allowOverlap="1">
            <wp:simplePos x="0" y="0"/>
            <wp:positionH relativeFrom="page">
              <wp:posOffset>1798320</wp:posOffset>
            </wp:positionH>
            <wp:positionV relativeFrom="paragraph">
              <wp:posOffset>76200</wp:posOffset>
            </wp:positionV>
            <wp:extent cx="73660" cy="73660"/>
            <wp:effectExtent l="0" t="0" r="2540" b="2540"/>
            <wp:wrapNone/>
            <wp:docPr id="710"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57.png"/>
                    <pic:cNvPicPr>
                      <a:picLocks noChangeAspect="1"/>
                    </pic:cNvPicPr>
                  </pic:nvPicPr>
                  <pic:blipFill>
                    <a:blip r:embed="rId94" cstate="print"/>
                    <a:stretch>
                      <a:fillRect/>
                    </a:stretch>
                  </pic:blipFill>
                  <pic:spPr>
                    <a:xfrm>
                      <a:off x="0" y="0"/>
                      <a:ext cx="73913" cy="73913"/>
                    </a:xfrm>
                    <a:prstGeom prst="rect">
                      <a:avLst/>
                    </a:prstGeom>
                  </pic:spPr>
                </pic:pic>
              </a:graphicData>
            </a:graphic>
          </wp:anchor>
        </w:drawing>
      </w:r>
      <w:r>
        <w:drawing>
          <wp:anchor distT="0" distB="0" distL="0" distR="0" simplePos="0" relativeHeight="251906048" behindDoc="1" locked="0" layoutInCell="1" allowOverlap="1">
            <wp:simplePos x="0" y="0"/>
            <wp:positionH relativeFrom="page">
              <wp:posOffset>2812415</wp:posOffset>
            </wp:positionH>
            <wp:positionV relativeFrom="paragraph">
              <wp:posOffset>76200</wp:posOffset>
            </wp:positionV>
            <wp:extent cx="73660" cy="73660"/>
            <wp:effectExtent l="0" t="0" r="2540" b="2540"/>
            <wp:wrapNone/>
            <wp:docPr id="71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image58.png"/>
                    <pic:cNvPicPr>
                      <a:picLocks noChangeAspect="1"/>
                    </pic:cNvPicPr>
                  </pic:nvPicPr>
                  <pic:blipFill>
                    <a:blip r:embed="rId95" cstate="print"/>
                    <a:stretch>
                      <a:fillRect/>
                    </a:stretch>
                  </pic:blipFill>
                  <pic:spPr>
                    <a:xfrm>
                      <a:off x="0" y="0"/>
                      <a:ext cx="73913" cy="73913"/>
                    </a:xfrm>
                    <a:prstGeom prst="rect">
                      <a:avLst/>
                    </a:prstGeom>
                  </pic:spPr>
                </pic:pic>
              </a:graphicData>
            </a:graphic>
          </wp:anchor>
        </w:drawing>
      </w:r>
      <w:r>
        <w:drawing>
          <wp:anchor distT="0" distB="0" distL="0" distR="0" simplePos="0" relativeHeight="251763712" behindDoc="0" locked="0" layoutInCell="1" allowOverlap="1">
            <wp:simplePos x="0" y="0"/>
            <wp:positionH relativeFrom="page">
              <wp:posOffset>4004945</wp:posOffset>
            </wp:positionH>
            <wp:positionV relativeFrom="paragraph">
              <wp:posOffset>75565</wp:posOffset>
            </wp:positionV>
            <wp:extent cx="73660" cy="73660"/>
            <wp:effectExtent l="0" t="0" r="2540" b="2540"/>
            <wp:wrapNone/>
            <wp:docPr id="712"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59.png"/>
                    <pic:cNvPicPr>
                      <a:picLocks noChangeAspect="1"/>
                    </pic:cNvPicPr>
                  </pic:nvPicPr>
                  <pic:blipFill>
                    <a:blip r:embed="rId96" cstate="print"/>
                    <a:stretch>
                      <a:fillRect/>
                    </a:stretch>
                  </pic:blipFill>
                  <pic:spPr>
                    <a:xfrm>
                      <a:off x="0" y="0"/>
                      <a:ext cx="73901" cy="73901"/>
                    </a:xfrm>
                    <a:prstGeom prst="rect">
                      <a:avLst/>
                    </a:prstGeom>
                  </pic:spPr>
                </pic:pic>
              </a:graphicData>
            </a:graphic>
          </wp:anchor>
        </w:drawing>
      </w:r>
      <w:r>
        <w:rPr>
          <w:rFonts w:ascii="Verdana"/>
          <w:color w:val="141221"/>
          <w:w w:val="85"/>
          <w:sz w:val="13"/>
        </w:rPr>
        <w:t>&lt;100</w:t>
      </w:r>
      <w:r>
        <w:rPr>
          <w:rFonts w:ascii="Verdana"/>
          <w:color w:val="141221"/>
          <w:spacing w:val="-1"/>
          <w:sz w:val="13"/>
        </w:rPr>
        <w:t xml:space="preserve"> </w:t>
      </w:r>
      <w:r>
        <w:rPr>
          <w:rFonts w:hint="eastAsia" w:ascii="宋体" w:hAnsi="宋体" w:eastAsia="宋体" w:cs="宋体"/>
          <w:color w:val="141221"/>
          <w:spacing w:val="-2"/>
          <w:sz w:val="13"/>
          <w:lang w:eastAsia="zh-CN"/>
        </w:rPr>
        <w:t>雇员</w:t>
      </w:r>
      <w:r>
        <w:rPr>
          <w:rFonts w:ascii="Verdana"/>
          <w:color w:val="141221"/>
          <w:sz w:val="13"/>
        </w:rPr>
        <w:tab/>
      </w:r>
      <w:r>
        <w:rPr>
          <w:rFonts w:ascii="Verdana"/>
          <w:color w:val="141221"/>
          <w:spacing w:val="-2"/>
          <w:w w:val="85"/>
          <w:sz w:val="13"/>
        </w:rPr>
        <w:t>101-1000</w:t>
      </w:r>
      <w:r>
        <w:rPr>
          <w:rFonts w:ascii="Verdana"/>
          <w:color w:val="141221"/>
          <w:spacing w:val="-4"/>
          <w:sz w:val="13"/>
        </w:rPr>
        <w:t xml:space="preserve"> </w:t>
      </w:r>
      <w:r>
        <w:rPr>
          <w:rFonts w:hint="eastAsia" w:ascii="宋体" w:hAnsi="宋体" w:eastAsia="宋体" w:cs="宋体"/>
          <w:color w:val="141221"/>
          <w:spacing w:val="-2"/>
          <w:w w:val="85"/>
          <w:sz w:val="13"/>
          <w:lang w:eastAsia="zh-CN"/>
        </w:rPr>
        <w:t>雇员</w:t>
      </w:r>
      <w:r>
        <w:rPr>
          <w:rFonts w:ascii="Verdana"/>
          <w:color w:val="141221"/>
          <w:sz w:val="13"/>
        </w:rPr>
        <w:tab/>
      </w:r>
      <w:r>
        <w:rPr>
          <w:rFonts w:ascii="Verdana"/>
          <w:color w:val="141221"/>
          <w:spacing w:val="-2"/>
          <w:w w:val="90"/>
          <w:sz w:val="13"/>
        </w:rPr>
        <w:t>1001-5000</w:t>
      </w:r>
      <w:r>
        <w:rPr>
          <w:rFonts w:ascii="Verdana"/>
          <w:color w:val="141221"/>
          <w:spacing w:val="-11"/>
          <w:w w:val="90"/>
          <w:sz w:val="13"/>
        </w:rPr>
        <w:t xml:space="preserve"> </w:t>
      </w:r>
      <w:r>
        <w:rPr>
          <w:rFonts w:hint="eastAsia" w:ascii="宋体" w:hAnsi="宋体" w:eastAsia="宋体" w:cs="宋体"/>
          <w:color w:val="141221"/>
          <w:spacing w:val="-2"/>
          <w:w w:val="90"/>
          <w:sz w:val="13"/>
          <w:lang w:eastAsia="zh-CN"/>
        </w:rPr>
        <w:t>雇员</w:t>
      </w:r>
    </w:p>
    <w:p>
      <w:pPr>
        <w:tabs>
          <w:tab w:val="left" w:pos="2857"/>
        </w:tabs>
        <w:spacing w:before="81"/>
        <w:ind w:left="1114"/>
        <w:rPr>
          <w:rFonts w:ascii="Verdana"/>
          <w:sz w:val="13"/>
        </w:rPr>
      </w:pPr>
      <w:r>
        <w:drawing>
          <wp:anchor distT="0" distB="0" distL="0" distR="0" simplePos="0" relativeHeight="251760640" behindDoc="0" locked="0" layoutInCell="1" allowOverlap="1">
            <wp:simplePos x="0" y="0"/>
            <wp:positionH relativeFrom="page">
              <wp:posOffset>914400</wp:posOffset>
            </wp:positionH>
            <wp:positionV relativeFrom="paragraph">
              <wp:posOffset>63500</wp:posOffset>
            </wp:positionV>
            <wp:extent cx="73660" cy="73660"/>
            <wp:effectExtent l="0" t="0" r="2540" b="2540"/>
            <wp:wrapNone/>
            <wp:docPr id="71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image60.png"/>
                    <pic:cNvPicPr>
                      <a:picLocks noChangeAspect="1"/>
                    </pic:cNvPicPr>
                  </pic:nvPicPr>
                  <pic:blipFill>
                    <a:blip r:embed="rId97" cstate="print"/>
                    <a:stretch>
                      <a:fillRect/>
                    </a:stretch>
                  </pic:blipFill>
                  <pic:spPr>
                    <a:xfrm>
                      <a:off x="0" y="0"/>
                      <a:ext cx="73901" cy="73913"/>
                    </a:xfrm>
                    <a:prstGeom prst="rect">
                      <a:avLst/>
                    </a:prstGeom>
                  </pic:spPr>
                </pic:pic>
              </a:graphicData>
            </a:graphic>
          </wp:anchor>
        </w:drawing>
      </w:r>
      <w:r>
        <w:drawing>
          <wp:anchor distT="0" distB="0" distL="0" distR="0" simplePos="0" relativeHeight="251907072" behindDoc="1" locked="0" layoutInCell="1" allowOverlap="1">
            <wp:simplePos x="0" y="0"/>
            <wp:positionH relativeFrom="page">
              <wp:posOffset>2020570</wp:posOffset>
            </wp:positionH>
            <wp:positionV relativeFrom="paragraph">
              <wp:posOffset>63500</wp:posOffset>
            </wp:positionV>
            <wp:extent cx="73660" cy="73660"/>
            <wp:effectExtent l="0" t="0" r="2540" b="2540"/>
            <wp:wrapNone/>
            <wp:docPr id="714"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61.png"/>
                    <pic:cNvPicPr>
                      <a:picLocks noChangeAspect="1"/>
                    </pic:cNvPicPr>
                  </pic:nvPicPr>
                  <pic:blipFill>
                    <a:blip r:embed="rId98" cstate="print"/>
                    <a:stretch>
                      <a:fillRect/>
                    </a:stretch>
                  </pic:blipFill>
                  <pic:spPr>
                    <a:xfrm>
                      <a:off x="0" y="0"/>
                      <a:ext cx="73913" cy="73913"/>
                    </a:xfrm>
                    <a:prstGeom prst="rect">
                      <a:avLst/>
                    </a:prstGeom>
                  </pic:spPr>
                </pic:pic>
              </a:graphicData>
            </a:graphic>
          </wp:anchor>
        </w:drawing>
      </w:r>
      <w:r>
        <mc:AlternateContent>
          <mc:Choice Requires="wpg">
            <w:drawing>
              <wp:anchor distT="0" distB="0" distL="114300" distR="114300" simplePos="0" relativeHeight="251765760" behindDoc="0" locked="0" layoutInCell="1" allowOverlap="1">
                <wp:simplePos x="0" y="0"/>
                <wp:positionH relativeFrom="page">
                  <wp:posOffset>1953260</wp:posOffset>
                </wp:positionH>
                <wp:positionV relativeFrom="paragraph">
                  <wp:posOffset>658495</wp:posOffset>
                </wp:positionV>
                <wp:extent cx="3869055" cy="374650"/>
                <wp:effectExtent l="0" t="635" r="4445" b="5715"/>
                <wp:wrapNone/>
                <wp:docPr id="715" name="组合 715"/>
                <wp:cNvGraphicFramePr/>
                <a:graphic xmlns:a="http://schemas.openxmlformats.org/drawingml/2006/main">
                  <a:graphicData uri="http://schemas.microsoft.com/office/word/2010/wordprocessingGroup">
                    <wpg:wgp>
                      <wpg:cNvGrpSpPr/>
                      <wpg:grpSpPr>
                        <a:xfrm>
                          <a:off x="0" y="0"/>
                          <a:ext cx="3869055" cy="374650"/>
                          <a:chOff x="3076" y="1037"/>
                          <a:chExt cx="6093" cy="590"/>
                        </a:xfrm>
                      </wpg:grpSpPr>
                      <pic:pic xmlns:pic="http://schemas.openxmlformats.org/drawingml/2006/picture">
                        <pic:nvPicPr>
                          <pic:cNvPr id="716" name="docshape657"/>
                          <pic:cNvPicPr>
                            <a:picLocks noChangeAspect="1"/>
                          </pic:cNvPicPr>
                        </pic:nvPicPr>
                        <pic:blipFill>
                          <a:blip r:embed="rId99"/>
                          <a:stretch>
                            <a:fillRect/>
                          </a:stretch>
                        </pic:blipFill>
                        <pic:spPr>
                          <a:xfrm>
                            <a:off x="3076" y="1036"/>
                            <a:ext cx="6093" cy="590"/>
                          </a:xfrm>
                          <a:prstGeom prst="rect">
                            <a:avLst/>
                          </a:prstGeom>
                          <a:noFill/>
                          <a:ln>
                            <a:noFill/>
                          </a:ln>
                        </pic:spPr>
                      </pic:pic>
                      <wps:wsp>
                        <wps:cNvPr id="717" name="文本框 496"/>
                        <wps:cNvSpPr txBox="1"/>
                        <wps:spPr>
                          <a:xfrm>
                            <a:off x="3076" y="1036"/>
                            <a:ext cx="6093" cy="590"/>
                          </a:xfrm>
                          <a:prstGeom prst="rect">
                            <a:avLst/>
                          </a:prstGeom>
                          <a:noFill/>
                          <a:ln>
                            <a:noFill/>
                          </a:ln>
                        </wps:spPr>
                        <wps:txbx>
                          <w:txbxContent>
                            <w:p>
                              <w:pPr>
                                <w:spacing w:before="56" w:line="278" w:lineRule="auto"/>
                                <w:ind w:left="1509" w:right="1449" w:hanging="71"/>
                                <w:rPr>
                                  <w:rFonts w:ascii="Verdana"/>
                                  <w:i/>
                                  <w:sz w:val="17"/>
                                  <w:lang w:eastAsia="zh-CN"/>
                                </w:rPr>
                              </w:pPr>
                              <w:r>
                                <w:rPr>
                                  <w:rFonts w:hint="eastAsia" w:ascii="宋体" w:hAnsi="宋体" w:eastAsia="宋体" w:cs="宋体"/>
                                  <w:i/>
                                  <w:color w:val="454C5B"/>
                                  <w:w w:val="90"/>
                                  <w:sz w:val="17"/>
                                  <w:lang w:eastAsia="zh-CN"/>
                                </w:rPr>
                                <w:t>您所在的企业属于以下哪个主要领域</w:t>
                              </w:r>
                              <w:r>
                                <w:rPr>
                                  <w:rFonts w:ascii="Verdana"/>
                                  <w:i/>
                                  <w:color w:val="454C5B"/>
                                  <w:w w:val="95"/>
                                  <w:sz w:val="17"/>
                                  <w:lang w:eastAsia="zh-CN"/>
                                </w:rPr>
                                <w:t>?</w:t>
                              </w:r>
                            </w:p>
                          </w:txbxContent>
                        </wps:txbx>
                        <wps:bodyPr lIns="0" tIns="0" rIns="0" bIns="0" upright="1"/>
                      </wps:wsp>
                    </wpg:wgp>
                  </a:graphicData>
                </a:graphic>
              </wp:anchor>
            </w:drawing>
          </mc:Choice>
          <mc:Fallback>
            <w:pict>
              <v:group id="_x0000_s1026" o:spid="_x0000_s1026" o:spt="203" style="position:absolute;left:0pt;margin-left:153.8pt;margin-top:51.85pt;height:29.5pt;width:304.65pt;mso-position-horizontal-relative:page;z-index:251765760;mso-width-relative:page;mso-height-relative:page;" coordorigin="3076,1037" coordsize="6093,590" o:gfxdata="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">
                <o:lock v:ext="edit" aspectratio="f"/>
                <v:shape id="docshape657" o:spid="_x0000_s1026" o:spt="75" type="#_x0000_t75" style="position:absolute;left:3076;top:1036;height:590;width:6093;" filled="f" o:preferrelative="t" stroked="f" coordsize="21600,21600" o:gfxdata="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8vBQr4A&#10;AADcAAAADwAAAAAAAAABACAAAAAiAAAAZHJzL2Rvd25yZXYueG1sUEsBAhQAFAAAAAgAh07iQDMv&#10;BZ47AAAAOQAAABAAAAAAAAAAAQAgAAAADQEAAGRycy9zaGFwZXhtbC54bWxQSwUGAAAAAAYABgBb&#10;AQAAtwMAAAAA&#10;">
                  <v:fill on="f" focussize="0,0"/>
                  <v:stroke on="f"/>
                  <v:imagedata r:id="rId99" o:title=""/>
                  <o:lock v:ext="edit" aspectratio="t"/>
                </v:shape>
                <v:shape id="文本框 496" o:spid="_x0000_s1026" o:spt="202" type="#_x0000_t202" style="position:absolute;left:3076;top:1036;height:590;width:6093;" filled="f" stroked="f" coordsize="21600,21600" o:gfxdata="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7mj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6" w:line="278" w:lineRule="auto"/>
                          <w:ind w:left="1509" w:right="1449" w:hanging="71"/>
                          <w:rPr>
                            <w:rFonts w:ascii="Verdana"/>
                            <w:i/>
                            <w:sz w:val="17"/>
                            <w:lang w:eastAsia="zh-CN"/>
                          </w:rPr>
                        </w:pPr>
                        <w:r>
                          <w:rPr>
                            <w:rFonts w:hint="eastAsia" w:ascii="宋体" w:hAnsi="宋体" w:eastAsia="宋体" w:cs="宋体"/>
                            <w:i/>
                            <w:color w:val="454C5B"/>
                            <w:w w:val="90"/>
                            <w:sz w:val="17"/>
                            <w:lang w:eastAsia="zh-CN"/>
                          </w:rPr>
                          <w:t>您所在的企业属于以下哪个主要领域</w:t>
                        </w:r>
                        <w:r>
                          <w:rPr>
                            <w:rFonts w:ascii="Verdana"/>
                            <w:i/>
                            <w:color w:val="454C5B"/>
                            <w:w w:val="95"/>
                            <w:sz w:val="17"/>
                            <w:lang w:eastAsia="zh-CN"/>
                          </w:rPr>
                          <w:t>?</w:t>
                        </w:r>
                      </w:p>
                    </w:txbxContent>
                  </v:textbox>
                </v:shape>
              </v:group>
            </w:pict>
          </mc:Fallback>
        </mc:AlternateContent>
      </w:r>
      <w:r>
        <w:pict>
          <v:shape id="_x0000_s1036" o:spid="_x0000_s1036" o:spt="136" type="#_x0000_t136" style="position:absolute;left:0pt;margin-left:537.05pt;margin-top:75.5pt;height:5pt;width:2.95pt;mso-position-horizontal-relative:page;rotation:20709376f;z-index:251779072;mso-width-relative:page;mso-height-relative:page;" fillcolor="#231F37" filled="t" stroked="f" coordsize="21600,21600">
            <v:path/>
            <v:fill on="t" focussize="0,0"/>
            <v:stroke on="f"/>
            <v:imagedata o:title=""/>
            <o:lock v:ext="edit"/>
            <v:textpath on="t" fitshape="t" fitpath="t" trim="t" xscale="f" string="e" style="font-family:Calibri;font-size:5pt;v-text-align:center;"/>
          </v:shape>
        </w:pict>
      </w:r>
      <w:r>
        <w:rPr>
          <w:rFonts w:ascii="Verdana"/>
          <w:color w:val="141221"/>
          <w:spacing w:val="-2"/>
          <w:w w:val="90"/>
          <w:sz w:val="13"/>
        </w:rPr>
        <w:t>5001-10000</w:t>
      </w:r>
      <w:r>
        <w:rPr>
          <w:rFonts w:ascii="Verdana"/>
          <w:color w:val="141221"/>
          <w:spacing w:val="-1"/>
          <w:sz w:val="13"/>
        </w:rPr>
        <w:t xml:space="preserve"> </w:t>
      </w:r>
      <w:r>
        <w:rPr>
          <w:rFonts w:hint="eastAsia" w:ascii="宋体" w:hAnsi="宋体" w:eastAsia="宋体" w:cs="宋体"/>
          <w:color w:val="141221"/>
          <w:spacing w:val="-2"/>
          <w:w w:val="90"/>
          <w:sz w:val="13"/>
          <w:lang w:eastAsia="zh-CN"/>
        </w:rPr>
        <w:t>雇员</w:t>
      </w:r>
      <w:r>
        <w:rPr>
          <w:rFonts w:ascii="Verdana"/>
          <w:color w:val="141221"/>
          <w:sz w:val="13"/>
        </w:rPr>
        <w:tab/>
      </w:r>
      <w:r>
        <w:rPr>
          <w:rFonts w:ascii="Verdana"/>
          <w:color w:val="141221"/>
          <w:w w:val="85"/>
          <w:sz w:val="13"/>
        </w:rPr>
        <w:t>10001+</w:t>
      </w:r>
      <w:r>
        <w:rPr>
          <w:rFonts w:ascii="Verdana"/>
          <w:color w:val="141221"/>
          <w:spacing w:val="-3"/>
          <w:w w:val="85"/>
          <w:sz w:val="13"/>
        </w:rPr>
        <w:t xml:space="preserve"> </w:t>
      </w:r>
      <w:r>
        <w:rPr>
          <w:rFonts w:hint="eastAsia" w:ascii="宋体" w:hAnsi="宋体" w:eastAsia="宋体" w:cs="宋体"/>
          <w:color w:val="141221"/>
          <w:spacing w:val="-2"/>
          <w:w w:val="95"/>
          <w:sz w:val="13"/>
          <w:lang w:eastAsia="zh-CN"/>
        </w:rPr>
        <w:t>雇员</w:t>
      </w:r>
    </w:p>
    <w:p>
      <w:pPr>
        <w:tabs>
          <w:tab w:val="left" w:pos="1997"/>
          <w:tab w:val="left" w:pos="2855"/>
          <w:tab w:val="left" w:pos="3778"/>
          <w:tab w:val="left" w:pos="4465"/>
        </w:tabs>
        <w:spacing w:before="108"/>
        <w:ind w:left="525"/>
        <w:rPr>
          <w:sz w:val="13"/>
        </w:rPr>
      </w:pPr>
      <w:r>
        <w:br w:type="column"/>
      </w:r>
      <w:r>
        <w:rPr>
          <w:color w:val="141221"/>
          <w:w w:val="115"/>
          <w:sz w:val="13"/>
        </w:rPr>
        <w:t>C-</w:t>
      </w:r>
      <w:r>
        <w:rPr>
          <w:rFonts w:hint="eastAsia" w:ascii="宋体" w:hAnsi="宋体" w:eastAsia="宋体" w:cs="宋体"/>
          <w:color w:val="141221"/>
          <w:w w:val="115"/>
          <w:sz w:val="13"/>
          <w:lang w:eastAsia="zh-CN"/>
        </w:rPr>
        <w:t>层级</w:t>
      </w:r>
      <w:r>
        <w:rPr>
          <w:color w:val="141221"/>
          <w:w w:val="115"/>
          <w:sz w:val="13"/>
        </w:rPr>
        <w:t>/</w:t>
      </w:r>
      <w:r>
        <w:rPr>
          <w:rFonts w:hint="eastAsia" w:ascii="宋体" w:hAnsi="宋体" w:eastAsia="宋体" w:cs="宋体"/>
          <w:color w:val="141221"/>
          <w:w w:val="115"/>
          <w:sz w:val="13"/>
          <w:lang w:eastAsia="zh-CN"/>
        </w:rPr>
        <w:t>执行官</w:t>
      </w:r>
      <w:r>
        <w:rPr>
          <w:color w:val="141221"/>
          <w:sz w:val="13"/>
        </w:rPr>
        <w:tab/>
      </w:r>
      <w:r>
        <w:rPr>
          <w:rFonts w:hint="eastAsia" w:ascii="宋体" w:hAnsi="宋体" w:eastAsia="宋体" w:cs="宋体"/>
          <w:color w:val="141221"/>
          <w:sz w:val="13"/>
          <w:lang w:eastAsia="zh-CN"/>
        </w:rPr>
        <w:t>主管</w:t>
      </w:r>
      <w:r>
        <w:rPr>
          <w:color w:val="141221"/>
          <w:sz w:val="13"/>
        </w:rPr>
        <w:tab/>
      </w:r>
      <w:r>
        <w:rPr>
          <w:rFonts w:hint="eastAsia" w:ascii="宋体" w:hAnsi="宋体" w:eastAsia="宋体" w:cs="宋体"/>
          <w:color w:val="141221"/>
          <w:spacing w:val="-2"/>
          <w:w w:val="115"/>
          <w:sz w:val="13"/>
          <w:lang w:eastAsia="zh-CN"/>
        </w:rPr>
        <w:t>经理</w:t>
      </w:r>
      <w:r>
        <w:rPr>
          <w:color w:val="141221"/>
          <w:sz w:val="13"/>
        </w:rPr>
        <w:tab/>
      </w:r>
      <w:r>
        <w:rPr>
          <w:rFonts w:hint="eastAsia" w:ascii="宋体" w:hAnsi="宋体" w:eastAsia="宋体" w:cs="宋体"/>
          <w:color w:val="141221"/>
          <w:spacing w:val="-2"/>
          <w:w w:val="115"/>
          <w:sz w:val="13"/>
          <w:lang w:eastAsia="zh-CN"/>
        </w:rPr>
        <w:t>员工</w:t>
      </w:r>
      <w:r>
        <w:rPr>
          <w:color w:val="141221"/>
          <w:sz w:val="13"/>
        </w:rPr>
        <w:tab/>
      </w:r>
      <w:r>
        <w:rPr>
          <w:rFonts w:hint="eastAsia" w:ascii="宋体" w:hAnsi="宋体" w:eastAsia="宋体" w:cs="宋体"/>
          <w:color w:val="141221"/>
          <w:spacing w:val="-2"/>
          <w:w w:val="115"/>
          <w:sz w:val="13"/>
          <w:lang w:eastAsia="zh-CN"/>
        </w:rPr>
        <w:t>其他</w:t>
      </w:r>
    </w:p>
    <w:p>
      <w:pPr>
        <w:rPr>
          <w:sz w:val="13"/>
        </w:rPr>
        <w:sectPr>
          <w:type w:val="continuous"/>
          <w:pgSz w:w="12240" w:h="15840"/>
          <w:pgMar w:top="1500" w:right="0" w:bottom="280" w:left="520" w:header="0" w:footer="675" w:gutter="0"/>
          <w:cols w:equalWidth="0" w:num="2">
            <w:col w:w="5417" w:space="40"/>
            <w:col w:w="6263"/>
          </w:cols>
        </w:sectPr>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tabs>
          <w:tab w:val="left" w:pos="3550"/>
        </w:tabs>
        <w:rPr>
          <w:lang w:eastAsia="zh-CN"/>
        </w:rPr>
      </w:pPr>
      <w:r>
        <w:rPr>
          <w:lang w:eastAsia="zh-CN"/>
        </w:rPr>
        <w:tab/>
      </w:r>
    </w:p>
    <w:p>
      <w:pPr>
        <w:pStyle w:val="6"/>
      </w:pPr>
    </w:p>
    <w:p>
      <w:pPr>
        <w:pStyle w:val="6"/>
      </w:pPr>
    </w:p>
    <w:p>
      <w:pPr>
        <w:pStyle w:val="6"/>
        <w:spacing w:before="9"/>
        <w:rPr>
          <w:sz w:val="28"/>
        </w:rPr>
      </w:pPr>
    </w:p>
    <w:p>
      <w:pPr>
        <w:tabs>
          <w:tab w:val="left" w:pos="1121"/>
        </w:tabs>
        <w:spacing w:before="102"/>
        <w:ind w:right="1614"/>
        <w:jc w:val="right"/>
        <w:rPr>
          <w:rFonts w:ascii="Century Gothic"/>
          <w:b/>
          <w:sz w:val="14"/>
        </w:rPr>
      </w:pPr>
      <w:r>
        <mc:AlternateContent>
          <mc:Choice Requires="wpg">
            <w:drawing>
              <wp:anchor distT="0" distB="0" distL="114300" distR="114300" simplePos="0" relativeHeight="251764736" behindDoc="0" locked="0" layoutInCell="1" allowOverlap="1">
                <wp:simplePos x="0" y="0"/>
                <wp:positionH relativeFrom="page">
                  <wp:posOffset>917575</wp:posOffset>
                </wp:positionH>
                <wp:positionV relativeFrom="paragraph">
                  <wp:posOffset>-374650</wp:posOffset>
                </wp:positionV>
                <wp:extent cx="5944235" cy="435610"/>
                <wp:effectExtent l="635" t="635" r="11430" b="8255"/>
                <wp:wrapNone/>
                <wp:docPr id="718" name="组合 718"/>
                <wp:cNvGraphicFramePr/>
                <a:graphic xmlns:a="http://schemas.openxmlformats.org/drawingml/2006/main">
                  <a:graphicData uri="http://schemas.microsoft.com/office/word/2010/wordprocessingGroup">
                    <wpg:wgp>
                      <wpg:cNvGrpSpPr/>
                      <wpg:grpSpPr>
                        <a:xfrm>
                          <a:off x="0" y="0"/>
                          <a:ext cx="5944235" cy="435610"/>
                          <a:chOff x="1445" y="-590"/>
                          <a:chExt cx="9361" cy="686"/>
                        </a:xfrm>
                      </wpg:grpSpPr>
                      <pic:pic xmlns:pic="http://schemas.openxmlformats.org/drawingml/2006/picture">
                        <pic:nvPicPr>
                          <pic:cNvPr id="719" name="docshape660"/>
                          <pic:cNvPicPr>
                            <a:picLocks noChangeAspect="1"/>
                          </pic:cNvPicPr>
                        </pic:nvPicPr>
                        <pic:blipFill>
                          <a:blip r:embed="rId100"/>
                          <a:stretch>
                            <a:fillRect/>
                          </a:stretch>
                        </pic:blipFill>
                        <pic:spPr>
                          <a:xfrm>
                            <a:off x="1444" y="-591"/>
                            <a:ext cx="9361" cy="686"/>
                          </a:xfrm>
                          <a:prstGeom prst="rect">
                            <a:avLst/>
                          </a:prstGeom>
                          <a:noFill/>
                          <a:ln>
                            <a:noFill/>
                          </a:ln>
                        </pic:spPr>
                      </pic:pic>
                      <wps:wsp>
                        <wps:cNvPr id="720" name="文本框 545"/>
                        <wps:cNvSpPr txBox="1"/>
                        <wps:spPr>
                          <a:xfrm>
                            <a:off x="2329" y="-412"/>
                            <a:ext cx="308" cy="181"/>
                          </a:xfrm>
                          <a:prstGeom prst="rect">
                            <a:avLst/>
                          </a:prstGeom>
                          <a:noFill/>
                          <a:ln>
                            <a:noFill/>
                          </a:ln>
                        </wps:spPr>
                        <wps:txbx>
                          <w:txbxContent>
                            <w:p>
                              <w:pPr>
                                <w:spacing w:before="1"/>
                                <w:rPr>
                                  <w:rFonts w:ascii="Century Gothic"/>
                                  <w:b/>
                                  <w:sz w:val="14"/>
                                </w:rPr>
                              </w:pPr>
                              <w:r>
                                <w:rPr>
                                  <w:rFonts w:ascii="Century Gothic"/>
                                  <w:b/>
                                  <w:color w:val="FFFFFF"/>
                                  <w:spacing w:val="-5"/>
                                  <w:w w:val="105"/>
                                  <w:sz w:val="14"/>
                                </w:rPr>
                                <w:t>22%</w:t>
                              </w:r>
                            </w:p>
                          </w:txbxContent>
                        </wps:txbx>
                        <wps:bodyPr lIns="0" tIns="0" rIns="0" bIns="0" upright="1"/>
                      </wps:wsp>
                      <wps:wsp>
                        <wps:cNvPr id="721" name="文本框 546"/>
                        <wps:cNvSpPr txBox="1"/>
                        <wps:spPr>
                          <a:xfrm>
                            <a:off x="3727" y="-412"/>
                            <a:ext cx="4770" cy="181"/>
                          </a:xfrm>
                          <a:prstGeom prst="rect">
                            <a:avLst/>
                          </a:prstGeom>
                          <a:noFill/>
                          <a:ln>
                            <a:noFill/>
                          </a:ln>
                        </wps:spPr>
                        <wps:txbx>
                          <w:txbxContent>
                            <w:p>
                              <w:pPr>
                                <w:tabs>
                                  <w:tab w:val="left" w:pos="603"/>
                                  <w:tab w:val="left" w:pos="1165"/>
                                  <w:tab w:val="left" w:pos="1683"/>
                                  <w:tab w:val="left" w:pos="2151"/>
                                  <w:tab w:val="left" w:pos="2619"/>
                                  <w:tab w:val="left" w:pos="3034"/>
                                </w:tabs>
                                <w:spacing w:before="1"/>
                                <w:rPr>
                                  <w:rFonts w:ascii="Century Gothic"/>
                                  <w:b/>
                                  <w:sz w:val="14"/>
                                </w:rPr>
                              </w:pPr>
                              <w:r>
                                <w:rPr>
                                  <w:rFonts w:ascii="Century Gothic"/>
                                  <w:b/>
                                  <w:color w:val="FFFFFF"/>
                                  <w:spacing w:val="-5"/>
                                  <w:w w:val="110"/>
                                  <w:sz w:val="14"/>
                                </w:rPr>
                                <w:t>7%</w:t>
                              </w:r>
                              <w:r>
                                <w:rPr>
                                  <w:rFonts w:ascii="Century Gothic"/>
                                  <w:b/>
                                  <w:color w:val="FFFFFF"/>
                                  <w:sz w:val="14"/>
                                </w:rPr>
                                <w:tab/>
                              </w:r>
                              <w:r>
                                <w:rPr>
                                  <w:rFonts w:ascii="Century Gothic"/>
                                  <w:b/>
                                  <w:color w:val="FFFFFF"/>
                                  <w:spacing w:val="-5"/>
                                  <w:w w:val="110"/>
                                  <w:sz w:val="14"/>
                                </w:rPr>
                                <w:t>6%</w:t>
                              </w:r>
                              <w:r>
                                <w:rPr>
                                  <w:rFonts w:ascii="Century Gothic"/>
                                  <w:b/>
                                  <w:color w:val="FFFFFF"/>
                                  <w:sz w:val="14"/>
                                </w:rPr>
                                <w:tab/>
                              </w:r>
                              <w:r>
                                <w:rPr>
                                  <w:rFonts w:ascii="Century Gothic"/>
                                  <w:b/>
                                  <w:color w:val="FFFFFF"/>
                                  <w:spacing w:val="-7"/>
                                  <w:w w:val="110"/>
                                  <w:sz w:val="14"/>
                                </w:rPr>
                                <w:t>6%</w:t>
                              </w:r>
                              <w:r>
                                <w:rPr>
                                  <w:rFonts w:ascii="Century Gothic"/>
                                  <w:b/>
                                  <w:color w:val="FFFFFF"/>
                                  <w:sz w:val="14"/>
                                </w:rPr>
                                <w:tab/>
                              </w:r>
                              <w:r>
                                <w:rPr>
                                  <w:rFonts w:ascii="Century Gothic"/>
                                  <w:b/>
                                  <w:color w:val="FFFFFF"/>
                                  <w:spacing w:val="-5"/>
                                  <w:w w:val="110"/>
                                  <w:sz w:val="14"/>
                                </w:rPr>
                                <w:t>5%</w:t>
                              </w:r>
                              <w:r>
                                <w:rPr>
                                  <w:rFonts w:ascii="Century Gothic"/>
                                  <w:b/>
                                  <w:color w:val="FFFFFF"/>
                                  <w:sz w:val="14"/>
                                </w:rPr>
                                <w:tab/>
                              </w:r>
                              <w:r>
                                <w:rPr>
                                  <w:rFonts w:ascii="Century Gothic"/>
                                  <w:b/>
                                  <w:color w:val="FFFFFF"/>
                                  <w:spacing w:val="-5"/>
                                  <w:w w:val="110"/>
                                  <w:sz w:val="14"/>
                                </w:rPr>
                                <w:t>5%</w:t>
                              </w:r>
                              <w:r>
                                <w:rPr>
                                  <w:rFonts w:ascii="Century Gothic"/>
                                  <w:b/>
                                  <w:color w:val="FFFFFF"/>
                                  <w:sz w:val="14"/>
                                </w:rPr>
                                <w:tab/>
                              </w:r>
                              <w:r>
                                <w:rPr>
                                  <w:rFonts w:ascii="Century Gothic"/>
                                  <w:b/>
                                  <w:color w:val="FFFFFF"/>
                                  <w:spacing w:val="-7"/>
                                  <w:w w:val="110"/>
                                  <w:sz w:val="14"/>
                                </w:rPr>
                                <w:t>5%</w:t>
                              </w:r>
                              <w:r>
                                <w:rPr>
                                  <w:rFonts w:ascii="Century Gothic"/>
                                  <w:b/>
                                  <w:color w:val="FFFFFF"/>
                                  <w:sz w:val="14"/>
                                </w:rPr>
                                <w:tab/>
                              </w:r>
                              <w:r>
                                <w:rPr>
                                  <w:rFonts w:ascii="Century Gothic"/>
                                  <w:b/>
                                  <w:color w:val="FFFFFF"/>
                                  <w:w w:val="110"/>
                                  <w:sz w:val="14"/>
                                </w:rPr>
                                <w:t>4%</w:t>
                              </w:r>
                              <w:r>
                                <w:rPr>
                                  <w:rFonts w:ascii="Century Gothic"/>
                                  <w:b/>
                                  <w:color w:val="FFFFFF"/>
                                  <w:spacing w:val="33"/>
                                  <w:w w:val="110"/>
                                  <w:sz w:val="14"/>
                                </w:rPr>
                                <w:t xml:space="preserve">  </w:t>
                              </w:r>
                              <w:r>
                                <w:rPr>
                                  <w:rFonts w:ascii="Century Gothic"/>
                                  <w:b/>
                                  <w:color w:val="FFFFFF"/>
                                  <w:w w:val="110"/>
                                  <w:sz w:val="14"/>
                                </w:rPr>
                                <w:t>4%</w:t>
                              </w:r>
                              <w:r>
                                <w:rPr>
                                  <w:rFonts w:ascii="Century Gothic"/>
                                  <w:b/>
                                  <w:color w:val="FFFFFF"/>
                                  <w:spacing w:val="33"/>
                                  <w:w w:val="110"/>
                                  <w:sz w:val="14"/>
                                </w:rPr>
                                <w:t xml:space="preserve">  </w:t>
                              </w:r>
                              <w:r>
                                <w:rPr>
                                  <w:rFonts w:ascii="Century Gothic"/>
                                  <w:b/>
                                  <w:color w:val="FFFFFF"/>
                                  <w:w w:val="110"/>
                                  <w:sz w:val="14"/>
                                </w:rPr>
                                <w:t>4%</w:t>
                              </w:r>
                              <w:r>
                                <w:rPr>
                                  <w:rFonts w:ascii="Century Gothic"/>
                                  <w:b/>
                                  <w:color w:val="FFFFFF"/>
                                  <w:spacing w:val="34"/>
                                  <w:w w:val="110"/>
                                  <w:sz w:val="14"/>
                                </w:rPr>
                                <w:t xml:space="preserve">  </w:t>
                              </w:r>
                              <w:r>
                                <w:rPr>
                                  <w:rFonts w:ascii="Century Gothic"/>
                                  <w:b/>
                                  <w:color w:val="FFFFFF"/>
                                  <w:w w:val="110"/>
                                  <w:sz w:val="14"/>
                                </w:rPr>
                                <w:t>4%</w:t>
                              </w:r>
                              <w:r>
                                <w:rPr>
                                  <w:rFonts w:ascii="Century Gothic"/>
                                  <w:b/>
                                  <w:color w:val="FFFFFF"/>
                                  <w:spacing w:val="33"/>
                                  <w:w w:val="110"/>
                                  <w:sz w:val="14"/>
                                </w:rPr>
                                <w:t xml:space="preserve">  </w:t>
                              </w:r>
                              <w:r>
                                <w:rPr>
                                  <w:rFonts w:ascii="Century Gothic"/>
                                  <w:b/>
                                  <w:color w:val="FFFFFF"/>
                                  <w:spacing w:val="-5"/>
                                  <w:w w:val="110"/>
                                  <w:sz w:val="14"/>
                                </w:rPr>
                                <w:t>4%</w:t>
                              </w:r>
                            </w:p>
                          </w:txbxContent>
                        </wps:txbx>
                        <wps:bodyPr lIns="0" tIns="0" rIns="0" bIns="0" upright="1"/>
                      </wps:wsp>
                    </wpg:wgp>
                  </a:graphicData>
                </a:graphic>
              </wp:anchor>
            </w:drawing>
          </mc:Choice>
          <mc:Fallback>
            <w:pict>
              <v:group id="_x0000_s1026" o:spid="_x0000_s1026" o:spt="203" style="position:absolute;left:0pt;margin-left:72.25pt;margin-top:-29.5pt;height:34.3pt;width:468.05pt;mso-position-horizontal-relative:page;z-index:251764736;mso-width-relative:page;mso-height-relative:page;" coordorigin="1445,-590" coordsize="9361,686" o:gfxdata="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">
                <o:lock v:ext="edit" aspectratio="f"/>
                <v:shape id="docshape660" o:spid="_x0000_s1026" o:spt="75" type="#_x0000_t75" style="position:absolute;left:1444;top:-591;height:686;width:9361;" filled="f" o:preferrelative="t" stroked="f" coordsize="21600,21600" o:gfxdata="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3Bdm8AAAA&#10;3AAAAA8AAAAAAAAAAQAgAAAAIgAAAGRycy9kb3ducmV2LnhtbFBLAQIUABQAAAAIAIdO4kAzLwWe&#10;OwAAADkAAAAQAAAAAAAAAAEAIAAAAAsBAABkcnMvc2hhcGV4bWwueG1sUEsFBgAAAAAGAAYAWwEA&#10;ALUDAAAAAA==&#10;">
                  <v:fill on="f" focussize="0,0"/>
                  <v:stroke on="f"/>
                  <v:imagedata r:id="rId100" o:title=""/>
                  <o:lock v:ext="edit" aspectratio="t"/>
                </v:shape>
                <v:shape id="文本框 545" o:spid="_x0000_s1026" o:spt="202" type="#_x0000_t202" style="position:absolute;left:2329;top:-412;height:181;width:308;" filled="f" stroked="f" coordsize="21600,21600" o:gfxdata="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yP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1"/>
                          <w:rPr>
                            <w:rFonts w:ascii="Century Gothic"/>
                            <w:b/>
                            <w:sz w:val="14"/>
                          </w:rPr>
                        </w:pPr>
                        <w:r>
                          <w:rPr>
                            <w:rFonts w:ascii="Century Gothic"/>
                            <w:b/>
                            <w:color w:val="FFFFFF"/>
                            <w:spacing w:val="-5"/>
                            <w:w w:val="105"/>
                            <w:sz w:val="14"/>
                          </w:rPr>
                          <w:t>22%</w:t>
                        </w:r>
                      </w:p>
                    </w:txbxContent>
                  </v:textbox>
                </v:shape>
                <v:shape id="文本框 546" o:spid="_x0000_s1026" o:spt="202" type="#_x0000_t202" style="position:absolute;left:3727;top:-412;height:181;width:4770;" filled="f" stroked="f" coordsize="21600,21600" o:gfxdata="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ybW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tabs>
                            <w:tab w:val="left" w:pos="603"/>
                            <w:tab w:val="left" w:pos="1165"/>
                            <w:tab w:val="left" w:pos="1683"/>
                            <w:tab w:val="left" w:pos="2151"/>
                            <w:tab w:val="left" w:pos="2619"/>
                            <w:tab w:val="left" w:pos="3034"/>
                          </w:tabs>
                          <w:spacing w:before="1"/>
                          <w:rPr>
                            <w:rFonts w:ascii="Century Gothic"/>
                            <w:b/>
                            <w:sz w:val="14"/>
                          </w:rPr>
                        </w:pPr>
                        <w:r>
                          <w:rPr>
                            <w:rFonts w:ascii="Century Gothic"/>
                            <w:b/>
                            <w:color w:val="FFFFFF"/>
                            <w:spacing w:val="-5"/>
                            <w:w w:val="110"/>
                            <w:sz w:val="14"/>
                          </w:rPr>
                          <w:t>7%</w:t>
                        </w:r>
                        <w:r>
                          <w:rPr>
                            <w:rFonts w:ascii="Century Gothic"/>
                            <w:b/>
                            <w:color w:val="FFFFFF"/>
                            <w:sz w:val="14"/>
                          </w:rPr>
                          <w:tab/>
                        </w:r>
                        <w:r>
                          <w:rPr>
                            <w:rFonts w:ascii="Century Gothic"/>
                            <w:b/>
                            <w:color w:val="FFFFFF"/>
                            <w:spacing w:val="-5"/>
                            <w:w w:val="110"/>
                            <w:sz w:val="14"/>
                          </w:rPr>
                          <w:t>6%</w:t>
                        </w:r>
                        <w:r>
                          <w:rPr>
                            <w:rFonts w:ascii="Century Gothic"/>
                            <w:b/>
                            <w:color w:val="FFFFFF"/>
                            <w:sz w:val="14"/>
                          </w:rPr>
                          <w:tab/>
                        </w:r>
                        <w:r>
                          <w:rPr>
                            <w:rFonts w:ascii="Century Gothic"/>
                            <w:b/>
                            <w:color w:val="FFFFFF"/>
                            <w:spacing w:val="-7"/>
                            <w:w w:val="110"/>
                            <w:sz w:val="14"/>
                          </w:rPr>
                          <w:t>6%</w:t>
                        </w:r>
                        <w:r>
                          <w:rPr>
                            <w:rFonts w:ascii="Century Gothic"/>
                            <w:b/>
                            <w:color w:val="FFFFFF"/>
                            <w:sz w:val="14"/>
                          </w:rPr>
                          <w:tab/>
                        </w:r>
                        <w:r>
                          <w:rPr>
                            <w:rFonts w:ascii="Century Gothic"/>
                            <w:b/>
                            <w:color w:val="FFFFFF"/>
                            <w:spacing w:val="-5"/>
                            <w:w w:val="110"/>
                            <w:sz w:val="14"/>
                          </w:rPr>
                          <w:t>5%</w:t>
                        </w:r>
                        <w:r>
                          <w:rPr>
                            <w:rFonts w:ascii="Century Gothic"/>
                            <w:b/>
                            <w:color w:val="FFFFFF"/>
                            <w:sz w:val="14"/>
                          </w:rPr>
                          <w:tab/>
                        </w:r>
                        <w:r>
                          <w:rPr>
                            <w:rFonts w:ascii="Century Gothic"/>
                            <w:b/>
                            <w:color w:val="FFFFFF"/>
                            <w:spacing w:val="-5"/>
                            <w:w w:val="110"/>
                            <w:sz w:val="14"/>
                          </w:rPr>
                          <w:t>5%</w:t>
                        </w:r>
                        <w:r>
                          <w:rPr>
                            <w:rFonts w:ascii="Century Gothic"/>
                            <w:b/>
                            <w:color w:val="FFFFFF"/>
                            <w:sz w:val="14"/>
                          </w:rPr>
                          <w:tab/>
                        </w:r>
                        <w:r>
                          <w:rPr>
                            <w:rFonts w:ascii="Century Gothic"/>
                            <w:b/>
                            <w:color w:val="FFFFFF"/>
                            <w:spacing w:val="-7"/>
                            <w:w w:val="110"/>
                            <w:sz w:val="14"/>
                          </w:rPr>
                          <w:t>5%</w:t>
                        </w:r>
                        <w:r>
                          <w:rPr>
                            <w:rFonts w:ascii="Century Gothic"/>
                            <w:b/>
                            <w:color w:val="FFFFFF"/>
                            <w:sz w:val="14"/>
                          </w:rPr>
                          <w:tab/>
                        </w:r>
                        <w:r>
                          <w:rPr>
                            <w:rFonts w:ascii="Century Gothic"/>
                            <w:b/>
                            <w:color w:val="FFFFFF"/>
                            <w:w w:val="110"/>
                            <w:sz w:val="14"/>
                          </w:rPr>
                          <w:t>4%</w:t>
                        </w:r>
                        <w:r>
                          <w:rPr>
                            <w:rFonts w:ascii="Century Gothic"/>
                            <w:b/>
                            <w:color w:val="FFFFFF"/>
                            <w:spacing w:val="33"/>
                            <w:w w:val="110"/>
                            <w:sz w:val="14"/>
                          </w:rPr>
                          <w:t xml:space="preserve">  </w:t>
                        </w:r>
                        <w:r>
                          <w:rPr>
                            <w:rFonts w:ascii="Century Gothic"/>
                            <w:b/>
                            <w:color w:val="FFFFFF"/>
                            <w:w w:val="110"/>
                            <w:sz w:val="14"/>
                          </w:rPr>
                          <w:t>4%</w:t>
                        </w:r>
                        <w:r>
                          <w:rPr>
                            <w:rFonts w:ascii="Century Gothic"/>
                            <w:b/>
                            <w:color w:val="FFFFFF"/>
                            <w:spacing w:val="33"/>
                            <w:w w:val="110"/>
                            <w:sz w:val="14"/>
                          </w:rPr>
                          <w:t xml:space="preserve">  </w:t>
                        </w:r>
                        <w:r>
                          <w:rPr>
                            <w:rFonts w:ascii="Century Gothic"/>
                            <w:b/>
                            <w:color w:val="FFFFFF"/>
                            <w:w w:val="110"/>
                            <w:sz w:val="14"/>
                          </w:rPr>
                          <w:t>4%</w:t>
                        </w:r>
                        <w:r>
                          <w:rPr>
                            <w:rFonts w:ascii="Century Gothic"/>
                            <w:b/>
                            <w:color w:val="FFFFFF"/>
                            <w:spacing w:val="34"/>
                            <w:w w:val="110"/>
                            <w:sz w:val="14"/>
                          </w:rPr>
                          <w:t xml:space="preserve">  </w:t>
                        </w:r>
                        <w:r>
                          <w:rPr>
                            <w:rFonts w:ascii="Century Gothic"/>
                            <w:b/>
                            <w:color w:val="FFFFFF"/>
                            <w:w w:val="110"/>
                            <w:sz w:val="14"/>
                          </w:rPr>
                          <w:t>4%</w:t>
                        </w:r>
                        <w:r>
                          <w:rPr>
                            <w:rFonts w:ascii="Century Gothic"/>
                            <w:b/>
                            <w:color w:val="FFFFFF"/>
                            <w:spacing w:val="33"/>
                            <w:w w:val="110"/>
                            <w:sz w:val="14"/>
                          </w:rPr>
                          <w:t xml:space="preserve">  </w:t>
                        </w:r>
                        <w:r>
                          <w:rPr>
                            <w:rFonts w:ascii="Century Gothic"/>
                            <w:b/>
                            <w:color w:val="FFFFFF"/>
                            <w:spacing w:val="-5"/>
                            <w:w w:val="110"/>
                            <w:sz w:val="14"/>
                          </w:rPr>
                          <w:t>4%</w:t>
                        </w:r>
                      </w:p>
                    </w:txbxContent>
                  </v:textbox>
                </v:shape>
              </v:group>
            </w:pict>
          </mc:Fallback>
        </mc:AlternateContent>
      </w:r>
      <w:r>
        <w:pict>
          <v:shape id="_x0000_s1037" o:spid="_x0000_s1037" o:spt="136" type="#_x0000_t136" style="position:absolute;left:0pt;margin-left:98.9pt;margin-top:-63.3pt;height:7pt;width:68.2pt;mso-position-horizontal-relative:page;rotation:20643840f;z-index:251765760;mso-width-relative:page;mso-height-relative:page;" fillcolor="#231F37" filled="t" stroked="f" coordsize="21600,21600">
            <v:path/>
            <v:fill on="t" focussize="0,0"/>
            <v:stroke on="f"/>
            <v:imagedata o:title=""/>
            <o:lock v:ext="edit"/>
            <v:textpath on="t" fitshape="t" fitpath="t" trim="t" xscale="f" string="Telecommunications," style="font-family:Calibri;font-size:7pt;v-text-align:center;"/>
          </v:shape>
        </w:pict>
      </w:r>
      <w:r>
        <w:pict>
          <v:shape id="_x0000_s1038" o:spid="_x0000_s1038" o:spt="136" type="#_x0000_t136" style="position:absolute;left:0pt;margin-left:112.55pt;margin-top:-63.6pt;height:7pt;width:65.05pt;mso-position-horizontal-relative:page;rotation:20643840f;z-index:251766784;mso-width-relative:page;mso-height-relative:page;" fillcolor="#231F37" filled="t" stroked="f" coordsize="21600,21600">
            <v:path/>
            <v:fill on="t" focussize="0,0"/>
            <v:stroke on="f"/>
            <v:imagedata o:title=""/>
            <o:lock v:ext="edit"/>
            <v:textpath on="t" fitshape="t" fitpath="t" trim="t" xscale="f" string="Technology, Internet" style="font-family:Calibri;font-size:7pt;v-text-align:center;"/>
          </v:shape>
        </w:pict>
      </w:r>
      <w:r>
        <w:pict>
          <v:shape id="_x0000_s1039" o:spid="_x0000_s1039" o:spt="136" type="#_x0000_t136" style="position:absolute;left:0pt;margin-left:129.3pt;margin-top:-56.55pt;height:7pt;width:41.1pt;mso-position-horizontal-relative:page;rotation:20643840f;z-index:251766784;mso-width-relative:page;mso-height-relative:page;" fillcolor="#231F37" filled="t" stroked="f" coordsize="21600,21600">
            <v:path/>
            <v:fill on="t" focussize="0,0"/>
            <v:stroke on="f"/>
            <v:imagedata o:title=""/>
            <o:lock v:ext="edit"/>
            <v:textpath on="t" fitshape="t" fitpath="t" trim="t" xscale="f" string="&amp; Electronics" style="font-family:Calibri;font-size:7pt;v-text-align:center;"/>
          </v:shape>
        </w:pict>
      </w:r>
      <w:r>
        <w:pict>
          <v:shape id="_x0000_s1040" o:spid="_x0000_s1040" o:spt="136" type="#_x0000_t136" style="position:absolute;left:0pt;margin-left:175.35pt;margin-top:-62.7pt;height:6pt;width:68.5pt;mso-position-horizontal-relative:page;rotation:20643840f;z-index:251767808;mso-width-relative:page;mso-height-relative:page;" fillcolor="#231F37" filled="t" stroked="f" coordsize="21600,21600">
            <v:path/>
            <v:fill on="t" focussize="0,0"/>
            <v:stroke on="f"/>
            <v:imagedata o:title=""/>
            <o:lock v:ext="edit"/>
            <v:textpath on="t" fitshape="t" fitpath="t" trim="t" xscale="f" string="Construction, machinery," style="font-family:Calibri;font-size:6pt;v-text-align:center;"/>
          </v:shape>
        </w:pict>
      </w:r>
      <w:r>
        <w:pict>
          <v:shape id="_x0000_s1041" o:spid="_x0000_s1041" o:spt="136" type="#_x0000_t136" style="position:absolute;left:0pt;margin-left:192.15pt;margin-top:-50.75pt;height:6pt;width:31.2pt;mso-position-horizontal-relative:page;rotation:20643840f;z-index:251767808;mso-width-relative:page;mso-height-relative:page;" fillcolor="#231F37" filled="t" stroked="f" coordsize="21600,21600">
            <v:path/>
            <v:fill on="t" focussize="0,0"/>
            <v:stroke on="f"/>
            <v:imagedata o:title=""/>
            <o:lock v:ext="edit"/>
            <v:textpath on="t" fitshape="t" fitpath="t" trim="t" xscale="f" string="and Homes" style="font-family:Calibri;font-size:6pt;v-text-align:center;"/>
          </v:shape>
        </w:pict>
      </w:r>
      <w:r>
        <w:pict>
          <v:shape id="_x0000_s1042" o:spid="_x0000_s1042" o:spt="136" type="#_x0000_t136" style="position:absolute;left:0pt;margin-left:216.3pt;margin-top:-49.1pt;height:6pt;width:29.95pt;mso-position-horizontal-relative:page;rotation:20643840f;z-index:251768832;mso-width-relative:page;mso-height-relative:page;" fillcolor="#231F37" filled="t" stroked="f" coordsize="21600,21600">
            <v:path/>
            <v:fill on="t" focussize="0,0"/>
            <v:stroke on="f"/>
            <v:imagedata o:title=""/>
            <o:lock v:ext="edit"/>
            <v:textpath on="t" fitshape="t" fitpath="t" trim="t" xscale="f" string="Real Estate" style="font-family:Calibri;font-size:6pt;v-text-align:center;"/>
          </v:shape>
        </w:pict>
      </w:r>
      <w:r>
        <w:pict>
          <v:shape id="_x0000_s1043" o:spid="_x0000_s1043" o:spt="136" type="#_x0000_t136" style="position:absolute;left:0pt;margin-left:238.6pt;margin-top:-62.75pt;height:5pt;width:70.65pt;mso-position-horizontal-relative:page;rotation:20643840f;z-index:251768832;mso-width-relative:page;mso-height-relative:page;" fillcolor="#231F37" filled="t" stroked="f" coordsize="21600,21600">
            <v:path/>
            <v:fill on="t" focussize="0,0"/>
            <v:stroke on="f"/>
            <v:imagedata o:title=""/>
            <o:lock v:ext="edit"/>
            <v:textpath on="t" fitshape="t" fitpath="t" trim="t" xscale="f" string="Finanace and Financial Services" style="font-family:Calibri;font-size:5pt;v-text-align:center;"/>
          </v:shape>
        </w:pict>
      </w:r>
      <w:r>
        <w:pict>
          <v:shape id="_x0000_s1044" o:spid="_x0000_s1044" o:spt="136" type="#_x0000_t136" style="position:absolute;left:0pt;margin-left:264.65pt;margin-top:-62.05pt;height:5pt;width:68.6pt;mso-position-horizontal-relative:page;rotation:20643840f;z-index:251769856;mso-width-relative:page;mso-height-relative:page;" fillcolor="#231F37" filled="t" stroked="f" coordsize="21600,21600">
            <v:path/>
            <v:fill on="t" focussize="0,0"/>
            <v:stroke on="f"/>
            <v:imagedata o:title=""/>
            <o:lock v:ext="edit"/>
            <v:textpath on="t" fitshape="t" fitpath="t" trim="t" xscale="f" string="Business support and logistics" style="font-family:Calibri;font-size:5pt;v-text-align:center;"/>
          </v:shape>
        </w:pict>
      </w:r>
      <w:r>
        <w:pict>
          <v:shape id="_x0000_s1045" o:spid="_x0000_s1045" o:spt="136" type="#_x0000_t136" style="position:absolute;left:0pt;margin-left:293.25pt;margin-top:-49.45pt;height:5pt;width:32.95pt;mso-position-horizontal-relative:page;rotation:20643840f;z-index:251769856;mso-width-relative:page;mso-height-relative:page;" fillcolor="#231F37" filled="t" stroked="f" coordsize="21600,21600">
            <v:path/>
            <v:fill on="t" focussize="0,0"/>
            <v:stroke on="f"/>
            <v:imagedata o:title=""/>
            <o:lock v:ext="edit"/>
            <v:textpath on="t" fitshape="t" fitpath="t" trim="t" xscale="f" string="Manufacturing" style="font-family:Calibri;font-size:5pt;v-text-align:center;"/>
          </v:shape>
        </w:pict>
      </w:r>
      <w:r>
        <w:pict>
          <v:shape id="_x0000_s1046" o:spid="_x0000_s1046" o:spt="136" type="#_x0000_t136" style="position:absolute;left:0pt;margin-left:317.3pt;margin-top:-47.9pt;height:5pt;width:28.6pt;mso-position-horizontal-relative:page;rotation:20643840f;z-index:251770880;mso-width-relative:page;mso-height-relative:page;" fillcolor="#231F37" filled="t" stroked="f" coordsize="21600,21600">
            <v:path/>
            <v:fill on="t" focussize="0,0"/>
            <v:stroke on="f"/>
            <v:imagedata o:title=""/>
            <o:lock v:ext="edit"/>
            <v:textpath on="t" fitshape="t" fitpath="t" trim="t" xscale="f" string="Government" style="font-family:Calibri;font-size:5pt;v-text-align:center;"/>
          </v:shape>
        </w:pict>
      </w:r>
      <w:r>
        <w:pict>
          <v:shape id="_x0000_s1047" o:spid="_x0000_s1047" o:spt="136" type="#_x0000_t136" style="position:absolute;left:0pt;margin-left:336.55pt;margin-top:-52.2pt;height:5pt;width:40.75pt;mso-position-horizontal-relative:page;rotation:20643840f;z-index:251770880;mso-width-relative:page;mso-height-relative:page;" fillcolor="#231F37" filled="t" stroked="f" coordsize="21600,21600">
            <v:path/>
            <v:fill on="t" focussize="0,0"/>
            <v:stroke on="f"/>
            <v:imagedata o:title=""/>
            <o:lock v:ext="edit"/>
            <v:textpath on="t" fitshape="t" fitpath="t" trim="t" xscale="f" string="Food &amp; Beverages" style="font-family:Calibri;font-size:5pt;v-text-align:center;"/>
          </v:shape>
        </w:pict>
      </w:r>
      <w:r>
        <w:pict>
          <v:shape id="_x0000_s1048" o:spid="_x0000_s1048" o:spt="136" type="#_x0000_t136" style="position:absolute;left:0pt;margin-left:357.25pt;margin-top:-47.35pt;height:5pt;width:27.05pt;mso-position-horizontal-relative:page;rotation:20643840f;z-index:251771904;mso-width-relative:page;mso-height-relative:page;" fillcolor="#231F37" filled="t" stroked="f" coordsize="21600,21600">
            <v:path/>
            <v:fill on="t" focussize="0,0"/>
            <v:stroke on="f"/>
            <v:imagedata o:title=""/>
            <o:lock v:ext="edit"/>
            <v:textpath on="t" fitshape="t" fitpath="t" trim="t" xscale="f" string="Automotive" style="font-family:Calibri;font-size:5pt;v-text-align:center;"/>
          </v:shape>
        </w:pict>
      </w:r>
      <w:r>
        <w:pict>
          <v:shape id="_x0000_s1049" o:spid="_x0000_s1049" o:spt="136" type="#_x0000_t136" style="position:absolute;left:0pt;margin-left:371.95pt;margin-top:-57.15pt;height:5pt;width:54.75pt;mso-position-horizontal-relative:page;rotation:20643840f;z-index:251771904;mso-width-relative:page;mso-height-relative:page;" fillcolor="#231F37" filled="t" stroked="f" coordsize="21600,21600">
            <v:path/>
            <v:fill on="t" focussize="0,0"/>
            <v:stroke on="f"/>
            <v:imagedata o:title=""/>
            <o:lock v:ext="edit"/>
            <v:textpath on="t" fitshape="t" fitpath="t" trim="t" xscale="f" string="Entertainment &amp; Leisure" style="font-family:Calibri;font-size:5pt;v-text-align:center;"/>
          </v:shape>
        </w:pict>
      </w:r>
      <w:r>
        <w:pict>
          <v:shape id="_x0000_s1050" o:spid="_x0000_s1050" o:spt="136" type="#_x0000_t136" style="position:absolute;left:0pt;margin-left:389.4pt;margin-top:-60.15pt;height:5pt;width:63.25pt;mso-position-horizontal-relative:page;rotation:20643840f;z-index:251772928;mso-width-relative:page;mso-height-relative:page;" fillcolor="#231F37" filled="t" stroked="f" coordsize="21600,21600">
            <v:path/>
            <v:fill on="t" focussize="0,0"/>
            <v:stroke on="f"/>
            <v:imagedata o:title=""/>
            <o:lock v:ext="edit"/>
            <v:textpath on="t" fitshape="t" fitpath="t" trim="t" xscale="f" string="Retail &amp; Consumer Durables" style="font-family:Calibri;font-size:5pt;v-text-align:center;"/>
          </v:shape>
        </w:pict>
      </w:r>
      <w:r>
        <w:pict>
          <v:shape id="_x0000_s1051" o:spid="_x0000_s1051" o:spt="136" type="#_x0000_t136" style="position:absolute;left:0pt;margin-left:408.9pt;margin-top:-58.2pt;height:5pt;width:57.75pt;mso-position-horizontal-relative:page;rotation:20643840f;z-index:251772928;mso-width-relative:page;mso-height-relative:page;" fillcolor="#231F37" filled="t" stroked="f" coordsize="21600,21600">
            <v:path/>
            <v:fill on="t" focussize="0,0"/>
            <v:stroke on="f"/>
            <v:imagedata o:title=""/>
            <o:lock v:ext="edit"/>
            <v:textpath on="t" fitshape="t" fitpath="t" trim="t" xscale="f" string="Transportation &amp; Delivery" style="font-family:Calibri;font-size:5pt;v-text-align:center;"/>
          </v:shape>
        </w:pict>
      </w:r>
      <w:r>
        <w:pict>
          <v:shape id="_x0000_s1052" o:spid="_x0000_s1052" o:spt="136" type="#_x0000_t136" style="position:absolute;left:0pt;margin-left:428.3pt;margin-top:-50.9pt;height:5pt;width:37.1pt;mso-position-horizontal-relative:page;rotation:20643840f;z-index:251773952;mso-width-relative:page;mso-height-relative:page;" fillcolor="#231F37" filled="t" stroked="f" coordsize="21600,21600">
            <v:path/>
            <v:fill on="t" focussize="0,0"/>
            <v:stroke on="f"/>
            <v:imagedata o:title=""/>
            <o:lock v:ext="edit"/>
            <v:textpath on="t" fitshape="t" fitpath="t" trim="t" xscale="f" string="Health &amp; Fitness" style="font-family:Calibri;font-size:5pt;v-text-align:center;"/>
          </v:shape>
        </w:pict>
      </w:r>
      <w:r>
        <w:pict>
          <v:shape id="_x0000_s1053" o:spid="_x0000_s1053" o:spt="136" type="#_x0000_t136" style="position:absolute;left:0pt;margin-left:444.5pt;margin-top:-45.75pt;height:5pt;width:22.55pt;mso-position-horizontal-relative:page;rotation:20643840f;z-index:251773952;mso-width-relative:page;mso-height-relative:page;" fillcolor="#231F37" filled="t" stroked="f" coordsize="21600,21600">
            <v:path/>
            <v:fill on="t" focussize="0,0"/>
            <v:stroke on="f"/>
            <v:imagedata o:title=""/>
            <o:lock v:ext="edit"/>
            <v:textpath on="t" fitshape="t" fitpath="t" trim="t" xscale="f" string="Education" style="font-family:Calibri;font-size:5pt;v-text-align:center;"/>
          </v:shape>
        </w:pict>
      </w:r>
      <w:r>
        <w:pict>
          <v:shape id="_x0000_s1054" o:spid="_x0000_s1054" o:spt="136" type="#_x0000_t136" style="position:absolute;left:0pt;margin-left:458.6pt;margin-top:-45.55pt;height:5pt;width:21.95pt;mso-position-horizontal-relative:page;rotation:20643840f;z-index:251774976;mso-width-relative:page;mso-height-relative:page;" fillcolor="#231F37" filled="t" stroked="f" coordsize="21600,21600">
            <v:path/>
            <v:fill on="t" focussize="0,0"/>
            <v:stroke on="f"/>
            <v:imagedata o:title=""/>
            <o:lock v:ext="edit"/>
            <v:textpath on="t" fitshape="t" fitpath="t" trim="t" xscale="f" string="Insurance" style="font-family:Calibri;font-size:5pt;v-text-align:center;"/>
          </v:shape>
        </w:pict>
      </w:r>
      <w:r>
        <w:pict>
          <v:shape id="_x0000_s1055" o:spid="_x0000_s1055" o:spt="136" type="#_x0000_t136" style="position:absolute;left:0pt;margin-left:462.4pt;margin-top:-70.2pt;height:5pt;width:91.75pt;mso-position-horizontal-relative:page;rotation:20643840f;z-index:251774976;mso-width-relative:page;mso-height-relative:page;" fillcolor="#231F37" filled="t" stroked="f" coordsize="21600,21600">
            <v:path/>
            <v:fill on="t" focussize="0,0"/>
            <v:stroke on="f"/>
            <v:imagedata o:title=""/>
            <o:lock v:ext="edit"/>
            <v:textpath on="t" fitshape="t" fitpath="t" trim="t" xscale="f" string="Airlines &amp; Aerospace including Defens )" style="font-family:Calibri;font-size:5pt;v-text-align:center;"/>
          </v:shape>
        </w:pict>
      </w:r>
      <w:r>
        <w:pict>
          <v:shape id="_x0000_s1056" o:spid="_x0000_s1056" o:spt="136" type="#_x0000_t136" style="position:absolute;left:0pt;margin-left:479.15pt;margin-top:-61.3pt;height:5pt;width:66.55pt;mso-position-horizontal-relative:page;rotation:20643840f;z-index:251776000;mso-width-relative:page;mso-height-relative:page;" fillcolor="#231F37" filled="t" stroked="f" coordsize="21600,21600">
            <v:path/>
            <v:fill on="t" focussize="0,0"/>
            <v:stroke on="f"/>
            <v:imagedata o:title=""/>
            <o:lock v:ext="edit"/>
            <v:textpath on="t" fitshape="t" fitpath="t" trim="t" xscale="f" string="Healthcare &amp; harmaceuticals" style="font-family:Calibri;font-size:5pt;v-text-align:center;"/>
          </v:shape>
        </w:pict>
      </w:r>
      <w:r>
        <w:pict>
          <v:shape id="_x0000_s1057" o:spid="_x0000_s1057" o:spt="136" type="#_x0000_t136" style="position:absolute;left:0pt;margin-left:493.35pt;margin-top:-56.95pt;height:5pt;width:54.25pt;mso-position-horizontal-relative:page;rotation:20643840f;z-index:251776000;mso-width-relative:page;mso-height-relative:page;" fillcolor="#231F37" filled="t" stroked="f" coordsize="21600,21600">
            <v:path/>
            <v:fill on="t" focussize="0,0"/>
            <v:stroke on="f"/>
            <v:imagedata o:title=""/>
            <o:lock v:ext="edit"/>
            <v:textpath on="t" fitshape="t" fitpath="t" trim="t" xscale="f" string="Advertising &amp; Marketing" style="font-family:Calibri;font-size:5pt;v-text-align:center;"/>
          </v:shape>
        </w:pict>
      </w:r>
      <w:r>
        <w:pict>
          <v:shape id="_x0000_s1058" o:spid="_x0000_s1058" o:spt="136" type="#_x0000_t136" style="position:absolute;left:0pt;margin-left:510.1pt;margin-top:-45.6pt;height:5pt;width:22.15pt;mso-position-horizontal-relative:page;rotation:20643840f;z-index:251777024;mso-width-relative:page;mso-height-relative:page;" fillcolor="#231F37" filled="t" stroked="f" coordsize="21600,21600">
            <v:path/>
            <v:fill on="t" focussize="0,0"/>
            <v:stroke on="f"/>
            <v:imagedata o:title=""/>
            <o:lock v:ext="edit"/>
            <v:textpath on="t" fitshape="t" fitpath="t" trim="t" xscale="f" string="Nonprofit" style="font-family:Calibri;font-size:5pt;v-text-align:center;"/>
          </v:shape>
        </w:pict>
      </w:r>
      <w:r>
        <w:pict>
          <v:shape id="_x0000_s1059" o:spid="_x0000_s1059" o:spt="136" type="#_x0000_t136" style="position:absolute;left:0pt;margin-left:521.3pt;margin-top:-46.65pt;height:5pt;width:25.15pt;mso-position-horizontal-relative:page;rotation:20643840f;z-index:251777024;mso-width-relative:page;mso-height-relative:page;" fillcolor="#231F37" filled="t" stroked="f" coordsize="21600,21600">
            <v:path/>
            <v:fill on="t" focussize="0,0"/>
            <v:stroke on="f"/>
            <v:imagedata o:title=""/>
            <o:lock v:ext="edit"/>
            <v:textpath on="t" fitshape="t" fitpath="t" trim="t" xscale="f" string="Agriculture" style="font-family:Calibri;font-size:5pt;v-text-align:center;"/>
          </v:shape>
        </w:pict>
      </w:r>
      <w:r>
        <w:pict>
          <v:shape id="_x0000_s1060" o:spid="_x0000_s1060" o:spt="136" type="#_x0000_t136" style="position:absolute;left:0pt;margin-left:527.65pt;margin-top:-60.45pt;height:5pt;width:64.1pt;mso-position-horizontal-relative:page;rotation:20643840f;z-index:251778048;mso-width-relative:page;mso-height-relative:page;" fillcolor="#231F37" filled="t" stroked="f" coordsize="21600,21600">
            <v:path/>
            <v:fill on="t" focussize="0,0"/>
            <v:stroke on="f"/>
            <v:imagedata o:title=""/>
            <o:lock v:ext="edit"/>
            <v:textpath on="t" fitshape="t" fitpath="t" trim="t" xscale="f" string="Utilities, Energy &amp; Extraction" style="font-family:Calibri;font-size:5pt;v-text-align:center;"/>
          </v:shape>
        </w:pict>
      </w:r>
      <w:r>
        <w:pict>
          <v:shape id="_x0000_s1061" o:spid="_x0000_s1061" o:spt="136" type="#_x0000_t136" style="position:absolute;left:0pt;margin-left:509.3pt;margin-top:-72.15pt;height:5pt;width:1.9pt;mso-position-horizontal-relative:page;rotation:20709376f;z-index:251778048;mso-width-relative:page;mso-height-relative:page;" fillcolor="#231F37" filled="t" stroked="f" coordsize="21600,21600">
            <v:path/>
            <v:fill on="t" focussize="0,0"/>
            <v:stroke on="f"/>
            <v:imagedata o:title=""/>
            <o:lock v:ext="edit"/>
            <v:textpath on="t" fitshape="t" fitpath="t" trim="t" xscale="f" string="(" style="font-family:Calibri;font-size:5pt;v-text-align:center;"/>
          </v:shape>
        </w:pict>
      </w:r>
      <w:r>
        <w:pict>
          <v:shape id="_x0000_s1062" o:spid="_x0000_s1062" o:spt="136" type="#_x0000_t136" style="position:absolute;left:0pt;margin-left:508.95pt;margin-top:-59.5pt;height:5pt;width:3.25pt;mso-position-horizontal-relative:page;rotation:20709376f;z-index:251779072;mso-width-relative:page;mso-height-relative:page;" fillcolor="#231F37" filled="t" stroked="f" coordsize="21600,21600">
            <v:path/>
            <v:fill on="t" focussize="0,0"/>
            <v:stroke on="f"/>
            <v:imagedata o:title=""/>
            <o:lock v:ext="edit"/>
            <v:textpath on="t" fitshape="t" fitpath="t" trim="t" xscale="f" string="P" style="font-family:Calibri;font-size:5pt;v-text-align:center;"/>
          </v:shape>
        </w:pict>
      </w:r>
      <w:r>
        <w:rPr>
          <w:rFonts w:ascii="Century Gothic"/>
          <w:b/>
          <w:color w:val="191929"/>
          <w:spacing w:val="-5"/>
          <w:w w:val="105"/>
          <w:sz w:val="14"/>
        </w:rPr>
        <w:t>3%</w:t>
      </w:r>
      <w:r>
        <w:rPr>
          <w:rFonts w:ascii="Century Gothic"/>
          <w:b/>
          <w:color w:val="191929"/>
          <w:sz w:val="14"/>
        </w:rPr>
        <w:tab/>
      </w:r>
      <w:r>
        <w:rPr>
          <w:rFonts w:ascii="Century Gothic"/>
          <w:b/>
          <w:color w:val="191929"/>
          <w:spacing w:val="-5"/>
          <w:w w:val="105"/>
          <w:sz w:val="14"/>
        </w:rPr>
        <w:t>2%</w:t>
      </w: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sectPr>
          <w:type w:val="continuous"/>
          <w:pgSz w:w="12240" w:h="15840"/>
          <w:pgMar w:top="1500" w:right="0" w:bottom="280" w:left="520" w:header="0" w:footer="675" w:gutter="0"/>
          <w:cols w:space="720" w:num="1"/>
        </w:sectPr>
      </w:pPr>
    </w:p>
    <w:p>
      <w:pPr>
        <w:pStyle w:val="6"/>
        <w:spacing w:before="4"/>
        <w:rPr>
          <w:rFonts w:ascii="Times New Roman"/>
          <w:sz w:val="17"/>
        </w:rPr>
      </w:pPr>
    </w:p>
    <w:p>
      <w:pPr>
        <w:pStyle w:val="6"/>
        <w:spacing w:before="10"/>
        <w:rPr>
          <w:sz w:val="21"/>
        </w:rPr>
      </w:pPr>
    </w:p>
    <w:p>
      <w:pPr>
        <w:pStyle w:val="4"/>
        <w:spacing w:before="0"/>
        <w:rPr>
          <w:spacing w:val="-5"/>
          <w:w w:val="115"/>
          <w:lang w:eastAsia="zh-CN"/>
        </w:rPr>
      </w:pPr>
      <w:r>
        <w:rPr>
          <w:w w:val="115"/>
        </w:rPr>
        <w:t>Security</w:t>
      </w:r>
      <w:r>
        <w:rPr>
          <w:spacing w:val="-10"/>
          <w:w w:val="115"/>
        </w:rPr>
        <w:t xml:space="preserve"> </w:t>
      </w:r>
      <w:r>
        <w:rPr>
          <w:w w:val="115"/>
        </w:rPr>
        <w:t>benefits</w:t>
      </w:r>
      <w:r>
        <w:rPr>
          <w:spacing w:val="-10"/>
          <w:w w:val="115"/>
        </w:rPr>
        <w:t xml:space="preserve"> </w:t>
      </w:r>
      <w:r>
        <w:rPr>
          <w:w w:val="115"/>
        </w:rPr>
        <w:t>and</w:t>
      </w:r>
      <w:r>
        <w:rPr>
          <w:spacing w:val="-10"/>
          <w:w w:val="115"/>
        </w:rPr>
        <w:t xml:space="preserve"> </w:t>
      </w:r>
      <w:r>
        <w:rPr>
          <w:w w:val="115"/>
        </w:rPr>
        <w:t>risks</w:t>
      </w:r>
      <w:r>
        <w:rPr>
          <w:spacing w:val="-9"/>
          <w:w w:val="115"/>
        </w:rPr>
        <w:t xml:space="preserve"> </w:t>
      </w:r>
      <w:r>
        <w:rPr>
          <w:w w:val="115"/>
        </w:rPr>
        <w:t>with</w:t>
      </w:r>
      <w:r>
        <w:rPr>
          <w:spacing w:val="-10"/>
          <w:w w:val="115"/>
        </w:rPr>
        <w:t xml:space="preserve"> </w:t>
      </w:r>
      <w:r>
        <w:rPr>
          <w:spacing w:val="-5"/>
          <w:w w:val="115"/>
        </w:rPr>
        <w:t>AI</w:t>
      </w:r>
    </w:p>
    <w:p>
      <w:pPr>
        <w:pStyle w:val="4"/>
        <w:spacing w:before="0"/>
        <w:rPr>
          <w:lang w:eastAsia="zh-CN"/>
        </w:rPr>
      </w:pPr>
      <w:r>
        <w:rPr>
          <w:rFonts w:hint="eastAsia"/>
          <w:lang w:eastAsia="zh-CN"/>
        </w:rPr>
        <w:t xml:space="preserve">AI </w:t>
      </w:r>
      <w:r>
        <w:rPr>
          <w:rFonts w:hint="eastAsia" w:ascii="微软雅黑" w:hAnsi="微软雅黑" w:eastAsia="微软雅黑" w:cs="微软雅黑"/>
          <w:lang w:eastAsia="zh-CN"/>
        </w:rPr>
        <w:t>在安全领域的收益和风险</w:t>
      </w:r>
    </w:p>
    <w:p>
      <w:pPr>
        <w:pStyle w:val="4"/>
        <w:spacing w:before="0"/>
        <w:rPr>
          <w:lang w:eastAsia="zh-CN"/>
        </w:rPr>
      </w:pPr>
    </w:p>
    <w:p>
      <w:pPr>
        <w:pStyle w:val="6"/>
        <w:spacing w:before="12"/>
        <w:rPr>
          <w:b/>
          <w:sz w:val="14"/>
          <w:lang w:eastAsia="zh-CN"/>
        </w:rPr>
      </w:pPr>
    </w:p>
    <w:p>
      <w:pPr>
        <w:pStyle w:val="6"/>
        <w:spacing w:before="111" w:line="276" w:lineRule="auto"/>
        <w:ind w:left="7412" w:right="1670"/>
      </w:pPr>
      <w:r>
        <mc:AlternateContent>
          <mc:Choice Requires="wpg">
            <w:drawing>
              <wp:anchor distT="0" distB="0" distL="114300" distR="114300" simplePos="0" relativeHeight="251949056" behindDoc="0" locked="0" layoutInCell="1" allowOverlap="1">
                <wp:simplePos x="0" y="0"/>
                <wp:positionH relativeFrom="page">
                  <wp:posOffset>914400</wp:posOffset>
                </wp:positionH>
                <wp:positionV relativeFrom="paragraph">
                  <wp:posOffset>605155</wp:posOffset>
                </wp:positionV>
                <wp:extent cx="1837690" cy="1844675"/>
                <wp:effectExtent l="0" t="635" r="3810" b="8890"/>
                <wp:wrapNone/>
                <wp:docPr id="722" name="docshapegroup253"/>
                <wp:cNvGraphicFramePr/>
                <a:graphic xmlns:a="http://schemas.openxmlformats.org/drawingml/2006/main">
                  <a:graphicData uri="http://schemas.microsoft.com/office/word/2010/wordprocessingGroup">
                    <wpg:wgp>
                      <wpg:cNvGrpSpPr/>
                      <wpg:grpSpPr>
                        <a:xfrm>
                          <a:off x="0" y="0"/>
                          <a:ext cx="1837690" cy="1844675"/>
                          <a:chOff x="1440" y="953"/>
                          <a:chExt cx="2894" cy="2905"/>
                        </a:xfrm>
                      </wpg:grpSpPr>
                      <wps:wsp>
                        <wps:cNvPr id="723" name="docshape254"/>
                        <wps:cNvSpPr/>
                        <wps:spPr bwMode="auto">
                          <a:xfrm>
                            <a:off x="1711" y="963"/>
                            <a:ext cx="2622" cy="2883"/>
                          </a:xfrm>
                          <a:custGeom>
                            <a:avLst/>
                            <a:gdLst>
                              <a:gd name="T0" fmla="+- 0 2845 1711"/>
                              <a:gd name="T1" fmla="*/ T0 w 2622"/>
                              <a:gd name="T2" fmla="+- 0 964 964"/>
                              <a:gd name="T3" fmla="*/ 964 h 2883"/>
                              <a:gd name="T4" fmla="+- 0 1711 1711"/>
                              <a:gd name="T5" fmla="*/ T4 w 2622"/>
                              <a:gd name="T6" fmla="+- 0 3231 964"/>
                              <a:gd name="T7" fmla="*/ 3231 h 2883"/>
                              <a:gd name="T8" fmla="+- 0 1807 1711"/>
                              <a:gd name="T9" fmla="*/ T8 w 2622"/>
                              <a:gd name="T10" fmla="+- 0 3353 964"/>
                              <a:gd name="T11" fmla="*/ 3353 h 2883"/>
                              <a:gd name="T12" fmla="+- 0 1915 1711"/>
                              <a:gd name="T13" fmla="*/ T12 w 2622"/>
                              <a:gd name="T14" fmla="+- 0 3464 964"/>
                              <a:gd name="T15" fmla="*/ 3464 h 2883"/>
                              <a:gd name="T16" fmla="+- 0 2033 1711"/>
                              <a:gd name="T17" fmla="*/ T16 w 2622"/>
                              <a:gd name="T18" fmla="+- 0 3561 964"/>
                              <a:gd name="T19" fmla="*/ 3561 h 2883"/>
                              <a:gd name="T20" fmla="+- 0 2160 1711"/>
                              <a:gd name="T21" fmla="*/ T20 w 2622"/>
                              <a:gd name="T22" fmla="+- 0 3646 964"/>
                              <a:gd name="T23" fmla="*/ 3646 h 2883"/>
                              <a:gd name="T24" fmla="+- 0 2295 1711"/>
                              <a:gd name="T25" fmla="*/ T24 w 2622"/>
                              <a:gd name="T26" fmla="+- 0 3716 964"/>
                              <a:gd name="T27" fmla="*/ 3716 h 2883"/>
                              <a:gd name="T28" fmla="+- 0 2437 1711"/>
                              <a:gd name="T29" fmla="*/ T28 w 2622"/>
                              <a:gd name="T30" fmla="+- 0 3772 964"/>
                              <a:gd name="T31" fmla="*/ 3772 h 2883"/>
                              <a:gd name="T32" fmla="+- 0 2585 1711"/>
                              <a:gd name="T33" fmla="*/ T32 w 2622"/>
                              <a:gd name="T34" fmla="+- 0 3813 964"/>
                              <a:gd name="T35" fmla="*/ 3813 h 2883"/>
                              <a:gd name="T36" fmla="+- 0 2737 1711"/>
                              <a:gd name="T37" fmla="*/ T36 w 2622"/>
                              <a:gd name="T38" fmla="+- 0 3837 964"/>
                              <a:gd name="T39" fmla="*/ 3837 h 2883"/>
                              <a:gd name="T40" fmla="+- 0 2892 1711"/>
                              <a:gd name="T41" fmla="*/ T40 w 2622"/>
                              <a:gd name="T42" fmla="+- 0 3846 964"/>
                              <a:gd name="T43" fmla="*/ 3846 h 2883"/>
                              <a:gd name="T44" fmla="+- 0 3043 1711"/>
                              <a:gd name="T45" fmla="*/ T44 w 2622"/>
                              <a:gd name="T46" fmla="+- 0 3838 964"/>
                              <a:gd name="T47" fmla="*/ 3838 h 2883"/>
                              <a:gd name="T48" fmla="+- 0 3190 1711"/>
                              <a:gd name="T49" fmla="*/ T48 w 2622"/>
                              <a:gd name="T50" fmla="+- 0 3814 964"/>
                              <a:gd name="T51" fmla="*/ 3814 h 2883"/>
                              <a:gd name="T52" fmla="+- 0 3332 1711"/>
                              <a:gd name="T53" fmla="*/ T52 w 2622"/>
                              <a:gd name="T54" fmla="+- 0 3776 964"/>
                              <a:gd name="T55" fmla="*/ 3776 h 2883"/>
                              <a:gd name="T56" fmla="+- 0 3467 1711"/>
                              <a:gd name="T57" fmla="*/ T56 w 2622"/>
                              <a:gd name="T58" fmla="+- 0 3725 964"/>
                              <a:gd name="T59" fmla="*/ 3725 h 2883"/>
                              <a:gd name="T60" fmla="+- 0 3596 1711"/>
                              <a:gd name="T61" fmla="*/ T60 w 2622"/>
                              <a:gd name="T62" fmla="+- 0 3660 964"/>
                              <a:gd name="T63" fmla="*/ 3660 h 2883"/>
                              <a:gd name="T64" fmla="+- 0 3718 1711"/>
                              <a:gd name="T65" fmla="*/ T64 w 2622"/>
                              <a:gd name="T66" fmla="+- 0 3583 964"/>
                              <a:gd name="T67" fmla="*/ 3583 h 2883"/>
                              <a:gd name="T68" fmla="+- 0 3831 1711"/>
                              <a:gd name="T69" fmla="*/ T68 w 2622"/>
                              <a:gd name="T70" fmla="+- 0 3495 964"/>
                              <a:gd name="T71" fmla="*/ 3495 h 2883"/>
                              <a:gd name="T72" fmla="+- 0 3934 1711"/>
                              <a:gd name="T73" fmla="*/ T72 w 2622"/>
                              <a:gd name="T74" fmla="+- 0 3396 964"/>
                              <a:gd name="T75" fmla="*/ 3396 h 2883"/>
                              <a:gd name="T76" fmla="+- 0 4028 1711"/>
                              <a:gd name="T77" fmla="*/ T76 w 2622"/>
                              <a:gd name="T78" fmla="+- 0 3288 964"/>
                              <a:gd name="T79" fmla="*/ 3288 h 2883"/>
                              <a:gd name="T80" fmla="+- 0 4110 1711"/>
                              <a:gd name="T81" fmla="*/ T80 w 2622"/>
                              <a:gd name="T82" fmla="+- 0 3171 964"/>
                              <a:gd name="T83" fmla="*/ 3171 h 2883"/>
                              <a:gd name="T84" fmla="+- 0 4181 1711"/>
                              <a:gd name="T85" fmla="*/ T84 w 2622"/>
                              <a:gd name="T86" fmla="+- 0 3045 964"/>
                              <a:gd name="T87" fmla="*/ 3045 h 2883"/>
                              <a:gd name="T88" fmla="+- 0 4240 1711"/>
                              <a:gd name="T89" fmla="*/ T88 w 2622"/>
                              <a:gd name="T90" fmla="+- 0 2913 964"/>
                              <a:gd name="T91" fmla="*/ 2913 h 2883"/>
                              <a:gd name="T92" fmla="+- 0 4285 1711"/>
                              <a:gd name="T93" fmla="*/ T92 w 2622"/>
                              <a:gd name="T94" fmla="+- 0 2774 964"/>
                              <a:gd name="T95" fmla="*/ 2774 h 2883"/>
                              <a:gd name="T96" fmla="+- 0 4315 1711"/>
                              <a:gd name="T97" fmla="*/ T96 w 2622"/>
                              <a:gd name="T98" fmla="+- 0 2630 964"/>
                              <a:gd name="T99" fmla="*/ 2630 h 2883"/>
                              <a:gd name="T100" fmla="+- 0 4331 1711"/>
                              <a:gd name="T101" fmla="*/ T100 w 2622"/>
                              <a:gd name="T102" fmla="+- 0 2481 964"/>
                              <a:gd name="T103" fmla="*/ 2481 h 2883"/>
                              <a:gd name="T104" fmla="+- 0 4331 1711"/>
                              <a:gd name="T105" fmla="*/ T104 w 2622"/>
                              <a:gd name="T106" fmla="+- 0 2329 964"/>
                              <a:gd name="T107" fmla="*/ 2329 h 2883"/>
                              <a:gd name="T108" fmla="+- 0 4315 1711"/>
                              <a:gd name="T109" fmla="*/ T108 w 2622"/>
                              <a:gd name="T110" fmla="+- 0 2180 964"/>
                              <a:gd name="T111" fmla="*/ 2180 h 2883"/>
                              <a:gd name="T112" fmla="+- 0 4285 1711"/>
                              <a:gd name="T113" fmla="*/ T112 w 2622"/>
                              <a:gd name="T114" fmla="+- 0 2035 964"/>
                              <a:gd name="T115" fmla="*/ 2035 h 2883"/>
                              <a:gd name="T116" fmla="+- 0 4240 1711"/>
                              <a:gd name="T117" fmla="*/ T116 w 2622"/>
                              <a:gd name="T118" fmla="+- 0 1897 964"/>
                              <a:gd name="T119" fmla="*/ 1897 h 2883"/>
                              <a:gd name="T120" fmla="+- 0 4181 1711"/>
                              <a:gd name="T121" fmla="*/ T120 w 2622"/>
                              <a:gd name="T122" fmla="+- 0 1764 964"/>
                              <a:gd name="T123" fmla="*/ 1764 h 2883"/>
                              <a:gd name="T124" fmla="+- 0 4110 1711"/>
                              <a:gd name="T125" fmla="*/ T124 w 2622"/>
                              <a:gd name="T126" fmla="+- 0 1639 964"/>
                              <a:gd name="T127" fmla="*/ 1639 h 2883"/>
                              <a:gd name="T128" fmla="+- 0 4028 1711"/>
                              <a:gd name="T129" fmla="*/ T128 w 2622"/>
                              <a:gd name="T130" fmla="+- 0 1522 964"/>
                              <a:gd name="T131" fmla="*/ 1522 h 2883"/>
                              <a:gd name="T132" fmla="+- 0 3934 1711"/>
                              <a:gd name="T133" fmla="*/ T132 w 2622"/>
                              <a:gd name="T134" fmla="+- 0 1413 964"/>
                              <a:gd name="T135" fmla="*/ 1413 h 2883"/>
                              <a:gd name="T136" fmla="+- 0 3831 1711"/>
                              <a:gd name="T137" fmla="*/ T136 w 2622"/>
                              <a:gd name="T138" fmla="+- 0 1315 964"/>
                              <a:gd name="T139" fmla="*/ 1315 h 2883"/>
                              <a:gd name="T140" fmla="+- 0 3718 1711"/>
                              <a:gd name="T141" fmla="*/ T140 w 2622"/>
                              <a:gd name="T142" fmla="+- 0 1226 964"/>
                              <a:gd name="T143" fmla="*/ 1226 h 2883"/>
                              <a:gd name="T144" fmla="+- 0 3596 1711"/>
                              <a:gd name="T145" fmla="*/ T144 w 2622"/>
                              <a:gd name="T146" fmla="+- 0 1150 964"/>
                              <a:gd name="T147" fmla="*/ 1150 h 2883"/>
                              <a:gd name="T148" fmla="+- 0 3467 1711"/>
                              <a:gd name="T149" fmla="*/ T148 w 2622"/>
                              <a:gd name="T150" fmla="+- 0 1085 964"/>
                              <a:gd name="T151" fmla="*/ 1085 h 2883"/>
                              <a:gd name="T152" fmla="+- 0 3332 1711"/>
                              <a:gd name="T153" fmla="*/ T152 w 2622"/>
                              <a:gd name="T154" fmla="+- 0 1033 964"/>
                              <a:gd name="T155" fmla="*/ 1033 h 2883"/>
                              <a:gd name="T156" fmla="+- 0 3190 1711"/>
                              <a:gd name="T157" fmla="*/ T156 w 2622"/>
                              <a:gd name="T158" fmla="+- 0 995 964"/>
                              <a:gd name="T159" fmla="*/ 995 h 2883"/>
                              <a:gd name="T160" fmla="+- 0 3043 1711"/>
                              <a:gd name="T161" fmla="*/ T160 w 2622"/>
                              <a:gd name="T162" fmla="+- 0 972 964"/>
                              <a:gd name="T163" fmla="*/ 972 h 2883"/>
                              <a:gd name="T164" fmla="+- 0 2892 1711"/>
                              <a:gd name="T165" fmla="*/ T164 w 2622"/>
                              <a:gd name="T166" fmla="+- 0 964 964"/>
                              <a:gd name="T167" fmla="*/ 964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622" h="2883">
                                <a:moveTo>
                                  <a:pt x="1181" y="0"/>
                                </a:moveTo>
                                <a:lnTo>
                                  <a:pt x="1134" y="0"/>
                                </a:lnTo>
                                <a:lnTo>
                                  <a:pt x="1181" y="1441"/>
                                </a:lnTo>
                                <a:lnTo>
                                  <a:pt x="0" y="2267"/>
                                </a:lnTo>
                                <a:lnTo>
                                  <a:pt x="47" y="2330"/>
                                </a:lnTo>
                                <a:lnTo>
                                  <a:pt x="96" y="2389"/>
                                </a:lnTo>
                                <a:lnTo>
                                  <a:pt x="149" y="2446"/>
                                </a:lnTo>
                                <a:lnTo>
                                  <a:pt x="204" y="2500"/>
                                </a:lnTo>
                                <a:lnTo>
                                  <a:pt x="262" y="2550"/>
                                </a:lnTo>
                                <a:lnTo>
                                  <a:pt x="322" y="2597"/>
                                </a:lnTo>
                                <a:lnTo>
                                  <a:pt x="384" y="2641"/>
                                </a:lnTo>
                                <a:lnTo>
                                  <a:pt x="449" y="2682"/>
                                </a:lnTo>
                                <a:lnTo>
                                  <a:pt x="516" y="2719"/>
                                </a:lnTo>
                                <a:lnTo>
                                  <a:pt x="584" y="2752"/>
                                </a:lnTo>
                                <a:lnTo>
                                  <a:pt x="654" y="2782"/>
                                </a:lnTo>
                                <a:lnTo>
                                  <a:pt x="726" y="2808"/>
                                </a:lnTo>
                                <a:lnTo>
                                  <a:pt x="799" y="2830"/>
                                </a:lnTo>
                                <a:lnTo>
                                  <a:pt x="874" y="2849"/>
                                </a:lnTo>
                                <a:lnTo>
                                  <a:pt x="949" y="2863"/>
                                </a:lnTo>
                                <a:lnTo>
                                  <a:pt x="1026" y="2873"/>
                                </a:lnTo>
                                <a:lnTo>
                                  <a:pt x="1103" y="2880"/>
                                </a:lnTo>
                                <a:lnTo>
                                  <a:pt x="1181" y="2882"/>
                                </a:lnTo>
                                <a:lnTo>
                                  <a:pt x="1257" y="2880"/>
                                </a:lnTo>
                                <a:lnTo>
                                  <a:pt x="1332" y="2874"/>
                                </a:lnTo>
                                <a:lnTo>
                                  <a:pt x="1406" y="2864"/>
                                </a:lnTo>
                                <a:lnTo>
                                  <a:pt x="1479" y="2850"/>
                                </a:lnTo>
                                <a:lnTo>
                                  <a:pt x="1551" y="2833"/>
                                </a:lnTo>
                                <a:lnTo>
                                  <a:pt x="1621" y="2812"/>
                                </a:lnTo>
                                <a:lnTo>
                                  <a:pt x="1689" y="2788"/>
                                </a:lnTo>
                                <a:lnTo>
                                  <a:pt x="1756" y="2761"/>
                                </a:lnTo>
                                <a:lnTo>
                                  <a:pt x="1822" y="2730"/>
                                </a:lnTo>
                                <a:lnTo>
                                  <a:pt x="1885" y="2696"/>
                                </a:lnTo>
                                <a:lnTo>
                                  <a:pt x="1947" y="2659"/>
                                </a:lnTo>
                                <a:lnTo>
                                  <a:pt x="2007" y="2619"/>
                                </a:lnTo>
                                <a:lnTo>
                                  <a:pt x="2064" y="2576"/>
                                </a:lnTo>
                                <a:lnTo>
                                  <a:pt x="2120" y="2531"/>
                                </a:lnTo>
                                <a:lnTo>
                                  <a:pt x="2173" y="2483"/>
                                </a:lnTo>
                                <a:lnTo>
                                  <a:pt x="2223" y="2432"/>
                                </a:lnTo>
                                <a:lnTo>
                                  <a:pt x="2271" y="2379"/>
                                </a:lnTo>
                                <a:lnTo>
                                  <a:pt x="2317" y="2324"/>
                                </a:lnTo>
                                <a:lnTo>
                                  <a:pt x="2359" y="2266"/>
                                </a:lnTo>
                                <a:lnTo>
                                  <a:pt x="2399" y="2207"/>
                                </a:lnTo>
                                <a:lnTo>
                                  <a:pt x="2436" y="2145"/>
                                </a:lnTo>
                                <a:lnTo>
                                  <a:pt x="2470" y="2081"/>
                                </a:lnTo>
                                <a:lnTo>
                                  <a:pt x="2501" y="2016"/>
                                </a:lnTo>
                                <a:lnTo>
                                  <a:pt x="2529" y="1949"/>
                                </a:lnTo>
                                <a:lnTo>
                                  <a:pt x="2553" y="1880"/>
                                </a:lnTo>
                                <a:lnTo>
                                  <a:pt x="2574" y="1810"/>
                                </a:lnTo>
                                <a:lnTo>
                                  <a:pt x="2591" y="1739"/>
                                </a:lnTo>
                                <a:lnTo>
                                  <a:pt x="2604" y="1666"/>
                                </a:lnTo>
                                <a:lnTo>
                                  <a:pt x="2614" y="1592"/>
                                </a:lnTo>
                                <a:lnTo>
                                  <a:pt x="2620" y="1517"/>
                                </a:lnTo>
                                <a:lnTo>
                                  <a:pt x="2622" y="1441"/>
                                </a:lnTo>
                                <a:lnTo>
                                  <a:pt x="2620" y="1365"/>
                                </a:lnTo>
                                <a:lnTo>
                                  <a:pt x="2614" y="1290"/>
                                </a:lnTo>
                                <a:lnTo>
                                  <a:pt x="2604" y="1216"/>
                                </a:lnTo>
                                <a:lnTo>
                                  <a:pt x="2591" y="1143"/>
                                </a:lnTo>
                                <a:lnTo>
                                  <a:pt x="2574" y="1071"/>
                                </a:lnTo>
                                <a:lnTo>
                                  <a:pt x="2553" y="1001"/>
                                </a:lnTo>
                                <a:lnTo>
                                  <a:pt x="2529" y="933"/>
                                </a:lnTo>
                                <a:lnTo>
                                  <a:pt x="2501" y="865"/>
                                </a:lnTo>
                                <a:lnTo>
                                  <a:pt x="2470" y="800"/>
                                </a:lnTo>
                                <a:lnTo>
                                  <a:pt x="2436" y="737"/>
                                </a:lnTo>
                                <a:lnTo>
                                  <a:pt x="2399" y="675"/>
                                </a:lnTo>
                                <a:lnTo>
                                  <a:pt x="2359" y="615"/>
                                </a:lnTo>
                                <a:lnTo>
                                  <a:pt x="2317" y="558"/>
                                </a:lnTo>
                                <a:lnTo>
                                  <a:pt x="2271" y="502"/>
                                </a:lnTo>
                                <a:lnTo>
                                  <a:pt x="2223" y="449"/>
                                </a:lnTo>
                                <a:lnTo>
                                  <a:pt x="2173" y="399"/>
                                </a:lnTo>
                                <a:lnTo>
                                  <a:pt x="2120" y="351"/>
                                </a:lnTo>
                                <a:lnTo>
                                  <a:pt x="2064" y="305"/>
                                </a:lnTo>
                                <a:lnTo>
                                  <a:pt x="2007" y="262"/>
                                </a:lnTo>
                                <a:lnTo>
                                  <a:pt x="1947" y="223"/>
                                </a:lnTo>
                                <a:lnTo>
                                  <a:pt x="1885" y="186"/>
                                </a:lnTo>
                                <a:lnTo>
                                  <a:pt x="1822" y="152"/>
                                </a:lnTo>
                                <a:lnTo>
                                  <a:pt x="1756" y="121"/>
                                </a:lnTo>
                                <a:lnTo>
                                  <a:pt x="1689" y="93"/>
                                </a:lnTo>
                                <a:lnTo>
                                  <a:pt x="1621" y="69"/>
                                </a:lnTo>
                                <a:lnTo>
                                  <a:pt x="1551" y="48"/>
                                </a:lnTo>
                                <a:lnTo>
                                  <a:pt x="1479" y="31"/>
                                </a:lnTo>
                                <a:lnTo>
                                  <a:pt x="1406" y="17"/>
                                </a:lnTo>
                                <a:lnTo>
                                  <a:pt x="1332" y="8"/>
                                </a:lnTo>
                                <a:lnTo>
                                  <a:pt x="1257" y="2"/>
                                </a:lnTo>
                                <a:lnTo>
                                  <a:pt x="1181" y="0"/>
                                </a:lnTo>
                                <a:close/>
                              </a:path>
                            </a:pathLst>
                          </a:custGeom>
                          <a:solidFill>
                            <a:srgbClr val="00539F"/>
                          </a:solidFill>
                          <a:ln>
                            <a:noFill/>
                          </a:ln>
                        </wps:spPr>
                        <wps:bodyPr rot="0" vert="horz" wrap="square" lIns="91440" tIns="45720" rIns="91440" bIns="45720" anchor="t" anchorCtr="0" upright="1">
                          <a:noAutofit/>
                        </wps:bodyPr>
                      </wps:wsp>
                      <wps:wsp>
                        <wps:cNvPr id="724" name="docshape255"/>
                        <wps:cNvSpPr/>
                        <wps:spPr bwMode="auto">
                          <a:xfrm>
                            <a:off x="1451" y="1074"/>
                            <a:ext cx="2660" cy="2771"/>
                          </a:xfrm>
                          <a:custGeom>
                            <a:avLst/>
                            <a:gdLst>
                              <a:gd name="T0" fmla="+- 0 2265 1451"/>
                              <a:gd name="T1" fmla="*/ T0 w 2660"/>
                              <a:gd name="T2" fmla="+- 0 1107 1075"/>
                              <a:gd name="T3" fmla="*/ 1107 h 2771"/>
                              <a:gd name="T4" fmla="+- 0 2129 1451"/>
                              <a:gd name="T5" fmla="*/ T4 w 2660"/>
                              <a:gd name="T6" fmla="+- 0 1183 1075"/>
                              <a:gd name="T7" fmla="*/ 1183 h 2771"/>
                              <a:gd name="T8" fmla="+- 0 2003 1451"/>
                              <a:gd name="T9" fmla="*/ T8 w 2660"/>
                              <a:gd name="T10" fmla="+- 0 1271 1075"/>
                              <a:gd name="T11" fmla="*/ 1271 h 2771"/>
                              <a:gd name="T12" fmla="+- 0 1887 1451"/>
                              <a:gd name="T13" fmla="*/ T12 w 2660"/>
                              <a:gd name="T14" fmla="+- 0 1372 1075"/>
                              <a:gd name="T15" fmla="*/ 1372 h 2771"/>
                              <a:gd name="T16" fmla="+- 0 1784 1451"/>
                              <a:gd name="T17" fmla="*/ T16 w 2660"/>
                              <a:gd name="T18" fmla="+- 0 1484 1075"/>
                              <a:gd name="T19" fmla="*/ 1484 h 2771"/>
                              <a:gd name="T20" fmla="+- 0 1693 1451"/>
                              <a:gd name="T21" fmla="*/ T20 w 2660"/>
                              <a:gd name="T22" fmla="+- 0 1606 1075"/>
                              <a:gd name="T23" fmla="*/ 1606 h 2771"/>
                              <a:gd name="T24" fmla="+- 0 1616 1451"/>
                              <a:gd name="T25" fmla="*/ T24 w 2660"/>
                              <a:gd name="T26" fmla="+- 0 1737 1075"/>
                              <a:gd name="T27" fmla="*/ 1737 h 2771"/>
                              <a:gd name="T28" fmla="+- 0 1552 1451"/>
                              <a:gd name="T29" fmla="*/ T28 w 2660"/>
                              <a:gd name="T30" fmla="+- 0 1875 1075"/>
                              <a:gd name="T31" fmla="*/ 1875 h 2771"/>
                              <a:gd name="T32" fmla="+- 0 1503 1451"/>
                              <a:gd name="T33" fmla="*/ T32 w 2660"/>
                              <a:gd name="T34" fmla="+- 0 2020 1075"/>
                              <a:gd name="T35" fmla="*/ 2020 h 2771"/>
                              <a:gd name="T36" fmla="+- 0 1470 1451"/>
                              <a:gd name="T37" fmla="*/ T36 w 2660"/>
                              <a:gd name="T38" fmla="+- 0 2171 1075"/>
                              <a:gd name="T39" fmla="*/ 2171 h 2771"/>
                              <a:gd name="T40" fmla="+- 0 1453 1451"/>
                              <a:gd name="T41" fmla="*/ T40 w 2660"/>
                              <a:gd name="T42" fmla="+- 0 2326 1075"/>
                              <a:gd name="T43" fmla="*/ 2326 h 2771"/>
                              <a:gd name="T44" fmla="+- 0 1453 1451"/>
                              <a:gd name="T45" fmla="*/ T44 w 2660"/>
                              <a:gd name="T46" fmla="+- 0 2481 1075"/>
                              <a:gd name="T47" fmla="*/ 2481 h 2771"/>
                              <a:gd name="T48" fmla="+- 0 1469 1451"/>
                              <a:gd name="T49" fmla="*/ T48 w 2660"/>
                              <a:gd name="T50" fmla="+- 0 2630 1075"/>
                              <a:gd name="T51" fmla="*/ 2630 h 2771"/>
                              <a:gd name="T52" fmla="+- 0 1500 1451"/>
                              <a:gd name="T53" fmla="*/ T52 w 2660"/>
                              <a:gd name="T54" fmla="+- 0 2774 1075"/>
                              <a:gd name="T55" fmla="*/ 2774 h 2771"/>
                              <a:gd name="T56" fmla="+- 0 1545 1451"/>
                              <a:gd name="T57" fmla="*/ T56 w 2660"/>
                              <a:gd name="T58" fmla="+- 0 2913 1075"/>
                              <a:gd name="T59" fmla="*/ 2913 h 2771"/>
                              <a:gd name="T60" fmla="+- 0 1603 1451"/>
                              <a:gd name="T61" fmla="*/ T60 w 2660"/>
                              <a:gd name="T62" fmla="+- 0 3045 1075"/>
                              <a:gd name="T63" fmla="*/ 3045 h 2771"/>
                              <a:gd name="T64" fmla="+- 0 1674 1451"/>
                              <a:gd name="T65" fmla="*/ T64 w 2660"/>
                              <a:gd name="T66" fmla="+- 0 3171 1075"/>
                              <a:gd name="T67" fmla="*/ 3171 h 2771"/>
                              <a:gd name="T68" fmla="+- 0 1757 1451"/>
                              <a:gd name="T69" fmla="*/ T68 w 2660"/>
                              <a:gd name="T70" fmla="+- 0 3288 1075"/>
                              <a:gd name="T71" fmla="*/ 3288 h 2771"/>
                              <a:gd name="T72" fmla="+- 0 1850 1451"/>
                              <a:gd name="T73" fmla="*/ T72 w 2660"/>
                              <a:gd name="T74" fmla="+- 0 3396 1075"/>
                              <a:gd name="T75" fmla="*/ 3396 h 2771"/>
                              <a:gd name="T76" fmla="+- 0 1954 1451"/>
                              <a:gd name="T77" fmla="*/ T76 w 2660"/>
                              <a:gd name="T78" fmla="+- 0 3495 1075"/>
                              <a:gd name="T79" fmla="*/ 3495 h 2771"/>
                              <a:gd name="T80" fmla="+- 0 2067 1451"/>
                              <a:gd name="T81" fmla="*/ T80 w 2660"/>
                              <a:gd name="T82" fmla="+- 0 3583 1075"/>
                              <a:gd name="T83" fmla="*/ 3583 h 2771"/>
                              <a:gd name="T84" fmla="+- 0 2188 1451"/>
                              <a:gd name="T85" fmla="*/ T84 w 2660"/>
                              <a:gd name="T86" fmla="+- 0 3660 1075"/>
                              <a:gd name="T87" fmla="*/ 3660 h 2771"/>
                              <a:gd name="T88" fmla="+- 0 2317 1451"/>
                              <a:gd name="T89" fmla="*/ T88 w 2660"/>
                              <a:gd name="T90" fmla="+- 0 3725 1075"/>
                              <a:gd name="T91" fmla="*/ 3725 h 2771"/>
                              <a:gd name="T92" fmla="+- 0 2453 1451"/>
                              <a:gd name="T93" fmla="*/ T92 w 2660"/>
                              <a:gd name="T94" fmla="+- 0 3776 1075"/>
                              <a:gd name="T95" fmla="*/ 3776 h 2771"/>
                              <a:gd name="T96" fmla="+- 0 2594 1451"/>
                              <a:gd name="T97" fmla="*/ T96 w 2660"/>
                              <a:gd name="T98" fmla="+- 0 3814 1075"/>
                              <a:gd name="T99" fmla="*/ 3814 h 2771"/>
                              <a:gd name="T100" fmla="+- 0 2741 1451"/>
                              <a:gd name="T101" fmla="*/ T100 w 2660"/>
                              <a:gd name="T102" fmla="+- 0 3838 1075"/>
                              <a:gd name="T103" fmla="*/ 3838 h 2771"/>
                              <a:gd name="T104" fmla="+- 0 2892 1451"/>
                              <a:gd name="T105" fmla="*/ T104 w 2660"/>
                              <a:gd name="T106" fmla="+- 0 3846 1075"/>
                              <a:gd name="T107" fmla="*/ 3846 h 2771"/>
                              <a:gd name="T108" fmla="+- 0 3047 1451"/>
                              <a:gd name="T109" fmla="*/ T108 w 2660"/>
                              <a:gd name="T110" fmla="+- 0 3837 1075"/>
                              <a:gd name="T111" fmla="*/ 3837 h 2771"/>
                              <a:gd name="T112" fmla="+- 0 3198 1451"/>
                              <a:gd name="T113" fmla="*/ T112 w 2660"/>
                              <a:gd name="T114" fmla="+- 0 3813 1075"/>
                              <a:gd name="T115" fmla="*/ 3813 h 2771"/>
                              <a:gd name="T116" fmla="+- 0 3345 1451"/>
                              <a:gd name="T117" fmla="*/ T116 w 2660"/>
                              <a:gd name="T118" fmla="+- 0 3773 1075"/>
                              <a:gd name="T119" fmla="*/ 3773 h 2771"/>
                              <a:gd name="T120" fmla="+- 0 3487 1451"/>
                              <a:gd name="T121" fmla="*/ T120 w 2660"/>
                              <a:gd name="T122" fmla="+- 0 3717 1075"/>
                              <a:gd name="T123" fmla="*/ 3717 h 2771"/>
                              <a:gd name="T124" fmla="+- 0 3621 1451"/>
                              <a:gd name="T125" fmla="*/ T124 w 2660"/>
                              <a:gd name="T126" fmla="+- 0 3648 1075"/>
                              <a:gd name="T127" fmla="*/ 3648 h 2771"/>
                              <a:gd name="T128" fmla="+- 0 3748 1451"/>
                              <a:gd name="T129" fmla="*/ T128 w 2660"/>
                              <a:gd name="T130" fmla="+- 0 3564 1075"/>
                              <a:gd name="T131" fmla="*/ 3564 h 2771"/>
                              <a:gd name="T132" fmla="+- 0 3865 1451"/>
                              <a:gd name="T133" fmla="*/ T132 w 2660"/>
                              <a:gd name="T134" fmla="+- 0 3468 1075"/>
                              <a:gd name="T135" fmla="*/ 3468 h 2771"/>
                              <a:gd name="T136" fmla="+- 0 3972 1451"/>
                              <a:gd name="T137" fmla="*/ T136 w 2660"/>
                              <a:gd name="T138" fmla="+- 0 3359 1075"/>
                              <a:gd name="T139" fmla="*/ 3359 h 2771"/>
                              <a:gd name="T140" fmla="+- 0 4068 1451"/>
                              <a:gd name="T141" fmla="*/ T140 w 2660"/>
                              <a:gd name="T142" fmla="+- 0 3238 1075"/>
                              <a:gd name="T143" fmla="*/ 3238 h 2771"/>
                              <a:gd name="T144" fmla="+- 0 2892 1451"/>
                              <a:gd name="T145" fmla="*/ T144 w 2660"/>
                              <a:gd name="T146" fmla="+- 0 2405 1075"/>
                              <a:gd name="T147" fmla="*/ 2405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660" h="2771">
                                <a:moveTo>
                                  <a:pt x="886" y="0"/>
                                </a:moveTo>
                                <a:lnTo>
                                  <a:pt x="814" y="32"/>
                                </a:lnTo>
                                <a:lnTo>
                                  <a:pt x="745" y="68"/>
                                </a:lnTo>
                                <a:lnTo>
                                  <a:pt x="678" y="108"/>
                                </a:lnTo>
                                <a:lnTo>
                                  <a:pt x="613" y="150"/>
                                </a:lnTo>
                                <a:lnTo>
                                  <a:pt x="552" y="196"/>
                                </a:lnTo>
                                <a:lnTo>
                                  <a:pt x="493" y="245"/>
                                </a:lnTo>
                                <a:lnTo>
                                  <a:pt x="436" y="297"/>
                                </a:lnTo>
                                <a:lnTo>
                                  <a:pt x="383" y="352"/>
                                </a:lnTo>
                                <a:lnTo>
                                  <a:pt x="333" y="409"/>
                                </a:lnTo>
                                <a:lnTo>
                                  <a:pt x="286" y="469"/>
                                </a:lnTo>
                                <a:lnTo>
                                  <a:pt x="242" y="531"/>
                                </a:lnTo>
                                <a:lnTo>
                                  <a:pt x="202" y="595"/>
                                </a:lnTo>
                                <a:lnTo>
                                  <a:pt x="165" y="662"/>
                                </a:lnTo>
                                <a:lnTo>
                                  <a:pt x="131" y="730"/>
                                </a:lnTo>
                                <a:lnTo>
                                  <a:pt x="101" y="800"/>
                                </a:lnTo>
                                <a:lnTo>
                                  <a:pt x="75" y="872"/>
                                </a:lnTo>
                                <a:lnTo>
                                  <a:pt x="52" y="945"/>
                                </a:lnTo>
                                <a:lnTo>
                                  <a:pt x="34" y="1020"/>
                                </a:lnTo>
                                <a:lnTo>
                                  <a:pt x="19" y="1096"/>
                                </a:lnTo>
                                <a:lnTo>
                                  <a:pt x="9" y="1173"/>
                                </a:lnTo>
                                <a:lnTo>
                                  <a:pt x="2" y="1251"/>
                                </a:lnTo>
                                <a:lnTo>
                                  <a:pt x="0" y="1330"/>
                                </a:lnTo>
                                <a:lnTo>
                                  <a:pt x="2" y="1406"/>
                                </a:lnTo>
                                <a:lnTo>
                                  <a:pt x="8" y="1481"/>
                                </a:lnTo>
                                <a:lnTo>
                                  <a:pt x="18" y="1555"/>
                                </a:lnTo>
                                <a:lnTo>
                                  <a:pt x="32" y="1628"/>
                                </a:lnTo>
                                <a:lnTo>
                                  <a:pt x="49" y="1699"/>
                                </a:lnTo>
                                <a:lnTo>
                                  <a:pt x="70" y="1769"/>
                                </a:lnTo>
                                <a:lnTo>
                                  <a:pt x="94" y="1838"/>
                                </a:lnTo>
                                <a:lnTo>
                                  <a:pt x="121" y="1905"/>
                                </a:lnTo>
                                <a:lnTo>
                                  <a:pt x="152" y="1970"/>
                                </a:lnTo>
                                <a:lnTo>
                                  <a:pt x="186" y="2034"/>
                                </a:lnTo>
                                <a:lnTo>
                                  <a:pt x="223" y="2096"/>
                                </a:lnTo>
                                <a:lnTo>
                                  <a:pt x="263" y="2155"/>
                                </a:lnTo>
                                <a:lnTo>
                                  <a:pt x="306" y="2213"/>
                                </a:lnTo>
                                <a:lnTo>
                                  <a:pt x="351" y="2268"/>
                                </a:lnTo>
                                <a:lnTo>
                                  <a:pt x="399" y="2321"/>
                                </a:lnTo>
                                <a:lnTo>
                                  <a:pt x="450" y="2372"/>
                                </a:lnTo>
                                <a:lnTo>
                                  <a:pt x="503" y="2420"/>
                                </a:lnTo>
                                <a:lnTo>
                                  <a:pt x="558" y="2465"/>
                                </a:lnTo>
                                <a:lnTo>
                                  <a:pt x="616" y="2508"/>
                                </a:lnTo>
                                <a:lnTo>
                                  <a:pt x="675" y="2548"/>
                                </a:lnTo>
                                <a:lnTo>
                                  <a:pt x="737" y="2585"/>
                                </a:lnTo>
                                <a:lnTo>
                                  <a:pt x="801" y="2619"/>
                                </a:lnTo>
                                <a:lnTo>
                                  <a:pt x="866" y="2650"/>
                                </a:lnTo>
                                <a:lnTo>
                                  <a:pt x="933" y="2677"/>
                                </a:lnTo>
                                <a:lnTo>
                                  <a:pt x="1002" y="2701"/>
                                </a:lnTo>
                                <a:lnTo>
                                  <a:pt x="1072" y="2722"/>
                                </a:lnTo>
                                <a:lnTo>
                                  <a:pt x="1143" y="2739"/>
                                </a:lnTo>
                                <a:lnTo>
                                  <a:pt x="1216" y="2753"/>
                                </a:lnTo>
                                <a:lnTo>
                                  <a:pt x="1290" y="2763"/>
                                </a:lnTo>
                                <a:lnTo>
                                  <a:pt x="1365" y="2769"/>
                                </a:lnTo>
                                <a:lnTo>
                                  <a:pt x="1441" y="2771"/>
                                </a:lnTo>
                                <a:lnTo>
                                  <a:pt x="1519" y="2769"/>
                                </a:lnTo>
                                <a:lnTo>
                                  <a:pt x="1596" y="2762"/>
                                </a:lnTo>
                                <a:lnTo>
                                  <a:pt x="1672" y="2752"/>
                                </a:lnTo>
                                <a:lnTo>
                                  <a:pt x="1747" y="2738"/>
                                </a:lnTo>
                                <a:lnTo>
                                  <a:pt x="1821" y="2720"/>
                                </a:lnTo>
                                <a:lnTo>
                                  <a:pt x="1894" y="2698"/>
                                </a:lnTo>
                                <a:lnTo>
                                  <a:pt x="1966" y="2672"/>
                                </a:lnTo>
                                <a:lnTo>
                                  <a:pt x="2036" y="2642"/>
                                </a:lnTo>
                                <a:lnTo>
                                  <a:pt x="2104" y="2609"/>
                                </a:lnTo>
                                <a:lnTo>
                                  <a:pt x="2170" y="2573"/>
                                </a:lnTo>
                                <a:lnTo>
                                  <a:pt x="2234" y="2533"/>
                                </a:lnTo>
                                <a:lnTo>
                                  <a:pt x="2297" y="2489"/>
                                </a:lnTo>
                                <a:lnTo>
                                  <a:pt x="2356" y="2443"/>
                                </a:lnTo>
                                <a:lnTo>
                                  <a:pt x="2414" y="2393"/>
                                </a:lnTo>
                                <a:lnTo>
                                  <a:pt x="2469" y="2340"/>
                                </a:lnTo>
                                <a:lnTo>
                                  <a:pt x="2521" y="2284"/>
                                </a:lnTo>
                                <a:lnTo>
                                  <a:pt x="2570" y="2225"/>
                                </a:lnTo>
                                <a:lnTo>
                                  <a:pt x="2617" y="2163"/>
                                </a:lnTo>
                                <a:lnTo>
                                  <a:pt x="2660" y="2099"/>
                                </a:lnTo>
                                <a:lnTo>
                                  <a:pt x="1441" y="1330"/>
                                </a:lnTo>
                                <a:lnTo>
                                  <a:pt x="886" y="0"/>
                                </a:lnTo>
                                <a:close/>
                              </a:path>
                            </a:pathLst>
                          </a:custGeom>
                          <a:solidFill>
                            <a:srgbClr val="0093FF"/>
                          </a:solidFill>
                          <a:ln>
                            <a:noFill/>
                          </a:ln>
                        </wps:spPr>
                        <wps:bodyPr rot="0" vert="horz" wrap="square" lIns="91440" tIns="45720" rIns="91440" bIns="45720" anchor="t" anchorCtr="0" upright="1">
                          <a:noAutofit/>
                        </wps:bodyPr>
                      </wps:wsp>
                      <wps:wsp>
                        <wps:cNvPr id="725" name="docshape256"/>
                        <wps:cNvSpPr/>
                        <wps:spPr bwMode="auto">
                          <a:xfrm>
                            <a:off x="1451" y="1074"/>
                            <a:ext cx="2660" cy="2771"/>
                          </a:xfrm>
                          <a:custGeom>
                            <a:avLst/>
                            <a:gdLst>
                              <a:gd name="T0" fmla="+- 0 4111 1451"/>
                              <a:gd name="T1" fmla="*/ T0 w 2660"/>
                              <a:gd name="T2" fmla="+- 0 3174 1075"/>
                              <a:gd name="T3" fmla="*/ 3174 h 2771"/>
                              <a:gd name="T4" fmla="+- 0 4021 1451"/>
                              <a:gd name="T5" fmla="*/ T4 w 2660"/>
                              <a:gd name="T6" fmla="+- 0 3300 1075"/>
                              <a:gd name="T7" fmla="*/ 3300 h 2771"/>
                              <a:gd name="T8" fmla="+- 0 3920 1451"/>
                              <a:gd name="T9" fmla="*/ T8 w 2660"/>
                              <a:gd name="T10" fmla="+- 0 3415 1075"/>
                              <a:gd name="T11" fmla="*/ 3415 h 2771"/>
                              <a:gd name="T12" fmla="+- 0 3807 1451"/>
                              <a:gd name="T13" fmla="*/ T12 w 2660"/>
                              <a:gd name="T14" fmla="+- 0 3518 1075"/>
                              <a:gd name="T15" fmla="*/ 3518 h 2771"/>
                              <a:gd name="T16" fmla="+- 0 3685 1451"/>
                              <a:gd name="T17" fmla="*/ T16 w 2660"/>
                              <a:gd name="T18" fmla="+- 0 3608 1075"/>
                              <a:gd name="T19" fmla="*/ 3608 h 2771"/>
                              <a:gd name="T20" fmla="+- 0 3555 1451"/>
                              <a:gd name="T21" fmla="*/ T20 w 2660"/>
                              <a:gd name="T22" fmla="+- 0 3684 1075"/>
                              <a:gd name="T23" fmla="*/ 3684 h 2771"/>
                              <a:gd name="T24" fmla="+- 0 3417 1451"/>
                              <a:gd name="T25" fmla="*/ T24 w 2660"/>
                              <a:gd name="T26" fmla="+- 0 3747 1075"/>
                              <a:gd name="T27" fmla="*/ 3747 h 2771"/>
                              <a:gd name="T28" fmla="+- 0 3272 1451"/>
                              <a:gd name="T29" fmla="*/ T28 w 2660"/>
                              <a:gd name="T30" fmla="+- 0 3795 1075"/>
                              <a:gd name="T31" fmla="*/ 3795 h 2771"/>
                              <a:gd name="T32" fmla="+- 0 3123 1451"/>
                              <a:gd name="T33" fmla="*/ T32 w 2660"/>
                              <a:gd name="T34" fmla="+- 0 3827 1075"/>
                              <a:gd name="T35" fmla="*/ 3827 h 2771"/>
                              <a:gd name="T36" fmla="+- 0 2970 1451"/>
                              <a:gd name="T37" fmla="*/ T36 w 2660"/>
                              <a:gd name="T38" fmla="+- 0 3844 1075"/>
                              <a:gd name="T39" fmla="*/ 3844 h 2771"/>
                              <a:gd name="T40" fmla="+- 0 2816 1451"/>
                              <a:gd name="T41" fmla="*/ T40 w 2660"/>
                              <a:gd name="T42" fmla="+- 0 3844 1075"/>
                              <a:gd name="T43" fmla="*/ 3844 h 2771"/>
                              <a:gd name="T44" fmla="+- 0 2667 1451"/>
                              <a:gd name="T45" fmla="*/ T44 w 2660"/>
                              <a:gd name="T46" fmla="+- 0 3828 1075"/>
                              <a:gd name="T47" fmla="*/ 3828 h 2771"/>
                              <a:gd name="T48" fmla="+- 0 2523 1451"/>
                              <a:gd name="T49" fmla="*/ T48 w 2660"/>
                              <a:gd name="T50" fmla="+- 0 3797 1075"/>
                              <a:gd name="T51" fmla="*/ 3797 h 2771"/>
                              <a:gd name="T52" fmla="+- 0 2384 1451"/>
                              <a:gd name="T53" fmla="*/ T52 w 2660"/>
                              <a:gd name="T54" fmla="+- 0 3752 1075"/>
                              <a:gd name="T55" fmla="*/ 3752 h 2771"/>
                              <a:gd name="T56" fmla="+- 0 2252 1451"/>
                              <a:gd name="T57" fmla="*/ T56 w 2660"/>
                              <a:gd name="T58" fmla="+- 0 3694 1075"/>
                              <a:gd name="T59" fmla="*/ 3694 h 2771"/>
                              <a:gd name="T60" fmla="+- 0 2126 1451"/>
                              <a:gd name="T61" fmla="*/ T60 w 2660"/>
                              <a:gd name="T62" fmla="+- 0 3623 1075"/>
                              <a:gd name="T63" fmla="*/ 3623 h 2771"/>
                              <a:gd name="T64" fmla="+- 0 2009 1451"/>
                              <a:gd name="T65" fmla="*/ T64 w 2660"/>
                              <a:gd name="T66" fmla="+- 0 3540 1075"/>
                              <a:gd name="T67" fmla="*/ 3540 h 2771"/>
                              <a:gd name="T68" fmla="+- 0 1901 1451"/>
                              <a:gd name="T69" fmla="*/ T68 w 2660"/>
                              <a:gd name="T70" fmla="+- 0 3447 1075"/>
                              <a:gd name="T71" fmla="*/ 3447 h 2771"/>
                              <a:gd name="T72" fmla="+- 0 1802 1451"/>
                              <a:gd name="T73" fmla="*/ T72 w 2660"/>
                              <a:gd name="T74" fmla="+- 0 3343 1075"/>
                              <a:gd name="T75" fmla="*/ 3343 h 2771"/>
                              <a:gd name="T76" fmla="+- 0 1714 1451"/>
                              <a:gd name="T77" fmla="*/ T76 w 2660"/>
                              <a:gd name="T78" fmla="+- 0 3230 1075"/>
                              <a:gd name="T79" fmla="*/ 3230 h 2771"/>
                              <a:gd name="T80" fmla="+- 0 1637 1451"/>
                              <a:gd name="T81" fmla="*/ T80 w 2660"/>
                              <a:gd name="T82" fmla="+- 0 3109 1075"/>
                              <a:gd name="T83" fmla="*/ 3109 h 2771"/>
                              <a:gd name="T84" fmla="+- 0 1572 1451"/>
                              <a:gd name="T85" fmla="*/ T84 w 2660"/>
                              <a:gd name="T86" fmla="+- 0 2980 1075"/>
                              <a:gd name="T87" fmla="*/ 2980 h 2771"/>
                              <a:gd name="T88" fmla="+- 0 1521 1451"/>
                              <a:gd name="T89" fmla="*/ T88 w 2660"/>
                              <a:gd name="T90" fmla="+- 0 2844 1075"/>
                              <a:gd name="T91" fmla="*/ 2844 h 2771"/>
                              <a:gd name="T92" fmla="+- 0 1483 1451"/>
                              <a:gd name="T93" fmla="*/ T92 w 2660"/>
                              <a:gd name="T94" fmla="+- 0 2703 1075"/>
                              <a:gd name="T95" fmla="*/ 2703 h 2771"/>
                              <a:gd name="T96" fmla="+- 0 1459 1451"/>
                              <a:gd name="T97" fmla="*/ T96 w 2660"/>
                              <a:gd name="T98" fmla="+- 0 2556 1075"/>
                              <a:gd name="T99" fmla="*/ 2556 h 2771"/>
                              <a:gd name="T100" fmla="+- 0 1451 1451"/>
                              <a:gd name="T101" fmla="*/ T100 w 2660"/>
                              <a:gd name="T102" fmla="+- 0 2405 1075"/>
                              <a:gd name="T103" fmla="*/ 2405 h 2771"/>
                              <a:gd name="T104" fmla="+- 0 1460 1451"/>
                              <a:gd name="T105" fmla="*/ T104 w 2660"/>
                              <a:gd name="T106" fmla="+- 0 2248 1075"/>
                              <a:gd name="T107" fmla="*/ 2248 h 2771"/>
                              <a:gd name="T108" fmla="+- 0 1485 1451"/>
                              <a:gd name="T109" fmla="*/ T108 w 2660"/>
                              <a:gd name="T110" fmla="+- 0 2095 1075"/>
                              <a:gd name="T111" fmla="*/ 2095 h 2771"/>
                              <a:gd name="T112" fmla="+- 0 1526 1451"/>
                              <a:gd name="T113" fmla="*/ T112 w 2660"/>
                              <a:gd name="T114" fmla="+- 0 1947 1075"/>
                              <a:gd name="T115" fmla="*/ 1947 h 2771"/>
                              <a:gd name="T116" fmla="+- 0 1582 1451"/>
                              <a:gd name="T117" fmla="*/ T116 w 2660"/>
                              <a:gd name="T118" fmla="+- 0 1805 1075"/>
                              <a:gd name="T119" fmla="*/ 1805 h 2771"/>
                              <a:gd name="T120" fmla="+- 0 1653 1451"/>
                              <a:gd name="T121" fmla="*/ T120 w 2660"/>
                              <a:gd name="T122" fmla="+- 0 1670 1075"/>
                              <a:gd name="T123" fmla="*/ 1670 h 2771"/>
                              <a:gd name="T124" fmla="+- 0 1737 1451"/>
                              <a:gd name="T125" fmla="*/ T124 w 2660"/>
                              <a:gd name="T126" fmla="+- 0 1544 1075"/>
                              <a:gd name="T127" fmla="*/ 1544 h 2771"/>
                              <a:gd name="T128" fmla="+- 0 1834 1451"/>
                              <a:gd name="T129" fmla="*/ T128 w 2660"/>
                              <a:gd name="T130" fmla="+- 0 1427 1075"/>
                              <a:gd name="T131" fmla="*/ 1427 h 2771"/>
                              <a:gd name="T132" fmla="+- 0 1944 1451"/>
                              <a:gd name="T133" fmla="*/ T132 w 2660"/>
                              <a:gd name="T134" fmla="+- 0 1320 1075"/>
                              <a:gd name="T135" fmla="*/ 1320 h 2771"/>
                              <a:gd name="T136" fmla="+- 0 2064 1451"/>
                              <a:gd name="T137" fmla="*/ T136 w 2660"/>
                              <a:gd name="T138" fmla="+- 0 1225 1075"/>
                              <a:gd name="T139" fmla="*/ 1225 h 2771"/>
                              <a:gd name="T140" fmla="+- 0 2196 1451"/>
                              <a:gd name="T141" fmla="*/ T140 w 2660"/>
                              <a:gd name="T142" fmla="+- 0 1143 1075"/>
                              <a:gd name="T143" fmla="*/ 1143 h 2771"/>
                              <a:gd name="T144" fmla="+- 0 2337 1451"/>
                              <a:gd name="T145" fmla="*/ T144 w 2660"/>
                              <a:gd name="T146" fmla="+- 0 1075 1075"/>
                              <a:gd name="T147" fmla="*/ 1075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660" h="2771">
                                <a:moveTo>
                                  <a:pt x="1441" y="1330"/>
                                </a:moveTo>
                                <a:lnTo>
                                  <a:pt x="2660" y="2099"/>
                                </a:lnTo>
                                <a:lnTo>
                                  <a:pt x="2617" y="2163"/>
                                </a:lnTo>
                                <a:lnTo>
                                  <a:pt x="2570" y="2225"/>
                                </a:lnTo>
                                <a:lnTo>
                                  <a:pt x="2521" y="2284"/>
                                </a:lnTo>
                                <a:lnTo>
                                  <a:pt x="2469" y="2340"/>
                                </a:lnTo>
                                <a:lnTo>
                                  <a:pt x="2414" y="2393"/>
                                </a:lnTo>
                                <a:lnTo>
                                  <a:pt x="2356" y="2443"/>
                                </a:lnTo>
                                <a:lnTo>
                                  <a:pt x="2297" y="2489"/>
                                </a:lnTo>
                                <a:lnTo>
                                  <a:pt x="2234" y="2533"/>
                                </a:lnTo>
                                <a:lnTo>
                                  <a:pt x="2170" y="2573"/>
                                </a:lnTo>
                                <a:lnTo>
                                  <a:pt x="2104" y="2609"/>
                                </a:lnTo>
                                <a:lnTo>
                                  <a:pt x="2036" y="2642"/>
                                </a:lnTo>
                                <a:lnTo>
                                  <a:pt x="1966" y="2672"/>
                                </a:lnTo>
                                <a:lnTo>
                                  <a:pt x="1894" y="2698"/>
                                </a:lnTo>
                                <a:lnTo>
                                  <a:pt x="1821" y="2720"/>
                                </a:lnTo>
                                <a:lnTo>
                                  <a:pt x="1747" y="2738"/>
                                </a:lnTo>
                                <a:lnTo>
                                  <a:pt x="1672" y="2752"/>
                                </a:lnTo>
                                <a:lnTo>
                                  <a:pt x="1596" y="2762"/>
                                </a:lnTo>
                                <a:lnTo>
                                  <a:pt x="1519" y="2769"/>
                                </a:lnTo>
                                <a:lnTo>
                                  <a:pt x="1441" y="2771"/>
                                </a:lnTo>
                                <a:lnTo>
                                  <a:pt x="1365" y="2769"/>
                                </a:lnTo>
                                <a:lnTo>
                                  <a:pt x="1290" y="2763"/>
                                </a:lnTo>
                                <a:lnTo>
                                  <a:pt x="1216" y="2753"/>
                                </a:lnTo>
                                <a:lnTo>
                                  <a:pt x="1143" y="2739"/>
                                </a:lnTo>
                                <a:lnTo>
                                  <a:pt x="1072" y="2722"/>
                                </a:lnTo>
                                <a:lnTo>
                                  <a:pt x="1002" y="2701"/>
                                </a:lnTo>
                                <a:lnTo>
                                  <a:pt x="933" y="2677"/>
                                </a:lnTo>
                                <a:lnTo>
                                  <a:pt x="866" y="2650"/>
                                </a:lnTo>
                                <a:lnTo>
                                  <a:pt x="801" y="2619"/>
                                </a:lnTo>
                                <a:lnTo>
                                  <a:pt x="737" y="2585"/>
                                </a:lnTo>
                                <a:lnTo>
                                  <a:pt x="675" y="2548"/>
                                </a:lnTo>
                                <a:lnTo>
                                  <a:pt x="616" y="2508"/>
                                </a:lnTo>
                                <a:lnTo>
                                  <a:pt x="558" y="2465"/>
                                </a:lnTo>
                                <a:lnTo>
                                  <a:pt x="503" y="2420"/>
                                </a:lnTo>
                                <a:lnTo>
                                  <a:pt x="450" y="2372"/>
                                </a:lnTo>
                                <a:lnTo>
                                  <a:pt x="399" y="2321"/>
                                </a:lnTo>
                                <a:lnTo>
                                  <a:pt x="351" y="2268"/>
                                </a:lnTo>
                                <a:lnTo>
                                  <a:pt x="306" y="2213"/>
                                </a:lnTo>
                                <a:lnTo>
                                  <a:pt x="263" y="2155"/>
                                </a:lnTo>
                                <a:lnTo>
                                  <a:pt x="223" y="2096"/>
                                </a:lnTo>
                                <a:lnTo>
                                  <a:pt x="186" y="2034"/>
                                </a:lnTo>
                                <a:lnTo>
                                  <a:pt x="152" y="1970"/>
                                </a:lnTo>
                                <a:lnTo>
                                  <a:pt x="121" y="1905"/>
                                </a:lnTo>
                                <a:lnTo>
                                  <a:pt x="94" y="1838"/>
                                </a:lnTo>
                                <a:lnTo>
                                  <a:pt x="70" y="1769"/>
                                </a:lnTo>
                                <a:lnTo>
                                  <a:pt x="49" y="1699"/>
                                </a:lnTo>
                                <a:lnTo>
                                  <a:pt x="32" y="1628"/>
                                </a:lnTo>
                                <a:lnTo>
                                  <a:pt x="18" y="1555"/>
                                </a:lnTo>
                                <a:lnTo>
                                  <a:pt x="8" y="1481"/>
                                </a:lnTo>
                                <a:lnTo>
                                  <a:pt x="2" y="1406"/>
                                </a:lnTo>
                                <a:lnTo>
                                  <a:pt x="0" y="1330"/>
                                </a:lnTo>
                                <a:lnTo>
                                  <a:pt x="2" y="1251"/>
                                </a:lnTo>
                                <a:lnTo>
                                  <a:pt x="9" y="1173"/>
                                </a:lnTo>
                                <a:lnTo>
                                  <a:pt x="19" y="1096"/>
                                </a:lnTo>
                                <a:lnTo>
                                  <a:pt x="34" y="1020"/>
                                </a:lnTo>
                                <a:lnTo>
                                  <a:pt x="52" y="945"/>
                                </a:lnTo>
                                <a:lnTo>
                                  <a:pt x="75" y="872"/>
                                </a:lnTo>
                                <a:lnTo>
                                  <a:pt x="101" y="800"/>
                                </a:lnTo>
                                <a:lnTo>
                                  <a:pt x="131" y="730"/>
                                </a:lnTo>
                                <a:lnTo>
                                  <a:pt x="165" y="662"/>
                                </a:lnTo>
                                <a:lnTo>
                                  <a:pt x="202" y="595"/>
                                </a:lnTo>
                                <a:lnTo>
                                  <a:pt x="242" y="531"/>
                                </a:lnTo>
                                <a:lnTo>
                                  <a:pt x="286" y="469"/>
                                </a:lnTo>
                                <a:lnTo>
                                  <a:pt x="333" y="409"/>
                                </a:lnTo>
                                <a:lnTo>
                                  <a:pt x="383" y="352"/>
                                </a:lnTo>
                                <a:lnTo>
                                  <a:pt x="436" y="297"/>
                                </a:lnTo>
                                <a:lnTo>
                                  <a:pt x="493" y="245"/>
                                </a:lnTo>
                                <a:lnTo>
                                  <a:pt x="552" y="196"/>
                                </a:lnTo>
                                <a:lnTo>
                                  <a:pt x="613" y="150"/>
                                </a:lnTo>
                                <a:lnTo>
                                  <a:pt x="678" y="108"/>
                                </a:lnTo>
                                <a:lnTo>
                                  <a:pt x="745" y="68"/>
                                </a:lnTo>
                                <a:lnTo>
                                  <a:pt x="814" y="32"/>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726" name="docshape257"/>
                        <wps:cNvSpPr/>
                        <wps:spPr bwMode="auto">
                          <a:xfrm>
                            <a:off x="1451" y="1074"/>
                            <a:ext cx="1442" cy="2180"/>
                          </a:xfrm>
                          <a:custGeom>
                            <a:avLst/>
                            <a:gdLst>
                              <a:gd name="T0" fmla="+- 0 2337 1451"/>
                              <a:gd name="T1" fmla="*/ T0 w 1442"/>
                              <a:gd name="T2" fmla="+- 0 1075 1075"/>
                              <a:gd name="T3" fmla="*/ 1075 h 2180"/>
                              <a:gd name="T4" fmla="+- 0 2265 1451"/>
                              <a:gd name="T5" fmla="*/ T4 w 1442"/>
                              <a:gd name="T6" fmla="+- 0 1107 1075"/>
                              <a:gd name="T7" fmla="*/ 1107 h 2180"/>
                              <a:gd name="T8" fmla="+- 0 2196 1451"/>
                              <a:gd name="T9" fmla="*/ T8 w 1442"/>
                              <a:gd name="T10" fmla="+- 0 1143 1075"/>
                              <a:gd name="T11" fmla="*/ 1143 h 2180"/>
                              <a:gd name="T12" fmla="+- 0 2129 1451"/>
                              <a:gd name="T13" fmla="*/ T12 w 1442"/>
                              <a:gd name="T14" fmla="+- 0 1183 1075"/>
                              <a:gd name="T15" fmla="*/ 1183 h 2180"/>
                              <a:gd name="T16" fmla="+- 0 2064 1451"/>
                              <a:gd name="T17" fmla="*/ T16 w 1442"/>
                              <a:gd name="T18" fmla="+- 0 1225 1075"/>
                              <a:gd name="T19" fmla="*/ 1225 h 2180"/>
                              <a:gd name="T20" fmla="+- 0 2003 1451"/>
                              <a:gd name="T21" fmla="*/ T20 w 1442"/>
                              <a:gd name="T22" fmla="+- 0 1271 1075"/>
                              <a:gd name="T23" fmla="*/ 1271 h 2180"/>
                              <a:gd name="T24" fmla="+- 0 1944 1451"/>
                              <a:gd name="T25" fmla="*/ T24 w 1442"/>
                              <a:gd name="T26" fmla="+- 0 1320 1075"/>
                              <a:gd name="T27" fmla="*/ 1320 h 2180"/>
                              <a:gd name="T28" fmla="+- 0 1887 1451"/>
                              <a:gd name="T29" fmla="*/ T28 w 1442"/>
                              <a:gd name="T30" fmla="+- 0 1372 1075"/>
                              <a:gd name="T31" fmla="*/ 1372 h 2180"/>
                              <a:gd name="T32" fmla="+- 0 1834 1451"/>
                              <a:gd name="T33" fmla="*/ T32 w 1442"/>
                              <a:gd name="T34" fmla="+- 0 1427 1075"/>
                              <a:gd name="T35" fmla="*/ 1427 h 2180"/>
                              <a:gd name="T36" fmla="+- 0 1784 1451"/>
                              <a:gd name="T37" fmla="*/ T36 w 1442"/>
                              <a:gd name="T38" fmla="+- 0 1484 1075"/>
                              <a:gd name="T39" fmla="*/ 1484 h 2180"/>
                              <a:gd name="T40" fmla="+- 0 1737 1451"/>
                              <a:gd name="T41" fmla="*/ T40 w 1442"/>
                              <a:gd name="T42" fmla="+- 0 1544 1075"/>
                              <a:gd name="T43" fmla="*/ 1544 h 2180"/>
                              <a:gd name="T44" fmla="+- 0 1693 1451"/>
                              <a:gd name="T45" fmla="*/ T44 w 1442"/>
                              <a:gd name="T46" fmla="+- 0 1606 1075"/>
                              <a:gd name="T47" fmla="*/ 1606 h 2180"/>
                              <a:gd name="T48" fmla="+- 0 1653 1451"/>
                              <a:gd name="T49" fmla="*/ T48 w 1442"/>
                              <a:gd name="T50" fmla="+- 0 1670 1075"/>
                              <a:gd name="T51" fmla="*/ 1670 h 2180"/>
                              <a:gd name="T52" fmla="+- 0 1616 1451"/>
                              <a:gd name="T53" fmla="*/ T52 w 1442"/>
                              <a:gd name="T54" fmla="+- 0 1737 1075"/>
                              <a:gd name="T55" fmla="*/ 1737 h 2180"/>
                              <a:gd name="T56" fmla="+- 0 1582 1451"/>
                              <a:gd name="T57" fmla="*/ T56 w 1442"/>
                              <a:gd name="T58" fmla="+- 0 1805 1075"/>
                              <a:gd name="T59" fmla="*/ 1805 h 2180"/>
                              <a:gd name="T60" fmla="+- 0 1552 1451"/>
                              <a:gd name="T61" fmla="*/ T60 w 1442"/>
                              <a:gd name="T62" fmla="+- 0 1875 1075"/>
                              <a:gd name="T63" fmla="*/ 1875 h 2180"/>
                              <a:gd name="T64" fmla="+- 0 1526 1451"/>
                              <a:gd name="T65" fmla="*/ T64 w 1442"/>
                              <a:gd name="T66" fmla="+- 0 1947 1075"/>
                              <a:gd name="T67" fmla="*/ 1947 h 2180"/>
                              <a:gd name="T68" fmla="+- 0 1503 1451"/>
                              <a:gd name="T69" fmla="*/ T68 w 1442"/>
                              <a:gd name="T70" fmla="+- 0 2020 1075"/>
                              <a:gd name="T71" fmla="*/ 2020 h 2180"/>
                              <a:gd name="T72" fmla="+- 0 1485 1451"/>
                              <a:gd name="T73" fmla="*/ T72 w 1442"/>
                              <a:gd name="T74" fmla="+- 0 2095 1075"/>
                              <a:gd name="T75" fmla="*/ 2095 h 2180"/>
                              <a:gd name="T76" fmla="+- 0 1470 1451"/>
                              <a:gd name="T77" fmla="*/ T76 w 1442"/>
                              <a:gd name="T78" fmla="+- 0 2171 1075"/>
                              <a:gd name="T79" fmla="*/ 2171 h 2180"/>
                              <a:gd name="T80" fmla="+- 0 1460 1451"/>
                              <a:gd name="T81" fmla="*/ T80 w 1442"/>
                              <a:gd name="T82" fmla="+- 0 2248 1075"/>
                              <a:gd name="T83" fmla="*/ 2248 h 2180"/>
                              <a:gd name="T84" fmla="+- 0 1453 1451"/>
                              <a:gd name="T85" fmla="*/ T84 w 1442"/>
                              <a:gd name="T86" fmla="+- 0 2326 1075"/>
                              <a:gd name="T87" fmla="*/ 2326 h 2180"/>
                              <a:gd name="T88" fmla="+- 0 1451 1451"/>
                              <a:gd name="T89" fmla="*/ T88 w 1442"/>
                              <a:gd name="T90" fmla="+- 0 2405 1075"/>
                              <a:gd name="T91" fmla="*/ 2405 h 2180"/>
                              <a:gd name="T92" fmla="+- 0 1453 1451"/>
                              <a:gd name="T93" fmla="*/ T92 w 1442"/>
                              <a:gd name="T94" fmla="+- 0 2481 1075"/>
                              <a:gd name="T95" fmla="*/ 2481 h 2180"/>
                              <a:gd name="T96" fmla="+- 0 1459 1451"/>
                              <a:gd name="T97" fmla="*/ T96 w 1442"/>
                              <a:gd name="T98" fmla="+- 0 2557 1075"/>
                              <a:gd name="T99" fmla="*/ 2557 h 2180"/>
                              <a:gd name="T100" fmla="+- 0 1469 1451"/>
                              <a:gd name="T101" fmla="*/ T100 w 1442"/>
                              <a:gd name="T102" fmla="+- 0 2632 1075"/>
                              <a:gd name="T103" fmla="*/ 2632 h 2180"/>
                              <a:gd name="T104" fmla="+- 0 1483 1451"/>
                              <a:gd name="T105" fmla="*/ T104 w 1442"/>
                              <a:gd name="T106" fmla="+- 0 2706 1075"/>
                              <a:gd name="T107" fmla="*/ 2706 h 2180"/>
                              <a:gd name="T108" fmla="+- 0 1501 1451"/>
                              <a:gd name="T109" fmla="*/ T108 w 1442"/>
                              <a:gd name="T110" fmla="+- 0 2779 1075"/>
                              <a:gd name="T111" fmla="*/ 2779 h 2180"/>
                              <a:gd name="T112" fmla="+- 0 1522 1451"/>
                              <a:gd name="T113" fmla="*/ T112 w 1442"/>
                              <a:gd name="T114" fmla="+- 0 2851 1075"/>
                              <a:gd name="T115" fmla="*/ 2851 h 2180"/>
                              <a:gd name="T116" fmla="+- 0 1547 1451"/>
                              <a:gd name="T117" fmla="*/ T116 w 1442"/>
                              <a:gd name="T118" fmla="+- 0 2923 1075"/>
                              <a:gd name="T119" fmla="*/ 2923 h 2180"/>
                              <a:gd name="T120" fmla="+- 0 1576 1451"/>
                              <a:gd name="T121" fmla="*/ T120 w 1442"/>
                              <a:gd name="T122" fmla="+- 0 2992 1075"/>
                              <a:gd name="T123" fmla="*/ 2992 h 2180"/>
                              <a:gd name="T124" fmla="+- 0 1609 1451"/>
                              <a:gd name="T125" fmla="*/ T124 w 1442"/>
                              <a:gd name="T126" fmla="+- 0 3060 1075"/>
                              <a:gd name="T127" fmla="*/ 3060 h 2180"/>
                              <a:gd name="T128" fmla="+- 0 1645 1451"/>
                              <a:gd name="T129" fmla="*/ T128 w 1442"/>
                              <a:gd name="T130" fmla="+- 0 3127 1075"/>
                              <a:gd name="T131" fmla="*/ 3127 h 2180"/>
                              <a:gd name="T132" fmla="+- 0 1685 1451"/>
                              <a:gd name="T133" fmla="*/ T132 w 1442"/>
                              <a:gd name="T134" fmla="+- 0 3192 1075"/>
                              <a:gd name="T135" fmla="*/ 3192 h 2180"/>
                              <a:gd name="T136" fmla="+- 0 1728 1451"/>
                              <a:gd name="T137" fmla="*/ T136 w 1442"/>
                              <a:gd name="T138" fmla="+- 0 3254 1075"/>
                              <a:gd name="T139" fmla="*/ 3254 h 2180"/>
                              <a:gd name="T140" fmla="+- 0 2892 1451"/>
                              <a:gd name="T141" fmla="*/ T140 w 1442"/>
                              <a:gd name="T142" fmla="+- 0 2405 1075"/>
                              <a:gd name="T143" fmla="*/ 2405 h 2180"/>
                              <a:gd name="T144" fmla="+- 0 2337 1451"/>
                              <a:gd name="T145" fmla="*/ T144 w 1442"/>
                              <a:gd name="T146" fmla="+- 0 1075 1075"/>
                              <a:gd name="T147" fmla="*/ 1075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42" h="2180">
                                <a:moveTo>
                                  <a:pt x="886" y="0"/>
                                </a:moveTo>
                                <a:lnTo>
                                  <a:pt x="814" y="32"/>
                                </a:lnTo>
                                <a:lnTo>
                                  <a:pt x="745" y="68"/>
                                </a:lnTo>
                                <a:lnTo>
                                  <a:pt x="678" y="108"/>
                                </a:lnTo>
                                <a:lnTo>
                                  <a:pt x="613" y="150"/>
                                </a:lnTo>
                                <a:lnTo>
                                  <a:pt x="552" y="196"/>
                                </a:lnTo>
                                <a:lnTo>
                                  <a:pt x="493" y="245"/>
                                </a:lnTo>
                                <a:lnTo>
                                  <a:pt x="436" y="297"/>
                                </a:lnTo>
                                <a:lnTo>
                                  <a:pt x="383" y="352"/>
                                </a:lnTo>
                                <a:lnTo>
                                  <a:pt x="333" y="409"/>
                                </a:lnTo>
                                <a:lnTo>
                                  <a:pt x="286" y="469"/>
                                </a:lnTo>
                                <a:lnTo>
                                  <a:pt x="242" y="531"/>
                                </a:lnTo>
                                <a:lnTo>
                                  <a:pt x="202" y="595"/>
                                </a:lnTo>
                                <a:lnTo>
                                  <a:pt x="165" y="662"/>
                                </a:lnTo>
                                <a:lnTo>
                                  <a:pt x="131" y="730"/>
                                </a:lnTo>
                                <a:lnTo>
                                  <a:pt x="101" y="800"/>
                                </a:lnTo>
                                <a:lnTo>
                                  <a:pt x="75" y="872"/>
                                </a:lnTo>
                                <a:lnTo>
                                  <a:pt x="52" y="945"/>
                                </a:lnTo>
                                <a:lnTo>
                                  <a:pt x="34" y="1020"/>
                                </a:lnTo>
                                <a:lnTo>
                                  <a:pt x="19" y="1096"/>
                                </a:lnTo>
                                <a:lnTo>
                                  <a:pt x="9" y="1173"/>
                                </a:lnTo>
                                <a:lnTo>
                                  <a:pt x="2" y="1251"/>
                                </a:lnTo>
                                <a:lnTo>
                                  <a:pt x="0" y="1330"/>
                                </a:lnTo>
                                <a:lnTo>
                                  <a:pt x="2" y="1406"/>
                                </a:lnTo>
                                <a:lnTo>
                                  <a:pt x="8" y="1482"/>
                                </a:lnTo>
                                <a:lnTo>
                                  <a:pt x="18" y="1557"/>
                                </a:lnTo>
                                <a:lnTo>
                                  <a:pt x="32" y="1631"/>
                                </a:lnTo>
                                <a:lnTo>
                                  <a:pt x="50" y="1704"/>
                                </a:lnTo>
                                <a:lnTo>
                                  <a:pt x="71" y="1776"/>
                                </a:lnTo>
                                <a:lnTo>
                                  <a:pt x="96" y="1848"/>
                                </a:lnTo>
                                <a:lnTo>
                                  <a:pt x="125" y="1917"/>
                                </a:lnTo>
                                <a:lnTo>
                                  <a:pt x="158" y="1985"/>
                                </a:lnTo>
                                <a:lnTo>
                                  <a:pt x="194" y="2052"/>
                                </a:lnTo>
                                <a:lnTo>
                                  <a:pt x="234" y="2117"/>
                                </a:lnTo>
                                <a:lnTo>
                                  <a:pt x="277" y="2179"/>
                                </a:lnTo>
                                <a:lnTo>
                                  <a:pt x="1441" y="1330"/>
                                </a:lnTo>
                                <a:lnTo>
                                  <a:pt x="886" y="0"/>
                                </a:lnTo>
                                <a:close/>
                              </a:path>
                            </a:pathLst>
                          </a:custGeom>
                          <a:solidFill>
                            <a:srgbClr val="66BEFF"/>
                          </a:solidFill>
                          <a:ln>
                            <a:noFill/>
                          </a:ln>
                        </wps:spPr>
                        <wps:bodyPr rot="0" vert="horz" wrap="square" lIns="91440" tIns="45720" rIns="91440" bIns="45720" anchor="t" anchorCtr="0" upright="1">
                          <a:noAutofit/>
                        </wps:bodyPr>
                      </wps:wsp>
                      <wps:wsp>
                        <wps:cNvPr id="727" name="docshape258"/>
                        <wps:cNvSpPr/>
                        <wps:spPr bwMode="auto">
                          <a:xfrm>
                            <a:off x="1451" y="1074"/>
                            <a:ext cx="1442" cy="2180"/>
                          </a:xfrm>
                          <a:custGeom>
                            <a:avLst/>
                            <a:gdLst>
                              <a:gd name="T0" fmla="+- 0 2892 1451"/>
                              <a:gd name="T1" fmla="*/ T0 w 1442"/>
                              <a:gd name="T2" fmla="+- 0 2405 1075"/>
                              <a:gd name="T3" fmla="*/ 2405 h 2180"/>
                              <a:gd name="T4" fmla="+- 0 1728 1451"/>
                              <a:gd name="T5" fmla="*/ T4 w 1442"/>
                              <a:gd name="T6" fmla="+- 0 3254 1075"/>
                              <a:gd name="T7" fmla="*/ 3254 h 2180"/>
                              <a:gd name="T8" fmla="+- 0 1685 1451"/>
                              <a:gd name="T9" fmla="*/ T8 w 1442"/>
                              <a:gd name="T10" fmla="+- 0 3192 1075"/>
                              <a:gd name="T11" fmla="*/ 3192 h 2180"/>
                              <a:gd name="T12" fmla="+- 0 1645 1451"/>
                              <a:gd name="T13" fmla="*/ T12 w 1442"/>
                              <a:gd name="T14" fmla="+- 0 3127 1075"/>
                              <a:gd name="T15" fmla="*/ 3127 h 2180"/>
                              <a:gd name="T16" fmla="+- 0 1609 1451"/>
                              <a:gd name="T17" fmla="*/ T16 w 1442"/>
                              <a:gd name="T18" fmla="+- 0 3060 1075"/>
                              <a:gd name="T19" fmla="*/ 3060 h 2180"/>
                              <a:gd name="T20" fmla="+- 0 1576 1451"/>
                              <a:gd name="T21" fmla="*/ T20 w 1442"/>
                              <a:gd name="T22" fmla="+- 0 2992 1075"/>
                              <a:gd name="T23" fmla="*/ 2992 h 2180"/>
                              <a:gd name="T24" fmla="+- 0 1547 1451"/>
                              <a:gd name="T25" fmla="*/ T24 w 1442"/>
                              <a:gd name="T26" fmla="+- 0 2923 1075"/>
                              <a:gd name="T27" fmla="*/ 2923 h 2180"/>
                              <a:gd name="T28" fmla="+- 0 1522 1451"/>
                              <a:gd name="T29" fmla="*/ T28 w 1442"/>
                              <a:gd name="T30" fmla="+- 0 2851 1075"/>
                              <a:gd name="T31" fmla="*/ 2851 h 2180"/>
                              <a:gd name="T32" fmla="+- 0 1501 1451"/>
                              <a:gd name="T33" fmla="*/ T32 w 1442"/>
                              <a:gd name="T34" fmla="+- 0 2779 1075"/>
                              <a:gd name="T35" fmla="*/ 2779 h 2180"/>
                              <a:gd name="T36" fmla="+- 0 1483 1451"/>
                              <a:gd name="T37" fmla="*/ T36 w 1442"/>
                              <a:gd name="T38" fmla="+- 0 2706 1075"/>
                              <a:gd name="T39" fmla="*/ 2706 h 2180"/>
                              <a:gd name="T40" fmla="+- 0 1469 1451"/>
                              <a:gd name="T41" fmla="*/ T40 w 1442"/>
                              <a:gd name="T42" fmla="+- 0 2632 1075"/>
                              <a:gd name="T43" fmla="*/ 2632 h 2180"/>
                              <a:gd name="T44" fmla="+- 0 1459 1451"/>
                              <a:gd name="T45" fmla="*/ T44 w 1442"/>
                              <a:gd name="T46" fmla="+- 0 2557 1075"/>
                              <a:gd name="T47" fmla="*/ 2557 h 2180"/>
                              <a:gd name="T48" fmla="+- 0 1453 1451"/>
                              <a:gd name="T49" fmla="*/ T48 w 1442"/>
                              <a:gd name="T50" fmla="+- 0 2481 1075"/>
                              <a:gd name="T51" fmla="*/ 2481 h 2180"/>
                              <a:gd name="T52" fmla="+- 0 1451 1451"/>
                              <a:gd name="T53" fmla="*/ T52 w 1442"/>
                              <a:gd name="T54" fmla="+- 0 2405 1075"/>
                              <a:gd name="T55" fmla="*/ 2405 h 2180"/>
                              <a:gd name="T56" fmla="+- 0 1453 1451"/>
                              <a:gd name="T57" fmla="*/ T56 w 1442"/>
                              <a:gd name="T58" fmla="+- 0 2326 1075"/>
                              <a:gd name="T59" fmla="*/ 2326 h 2180"/>
                              <a:gd name="T60" fmla="+- 0 1460 1451"/>
                              <a:gd name="T61" fmla="*/ T60 w 1442"/>
                              <a:gd name="T62" fmla="+- 0 2248 1075"/>
                              <a:gd name="T63" fmla="*/ 2248 h 2180"/>
                              <a:gd name="T64" fmla="+- 0 1470 1451"/>
                              <a:gd name="T65" fmla="*/ T64 w 1442"/>
                              <a:gd name="T66" fmla="+- 0 2171 1075"/>
                              <a:gd name="T67" fmla="*/ 2171 h 2180"/>
                              <a:gd name="T68" fmla="+- 0 1485 1451"/>
                              <a:gd name="T69" fmla="*/ T68 w 1442"/>
                              <a:gd name="T70" fmla="+- 0 2095 1075"/>
                              <a:gd name="T71" fmla="*/ 2095 h 2180"/>
                              <a:gd name="T72" fmla="+- 0 1503 1451"/>
                              <a:gd name="T73" fmla="*/ T72 w 1442"/>
                              <a:gd name="T74" fmla="+- 0 2020 1075"/>
                              <a:gd name="T75" fmla="*/ 2020 h 2180"/>
                              <a:gd name="T76" fmla="+- 0 1526 1451"/>
                              <a:gd name="T77" fmla="*/ T76 w 1442"/>
                              <a:gd name="T78" fmla="+- 0 1947 1075"/>
                              <a:gd name="T79" fmla="*/ 1947 h 2180"/>
                              <a:gd name="T80" fmla="+- 0 1552 1451"/>
                              <a:gd name="T81" fmla="*/ T80 w 1442"/>
                              <a:gd name="T82" fmla="+- 0 1875 1075"/>
                              <a:gd name="T83" fmla="*/ 1875 h 2180"/>
                              <a:gd name="T84" fmla="+- 0 1582 1451"/>
                              <a:gd name="T85" fmla="*/ T84 w 1442"/>
                              <a:gd name="T86" fmla="+- 0 1805 1075"/>
                              <a:gd name="T87" fmla="*/ 1805 h 2180"/>
                              <a:gd name="T88" fmla="+- 0 1616 1451"/>
                              <a:gd name="T89" fmla="*/ T88 w 1442"/>
                              <a:gd name="T90" fmla="+- 0 1737 1075"/>
                              <a:gd name="T91" fmla="*/ 1737 h 2180"/>
                              <a:gd name="T92" fmla="+- 0 1653 1451"/>
                              <a:gd name="T93" fmla="*/ T92 w 1442"/>
                              <a:gd name="T94" fmla="+- 0 1670 1075"/>
                              <a:gd name="T95" fmla="*/ 1670 h 2180"/>
                              <a:gd name="T96" fmla="+- 0 1693 1451"/>
                              <a:gd name="T97" fmla="*/ T96 w 1442"/>
                              <a:gd name="T98" fmla="+- 0 1606 1075"/>
                              <a:gd name="T99" fmla="*/ 1606 h 2180"/>
                              <a:gd name="T100" fmla="+- 0 1737 1451"/>
                              <a:gd name="T101" fmla="*/ T100 w 1442"/>
                              <a:gd name="T102" fmla="+- 0 1544 1075"/>
                              <a:gd name="T103" fmla="*/ 1544 h 2180"/>
                              <a:gd name="T104" fmla="+- 0 1784 1451"/>
                              <a:gd name="T105" fmla="*/ T104 w 1442"/>
                              <a:gd name="T106" fmla="+- 0 1484 1075"/>
                              <a:gd name="T107" fmla="*/ 1484 h 2180"/>
                              <a:gd name="T108" fmla="+- 0 1834 1451"/>
                              <a:gd name="T109" fmla="*/ T108 w 1442"/>
                              <a:gd name="T110" fmla="+- 0 1427 1075"/>
                              <a:gd name="T111" fmla="*/ 1427 h 2180"/>
                              <a:gd name="T112" fmla="+- 0 1887 1451"/>
                              <a:gd name="T113" fmla="*/ T112 w 1442"/>
                              <a:gd name="T114" fmla="+- 0 1372 1075"/>
                              <a:gd name="T115" fmla="*/ 1372 h 2180"/>
                              <a:gd name="T116" fmla="+- 0 1944 1451"/>
                              <a:gd name="T117" fmla="*/ T116 w 1442"/>
                              <a:gd name="T118" fmla="+- 0 1320 1075"/>
                              <a:gd name="T119" fmla="*/ 1320 h 2180"/>
                              <a:gd name="T120" fmla="+- 0 2003 1451"/>
                              <a:gd name="T121" fmla="*/ T120 w 1442"/>
                              <a:gd name="T122" fmla="+- 0 1271 1075"/>
                              <a:gd name="T123" fmla="*/ 1271 h 2180"/>
                              <a:gd name="T124" fmla="+- 0 2064 1451"/>
                              <a:gd name="T125" fmla="*/ T124 w 1442"/>
                              <a:gd name="T126" fmla="+- 0 1225 1075"/>
                              <a:gd name="T127" fmla="*/ 1225 h 2180"/>
                              <a:gd name="T128" fmla="+- 0 2129 1451"/>
                              <a:gd name="T129" fmla="*/ T128 w 1442"/>
                              <a:gd name="T130" fmla="+- 0 1183 1075"/>
                              <a:gd name="T131" fmla="*/ 1183 h 2180"/>
                              <a:gd name="T132" fmla="+- 0 2196 1451"/>
                              <a:gd name="T133" fmla="*/ T132 w 1442"/>
                              <a:gd name="T134" fmla="+- 0 1143 1075"/>
                              <a:gd name="T135" fmla="*/ 1143 h 2180"/>
                              <a:gd name="T136" fmla="+- 0 2265 1451"/>
                              <a:gd name="T137" fmla="*/ T136 w 1442"/>
                              <a:gd name="T138" fmla="+- 0 1107 1075"/>
                              <a:gd name="T139" fmla="*/ 1107 h 2180"/>
                              <a:gd name="T140" fmla="+- 0 2337 1451"/>
                              <a:gd name="T141" fmla="*/ T140 w 1442"/>
                              <a:gd name="T142" fmla="+- 0 1075 1075"/>
                              <a:gd name="T143" fmla="*/ 1075 h 2180"/>
                              <a:gd name="T144" fmla="+- 0 2892 1451"/>
                              <a:gd name="T145" fmla="*/ T144 w 1442"/>
                              <a:gd name="T146" fmla="+- 0 2405 1075"/>
                              <a:gd name="T147" fmla="*/ 2405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42" h="2180">
                                <a:moveTo>
                                  <a:pt x="1441" y="1330"/>
                                </a:moveTo>
                                <a:lnTo>
                                  <a:pt x="277" y="2179"/>
                                </a:lnTo>
                                <a:lnTo>
                                  <a:pt x="234" y="2117"/>
                                </a:lnTo>
                                <a:lnTo>
                                  <a:pt x="194" y="2052"/>
                                </a:lnTo>
                                <a:lnTo>
                                  <a:pt x="158" y="1985"/>
                                </a:lnTo>
                                <a:lnTo>
                                  <a:pt x="125" y="1917"/>
                                </a:lnTo>
                                <a:lnTo>
                                  <a:pt x="96" y="1848"/>
                                </a:lnTo>
                                <a:lnTo>
                                  <a:pt x="71" y="1776"/>
                                </a:lnTo>
                                <a:lnTo>
                                  <a:pt x="50" y="1704"/>
                                </a:lnTo>
                                <a:lnTo>
                                  <a:pt x="32" y="1631"/>
                                </a:lnTo>
                                <a:lnTo>
                                  <a:pt x="18" y="1557"/>
                                </a:lnTo>
                                <a:lnTo>
                                  <a:pt x="8" y="1482"/>
                                </a:lnTo>
                                <a:lnTo>
                                  <a:pt x="2" y="1406"/>
                                </a:lnTo>
                                <a:lnTo>
                                  <a:pt x="0" y="1330"/>
                                </a:lnTo>
                                <a:lnTo>
                                  <a:pt x="2" y="1251"/>
                                </a:lnTo>
                                <a:lnTo>
                                  <a:pt x="9" y="1173"/>
                                </a:lnTo>
                                <a:lnTo>
                                  <a:pt x="19" y="1096"/>
                                </a:lnTo>
                                <a:lnTo>
                                  <a:pt x="34" y="1020"/>
                                </a:lnTo>
                                <a:lnTo>
                                  <a:pt x="52" y="945"/>
                                </a:lnTo>
                                <a:lnTo>
                                  <a:pt x="75" y="872"/>
                                </a:lnTo>
                                <a:lnTo>
                                  <a:pt x="101" y="800"/>
                                </a:lnTo>
                                <a:lnTo>
                                  <a:pt x="131" y="730"/>
                                </a:lnTo>
                                <a:lnTo>
                                  <a:pt x="165" y="662"/>
                                </a:lnTo>
                                <a:lnTo>
                                  <a:pt x="202" y="595"/>
                                </a:lnTo>
                                <a:lnTo>
                                  <a:pt x="242" y="531"/>
                                </a:lnTo>
                                <a:lnTo>
                                  <a:pt x="286" y="469"/>
                                </a:lnTo>
                                <a:lnTo>
                                  <a:pt x="333" y="409"/>
                                </a:lnTo>
                                <a:lnTo>
                                  <a:pt x="383" y="352"/>
                                </a:lnTo>
                                <a:lnTo>
                                  <a:pt x="436" y="297"/>
                                </a:lnTo>
                                <a:lnTo>
                                  <a:pt x="493" y="245"/>
                                </a:lnTo>
                                <a:lnTo>
                                  <a:pt x="552" y="196"/>
                                </a:lnTo>
                                <a:lnTo>
                                  <a:pt x="613" y="150"/>
                                </a:lnTo>
                                <a:lnTo>
                                  <a:pt x="678" y="108"/>
                                </a:lnTo>
                                <a:lnTo>
                                  <a:pt x="745" y="68"/>
                                </a:lnTo>
                                <a:lnTo>
                                  <a:pt x="814" y="32"/>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728" name="docshape259"/>
                        <wps:cNvSpPr/>
                        <wps:spPr bwMode="auto">
                          <a:xfrm>
                            <a:off x="2039" y="963"/>
                            <a:ext cx="853" cy="1442"/>
                          </a:xfrm>
                          <a:custGeom>
                            <a:avLst/>
                            <a:gdLst>
                              <a:gd name="T0" fmla="+- 0 2892 2039"/>
                              <a:gd name="T1" fmla="*/ T0 w 853"/>
                              <a:gd name="T2" fmla="+- 0 964 964"/>
                              <a:gd name="T3" fmla="*/ 964 h 1442"/>
                              <a:gd name="T4" fmla="+- 0 2816 2039"/>
                              <a:gd name="T5" fmla="*/ T4 w 853"/>
                              <a:gd name="T6" fmla="+- 0 966 964"/>
                              <a:gd name="T7" fmla="*/ 966 h 1442"/>
                              <a:gd name="T8" fmla="+- 0 2740 2039"/>
                              <a:gd name="T9" fmla="*/ T8 w 853"/>
                              <a:gd name="T10" fmla="+- 0 972 964"/>
                              <a:gd name="T11" fmla="*/ 972 h 1442"/>
                              <a:gd name="T12" fmla="+- 0 2665 2039"/>
                              <a:gd name="T13" fmla="*/ T12 w 853"/>
                              <a:gd name="T14" fmla="+- 0 982 964"/>
                              <a:gd name="T15" fmla="*/ 982 h 1442"/>
                              <a:gd name="T16" fmla="+- 0 2590 2039"/>
                              <a:gd name="T17" fmla="*/ T16 w 853"/>
                              <a:gd name="T18" fmla="+- 0 996 964"/>
                              <a:gd name="T19" fmla="*/ 996 h 1442"/>
                              <a:gd name="T20" fmla="+- 0 2516 2039"/>
                              <a:gd name="T21" fmla="*/ T20 w 853"/>
                              <a:gd name="T22" fmla="+- 0 1014 964"/>
                              <a:gd name="T23" fmla="*/ 1014 h 1442"/>
                              <a:gd name="T24" fmla="+- 0 2443 2039"/>
                              <a:gd name="T25" fmla="*/ T24 w 853"/>
                              <a:gd name="T26" fmla="+- 0 1035 964"/>
                              <a:gd name="T27" fmla="*/ 1035 h 1442"/>
                              <a:gd name="T28" fmla="+- 0 2372 2039"/>
                              <a:gd name="T29" fmla="*/ T28 w 853"/>
                              <a:gd name="T30" fmla="+- 0 1061 964"/>
                              <a:gd name="T31" fmla="*/ 1061 h 1442"/>
                              <a:gd name="T32" fmla="+- 0 2302 2039"/>
                              <a:gd name="T33" fmla="*/ T32 w 853"/>
                              <a:gd name="T34" fmla="+- 0 1090 964"/>
                              <a:gd name="T35" fmla="*/ 1090 h 1442"/>
                              <a:gd name="T36" fmla="+- 0 2233 2039"/>
                              <a:gd name="T37" fmla="*/ T36 w 853"/>
                              <a:gd name="T38" fmla="+- 0 1123 964"/>
                              <a:gd name="T39" fmla="*/ 1123 h 1442"/>
                              <a:gd name="T40" fmla="+- 0 2167 2039"/>
                              <a:gd name="T41" fmla="*/ T40 w 853"/>
                              <a:gd name="T42" fmla="+- 0 1160 964"/>
                              <a:gd name="T43" fmla="*/ 1160 h 1442"/>
                              <a:gd name="T44" fmla="+- 0 2102 2039"/>
                              <a:gd name="T45" fmla="*/ T44 w 853"/>
                              <a:gd name="T46" fmla="+- 0 1200 964"/>
                              <a:gd name="T47" fmla="*/ 1200 h 1442"/>
                              <a:gd name="T48" fmla="+- 0 2039 2039"/>
                              <a:gd name="T49" fmla="*/ T48 w 853"/>
                              <a:gd name="T50" fmla="+- 0 1243 964"/>
                              <a:gd name="T51" fmla="*/ 1243 h 1442"/>
                              <a:gd name="T52" fmla="+- 0 2892 2039"/>
                              <a:gd name="T53" fmla="*/ T52 w 853"/>
                              <a:gd name="T54" fmla="+- 0 2405 964"/>
                              <a:gd name="T55" fmla="*/ 2405 h 1442"/>
                              <a:gd name="T56" fmla="+- 0 2892 2039"/>
                              <a:gd name="T57" fmla="*/ T56 w 853"/>
                              <a:gd name="T58" fmla="+- 0 964 964"/>
                              <a:gd name="T59" fmla="*/ 964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53" h="1442">
                                <a:moveTo>
                                  <a:pt x="853" y="0"/>
                                </a:moveTo>
                                <a:lnTo>
                                  <a:pt x="777" y="2"/>
                                </a:lnTo>
                                <a:lnTo>
                                  <a:pt x="701" y="8"/>
                                </a:lnTo>
                                <a:lnTo>
                                  <a:pt x="626" y="18"/>
                                </a:lnTo>
                                <a:lnTo>
                                  <a:pt x="551" y="32"/>
                                </a:lnTo>
                                <a:lnTo>
                                  <a:pt x="477" y="50"/>
                                </a:lnTo>
                                <a:lnTo>
                                  <a:pt x="404" y="71"/>
                                </a:lnTo>
                                <a:lnTo>
                                  <a:pt x="333" y="97"/>
                                </a:lnTo>
                                <a:lnTo>
                                  <a:pt x="263" y="126"/>
                                </a:lnTo>
                                <a:lnTo>
                                  <a:pt x="194" y="159"/>
                                </a:lnTo>
                                <a:lnTo>
                                  <a:pt x="128" y="196"/>
                                </a:lnTo>
                                <a:lnTo>
                                  <a:pt x="63" y="236"/>
                                </a:lnTo>
                                <a:lnTo>
                                  <a:pt x="0" y="279"/>
                                </a:lnTo>
                                <a:lnTo>
                                  <a:pt x="853" y="1441"/>
                                </a:lnTo>
                                <a:lnTo>
                                  <a:pt x="853" y="0"/>
                                </a:lnTo>
                                <a:close/>
                              </a:path>
                            </a:pathLst>
                          </a:custGeom>
                          <a:solidFill>
                            <a:srgbClr val="C4E6FF"/>
                          </a:solidFill>
                          <a:ln>
                            <a:noFill/>
                          </a:ln>
                        </wps:spPr>
                        <wps:bodyPr rot="0" vert="horz" wrap="square" lIns="91440" tIns="45720" rIns="91440" bIns="45720" anchor="t" anchorCtr="0" upright="1">
                          <a:noAutofit/>
                        </wps:bodyPr>
                      </wps:wsp>
                      <wps:wsp>
                        <wps:cNvPr id="729" name="docshape260"/>
                        <wps:cNvSpPr/>
                        <wps:spPr bwMode="auto">
                          <a:xfrm>
                            <a:off x="2039" y="963"/>
                            <a:ext cx="853" cy="1442"/>
                          </a:xfrm>
                          <a:custGeom>
                            <a:avLst/>
                            <a:gdLst>
                              <a:gd name="T0" fmla="+- 0 2892 2039"/>
                              <a:gd name="T1" fmla="*/ T0 w 853"/>
                              <a:gd name="T2" fmla="+- 0 2405 964"/>
                              <a:gd name="T3" fmla="*/ 2405 h 1442"/>
                              <a:gd name="T4" fmla="+- 0 2039 2039"/>
                              <a:gd name="T5" fmla="*/ T4 w 853"/>
                              <a:gd name="T6" fmla="+- 0 1243 964"/>
                              <a:gd name="T7" fmla="*/ 1243 h 1442"/>
                              <a:gd name="T8" fmla="+- 0 2102 2039"/>
                              <a:gd name="T9" fmla="*/ T8 w 853"/>
                              <a:gd name="T10" fmla="+- 0 1200 964"/>
                              <a:gd name="T11" fmla="*/ 1200 h 1442"/>
                              <a:gd name="T12" fmla="+- 0 2167 2039"/>
                              <a:gd name="T13" fmla="*/ T12 w 853"/>
                              <a:gd name="T14" fmla="+- 0 1160 964"/>
                              <a:gd name="T15" fmla="*/ 1160 h 1442"/>
                              <a:gd name="T16" fmla="+- 0 2233 2039"/>
                              <a:gd name="T17" fmla="*/ T16 w 853"/>
                              <a:gd name="T18" fmla="+- 0 1123 964"/>
                              <a:gd name="T19" fmla="*/ 1123 h 1442"/>
                              <a:gd name="T20" fmla="+- 0 2302 2039"/>
                              <a:gd name="T21" fmla="*/ T20 w 853"/>
                              <a:gd name="T22" fmla="+- 0 1090 964"/>
                              <a:gd name="T23" fmla="*/ 1090 h 1442"/>
                              <a:gd name="T24" fmla="+- 0 2372 2039"/>
                              <a:gd name="T25" fmla="*/ T24 w 853"/>
                              <a:gd name="T26" fmla="+- 0 1061 964"/>
                              <a:gd name="T27" fmla="*/ 1061 h 1442"/>
                              <a:gd name="T28" fmla="+- 0 2443 2039"/>
                              <a:gd name="T29" fmla="*/ T28 w 853"/>
                              <a:gd name="T30" fmla="+- 0 1035 964"/>
                              <a:gd name="T31" fmla="*/ 1035 h 1442"/>
                              <a:gd name="T32" fmla="+- 0 2516 2039"/>
                              <a:gd name="T33" fmla="*/ T32 w 853"/>
                              <a:gd name="T34" fmla="+- 0 1014 964"/>
                              <a:gd name="T35" fmla="*/ 1014 h 1442"/>
                              <a:gd name="T36" fmla="+- 0 2590 2039"/>
                              <a:gd name="T37" fmla="*/ T36 w 853"/>
                              <a:gd name="T38" fmla="+- 0 996 964"/>
                              <a:gd name="T39" fmla="*/ 996 h 1442"/>
                              <a:gd name="T40" fmla="+- 0 2665 2039"/>
                              <a:gd name="T41" fmla="*/ T40 w 853"/>
                              <a:gd name="T42" fmla="+- 0 982 964"/>
                              <a:gd name="T43" fmla="*/ 982 h 1442"/>
                              <a:gd name="T44" fmla="+- 0 2740 2039"/>
                              <a:gd name="T45" fmla="*/ T44 w 853"/>
                              <a:gd name="T46" fmla="+- 0 972 964"/>
                              <a:gd name="T47" fmla="*/ 972 h 1442"/>
                              <a:gd name="T48" fmla="+- 0 2816 2039"/>
                              <a:gd name="T49" fmla="*/ T48 w 853"/>
                              <a:gd name="T50" fmla="+- 0 966 964"/>
                              <a:gd name="T51" fmla="*/ 966 h 1442"/>
                              <a:gd name="T52" fmla="+- 0 2892 2039"/>
                              <a:gd name="T53" fmla="*/ T52 w 853"/>
                              <a:gd name="T54" fmla="+- 0 964 964"/>
                              <a:gd name="T55" fmla="*/ 964 h 1442"/>
                              <a:gd name="T56" fmla="+- 0 2892 2039"/>
                              <a:gd name="T57" fmla="*/ T56 w 853"/>
                              <a:gd name="T58" fmla="+- 0 2405 964"/>
                              <a:gd name="T59" fmla="*/ 2405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53" h="1442">
                                <a:moveTo>
                                  <a:pt x="853" y="1441"/>
                                </a:moveTo>
                                <a:lnTo>
                                  <a:pt x="0" y="279"/>
                                </a:lnTo>
                                <a:lnTo>
                                  <a:pt x="63" y="236"/>
                                </a:lnTo>
                                <a:lnTo>
                                  <a:pt x="128" y="196"/>
                                </a:lnTo>
                                <a:lnTo>
                                  <a:pt x="194" y="159"/>
                                </a:lnTo>
                                <a:lnTo>
                                  <a:pt x="263" y="126"/>
                                </a:lnTo>
                                <a:lnTo>
                                  <a:pt x="333" y="97"/>
                                </a:lnTo>
                                <a:lnTo>
                                  <a:pt x="404" y="71"/>
                                </a:lnTo>
                                <a:lnTo>
                                  <a:pt x="477" y="50"/>
                                </a:lnTo>
                                <a:lnTo>
                                  <a:pt x="551" y="32"/>
                                </a:lnTo>
                                <a:lnTo>
                                  <a:pt x="626" y="18"/>
                                </a:lnTo>
                                <a:lnTo>
                                  <a:pt x="701" y="8"/>
                                </a:lnTo>
                                <a:lnTo>
                                  <a:pt x="777" y="2"/>
                                </a:lnTo>
                                <a:lnTo>
                                  <a:pt x="853" y="0"/>
                                </a:lnTo>
                                <a:lnTo>
                                  <a:pt x="853"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730" name="docshape261"/>
                        <wps:cNvSpPr/>
                        <wps:spPr bwMode="auto">
                          <a:xfrm>
                            <a:off x="1919" y="1424"/>
                            <a:ext cx="1946" cy="1946"/>
                          </a:xfrm>
                          <a:custGeom>
                            <a:avLst/>
                            <a:gdLst>
                              <a:gd name="T0" fmla="+- 0 2816 1919"/>
                              <a:gd name="T1" fmla="*/ T0 w 1946"/>
                              <a:gd name="T2" fmla="+- 0 1428 1425"/>
                              <a:gd name="T3" fmla="*/ 1428 h 1946"/>
                              <a:gd name="T4" fmla="+- 0 2669 1919"/>
                              <a:gd name="T5" fmla="*/ T4 w 1946"/>
                              <a:gd name="T6" fmla="+- 0 1451 1425"/>
                              <a:gd name="T7" fmla="*/ 1451 h 1946"/>
                              <a:gd name="T8" fmla="+- 0 2530 1919"/>
                              <a:gd name="T9" fmla="*/ T8 w 1946"/>
                              <a:gd name="T10" fmla="+- 0 1494 1425"/>
                              <a:gd name="T11" fmla="*/ 1494 h 1946"/>
                              <a:gd name="T12" fmla="+- 0 2401 1919"/>
                              <a:gd name="T13" fmla="*/ T12 w 1946"/>
                              <a:gd name="T14" fmla="+- 0 1558 1425"/>
                              <a:gd name="T15" fmla="*/ 1558 h 1946"/>
                              <a:gd name="T16" fmla="+- 0 2284 1919"/>
                              <a:gd name="T17" fmla="*/ T16 w 1946"/>
                              <a:gd name="T18" fmla="+- 0 1639 1425"/>
                              <a:gd name="T19" fmla="*/ 1639 h 1946"/>
                              <a:gd name="T20" fmla="+- 0 2180 1919"/>
                              <a:gd name="T21" fmla="*/ T20 w 1946"/>
                              <a:gd name="T22" fmla="+- 0 1735 1425"/>
                              <a:gd name="T23" fmla="*/ 1735 h 1946"/>
                              <a:gd name="T24" fmla="+- 0 2091 1919"/>
                              <a:gd name="T25" fmla="*/ T24 w 1946"/>
                              <a:gd name="T26" fmla="+- 0 1846 1425"/>
                              <a:gd name="T27" fmla="*/ 1846 h 1946"/>
                              <a:gd name="T28" fmla="+- 0 2018 1919"/>
                              <a:gd name="T29" fmla="*/ T28 w 1946"/>
                              <a:gd name="T30" fmla="+- 0 1970 1425"/>
                              <a:gd name="T31" fmla="*/ 1970 h 1946"/>
                              <a:gd name="T32" fmla="+- 0 1965 1919"/>
                              <a:gd name="T33" fmla="*/ T32 w 1946"/>
                              <a:gd name="T34" fmla="+- 0 2104 1425"/>
                              <a:gd name="T35" fmla="*/ 2104 h 1946"/>
                              <a:gd name="T36" fmla="+- 0 1931 1919"/>
                              <a:gd name="T37" fmla="*/ T36 w 1946"/>
                              <a:gd name="T38" fmla="+- 0 2247 1425"/>
                              <a:gd name="T39" fmla="*/ 2247 h 1946"/>
                              <a:gd name="T40" fmla="+- 0 1919 1919"/>
                              <a:gd name="T41" fmla="*/ T40 w 1946"/>
                              <a:gd name="T42" fmla="+- 0 2398 1425"/>
                              <a:gd name="T43" fmla="*/ 2398 h 1946"/>
                              <a:gd name="T44" fmla="+- 0 1931 1919"/>
                              <a:gd name="T45" fmla="*/ T44 w 1946"/>
                              <a:gd name="T46" fmla="+- 0 2548 1425"/>
                              <a:gd name="T47" fmla="*/ 2548 h 1946"/>
                              <a:gd name="T48" fmla="+- 0 1965 1919"/>
                              <a:gd name="T49" fmla="*/ T48 w 1946"/>
                              <a:gd name="T50" fmla="+- 0 2691 1425"/>
                              <a:gd name="T51" fmla="*/ 2691 h 1946"/>
                              <a:gd name="T52" fmla="+- 0 2018 1919"/>
                              <a:gd name="T53" fmla="*/ T52 w 1946"/>
                              <a:gd name="T54" fmla="+- 0 2825 1425"/>
                              <a:gd name="T55" fmla="*/ 2825 h 1946"/>
                              <a:gd name="T56" fmla="+- 0 2091 1919"/>
                              <a:gd name="T57" fmla="*/ T56 w 1946"/>
                              <a:gd name="T58" fmla="+- 0 2949 1425"/>
                              <a:gd name="T59" fmla="*/ 2949 h 1946"/>
                              <a:gd name="T60" fmla="+- 0 2180 1919"/>
                              <a:gd name="T61" fmla="*/ T60 w 1946"/>
                              <a:gd name="T62" fmla="+- 0 3060 1425"/>
                              <a:gd name="T63" fmla="*/ 3060 h 1946"/>
                              <a:gd name="T64" fmla="+- 0 2284 1919"/>
                              <a:gd name="T65" fmla="*/ T64 w 1946"/>
                              <a:gd name="T66" fmla="+- 0 3157 1425"/>
                              <a:gd name="T67" fmla="*/ 3157 h 1946"/>
                              <a:gd name="T68" fmla="+- 0 2401 1919"/>
                              <a:gd name="T69" fmla="*/ T68 w 1946"/>
                              <a:gd name="T70" fmla="+- 0 3238 1425"/>
                              <a:gd name="T71" fmla="*/ 3238 h 1946"/>
                              <a:gd name="T72" fmla="+- 0 2530 1919"/>
                              <a:gd name="T73" fmla="*/ T72 w 1946"/>
                              <a:gd name="T74" fmla="+- 0 3301 1425"/>
                              <a:gd name="T75" fmla="*/ 3301 h 1946"/>
                              <a:gd name="T76" fmla="+- 0 2669 1919"/>
                              <a:gd name="T77" fmla="*/ T76 w 1946"/>
                              <a:gd name="T78" fmla="+- 0 3345 1425"/>
                              <a:gd name="T79" fmla="*/ 3345 h 1946"/>
                              <a:gd name="T80" fmla="+- 0 2816 1919"/>
                              <a:gd name="T81" fmla="*/ T80 w 1946"/>
                              <a:gd name="T82" fmla="+- 0 3368 1425"/>
                              <a:gd name="T83" fmla="*/ 3368 h 1946"/>
                              <a:gd name="T84" fmla="+- 0 2968 1919"/>
                              <a:gd name="T85" fmla="*/ T84 w 1946"/>
                              <a:gd name="T86" fmla="+- 0 3368 1425"/>
                              <a:gd name="T87" fmla="*/ 3368 h 1946"/>
                              <a:gd name="T88" fmla="+- 0 3115 1919"/>
                              <a:gd name="T89" fmla="*/ T88 w 1946"/>
                              <a:gd name="T90" fmla="+- 0 3345 1425"/>
                              <a:gd name="T91" fmla="*/ 3345 h 1946"/>
                              <a:gd name="T92" fmla="+- 0 3254 1919"/>
                              <a:gd name="T93" fmla="*/ T92 w 1946"/>
                              <a:gd name="T94" fmla="+- 0 3301 1425"/>
                              <a:gd name="T95" fmla="*/ 3301 h 1946"/>
                              <a:gd name="T96" fmla="+- 0 3383 1919"/>
                              <a:gd name="T97" fmla="*/ T96 w 1946"/>
                              <a:gd name="T98" fmla="+- 0 3238 1425"/>
                              <a:gd name="T99" fmla="*/ 3238 h 1946"/>
                              <a:gd name="T100" fmla="+- 0 3501 1919"/>
                              <a:gd name="T101" fmla="*/ T100 w 1946"/>
                              <a:gd name="T102" fmla="+- 0 3157 1425"/>
                              <a:gd name="T103" fmla="*/ 3157 h 1946"/>
                              <a:gd name="T104" fmla="+- 0 3605 1919"/>
                              <a:gd name="T105" fmla="*/ T104 w 1946"/>
                              <a:gd name="T106" fmla="+- 0 3060 1425"/>
                              <a:gd name="T107" fmla="*/ 3060 h 1946"/>
                              <a:gd name="T108" fmla="+- 0 3694 1919"/>
                              <a:gd name="T109" fmla="*/ T108 w 1946"/>
                              <a:gd name="T110" fmla="+- 0 2949 1425"/>
                              <a:gd name="T111" fmla="*/ 2949 h 1946"/>
                              <a:gd name="T112" fmla="+- 0 3766 1919"/>
                              <a:gd name="T113" fmla="*/ T112 w 1946"/>
                              <a:gd name="T114" fmla="+- 0 2825 1425"/>
                              <a:gd name="T115" fmla="*/ 2825 h 1946"/>
                              <a:gd name="T116" fmla="+- 0 3820 1919"/>
                              <a:gd name="T117" fmla="*/ T116 w 1946"/>
                              <a:gd name="T118" fmla="+- 0 2691 1425"/>
                              <a:gd name="T119" fmla="*/ 2691 h 1946"/>
                              <a:gd name="T120" fmla="+- 0 3853 1919"/>
                              <a:gd name="T121" fmla="*/ T120 w 1946"/>
                              <a:gd name="T122" fmla="+- 0 2548 1425"/>
                              <a:gd name="T123" fmla="*/ 2548 h 1946"/>
                              <a:gd name="T124" fmla="+- 0 3865 1919"/>
                              <a:gd name="T125" fmla="*/ T124 w 1946"/>
                              <a:gd name="T126" fmla="+- 0 2398 1425"/>
                              <a:gd name="T127" fmla="*/ 2398 h 1946"/>
                              <a:gd name="T128" fmla="+- 0 3853 1919"/>
                              <a:gd name="T129" fmla="*/ T128 w 1946"/>
                              <a:gd name="T130" fmla="+- 0 2247 1425"/>
                              <a:gd name="T131" fmla="*/ 2247 h 1946"/>
                              <a:gd name="T132" fmla="+- 0 3820 1919"/>
                              <a:gd name="T133" fmla="*/ T132 w 1946"/>
                              <a:gd name="T134" fmla="+- 0 2104 1425"/>
                              <a:gd name="T135" fmla="*/ 2104 h 1946"/>
                              <a:gd name="T136" fmla="+- 0 3766 1919"/>
                              <a:gd name="T137" fmla="*/ T136 w 1946"/>
                              <a:gd name="T138" fmla="+- 0 1970 1425"/>
                              <a:gd name="T139" fmla="*/ 1970 h 1946"/>
                              <a:gd name="T140" fmla="+- 0 3694 1919"/>
                              <a:gd name="T141" fmla="*/ T140 w 1946"/>
                              <a:gd name="T142" fmla="+- 0 1846 1425"/>
                              <a:gd name="T143" fmla="*/ 1846 h 1946"/>
                              <a:gd name="T144" fmla="+- 0 3605 1919"/>
                              <a:gd name="T145" fmla="*/ T144 w 1946"/>
                              <a:gd name="T146" fmla="+- 0 1735 1425"/>
                              <a:gd name="T147" fmla="*/ 1735 h 1946"/>
                              <a:gd name="T148" fmla="+- 0 3501 1919"/>
                              <a:gd name="T149" fmla="*/ T148 w 1946"/>
                              <a:gd name="T150" fmla="+- 0 1639 1425"/>
                              <a:gd name="T151" fmla="*/ 1639 h 1946"/>
                              <a:gd name="T152" fmla="+- 0 3383 1919"/>
                              <a:gd name="T153" fmla="*/ T152 w 1946"/>
                              <a:gd name="T154" fmla="+- 0 1558 1425"/>
                              <a:gd name="T155" fmla="*/ 1558 h 1946"/>
                              <a:gd name="T156" fmla="+- 0 3254 1919"/>
                              <a:gd name="T157" fmla="*/ T156 w 1946"/>
                              <a:gd name="T158" fmla="+- 0 1494 1425"/>
                              <a:gd name="T159" fmla="*/ 1494 h 1946"/>
                              <a:gd name="T160" fmla="+- 0 3115 1919"/>
                              <a:gd name="T161" fmla="*/ T160 w 1946"/>
                              <a:gd name="T162" fmla="+- 0 1451 1425"/>
                              <a:gd name="T163" fmla="*/ 1451 h 1946"/>
                              <a:gd name="T164" fmla="+- 0 2968 1919"/>
                              <a:gd name="T165" fmla="*/ T164 w 1946"/>
                              <a:gd name="T166" fmla="+- 0 1428 1425"/>
                              <a:gd name="T167" fmla="*/ 1428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3" y="0"/>
                                </a:moveTo>
                                <a:lnTo>
                                  <a:pt x="897" y="3"/>
                                </a:lnTo>
                                <a:lnTo>
                                  <a:pt x="823" y="11"/>
                                </a:lnTo>
                                <a:lnTo>
                                  <a:pt x="750" y="26"/>
                                </a:lnTo>
                                <a:lnTo>
                                  <a:pt x="680" y="45"/>
                                </a:lnTo>
                                <a:lnTo>
                                  <a:pt x="611" y="69"/>
                                </a:lnTo>
                                <a:lnTo>
                                  <a:pt x="545" y="99"/>
                                </a:lnTo>
                                <a:lnTo>
                                  <a:pt x="482" y="133"/>
                                </a:lnTo>
                                <a:lnTo>
                                  <a:pt x="422" y="171"/>
                                </a:lnTo>
                                <a:lnTo>
                                  <a:pt x="365" y="214"/>
                                </a:lnTo>
                                <a:lnTo>
                                  <a:pt x="311" y="260"/>
                                </a:lnTo>
                                <a:lnTo>
                                  <a:pt x="261" y="310"/>
                                </a:lnTo>
                                <a:lnTo>
                                  <a:pt x="214" y="364"/>
                                </a:lnTo>
                                <a:lnTo>
                                  <a:pt x="172" y="421"/>
                                </a:lnTo>
                                <a:lnTo>
                                  <a:pt x="133" y="482"/>
                                </a:lnTo>
                                <a:lnTo>
                                  <a:pt x="99" y="545"/>
                                </a:lnTo>
                                <a:lnTo>
                                  <a:pt x="70" y="611"/>
                                </a:lnTo>
                                <a:lnTo>
                                  <a:pt x="46" y="679"/>
                                </a:lnTo>
                                <a:lnTo>
                                  <a:pt x="26" y="750"/>
                                </a:lnTo>
                                <a:lnTo>
                                  <a:pt x="12" y="822"/>
                                </a:lnTo>
                                <a:lnTo>
                                  <a:pt x="3" y="897"/>
                                </a:lnTo>
                                <a:lnTo>
                                  <a:pt x="0" y="973"/>
                                </a:lnTo>
                                <a:lnTo>
                                  <a:pt x="3" y="1049"/>
                                </a:lnTo>
                                <a:lnTo>
                                  <a:pt x="12" y="1123"/>
                                </a:lnTo>
                                <a:lnTo>
                                  <a:pt x="26" y="1196"/>
                                </a:lnTo>
                                <a:lnTo>
                                  <a:pt x="46" y="1266"/>
                                </a:lnTo>
                                <a:lnTo>
                                  <a:pt x="70" y="1335"/>
                                </a:lnTo>
                                <a:lnTo>
                                  <a:pt x="99" y="1400"/>
                                </a:lnTo>
                                <a:lnTo>
                                  <a:pt x="133" y="1464"/>
                                </a:lnTo>
                                <a:lnTo>
                                  <a:pt x="172" y="1524"/>
                                </a:lnTo>
                                <a:lnTo>
                                  <a:pt x="214" y="1581"/>
                                </a:lnTo>
                                <a:lnTo>
                                  <a:pt x="261" y="1635"/>
                                </a:lnTo>
                                <a:lnTo>
                                  <a:pt x="311" y="1685"/>
                                </a:lnTo>
                                <a:lnTo>
                                  <a:pt x="365" y="1732"/>
                                </a:lnTo>
                                <a:lnTo>
                                  <a:pt x="422" y="1774"/>
                                </a:lnTo>
                                <a:lnTo>
                                  <a:pt x="482" y="1813"/>
                                </a:lnTo>
                                <a:lnTo>
                                  <a:pt x="545" y="1847"/>
                                </a:lnTo>
                                <a:lnTo>
                                  <a:pt x="611" y="1876"/>
                                </a:lnTo>
                                <a:lnTo>
                                  <a:pt x="680" y="1900"/>
                                </a:lnTo>
                                <a:lnTo>
                                  <a:pt x="750" y="1920"/>
                                </a:lnTo>
                                <a:lnTo>
                                  <a:pt x="823" y="1934"/>
                                </a:lnTo>
                                <a:lnTo>
                                  <a:pt x="897" y="1943"/>
                                </a:lnTo>
                                <a:lnTo>
                                  <a:pt x="973" y="1945"/>
                                </a:lnTo>
                                <a:lnTo>
                                  <a:pt x="1049" y="1943"/>
                                </a:lnTo>
                                <a:lnTo>
                                  <a:pt x="1124" y="1934"/>
                                </a:lnTo>
                                <a:lnTo>
                                  <a:pt x="1196" y="1920"/>
                                </a:lnTo>
                                <a:lnTo>
                                  <a:pt x="1267" y="1900"/>
                                </a:lnTo>
                                <a:lnTo>
                                  <a:pt x="1335" y="1876"/>
                                </a:lnTo>
                                <a:lnTo>
                                  <a:pt x="1401" y="1847"/>
                                </a:lnTo>
                                <a:lnTo>
                                  <a:pt x="1464" y="1813"/>
                                </a:lnTo>
                                <a:lnTo>
                                  <a:pt x="1524" y="1774"/>
                                </a:lnTo>
                                <a:lnTo>
                                  <a:pt x="1582" y="1732"/>
                                </a:lnTo>
                                <a:lnTo>
                                  <a:pt x="1635" y="1685"/>
                                </a:lnTo>
                                <a:lnTo>
                                  <a:pt x="1686" y="1635"/>
                                </a:lnTo>
                                <a:lnTo>
                                  <a:pt x="1732" y="1581"/>
                                </a:lnTo>
                                <a:lnTo>
                                  <a:pt x="1775" y="1524"/>
                                </a:lnTo>
                                <a:lnTo>
                                  <a:pt x="1813" y="1464"/>
                                </a:lnTo>
                                <a:lnTo>
                                  <a:pt x="1847" y="1400"/>
                                </a:lnTo>
                                <a:lnTo>
                                  <a:pt x="1876" y="1335"/>
                                </a:lnTo>
                                <a:lnTo>
                                  <a:pt x="1901" y="1266"/>
                                </a:lnTo>
                                <a:lnTo>
                                  <a:pt x="1920" y="1196"/>
                                </a:lnTo>
                                <a:lnTo>
                                  <a:pt x="1934" y="1123"/>
                                </a:lnTo>
                                <a:lnTo>
                                  <a:pt x="1943" y="1049"/>
                                </a:lnTo>
                                <a:lnTo>
                                  <a:pt x="1946" y="973"/>
                                </a:lnTo>
                                <a:lnTo>
                                  <a:pt x="1943" y="897"/>
                                </a:lnTo>
                                <a:lnTo>
                                  <a:pt x="1934" y="822"/>
                                </a:lnTo>
                                <a:lnTo>
                                  <a:pt x="1920" y="750"/>
                                </a:lnTo>
                                <a:lnTo>
                                  <a:pt x="1901" y="679"/>
                                </a:lnTo>
                                <a:lnTo>
                                  <a:pt x="1876" y="611"/>
                                </a:lnTo>
                                <a:lnTo>
                                  <a:pt x="1847" y="545"/>
                                </a:lnTo>
                                <a:lnTo>
                                  <a:pt x="1813" y="482"/>
                                </a:lnTo>
                                <a:lnTo>
                                  <a:pt x="1775" y="421"/>
                                </a:lnTo>
                                <a:lnTo>
                                  <a:pt x="1732" y="364"/>
                                </a:lnTo>
                                <a:lnTo>
                                  <a:pt x="1686" y="310"/>
                                </a:lnTo>
                                <a:lnTo>
                                  <a:pt x="1635" y="260"/>
                                </a:lnTo>
                                <a:lnTo>
                                  <a:pt x="1582" y="214"/>
                                </a:lnTo>
                                <a:lnTo>
                                  <a:pt x="1524" y="171"/>
                                </a:lnTo>
                                <a:lnTo>
                                  <a:pt x="1464" y="133"/>
                                </a:lnTo>
                                <a:lnTo>
                                  <a:pt x="1401" y="99"/>
                                </a:lnTo>
                                <a:lnTo>
                                  <a:pt x="1335" y="69"/>
                                </a:lnTo>
                                <a:lnTo>
                                  <a:pt x="1267" y="45"/>
                                </a:lnTo>
                                <a:lnTo>
                                  <a:pt x="1196" y="26"/>
                                </a:lnTo>
                                <a:lnTo>
                                  <a:pt x="1124" y="11"/>
                                </a:lnTo>
                                <a:lnTo>
                                  <a:pt x="1049" y="3"/>
                                </a:lnTo>
                                <a:lnTo>
                                  <a:pt x="973"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253" o:spid="_x0000_s1026" o:spt="203" style="position:absolute;left:0pt;margin-left:72pt;margin-top:47.65pt;height:145.25pt;width:144.7pt;mso-position-horizontal-relative:page;z-index:251949056;mso-width-relative:page;mso-height-relative:page;" coordorigin="1440,953" coordsize="2894,2905" o:gfxdata="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">
                <o:lock v:ext="edit" aspectratio="f"/>
                <v:shape id="docshape254" o:spid="_x0000_s1026" o:spt="100" style="position:absolute;left:1711;top:963;height:2883;width:2622;" fillcolor="#00539F" filled="t" stroked="f" coordsize="2622,2883" o:gfxdata="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L6WDvQAA&#10;ANwAAAAPAAAAAAAAAAEAIAAAACIAAABkcnMvZG93bnJldi54bWxQSwECFAAUAAAACACHTuJAMy8F&#10;njsAAAA5AAAAEAAAAAAAAAABACAAAAAMAQAAZHJzL3NoYXBleG1sLnhtbFBLBQYAAAAABgAGAFsB&#10;AAC2AwAAAAA=&#10;" path="m1181,0l1134,0,1181,1441,0,2267,47,2330,96,2389,149,2446,204,2500,262,2550,322,2597,384,2641,449,2682,516,2719,584,2752,654,2782,726,2808,799,2830,874,2849,949,2863,1026,2873,1103,2880,1181,2882,1257,2880,1332,2874,1406,2864,1479,2850,1551,2833,1621,2812,1689,2788,1756,2761,1822,2730,1885,2696,1947,2659,2007,2619,2064,2576,2120,2531,2173,2483,2223,2432,2271,2379,2317,2324,2359,2266,2399,2207,2436,2145,2470,2081,2501,2016,2529,1949,2553,1880,2574,1810,2591,1739,2604,1666,2614,1592,2620,1517,2622,1441,2620,1365,2614,1290,2604,1216,2591,1143,2574,1071,2553,1001,2529,933,2501,865,2470,800,2436,737,2399,675,2359,615,2317,558,2271,502,2223,449,2173,399,2120,351,2064,305,2007,262,1947,223,1885,186,1822,152,1756,121,1689,93,1621,69,1551,48,1479,31,1406,17,1332,8,1257,2,1181,0xe">
                  <v:path o:connectlocs="1134,964;0,3231;96,3353;204,3464;322,3561;449,3646;584,3716;726,3772;874,3813;1026,3837;1181,3846;1332,3838;1479,3814;1621,3776;1756,3725;1885,3660;2007,3583;2120,3495;2223,3396;2317,3288;2399,3171;2470,3045;2529,2913;2574,2774;2604,2630;2620,2481;2620,2329;2604,2180;2574,2035;2529,1897;2470,1764;2399,1639;2317,1522;2223,1413;2120,1315;2007,1226;1885,1150;1756,1085;1621,1033;1479,995;1332,972;1181,964" o:connectangles="0,0,0,0,0,0,0,0,0,0,0,0,0,0,0,0,0,0,0,0,0,0,0,0,0,0,0,0,0,0,0,0,0,0,0,0,0,0,0,0,0,0"/>
                  <v:fill on="t" focussize="0,0"/>
                  <v:stroke on="f"/>
                  <v:imagedata o:title=""/>
                  <o:lock v:ext="edit" aspectratio="f"/>
                </v:shape>
                <v:shape id="docshape255" o:spid="_x0000_s1026" o:spt="100" style="position:absolute;left:1451;top:1074;height:2771;width:2660;" fillcolor="#0093FF" filled="t" stroked="f" coordsize="2660,2771" o:gfxdata="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yW+vQAA&#10;ANwAAAAPAAAAAAAAAAEAIAAAACIAAABkcnMvZG93bnJldi54bWxQSwECFAAUAAAACACHTuJAMy8F&#10;njsAAAA5AAAAEAAAAAAAAAABACAAAAAMAQAAZHJzL3NoYXBleG1sLnhtbFBLBQYAAAAABgAGAFsB&#10;AAC2AwAAAAA=&#10;" path="m886,0l814,32,745,68,678,108,613,150,552,196,493,245,436,297,383,352,333,409,286,469,242,531,202,595,165,662,131,730,101,800,75,872,52,945,34,1020,19,1096,9,1173,2,1251,0,1330,2,1406,8,1481,18,1555,32,1628,49,1699,70,1769,94,1838,121,1905,152,1970,186,2034,223,2096,263,2155,306,2213,351,2268,399,2321,450,2372,503,2420,558,2465,616,2508,675,2548,737,2585,801,2619,866,2650,933,2677,1002,2701,1072,2722,1143,2739,1216,2753,1290,2763,1365,2769,1441,2771,1519,2769,1596,2762,1672,2752,1747,2738,1821,2720,1894,2698,1966,2672,2036,2642,2104,2609,2170,2573,2234,2533,2297,2489,2356,2443,2414,2393,2469,2340,2521,2284,2570,2225,2617,2163,2660,2099,1441,1330,886,0xe">
                  <v:path o:connectlocs="814,1107;678,1183;552,1271;436,1372;333,1484;242,1606;165,1737;101,1875;52,2020;19,2171;2,2326;2,2481;18,2630;49,2774;94,2913;152,3045;223,3171;306,3288;399,3396;503,3495;616,3583;737,3660;866,3725;1002,3776;1143,3814;1290,3838;1441,3846;1596,3837;1747,3813;1894,3773;2036,3717;2170,3648;2297,3564;2414,3468;2521,3359;2617,3238;1441,2405" o:connectangles="0,0,0,0,0,0,0,0,0,0,0,0,0,0,0,0,0,0,0,0,0,0,0,0,0,0,0,0,0,0,0,0,0,0,0,0,0"/>
                  <v:fill on="t" focussize="0,0"/>
                  <v:stroke on="f"/>
                  <v:imagedata o:title=""/>
                  <o:lock v:ext="edit" aspectratio="f"/>
                </v:shape>
                <v:shape id="docshape256" o:spid="_x0000_s1026" o:spt="100" style="position:absolute;left:1451;top:1074;height:2771;width:2660;" filled="f" stroked="t" coordsize="2660,2771" o:gfxdata="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rW+74A&#10;AADcAAAADwAAAAAAAAABACAAAAAiAAAAZHJzL2Rvd25yZXYueG1sUEsBAhQAFAAAAAgAh07iQDMv&#10;BZ47AAAAOQAAABAAAAAAAAAAAQAgAAAADQEAAGRycy9zaGFwZXhtbC54bWxQSwUGAAAAAAYABgBb&#10;AQAAtwMAAAAA&#10;" path="m1441,1330l2660,2099,2617,2163,2570,2225,2521,2284,2469,2340,2414,2393,2356,2443,2297,2489,2234,2533,2170,2573,2104,2609,2036,2642,1966,2672,1894,2698,1821,2720,1747,2738,1672,2752,1596,2762,1519,2769,1441,2771,1365,2769,1290,2763,1216,2753,1143,2739,1072,2722,1002,2701,933,2677,866,2650,801,2619,737,2585,675,2548,616,2508,558,2465,503,2420,450,2372,399,2321,351,2268,306,2213,263,2155,223,2096,186,2034,152,1970,121,1905,94,1838,70,1769,49,1699,32,1628,18,1555,8,1481,2,1406,0,1330,2,1251,9,1173,19,1096,34,1020,52,945,75,872,101,800,131,730,165,662,202,595,242,531,286,469,333,409,383,352,436,297,493,245,552,196,613,150,678,108,745,68,814,32,886,0,1441,1330xe">
                  <v:path o:connectlocs="2660,3174;2570,3300;2469,3415;2356,3518;2234,3608;2104,3684;1966,3747;1821,3795;1672,3827;1519,3844;1365,3844;1216,3828;1072,3797;933,3752;801,3694;675,3623;558,3540;450,3447;351,3343;263,3230;186,3109;121,2980;70,2844;32,2703;8,2556;0,2405;9,2248;34,2095;75,1947;131,1805;202,1670;286,1544;383,1427;493,1320;613,1225;745,1143;886,1075" o:connectangles="0,0,0,0,0,0,0,0,0,0,0,0,0,0,0,0,0,0,0,0,0,0,0,0,0,0,0,0,0,0,0,0,0,0,0,0,0"/>
                  <v:fill on="f" focussize="0,0"/>
                  <v:stroke weight="1.11196850393701pt" color="#FFFFFF" joinstyle="round"/>
                  <v:imagedata o:title=""/>
                  <o:lock v:ext="edit" aspectratio="f"/>
                </v:shape>
                <v:shape id="docshape257" o:spid="_x0000_s1026" o:spt="100" style="position:absolute;left:1451;top:1074;height:2180;width:1442;" fillcolor="#66BEFF" filled="t" stroked="f" coordsize="1442,2180" o:gfxdata="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vcF74A&#10;AADcAAAADwAAAAAAAAABACAAAAAiAAAAZHJzL2Rvd25yZXYueG1sUEsBAhQAFAAAAAgAh07iQDMv&#10;BZ47AAAAOQAAABAAAAAAAAAAAQAgAAAADQEAAGRycy9zaGFwZXhtbC54bWxQSwUGAAAAAAYABgBb&#10;AQAAtwMAAAAA&#10;" path="m886,0l814,32,745,68,678,108,613,150,552,196,493,245,436,297,383,352,333,409,286,469,242,531,202,595,165,662,131,730,101,800,75,872,52,945,34,1020,19,1096,9,1173,2,1251,0,1330,2,1406,8,1482,18,1557,32,1631,50,1704,71,1776,96,1848,125,1917,158,1985,194,2052,234,2117,277,2179,1441,1330,886,0xe">
                  <v:path o:connectlocs="886,1075;814,1107;745,1143;678,1183;613,1225;552,1271;493,1320;436,1372;383,1427;333,1484;286,1544;242,1606;202,1670;165,1737;131,1805;101,1875;75,1947;52,2020;34,2095;19,2171;9,2248;2,2326;0,2405;2,2481;8,2557;18,2632;32,2706;50,2779;71,2851;96,2923;125,2992;158,3060;194,3127;234,3192;277,3254;1441,2405;886,1075" o:connectangles="0,0,0,0,0,0,0,0,0,0,0,0,0,0,0,0,0,0,0,0,0,0,0,0,0,0,0,0,0,0,0,0,0,0,0,0,0"/>
                  <v:fill on="t" focussize="0,0"/>
                  <v:stroke on="f"/>
                  <v:imagedata o:title=""/>
                  <o:lock v:ext="edit" aspectratio="f"/>
                </v:shape>
                <v:shape id="docshape258" o:spid="_x0000_s1026" o:spt="100" style="position:absolute;left:1451;top:1074;height:2180;width:1442;" filled="f" stroked="t" coordsize="1442,2180" o:gfxdata="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2Fni6/&#10;AAAA3AAAAA8AAAAAAAAAAQAgAAAAIgAAAGRycy9kb3ducmV2LnhtbFBLAQIUABQAAAAIAIdO4kAz&#10;LwWeOwAAADkAAAAQAAAAAAAAAAEAIAAAAA4BAABkcnMvc2hhcGV4bWwueG1sUEsFBgAAAAAGAAYA&#10;WwEAALgDAAAAAA==&#10;" path="m1441,1330l277,2179,234,2117,194,2052,158,1985,125,1917,96,1848,71,1776,50,1704,32,1631,18,1557,8,1482,2,1406,0,1330,2,1251,9,1173,19,1096,34,1020,52,945,75,872,101,800,131,730,165,662,202,595,242,531,286,469,333,409,383,352,436,297,493,245,552,196,613,150,678,108,745,68,814,32,886,0,1441,1330xe">
                  <v:path o:connectlocs="1441,2405;277,3254;234,3192;194,3127;158,3060;125,2992;96,2923;71,2851;50,2779;32,2706;18,2632;8,2557;2,2481;0,2405;2,2326;9,2248;19,2171;34,2095;52,2020;75,1947;101,1875;131,1805;165,1737;202,1670;242,1606;286,1544;333,1484;383,1427;436,1372;493,1320;552,1271;613,1225;678,1183;745,1143;814,1107;886,1075;1441,2405" o:connectangles="0,0,0,0,0,0,0,0,0,0,0,0,0,0,0,0,0,0,0,0,0,0,0,0,0,0,0,0,0,0,0,0,0,0,0,0,0"/>
                  <v:fill on="f" focussize="0,0"/>
                  <v:stroke weight="1.11196850393701pt" color="#FFFFFF" joinstyle="round"/>
                  <v:imagedata o:title=""/>
                  <o:lock v:ext="edit" aspectratio="f"/>
                </v:shape>
                <v:shape id="docshape259" o:spid="_x0000_s1026" o:spt="100" style="position:absolute;left:2039;top:963;height:1442;width:853;" fillcolor="#C4E6FF" filled="t" stroked="f" coordsize="853,1442" o:gfxdata="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5n90ugAAANwA&#10;AAAPAAAAAAAAAAEAIAAAACIAAABkcnMvZG93bnJldi54bWxQSwECFAAUAAAACACHTuJAMy8FnjsA&#10;AAA5AAAAEAAAAAAAAAABACAAAAAJAQAAZHJzL3NoYXBleG1sLnhtbFBLBQYAAAAABgAGAFsBAACz&#10;AwAAAAA=&#10;" path="m853,0l777,2,701,8,626,18,551,32,477,50,404,71,333,97,263,126,194,159,128,196,63,236,0,279,853,1441,853,0xe">
                  <v:path o:connectlocs="853,964;777,966;701,972;626,982;551,996;477,1014;404,1035;333,1061;263,1090;194,1123;128,1160;63,1200;0,1243;853,2405;853,964" o:connectangles="0,0,0,0,0,0,0,0,0,0,0,0,0,0,0"/>
                  <v:fill on="t" focussize="0,0"/>
                  <v:stroke on="f"/>
                  <v:imagedata o:title=""/>
                  <o:lock v:ext="edit" aspectratio="f"/>
                </v:shape>
                <v:shape id="docshape260" o:spid="_x0000_s1026" o:spt="100" style="position:absolute;left:2039;top:963;height:1442;width:853;" filled="f" stroked="t" coordsize="853,1442" o:gfxdata="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ZN0W/&#10;AAAA3AAAAA8AAAAAAAAAAQAgAAAAIgAAAGRycy9kb3ducmV2LnhtbFBLAQIUABQAAAAIAIdO4kAz&#10;LwWeOwAAADkAAAAQAAAAAAAAAAEAIAAAAA4BAABkcnMvc2hhcGV4bWwueG1sUEsFBgAAAAAGAAYA&#10;WwEAALgDAAAAAA==&#10;" path="m853,1441l0,279,63,236,128,196,194,159,263,126,333,97,404,71,477,50,551,32,626,18,701,8,777,2,853,0,853,1441xe">
                  <v:path o:connectlocs="853,2405;0,1243;63,1200;128,1160;194,1123;263,1090;333,1061;404,1035;477,1014;551,996;626,982;701,972;777,966;853,964;853,2405" o:connectangles="0,0,0,0,0,0,0,0,0,0,0,0,0,0,0"/>
                  <v:fill on="f" focussize="0,0"/>
                  <v:stroke weight="1.11196850393701pt" color="#FFFFFF" joinstyle="round"/>
                  <v:imagedata o:title=""/>
                  <o:lock v:ext="edit" aspectratio="f"/>
                </v:shape>
                <v:shape id="docshape261" o:spid="_x0000_s1026" o:spt="100" style="position:absolute;left:1919;top:1424;height:1946;width:1946;" fillcolor="#FFFFFF" filled="t" stroked="f" coordsize="1946,1946" o:gfxdata="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67D9ugAAANwA&#10;AAAPAAAAAAAAAAEAIAAAACIAAABkcnMvZG93bnJldi54bWxQSwECFAAUAAAACACHTuJAMy8FnjsA&#10;AAA5AAAAEAAAAAAAAAABACAAAAAJAQAAZHJzL3NoYXBleG1sLnhtbFBLBQYAAAAABgAGAFsBAACz&#10;AwAAAAA=&#10;" path="m973,0l897,3,823,11,750,26,680,45,611,69,545,99,482,133,422,171,365,214,311,260,261,310,214,364,172,421,133,482,99,545,70,611,46,679,26,750,12,822,3,897,0,973,3,1049,12,1123,26,1196,46,1266,70,1335,99,1400,133,1464,172,1524,214,1581,261,1635,311,1685,365,1732,422,1774,482,1813,545,1847,611,1876,680,1900,750,1920,823,1934,897,1943,973,1945,1049,1943,1124,1934,1196,1920,1267,1900,1335,1876,1401,1847,1464,1813,1524,1774,1582,1732,1635,1685,1686,1635,1732,1581,1775,1524,1813,1464,1847,1400,1876,1335,1901,1266,1920,1196,1934,1123,1943,1049,1946,973,1943,897,1934,822,1920,750,1901,679,1876,611,1847,545,1813,482,1775,421,1732,364,1686,310,1635,260,1582,214,1524,171,1464,133,1401,99,1335,69,1267,45,1196,26,1124,11,1049,3,973,0xe">
                  <v:path o:connectlocs="897,1428;750,1451;611,1494;482,1558;365,1639;261,1735;172,1846;99,1970;46,2104;12,2247;0,2398;12,2548;46,2691;99,2825;172,2949;261,3060;365,3157;482,3238;611,3301;750,3345;897,3368;1049,3368;1196,3345;1335,3301;1464,3238;1582,3157;1686,3060;1775,2949;1847,2825;1901,2691;1934,2548;1946,2398;1934,2247;1901,2104;1847,1970;1775,1846;1686,1735;1582,1639;1464,1558;1335,1494;1196,1451;1049,1428" o:connectangles="0,0,0,0,0,0,0,0,0,0,0,0,0,0,0,0,0,0,0,0,0,0,0,0,0,0,0,0,0,0,0,0,0,0,0,0,0,0,0,0,0,0"/>
                  <v:fill on="t" focussize="0,0"/>
                  <v:stroke on="f"/>
                  <v:imagedata o:title=""/>
                  <o:lock v:ext="edit" aspectratio="f"/>
                </v:shape>
              </v:group>
            </w:pict>
          </mc:Fallback>
        </mc:AlternateContent>
      </w:r>
      <w:r>
        <mc:AlternateContent>
          <mc:Choice Requires="wps">
            <w:drawing>
              <wp:anchor distT="0" distB="0" distL="114300" distR="114300" simplePos="0" relativeHeight="251951104" behindDoc="0" locked="0" layoutInCell="1" allowOverlap="1">
                <wp:simplePos x="0" y="0"/>
                <wp:positionH relativeFrom="page">
                  <wp:posOffset>921385</wp:posOffset>
                </wp:positionH>
                <wp:positionV relativeFrom="paragraph">
                  <wp:posOffset>102870</wp:posOffset>
                </wp:positionV>
                <wp:extent cx="3887470" cy="376555"/>
                <wp:effectExtent l="0" t="0" r="11430" b="4445"/>
                <wp:wrapNone/>
                <wp:docPr id="731" name="docshape262"/>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spacing w:before="54" w:line="278" w:lineRule="auto"/>
                              <w:ind w:left="1495" w:right="723" w:hanging="246"/>
                              <w:rPr>
                                <w:rFonts w:ascii="Verdana"/>
                                <w:i/>
                                <w:color w:val="000000"/>
                                <w:sz w:val="17"/>
                              </w:rPr>
                            </w:pPr>
                            <w:r>
                              <w:rPr>
                                <w:rFonts w:ascii="Verdana"/>
                                <w:i/>
                                <w:color w:val="454C5B"/>
                                <w:w w:val="90"/>
                                <w:sz w:val="17"/>
                              </w:rPr>
                              <w:t>In</w:t>
                            </w:r>
                            <w:r>
                              <w:rPr>
                                <w:rFonts w:ascii="Verdana"/>
                                <w:i/>
                                <w:color w:val="454C5B"/>
                                <w:spacing w:val="-7"/>
                                <w:w w:val="90"/>
                                <w:sz w:val="17"/>
                              </w:rPr>
                              <w:t xml:space="preserve"> </w:t>
                            </w:r>
                            <w:r>
                              <w:rPr>
                                <w:rFonts w:ascii="Verdana"/>
                                <w:i/>
                                <w:color w:val="454C5B"/>
                                <w:w w:val="90"/>
                                <w:sz w:val="17"/>
                              </w:rPr>
                              <w:t>your</w:t>
                            </w:r>
                            <w:r>
                              <w:rPr>
                                <w:rFonts w:ascii="Verdana"/>
                                <w:i/>
                                <w:color w:val="454C5B"/>
                                <w:spacing w:val="-7"/>
                                <w:w w:val="90"/>
                                <w:sz w:val="17"/>
                              </w:rPr>
                              <w:t xml:space="preserve"> </w:t>
                            </w:r>
                            <w:r>
                              <w:rPr>
                                <w:rFonts w:ascii="Verdana"/>
                                <w:i/>
                                <w:color w:val="454C5B"/>
                                <w:w w:val="90"/>
                                <w:sz w:val="17"/>
                              </w:rPr>
                              <w:t>opinion,</w:t>
                            </w:r>
                            <w:r>
                              <w:rPr>
                                <w:rFonts w:ascii="Verdana"/>
                                <w:i/>
                                <w:color w:val="454C5B"/>
                                <w:spacing w:val="-7"/>
                                <w:w w:val="90"/>
                                <w:sz w:val="17"/>
                              </w:rPr>
                              <w:t xml:space="preserve"> </w:t>
                            </w:r>
                            <w:r>
                              <w:rPr>
                                <w:rFonts w:ascii="Verdana"/>
                                <w:i/>
                                <w:color w:val="454C5B"/>
                                <w:w w:val="90"/>
                                <w:sz w:val="17"/>
                              </w:rPr>
                              <w:t>would</w:t>
                            </w:r>
                            <w:r>
                              <w:rPr>
                                <w:rFonts w:ascii="Verdana"/>
                                <w:i/>
                                <w:color w:val="454C5B"/>
                                <w:spacing w:val="-7"/>
                                <w:w w:val="90"/>
                                <w:sz w:val="17"/>
                              </w:rPr>
                              <w:t xml:space="preserve"> </w:t>
                            </w:r>
                            <w:r>
                              <w:rPr>
                                <w:rFonts w:ascii="Verdana"/>
                                <w:i/>
                                <w:color w:val="454C5B"/>
                                <w:w w:val="90"/>
                                <w:sz w:val="17"/>
                              </w:rPr>
                              <w:t>AI</w:t>
                            </w:r>
                            <w:r>
                              <w:rPr>
                                <w:rFonts w:ascii="Verdana"/>
                                <w:i/>
                                <w:color w:val="454C5B"/>
                                <w:spacing w:val="-7"/>
                                <w:w w:val="90"/>
                                <w:sz w:val="17"/>
                              </w:rPr>
                              <w:t xml:space="preserve"> </w:t>
                            </w:r>
                            <w:r>
                              <w:rPr>
                                <w:rFonts w:ascii="Verdana"/>
                                <w:i/>
                                <w:color w:val="454C5B"/>
                                <w:w w:val="90"/>
                                <w:sz w:val="17"/>
                              </w:rPr>
                              <w:t>be</w:t>
                            </w:r>
                            <w:r>
                              <w:rPr>
                                <w:rFonts w:ascii="Verdana"/>
                                <w:i/>
                                <w:color w:val="454C5B"/>
                                <w:spacing w:val="-7"/>
                                <w:w w:val="90"/>
                                <w:sz w:val="17"/>
                              </w:rPr>
                              <w:t xml:space="preserve"> </w:t>
                            </w:r>
                            <w:r>
                              <w:rPr>
                                <w:rFonts w:ascii="Verdana"/>
                                <w:i/>
                                <w:color w:val="454C5B"/>
                                <w:w w:val="90"/>
                                <w:sz w:val="17"/>
                              </w:rPr>
                              <w:t>more</w:t>
                            </w:r>
                            <w:r>
                              <w:rPr>
                                <w:rFonts w:ascii="Verdana"/>
                                <w:i/>
                                <w:color w:val="454C5B"/>
                                <w:spacing w:val="-7"/>
                                <w:w w:val="90"/>
                                <w:sz w:val="17"/>
                              </w:rPr>
                              <w:t xml:space="preserve"> </w:t>
                            </w:r>
                            <w:r>
                              <w:rPr>
                                <w:rFonts w:ascii="Verdana"/>
                                <w:i/>
                                <w:color w:val="454C5B"/>
                                <w:w w:val="90"/>
                                <w:sz w:val="17"/>
                              </w:rPr>
                              <w:t>beneficial</w:t>
                            </w:r>
                            <w:r>
                              <w:rPr>
                                <w:rFonts w:ascii="Verdana"/>
                                <w:i/>
                                <w:color w:val="454C5B"/>
                                <w:spacing w:val="-7"/>
                                <w:w w:val="90"/>
                                <w:sz w:val="17"/>
                              </w:rPr>
                              <w:t xml:space="preserve"> </w:t>
                            </w:r>
                            <w:r>
                              <w:rPr>
                                <w:rFonts w:ascii="Verdana"/>
                                <w:i/>
                                <w:color w:val="454C5B"/>
                                <w:w w:val="90"/>
                                <w:sz w:val="17"/>
                              </w:rPr>
                              <w:t xml:space="preserve">to </w:t>
                            </w:r>
                            <w:r>
                              <w:rPr>
                                <w:rFonts w:ascii="Verdana"/>
                                <w:i/>
                                <w:color w:val="454C5B"/>
                                <w:spacing w:val="-2"/>
                                <w:sz w:val="17"/>
                              </w:rPr>
                              <w:t>security</w:t>
                            </w:r>
                            <w:r>
                              <w:rPr>
                                <w:rFonts w:ascii="Verdana"/>
                                <w:i/>
                                <w:color w:val="454C5B"/>
                                <w:spacing w:val="-15"/>
                                <w:sz w:val="17"/>
                              </w:rPr>
                              <w:t xml:space="preserve"> </w:t>
                            </w:r>
                            <w:r>
                              <w:rPr>
                                <w:rFonts w:ascii="Verdana"/>
                                <w:i/>
                                <w:color w:val="454C5B"/>
                                <w:spacing w:val="-2"/>
                                <w:sz w:val="17"/>
                              </w:rPr>
                              <w:t>teams</w:t>
                            </w:r>
                            <w:r>
                              <w:rPr>
                                <w:rFonts w:ascii="Verdana"/>
                                <w:i/>
                                <w:color w:val="454C5B"/>
                                <w:spacing w:val="-15"/>
                                <w:sz w:val="17"/>
                              </w:rPr>
                              <w:t xml:space="preserve"> </w:t>
                            </w:r>
                            <w:r>
                              <w:rPr>
                                <w:rFonts w:ascii="Verdana"/>
                                <w:i/>
                                <w:color w:val="454C5B"/>
                                <w:spacing w:val="-2"/>
                                <w:sz w:val="17"/>
                              </w:rPr>
                              <w:t>or</w:t>
                            </w:r>
                            <w:r>
                              <w:rPr>
                                <w:rFonts w:ascii="Verdana"/>
                                <w:i/>
                                <w:color w:val="454C5B"/>
                                <w:spacing w:val="-15"/>
                                <w:sz w:val="17"/>
                              </w:rPr>
                              <w:t xml:space="preserve"> </w:t>
                            </w:r>
                            <w:r>
                              <w:rPr>
                                <w:rFonts w:ascii="Verdana"/>
                                <w:i/>
                                <w:color w:val="454C5B"/>
                                <w:spacing w:val="-2"/>
                                <w:sz w:val="17"/>
                              </w:rPr>
                              <w:t>malicious</w:t>
                            </w:r>
                            <w:r>
                              <w:rPr>
                                <w:rFonts w:ascii="Verdana"/>
                                <w:i/>
                                <w:color w:val="454C5B"/>
                                <w:spacing w:val="-15"/>
                                <w:sz w:val="17"/>
                              </w:rPr>
                              <w:t xml:space="preserve"> </w:t>
                            </w:r>
                            <w:r>
                              <w:rPr>
                                <w:rFonts w:ascii="Verdana"/>
                                <w:i/>
                                <w:color w:val="454C5B"/>
                                <w:spacing w:val="-2"/>
                                <w:sz w:val="17"/>
                              </w:rPr>
                              <w:t>3rd</w:t>
                            </w:r>
                            <w:r>
                              <w:rPr>
                                <w:rFonts w:ascii="Verdana"/>
                                <w:i/>
                                <w:color w:val="454C5B"/>
                                <w:spacing w:val="-15"/>
                                <w:sz w:val="17"/>
                              </w:rPr>
                              <w:t xml:space="preserve"> </w:t>
                            </w:r>
                            <w:r>
                              <w:rPr>
                                <w:rFonts w:ascii="Verdana"/>
                                <w:i/>
                                <w:color w:val="454C5B"/>
                                <w:spacing w:val="-2"/>
                                <w:sz w:val="17"/>
                              </w:rPr>
                              <w:t>parties?</w:t>
                            </w:r>
                          </w:p>
                        </w:txbxContent>
                      </wps:txbx>
                      <wps:bodyPr rot="0" vert="horz" wrap="square" lIns="0" tIns="0" rIns="0" bIns="0" anchor="t" anchorCtr="0" upright="1">
                        <a:noAutofit/>
                      </wps:bodyPr>
                    </wps:wsp>
                  </a:graphicData>
                </a:graphic>
              </wp:anchor>
            </w:drawing>
          </mc:Choice>
          <mc:Fallback>
            <w:pict>
              <v:shape id="docshape262" o:spid="_x0000_s1026" o:spt="202" type="#_x0000_t202" style="position:absolute;left:0pt;margin-left:72.55pt;margin-top:8.1pt;height:29.65pt;width:306.1pt;mso-position-horizontal-relative:page;z-index:251951104;mso-width-relative:page;mso-height-relative:page;" fillcolor="#EEF3F8" filled="t" stroked="f" coordsize="21600,21600" o:gfxdata="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K7t7e1gAAAAkBAAAPAAAAAAAAAAEAIAAAACIAAABkcnMvZG93bnJldi54&#10;bWxQSwECFAAUAAAACACHTuJAGq6vzvwBAAAABAAADgAAAAAAAAABACAAAAAlAQAAZHJzL2Uyb0Rv&#10;Yy54bWxQSwUGAAAAAAYABgBZAQAAkwUAAAAA&#10;">
                <v:fill on="t" focussize="0,0"/>
                <v:stroke on="f"/>
                <v:imagedata o:title=""/>
                <o:lock v:ext="edit" aspectratio="f"/>
                <v:textbox inset="0mm,0mm,0mm,0mm">
                  <w:txbxContent>
                    <w:p>
                      <w:pPr>
                        <w:spacing w:before="54" w:line="278" w:lineRule="auto"/>
                        <w:ind w:left="1495" w:right="723" w:hanging="246"/>
                        <w:rPr>
                          <w:rFonts w:ascii="Verdana"/>
                          <w:i/>
                          <w:color w:val="000000"/>
                          <w:sz w:val="17"/>
                        </w:rPr>
                      </w:pPr>
                      <w:r>
                        <w:rPr>
                          <w:rFonts w:ascii="Verdana"/>
                          <w:i/>
                          <w:color w:val="454C5B"/>
                          <w:w w:val="90"/>
                          <w:sz w:val="17"/>
                        </w:rPr>
                        <w:t>In</w:t>
                      </w:r>
                      <w:r>
                        <w:rPr>
                          <w:rFonts w:ascii="Verdana"/>
                          <w:i/>
                          <w:color w:val="454C5B"/>
                          <w:spacing w:val="-7"/>
                          <w:w w:val="90"/>
                          <w:sz w:val="17"/>
                        </w:rPr>
                        <w:t xml:space="preserve"> </w:t>
                      </w:r>
                      <w:r>
                        <w:rPr>
                          <w:rFonts w:ascii="Verdana"/>
                          <w:i/>
                          <w:color w:val="454C5B"/>
                          <w:w w:val="90"/>
                          <w:sz w:val="17"/>
                        </w:rPr>
                        <w:t>your</w:t>
                      </w:r>
                      <w:r>
                        <w:rPr>
                          <w:rFonts w:ascii="Verdana"/>
                          <w:i/>
                          <w:color w:val="454C5B"/>
                          <w:spacing w:val="-7"/>
                          <w:w w:val="90"/>
                          <w:sz w:val="17"/>
                        </w:rPr>
                        <w:t xml:space="preserve"> </w:t>
                      </w:r>
                      <w:r>
                        <w:rPr>
                          <w:rFonts w:ascii="Verdana"/>
                          <w:i/>
                          <w:color w:val="454C5B"/>
                          <w:w w:val="90"/>
                          <w:sz w:val="17"/>
                        </w:rPr>
                        <w:t>opinion,</w:t>
                      </w:r>
                      <w:r>
                        <w:rPr>
                          <w:rFonts w:ascii="Verdana"/>
                          <w:i/>
                          <w:color w:val="454C5B"/>
                          <w:spacing w:val="-7"/>
                          <w:w w:val="90"/>
                          <w:sz w:val="17"/>
                        </w:rPr>
                        <w:t xml:space="preserve"> </w:t>
                      </w:r>
                      <w:r>
                        <w:rPr>
                          <w:rFonts w:ascii="Verdana"/>
                          <w:i/>
                          <w:color w:val="454C5B"/>
                          <w:w w:val="90"/>
                          <w:sz w:val="17"/>
                        </w:rPr>
                        <w:t>would</w:t>
                      </w:r>
                      <w:r>
                        <w:rPr>
                          <w:rFonts w:ascii="Verdana"/>
                          <w:i/>
                          <w:color w:val="454C5B"/>
                          <w:spacing w:val="-7"/>
                          <w:w w:val="90"/>
                          <w:sz w:val="17"/>
                        </w:rPr>
                        <w:t xml:space="preserve"> </w:t>
                      </w:r>
                      <w:r>
                        <w:rPr>
                          <w:rFonts w:ascii="Verdana"/>
                          <w:i/>
                          <w:color w:val="454C5B"/>
                          <w:w w:val="90"/>
                          <w:sz w:val="17"/>
                        </w:rPr>
                        <w:t>AI</w:t>
                      </w:r>
                      <w:r>
                        <w:rPr>
                          <w:rFonts w:ascii="Verdana"/>
                          <w:i/>
                          <w:color w:val="454C5B"/>
                          <w:spacing w:val="-7"/>
                          <w:w w:val="90"/>
                          <w:sz w:val="17"/>
                        </w:rPr>
                        <w:t xml:space="preserve"> </w:t>
                      </w:r>
                      <w:r>
                        <w:rPr>
                          <w:rFonts w:ascii="Verdana"/>
                          <w:i/>
                          <w:color w:val="454C5B"/>
                          <w:w w:val="90"/>
                          <w:sz w:val="17"/>
                        </w:rPr>
                        <w:t>be</w:t>
                      </w:r>
                      <w:r>
                        <w:rPr>
                          <w:rFonts w:ascii="Verdana"/>
                          <w:i/>
                          <w:color w:val="454C5B"/>
                          <w:spacing w:val="-7"/>
                          <w:w w:val="90"/>
                          <w:sz w:val="17"/>
                        </w:rPr>
                        <w:t xml:space="preserve"> </w:t>
                      </w:r>
                      <w:r>
                        <w:rPr>
                          <w:rFonts w:ascii="Verdana"/>
                          <w:i/>
                          <w:color w:val="454C5B"/>
                          <w:w w:val="90"/>
                          <w:sz w:val="17"/>
                        </w:rPr>
                        <w:t>more</w:t>
                      </w:r>
                      <w:r>
                        <w:rPr>
                          <w:rFonts w:ascii="Verdana"/>
                          <w:i/>
                          <w:color w:val="454C5B"/>
                          <w:spacing w:val="-7"/>
                          <w:w w:val="90"/>
                          <w:sz w:val="17"/>
                        </w:rPr>
                        <w:t xml:space="preserve"> </w:t>
                      </w:r>
                      <w:r>
                        <w:rPr>
                          <w:rFonts w:ascii="Verdana"/>
                          <w:i/>
                          <w:color w:val="454C5B"/>
                          <w:w w:val="90"/>
                          <w:sz w:val="17"/>
                        </w:rPr>
                        <w:t>beneficial</w:t>
                      </w:r>
                      <w:r>
                        <w:rPr>
                          <w:rFonts w:ascii="Verdana"/>
                          <w:i/>
                          <w:color w:val="454C5B"/>
                          <w:spacing w:val="-7"/>
                          <w:w w:val="90"/>
                          <w:sz w:val="17"/>
                        </w:rPr>
                        <w:t xml:space="preserve"> </w:t>
                      </w:r>
                      <w:r>
                        <w:rPr>
                          <w:rFonts w:ascii="Verdana"/>
                          <w:i/>
                          <w:color w:val="454C5B"/>
                          <w:w w:val="90"/>
                          <w:sz w:val="17"/>
                        </w:rPr>
                        <w:t xml:space="preserve">to </w:t>
                      </w:r>
                      <w:r>
                        <w:rPr>
                          <w:rFonts w:ascii="Verdana"/>
                          <w:i/>
                          <w:color w:val="454C5B"/>
                          <w:spacing w:val="-2"/>
                          <w:sz w:val="17"/>
                        </w:rPr>
                        <w:t>security</w:t>
                      </w:r>
                      <w:r>
                        <w:rPr>
                          <w:rFonts w:ascii="Verdana"/>
                          <w:i/>
                          <w:color w:val="454C5B"/>
                          <w:spacing w:val="-15"/>
                          <w:sz w:val="17"/>
                        </w:rPr>
                        <w:t xml:space="preserve"> </w:t>
                      </w:r>
                      <w:r>
                        <w:rPr>
                          <w:rFonts w:ascii="Verdana"/>
                          <w:i/>
                          <w:color w:val="454C5B"/>
                          <w:spacing w:val="-2"/>
                          <w:sz w:val="17"/>
                        </w:rPr>
                        <w:t>teams</w:t>
                      </w:r>
                      <w:r>
                        <w:rPr>
                          <w:rFonts w:ascii="Verdana"/>
                          <w:i/>
                          <w:color w:val="454C5B"/>
                          <w:spacing w:val="-15"/>
                          <w:sz w:val="17"/>
                        </w:rPr>
                        <w:t xml:space="preserve"> </w:t>
                      </w:r>
                      <w:r>
                        <w:rPr>
                          <w:rFonts w:ascii="Verdana"/>
                          <w:i/>
                          <w:color w:val="454C5B"/>
                          <w:spacing w:val="-2"/>
                          <w:sz w:val="17"/>
                        </w:rPr>
                        <w:t>or</w:t>
                      </w:r>
                      <w:r>
                        <w:rPr>
                          <w:rFonts w:ascii="Verdana"/>
                          <w:i/>
                          <w:color w:val="454C5B"/>
                          <w:spacing w:val="-15"/>
                          <w:sz w:val="17"/>
                        </w:rPr>
                        <w:t xml:space="preserve"> </w:t>
                      </w:r>
                      <w:r>
                        <w:rPr>
                          <w:rFonts w:ascii="Verdana"/>
                          <w:i/>
                          <w:color w:val="454C5B"/>
                          <w:spacing w:val="-2"/>
                          <w:sz w:val="17"/>
                        </w:rPr>
                        <w:t>malicious</w:t>
                      </w:r>
                      <w:r>
                        <w:rPr>
                          <w:rFonts w:ascii="Verdana"/>
                          <w:i/>
                          <w:color w:val="454C5B"/>
                          <w:spacing w:val="-15"/>
                          <w:sz w:val="17"/>
                        </w:rPr>
                        <w:t xml:space="preserve"> </w:t>
                      </w:r>
                      <w:r>
                        <w:rPr>
                          <w:rFonts w:ascii="Verdana"/>
                          <w:i/>
                          <w:color w:val="454C5B"/>
                          <w:spacing w:val="-2"/>
                          <w:sz w:val="17"/>
                        </w:rPr>
                        <w:t>3rd</w:t>
                      </w:r>
                      <w:r>
                        <w:rPr>
                          <w:rFonts w:ascii="Verdana"/>
                          <w:i/>
                          <w:color w:val="454C5B"/>
                          <w:spacing w:val="-15"/>
                          <w:sz w:val="17"/>
                        </w:rPr>
                        <w:t xml:space="preserve"> </w:t>
                      </w:r>
                      <w:r>
                        <w:rPr>
                          <w:rFonts w:ascii="Verdana"/>
                          <w:i/>
                          <w:color w:val="454C5B"/>
                          <w:spacing w:val="-2"/>
                          <w:sz w:val="17"/>
                        </w:rPr>
                        <w:t>parties?</w:t>
                      </w:r>
                    </w:p>
                  </w:txbxContent>
                </v:textbox>
              </v:shape>
            </w:pict>
          </mc:Fallback>
        </mc:AlternateContent>
      </w:r>
      <w:r>
        <w:rPr>
          <w:w w:val="115"/>
        </w:rPr>
        <w:t>Security professionals have a cautious and potentially nuanced</w:t>
      </w:r>
      <w:r>
        <w:rPr>
          <w:spacing w:val="-13"/>
          <w:w w:val="115"/>
        </w:rPr>
        <w:t xml:space="preserve"> </w:t>
      </w:r>
      <w:r>
        <w:rPr>
          <w:w w:val="115"/>
        </w:rPr>
        <w:t>perspective</w:t>
      </w:r>
      <w:r>
        <w:rPr>
          <w:spacing w:val="-13"/>
          <w:w w:val="115"/>
        </w:rPr>
        <w:t xml:space="preserve"> </w:t>
      </w:r>
      <w:r>
        <w:rPr>
          <w:w w:val="115"/>
        </w:rPr>
        <w:t>of</w:t>
      </w:r>
      <w:r>
        <w:rPr>
          <w:spacing w:val="-13"/>
          <w:w w:val="115"/>
        </w:rPr>
        <w:t xml:space="preserve"> </w:t>
      </w:r>
      <w:r>
        <w:rPr>
          <w:w w:val="115"/>
        </w:rPr>
        <w:t>who will benefit from AI more: security professionals or</w:t>
      </w:r>
    </w:p>
    <w:p>
      <w:pPr>
        <w:pStyle w:val="6"/>
        <w:spacing w:line="276" w:lineRule="auto"/>
        <w:ind w:left="7412" w:right="1193"/>
      </w:pPr>
      <w:r>
        <w:drawing>
          <wp:anchor distT="0" distB="0" distL="0" distR="0" simplePos="0" relativeHeight="251949056" behindDoc="0" locked="0" layoutInCell="1" allowOverlap="1">
            <wp:simplePos x="0" y="0"/>
            <wp:positionH relativeFrom="page">
              <wp:posOffset>2979420</wp:posOffset>
            </wp:positionH>
            <wp:positionV relativeFrom="paragraph">
              <wp:posOffset>424180</wp:posOffset>
            </wp:positionV>
            <wp:extent cx="82550" cy="82550"/>
            <wp:effectExtent l="0" t="0" r="6350" b="6350"/>
            <wp:wrapNone/>
            <wp:docPr id="732"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28.png"/>
                    <pic:cNvPicPr>
                      <a:picLocks noChangeAspect="1"/>
                    </pic:cNvPicPr>
                  </pic:nvPicPr>
                  <pic:blipFill>
                    <a:blip r:embed="rId52" cstate="print"/>
                    <a:stretch>
                      <a:fillRect/>
                    </a:stretch>
                  </pic:blipFill>
                  <pic:spPr>
                    <a:xfrm>
                      <a:off x="0" y="0"/>
                      <a:ext cx="82753" cy="82753"/>
                    </a:xfrm>
                    <a:prstGeom prst="rect">
                      <a:avLst/>
                    </a:prstGeom>
                  </pic:spPr>
                </pic:pic>
              </a:graphicData>
            </a:graphic>
          </wp:anchor>
        </w:drawing>
      </w:r>
      <w:r>
        <w:drawing>
          <wp:anchor distT="0" distB="0" distL="0" distR="0" simplePos="0" relativeHeight="251950080" behindDoc="0" locked="0" layoutInCell="1" allowOverlap="1">
            <wp:simplePos x="0" y="0"/>
            <wp:positionH relativeFrom="page">
              <wp:posOffset>2979420</wp:posOffset>
            </wp:positionH>
            <wp:positionV relativeFrom="paragraph">
              <wp:posOffset>230505</wp:posOffset>
            </wp:positionV>
            <wp:extent cx="82550" cy="82550"/>
            <wp:effectExtent l="0" t="0" r="6350" b="6350"/>
            <wp:wrapNone/>
            <wp:docPr id="73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anchor>
        </w:drawing>
      </w:r>
      <w:r>
        <w:drawing>
          <wp:anchor distT="0" distB="0" distL="0" distR="0" simplePos="0" relativeHeight="251950080" behindDoc="0" locked="0" layoutInCell="1" allowOverlap="1">
            <wp:simplePos x="0" y="0"/>
            <wp:positionH relativeFrom="page">
              <wp:posOffset>2979420</wp:posOffset>
            </wp:positionH>
            <wp:positionV relativeFrom="paragraph">
              <wp:posOffset>618490</wp:posOffset>
            </wp:positionV>
            <wp:extent cx="82550" cy="82550"/>
            <wp:effectExtent l="0" t="0" r="6350" b="6350"/>
            <wp:wrapNone/>
            <wp:docPr id="73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7.png"/>
                    <pic:cNvPicPr>
                      <a:picLocks noChangeAspect="1"/>
                    </pic:cNvPicPr>
                  </pic:nvPicPr>
                  <pic:blipFill>
                    <a:blip r:embed="rId54" cstate="print"/>
                    <a:stretch>
                      <a:fillRect/>
                    </a:stretch>
                  </pic:blipFill>
                  <pic:spPr>
                    <a:xfrm>
                      <a:off x="0" y="0"/>
                      <a:ext cx="82753" cy="82753"/>
                    </a:xfrm>
                    <a:prstGeom prst="rect">
                      <a:avLst/>
                    </a:prstGeom>
                  </pic:spPr>
                </pic:pic>
              </a:graphicData>
            </a:graphic>
          </wp:anchor>
        </w:drawing>
      </w:r>
      <w:r>
        <w:drawing>
          <wp:anchor distT="0" distB="0" distL="0" distR="0" simplePos="0" relativeHeight="251951104" behindDoc="0" locked="0" layoutInCell="1" allowOverlap="1">
            <wp:simplePos x="0" y="0"/>
            <wp:positionH relativeFrom="page">
              <wp:posOffset>2979420</wp:posOffset>
            </wp:positionH>
            <wp:positionV relativeFrom="paragraph">
              <wp:posOffset>812165</wp:posOffset>
            </wp:positionV>
            <wp:extent cx="82550" cy="82550"/>
            <wp:effectExtent l="0" t="0" r="6350" b="6350"/>
            <wp:wrapNone/>
            <wp:docPr id="73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image29.png"/>
                    <pic:cNvPicPr>
                      <a:picLocks noChangeAspect="1"/>
                    </pic:cNvPicPr>
                  </pic:nvPicPr>
                  <pic:blipFill>
                    <a:blip r:embed="rId55" cstate="print"/>
                    <a:stretch>
                      <a:fillRect/>
                    </a:stretch>
                  </pic:blipFill>
                  <pic:spPr>
                    <a:xfrm>
                      <a:off x="0" y="0"/>
                      <a:ext cx="82753" cy="82753"/>
                    </a:xfrm>
                    <a:prstGeom prst="rect">
                      <a:avLst/>
                    </a:prstGeom>
                  </pic:spPr>
                </pic:pic>
              </a:graphicData>
            </a:graphic>
          </wp:anchor>
        </w:drawing>
      </w:r>
      <w:r>
        <mc:AlternateContent>
          <mc:Choice Requires="wps">
            <w:drawing>
              <wp:anchor distT="0" distB="0" distL="114300" distR="114300" simplePos="0" relativeHeight="251952128" behindDoc="0" locked="0" layoutInCell="1" allowOverlap="1">
                <wp:simplePos x="0" y="0"/>
                <wp:positionH relativeFrom="page">
                  <wp:posOffset>3086100</wp:posOffset>
                </wp:positionH>
                <wp:positionV relativeFrom="paragraph">
                  <wp:posOffset>212725</wp:posOffset>
                </wp:positionV>
                <wp:extent cx="1042670" cy="695960"/>
                <wp:effectExtent l="0" t="0" r="0" b="0"/>
                <wp:wrapNone/>
                <wp:docPr id="736" name="docshape263"/>
                <wp:cNvGraphicFramePr/>
                <a:graphic xmlns:a="http://schemas.openxmlformats.org/drawingml/2006/main">
                  <a:graphicData uri="http://schemas.microsoft.com/office/word/2010/wordprocessingShape">
                    <wps:wsp>
                      <wps:cNvSpPr txBox="1"/>
                      <wps:spPr bwMode="auto">
                        <a:xfrm>
                          <a:off x="0" y="0"/>
                          <a:ext cx="1042670" cy="695960"/>
                        </a:xfrm>
                        <a:prstGeom prst="rect">
                          <a:avLst/>
                        </a:prstGeom>
                        <a:noFill/>
                        <a:ln>
                          <a:noFill/>
                        </a:ln>
                      </wps:spPr>
                      <wps:txbx>
                        <w:txbxContent>
                          <w:tbl>
                            <w:tblPr>
                              <w:tblStyle w:val="8"/>
                              <w:tblW w:w="0" w:type="auto"/>
                              <w:tblInd w:w="7" w:type="dxa"/>
                              <w:tblLayout w:type="fixed"/>
                              <w:tblCellMar>
                                <w:top w:w="0" w:type="dxa"/>
                                <w:left w:w="0" w:type="dxa"/>
                                <w:bottom w:w="0" w:type="dxa"/>
                                <w:right w:w="0" w:type="dxa"/>
                              </w:tblCellMar>
                            </w:tblPr>
                            <w:tblGrid>
                              <w:gridCol w:w="426"/>
                              <w:gridCol w:w="1214"/>
                            </w:tblGrid>
                            <w:tr>
                              <w:tblPrEx>
                                <w:tblCellMar>
                                  <w:top w:w="0" w:type="dxa"/>
                                  <w:left w:w="0" w:type="dxa"/>
                                  <w:bottom w:w="0" w:type="dxa"/>
                                  <w:right w:w="0" w:type="dxa"/>
                                </w:tblCellMar>
                              </w:tblPrEx>
                              <w:trPr>
                                <w:trHeight w:val="243" w:hRule="atLeast"/>
                              </w:trPr>
                              <w:tc>
                                <w:tcPr>
                                  <w:tcW w:w="426" w:type="dxa"/>
                                </w:tcPr>
                                <w:p>
                                  <w:pPr>
                                    <w:pStyle w:val="13"/>
                                    <w:spacing w:before="2"/>
                                    <w:rPr>
                                      <w:rFonts w:ascii="Century Gothic"/>
                                      <w:b/>
                                      <w:sz w:val="14"/>
                                    </w:rPr>
                                  </w:pPr>
                                  <w:r>
                                    <w:rPr>
                                      <w:rFonts w:ascii="Century Gothic"/>
                                      <w:b/>
                                      <w:color w:val="141221"/>
                                      <w:spacing w:val="-5"/>
                                      <w:w w:val="110"/>
                                      <w:sz w:val="14"/>
                                    </w:rPr>
                                    <w:t>34%</w:t>
                                  </w:r>
                                </w:p>
                              </w:tc>
                              <w:tc>
                                <w:tcPr>
                                  <w:tcW w:w="1214" w:type="dxa"/>
                                </w:tcPr>
                                <w:p>
                                  <w:pPr>
                                    <w:pStyle w:val="13"/>
                                    <w:spacing w:before="9"/>
                                    <w:ind w:left="75"/>
                                    <w:rPr>
                                      <w:sz w:val="14"/>
                                    </w:rPr>
                                  </w:pPr>
                                  <w:r>
                                    <w:rPr>
                                      <w:color w:val="141221"/>
                                      <w:w w:val="115"/>
                                      <w:sz w:val="14"/>
                                    </w:rPr>
                                    <w:t>Security</w:t>
                                  </w:r>
                                  <w:r>
                                    <w:rPr>
                                      <w:color w:val="141221"/>
                                      <w:spacing w:val="-3"/>
                                      <w:w w:val="115"/>
                                      <w:sz w:val="14"/>
                                    </w:rPr>
                                    <w:t xml:space="preserve"> </w:t>
                                  </w:r>
                                  <w:r>
                                    <w:rPr>
                                      <w:color w:val="141221"/>
                                      <w:spacing w:val="-2"/>
                                      <w:w w:val="115"/>
                                      <w:sz w:val="14"/>
                                    </w:rPr>
                                    <w:t>teams</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sz w:val="14"/>
                                    </w:rPr>
                                    <w:t>31%</w:t>
                                  </w:r>
                                </w:p>
                              </w:tc>
                              <w:tc>
                                <w:tcPr>
                                  <w:tcW w:w="1214" w:type="dxa"/>
                                </w:tcPr>
                                <w:p>
                                  <w:pPr>
                                    <w:pStyle w:val="13"/>
                                    <w:spacing w:before="71"/>
                                    <w:ind w:left="75"/>
                                    <w:rPr>
                                      <w:sz w:val="14"/>
                                    </w:rPr>
                                  </w:pPr>
                                  <w:r>
                                    <w:rPr>
                                      <w:color w:val="141221"/>
                                      <w:w w:val="110"/>
                                      <w:sz w:val="14"/>
                                    </w:rPr>
                                    <w:t xml:space="preserve">Equal </w:t>
                                  </w:r>
                                  <w:r>
                                    <w:rPr>
                                      <w:color w:val="141221"/>
                                      <w:spacing w:val="-2"/>
                                      <w:w w:val="110"/>
                                      <w:sz w:val="14"/>
                                    </w:rPr>
                                    <w:t>Benefit</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w w:val="105"/>
                                      <w:sz w:val="14"/>
                                    </w:rPr>
                                    <w:t>25%</w:t>
                                  </w:r>
                                </w:p>
                              </w:tc>
                              <w:tc>
                                <w:tcPr>
                                  <w:tcW w:w="1214" w:type="dxa"/>
                                </w:tcPr>
                                <w:p>
                                  <w:pPr>
                                    <w:pStyle w:val="13"/>
                                    <w:spacing w:before="71"/>
                                    <w:ind w:left="75"/>
                                    <w:rPr>
                                      <w:sz w:val="14"/>
                                    </w:rPr>
                                  </w:pPr>
                                  <w:r>
                                    <w:rPr>
                                      <w:color w:val="141221"/>
                                      <w:w w:val="110"/>
                                      <w:sz w:val="14"/>
                                    </w:rPr>
                                    <w:t>Malicious</w:t>
                                  </w:r>
                                  <w:r>
                                    <w:rPr>
                                      <w:color w:val="141221"/>
                                      <w:spacing w:val="4"/>
                                      <w:w w:val="110"/>
                                      <w:sz w:val="14"/>
                                    </w:rPr>
                                    <w:t xml:space="preserve"> </w:t>
                                  </w:r>
                                  <w:r>
                                    <w:rPr>
                                      <w:color w:val="141221"/>
                                      <w:spacing w:val="-2"/>
                                      <w:w w:val="110"/>
                                      <w:sz w:val="14"/>
                                    </w:rPr>
                                    <w:t>parties</w:t>
                                  </w:r>
                                </w:p>
                              </w:tc>
                            </w:tr>
                            <w:tr>
                              <w:tblPrEx>
                                <w:tblCellMar>
                                  <w:top w:w="0" w:type="dxa"/>
                                  <w:left w:w="0" w:type="dxa"/>
                                  <w:bottom w:w="0" w:type="dxa"/>
                                  <w:right w:w="0" w:type="dxa"/>
                                </w:tblCellMar>
                              </w:tblPrEx>
                              <w:trPr>
                                <w:trHeight w:val="243" w:hRule="atLeast"/>
                              </w:trPr>
                              <w:tc>
                                <w:tcPr>
                                  <w:tcW w:w="426" w:type="dxa"/>
                                </w:tcPr>
                                <w:p>
                                  <w:pPr>
                                    <w:pStyle w:val="13"/>
                                    <w:spacing w:line="159" w:lineRule="exact"/>
                                    <w:rPr>
                                      <w:rFonts w:ascii="Century Gothic"/>
                                      <w:b/>
                                      <w:sz w:val="14"/>
                                    </w:rPr>
                                  </w:pPr>
                                  <w:r>
                                    <w:rPr>
                                      <w:rFonts w:ascii="Century Gothic"/>
                                      <w:b/>
                                      <w:color w:val="141221"/>
                                      <w:spacing w:val="-5"/>
                                      <w:w w:val="110"/>
                                      <w:sz w:val="14"/>
                                    </w:rPr>
                                    <w:t>9%</w:t>
                                  </w:r>
                                </w:p>
                              </w:tc>
                              <w:tc>
                                <w:tcPr>
                                  <w:tcW w:w="1214" w:type="dxa"/>
                                </w:tcPr>
                                <w:p>
                                  <w:pPr>
                                    <w:pStyle w:val="13"/>
                                    <w:spacing w:before="71" w:line="151" w:lineRule="exact"/>
                                    <w:ind w:left="75"/>
                                    <w:rPr>
                                      <w:sz w:val="14"/>
                                    </w:rPr>
                                  </w:pPr>
                                  <w:r>
                                    <w:rPr>
                                      <w:color w:val="141221"/>
                                      <w:spacing w:val="-2"/>
                                      <w:w w:val="115"/>
                                      <w:sz w:val="14"/>
                                    </w:rPr>
                                    <w:t>Neither</w:t>
                                  </w:r>
                                </w:p>
                              </w:tc>
                            </w:tr>
                          </w:tbl>
                          <w:p>
                            <w:pPr>
                              <w:pStyle w:val="6"/>
                            </w:pPr>
                          </w:p>
                        </w:txbxContent>
                      </wps:txbx>
                      <wps:bodyPr rot="0" vert="horz" wrap="square" lIns="0" tIns="0" rIns="0" bIns="0" anchor="t" anchorCtr="0" upright="1">
                        <a:noAutofit/>
                      </wps:bodyPr>
                    </wps:wsp>
                  </a:graphicData>
                </a:graphic>
              </wp:anchor>
            </w:drawing>
          </mc:Choice>
          <mc:Fallback>
            <w:pict>
              <v:shape id="docshape263" o:spid="_x0000_s1026" o:spt="202" type="#_x0000_t202" style="position:absolute;left:0pt;margin-left:243pt;margin-top:16.75pt;height:54.8pt;width:82.1pt;mso-position-horizontal-relative:page;z-index:251952128;mso-width-relative:page;mso-height-relative:page;" filled="f" stroked="f" coordsize="21600,21600" o:gfxdata="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cvY+DZ&#10;AAAACgEAAA8AAAAAAAAAAQAgAAAAIgAAAGRycy9kb3ducmV2LnhtbFBLAQIUABQAAAAIAIdO4kA1&#10;KL7T5gEAANcDAAAOAAAAAAAAAAEAIAAAACgBAABkcnMvZTJvRG9jLnhtbFBLBQYAAAAABgAGAFkB&#10;AACABQAAAAA=&#10;">
                <v:fill on="f" focussize="0,0"/>
                <v:stroke on="f"/>
                <v:imagedata o:title=""/>
                <o:lock v:ext="edit" aspectratio="f"/>
                <v:textbox inset="0mm,0mm,0mm,0mm">
                  <w:txbxContent>
                    <w:tbl>
                      <w:tblPr>
                        <w:tblStyle w:val="8"/>
                        <w:tblW w:w="0" w:type="auto"/>
                        <w:tblInd w:w="7" w:type="dxa"/>
                        <w:tblLayout w:type="fixed"/>
                        <w:tblCellMar>
                          <w:top w:w="0" w:type="dxa"/>
                          <w:left w:w="0" w:type="dxa"/>
                          <w:bottom w:w="0" w:type="dxa"/>
                          <w:right w:w="0" w:type="dxa"/>
                        </w:tblCellMar>
                      </w:tblPr>
                      <w:tblGrid>
                        <w:gridCol w:w="426"/>
                        <w:gridCol w:w="1214"/>
                      </w:tblGrid>
                      <w:tr>
                        <w:tblPrEx>
                          <w:tblCellMar>
                            <w:top w:w="0" w:type="dxa"/>
                            <w:left w:w="0" w:type="dxa"/>
                            <w:bottom w:w="0" w:type="dxa"/>
                            <w:right w:w="0" w:type="dxa"/>
                          </w:tblCellMar>
                        </w:tblPrEx>
                        <w:trPr>
                          <w:trHeight w:val="243" w:hRule="atLeast"/>
                        </w:trPr>
                        <w:tc>
                          <w:tcPr>
                            <w:tcW w:w="426" w:type="dxa"/>
                          </w:tcPr>
                          <w:p>
                            <w:pPr>
                              <w:pStyle w:val="13"/>
                              <w:spacing w:before="2"/>
                              <w:rPr>
                                <w:rFonts w:ascii="Century Gothic"/>
                                <w:b/>
                                <w:sz w:val="14"/>
                              </w:rPr>
                            </w:pPr>
                            <w:r>
                              <w:rPr>
                                <w:rFonts w:ascii="Century Gothic"/>
                                <w:b/>
                                <w:color w:val="141221"/>
                                <w:spacing w:val="-5"/>
                                <w:w w:val="110"/>
                                <w:sz w:val="14"/>
                              </w:rPr>
                              <w:t>34%</w:t>
                            </w:r>
                          </w:p>
                        </w:tc>
                        <w:tc>
                          <w:tcPr>
                            <w:tcW w:w="1214" w:type="dxa"/>
                          </w:tcPr>
                          <w:p>
                            <w:pPr>
                              <w:pStyle w:val="13"/>
                              <w:spacing w:before="9"/>
                              <w:ind w:left="75"/>
                              <w:rPr>
                                <w:sz w:val="14"/>
                              </w:rPr>
                            </w:pPr>
                            <w:r>
                              <w:rPr>
                                <w:color w:val="141221"/>
                                <w:w w:val="115"/>
                                <w:sz w:val="14"/>
                              </w:rPr>
                              <w:t>Security</w:t>
                            </w:r>
                            <w:r>
                              <w:rPr>
                                <w:color w:val="141221"/>
                                <w:spacing w:val="-3"/>
                                <w:w w:val="115"/>
                                <w:sz w:val="14"/>
                              </w:rPr>
                              <w:t xml:space="preserve"> </w:t>
                            </w:r>
                            <w:r>
                              <w:rPr>
                                <w:color w:val="141221"/>
                                <w:spacing w:val="-2"/>
                                <w:w w:val="115"/>
                                <w:sz w:val="14"/>
                              </w:rPr>
                              <w:t>teams</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sz w:val="14"/>
                              </w:rPr>
                              <w:t>31%</w:t>
                            </w:r>
                          </w:p>
                        </w:tc>
                        <w:tc>
                          <w:tcPr>
                            <w:tcW w:w="1214" w:type="dxa"/>
                          </w:tcPr>
                          <w:p>
                            <w:pPr>
                              <w:pStyle w:val="13"/>
                              <w:spacing w:before="71"/>
                              <w:ind w:left="75"/>
                              <w:rPr>
                                <w:sz w:val="14"/>
                              </w:rPr>
                            </w:pPr>
                            <w:r>
                              <w:rPr>
                                <w:color w:val="141221"/>
                                <w:w w:val="110"/>
                                <w:sz w:val="14"/>
                              </w:rPr>
                              <w:t xml:space="preserve">Equal </w:t>
                            </w:r>
                            <w:r>
                              <w:rPr>
                                <w:color w:val="141221"/>
                                <w:spacing w:val="-2"/>
                                <w:w w:val="110"/>
                                <w:sz w:val="14"/>
                              </w:rPr>
                              <w:t>Benefit</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w w:val="105"/>
                                <w:sz w:val="14"/>
                              </w:rPr>
                              <w:t>25%</w:t>
                            </w:r>
                          </w:p>
                        </w:tc>
                        <w:tc>
                          <w:tcPr>
                            <w:tcW w:w="1214" w:type="dxa"/>
                          </w:tcPr>
                          <w:p>
                            <w:pPr>
                              <w:pStyle w:val="13"/>
                              <w:spacing w:before="71"/>
                              <w:ind w:left="75"/>
                              <w:rPr>
                                <w:sz w:val="14"/>
                              </w:rPr>
                            </w:pPr>
                            <w:r>
                              <w:rPr>
                                <w:color w:val="141221"/>
                                <w:w w:val="110"/>
                                <w:sz w:val="14"/>
                              </w:rPr>
                              <w:t>Malicious</w:t>
                            </w:r>
                            <w:r>
                              <w:rPr>
                                <w:color w:val="141221"/>
                                <w:spacing w:val="4"/>
                                <w:w w:val="110"/>
                                <w:sz w:val="14"/>
                              </w:rPr>
                              <w:t xml:space="preserve"> </w:t>
                            </w:r>
                            <w:r>
                              <w:rPr>
                                <w:color w:val="141221"/>
                                <w:spacing w:val="-2"/>
                                <w:w w:val="110"/>
                                <w:sz w:val="14"/>
                              </w:rPr>
                              <w:t>parties</w:t>
                            </w:r>
                          </w:p>
                        </w:tc>
                      </w:tr>
                      <w:tr>
                        <w:tblPrEx>
                          <w:tblCellMar>
                            <w:top w:w="0" w:type="dxa"/>
                            <w:left w:w="0" w:type="dxa"/>
                            <w:bottom w:w="0" w:type="dxa"/>
                            <w:right w:w="0" w:type="dxa"/>
                          </w:tblCellMar>
                        </w:tblPrEx>
                        <w:trPr>
                          <w:trHeight w:val="243" w:hRule="atLeast"/>
                        </w:trPr>
                        <w:tc>
                          <w:tcPr>
                            <w:tcW w:w="426" w:type="dxa"/>
                          </w:tcPr>
                          <w:p>
                            <w:pPr>
                              <w:pStyle w:val="13"/>
                              <w:spacing w:line="159" w:lineRule="exact"/>
                              <w:rPr>
                                <w:rFonts w:ascii="Century Gothic"/>
                                <w:b/>
                                <w:sz w:val="14"/>
                              </w:rPr>
                            </w:pPr>
                            <w:r>
                              <w:rPr>
                                <w:rFonts w:ascii="Century Gothic"/>
                                <w:b/>
                                <w:color w:val="141221"/>
                                <w:spacing w:val="-5"/>
                                <w:w w:val="110"/>
                                <w:sz w:val="14"/>
                              </w:rPr>
                              <w:t>9%</w:t>
                            </w:r>
                          </w:p>
                        </w:tc>
                        <w:tc>
                          <w:tcPr>
                            <w:tcW w:w="1214" w:type="dxa"/>
                          </w:tcPr>
                          <w:p>
                            <w:pPr>
                              <w:pStyle w:val="13"/>
                              <w:spacing w:before="71" w:line="151" w:lineRule="exact"/>
                              <w:ind w:left="75"/>
                              <w:rPr>
                                <w:sz w:val="14"/>
                              </w:rPr>
                            </w:pPr>
                            <w:r>
                              <w:rPr>
                                <w:color w:val="141221"/>
                                <w:spacing w:val="-2"/>
                                <w:w w:val="115"/>
                                <w:sz w:val="14"/>
                              </w:rPr>
                              <w:t>Neither</w:t>
                            </w:r>
                          </w:p>
                        </w:tc>
                      </w:tr>
                    </w:tbl>
                    <w:p>
                      <w:pPr>
                        <w:pStyle w:val="6"/>
                      </w:pPr>
                    </w:p>
                  </w:txbxContent>
                </v:textbox>
              </v:shape>
            </w:pict>
          </mc:Fallback>
        </mc:AlternateContent>
      </w:r>
      <w:r>
        <w:rPr>
          <w:w w:val="115"/>
        </w:rPr>
        <w:t>malicious parties. About 34% believe that AI will primarily benefit security teams, suggesting</w:t>
      </w:r>
      <w:r>
        <w:rPr>
          <w:spacing w:val="-3"/>
          <w:w w:val="115"/>
        </w:rPr>
        <w:t xml:space="preserve"> </w:t>
      </w:r>
      <w:r>
        <w:rPr>
          <w:w w:val="115"/>
        </w:rPr>
        <w:t>a</w:t>
      </w:r>
      <w:r>
        <w:rPr>
          <w:spacing w:val="-3"/>
          <w:w w:val="115"/>
        </w:rPr>
        <w:t xml:space="preserve"> </w:t>
      </w:r>
      <w:r>
        <w:rPr>
          <w:w w:val="115"/>
        </w:rPr>
        <w:t>general</w:t>
      </w:r>
      <w:r>
        <w:rPr>
          <w:spacing w:val="-3"/>
          <w:w w:val="115"/>
        </w:rPr>
        <w:t xml:space="preserve"> </w:t>
      </w:r>
      <w:r>
        <w:rPr>
          <w:w w:val="115"/>
        </w:rPr>
        <w:t>optimism about AI’s role in bolstering cybersecurity defenses.</w:t>
      </w:r>
    </w:p>
    <w:p>
      <w:pPr>
        <w:pStyle w:val="6"/>
        <w:spacing w:line="276" w:lineRule="auto"/>
        <w:ind w:left="7412" w:right="1700"/>
        <w:jc w:val="both"/>
      </w:pPr>
      <w:r>
        <w:rPr>
          <w:w w:val="115"/>
        </w:rPr>
        <w:t>However,</w:t>
      </w:r>
      <w:r>
        <w:rPr>
          <w:spacing w:val="-13"/>
          <w:w w:val="115"/>
        </w:rPr>
        <w:t xml:space="preserve"> </w:t>
      </w:r>
      <w:r>
        <w:rPr>
          <w:w w:val="115"/>
        </w:rPr>
        <w:t>a</w:t>
      </w:r>
      <w:r>
        <w:rPr>
          <w:spacing w:val="-13"/>
          <w:w w:val="115"/>
        </w:rPr>
        <w:t xml:space="preserve"> </w:t>
      </w:r>
      <w:r>
        <w:rPr>
          <w:w w:val="115"/>
        </w:rPr>
        <w:t>closely</w:t>
      </w:r>
      <w:r>
        <w:rPr>
          <w:spacing w:val="-13"/>
          <w:w w:val="115"/>
        </w:rPr>
        <w:t xml:space="preserve"> </w:t>
      </w:r>
      <w:r>
        <w:rPr>
          <w:w w:val="115"/>
        </w:rPr>
        <w:t>matched 31%</w:t>
      </w:r>
      <w:r>
        <w:rPr>
          <w:spacing w:val="-12"/>
          <w:w w:val="115"/>
        </w:rPr>
        <w:t xml:space="preserve"> </w:t>
      </w:r>
      <w:r>
        <w:rPr>
          <w:w w:val="115"/>
        </w:rPr>
        <w:t>see</w:t>
      </w:r>
      <w:r>
        <w:rPr>
          <w:spacing w:val="-12"/>
          <w:w w:val="115"/>
        </w:rPr>
        <w:t xml:space="preserve"> </w:t>
      </w:r>
      <w:r>
        <w:rPr>
          <w:w w:val="115"/>
        </w:rPr>
        <w:t>AI</w:t>
      </w:r>
      <w:r>
        <w:rPr>
          <w:spacing w:val="-12"/>
          <w:w w:val="115"/>
        </w:rPr>
        <w:t xml:space="preserve"> </w:t>
      </w:r>
      <w:r>
        <w:rPr>
          <w:w w:val="115"/>
        </w:rPr>
        <w:t>as</w:t>
      </w:r>
      <w:r>
        <w:rPr>
          <w:spacing w:val="-12"/>
          <w:w w:val="115"/>
        </w:rPr>
        <w:t xml:space="preserve"> </w:t>
      </w:r>
      <w:r>
        <w:rPr>
          <w:w w:val="115"/>
        </w:rPr>
        <w:t>offering</w:t>
      </w:r>
      <w:r>
        <w:rPr>
          <w:spacing w:val="-12"/>
          <w:w w:val="115"/>
        </w:rPr>
        <w:t xml:space="preserve"> </w:t>
      </w:r>
      <w:r>
        <w:rPr>
          <w:w w:val="115"/>
        </w:rPr>
        <w:t>equal benefits to both security</w:t>
      </w:r>
    </w:p>
    <w:p>
      <w:pPr>
        <w:spacing w:line="276" w:lineRule="auto"/>
        <w:jc w:val="both"/>
        <w:rPr>
          <w:lang w:eastAsia="zh-CN"/>
        </w:rPr>
      </w:pPr>
    </w:p>
    <w:p>
      <w:pPr>
        <w:spacing w:line="276" w:lineRule="auto"/>
        <w:jc w:val="both"/>
        <w:rPr>
          <w:lang w:eastAsia="zh-CN"/>
        </w:rPr>
      </w:pPr>
    </w:p>
    <w:p>
      <w:pPr>
        <w:pStyle w:val="6"/>
        <w:spacing w:before="10"/>
        <w:rPr>
          <w:sz w:val="21"/>
          <w:lang w:eastAsia="zh-CN"/>
        </w:rPr>
      </w:pPr>
    </w:p>
    <w:p>
      <w:pPr>
        <w:pStyle w:val="6"/>
        <w:spacing w:before="12"/>
        <w:rPr>
          <w:b/>
          <w:sz w:val="14"/>
          <w:lang w:eastAsia="zh-CN"/>
        </w:rPr>
      </w:pPr>
    </w:p>
    <w:p>
      <w:pPr>
        <w:pStyle w:val="6"/>
        <w:spacing w:before="111" w:line="276" w:lineRule="auto"/>
        <w:ind w:left="7412" w:right="1670"/>
        <w:rPr>
          <w:lang w:eastAsia="zh-CN"/>
        </w:rPr>
      </w:pPr>
      <w:r>
        <mc:AlternateContent>
          <mc:Choice Requires="wps">
            <w:drawing>
              <wp:anchor distT="0" distB="0" distL="114300" distR="114300" simplePos="0" relativeHeight="251991040" behindDoc="0" locked="0" layoutInCell="1" allowOverlap="1">
                <wp:simplePos x="0" y="0"/>
                <wp:positionH relativeFrom="page">
                  <wp:posOffset>920750</wp:posOffset>
                </wp:positionH>
                <wp:positionV relativeFrom="paragraph">
                  <wp:posOffset>102235</wp:posOffset>
                </wp:positionV>
                <wp:extent cx="3935730" cy="376555"/>
                <wp:effectExtent l="0" t="0" r="1270" b="4445"/>
                <wp:wrapNone/>
                <wp:docPr id="737" name="docshape262"/>
                <wp:cNvGraphicFramePr/>
                <a:graphic xmlns:a="http://schemas.openxmlformats.org/drawingml/2006/main">
                  <a:graphicData uri="http://schemas.microsoft.com/office/word/2010/wordprocessingShape">
                    <wps:wsp>
                      <wps:cNvSpPr txBox="1"/>
                      <wps:spPr bwMode="auto">
                        <a:xfrm>
                          <a:off x="0" y="0"/>
                          <a:ext cx="3935896" cy="376555"/>
                        </a:xfrm>
                        <a:prstGeom prst="rect">
                          <a:avLst/>
                        </a:prstGeom>
                        <a:solidFill>
                          <a:srgbClr val="EEF3F8"/>
                        </a:solidFill>
                        <a:ln>
                          <a:noFill/>
                        </a:ln>
                      </wps:spPr>
                      <wps:txbx>
                        <w:txbxContent>
                          <w:p>
                            <w:pPr>
                              <w:spacing w:before="54" w:line="278" w:lineRule="auto"/>
                              <w:ind w:right="723"/>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在您看来，</w:t>
                            </w:r>
                            <w:r>
                              <w:rPr>
                                <w:rFonts w:ascii="微软雅黑" w:hAnsi="微软雅黑" w:eastAsia="微软雅黑" w:cs="微软雅黑"/>
                                <w:i/>
                                <w:color w:val="454C5B"/>
                                <w:w w:val="90"/>
                                <w:sz w:val="17"/>
                                <w:lang w:eastAsia="zh-CN"/>
                              </w:rPr>
                              <w:t xml:space="preserve">AI </w:t>
                            </w:r>
                            <w:r>
                              <w:rPr>
                                <w:rFonts w:hint="eastAsia" w:ascii="微软雅黑" w:hAnsi="微软雅黑" w:eastAsia="微软雅黑" w:cs="微软雅黑"/>
                                <w:i/>
                                <w:color w:val="454C5B"/>
                                <w:w w:val="90"/>
                                <w:sz w:val="17"/>
                                <w:lang w:eastAsia="zh-CN"/>
                              </w:rPr>
                              <w:t>对安全团队还是对第三方恶意行为者更有利？</w:t>
                            </w:r>
                          </w:p>
                        </w:txbxContent>
                      </wps:txbx>
                      <wps:bodyPr rot="0" vert="horz" wrap="square" lIns="0" tIns="0" rIns="0" bIns="0" anchor="t" anchorCtr="0" upright="1">
                        <a:noAutofit/>
                      </wps:bodyPr>
                    </wps:wsp>
                  </a:graphicData>
                </a:graphic>
              </wp:anchor>
            </w:drawing>
          </mc:Choice>
          <mc:Fallback>
            <w:pict>
              <v:shape id="docshape262" o:spid="_x0000_s1026" o:spt="202" type="#_x0000_t202" style="position:absolute;left:0pt;margin-left:72.5pt;margin-top:8.05pt;height:29.65pt;width:309.9pt;mso-position-horizontal-relative:page;z-index:251991040;mso-width-relative:page;mso-height-relative:page;" fillcolor="#EEF3F8" filled="t" stroked="f" coordsize="21600,21600" o:gfxdata="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Lo0kdYAAAAJAQAADwAAAAAAAAABACAAAAAiAAAAZHJzL2Rvd25yZXYu&#10;eG1sUEsBAhQAFAAAAAgAh07iQPdMtgf9AQAAAAQAAA4AAAAAAAAAAQAgAAAAJQEAAGRycy9lMm9E&#10;b2MueG1sUEsFBgAAAAAGAAYAWQEAAJQFAAAAAA==&#10;">
                <v:fill on="t" focussize="0,0"/>
                <v:stroke on="f"/>
                <v:imagedata o:title=""/>
                <o:lock v:ext="edit" aspectratio="f"/>
                <v:textbox inset="0mm,0mm,0mm,0mm">
                  <w:txbxContent>
                    <w:p>
                      <w:pPr>
                        <w:spacing w:before="54" w:line="278" w:lineRule="auto"/>
                        <w:ind w:right="723"/>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在您看来，</w:t>
                      </w:r>
                      <w:r>
                        <w:rPr>
                          <w:rFonts w:ascii="微软雅黑" w:hAnsi="微软雅黑" w:eastAsia="微软雅黑" w:cs="微软雅黑"/>
                          <w:i/>
                          <w:color w:val="454C5B"/>
                          <w:w w:val="90"/>
                          <w:sz w:val="17"/>
                          <w:lang w:eastAsia="zh-CN"/>
                        </w:rPr>
                        <w:t xml:space="preserve">AI </w:t>
                      </w:r>
                      <w:r>
                        <w:rPr>
                          <w:rFonts w:hint="eastAsia" w:ascii="微软雅黑" w:hAnsi="微软雅黑" w:eastAsia="微软雅黑" w:cs="微软雅黑"/>
                          <w:i/>
                          <w:color w:val="454C5B"/>
                          <w:w w:val="90"/>
                          <w:sz w:val="17"/>
                          <w:lang w:eastAsia="zh-CN"/>
                        </w:rPr>
                        <w:t>对安全团队还是对第三方恶意行为者更有利？</w:t>
                      </w:r>
                    </w:p>
                  </w:txbxContent>
                </v:textbox>
              </v:shape>
            </w:pict>
          </mc:Fallback>
        </mc:AlternateContent>
      </w:r>
      <w:r>
        <mc:AlternateContent>
          <mc:Choice Requires="wpg">
            <w:drawing>
              <wp:anchor distT="0" distB="0" distL="114300" distR="114300" simplePos="0" relativeHeight="251985920" behindDoc="0" locked="0" layoutInCell="1" allowOverlap="1">
                <wp:simplePos x="0" y="0"/>
                <wp:positionH relativeFrom="page">
                  <wp:posOffset>914400</wp:posOffset>
                </wp:positionH>
                <wp:positionV relativeFrom="paragraph">
                  <wp:posOffset>605155</wp:posOffset>
                </wp:positionV>
                <wp:extent cx="1837690" cy="1844675"/>
                <wp:effectExtent l="0" t="635" r="3810" b="8890"/>
                <wp:wrapNone/>
                <wp:docPr id="738" name="docshapegroup253"/>
                <wp:cNvGraphicFramePr/>
                <a:graphic xmlns:a="http://schemas.openxmlformats.org/drawingml/2006/main">
                  <a:graphicData uri="http://schemas.microsoft.com/office/word/2010/wordprocessingGroup">
                    <wpg:wgp>
                      <wpg:cNvGrpSpPr/>
                      <wpg:grpSpPr>
                        <a:xfrm>
                          <a:off x="0" y="0"/>
                          <a:ext cx="1837690" cy="1844675"/>
                          <a:chOff x="1440" y="953"/>
                          <a:chExt cx="2894" cy="2905"/>
                        </a:xfrm>
                      </wpg:grpSpPr>
                      <wps:wsp>
                        <wps:cNvPr id="739" name="docshape254"/>
                        <wps:cNvSpPr/>
                        <wps:spPr bwMode="auto">
                          <a:xfrm>
                            <a:off x="1711" y="963"/>
                            <a:ext cx="2622" cy="2883"/>
                          </a:xfrm>
                          <a:custGeom>
                            <a:avLst/>
                            <a:gdLst>
                              <a:gd name="T0" fmla="+- 0 2845 1711"/>
                              <a:gd name="T1" fmla="*/ T0 w 2622"/>
                              <a:gd name="T2" fmla="+- 0 964 964"/>
                              <a:gd name="T3" fmla="*/ 964 h 2883"/>
                              <a:gd name="T4" fmla="+- 0 1711 1711"/>
                              <a:gd name="T5" fmla="*/ T4 w 2622"/>
                              <a:gd name="T6" fmla="+- 0 3231 964"/>
                              <a:gd name="T7" fmla="*/ 3231 h 2883"/>
                              <a:gd name="T8" fmla="+- 0 1807 1711"/>
                              <a:gd name="T9" fmla="*/ T8 w 2622"/>
                              <a:gd name="T10" fmla="+- 0 3353 964"/>
                              <a:gd name="T11" fmla="*/ 3353 h 2883"/>
                              <a:gd name="T12" fmla="+- 0 1915 1711"/>
                              <a:gd name="T13" fmla="*/ T12 w 2622"/>
                              <a:gd name="T14" fmla="+- 0 3464 964"/>
                              <a:gd name="T15" fmla="*/ 3464 h 2883"/>
                              <a:gd name="T16" fmla="+- 0 2033 1711"/>
                              <a:gd name="T17" fmla="*/ T16 w 2622"/>
                              <a:gd name="T18" fmla="+- 0 3561 964"/>
                              <a:gd name="T19" fmla="*/ 3561 h 2883"/>
                              <a:gd name="T20" fmla="+- 0 2160 1711"/>
                              <a:gd name="T21" fmla="*/ T20 w 2622"/>
                              <a:gd name="T22" fmla="+- 0 3646 964"/>
                              <a:gd name="T23" fmla="*/ 3646 h 2883"/>
                              <a:gd name="T24" fmla="+- 0 2295 1711"/>
                              <a:gd name="T25" fmla="*/ T24 w 2622"/>
                              <a:gd name="T26" fmla="+- 0 3716 964"/>
                              <a:gd name="T27" fmla="*/ 3716 h 2883"/>
                              <a:gd name="T28" fmla="+- 0 2437 1711"/>
                              <a:gd name="T29" fmla="*/ T28 w 2622"/>
                              <a:gd name="T30" fmla="+- 0 3772 964"/>
                              <a:gd name="T31" fmla="*/ 3772 h 2883"/>
                              <a:gd name="T32" fmla="+- 0 2585 1711"/>
                              <a:gd name="T33" fmla="*/ T32 w 2622"/>
                              <a:gd name="T34" fmla="+- 0 3813 964"/>
                              <a:gd name="T35" fmla="*/ 3813 h 2883"/>
                              <a:gd name="T36" fmla="+- 0 2737 1711"/>
                              <a:gd name="T37" fmla="*/ T36 w 2622"/>
                              <a:gd name="T38" fmla="+- 0 3837 964"/>
                              <a:gd name="T39" fmla="*/ 3837 h 2883"/>
                              <a:gd name="T40" fmla="+- 0 2892 1711"/>
                              <a:gd name="T41" fmla="*/ T40 w 2622"/>
                              <a:gd name="T42" fmla="+- 0 3846 964"/>
                              <a:gd name="T43" fmla="*/ 3846 h 2883"/>
                              <a:gd name="T44" fmla="+- 0 3043 1711"/>
                              <a:gd name="T45" fmla="*/ T44 w 2622"/>
                              <a:gd name="T46" fmla="+- 0 3838 964"/>
                              <a:gd name="T47" fmla="*/ 3838 h 2883"/>
                              <a:gd name="T48" fmla="+- 0 3190 1711"/>
                              <a:gd name="T49" fmla="*/ T48 w 2622"/>
                              <a:gd name="T50" fmla="+- 0 3814 964"/>
                              <a:gd name="T51" fmla="*/ 3814 h 2883"/>
                              <a:gd name="T52" fmla="+- 0 3332 1711"/>
                              <a:gd name="T53" fmla="*/ T52 w 2622"/>
                              <a:gd name="T54" fmla="+- 0 3776 964"/>
                              <a:gd name="T55" fmla="*/ 3776 h 2883"/>
                              <a:gd name="T56" fmla="+- 0 3467 1711"/>
                              <a:gd name="T57" fmla="*/ T56 w 2622"/>
                              <a:gd name="T58" fmla="+- 0 3725 964"/>
                              <a:gd name="T59" fmla="*/ 3725 h 2883"/>
                              <a:gd name="T60" fmla="+- 0 3596 1711"/>
                              <a:gd name="T61" fmla="*/ T60 w 2622"/>
                              <a:gd name="T62" fmla="+- 0 3660 964"/>
                              <a:gd name="T63" fmla="*/ 3660 h 2883"/>
                              <a:gd name="T64" fmla="+- 0 3718 1711"/>
                              <a:gd name="T65" fmla="*/ T64 w 2622"/>
                              <a:gd name="T66" fmla="+- 0 3583 964"/>
                              <a:gd name="T67" fmla="*/ 3583 h 2883"/>
                              <a:gd name="T68" fmla="+- 0 3831 1711"/>
                              <a:gd name="T69" fmla="*/ T68 w 2622"/>
                              <a:gd name="T70" fmla="+- 0 3495 964"/>
                              <a:gd name="T71" fmla="*/ 3495 h 2883"/>
                              <a:gd name="T72" fmla="+- 0 3934 1711"/>
                              <a:gd name="T73" fmla="*/ T72 w 2622"/>
                              <a:gd name="T74" fmla="+- 0 3396 964"/>
                              <a:gd name="T75" fmla="*/ 3396 h 2883"/>
                              <a:gd name="T76" fmla="+- 0 4028 1711"/>
                              <a:gd name="T77" fmla="*/ T76 w 2622"/>
                              <a:gd name="T78" fmla="+- 0 3288 964"/>
                              <a:gd name="T79" fmla="*/ 3288 h 2883"/>
                              <a:gd name="T80" fmla="+- 0 4110 1711"/>
                              <a:gd name="T81" fmla="*/ T80 w 2622"/>
                              <a:gd name="T82" fmla="+- 0 3171 964"/>
                              <a:gd name="T83" fmla="*/ 3171 h 2883"/>
                              <a:gd name="T84" fmla="+- 0 4181 1711"/>
                              <a:gd name="T85" fmla="*/ T84 w 2622"/>
                              <a:gd name="T86" fmla="+- 0 3045 964"/>
                              <a:gd name="T87" fmla="*/ 3045 h 2883"/>
                              <a:gd name="T88" fmla="+- 0 4240 1711"/>
                              <a:gd name="T89" fmla="*/ T88 w 2622"/>
                              <a:gd name="T90" fmla="+- 0 2913 964"/>
                              <a:gd name="T91" fmla="*/ 2913 h 2883"/>
                              <a:gd name="T92" fmla="+- 0 4285 1711"/>
                              <a:gd name="T93" fmla="*/ T92 w 2622"/>
                              <a:gd name="T94" fmla="+- 0 2774 964"/>
                              <a:gd name="T95" fmla="*/ 2774 h 2883"/>
                              <a:gd name="T96" fmla="+- 0 4315 1711"/>
                              <a:gd name="T97" fmla="*/ T96 w 2622"/>
                              <a:gd name="T98" fmla="+- 0 2630 964"/>
                              <a:gd name="T99" fmla="*/ 2630 h 2883"/>
                              <a:gd name="T100" fmla="+- 0 4331 1711"/>
                              <a:gd name="T101" fmla="*/ T100 w 2622"/>
                              <a:gd name="T102" fmla="+- 0 2481 964"/>
                              <a:gd name="T103" fmla="*/ 2481 h 2883"/>
                              <a:gd name="T104" fmla="+- 0 4331 1711"/>
                              <a:gd name="T105" fmla="*/ T104 w 2622"/>
                              <a:gd name="T106" fmla="+- 0 2329 964"/>
                              <a:gd name="T107" fmla="*/ 2329 h 2883"/>
                              <a:gd name="T108" fmla="+- 0 4315 1711"/>
                              <a:gd name="T109" fmla="*/ T108 w 2622"/>
                              <a:gd name="T110" fmla="+- 0 2180 964"/>
                              <a:gd name="T111" fmla="*/ 2180 h 2883"/>
                              <a:gd name="T112" fmla="+- 0 4285 1711"/>
                              <a:gd name="T113" fmla="*/ T112 w 2622"/>
                              <a:gd name="T114" fmla="+- 0 2035 964"/>
                              <a:gd name="T115" fmla="*/ 2035 h 2883"/>
                              <a:gd name="T116" fmla="+- 0 4240 1711"/>
                              <a:gd name="T117" fmla="*/ T116 w 2622"/>
                              <a:gd name="T118" fmla="+- 0 1897 964"/>
                              <a:gd name="T119" fmla="*/ 1897 h 2883"/>
                              <a:gd name="T120" fmla="+- 0 4181 1711"/>
                              <a:gd name="T121" fmla="*/ T120 w 2622"/>
                              <a:gd name="T122" fmla="+- 0 1764 964"/>
                              <a:gd name="T123" fmla="*/ 1764 h 2883"/>
                              <a:gd name="T124" fmla="+- 0 4110 1711"/>
                              <a:gd name="T125" fmla="*/ T124 w 2622"/>
                              <a:gd name="T126" fmla="+- 0 1639 964"/>
                              <a:gd name="T127" fmla="*/ 1639 h 2883"/>
                              <a:gd name="T128" fmla="+- 0 4028 1711"/>
                              <a:gd name="T129" fmla="*/ T128 w 2622"/>
                              <a:gd name="T130" fmla="+- 0 1522 964"/>
                              <a:gd name="T131" fmla="*/ 1522 h 2883"/>
                              <a:gd name="T132" fmla="+- 0 3934 1711"/>
                              <a:gd name="T133" fmla="*/ T132 w 2622"/>
                              <a:gd name="T134" fmla="+- 0 1413 964"/>
                              <a:gd name="T135" fmla="*/ 1413 h 2883"/>
                              <a:gd name="T136" fmla="+- 0 3831 1711"/>
                              <a:gd name="T137" fmla="*/ T136 w 2622"/>
                              <a:gd name="T138" fmla="+- 0 1315 964"/>
                              <a:gd name="T139" fmla="*/ 1315 h 2883"/>
                              <a:gd name="T140" fmla="+- 0 3718 1711"/>
                              <a:gd name="T141" fmla="*/ T140 w 2622"/>
                              <a:gd name="T142" fmla="+- 0 1226 964"/>
                              <a:gd name="T143" fmla="*/ 1226 h 2883"/>
                              <a:gd name="T144" fmla="+- 0 3596 1711"/>
                              <a:gd name="T145" fmla="*/ T144 w 2622"/>
                              <a:gd name="T146" fmla="+- 0 1150 964"/>
                              <a:gd name="T147" fmla="*/ 1150 h 2883"/>
                              <a:gd name="T148" fmla="+- 0 3467 1711"/>
                              <a:gd name="T149" fmla="*/ T148 w 2622"/>
                              <a:gd name="T150" fmla="+- 0 1085 964"/>
                              <a:gd name="T151" fmla="*/ 1085 h 2883"/>
                              <a:gd name="T152" fmla="+- 0 3332 1711"/>
                              <a:gd name="T153" fmla="*/ T152 w 2622"/>
                              <a:gd name="T154" fmla="+- 0 1033 964"/>
                              <a:gd name="T155" fmla="*/ 1033 h 2883"/>
                              <a:gd name="T156" fmla="+- 0 3190 1711"/>
                              <a:gd name="T157" fmla="*/ T156 w 2622"/>
                              <a:gd name="T158" fmla="+- 0 995 964"/>
                              <a:gd name="T159" fmla="*/ 995 h 2883"/>
                              <a:gd name="T160" fmla="+- 0 3043 1711"/>
                              <a:gd name="T161" fmla="*/ T160 w 2622"/>
                              <a:gd name="T162" fmla="+- 0 972 964"/>
                              <a:gd name="T163" fmla="*/ 972 h 2883"/>
                              <a:gd name="T164" fmla="+- 0 2892 1711"/>
                              <a:gd name="T165" fmla="*/ T164 w 2622"/>
                              <a:gd name="T166" fmla="+- 0 964 964"/>
                              <a:gd name="T167" fmla="*/ 964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622" h="2883">
                                <a:moveTo>
                                  <a:pt x="1181" y="0"/>
                                </a:moveTo>
                                <a:lnTo>
                                  <a:pt x="1134" y="0"/>
                                </a:lnTo>
                                <a:lnTo>
                                  <a:pt x="1181" y="1441"/>
                                </a:lnTo>
                                <a:lnTo>
                                  <a:pt x="0" y="2267"/>
                                </a:lnTo>
                                <a:lnTo>
                                  <a:pt x="47" y="2330"/>
                                </a:lnTo>
                                <a:lnTo>
                                  <a:pt x="96" y="2389"/>
                                </a:lnTo>
                                <a:lnTo>
                                  <a:pt x="149" y="2446"/>
                                </a:lnTo>
                                <a:lnTo>
                                  <a:pt x="204" y="2500"/>
                                </a:lnTo>
                                <a:lnTo>
                                  <a:pt x="262" y="2550"/>
                                </a:lnTo>
                                <a:lnTo>
                                  <a:pt x="322" y="2597"/>
                                </a:lnTo>
                                <a:lnTo>
                                  <a:pt x="384" y="2641"/>
                                </a:lnTo>
                                <a:lnTo>
                                  <a:pt x="449" y="2682"/>
                                </a:lnTo>
                                <a:lnTo>
                                  <a:pt x="516" y="2719"/>
                                </a:lnTo>
                                <a:lnTo>
                                  <a:pt x="584" y="2752"/>
                                </a:lnTo>
                                <a:lnTo>
                                  <a:pt x="654" y="2782"/>
                                </a:lnTo>
                                <a:lnTo>
                                  <a:pt x="726" y="2808"/>
                                </a:lnTo>
                                <a:lnTo>
                                  <a:pt x="799" y="2830"/>
                                </a:lnTo>
                                <a:lnTo>
                                  <a:pt x="874" y="2849"/>
                                </a:lnTo>
                                <a:lnTo>
                                  <a:pt x="949" y="2863"/>
                                </a:lnTo>
                                <a:lnTo>
                                  <a:pt x="1026" y="2873"/>
                                </a:lnTo>
                                <a:lnTo>
                                  <a:pt x="1103" y="2880"/>
                                </a:lnTo>
                                <a:lnTo>
                                  <a:pt x="1181" y="2882"/>
                                </a:lnTo>
                                <a:lnTo>
                                  <a:pt x="1257" y="2880"/>
                                </a:lnTo>
                                <a:lnTo>
                                  <a:pt x="1332" y="2874"/>
                                </a:lnTo>
                                <a:lnTo>
                                  <a:pt x="1406" y="2864"/>
                                </a:lnTo>
                                <a:lnTo>
                                  <a:pt x="1479" y="2850"/>
                                </a:lnTo>
                                <a:lnTo>
                                  <a:pt x="1551" y="2833"/>
                                </a:lnTo>
                                <a:lnTo>
                                  <a:pt x="1621" y="2812"/>
                                </a:lnTo>
                                <a:lnTo>
                                  <a:pt x="1689" y="2788"/>
                                </a:lnTo>
                                <a:lnTo>
                                  <a:pt x="1756" y="2761"/>
                                </a:lnTo>
                                <a:lnTo>
                                  <a:pt x="1822" y="2730"/>
                                </a:lnTo>
                                <a:lnTo>
                                  <a:pt x="1885" y="2696"/>
                                </a:lnTo>
                                <a:lnTo>
                                  <a:pt x="1947" y="2659"/>
                                </a:lnTo>
                                <a:lnTo>
                                  <a:pt x="2007" y="2619"/>
                                </a:lnTo>
                                <a:lnTo>
                                  <a:pt x="2064" y="2576"/>
                                </a:lnTo>
                                <a:lnTo>
                                  <a:pt x="2120" y="2531"/>
                                </a:lnTo>
                                <a:lnTo>
                                  <a:pt x="2173" y="2483"/>
                                </a:lnTo>
                                <a:lnTo>
                                  <a:pt x="2223" y="2432"/>
                                </a:lnTo>
                                <a:lnTo>
                                  <a:pt x="2271" y="2379"/>
                                </a:lnTo>
                                <a:lnTo>
                                  <a:pt x="2317" y="2324"/>
                                </a:lnTo>
                                <a:lnTo>
                                  <a:pt x="2359" y="2266"/>
                                </a:lnTo>
                                <a:lnTo>
                                  <a:pt x="2399" y="2207"/>
                                </a:lnTo>
                                <a:lnTo>
                                  <a:pt x="2436" y="2145"/>
                                </a:lnTo>
                                <a:lnTo>
                                  <a:pt x="2470" y="2081"/>
                                </a:lnTo>
                                <a:lnTo>
                                  <a:pt x="2501" y="2016"/>
                                </a:lnTo>
                                <a:lnTo>
                                  <a:pt x="2529" y="1949"/>
                                </a:lnTo>
                                <a:lnTo>
                                  <a:pt x="2553" y="1880"/>
                                </a:lnTo>
                                <a:lnTo>
                                  <a:pt x="2574" y="1810"/>
                                </a:lnTo>
                                <a:lnTo>
                                  <a:pt x="2591" y="1739"/>
                                </a:lnTo>
                                <a:lnTo>
                                  <a:pt x="2604" y="1666"/>
                                </a:lnTo>
                                <a:lnTo>
                                  <a:pt x="2614" y="1592"/>
                                </a:lnTo>
                                <a:lnTo>
                                  <a:pt x="2620" y="1517"/>
                                </a:lnTo>
                                <a:lnTo>
                                  <a:pt x="2622" y="1441"/>
                                </a:lnTo>
                                <a:lnTo>
                                  <a:pt x="2620" y="1365"/>
                                </a:lnTo>
                                <a:lnTo>
                                  <a:pt x="2614" y="1290"/>
                                </a:lnTo>
                                <a:lnTo>
                                  <a:pt x="2604" y="1216"/>
                                </a:lnTo>
                                <a:lnTo>
                                  <a:pt x="2591" y="1143"/>
                                </a:lnTo>
                                <a:lnTo>
                                  <a:pt x="2574" y="1071"/>
                                </a:lnTo>
                                <a:lnTo>
                                  <a:pt x="2553" y="1001"/>
                                </a:lnTo>
                                <a:lnTo>
                                  <a:pt x="2529" y="933"/>
                                </a:lnTo>
                                <a:lnTo>
                                  <a:pt x="2501" y="865"/>
                                </a:lnTo>
                                <a:lnTo>
                                  <a:pt x="2470" y="800"/>
                                </a:lnTo>
                                <a:lnTo>
                                  <a:pt x="2436" y="737"/>
                                </a:lnTo>
                                <a:lnTo>
                                  <a:pt x="2399" y="675"/>
                                </a:lnTo>
                                <a:lnTo>
                                  <a:pt x="2359" y="615"/>
                                </a:lnTo>
                                <a:lnTo>
                                  <a:pt x="2317" y="558"/>
                                </a:lnTo>
                                <a:lnTo>
                                  <a:pt x="2271" y="502"/>
                                </a:lnTo>
                                <a:lnTo>
                                  <a:pt x="2223" y="449"/>
                                </a:lnTo>
                                <a:lnTo>
                                  <a:pt x="2173" y="399"/>
                                </a:lnTo>
                                <a:lnTo>
                                  <a:pt x="2120" y="351"/>
                                </a:lnTo>
                                <a:lnTo>
                                  <a:pt x="2064" y="305"/>
                                </a:lnTo>
                                <a:lnTo>
                                  <a:pt x="2007" y="262"/>
                                </a:lnTo>
                                <a:lnTo>
                                  <a:pt x="1947" y="223"/>
                                </a:lnTo>
                                <a:lnTo>
                                  <a:pt x="1885" y="186"/>
                                </a:lnTo>
                                <a:lnTo>
                                  <a:pt x="1822" y="152"/>
                                </a:lnTo>
                                <a:lnTo>
                                  <a:pt x="1756" y="121"/>
                                </a:lnTo>
                                <a:lnTo>
                                  <a:pt x="1689" y="93"/>
                                </a:lnTo>
                                <a:lnTo>
                                  <a:pt x="1621" y="69"/>
                                </a:lnTo>
                                <a:lnTo>
                                  <a:pt x="1551" y="48"/>
                                </a:lnTo>
                                <a:lnTo>
                                  <a:pt x="1479" y="31"/>
                                </a:lnTo>
                                <a:lnTo>
                                  <a:pt x="1406" y="17"/>
                                </a:lnTo>
                                <a:lnTo>
                                  <a:pt x="1332" y="8"/>
                                </a:lnTo>
                                <a:lnTo>
                                  <a:pt x="1257" y="2"/>
                                </a:lnTo>
                                <a:lnTo>
                                  <a:pt x="1181" y="0"/>
                                </a:lnTo>
                                <a:close/>
                              </a:path>
                            </a:pathLst>
                          </a:custGeom>
                          <a:solidFill>
                            <a:srgbClr val="00539F"/>
                          </a:solidFill>
                          <a:ln>
                            <a:noFill/>
                          </a:ln>
                        </wps:spPr>
                        <wps:bodyPr rot="0" vert="horz" wrap="square" lIns="91440" tIns="45720" rIns="91440" bIns="45720" anchor="t" anchorCtr="0" upright="1">
                          <a:noAutofit/>
                        </wps:bodyPr>
                      </wps:wsp>
                      <wps:wsp>
                        <wps:cNvPr id="740" name="docshape255"/>
                        <wps:cNvSpPr/>
                        <wps:spPr bwMode="auto">
                          <a:xfrm>
                            <a:off x="1451" y="1074"/>
                            <a:ext cx="2660" cy="2771"/>
                          </a:xfrm>
                          <a:custGeom>
                            <a:avLst/>
                            <a:gdLst>
                              <a:gd name="T0" fmla="+- 0 2265 1451"/>
                              <a:gd name="T1" fmla="*/ T0 w 2660"/>
                              <a:gd name="T2" fmla="+- 0 1107 1075"/>
                              <a:gd name="T3" fmla="*/ 1107 h 2771"/>
                              <a:gd name="T4" fmla="+- 0 2129 1451"/>
                              <a:gd name="T5" fmla="*/ T4 w 2660"/>
                              <a:gd name="T6" fmla="+- 0 1183 1075"/>
                              <a:gd name="T7" fmla="*/ 1183 h 2771"/>
                              <a:gd name="T8" fmla="+- 0 2003 1451"/>
                              <a:gd name="T9" fmla="*/ T8 w 2660"/>
                              <a:gd name="T10" fmla="+- 0 1271 1075"/>
                              <a:gd name="T11" fmla="*/ 1271 h 2771"/>
                              <a:gd name="T12" fmla="+- 0 1887 1451"/>
                              <a:gd name="T13" fmla="*/ T12 w 2660"/>
                              <a:gd name="T14" fmla="+- 0 1372 1075"/>
                              <a:gd name="T15" fmla="*/ 1372 h 2771"/>
                              <a:gd name="T16" fmla="+- 0 1784 1451"/>
                              <a:gd name="T17" fmla="*/ T16 w 2660"/>
                              <a:gd name="T18" fmla="+- 0 1484 1075"/>
                              <a:gd name="T19" fmla="*/ 1484 h 2771"/>
                              <a:gd name="T20" fmla="+- 0 1693 1451"/>
                              <a:gd name="T21" fmla="*/ T20 w 2660"/>
                              <a:gd name="T22" fmla="+- 0 1606 1075"/>
                              <a:gd name="T23" fmla="*/ 1606 h 2771"/>
                              <a:gd name="T24" fmla="+- 0 1616 1451"/>
                              <a:gd name="T25" fmla="*/ T24 w 2660"/>
                              <a:gd name="T26" fmla="+- 0 1737 1075"/>
                              <a:gd name="T27" fmla="*/ 1737 h 2771"/>
                              <a:gd name="T28" fmla="+- 0 1552 1451"/>
                              <a:gd name="T29" fmla="*/ T28 w 2660"/>
                              <a:gd name="T30" fmla="+- 0 1875 1075"/>
                              <a:gd name="T31" fmla="*/ 1875 h 2771"/>
                              <a:gd name="T32" fmla="+- 0 1503 1451"/>
                              <a:gd name="T33" fmla="*/ T32 w 2660"/>
                              <a:gd name="T34" fmla="+- 0 2020 1075"/>
                              <a:gd name="T35" fmla="*/ 2020 h 2771"/>
                              <a:gd name="T36" fmla="+- 0 1470 1451"/>
                              <a:gd name="T37" fmla="*/ T36 w 2660"/>
                              <a:gd name="T38" fmla="+- 0 2171 1075"/>
                              <a:gd name="T39" fmla="*/ 2171 h 2771"/>
                              <a:gd name="T40" fmla="+- 0 1453 1451"/>
                              <a:gd name="T41" fmla="*/ T40 w 2660"/>
                              <a:gd name="T42" fmla="+- 0 2326 1075"/>
                              <a:gd name="T43" fmla="*/ 2326 h 2771"/>
                              <a:gd name="T44" fmla="+- 0 1453 1451"/>
                              <a:gd name="T45" fmla="*/ T44 w 2660"/>
                              <a:gd name="T46" fmla="+- 0 2481 1075"/>
                              <a:gd name="T47" fmla="*/ 2481 h 2771"/>
                              <a:gd name="T48" fmla="+- 0 1469 1451"/>
                              <a:gd name="T49" fmla="*/ T48 w 2660"/>
                              <a:gd name="T50" fmla="+- 0 2630 1075"/>
                              <a:gd name="T51" fmla="*/ 2630 h 2771"/>
                              <a:gd name="T52" fmla="+- 0 1500 1451"/>
                              <a:gd name="T53" fmla="*/ T52 w 2660"/>
                              <a:gd name="T54" fmla="+- 0 2774 1075"/>
                              <a:gd name="T55" fmla="*/ 2774 h 2771"/>
                              <a:gd name="T56" fmla="+- 0 1545 1451"/>
                              <a:gd name="T57" fmla="*/ T56 w 2660"/>
                              <a:gd name="T58" fmla="+- 0 2913 1075"/>
                              <a:gd name="T59" fmla="*/ 2913 h 2771"/>
                              <a:gd name="T60" fmla="+- 0 1603 1451"/>
                              <a:gd name="T61" fmla="*/ T60 w 2660"/>
                              <a:gd name="T62" fmla="+- 0 3045 1075"/>
                              <a:gd name="T63" fmla="*/ 3045 h 2771"/>
                              <a:gd name="T64" fmla="+- 0 1674 1451"/>
                              <a:gd name="T65" fmla="*/ T64 w 2660"/>
                              <a:gd name="T66" fmla="+- 0 3171 1075"/>
                              <a:gd name="T67" fmla="*/ 3171 h 2771"/>
                              <a:gd name="T68" fmla="+- 0 1757 1451"/>
                              <a:gd name="T69" fmla="*/ T68 w 2660"/>
                              <a:gd name="T70" fmla="+- 0 3288 1075"/>
                              <a:gd name="T71" fmla="*/ 3288 h 2771"/>
                              <a:gd name="T72" fmla="+- 0 1850 1451"/>
                              <a:gd name="T73" fmla="*/ T72 w 2660"/>
                              <a:gd name="T74" fmla="+- 0 3396 1075"/>
                              <a:gd name="T75" fmla="*/ 3396 h 2771"/>
                              <a:gd name="T76" fmla="+- 0 1954 1451"/>
                              <a:gd name="T77" fmla="*/ T76 w 2660"/>
                              <a:gd name="T78" fmla="+- 0 3495 1075"/>
                              <a:gd name="T79" fmla="*/ 3495 h 2771"/>
                              <a:gd name="T80" fmla="+- 0 2067 1451"/>
                              <a:gd name="T81" fmla="*/ T80 w 2660"/>
                              <a:gd name="T82" fmla="+- 0 3583 1075"/>
                              <a:gd name="T83" fmla="*/ 3583 h 2771"/>
                              <a:gd name="T84" fmla="+- 0 2188 1451"/>
                              <a:gd name="T85" fmla="*/ T84 w 2660"/>
                              <a:gd name="T86" fmla="+- 0 3660 1075"/>
                              <a:gd name="T87" fmla="*/ 3660 h 2771"/>
                              <a:gd name="T88" fmla="+- 0 2317 1451"/>
                              <a:gd name="T89" fmla="*/ T88 w 2660"/>
                              <a:gd name="T90" fmla="+- 0 3725 1075"/>
                              <a:gd name="T91" fmla="*/ 3725 h 2771"/>
                              <a:gd name="T92" fmla="+- 0 2453 1451"/>
                              <a:gd name="T93" fmla="*/ T92 w 2660"/>
                              <a:gd name="T94" fmla="+- 0 3776 1075"/>
                              <a:gd name="T95" fmla="*/ 3776 h 2771"/>
                              <a:gd name="T96" fmla="+- 0 2594 1451"/>
                              <a:gd name="T97" fmla="*/ T96 w 2660"/>
                              <a:gd name="T98" fmla="+- 0 3814 1075"/>
                              <a:gd name="T99" fmla="*/ 3814 h 2771"/>
                              <a:gd name="T100" fmla="+- 0 2741 1451"/>
                              <a:gd name="T101" fmla="*/ T100 w 2660"/>
                              <a:gd name="T102" fmla="+- 0 3838 1075"/>
                              <a:gd name="T103" fmla="*/ 3838 h 2771"/>
                              <a:gd name="T104" fmla="+- 0 2892 1451"/>
                              <a:gd name="T105" fmla="*/ T104 w 2660"/>
                              <a:gd name="T106" fmla="+- 0 3846 1075"/>
                              <a:gd name="T107" fmla="*/ 3846 h 2771"/>
                              <a:gd name="T108" fmla="+- 0 3047 1451"/>
                              <a:gd name="T109" fmla="*/ T108 w 2660"/>
                              <a:gd name="T110" fmla="+- 0 3837 1075"/>
                              <a:gd name="T111" fmla="*/ 3837 h 2771"/>
                              <a:gd name="T112" fmla="+- 0 3198 1451"/>
                              <a:gd name="T113" fmla="*/ T112 w 2660"/>
                              <a:gd name="T114" fmla="+- 0 3813 1075"/>
                              <a:gd name="T115" fmla="*/ 3813 h 2771"/>
                              <a:gd name="T116" fmla="+- 0 3345 1451"/>
                              <a:gd name="T117" fmla="*/ T116 w 2660"/>
                              <a:gd name="T118" fmla="+- 0 3773 1075"/>
                              <a:gd name="T119" fmla="*/ 3773 h 2771"/>
                              <a:gd name="T120" fmla="+- 0 3487 1451"/>
                              <a:gd name="T121" fmla="*/ T120 w 2660"/>
                              <a:gd name="T122" fmla="+- 0 3717 1075"/>
                              <a:gd name="T123" fmla="*/ 3717 h 2771"/>
                              <a:gd name="T124" fmla="+- 0 3621 1451"/>
                              <a:gd name="T125" fmla="*/ T124 w 2660"/>
                              <a:gd name="T126" fmla="+- 0 3648 1075"/>
                              <a:gd name="T127" fmla="*/ 3648 h 2771"/>
                              <a:gd name="T128" fmla="+- 0 3748 1451"/>
                              <a:gd name="T129" fmla="*/ T128 w 2660"/>
                              <a:gd name="T130" fmla="+- 0 3564 1075"/>
                              <a:gd name="T131" fmla="*/ 3564 h 2771"/>
                              <a:gd name="T132" fmla="+- 0 3865 1451"/>
                              <a:gd name="T133" fmla="*/ T132 w 2660"/>
                              <a:gd name="T134" fmla="+- 0 3468 1075"/>
                              <a:gd name="T135" fmla="*/ 3468 h 2771"/>
                              <a:gd name="T136" fmla="+- 0 3972 1451"/>
                              <a:gd name="T137" fmla="*/ T136 w 2660"/>
                              <a:gd name="T138" fmla="+- 0 3359 1075"/>
                              <a:gd name="T139" fmla="*/ 3359 h 2771"/>
                              <a:gd name="T140" fmla="+- 0 4068 1451"/>
                              <a:gd name="T141" fmla="*/ T140 w 2660"/>
                              <a:gd name="T142" fmla="+- 0 3238 1075"/>
                              <a:gd name="T143" fmla="*/ 3238 h 2771"/>
                              <a:gd name="T144" fmla="+- 0 2892 1451"/>
                              <a:gd name="T145" fmla="*/ T144 w 2660"/>
                              <a:gd name="T146" fmla="+- 0 2405 1075"/>
                              <a:gd name="T147" fmla="*/ 2405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660" h="2771">
                                <a:moveTo>
                                  <a:pt x="886" y="0"/>
                                </a:moveTo>
                                <a:lnTo>
                                  <a:pt x="814" y="32"/>
                                </a:lnTo>
                                <a:lnTo>
                                  <a:pt x="745" y="68"/>
                                </a:lnTo>
                                <a:lnTo>
                                  <a:pt x="678" y="108"/>
                                </a:lnTo>
                                <a:lnTo>
                                  <a:pt x="613" y="150"/>
                                </a:lnTo>
                                <a:lnTo>
                                  <a:pt x="552" y="196"/>
                                </a:lnTo>
                                <a:lnTo>
                                  <a:pt x="493" y="245"/>
                                </a:lnTo>
                                <a:lnTo>
                                  <a:pt x="436" y="297"/>
                                </a:lnTo>
                                <a:lnTo>
                                  <a:pt x="383" y="352"/>
                                </a:lnTo>
                                <a:lnTo>
                                  <a:pt x="333" y="409"/>
                                </a:lnTo>
                                <a:lnTo>
                                  <a:pt x="286" y="469"/>
                                </a:lnTo>
                                <a:lnTo>
                                  <a:pt x="242" y="531"/>
                                </a:lnTo>
                                <a:lnTo>
                                  <a:pt x="202" y="595"/>
                                </a:lnTo>
                                <a:lnTo>
                                  <a:pt x="165" y="662"/>
                                </a:lnTo>
                                <a:lnTo>
                                  <a:pt x="131" y="730"/>
                                </a:lnTo>
                                <a:lnTo>
                                  <a:pt x="101" y="800"/>
                                </a:lnTo>
                                <a:lnTo>
                                  <a:pt x="75" y="872"/>
                                </a:lnTo>
                                <a:lnTo>
                                  <a:pt x="52" y="945"/>
                                </a:lnTo>
                                <a:lnTo>
                                  <a:pt x="34" y="1020"/>
                                </a:lnTo>
                                <a:lnTo>
                                  <a:pt x="19" y="1096"/>
                                </a:lnTo>
                                <a:lnTo>
                                  <a:pt x="9" y="1173"/>
                                </a:lnTo>
                                <a:lnTo>
                                  <a:pt x="2" y="1251"/>
                                </a:lnTo>
                                <a:lnTo>
                                  <a:pt x="0" y="1330"/>
                                </a:lnTo>
                                <a:lnTo>
                                  <a:pt x="2" y="1406"/>
                                </a:lnTo>
                                <a:lnTo>
                                  <a:pt x="8" y="1481"/>
                                </a:lnTo>
                                <a:lnTo>
                                  <a:pt x="18" y="1555"/>
                                </a:lnTo>
                                <a:lnTo>
                                  <a:pt x="32" y="1628"/>
                                </a:lnTo>
                                <a:lnTo>
                                  <a:pt x="49" y="1699"/>
                                </a:lnTo>
                                <a:lnTo>
                                  <a:pt x="70" y="1769"/>
                                </a:lnTo>
                                <a:lnTo>
                                  <a:pt x="94" y="1838"/>
                                </a:lnTo>
                                <a:lnTo>
                                  <a:pt x="121" y="1905"/>
                                </a:lnTo>
                                <a:lnTo>
                                  <a:pt x="152" y="1970"/>
                                </a:lnTo>
                                <a:lnTo>
                                  <a:pt x="186" y="2034"/>
                                </a:lnTo>
                                <a:lnTo>
                                  <a:pt x="223" y="2096"/>
                                </a:lnTo>
                                <a:lnTo>
                                  <a:pt x="263" y="2155"/>
                                </a:lnTo>
                                <a:lnTo>
                                  <a:pt x="306" y="2213"/>
                                </a:lnTo>
                                <a:lnTo>
                                  <a:pt x="351" y="2268"/>
                                </a:lnTo>
                                <a:lnTo>
                                  <a:pt x="399" y="2321"/>
                                </a:lnTo>
                                <a:lnTo>
                                  <a:pt x="450" y="2372"/>
                                </a:lnTo>
                                <a:lnTo>
                                  <a:pt x="503" y="2420"/>
                                </a:lnTo>
                                <a:lnTo>
                                  <a:pt x="558" y="2465"/>
                                </a:lnTo>
                                <a:lnTo>
                                  <a:pt x="616" y="2508"/>
                                </a:lnTo>
                                <a:lnTo>
                                  <a:pt x="675" y="2548"/>
                                </a:lnTo>
                                <a:lnTo>
                                  <a:pt x="737" y="2585"/>
                                </a:lnTo>
                                <a:lnTo>
                                  <a:pt x="801" y="2619"/>
                                </a:lnTo>
                                <a:lnTo>
                                  <a:pt x="866" y="2650"/>
                                </a:lnTo>
                                <a:lnTo>
                                  <a:pt x="933" y="2677"/>
                                </a:lnTo>
                                <a:lnTo>
                                  <a:pt x="1002" y="2701"/>
                                </a:lnTo>
                                <a:lnTo>
                                  <a:pt x="1072" y="2722"/>
                                </a:lnTo>
                                <a:lnTo>
                                  <a:pt x="1143" y="2739"/>
                                </a:lnTo>
                                <a:lnTo>
                                  <a:pt x="1216" y="2753"/>
                                </a:lnTo>
                                <a:lnTo>
                                  <a:pt x="1290" y="2763"/>
                                </a:lnTo>
                                <a:lnTo>
                                  <a:pt x="1365" y="2769"/>
                                </a:lnTo>
                                <a:lnTo>
                                  <a:pt x="1441" y="2771"/>
                                </a:lnTo>
                                <a:lnTo>
                                  <a:pt x="1519" y="2769"/>
                                </a:lnTo>
                                <a:lnTo>
                                  <a:pt x="1596" y="2762"/>
                                </a:lnTo>
                                <a:lnTo>
                                  <a:pt x="1672" y="2752"/>
                                </a:lnTo>
                                <a:lnTo>
                                  <a:pt x="1747" y="2738"/>
                                </a:lnTo>
                                <a:lnTo>
                                  <a:pt x="1821" y="2720"/>
                                </a:lnTo>
                                <a:lnTo>
                                  <a:pt x="1894" y="2698"/>
                                </a:lnTo>
                                <a:lnTo>
                                  <a:pt x="1966" y="2672"/>
                                </a:lnTo>
                                <a:lnTo>
                                  <a:pt x="2036" y="2642"/>
                                </a:lnTo>
                                <a:lnTo>
                                  <a:pt x="2104" y="2609"/>
                                </a:lnTo>
                                <a:lnTo>
                                  <a:pt x="2170" y="2573"/>
                                </a:lnTo>
                                <a:lnTo>
                                  <a:pt x="2234" y="2533"/>
                                </a:lnTo>
                                <a:lnTo>
                                  <a:pt x="2297" y="2489"/>
                                </a:lnTo>
                                <a:lnTo>
                                  <a:pt x="2356" y="2443"/>
                                </a:lnTo>
                                <a:lnTo>
                                  <a:pt x="2414" y="2393"/>
                                </a:lnTo>
                                <a:lnTo>
                                  <a:pt x="2469" y="2340"/>
                                </a:lnTo>
                                <a:lnTo>
                                  <a:pt x="2521" y="2284"/>
                                </a:lnTo>
                                <a:lnTo>
                                  <a:pt x="2570" y="2225"/>
                                </a:lnTo>
                                <a:lnTo>
                                  <a:pt x="2617" y="2163"/>
                                </a:lnTo>
                                <a:lnTo>
                                  <a:pt x="2660" y="2099"/>
                                </a:lnTo>
                                <a:lnTo>
                                  <a:pt x="1441" y="1330"/>
                                </a:lnTo>
                                <a:lnTo>
                                  <a:pt x="886" y="0"/>
                                </a:lnTo>
                                <a:close/>
                              </a:path>
                            </a:pathLst>
                          </a:custGeom>
                          <a:solidFill>
                            <a:srgbClr val="0093FF"/>
                          </a:solidFill>
                          <a:ln>
                            <a:noFill/>
                          </a:ln>
                        </wps:spPr>
                        <wps:bodyPr rot="0" vert="horz" wrap="square" lIns="91440" tIns="45720" rIns="91440" bIns="45720" anchor="t" anchorCtr="0" upright="1">
                          <a:noAutofit/>
                        </wps:bodyPr>
                      </wps:wsp>
                      <wps:wsp>
                        <wps:cNvPr id="741" name="docshape256"/>
                        <wps:cNvSpPr/>
                        <wps:spPr bwMode="auto">
                          <a:xfrm>
                            <a:off x="1451" y="1074"/>
                            <a:ext cx="2660" cy="2771"/>
                          </a:xfrm>
                          <a:custGeom>
                            <a:avLst/>
                            <a:gdLst>
                              <a:gd name="T0" fmla="+- 0 4111 1451"/>
                              <a:gd name="T1" fmla="*/ T0 w 2660"/>
                              <a:gd name="T2" fmla="+- 0 3174 1075"/>
                              <a:gd name="T3" fmla="*/ 3174 h 2771"/>
                              <a:gd name="T4" fmla="+- 0 4021 1451"/>
                              <a:gd name="T5" fmla="*/ T4 w 2660"/>
                              <a:gd name="T6" fmla="+- 0 3300 1075"/>
                              <a:gd name="T7" fmla="*/ 3300 h 2771"/>
                              <a:gd name="T8" fmla="+- 0 3920 1451"/>
                              <a:gd name="T9" fmla="*/ T8 w 2660"/>
                              <a:gd name="T10" fmla="+- 0 3415 1075"/>
                              <a:gd name="T11" fmla="*/ 3415 h 2771"/>
                              <a:gd name="T12" fmla="+- 0 3807 1451"/>
                              <a:gd name="T13" fmla="*/ T12 w 2660"/>
                              <a:gd name="T14" fmla="+- 0 3518 1075"/>
                              <a:gd name="T15" fmla="*/ 3518 h 2771"/>
                              <a:gd name="T16" fmla="+- 0 3685 1451"/>
                              <a:gd name="T17" fmla="*/ T16 w 2660"/>
                              <a:gd name="T18" fmla="+- 0 3608 1075"/>
                              <a:gd name="T19" fmla="*/ 3608 h 2771"/>
                              <a:gd name="T20" fmla="+- 0 3555 1451"/>
                              <a:gd name="T21" fmla="*/ T20 w 2660"/>
                              <a:gd name="T22" fmla="+- 0 3684 1075"/>
                              <a:gd name="T23" fmla="*/ 3684 h 2771"/>
                              <a:gd name="T24" fmla="+- 0 3417 1451"/>
                              <a:gd name="T25" fmla="*/ T24 w 2660"/>
                              <a:gd name="T26" fmla="+- 0 3747 1075"/>
                              <a:gd name="T27" fmla="*/ 3747 h 2771"/>
                              <a:gd name="T28" fmla="+- 0 3272 1451"/>
                              <a:gd name="T29" fmla="*/ T28 w 2660"/>
                              <a:gd name="T30" fmla="+- 0 3795 1075"/>
                              <a:gd name="T31" fmla="*/ 3795 h 2771"/>
                              <a:gd name="T32" fmla="+- 0 3123 1451"/>
                              <a:gd name="T33" fmla="*/ T32 w 2660"/>
                              <a:gd name="T34" fmla="+- 0 3827 1075"/>
                              <a:gd name="T35" fmla="*/ 3827 h 2771"/>
                              <a:gd name="T36" fmla="+- 0 2970 1451"/>
                              <a:gd name="T37" fmla="*/ T36 w 2660"/>
                              <a:gd name="T38" fmla="+- 0 3844 1075"/>
                              <a:gd name="T39" fmla="*/ 3844 h 2771"/>
                              <a:gd name="T40" fmla="+- 0 2816 1451"/>
                              <a:gd name="T41" fmla="*/ T40 w 2660"/>
                              <a:gd name="T42" fmla="+- 0 3844 1075"/>
                              <a:gd name="T43" fmla="*/ 3844 h 2771"/>
                              <a:gd name="T44" fmla="+- 0 2667 1451"/>
                              <a:gd name="T45" fmla="*/ T44 w 2660"/>
                              <a:gd name="T46" fmla="+- 0 3828 1075"/>
                              <a:gd name="T47" fmla="*/ 3828 h 2771"/>
                              <a:gd name="T48" fmla="+- 0 2523 1451"/>
                              <a:gd name="T49" fmla="*/ T48 w 2660"/>
                              <a:gd name="T50" fmla="+- 0 3797 1075"/>
                              <a:gd name="T51" fmla="*/ 3797 h 2771"/>
                              <a:gd name="T52" fmla="+- 0 2384 1451"/>
                              <a:gd name="T53" fmla="*/ T52 w 2660"/>
                              <a:gd name="T54" fmla="+- 0 3752 1075"/>
                              <a:gd name="T55" fmla="*/ 3752 h 2771"/>
                              <a:gd name="T56" fmla="+- 0 2252 1451"/>
                              <a:gd name="T57" fmla="*/ T56 w 2660"/>
                              <a:gd name="T58" fmla="+- 0 3694 1075"/>
                              <a:gd name="T59" fmla="*/ 3694 h 2771"/>
                              <a:gd name="T60" fmla="+- 0 2126 1451"/>
                              <a:gd name="T61" fmla="*/ T60 w 2660"/>
                              <a:gd name="T62" fmla="+- 0 3623 1075"/>
                              <a:gd name="T63" fmla="*/ 3623 h 2771"/>
                              <a:gd name="T64" fmla="+- 0 2009 1451"/>
                              <a:gd name="T65" fmla="*/ T64 w 2660"/>
                              <a:gd name="T66" fmla="+- 0 3540 1075"/>
                              <a:gd name="T67" fmla="*/ 3540 h 2771"/>
                              <a:gd name="T68" fmla="+- 0 1901 1451"/>
                              <a:gd name="T69" fmla="*/ T68 w 2660"/>
                              <a:gd name="T70" fmla="+- 0 3447 1075"/>
                              <a:gd name="T71" fmla="*/ 3447 h 2771"/>
                              <a:gd name="T72" fmla="+- 0 1802 1451"/>
                              <a:gd name="T73" fmla="*/ T72 w 2660"/>
                              <a:gd name="T74" fmla="+- 0 3343 1075"/>
                              <a:gd name="T75" fmla="*/ 3343 h 2771"/>
                              <a:gd name="T76" fmla="+- 0 1714 1451"/>
                              <a:gd name="T77" fmla="*/ T76 w 2660"/>
                              <a:gd name="T78" fmla="+- 0 3230 1075"/>
                              <a:gd name="T79" fmla="*/ 3230 h 2771"/>
                              <a:gd name="T80" fmla="+- 0 1637 1451"/>
                              <a:gd name="T81" fmla="*/ T80 w 2660"/>
                              <a:gd name="T82" fmla="+- 0 3109 1075"/>
                              <a:gd name="T83" fmla="*/ 3109 h 2771"/>
                              <a:gd name="T84" fmla="+- 0 1572 1451"/>
                              <a:gd name="T85" fmla="*/ T84 w 2660"/>
                              <a:gd name="T86" fmla="+- 0 2980 1075"/>
                              <a:gd name="T87" fmla="*/ 2980 h 2771"/>
                              <a:gd name="T88" fmla="+- 0 1521 1451"/>
                              <a:gd name="T89" fmla="*/ T88 w 2660"/>
                              <a:gd name="T90" fmla="+- 0 2844 1075"/>
                              <a:gd name="T91" fmla="*/ 2844 h 2771"/>
                              <a:gd name="T92" fmla="+- 0 1483 1451"/>
                              <a:gd name="T93" fmla="*/ T92 w 2660"/>
                              <a:gd name="T94" fmla="+- 0 2703 1075"/>
                              <a:gd name="T95" fmla="*/ 2703 h 2771"/>
                              <a:gd name="T96" fmla="+- 0 1459 1451"/>
                              <a:gd name="T97" fmla="*/ T96 w 2660"/>
                              <a:gd name="T98" fmla="+- 0 2556 1075"/>
                              <a:gd name="T99" fmla="*/ 2556 h 2771"/>
                              <a:gd name="T100" fmla="+- 0 1451 1451"/>
                              <a:gd name="T101" fmla="*/ T100 w 2660"/>
                              <a:gd name="T102" fmla="+- 0 2405 1075"/>
                              <a:gd name="T103" fmla="*/ 2405 h 2771"/>
                              <a:gd name="T104" fmla="+- 0 1460 1451"/>
                              <a:gd name="T105" fmla="*/ T104 w 2660"/>
                              <a:gd name="T106" fmla="+- 0 2248 1075"/>
                              <a:gd name="T107" fmla="*/ 2248 h 2771"/>
                              <a:gd name="T108" fmla="+- 0 1485 1451"/>
                              <a:gd name="T109" fmla="*/ T108 w 2660"/>
                              <a:gd name="T110" fmla="+- 0 2095 1075"/>
                              <a:gd name="T111" fmla="*/ 2095 h 2771"/>
                              <a:gd name="T112" fmla="+- 0 1526 1451"/>
                              <a:gd name="T113" fmla="*/ T112 w 2660"/>
                              <a:gd name="T114" fmla="+- 0 1947 1075"/>
                              <a:gd name="T115" fmla="*/ 1947 h 2771"/>
                              <a:gd name="T116" fmla="+- 0 1582 1451"/>
                              <a:gd name="T117" fmla="*/ T116 w 2660"/>
                              <a:gd name="T118" fmla="+- 0 1805 1075"/>
                              <a:gd name="T119" fmla="*/ 1805 h 2771"/>
                              <a:gd name="T120" fmla="+- 0 1653 1451"/>
                              <a:gd name="T121" fmla="*/ T120 w 2660"/>
                              <a:gd name="T122" fmla="+- 0 1670 1075"/>
                              <a:gd name="T123" fmla="*/ 1670 h 2771"/>
                              <a:gd name="T124" fmla="+- 0 1737 1451"/>
                              <a:gd name="T125" fmla="*/ T124 w 2660"/>
                              <a:gd name="T126" fmla="+- 0 1544 1075"/>
                              <a:gd name="T127" fmla="*/ 1544 h 2771"/>
                              <a:gd name="T128" fmla="+- 0 1834 1451"/>
                              <a:gd name="T129" fmla="*/ T128 w 2660"/>
                              <a:gd name="T130" fmla="+- 0 1427 1075"/>
                              <a:gd name="T131" fmla="*/ 1427 h 2771"/>
                              <a:gd name="T132" fmla="+- 0 1944 1451"/>
                              <a:gd name="T133" fmla="*/ T132 w 2660"/>
                              <a:gd name="T134" fmla="+- 0 1320 1075"/>
                              <a:gd name="T135" fmla="*/ 1320 h 2771"/>
                              <a:gd name="T136" fmla="+- 0 2064 1451"/>
                              <a:gd name="T137" fmla="*/ T136 w 2660"/>
                              <a:gd name="T138" fmla="+- 0 1225 1075"/>
                              <a:gd name="T139" fmla="*/ 1225 h 2771"/>
                              <a:gd name="T140" fmla="+- 0 2196 1451"/>
                              <a:gd name="T141" fmla="*/ T140 w 2660"/>
                              <a:gd name="T142" fmla="+- 0 1143 1075"/>
                              <a:gd name="T143" fmla="*/ 1143 h 2771"/>
                              <a:gd name="T144" fmla="+- 0 2337 1451"/>
                              <a:gd name="T145" fmla="*/ T144 w 2660"/>
                              <a:gd name="T146" fmla="+- 0 1075 1075"/>
                              <a:gd name="T147" fmla="*/ 1075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660" h="2771">
                                <a:moveTo>
                                  <a:pt x="1441" y="1330"/>
                                </a:moveTo>
                                <a:lnTo>
                                  <a:pt x="2660" y="2099"/>
                                </a:lnTo>
                                <a:lnTo>
                                  <a:pt x="2617" y="2163"/>
                                </a:lnTo>
                                <a:lnTo>
                                  <a:pt x="2570" y="2225"/>
                                </a:lnTo>
                                <a:lnTo>
                                  <a:pt x="2521" y="2284"/>
                                </a:lnTo>
                                <a:lnTo>
                                  <a:pt x="2469" y="2340"/>
                                </a:lnTo>
                                <a:lnTo>
                                  <a:pt x="2414" y="2393"/>
                                </a:lnTo>
                                <a:lnTo>
                                  <a:pt x="2356" y="2443"/>
                                </a:lnTo>
                                <a:lnTo>
                                  <a:pt x="2297" y="2489"/>
                                </a:lnTo>
                                <a:lnTo>
                                  <a:pt x="2234" y="2533"/>
                                </a:lnTo>
                                <a:lnTo>
                                  <a:pt x="2170" y="2573"/>
                                </a:lnTo>
                                <a:lnTo>
                                  <a:pt x="2104" y="2609"/>
                                </a:lnTo>
                                <a:lnTo>
                                  <a:pt x="2036" y="2642"/>
                                </a:lnTo>
                                <a:lnTo>
                                  <a:pt x="1966" y="2672"/>
                                </a:lnTo>
                                <a:lnTo>
                                  <a:pt x="1894" y="2698"/>
                                </a:lnTo>
                                <a:lnTo>
                                  <a:pt x="1821" y="2720"/>
                                </a:lnTo>
                                <a:lnTo>
                                  <a:pt x="1747" y="2738"/>
                                </a:lnTo>
                                <a:lnTo>
                                  <a:pt x="1672" y="2752"/>
                                </a:lnTo>
                                <a:lnTo>
                                  <a:pt x="1596" y="2762"/>
                                </a:lnTo>
                                <a:lnTo>
                                  <a:pt x="1519" y="2769"/>
                                </a:lnTo>
                                <a:lnTo>
                                  <a:pt x="1441" y="2771"/>
                                </a:lnTo>
                                <a:lnTo>
                                  <a:pt x="1365" y="2769"/>
                                </a:lnTo>
                                <a:lnTo>
                                  <a:pt x="1290" y="2763"/>
                                </a:lnTo>
                                <a:lnTo>
                                  <a:pt x="1216" y="2753"/>
                                </a:lnTo>
                                <a:lnTo>
                                  <a:pt x="1143" y="2739"/>
                                </a:lnTo>
                                <a:lnTo>
                                  <a:pt x="1072" y="2722"/>
                                </a:lnTo>
                                <a:lnTo>
                                  <a:pt x="1002" y="2701"/>
                                </a:lnTo>
                                <a:lnTo>
                                  <a:pt x="933" y="2677"/>
                                </a:lnTo>
                                <a:lnTo>
                                  <a:pt x="866" y="2650"/>
                                </a:lnTo>
                                <a:lnTo>
                                  <a:pt x="801" y="2619"/>
                                </a:lnTo>
                                <a:lnTo>
                                  <a:pt x="737" y="2585"/>
                                </a:lnTo>
                                <a:lnTo>
                                  <a:pt x="675" y="2548"/>
                                </a:lnTo>
                                <a:lnTo>
                                  <a:pt x="616" y="2508"/>
                                </a:lnTo>
                                <a:lnTo>
                                  <a:pt x="558" y="2465"/>
                                </a:lnTo>
                                <a:lnTo>
                                  <a:pt x="503" y="2420"/>
                                </a:lnTo>
                                <a:lnTo>
                                  <a:pt x="450" y="2372"/>
                                </a:lnTo>
                                <a:lnTo>
                                  <a:pt x="399" y="2321"/>
                                </a:lnTo>
                                <a:lnTo>
                                  <a:pt x="351" y="2268"/>
                                </a:lnTo>
                                <a:lnTo>
                                  <a:pt x="306" y="2213"/>
                                </a:lnTo>
                                <a:lnTo>
                                  <a:pt x="263" y="2155"/>
                                </a:lnTo>
                                <a:lnTo>
                                  <a:pt x="223" y="2096"/>
                                </a:lnTo>
                                <a:lnTo>
                                  <a:pt x="186" y="2034"/>
                                </a:lnTo>
                                <a:lnTo>
                                  <a:pt x="152" y="1970"/>
                                </a:lnTo>
                                <a:lnTo>
                                  <a:pt x="121" y="1905"/>
                                </a:lnTo>
                                <a:lnTo>
                                  <a:pt x="94" y="1838"/>
                                </a:lnTo>
                                <a:lnTo>
                                  <a:pt x="70" y="1769"/>
                                </a:lnTo>
                                <a:lnTo>
                                  <a:pt x="49" y="1699"/>
                                </a:lnTo>
                                <a:lnTo>
                                  <a:pt x="32" y="1628"/>
                                </a:lnTo>
                                <a:lnTo>
                                  <a:pt x="18" y="1555"/>
                                </a:lnTo>
                                <a:lnTo>
                                  <a:pt x="8" y="1481"/>
                                </a:lnTo>
                                <a:lnTo>
                                  <a:pt x="2" y="1406"/>
                                </a:lnTo>
                                <a:lnTo>
                                  <a:pt x="0" y="1330"/>
                                </a:lnTo>
                                <a:lnTo>
                                  <a:pt x="2" y="1251"/>
                                </a:lnTo>
                                <a:lnTo>
                                  <a:pt x="9" y="1173"/>
                                </a:lnTo>
                                <a:lnTo>
                                  <a:pt x="19" y="1096"/>
                                </a:lnTo>
                                <a:lnTo>
                                  <a:pt x="34" y="1020"/>
                                </a:lnTo>
                                <a:lnTo>
                                  <a:pt x="52" y="945"/>
                                </a:lnTo>
                                <a:lnTo>
                                  <a:pt x="75" y="872"/>
                                </a:lnTo>
                                <a:lnTo>
                                  <a:pt x="101" y="800"/>
                                </a:lnTo>
                                <a:lnTo>
                                  <a:pt x="131" y="730"/>
                                </a:lnTo>
                                <a:lnTo>
                                  <a:pt x="165" y="662"/>
                                </a:lnTo>
                                <a:lnTo>
                                  <a:pt x="202" y="595"/>
                                </a:lnTo>
                                <a:lnTo>
                                  <a:pt x="242" y="531"/>
                                </a:lnTo>
                                <a:lnTo>
                                  <a:pt x="286" y="469"/>
                                </a:lnTo>
                                <a:lnTo>
                                  <a:pt x="333" y="409"/>
                                </a:lnTo>
                                <a:lnTo>
                                  <a:pt x="383" y="352"/>
                                </a:lnTo>
                                <a:lnTo>
                                  <a:pt x="436" y="297"/>
                                </a:lnTo>
                                <a:lnTo>
                                  <a:pt x="493" y="245"/>
                                </a:lnTo>
                                <a:lnTo>
                                  <a:pt x="552" y="196"/>
                                </a:lnTo>
                                <a:lnTo>
                                  <a:pt x="613" y="150"/>
                                </a:lnTo>
                                <a:lnTo>
                                  <a:pt x="678" y="108"/>
                                </a:lnTo>
                                <a:lnTo>
                                  <a:pt x="745" y="68"/>
                                </a:lnTo>
                                <a:lnTo>
                                  <a:pt x="814" y="32"/>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742" name="docshape257"/>
                        <wps:cNvSpPr/>
                        <wps:spPr bwMode="auto">
                          <a:xfrm>
                            <a:off x="1451" y="1074"/>
                            <a:ext cx="1442" cy="2180"/>
                          </a:xfrm>
                          <a:custGeom>
                            <a:avLst/>
                            <a:gdLst>
                              <a:gd name="T0" fmla="+- 0 2337 1451"/>
                              <a:gd name="T1" fmla="*/ T0 w 1442"/>
                              <a:gd name="T2" fmla="+- 0 1075 1075"/>
                              <a:gd name="T3" fmla="*/ 1075 h 2180"/>
                              <a:gd name="T4" fmla="+- 0 2265 1451"/>
                              <a:gd name="T5" fmla="*/ T4 w 1442"/>
                              <a:gd name="T6" fmla="+- 0 1107 1075"/>
                              <a:gd name="T7" fmla="*/ 1107 h 2180"/>
                              <a:gd name="T8" fmla="+- 0 2196 1451"/>
                              <a:gd name="T9" fmla="*/ T8 w 1442"/>
                              <a:gd name="T10" fmla="+- 0 1143 1075"/>
                              <a:gd name="T11" fmla="*/ 1143 h 2180"/>
                              <a:gd name="T12" fmla="+- 0 2129 1451"/>
                              <a:gd name="T13" fmla="*/ T12 w 1442"/>
                              <a:gd name="T14" fmla="+- 0 1183 1075"/>
                              <a:gd name="T15" fmla="*/ 1183 h 2180"/>
                              <a:gd name="T16" fmla="+- 0 2064 1451"/>
                              <a:gd name="T17" fmla="*/ T16 w 1442"/>
                              <a:gd name="T18" fmla="+- 0 1225 1075"/>
                              <a:gd name="T19" fmla="*/ 1225 h 2180"/>
                              <a:gd name="T20" fmla="+- 0 2003 1451"/>
                              <a:gd name="T21" fmla="*/ T20 w 1442"/>
                              <a:gd name="T22" fmla="+- 0 1271 1075"/>
                              <a:gd name="T23" fmla="*/ 1271 h 2180"/>
                              <a:gd name="T24" fmla="+- 0 1944 1451"/>
                              <a:gd name="T25" fmla="*/ T24 w 1442"/>
                              <a:gd name="T26" fmla="+- 0 1320 1075"/>
                              <a:gd name="T27" fmla="*/ 1320 h 2180"/>
                              <a:gd name="T28" fmla="+- 0 1887 1451"/>
                              <a:gd name="T29" fmla="*/ T28 w 1442"/>
                              <a:gd name="T30" fmla="+- 0 1372 1075"/>
                              <a:gd name="T31" fmla="*/ 1372 h 2180"/>
                              <a:gd name="T32" fmla="+- 0 1834 1451"/>
                              <a:gd name="T33" fmla="*/ T32 w 1442"/>
                              <a:gd name="T34" fmla="+- 0 1427 1075"/>
                              <a:gd name="T35" fmla="*/ 1427 h 2180"/>
                              <a:gd name="T36" fmla="+- 0 1784 1451"/>
                              <a:gd name="T37" fmla="*/ T36 w 1442"/>
                              <a:gd name="T38" fmla="+- 0 1484 1075"/>
                              <a:gd name="T39" fmla="*/ 1484 h 2180"/>
                              <a:gd name="T40" fmla="+- 0 1737 1451"/>
                              <a:gd name="T41" fmla="*/ T40 w 1442"/>
                              <a:gd name="T42" fmla="+- 0 1544 1075"/>
                              <a:gd name="T43" fmla="*/ 1544 h 2180"/>
                              <a:gd name="T44" fmla="+- 0 1693 1451"/>
                              <a:gd name="T45" fmla="*/ T44 w 1442"/>
                              <a:gd name="T46" fmla="+- 0 1606 1075"/>
                              <a:gd name="T47" fmla="*/ 1606 h 2180"/>
                              <a:gd name="T48" fmla="+- 0 1653 1451"/>
                              <a:gd name="T49" fmla="*/ T48 w 1442"/>
                              <a:gd name="T50" fmla="+- 0 1670 1075"/>
                              <a:gd name="T51" fmla="*/ 1670 h 2180"/>
                              <a:gd name="T52" fmla="+- 0 1616 1451"/>
                              <a:gd name="T53" fmla="*/ T52 w 1442"/>
                              <a:gd name="T54" fmla="+- 0 1737 1075"/>
                              <a:gd name="T55" fmla="*/ 1737 h 2180"/>
                              <a:gd name="T56" fmla="+- 0 1582 1451"/>
                              <a:gd name="T57" fmla="*/ T56 w 1442"/>
                              <a:gd name="T58" fmla="+- 0 1805 1075"/>
                              <a:gd name="T59" fmla="*/ 1805 h 2180"/>
                              <a:gd name="T60" fmla="+- 0 1552 1451"/>
                              <a:gd name="T61" fmla="*/ T60 w 1442"/>
                              <a:gd name="T62" fmla="+- 0 1875 1075"/>
                              <a:gd name="T63" fmla="*/ 1875 h 2180"/>
                              <a:gd name="T64" fmla="+- 0 1526 1451"/>
                              <a:gd name="T65" fmla="*/ T64 w 1442"/>
                              <a:gd name="T66" fmla="+- 0 1947 1075"/>
                              <a:gd name="T67" fmla="*/ 1947 h 2180"/>
                              <a:gd name="T68" fmla="+- 0 1503 1451"/>
                              <a:gd name="T69" fmla="*/ T68 w 1442"/>
                              <a:gd name="T70" fmla="+- 0 2020 1075"/>
                              <a:gd name="T71" fmla="*/ 2020 h 2180"/>
                              <a:gd name="T72" fmla="+- 0 1485 1451"/>
                              <a:gd name="T73" fmla="*/ T72 w 1442"/>
                              <a:gd name="T74" fmla="+- 0 2095 1075"/>
                              <a:gd name="T75" fmla="*/ 2095 h 2180"/>
                              <a:gd name="T76" fmla="+- 0 1470 1451"/>
                              <a:gd name="T77" fmla="*/ T76 w 1442"/>
                              <a:gd name="T78" fmla="+- 0 2171 1075"/>
                              <a:gd name="T79" fmla="*/ 2171 h 2180"/>
                              <a:gd name="T80" fmla="+- 0 1460 1451"/>
                              <a:gd name="T81" fmla="*/ T80 w 1442"/>
                              <a:gd name="T82" fmla="+- 0 2248 1075"/>
                              <a:gd name="T83" fmla="*/ 2248 h 2180"/>
                              <a:gd name="T84" fmla="+- 0 1453 1451"/>
                              <a:gd name="T85" fmla="*/ T84 w 1442"/>
                              <a:gd name="T86" fmla="+- 0 2326 1075"/>
                              <a:gd name="T87" fmla="*/ 2326 h 2180"/>
                              <a:gd name="T88" fmla="+- 0 1451 1451"/>
                              <a:gd name="T89" fmla="*/ T88 w 1442"/>
                              <a:gd name="T90" fmla="+- 0 2405 1075"/>
                              <a:gd name="T91" fmla="*/ 2405 h 2180"/>
                              <a:gd name="T92" fmla="+- 0 1453 1451"/>
                              <a:gd name="T93" fmla="*/ T92 w 1442"/>
                              <a:gd name="T94" fmla="+- 0 2481 1075"/>
                              <a:gd name="T95" fmla="*/ 2481 h 2180"/>
                              <a:gd name="T96" fmla="+- 0 1459 1451"/>
                              <a:gd name="T97" fmla="*/ T96 w 1442"/>
                              <a:gd name="T98" fmla="+- 0 2557 1075"/>
                              <a:gd name="T99" fmla="*/ 2557 h 2180"/>
                              <a:gd name="T100" fmla="+- 0 1469 1451"/>
                              <a:gd name="T101" fmla="*/ T100 w 1442"/>
                              <a:gd name="T102" fmla="+- 0 2632 1075"/>
                              <a:gd name="T103" fmla="*/ 2632 h 2180"/>
                              <a:gd name="T104" fmla="+- 0 1483 1451"/>
                              <a:gd name="T105" fmla="*/ T104 w 1442"/>
                              <a:gd name="T106" fmla="+- 0 2706 1075"/>
                              <a:gd name="T107" fmla="*/ 2706 h 2180"/>
                              <a:gd name="T108" fmla="+- 0 1501 1451"/>
                              <a:gd name="T109" fmla="*/ T108 w 1442"/>
                              <a:gd name="T110" fmla="+- 0 2779 1075"/>
                              <a:gd name="T111" fmla="*/ 2779 h 2180"/>
                              <a:gd name="T112" fmla="+- 0 1522 1451"/>
                              <a:gd name="T113" fmla="*/ T112 w 1442"/>
                              <a:gd name="T114" fmla="+- 0 2851 1075"/>
                              <a:gd name="T115" fmla="*/ 2851 h 2180"/>
                              <a:gd name="T116" fmla="+- 0 1547 1451"/>
                              <a:gd name="T117" fmla="*/ T116 w 1442"/>
                              <a:gd name="T118" fmla="+- 0 2923 1075"/>
                              <a:gd name="T119" fmla="*/ 2923 h 2180"/>
                              <a:gd name="T120" fmla="+- 0 1576 1451"/>
                              <a:gd name="T121" fmla="*/ T120 w 1442"/>
                              <a:gd name="T122" fmla="+- 0 2992 1075"/>
                              <a:gd name="T123" fmla="*/ 2992 h 2180"/>
                              <a:gd name="T124" fmla="+- 0 1609 1451"/>
                              <a:gd name="T125" fmla="*/ T124 w 1442"/>
                              <a:gd name="T126" fmla="+- 0 3060 1075"/>
                              <a:gd name="T127" fmla="*/ 3060 h 2180"/>
                              <a:gd name="T128" fmla="+- 0 1645 1451"/>
                              <a:gd name="T129" fmla="*/ T128 w 1442"/>
                              <a:gd name="T130" fmla="+- 0 3127 1075"/>
                              <a:gd name="T131" fmla="*/ 3127 h 2180"/>
                              <a:gd name="T132" fmla="+- 0 1685 1451"/>
                              <a:gd name="T133" fmla="*/ T132 w 1442"/>
                              <a:gd name="T134" fmla="+- 0 3192 1075"/>
                              <a:gd name="T135" fmla="*/ 3192 h 2180"/>
                              <a:gd name="T136" fmla="+- 0 1728 1451"/>
                              <a:gd name="T137" fmla="*/ T136 w 1442"/>
                              <a:gd name="T138" fmla="+- 0 3254 1075"/>
                              <a:gd name="T139" fmla="*/ 3254 h 2180"/>
                              <a:gd name="T140" fmla="+- 0 2892 1451"/>
                              <a:gd name="T141" fmla="*/ T140 w 1442"/>
                              <a:gd name="T142" fmla="+- 0 2405 1075"/>
                              <a:gd name="T143" fmla="*/ 2405 h 2180"/>
                              <a:gd name="T144" fmla="+- 0 2337 1451"/>
                              <a:gd name="T145" fmla="*/ T144 w 1442"/>
                              <a:gd name="T146" fmla="+- 0 1075 1075"/>
                              <a:gd name="T147" fmla="*/ 1075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42" h="2180">
                                <a:moveTo>
                                  <a:pt x="886" y="0"/>
                                </a:moveTo>
                                <a:lnTo>
                                  <a:pt x="814" y="32"/>
                                </a:lnTo>
                                <a:lnTo>
                                  <a:pt x="745" y="68"/>
                                </a:lnTo>
                                <a:lnTo>
                                  <a:pt x="678" y="108"/>
                                </a:lnTo>
                                <a:lnTo>
                                  <a:pt x="613" y="150"/>
                                </a:lnTo>
                                <a:lnTo>
                                  <a:pt x="552" y="196"/>
                                </a:lnTo>
                                <a:lnTo>
                                  <a:pt x="493" y="245"/>
                                </a:lnTo>
                                <a:lnTo>
                                  <a:pt x="436" y="297"/>
                                </a:lnTo>
                                <a:lnTo>
                                  <a:pt x="383" y="352"/>
                                </a:lnTo>
                                <a:lnTo>
                                  <a:pt x="333" y="409"/>
                                </a:lnTo>
                                <a:lnTo>
                                  <a:pt x="286" y="469"/>
                                </a:lnTo>
                                <a:lnTo>
                                  <a:pt x="242" y="531"/>
                                </a:lnTo>
                                <a:lnTo>
                                  <a:pt x="202" y="595"/>
                                </a:lnTo>
                                <a:lnTo>
                                  <a:pt x="165" y="662"/>
                                </a:lnTo>
                                <a:lnTo>
                                  <a:pt x="131" y="730"/>
                                </a:lnTo>
                                <a:lnTo>
                                  <a:pt x="101" y="800"/>
                                </a:lnTo>
                                <a:lnTo>
                                  <a:pt x="75" y="872"/>
                                </a:lnTo>
                                <a:lnTo>
                                  <a:pt x="52" y="945"/>
                                </a:lnTo>
                                <a:lnTo>
                                  <a:pt x="34" y="1020"/>
                                </a:lnTo>
                                <a:lnTo>
                                  <a:pt x="19" y="1096"/>
                                </a:lnTo>
                                <a:lnTo>
                                  <a:pt x="9" y="1173"/>
                                </a:lnTo>
                                <a:lnTo>
                                  <a:pt x="2" y="1251"/>
                                </a:lnTo>
                                <a:lnTo>
                                  <a:pt x="0" y="1330"/>
                                </a:lnTo>
                                <a:lnTo>
                                  <a:pt x="2" y="1406"/>
                                </a:lnTo>
                                <a:lnTo>
                                  <a:pt x="8" y="1482"/>
                                </a:lnTo>
                                <a:lnTo>
                                  <a:pt x="18" y="1557"/>
                                </a:lnTo>
                                <a:lnTo>
                                  <a:pt x="32" y="1631"/>
                                </a:lnTo>
                                <a:lnTo>
                                  <a:pt x="50" y="1704"/>
                                </a:lnTo>
                                <a:lnTo>
                                  <a:pt x="71" y="1776"/>
                                </a:lnTo>
                                <a:lnTo>
                                  <a:pt x="96" y="1848"/>
                                </a:lnTo>
                                <a:lnTo>
                                  <a:pt x="125" y="1917"/>
                                </a:lnTo>
                                <a:lnTo>
                                  <a:pt x="158" y="1985"/>
                                </a:lnTo>
                                <a:lnTo>
                                  <a:pt x="194" y="2052"/>
                                </a:lnTo>
                                <a:lnTo>
                                  <a:pt x="234" y="2117"/>
                                </a:lnTo>
                                <a:lnTo>
                                  <a:pt x="277" y="2179"/>
                                </a:lnTo>
                                <a:lnTo>
                                  <a:pt x="1441" y="1330"/>
                                </a:lnTo>
                                <a:lnTo>
                                  <a:pt x="886" y="0"/>
                                </a:lnTo>
                                <a:close/>
                              </a:path>
                            </a:pathLst>
                          </a:custGeom>
                          <a:solidFill>
                            <a:srgbClr val="66BEFF"/>
                          </a:solidFill>
                          <a:ln>
                            <a:noFill/>
                          </a:ln>
                        </wps:spPr>
                        <wps:bodyPr rot="0" vert="horz" wrap="square" lIns="91440" tIns="45720" rIns="91440" bIns="45720" anchor="t" anchorCtr="0" upright="1">
                          <a:noAutofit/>
                        </wps:bodyPr>
                      </wps:wsp>
                      <wps:wsp>
                        <wps:cNvPr id="743" name="docshape258"/>
                        <wps:cNvSpPr/>
                        <wps:spPr bwMode="auto">
                          <a:xfrm>
                            <a:off x="1451" y="1074"/>
                            <a:ext cx="1442" cy="2180"/>
                          </a:xfrm>
                          <a:custGeom>
                            <a:avLst/>
                            <a:gdLst>
                              <a:gd name="T0" fmla="+- 0 2892 1451"/>
                              <a:gd name="T1" fmla="*/ T0 w 1442"/>
                              <a:gd name="T2" fmla="+- 0 2405 1075"/>
                              <a:gd name="T3" fmla="*/ 2405 h 2180"/>
                              <a:gd name="T4" fmla="+- 0 1728 1451"/>
                              <a:gd name="T5" fmla="*/ T4 w 1442"/>
                              <a:gd name="T6" fmla="+- 0 3254 1075"/>
                              <a:gd name="T7" fmla="*/ 3254 h 2180"/>
                              <a:gd name="T8" fmla="+- 0 1685 1451"/>
                              <a:gd name="T9" fmla="*/ T8 w 1442"/>
                              <a:gd name="T10" fmla="+- 0 3192 1075"/>
                              <a:gd name="T11" fmla="*/ 3192 h 2180"/>
                              <a:gd name="T12" fmla="+- 0 1645 1451"/>
                              <a:gd name="T13" fmla="*/ T12 w 1442"/>
                              <a:gd name="T14" fmla="+- 0 3127 1075"/>
                              <a:gd name="T15" fmla="*/ 3127 h 2180"/>
                              <a:gd name="T16" fmla="+- 0 1609 1451"/>
                              <a:gd name="T17" fmla="*/ T16 w 1442"/>
                              <a:gd name="T18" fmla="+- 0 3060 1075"/>
                              <a:gd name="T19" fmla="*/ 3060 h 2180"/>
                              <a:gd name="T20" fmla="+- 0 1576 1451"/>
                              <a:gd name="T21" fmla="*/ T20 w 1442"/>
                              <a:gd name="T22" fmla="+- 0 2992 1075"/>
                              <a:gd name="T23" fmla="*/ 2992 h 2180"/>
                              <a:gd name="T24" fmla="+- 0 1547 1451"/>
                              <a:gd name="T25" fmla="*/ T24 w 1442"/>
                              <a:gd name="T26" fmla="+- 0 2923 1075"/>
                              <a:gd name="T27" fmla="*/ 2923 h 2180"/>
                              <a:gd name="T28" fmla="+- 0 1522 1451"/>
                              <a:gd name="T29" fmla="*/ T28 w 1442"/>
                              <a:gd name="T30" fmla="+- 0 2851 1075"/>
                              <a:gd name="T31" fmla="*/ 2851 h 2180"/>
                              <a:gd name="T32" fmla="+- 0 1501 1451"/>
                              <a:gd name="T33" fmla="*/ T32 w 1442"/>
                              <a:gd name="T34" fmla="+- 0 2779 1075"/>
                              <a:gd name="T35" fmla="*/ 2779 h 2180"/>
                              <a:gd name="T36" fmla="+- 0 1483 1451"/>
                              <a:gd name="T37" fmla="*/ T36 w 1442"/>
                              <a:gd name="T38" fmla="+- 0 2706 1075"/>
                              <a:gd name="T39" fmla="*/ 2706 h 2180"/>
                              <a:gd name="T40" fmla="+- 0 1469 1451"/>
                              <a:gd name="T41" fmla="*/ T40 w 1442"/>
                              <a:gd name="T42" fmla="+- 0 2632 1075"/>
                              <a:gd name="T43" fmla="*/ 2632 h 2180"/>
                              <a:gd name="T44" fmla="+- 0 1459 1451"/>
                              <a:gd name="T45" fmla="*/ T44 w 1442"/>
                              <a:gd name="T46" fmla="+- 0 2557 1075"/>
                              <a:gd name="T47" fmla="*/ 2557 h 2180"/>
                              <a:gd name="T48" fmla="+- 0 1453 1451"/>
                              <a:gd name="T49" fmla="*/ T48 w 1442"/>
                              <a:gd name="T50" fmla="+- 0 2481 1075"/>
                              <a:gd name="T51" fmla="*/ 2481 h 2180"/>
                              <a:gd name="T52" fmla="+- 0 1451 1451"/>
                              <a:gd name="T53" fmla="*/ T52 w 1442"/>
                              <a:gd name="T54" fmla="+- 0 2405 1075"/>
                              <a:gd name="T55" fmla="*/ 2405 h 2180"/>
                              <a:gd name="T56" fmla="+- 0 1453 1451"/>
                              <a:gd name="T57" fmla="*/ T56 w 1442"/>
                              <a:gd name="T58" fmla="+- 0 2326 1075"/>
                              <a:gd name="T59" fmla="*/ 2326 h 2180"/>
                              <a:gd name="T60" fmla="+- 0 1460 1451"/>
                              <a:gd name="T61" fmla="*/ T60 w 1442"/>
                              <a:gd name="T62" fmla="+- 0 2248 1075"/>
                              <a:gd name="T63" fmla="*/ 2248 h 2180"/>
                              <a:gd name="T64" fmla="+- 0 1470 1451"/>
                              <a:gd name="T65" fmla="*/ T64 w 1442"/>
                              <a:gd name="T66" fmla="+- 0 2171 1075"/>
                              <a:gd name="T67" fmla="*/ 2171 h 2180"/>
                              <a:gd name="T68" fmla="+- 0 1485 1451"/>
                              <a:gd name="T69" fmla="*/ T68 w 1442"/>
                              <a:gd name="T70" fmla="+- 0 2095 1075"/>
                              <a:gd name="T71" fmla="*/ 2095 h 2180"/>
                              <a:gd name="T72" fmla="+- 0 1503 1451"/>
                              <a:gd name="T73" fmla="*/ T72 w 1442"/>
                              <a:gd name="T74" fmla="+- 0 2020 1075"/>
                              <a:gd name="T75" fmla="*/ 2020 h 2180"/>
                              <a:gd name="T76" fmla="+- 0 1526 1451"/>
                              <a:gd name="T77" fmla="*/ T76 w 1442"/>
                              <a:gd name="T78" fmla="+- 0 1947 1075"/>
                              <a:gd name="T79" fmla="*/ 1947 h 2180"/>
                              <a:gd name="T80" fmla="+- 0 1552 1451"/>
                              <a:gd name="T81" fmla="*/ T80 w 1442"/>
                              <a:gd name="T82" fmla="+- 0 1875 1075"/>
                              <a:gd name="T83" fmla="*/ 1875 h 2180"/>
                              <a:gd name="T84" fmla="+- 0 1582 1451"/>
                              <a:gd name="T85" fmla="*/ T84 w 1442"/>
                              <a:gd name="T86" fmla="+- 0 1805 1075"/>
                              <a:gd name="T87" fmla="*/ 1805 h 2180"/>
                              <a:gd name="T88" fmla="+- 0 1616 1451"/>
                              <a:gd name="T89" fmla="*/ T88 w 1442"/>
                              <a:gd name="T90" fmla="+- 0 1737 1075"/>
                              <a:gd name="T91" fmla="*/ 1737 h 2180"/>
                              <a:gd name="T92" fmla="+- 0 1653 1451"/>
                              <a:gd name="T93" fmla="*/ T92 w 1442"/>
                              <a:gd name="T94" fmla="+- 0 1670 1075"/>
                              <a:gd name="T95" fmla="*/ 1670 h 2180"/>
                              <a:gd name="T96" fmla="+- 0 1693 1451"/>
                              <a:gd name="T97" fmla="*/ T96 w 1442"/>
                              <a:gd name="T98" fmla="+- 0 1606 1075"/>
                              <a:gd name="T99" fmla="*/ 1606 h 2180"/>
                              <a:gd name="T100" fmla="+- 0 1737 1451"/>
                              <a:gd name="T101" fmla="*/ T100 w 1442"/>
                              <a:gd name="T102" fmla="+- 0 1544 1075"/>
                              <a:gd name="T103" fmla="*/ 1544 h 2180"/>
                              <a:gd name="T104" fmla="+- 0 1784 1451"/>
                              <a:gd name="T105" fmla="*/ T104 w 1442"/>
                              <a:gd name="T106" fmla="+- 0 1484 1075"/>
                              <a:gd name="T107" fmla="*/ 1484 h 2180"/>
                              <a:gd name="T108" fmla="+- 0 1834 1451"/>
                              <a:gd name="T109" fmla="*/ T108 w 1442"/>
                              <a:gd name="T110" fmla="+- 0 1427 1075"/>
                              <a:gd name="T111" fmla="*/ 1427 h 2180"/>
                              <a:gd name="T112" fmla="+- 0 1887 1451"/>
                              <a:gd name="T113" fmla="*/ T112 w 1442"/>
                              <a:gd name="T114" fmla="+- 0 1372 1075"/>
                              <a:gd name="T115" fmla="*/ 1372 h 2180"/>
                              <a:gd name="T116" fmla="+- 0 1944 1451"/>
                              <a:gd name="T117" fmla="*/ T116 w 1442"/>
                              <a:gd name="T118" fmla="+- 0 1320 1075"/>
                              <a:gd name="T119" fmla="*/ 1320 h 2180"/>
                              <a:gd name="T120" fmla="+- 0 2003 1451"/>
                              <a:gd name="T121" fmla="*/ T120 w 1442"/>
                              <a:gd name="T122" fmla="+- 0 1271 1075"/>
                              <a:gd name="T123" fmla="*/ 1271 h 2180"/>
                              <a:gd name="T124" fmla="+- 0 2064 1451"/>
                              <a:gd name="T125" fmla="*/ T124 w 1442"/>
                              <a:gd name="T126" fmla="+- 0 1225 1075"/>
                              <a:gd name="T127" fmla="*/ 1225 h 2180"/>
                              <a:gd name="T128" fmla="+- 0 2129 1451"/>
                              <a:gd name="T129" fmla="*/ T128 w 1442"/>
                              <a:gd name="T130" fmla="+- 0 1183 1075"/>
                              <a:gd name="T131" fmla="*/ 1183 h 2180"/>
                              <a:gd name="T132" fmla="+- 0 2196 1451"/>
                              <a:gd name="T133" fmla="*/ T132 w 1442"/>
                              <a:gd name="T134" fmla="+- 0 1143 1075"/>
                              <a:gd name="T135" fmla="*/ 1143 h 2180"/>
                              <a:gd name="T136" fmla="+- 0 2265 1451"/>
                              <a:gd name="T137" fmla="*/ T136 w 1442"/>
                              <a:gd name="T138" fmla="+- 0 1107 1075"/>
                              <a:gd name="T139" fmla="*/ 1107 h 2180"/>
                              <a:gd name="T140" fmla="+- 0 2337 1451"/>
                              <a:gd name="T141" fmla="*/ T140 w 1442"/>
                              <a:gd name="T142" fmla="+- 0 1075 1075"/>
                              <a:gd name="T143" fmla="*/ 1075 h 2180"/>
                              <a:gd name="T144" fmla="+- 0 2892 1451"/>
                              <a:gd name="T145" fmla="*/ T144 w 1442"/>
                              <a:gd name="T146" fmla="+- 0 2405 1075"/>
                              <a:gd name="T147" fmla="*/ 2405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42" h="2180">
                                <a:moveTo>
                                  <a:pt x="1441" y="1330"/>
                                </a:moveTo>
                                <a:lnTo>
                                  <a:pt x="277" y="2179"/>
                                </a:lnTo>
                                <a:lnTo>
                                  <a:pt x="234" y="2117"/>
                                </a:lnTo>
                                <a:lnTo>
                                  <a:pt x="194" y="2052"/>
                                </a:lnTo>
                                <a:lnTo>
                                  <a:pt x="158" y="1985"/>
                                </a:lnTo>
                                <a:lnTo>
                                  <a:pt x="125" y="1917"/>
                                </a:lnTo>
                                <a:lnTo>
                                  <a:pt x="96" y="1848"/>
                                </a:lnTo>
                                <a:lnTo>
                                  <a:pt x="71" y="1776"/>
                                </a:lnTo>
                                <a:lnTo>
                                  <a:pt x="50" y="1704"/>
                                </a:lnTo>
                                <a:lnTo>
                                  <a:pt x="32" y="1631"/>
                                </a:lnTo>
                                <a:lnTo>
                                  <a:pt x="18" y="1557"/>
                                </a:lnTo>
                                <a:lnTo>
                                  <a:pt x="8" y="1482"/>
                                </a:lnTo>
                                <a:lnTo>
                                  <a:pt x="2" y="1406"/>
                                </a:lnTo>
                                <a:lnTo>
                                  <a:pt x="0" y="1330"/>
                                </a:lnTo>
                                <a:lnTo>
                                  <a:pt x="2" y="1251"/>
                                </a:lnTo>
                                <a:lnTo>
                                  <a:pt x="9" y="1173"/>
                                </a:lnTo>
                                <a:lnTo>
                                  <a:pt x="19" y="1096"/>
                                </a:lnTo>
                                <a:lnTo>
                                  <a:pt x="34" y="1020"/>
                                </a:lnTo>
                                <a:lnTo>
                                  <a:pt x="52" y="945"/>
                                </a:lnTo>
                                <a:lnTo>
                                  <a:pt x="75" y="872"/>
                                </a:lnTo>
                                <a:lnTo>
                                  <a:pt x="101" y="800"/>
                                </a:lnTo>
                                <a:lnTo>
                                  <a:pt x="131" y="730"/>
                                </a:lnTo>
                                <a:lnTo>
                                  <a:pt x="165" y="662"/>
                                </a:lnTo>
                                <a:lnTo>
                                  <a:pt x="202" y="595"/>
                                </a:lnTo>
                                <a:lnTo>
                                  <a:pt x="242" y="531"/>
                                </a:lnTo>
                                <a:lnTo>
                                  <a:pt x="286" y="469"/>
                                </a:lnTo>
                                <a:lnTo>
                                  <a:pt x="333" y="409"/>
                                </a:lnTo>
                                <a:lnTo>
                                  <a:pt x="383" y="352"/>
                                </a:lnTo>
                                <a:lnTo>
                                  <a:pt x="436" y="297"/>
                                </a:lnTo>
                                <a:lnTo>
                                  <a:pt x="493" y="245"/>
                                </a:lnTo>
                                <a:lnTo>
                                  <a:pt x="552" y="196"/>
                                </a:lnTo>
                                <a:lnTo>
                                  <a:pt x="613" y="150"/>
                                </a:lnTo>
                                <a:lnTo>
                                  <a:pt x="678" y="108"/>
                                </a:lnTo>
                                <a:lnTo>
                                  <a:pt x="745" y="68"/>
                                </a:lnTo>
                                <a:lnTo>
                                  <a:pt x="814" y="32"/>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744" name="docshape259"/>
                        <wps:cNvSpPr/>
                        <wps:spPr bwMode="auto">
                          <a:xfrm>
                            <a:off x="2039" y="963"/>
                            <a:ext cx="853" cy="1442"/>
                          </a:xfrm>
                          <a:custGeom>
                            <a:avLst/>
                            <a:gdLst>
                              <a:gd name="T0" fmla="+- 0 2892 2039"/>
                              <a:gd name="T1" fmla="*/ T0 w 853"/>
                              <a:gd name="T2" fmla="+- 0 964 964"/>
                              <a:gd name="T3" fmla="*/ 964 h 1442"/>
                              <a:gd name="T4" fmla="+- 0 2816 2039"/>
                              <a:gd name="T5" fmla="*/ T4 w 853"/>
                              <a:gd name="T6" fmla="+- 0 966 964"/>
                              <a:gd name="T7" fmla="*/ 966 h 1442"/>
                              <a:gd name="T8" fmla="+- 0 2740 2039"/>
                              <a:gd name="T9" fmla="*/ T8 w 853"/>
                              <a:gd name="T10" fmla="+- 0 972 964"/>
                              <a:gd name="T11" fmla="*/ 972 h 1442"/>
                              <a:gd name="T12" fmla="+- 0 2665 2039"/>
                              <a:gd name="T13" fmla="*/ T12 w 853"/>
                              <a:gd name="T14" fmla="+- 0 982 964"/>
                              <a:gd name="T15" fmla="*/ 982 h 1442"/>
                              <a:gd name="T16" fmla="+- 0 2590 2039"/>
                              <a:gd name="T17" fmla="*/ T16 w 853"/>
                              <a:gd name="T18" fmla="+- 0 996 964"/>
                              <a:gd name="T19" fmla="*/ 996 h 1442"/>
                              <a:gd name="T20" fmla="+- 0 2516 2039"/>
                              <a:gd name="T21" fmla="*/ T20 w 853"/>
                              <a:gd name="T22" fmla="+- 0 1014 964"/>
                              <a:gd name="T23" fmla="*/ 1014 h 1442"/>
                              <a:gd name="T24" fmla="+- 0 2443 2039"/>
                              <a:gd name="T25" fmla="*/ T24 w 853"/>
                              <a:gd name="T26" fmla="+- 0 1035 964"/>
                              <a:gd name="T27" fmla="*/ 1035 h 1442"/>
                              <a:gd name="T28" fmla="+- 0 2372 2039"/>
                              <a:gd name="T29" fmla="*/ T28 w 853"/>
                              <a:gd name="T30" fmla="+- 0 1061 964"/>
                              <a:gd name="T31" fmla="*/ 1061 h 1442"/>
                              <a:gd name="T32" fmla="+- 0 2302 2039"/>
                              <a:gd name="T33" fmla="*/ T32 w 853"/>
                              <a:gd name="T34" fmla="+- 0 1090 964"/>
                              <a:gd name="T35" fmla="*/ 1090 h 1442"/>
                              <a:gd name="T36" fmla="+- 0 2233 2039"/>
                              <a:gd name="T37" fmla="*/ T36 w 853"/>
                              <a:gd name="T38" fmla="+- 0 1123 964"/>
                              <a:gd name="T39" fmla="*/ 1123 h 1442"/>
                              <a:gd name="T40" fmla="+- 0 2167 2039"/>
                              <a:gd name="T41" fmla="*/ T40 w 853"/>
                              <a:gd name="T42" fmla="+- 0 1160 964"/>
                              <a:gd name="T43" fmla="*/ 1160 h 1442"/>
                              <a:gd name="T44" fmla="+- 0 2102 2039"/>
                              <a:gd name="T45" fmla="*/ T44 w 853"/>
                              <a:gd name="T46" fmla="+- 0 1200 964"/>
                              <a:gd name="T47" fmla="*/ 1200 h 1442"/>
                              <a:gd name="T48" fmla="+- 0 2039 2039"/>
                              <a:gd name="T49" fmla="*/ T48 w 853"/>
                              <a:gd name="T50" fmla="+- 0 1243 964"/>
                              <a:gd name="T51" fmla="*/ 1243 h 1442"/>
                              <a:gd name="T52" fmla="+- 0 2892 2039"/>
                              <a:gd name="T53" fmla="*/ T52 w 853"/>
                              <a:gd name="T54" fmla="+- 0 2405 964"/>
                              <a:gd name="T55" fmla="*/ 2405 h 1442"/>
                              <a:gd name="T56" fmla="+- 0 2892 2039"/>
                              <a:gd name="T57" fmla="*/ T56 w 853"/>
                              <a:gd name="T58" fmla="+- 0 964 964"/>
                              <a:gd name="T59" fmla="*/ 964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53" h="1442">
                                <a:moveTo>
                                  <a:pt x="853" y="0"/>
                                </a:moveTo>
                                <a:lnTo>
                                  <a:pt x="777" y="2"/>
                                </a:lnTo>
                                <a:lnTo>
                                  <a:pt x="701" y="8"/>
                                </a:lnTo>
                                <a:lnTo>
                                  <a:pt x="626" y="18"/>
                                </a:lnTo>
                                <a:lnTo>
                                  <a:pt x="551" y="32"/>
                                </a:lnTo>
                                <a:lnTo>
                                  <a:pt x="477" y="50"/>
                                </a:lnTo>
                                <a:lnTo>
                                  <a:pt x="404" y="71"/>
                                </a:lnTo>
                                <a:lnTo>
                                  <a:pt x="333" y="97"/>
                                </a:lnTo>
                                <a:lnTo>
                                  <a:pt x="263" y="126"/>
                                </a:lnTo>
                                <a:lnTo>
                                  <a:pt x="194" y="159"/>
                                </a:lnTo>
                                <a:lnTo>
                                  <a:pt x="128" y="196"/>
                                </a:lnTo>
                                <a:lnTo>
                                  <a:pt x="63" y="236"/>
                                </a:lnTo>
                                <a:lnTo>
                                  <a:pt x="0" y="279"/>
                                </a:lnTo>
                                <a:lnTo>
                                  <a:pt x="853" y="1441"/>
                                </a:lnTo>
                                <a:lnTo>
                                  <a:pt x="853" y="0"/>
                                </a:lnTo>
                                <a:close/>
                              </a:path>
                            </a:pathLst>
                          </a:custGeom>
                          <a:solidFill>
                            <a:srgbClr val="C4E6FF"/>
                          </a:solidFill>
                          <a:ln>
                            <a:noFill/>
                          </a:ln>
                        </wps:spPr>
                        <wps:bodyPr rot="0" vert="horz" wrap="square" lIns="91440" tIns="45720" rIns="91440" bIns="45720" anchor="t" anchorCtr="0" upright="1">
                          <a:noAutofit/>
                        </wps:bodyPr>
                      </wps:wsp>
                      <wps:wsp>
                        <wps:cNvPr id="745" name="docshape260"/>
                        <wps:cNvSpPr/>
                        <wps:spPr bwMode="auto">
                          <a:xfrm>
                            <a:off x="2039" y="963"/>
                            <a:ext cx="853" cy="1442"/>
                          </a:xfrm>
                          <a:custGeom>
                            <a:avLst/>
                            <a:gdLst>
                              <a:gd name="T0" fmla="+- 0 2892 2039"/>
                              <a:gd name="T1" fmla="*/ T0 w 853"/>
                              <a:gd name="T2" fmla="+- 0 2405 964"/>
                              <a:gd name="T3" fmla="*/ 2405 h 1442"/>
                              <a:gd name="T4" fmla="+- 0 2039 2039"/>
                              <a:gd name="T5" fmla="*/ T4 w 853"/>
                              <a:gd name="T6" fmla="+- 0 1243 964"/>
                              <a:gd name="T7" fmla="*/ 1243 h 1442"/>
                              <a:gd name="T8" fmla="+- 0 2102 2039"/>
                              <a:gd name="T9" fmla="*/ T8 w 853"/>
                              <a:gd name="T10" fmla="+- 0 1200 964"/>
                              <a:gd name="T11" fmla="*/ 1200 h 1442"/>
                              <a:gd name="T12" fmla="+- 0 2167 2039"/>
                              <a:gd name="T13" fmla="*/ T12 w 853"/>
                              <a:gd name="T14" fmla="+- 0 1160 964"/>
                              <a:gd name="T15" fmla="*/ 1160 h 1442"/>
                              <a:gd name="T16" fmla="+- 0 2233 2039"/>
                              <a:gd name="T17" fmla="*/ T16 w 853"/>
                              <a:gd name="T18" fmla="+- 0 1123 964"/>
                              <a:gd name="T19" fmla="*/ 1123 h 1442"/>
                              <a:gd name="T20" fmla="+- 0 2302 2039"/>
                              <a:gd name="T21" fmla="*/ T20 w 853"/>
                              <a:gd name="T22" fmla="+- 0 1090 964"/>
                              <a:gd name="T23" fmla="*/ 1090 h 1442"/>
                              <a:gd name="T24" fmla="+- 0 2372 2039"/>
                              <a:gd name="T25" fmla="*/ T24 w 853"/>
                              <a:gd name="T26" fmla="+- 0 1061 964"/>
                              <a:gd name="T27" fmla="*/ 1061 h 1442"/>
                              <a:gd name="T28" fmla="+- 0 2443 2039"/>
                              <a:gd name="T29" fmla="*/ T28 w 853"/>
                              <a:gd name="T30" fmla="+- 0 1035 964"/>
                              <a:gd name="T31" fmla="*/ 1035 h 1442"/>
                              <a:gd name="T32" fmla="+- 0 2516 2039"/>
                              <a:gd name="T33" fmla="*/ T32 w 853"/>
                              <a:gd name="T34" fmla="+- 0 1014 964"/>
                              <a:gd name="T35" fmla="*/ 1014 h 1442"/>
                              <a:gd name="T36" fmla="+- 0 2590 2039"/>
                              <a:gd name="T37" fmla="*/ T36 w 853"/>
                              <a:gd name="T38" fmla="+- 0 996 964"/>
                              <a:gd name="T39" fmla="*/ 996 h 1442"/>
                              <a:gd name="T40" fmla="+- 0 2665 2039"/>
                              <a:gd name="T41" fmla="*/ T40 w 853"/>
                              <a:gd name="T42" fmla="+- 0 982 964"/>
                              <a:gd name="T43" fmla="*/ 982 h 1442"/>
                              <a:gd name="T44" fmla="+- 0 2740 2039"/>
                              <a:gd name="T45" fmla="*/ T44 w 853"/>
                              <a:gd name="T46" fmla="+- 0 972 964"/>
                              <a:gd name="T47" fmla="*/ 972 h 1442"/>
                              <a:gd name="T48" fmla="+- 0 2816 2039"/>
                              <a:gd name="T49" fmla="*/ T48 w 853"/>
                              <a:gd name="T50" fmla="+- 0 966 964"/>
                              <a:gd name="T51" fmla="*/ 966 h 1442"/>
                              <a:gd name="T52" fmla="+- 0 2892 2039"/>
                              <a:gd name="T53" fmla="*/ T52 w 853"/>
                              <a:gd name="T54" fmla="+- 0 964 964"/>
                              <a:gd name="T55" fmla="*/ 964 h 1442"/>
                              <a:gd name="T56" fmla="+- 0 2892 2039"/>
                              <a:gd name="T57" fmla="*/ T56 w 853"/>
                              <a:gd name="T58" fmla="+- 0 2405 964"/>
                              <a:gd name="T59" fmla="*/ 2405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53" h="1442">
                                <a:moveTo>
                                  <a:pt x="853" y="1441"/>
                                </a:moveTo>
                                <a:lnTo>
                                  <a:pt x="0" y="279"/>
                                </a:lnTo>
                                <a:lnTo>
                                  <a:pt x="63" y="236"/>
                                </a:lnTo>
                                <a:lnTo>
                                  <a:pt x="128" y="196"/>
                                </a:lnTo>
                                <a:lnTo>
                                  <a:pt x="194" y="159"/>
                                </a:lnTo>
                                <a:lnTo>
                                  <a:pt x="263" y="126"/>
                                </a:lnTo>
                                <a:lnTo>
                                  <a:pt x="333" y="97"/>
                                </a:lnTo>
                                <a:lnTo>
                                  <a:pt x="404" y="71"/>
                                </a:lnTo>
                                <a:lnTo>
                                  <a:pt x="477" y="50"/>
                                </a:lnTo>
                                <a:lnTo>
                                  <a:pt x="551" y="32"/>
                                </a:lnTo>
                                <a:lnTo>
                                  <a:pt x="626" y="18"/>
                                </a:lnTo>
                                <a:lnTo>
                                  <a:pt x="701" y="8"/>
                                </a:lnTo>
                                <a:lnTo>
                                  <a:pt x="777" y="2"/>
                                </a:lnTo>
                                <a:lnTo>
                                  <a:pt x="853" y="0"/>
                                </a:lnTo>
                                <a:lnTo>
                                  <a:pt x="853"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746" name="docshape261"/>
                        <wps:cNvSpPr/>
                        <wps:spPr bwMode="auto">
                          <a:xfrm>
                            <a:off x="1919" y="1424"/>
                            <a:ext cx="1946" cy="1946"/>
                          </a:xfrm>
                          <a:custGeom>
                            <a:avLst/>
                            <a:gdLst>
                              <a:gd name="T0" fmla="+- 0 2816 1919"/>
                              <a:gd name="T1" fmla="*/ T0 w 1946"/>
                              <a:gd name="T2" fmla="+- 0 1428 1425"/>
                              <a:gd name="T3" fmla="*/ 1428 h 1946"/>
                              <a:gd name="T4" fmla="+- 0 2669 1919"/>
                              <a:gd name="T5" fmla="*/ T4 w 1946"/>
                              <a:gd name="T6" fmla="+- 0 1451 1425"/>
                              <a:gd name="T7" fmla="*/ 1451 h 1946"/>
                              <a:gd name="T8" fmla="+- 0 2530 1919"/>
                              <a:gd name="T9" fmla="*/ T8 w 1946"/>
                              <a:gd name="T10" fmla="+- 0 1494 1425"/>
                              <a:gd name="T11" fmla="*/ 1494 h 1946"/>
                              <a:gd name="T12" fmla="+- 0 2401 1919"/>
                              <a:gd name="T13" fmla="*/ T12 w 1946"/>
                              <a:gd name="T14" fmla="+- 0 1558 1425"/>
                              <a:gd name="T15" fmla="*/ 1558 h 1946"/>
                              <a:gd name="T16" fmla="+- 0 2284 1919"/>
                              <a:gd name="T17" fmla="*/ T16 w 1946"/>
                              <a:gd name="T18" fmla="+- 0 1639 1425"/>
                              <a:gd name="T19" fmla="*/ 1639 h 1946"/>
                              <a:gd name="T20" fmla="+- 0 2180 1919"/>
                              <a:gd name="T21" fmla="*/ T20 w 1946"/>
                              <a:gd name="T22" fmla="+- 0 1735 1425"/>
                              <a:gd name="T23" fmla="*/ 1735 h 1946"/>
                              <a:gd name="T24" fmla="+- 0 2091 1919"/>
                              <a:gd name="T25" fmla="*/ T24 w 1946"/>
                              <a:gd name="T26" fmla="+- 0 1846 1425"/>
                              <a:gd name="T27" fmla="*/ 1846 h 1946"/>
                              <a:gd name="T28" fmla="+- 0 2018 1919"/>
                              <a:gd name="T29" fmla="*/ T28 w 1946"/>
                              <a:gd name="T30" fmla="+- 0 1970 1425"/>
                              <a:gd name="T31" fmla="*/ 1970 h 1946"/>
                              <a:gd name="T32" fmla="+- 0 1965 1919"/>
                              <a:gd name="T33" fmla="*/ T32 w 1946"/>
                              <a:gd name="T34" fmla="+- 0 2104 1425"/>
                              <a:gd name="T35" fmla="*/ 2104 h 1946"/>
                              <a:gd name="T36" fmla="+- 0 1931 1919"/>
                              <a:gd name="T37" fmla="*/ T36 w 1946"/>
                              <a:gd name="T38" fmla="+- 0 2247 1425"/>
                              <a:gd name="T39" fmla="*/ 2247 h 1946"/>
                              <a:gd name="T40" fmla="+- 0 1919 1919"/>
                              <a:gd name="T41" fmla="*/ T40 w 1946"/>
                              <a:gd name="T42" fmla="+- 0 2398 1425"/>
                              <a:gd name="T43" fmla="*/ 2398 h 1946"/>
                              <a:gd name="T44" fmla="+- 0 1931 1919"/>
                              <a:gd name="T45" fmla="*/ T44 w 1946"/>
                              <a:gd name="T46" fmla="+- 0 2548 1425"/>
                              <a:gd name="T47" fmla="*/ 2548 h 1946"/>
                              <a:gd name="T48" fmla="+- 0 1965 1919"/>
                              <a:gd name="T49" fmla="*/ T48 w 1946"/>
                              <a:gd name="T50" fmla="+- 0 2691 1425"/>
                              <a:gd name="T51" fmla="*/ 2691 h 1946"/>
                              <a:gd name="T52" fmla="+- 0 2018 1919"/>
                              <a:gd name="T53" fmla="*/ T52 w 1946"/>
                              <a:gd name="T54" fmla="+- 0 2825 1425"/>
                              <a:gd name="T55" fmla="*/ 2825 h 1946"/>
                              <a:gd name="T56" fmla="+- 0 2091 1919"/>
                              <a:gd name="T57" fmla="*/ T56 w 1946"/>
                              <a:gd name="T58" fmla="+- 0 2949 1425"/>
                              <a:gd name="T59" fmla="*/ 2949 h 1946"/>
                              <a:gd name="T60" fmla="+- 0 2180 1919"/>
                              <a:gd name="T61" fmla="*/ T60 w 1946"/>
                              <a:gd name="T62" fmla="+- 0 3060 1425"/>
                              <a:gd name="T63" fmla="*/ 3060 h 1946"/>
                              <a:gd name="T64" fmla="+- 0 2284 1919"/>
                              <a:gd name="T65" fmla="*/ T64 w 1946"/>
                              <a:gd name="T66" fmla="+- 0 3157 1425"/>
                              <a:gd name="T67" fmla="*/ 3157 h 1946"/>
                              <a:gd name="T68" fmla="+- 0 2401 1919"/>
                              <a:gd name="T69" fmla="*/ T68 w 1946"/>
                              <a:gd name="T70" fmla="+- 0 3238 1425"/>
                              <a:gd name="T71" fmla="*/ 3238 h 1946"/>
                              <a:gd name="T72" fmla="+- 0 2530 1919"/>
                              <a:gd name="T73" fmla="*/ T72 w 1946"/>
                              <a:gd name="T74" fmla="+- 0 3301 1425"/>
                              <a:gd name="T75" fmla="*/ 3301 h 1946"/>
                              <a:gd name="T76" fmla="+- 0 2669 1919"/>
                              <a:gd name="T77" fmla="*/ T76 w 1946"/>
                              <a:gd name="T78" fmla="+- 0 3345 1425"/>
                              <a:gd name="T79" fmla="*/ 3345 h 1946"/>
                              <a:gd name="T80" fmla="+- 0 2816 1919"/>
                              <a:gd name="T81" fmla="*/ T80 w 1946"/>
                              <a:gd name="T82" fmla="+- 0 3368 1425"/>
                              <a:gd name="T83" fmla="*/ 3368 h 1946"/>
                              <a:gd name="T84" fmla="+- 0 2968 1919"/>
                              <a:gd name="T85" fmla="*/ T84 w 1946"/>
                              <a:gd name="T86" fmla="+- 0 3368 1425"/>
                              <a:gd name="T87" fmla="*/ 3368 h 1946"/>
                              <a:gd name="T88" fmla="+- 0 3115 1919"/>
                              <a:gd name="T89" fmla="*/ T88 w 1946"/>
                              <a:gd name="T90" fmla="+- 0 3345 1425"/>
                              <a:gd name="T91" fmla="*/ 3345 h 1946"/>
                              <a:gd name="T92" fmla="+- 0 3254 1919"/>
                              <a:gd name="T93" fmla="*/ T92 w 1946"/>
                              <a:gd name="T94" fmla="+- 0 3301 1425"/>
                              <a:gd name="T95" fmla="*/ 3301 h 1946"/>
                              <a:gd name="T96" fmla="+- 0 3383 1919"/>
                              <a:gd name="T97" fmla="*/ T96 w 1946"/>
                              <a:gd name="T98" fmla="+- 0 3238 1425"/>
                              <a:gd name="T99" fmla="*/ 3238 h 1946"/>
                              <a:gd name="T100" fmla="+- 0 3501 1919"/>
                              <a:gd name="T101" fmla="*/ T100 w 1946"/>
                              <a:gd name="T102" fmla="+- 0 3157 1425"/>
                              <a:gd name="T103" fmla="*/ 3157 h 1946"/>
                              <a:gd name="T104" fmla="+- 0 3605 1919"/>
                              <a:gd name="T105" fmla="*/ T104 w 1946"/>
                              <a:gd name="T106" fmla="+- 0 3060 1425"/>
                              <a:gd name="T107" fmla="*/ 3060 h 1946"/>
                              <a:gd name="T108" fmla="+- 0 3694 1919"/>
                              <a:gd name="T109" fmla="*/ T108 w 1946"/>
                              <a:gd name="T110" fmla="+- 0 2949 1425"/>
                              <a:gd name="T111" fmla="*/ 2949 h 1946"/>
                              <a:gd name="T112" fmla="+- 0 3766 1919"/>
                              <a:gd name="T113" fmla="*/ T112 w 1946"/>
                              <a:gd name="T114" fmla="+- 0 2825 1425"/>
                              <a:gd name="T115" fmla="*/ 2825 h 1946"/>
                              <a:gd name="T116" fmla="+- 0 3820 1919"/>
                              <a:gd name="T117" fmla="*/ T116 w 1946"/>
                              <a:gd name="T118" fmla="+- 0 2691 1425"/>
                              <a:gd name="T119" fmla="*/ 2691 h 1946"/>
                              <a:gd name="T120" fmla="+- 0 3853 1919"/>
                              <a:gd name="T121" fmla="*/ T120 w 1946"/>
                              <a:gd name="T122" fmla="+- 0 2548 1425"/>
                              <a:gd name="T123" fmla="*/ 2548 h 1946"/>
                              <a:gd name="T124" fmla="+- 0 3865 1919"/>
                              <a:gd name="T125" fmla="*/ T124 w 1946"/>
                              <a:gd name="T126" fmla="+- 0 2398 1425"/>
                              <a:gd name="T127" fmla="*/ 2398 h 1946"/>
                              <a:gd name="T128" fmla="+- 0 3853 1919"/>
                              <a:gd name="T129" fmla="*/ T128 w 1946"/>
                              <a:gd name="T130" fmla="+- 0 2247 1425"/>
                              <a:gd name="T131" fmla="*/ 2247 h 1946"/>
                              <a:gd name="T132" fmla="+- 0 3820 1919"/>
                              <a:gd name="T133" fmla="*/ T132 w 1946"/>
                              <a:gd name="T134" fmla="+- 0 2104 1425"/>
                              <a:gd name="T135" fmla="*/ 2104 h 1946"/>
                              <a:gd name="T136" fmla="+- 0 3766 1919"/>
                              <a:gd name="T137" fmla="*/ T136 w 1946"/>
                              <a:gd name="T138" fmla="+- 0 1970 1425"/>
                              <a:gd name="T139" fmla="*/ 1970 h 1946"/>
                              <a:gd name="T140" fmla="+- 0 3694 1919"/>
                              <a:gd name="T141" fmla="*/ T140 w 1946"/>
                              <a:gd name="T142" fmla="+- 0 1846 1425"/>
                              <a:gd name="T143" fmla="*/ 1846 h 1946"/>
                              <a:gd name="T144" fmla="+- 0 3605 1919"/>
                              <a:gd name="T145" fmla="*/ T144 w 1946"/>
                              <a:gd name="T146" fmla="+- 0 1735 1425"/>
                              <a:gd name="T147" fmla="*/ 1735 h 1946"/>
                              <a:gd name="T148" fmla="+- 0 3501 1919"/>
                              <a:gd name="T149" fmla="*/ T148 w 1946"/>
                              <a:gd name="T150" fmla="+- 0 1639 1425"/>
                              <a:gd name="T151" fmla="*/ 1639 h 1946"/>
                              <a:gd name="T152" fmla="+- 0 3383 1919"/>
                              <a:gd name="T153" fmla="*/ T152 w 1946"/>
                              <a:gd name="T154" fmla="+- 0 1558 1425"/>
                              <a:gd name="T155" fmla="*/ 1558 h 1946"/>
                              <a:gd name="T156" fmla="+- 0 3254 1919"/>
                              <a:gd name="T157" fmla="*/ T156 w 1946"/>
                              <a:gd name="T158" fmla="+- 0 1494 1425"/>
                              <a:gd name="T159" fmla="*/ 1494 h 1946"/>
                              <a:gd name="T160" fmla="+- 0 3115 1919"/>
                              <a:gd name="T161" fmla="*/ T160 w 1946"/>
                              <a:gd name="T162" fmla="+- 0 1451 1425"/>
                              <a:gd name="T163" fmla="*/ 1451 h 1946"/>
                              <a:gd name="T164" fmla="+- 0 2968 1919"/>
                              <a:gd name="T165" fmla="*/ T164 w 1946"/>
                              <a:gd name="T166" fmla="+- 0 1428 1425"/>
                              <a:gd name="T167" fmla="*/ 1428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3" y="0"/>
                                </a:moveTo>
                                <a:lnTo>
                                  <a:pt x="897" y="3"/>
                                </a:lnTo>
                                <a:lnTo>
                                  <a:pt x="823" y="11"/>
                                </a:lnTo>
                                <a:lnTo>
                                  <a:pt x="750" y="26"/>
                                </a:lnTo>
                                <a:lnTo>
                                  <a:pt x="680" y="45"/>
                                </a:lnTo>
                                <a:lnTo>
                                  <a:pt x="611" y="69"/>
                                </a:lnTo>
                                <a:lnTo>
                                  <a:pt x="545" y="99"/>
                                </a:lnTo>
                                <a:lnTo>
                                  <a:pt x="482" y="133"/>
                                </a:lnTo>
                                <a:lnTo>
                                  <a:pt x="422" y="171"/>
                                </a:lnTo>
                                <a:lnTo>
                                  <a:pt x="365" y="214"/>
                                </a:lnTo>
                                <a:lnTo>
                                  <a:pt x="311" y="260"/>
                                </a:lnTo>
                                <a:lnTo>
                                  <a:pt x="261" y="310"/>
                                </a:lnTo>
                                <a:lnTo>
                                  <a:pt x="214" y="364"/>
                                </a:lnTo>
                                <a:lnTo>
                                  <a:pt x="172" y="421"/>
                                </a:lnTo>
                                <a:lnTo>
                                  <a:pt x="133" y="482"/>
                                </a:lnTo>
                                <a:lnTo>
                                  <a:pt x="99" y="545"/>
                                </a:lnTo>
                                <a:lnTo>
                                  <a:pt x="70" y="611"/>
                                </a:lnTo>
                                <a:lnTo>
                                  <a:pt x="46" y="679"/>
                                </a:lnTo>
                                <a:lnTo>
                                  <a:pt x="26" y="750"/>
                                </a:lnTo>
                                <a:lnTo>
                                  <a:pt x="12" y="822"/>
                                </a:lnTo>
                                <a:lnTo>
                                  <a:pt x="3" y="897"/>
                                </a:lnTo>
                                <a:lnTo>
                                  <a:pt x="0" y="973"/>
                                </a:lnTo>
                                <a:lnTo>
                                  <a:pt x="3" y="1049"/>
                                </a:lnTo>
                                <a:lnTo>
                                  <a:pt x="12" y="1123"/>
                                </a:lnTo>
                                <a:lnTo>
                                  <a:pt x="26" y="1196"/>
                                </a:lnTo>
                                <a:lnTo>
                                  <a:pt x="46" y="1266"/>
                                </a:lnTo>
                                <a:lnTo>
                                  <a:pt x="70" y="1335"/>
                                </a:lnTo>
                                <a:lnTo>
                                  <a:pt x="99" y="1400"/>
                                </a:lnTo>
                                <a:lnTo>
                                  <a:pt x="133" y="1464"/>
                                </a:lnTo>
                                <a:lnTo>
                                  <a:pt x="172" y="1524"/>
                                </a:lnTo>
                                <a:lnTo>
                                  <a:pt x="214" y="1581"/>
                                </a:lnTo>
                                <a:lnTo>
                                  <a:pt x="261" y="1635"/>
                                </a:lnTo>
                                <a:lnTo>
                                  <a:pt x="311" y="1685"/>
                                </a:lnTo>
                                <a:lnTo>
                                  <a:pt x="365" y="1732"/>
                                </a:lnTo>
                                <a:lnTo>
                                  <a:pt x="422" y="1774"/>
                                </a:lnTo>
                                <a:lnTo>
                                  <a:pt x="482" y="1813"/>
                                </a:lnTo>
                                <a:lnTo>
                                  <a:pt x="545" y="1847"/>
                                </a:lnTo>
                                <a:lnTo>
                                  <a:pt x="611" y="1876"/>
                                </a:lnTo>
                                <a:lnTo>
                                  <a:pt x="680" y="1900"/>
                                </a:lnTo>
                                <a:lnTo>
                                  <a:pt x="750" y="1920"/>
                                </a:lnTo>
                                <a:lnTo>
                                  <a:pt x="823" y="1934"/>
                                </a:lnTo>
                                <a:lnTo>
                                  <a:pt x="897" y="1943"/>
                                </a:lnTo>
                                <a:lnTo>
                                  <a:pt x="973" y="1945"/>
                                </a:lnTo>
                                <a:lnTo>
                                  <a:pt x="1049" y="1943"/>
                                </a:lnTo>
                                <a:lnTo>
                                  <a:pt x="1124" y="1934"/>
                                </a:lnTo>
                                <a:lnTo>
                                  <a:pt x="1196" y="1920"/>
                                </a:lnTo>
                                <a:lnTo>
                                  <a:pt x="1267" y="1900"/>
                                </a:lnTo>
                                <a:lnTo>
                                  <a:pt x="1335" y="1876"/>
                                </a:lnTo>
                                <a:lnTo>
                                  <a:pt x="1401" y="1847"/>
                                </a:lnTo>
                                <a:lnTo>
                                  <a:pt x="1464" y="1813"/>
                                </a:lnTo>
                                <a:lnTo>
                                  <a:pt x="1524" y="1774"/>
                                </a:lnTo>
                                <a:lnTo>
                                  <a:pt x="1582" y="1732"/>
                                </a:lnTo>
                                <a:lnTo>
                                  <a:pt x="1635" y="1685"/>
                                </a:lnTo>
                                <a:lnTo>
                                  <a:pt x="1686" y="1635"/>
                                </a:lnTo>
                                <a:lnTo>
                                  <a:pt x="1732" y="1581"/>
                                </a:lnTo>
                                <a:lnTo>
                                  <a:pt x="1775" y="1524"/>
                                </a:lnTo>
                                <a:lnTo>
                                  <a:pt x="1813" y="1464"/>
                                </a:lnTo>
                                <a:lnTo>
                                  <a:pt x="1847" y="1400"/>
                                </a:lnTo>
                                <a:lnTo>
                                  <a:pt x="1876" y="1335"/>
                                </a:lnTo>
                                <a:lnTo>
                                  <a:pt x="1901" y="1266"/>
                                </a:lnTo>
                                <a:lnTo>
                                  <a:pt x="1920" y="1196"/>
                                </a:lnTo>
                                <a:lnTo>
                                  <a:pt x="1934" y="1123"/>
                                </a:lnTo>
                                <a:lnTo>
                                  <a:pt x="1943" y="1049"/>
                                </a:lnTo>
                                <a:lnTo>
                                  <a:pt x="1946" y="973"/>
                                </a:lnTo>
                                <a:lnTo>
                                  <a:pt x="1943" y="897"/>
                                </a:lnTo>
                                <a:lnTo>
                                  <a:pt x="1934" y="822"/>
                                </a:lnTo>
                                <a:lnTo>
                                  <a:pt x="1920" y="750"/>
                                </a:lnTo>
                                <a:lnTo>
                                  <a:pt x="1901" y="679"/>
                                </a:lnTo>
                                <a:lnTo>
                                  <a:pt x="1876" y="611"/>
                                </a:lnTo>
                                <a:lnTo>
                                  <a:pt x="1847" y="545"/>
                                </a:lnTo>
                                <a:lnTo>
                                  <a:pt x="1813" y="482"/>
                                </a:lnTo>
                                <a:lnTo>
                                  <a:pt x="1775" y="421"/>
                                </a:lnTo>
                                <a:lnTo>
                                  <a:pt x="1732" y="364"/>
                                </a:lnTo>
                                <a:lnTo>
                                  <a:pt x="1686" y="310"/>
                                </a:lnTo>
                                <a:lnTo>
                                  <a:pt x="1635" y="260"/>
                                </a:lnTo>
                                <a:lnTo>
                                  <a:pt x="1582" y="214"/>
                                </a:lnTo>
                                <a:lnTo>
                                  <a:pt x="1524" y="171"/>
                                </a:lnTo>
                                <a:lnTo>
                                  <a:pt x="1464" y="133"/>
                                </a:lnTo>
                                <a:lnTo>
                                  <a:pt x="1401" y="99"/>
                                </a:lnTo>
                                <a:lnTo>
                                  <a:pt x="1335" y="69"/>
                                </a:lnTo>
                                <a:lnTo>
                                  <a:pt x="1267" y="45"/>
                                </a:lnTo>
                                <a:lnTo>
                                  <a:pt x="1196" y="26"/>
                                </a:lnTo>
                                <a:lnTo>
                                  <a:pt x="1124" y="11"/>
                                </a:lnTo>
                                <a:lnTo>
                                  <a:pt x="1049" y="3"/>
                                </a:lnTo>
                                <a:lnTo>
                                  <a:pt x="973"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253" o:spid="_x0000_s1026" o:spt="203" style="position:absolute;left:0pt;margin-left:72pt;margin-top:47.65pt;height:145.25pt;width:144.7pt;mso-position-horizontal-relative:page;z-index:251985920;mso-width-relative:page;mso-height-relative:page;" coordorigin="1440,953" coordsize="2894,2905" o:gfxdata="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">
                <o:lock v:ext="edit" aspectratio="f"/>
                <v:shape id="docshape254" o:spid="_x0000_s1026" o:spt="100" style="position:absolute;left:1711;top:963;height:2883;width:2622;" fillcolor="#00539F" filled="t" stroked="f" coordsize="2622,2883" o:gfxdata="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eBLS8AAAA&#10;3AAAAA8AAAAAAAAAAQAgAAAAIgAAAGRycy9kb3ducmV2LnhtbFBLAQIUABQAAAAIAIdO4kAzLwWe&#10;OwAAADkAAAAQAAAAAAAAAAEAIAAAAAsBAABkcnMvc2hhcGV4bWwueG1sUEsFBgAAAAAGAAYAWwEA&#10;ALUDAAAAAA==&#10;" path="m1181,0l1134,0,1181,1441,0,2267,47,2330,96,2389,149,2446,204,2500,262,2550,322,2597,384,2641,449,2682,516,2719,584,2752,654,2782,726,2808,799,2830,874,2849,949,2863,1026,2873,1103,2880,1181,2882,1257,2880,1332,2874,1406,2864,1479,2850,1551,2833,1621,2812,1689,2788,1756,2761,1822,2730,1885,2696,1947,2659,2007,2619,2064,2576,2120,2531,2173,2483,2223,2432,2271,2379,2317,2324,2359,2266,2399,2207,2436,2145,2470,2081,2501,2016,2529,1949,2553,1880,2574,1810,2591,1739,2604,1666,2614,1592,2620,1517,2622,1441,2620,1365,2614,1290,2604,1216,2591,1143,2574,1071,2553,1001,2529,933,2501,865,2470,800,2436,737,2399,675,2359,615,2317,558,2271,502,2223,449,2173,399,2120,351,2064,305,2007,262,1947,223,1885,186,1822,152,1756,121,1689,93,1621,69,1551,48,1479,31,1406,17,1332,8,1257,2,1181,0xe">
                  <v:path o:connectlocs="1134,964;0,3231;96,3353;204,3464;322,3561;449,3646;584,3716;726,3772;874,3813;1026,3837;1181,3846;1332,3838;1479,3814;1621,3776;1756,3725;1885,3660;2007,3583;2120,3495;2223,3396;2317,3288;2399,3171;2470,3045;2529,2913;2574,2774;2604,2630;2620,2481;2620,2329;2604,2180;2574,2035;2529,1897;2470,1764;2399,1639;2317,1522;2223,1413;2120,1315;2007,1226;1885,1150;1756,1085;1621,1033;1479,995;1332,972;1181,964" o:connectangles="0,0,0,0,0,0,0,0,0,0,0,0,0,0,0,0,0,0,0,0,0,0,0,0,0,0,0,0,0,0,0,0,0,0,0,0,0,0,0,0,0,0"/>
                  <v:fill on="t" focussize="0,0"/>
                  <v:stroke on="f"/>
                  <v:imagedata o:title=""/>
                  <o:lock v:ext="edit" aspectratio="f"/>
                </v:shape>
                <v:shape id="docshape255" o:spid="_x0000_s1026" o:spt="100" style="position:absolute;left:1451;top:1074;height:2771;width:2660;" fillcolor="#0093FF" filled="t" stroked="f" coordsize="2660,2771" o:gfxdata="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G8YdugAAANwA&#10;AAAPAAAAAAAAAAEAIAAAACIAAABkcnMvZG93bnJldi54bWxQSwECFAAUAAAACACHTuJAMy8FnjsA&#10;AAA5AAAAEAAAAAAAAAABACAAAAAJAQAAZHJzL3NoYXBleG1sLnhtbFBLBQYAAAAABgAGAFsBAACz&#10;AwAAAAA=&#10;" path="m886,0l814,32,745,68,678,108,613,150,552,196,493,245,436,297,383,352,333,409,286,469,242,531,202,595,165,662,131,730,101,800,75,872,52,945,34,1020,19,1096,9,1173,2,1251,0,1330,2,1406,8,1481,18,1555,32,1628,49,1699,70,1769,94,1838,121,1905,152,1970,186,2034,223,2096,263,2155,306,2213,351,2268,399,2321,450,2372,503,2420,558,2465,616,2508,675,2548,737,2585,801,2619,866,2650,933,2677,1002,2701,1072,2722,1143,2739,1216,2753,1290,2763,1365,2769,1441,2771,1519,2769,1596,2762,1672,2752,1747,2738,1821,2720,1894,2698,1966,2672,2036,2642,2104,2609,2170,2573,2234,2533,2297,2489,2356,2443,2414,2393,2469,2340,2521,2284,2570,2225,2617,2163,2660,2099,1441,1330,886,0xe">
                  <v:path o:connectlocs="814,1107;678,1183;552,1271;436,1372;333,1484;242,1606;165,1737;101,1875;52,2020;19,2171;2,2326;2,2481;18,2630;49,2774;94,2913;152,3045;223,3171;306,3288;399,3396;503,3495;616,3583;737,3660;866,3725;1002,3776;1143,3814;1290,3838;1441,3846;1596,3837;1747,3813;1894,3773;2036,3717;2170,3648;2297,3564;2414,3468;2521,3359;2617,3238;1441,2405" o:connectangles="0,0,0,0,0,0,0,0,0,0,0,0,0,0,0,0,0,0,0,0,0,0,0,0,0,0,0,0,0,0,0,0,0,0,0,0,0"/>
                  <v:fill on="t" focussize="0,0"/>
                  <v:stroke on="f"/>
                  <v:imagedata o:title=""/>
                  <o:lock v:ext="edit" aspectratio="f"/>
                </v:shape>
                <v:shape id="docshape256" o:spid="_x0000_s1026" o:spt="100" style="position:absolute;left:1451;top:1074;height:2771;width:2660;" filled="f" stroked="t" coordsize="2660,2771" o:gfxdata="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41WL4A&#10;AADcAAAADwAAAAAAAAABACAAAAAiAAAAZHJzL2Rvd25yZXYueG1sUEsBAhQAFAAAAAgAh07iQDMv&#10;BZ47AAAAOQAAABAAAAAAAAAAAQAgAAAADQEAAGRycy9zaGFwZXhtbC54bWxQSwUGAAAAAAYABgBb&#10;AQAAtwMAAAAA&#10;" path="m1441,1330l2660,2099,2617,2163,2570,2225,2521,2284,2469,2340,2414,2393,2356,2443,2297,2489,2234,2533,2170,2573,2104,2609,2036,2642,1966,2672,1894,2698,1821,2720,1747,2738,1672,2752,1596,2762,1519,2769,1441,2771,1365,2769,1290,2763,1216,2753,1143,2739,1072,2722,1002,2701,933,2677,866,2650,801,2619,737,2585,675,2548,616,2508,558,2465,503,2420,450,2372,399,2321,351,2268,306,2213,263,2155,223,2096,186,2034,152,1970,121,1905,94,1838,70,1769,49,1699,32,1628,18,1555,8,1481,2,1406,0,1330,2,1251,9,1173,19,1096,34,1020,52,945,75,872,101,800,131,730,165,662,202,595,242,531,286,469,333,409,383,352,436,297,493,245,552,196,613,150,678,108,745,68,814,32,886,0,1441,1330xe">
                  <v:path o:connectlocs="2660,3174;2570,3300;2469,3415;2356,3518;2234,3608;2104,3684;1966,3747;1821,3795;1672,3827;1519,3844;1365,3844;1216,3828;1072,3797;933,3752;801,3694;675,3623;558,3540;450,3447;351,3343;263,3230;186,3109;121,2980;70,2844;32,2703;8,2556;0,2405;9,2248;34,2095;75,1947;131,1805;202,1670;286,1544;383,1427;493,1320;613,1225;745,1143;886,1075" o:connectangles="0,0,0,0,0,0,0,0,0,0,0,0,0,0,0,0,0,0,0,0,0,0,0,0,0,0,0,0,0,0,0,0,0,0,0,0,0"/>
                  <v:fill on="f" focussize="0,0"/>
                  <v:stroke weight="1.11196850393701pt" color="#FFFFFF" joinstyle="round"/>
                  <v:imagedata o:title=""/>
                  <o:lock v:ext="edit" aspectratio="f"/>
                </v:shape>
                <v:shape id="docshape257" o:spid="_x0000_s1026" o:spt="100" style="position:absolute;left:1451;top:1074;height:2180;width:1442;" fillcolor="#66BEFF" filled="t" stroked="f" coordsize="1442,2180" o:gfxdata="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fz+0vQAA&#10;ANwAAAAPAAAAAAAAAAEAIAAAACIAAABkcnMvZG93bnJldi54bWxQSwECFAAUAAAACACHTuJAMy8F&#10;njsAAAA5AAAAEAAAAAAAAAABACAAAAAMAQAAZHJzL3NoYXBleG1sLnhtbFBLBQYAAAAABgAGAFsB&#10;AAC2AwAAAAA=&#10;" path="m886,0l814,32,745,68,678,108,613,150,552,196,493,245,436,297,383,352,333,409,286,469,242,531,202,595,165,662,131,730,101,800,75,872,52,945,34,1020,19,1096,9,1173,2,1251,0,1330,2,1406,8,1482,18,1557,32,1631,50,1704,71,1776,96,1848,125,1917,158,1985,194,2052,234,2117,277,2179,1441,1330,886,0xe">
                  <v:path o:connectlocs="886,1075;814,1107;745,1143;678,1183;613,1225;552,1271;493,1320;436,1372;383,1427;333,1484;286,1544;242,1606;202,1670;165,1737;131,1805;101,1875;75,1947;52,2020;34,2095;19,2171;9,2248;2,2326;0,2405;2,2481;8,2557;18,2632;32,2706;50,2779;71,2851;96,2923;125,2992;158,3060;194,3127;234,3192;277,3254;1441,2405;886,1075" o:connectangles="0,0,0,0,0,0,0,0,0,0,0,0,0,0,0,0,0,0,0,0,0,0,0,0,0,0,0,0,0,0,0,0,0,0,0,0,0"/>
                  <v:fill on="t" focussize="0,0"/>
                  <v:stroke on="f"/>
                  <v:imagedata o:title=""/>
                  <o:lock v:ext="edit" aspectratio="f"/>
                </v:shape>
                <v:shape id="docshape258" o:spid="_x0000_s1026" o:spt="100" style="position:absolute;left:1451;top:1074;height:2180;width:1442;" filled="f" stroked="t" coordsize="1442,2180" o:gfxdata="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2F9&#10;jcEAAADcAAAADwAAAAAAAAABACAAAAAiAAAAZHJzL2Rvd25yZXYueG1sUEsBAhQAFAAAAAgAh07i&#10;QDMvBZ47AAAAOQAAABAAAAAAAAAAAQAgAAAAEAEAAGRycy9zaGFwZXhtbC54bWxQSwUGAAAAAAYA&#10;BgBbAQAAugMAAAAA&#10;" path="m1441,1330l277,2179,234,2117,194,2052,158,1985,125,1917,96,1848,71,1776,50,1704,32,1631,18,1557,8,1482,2,1406,0,1330,2,1251,9,1173,19,1096,34,1020,52,945,75,872,101,800,131,730,165,662,202,595,242,531,286,469,333,409,383,352,436,297,493,245,552,196,613,150,678,108,745,68,814,32,886,0,1441,1330xe">
                  <v:path o:connectlocs="1441,2405;277,3254;234,3192;194,3127;158,3060;125,2992;96,2923;71,2851;50,2779;32,2706;18,2632;8,2557;2,2481;0,2405;2,2326;9,2248;19,2171;34,2095;52,2020;75,1947;101,1875;131,1805;165,1737;202,1670;242,1606;286,1544;333,1484;383,1427;436,1372;493,1320;552,1271;613,1225;678,1183;745,1143;814,1107;886,1075;1441,2405" o:connectangles="0,0,0,0,0,0,0,0,0,0,0,0,0,0,0,0,0,0,0,0,0,0,0,0,0,0,0,0,0,0,0,0,0,0,0,0,0"/>
                  <v:fill on="f" focussize="0,0"/>
                  <v:stroke weight="1.11196850393701pt" color="#FFFFFF" joinstyle="round"/>
                  <v:imagedata o:title=""/>
                  <o:lock v:ext="edit" aspectratio="f"/>
                </v:shape>
                <v:shape id="docshape259" o:spid="_x0000_s1026" o:spt="100" style="position:absolute;left:2039;top:963;height:1442;width:853;" fillcolor="#C4E6FF" filled="t" stroked="f" coordsize="853,1442" o:gfxdata="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0kNG8AAAA&#10;3AAAAA8AAAAAAAAAAQAgAAAAIgAAAGRycy9kb3ducmV2LnhtbFBLAQIUABQAAAAIAIdO4kAzLwWe&#10;OwAAADkAAAAQAAAAAAAAAAEAIAAAAAsBAABkcnMvc2hhcGV4bWwueG1sUEsFBgAAAAAGAAYAWwEA&#10;ALUDAAAAAA==&#10;" path="m853,0l777,2,701,8,626,18,551,32,477,50,404,71,333,97,263,126,194,159,128,196,63,236,0,279,853,1441,853,0xe">
                  <v:path o:connectlocs="853,964;777,966;701,972;626,982;551,996;477,1014;404,1035;333,1061;263,1090;194,1123;128,1160;63,1200;0,1243;853,2405;853,964" o:connectangles="0,0,0,0,0,0,0,0,0,0,0,0,0,0,0"/>
                  <v:fill on="t" focussize="0,0"/>
                  <v:stroke on="f"/>
                  <v:imagedata o:title=""/>
                  <o:lock v:ext="edit" aspectratio="f"/>
                </v:shape>
                <v:shape id="docshape260" o:spid="_x0000_s1026" o:spt="100" style="position:absolute;left:2039;top:963;height:1442;width:853;" filled="f" stroked="t" coordsize="853,1442" o:gfxdata="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MvY4L4A&#10;AADcAAAADwAAAAAAAAABACAAAAAiAAAAZHJzL2Rvd25yZXYueG1sUEsBAhQAFAAAAAgAh07iQDMv&#10;BZ47AAAAOQAAABAAAAAAAAAAAQAgAAAADQEAAGRycy9zaGFwZXhtbC54bWxQSwUGAAAAAAYABgBb&#10;AQAAtwMAAAAA&#10;" path="m853,1441l0,279,63,236,128,196,194,159,263,126,333,97,404,71,477,50,551,32,626,18,701,8,777,2,853,0,853,1441xe">
                  <v:path o:connectlocs="853,2405;0,1243;63,1200;128,1160;194,1123;263,1090;333,1061;404,1035;477,1014;551,996;626,982;701,972;777,966;853,964;853,2405" o:connectangles="0,0,0,0,0,0,0,0,0,0,0,0,0,0,0"/>
                  <v:fill on="f" focussize="0,0"/>
                  <v:stroke weight="1.11196850393701pt" color="#FFFFFF" joinstyle="round"/>
                  <v:imagedata o:title=""/>
                  <o:lock v:ext="edit" aspectratio="f"/>
                </v:shape>
                <v:shape id="docshape261" o:spid="_x0000_s1026" o:spt="100" style="position:absolute;left:1919;top:1424;height:1946;width:1946;" fillcolor="#FFFFFF" filled="t" stroked="f" coordsize="1946,1946" o:gfxdata="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5I/m+8AAAA&#10;3AAAAA8AAAAAAAAAAQAgAAAAIgAAAGRycy9kb3ducmV2LnhtbFBLAQIUABQAAAAIAIdO4kAzLwWe&#10;OwAAADkAAAAQAAAAAAAAAAEAIAAAAAsBAABkcnMvc2hhcGV4bWwueG1sUEsFBgAAAAAGAAYAWwEA&#10;ALUDAAAAAA==&#10;" path="m973,0l897,3,823,11,750,26,680,45,611,69,545,99,482,133,422,171,365,214,311,260,261,310,214,364,172,421,133,482,99,545,70,611,46,679,26,750,12,822,3,897,0,973,3,1049,12,1123,26,1196,46,1266,70,1335,99,1400,133,1464,172,1524,214,1581,261,1635,311,1685,365,1732,422,1774,482,1813,545,1847,611,1876,680,1900,750,1920,823,1934,897,1943,973,1945,1049,1943,1124,1934,1196,1920,1267,1900,1335,1876,1401,1847,1464,1813,1524,1774,1582,1732,1635,1685,1686,1635,1732,1581,1775,1524,1813,1464,1847,1400,1876,1335,1901,1266,1920,1196,1934,1123,1943,1049,1946,973,1943,897,1934,822,1920,750,1901,679,1876,611,1847,545,1813,482,1775,421,1732,364,1686,310,1635,260,1582,214,1524,171,1464,133,1401,99,1335,69,1267,45,1196,26,1124,11,1049,3,973,0xe">
                  <v:path o:connectlocs="897,1428;750,1451;611,1494;482,1558;365,1639;261,1735;172,1846;99,1970;46,2104;12,2247;0,2398;12,2548;46,2691;99,2825;172,2949;261,3060;365,3157;482,3238;611,3301;750,3345;897,3368;1049,3368;1196,3345;1335,3301;1464,3238;1582,3157;1686,3060;1775,2949;1847,2825;1901,2691;1934,2548;1946,2398;1934,2247;1901,2104;1847,1970;1775,1846;1686,1735;1582,1639;1464,1558;1335,1494;1196,1451;1049,1428" o:connectangles="0,0,0,0,0,0,0,0,0,0,0,0,0,0,0,0,0,0,0,0,0,0,0,0,0,0,0,0,0,0,0,0,0,0,0,0,0,0,0,0,0,0"/>
                  <v:fill on="t" focussize="0,0"/>
                  <v:stroke on="f"/>
                  <v:imagedata o:title=""/>
                  <o:lock v:ext="edit" aspectratio="f"/>
                </v:shape>
              </v:group>
            </w:pict>
          </mc:Fallback>
        </mc:AlternateContent>
      </w:r>
    </w:p>
    <w:p>
      <w:pPr>
        <w:pStyle w:val="6"/>
        <w:spacing w:line="276" w:lineRule="auto"/>
        <w:ind w:left="7412" w:right="1193"/>
        <w:rPr>
          <w:w w:val="115"/>
          <w:lang w:eastAsia="zh-CN"/>
        </w:rPr>
      </w:pPr>
      <w:r>
        <w:rPr>
          <w:rFonts w:ascii="微软雅黑" w:hAnsi="微软雅黑" w:eastAsia="微软雅黑"/>
        </w:rPr>
        <w:drawing>
          <wp:anchor distT="0" distB="0" distL="0" distR="0" simplePos="0" relativeHeight="251987968" behindDoc="0" locked="0" layoutInCell="1" allowOverlap="1">
            <wp:simplePos x="0" y="0"/>
            <wp:positionH relativeFrom="page">
              <wp:posOffset>3167380</wp:posOffset>
            </wp:positionH>
            <wp:positionV relativeFrom="paragraph">
              <wp:posOffset>972185</wp:posOffset>
            </wp:positionV>
            <wp:extent cx="82550" cy="82550"/>
            <wp:effectExtent l="0" t="0" r="6350" b="6350"/>
            <wp:wrapNone/>
            <wp:docPr id="74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anchor>
        </w:drawing>
      </w:r>
      <w:r>
        <w:rPr>
          <w:rFonts w:ascii="微软雅黑" w:hAnsi="微软雅黑" w:eastAsia="微软雅黑"/>
        </w:rPr>
        <mc:AlternateContent>
          <mc:Choice Requires="wps">
            <w:drawing>
              <wp:anchor distT="0" distB="0" distL="114300" distR="114300" simplePos="0" relativeHeight="251992064" behindDoc="0" locked="0" layoutInCell="1" allowOverlap="1">
                <wp:simplePos x="0" y="0"/>
                <wp:positionH relativeFrom="page">
                  <wp:posOffset>3277870</wp:posOffset>
                </wp:positionH>
                <wp:positionV relativeFrom="paragraph">
                  <wp:posOffset>954405</wp:posOffset>
                </wp:positionV>
                <wp:extent cx="1042670" cy="695960"/>
                <wp:effectExtent l="0" t="0" r="0" b="0"/>
                <wp:wrapNone/>
                <wp:docPr id="748" name="docshape263"/>
                <wp:cNvGraphicFramePr/>
                <a:graphic xmlns:a="http://schemas.openxmlformats.org/drawingml/2006/main">
                  <a:graphicData uri="http://schemas.microsoft.com/office/word/2010/wordprocessingShape">
                    <wps:wsp>
                      <wps:cNvSpPr txBox="1"/>
                      <wps:spPr bwMode="auto">
                        <a:xfrm>
                          <a:off x="0" y="0"/>
                          <a:ext cx="1042670" cy="695960"/>
                        </a:xfrm>
                        <a:prstGeom prst="rect">
                          <a:avLst/>
                        </a:prstGeom>
                        <a:noFill/>
                        <a:ln>
                          <a:noFill/>
                        </a:ln>
                      </wps:spPr>
                      <wps:txbx>
                        <w:txbxContent>
                          <w:tbl>
                            <w:tblPr>
                              <w:tblStyle w:val="8"/>
                              <w:tblW w:w="0" w:type="auto"/>
                              <w:tblInd w:w="7" w:type="dxa"/>
                              <w:tblLayout w:type="fixed"/>
                              <w:tblCellMar>
                                <w:top w:w="0" w:type="dxa"/>
                                <w:left w:w="0" w:type="dxa"/>
                                <w:bottom w:w="0" w:type="dxa"/>
                                <w:right w:w="0" w:type="dxa"/>
                              </w:tblCellMar>
                            </w:tblPr>
                            <w:tblGrid>
                              <w:gridCol w:w="426"/>
                              <w:gridCol w:w="1214"/>
                            </w:tblGrid>
                            <w:tr>
                              <w:tblPrEx>
                                <w:tblCellMar>
                                  <w:top w:w="0" w:type="dxa"/>
                                  <w:left w:w="0" w:type="dxa"/>
                                  <w:bottom w:w="0" w:type="dxa"/>
                                  <w:right w:w="0" w:type="dxa"/>
                                </w:tblCellMar>
                              </w:tblPrEx>
                              <w:trPr>
                                <w:trHeight w:val="243" w:hRule="atLeast"/>
                              </w:trPr>
                              <w:tc>
                                <w:tcPr>
                                  <w:tcW w:w="426" w:type="dxa"/>
                                </w:tcPr>
                                <w:p>
                                  <w:pPr>
                                    <w:pStyle w:val="13"/>
                                    <w:spacing w:before="2"/>
                                    <w:rPr>
                                      <w:rFonts w:ascii="Century Gothic"/>
                                      <w:b/>
                                      <w:sz w:val="14"/>
                                    </w:rPr>
                                  </w:pPr>
                                  <w:r>
                                    <w:rPr>
                                      <w:rFonts w:ascii="Century Gothic"/>
                                      <w:b/>
                                      <w:color w:val="141221"/>
                                      <w:spacing w:val="-5"/>
                                      <w:w w:val="110"/>
                                      <w:sz w:val="14"/>
                                    </w:rPr>
                                    <w:t>34%</w:t>
                                  </w:r>
                                </w:p>
                              </w:tc>
                              <w:tc>
                                <w:tcPr>
                                  <w:tcW w:w="1214" w:type="dxa"/>
                                </w:tcPr>
                                <w:p>
                                  <w:pPr>
                                    <w:pStyle w:val="13"/>
                                    <w:spacing w:before="9"/>
                                    <w:ind w:left="75"/>
                                    <w:rPr>
                                      <w:sz w:val="14"/>
                                    </w:rPr>
                                  </w:pPr>
                                  <w:r>
                                    <w:rPr>
                                      <w:rFonts w:hint="eastAsia" w:ascii="微软雅黑" w:hAnsi="微软雅黑" w:eastAsia="微软雅黑" w:cs="微软雅黑"/>
                                      <w:sz w:val="14"/>
                                      <w:lang w:eastAsia="zh-CN"/>
                                    </w:rPr>
                                    <w:t>对安全团队有利</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sz w:val="14"/>
                                    </w:rPr>
                                    <w:t>31%</w:t>
                                  </w:r>
                                </w:p>
                              </w:tc>
                              <w:tc>
                                <w:tcPr>
                                  <w:tcW w:w="1214" w:type="dxa"/>
                                </w:tcPr>
                                <w:p>
                                  <w:pPr>
                                    <w:pStyle w:val="13"/>
                                    <w:spacing w:before="71"/>
                                    <w:ind w:left="75"/>
                                    <w:rPr>
                                      <w:sz w:val="14"/>
                                    </w:rPr>
                                  </w:pPr>
                                  <w:r>
                                    <w:rPr>
                                      <w:rFonts w:hint="eastAsia" w:ascii="微软雅黑" w:hAnsi="微软雅黑" w:eastAsia="微软雅黑" w:cs="微软雅黑"/>
                                      <w:sz w:val="14"/>
                                      <w:lang w:eastAsia="zh-CN"/>
                                    </w:rPr>
                                    <w:t>同样有利</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w w:val="105"/>
                                      <w:sz w:val="14"/>
                                    </w:rPr>
                                    <w:t>25%</w:t>
                                  </w:r>
                                </w:p>
                              </w:tc>
                              <w:tc>
                                <w:tcPr>
                                  <w:tcW w:w="1214" w:type="dxa"/>
                                </w:tcPr>
                                <w:p>
                                  <w:pPr>
                                    <w:pStyle w:val="13"/>
                                    <w:spacing w:before="71"/>
                                    <w:ind w:left="75"/>
                                    <w:rPr>
                                      <w:sz w:val="14"/>
                                    </w:rPr>
                                  </w:pPr>
                                  <w:r>
                                    <w:rPr>
                                      <w:rFonts w:hint="eastAsia" w:ascii="微软雅黑" w:hAnsi="微软雅黑" w:eastAsia="微软雅黑" w:cs="微软雅黑"/>
                                      <w:sz w:val="14"/>
                                      <w:lang w:eastAsia="zh-CN"/>
                                    </w:rPr>
                                    <w:t>对恶意行为者有利</w:t>
                                  </w:r>
                                </w:p>
                              </w:tc>
                            </w:tr>
                            <w:tr>
                              <w:tblPrEx>
                                <w:tblCellMar>
                                  <w:top w:w="0" w:type="dxa"/>
                                  <w:left w:w="0" w:type="dxa"/>
                                  <w:bottom w:w="0" w:type="dxa"/>
                                  <w:right w:w="0" w:type="dxa"/>
                                </w:tblCellMar>
                              </w:tblPrEx>
                              <w:trPr>
                                <w:trHeight w:val="243" w:hRule="atLeast"/>
                              </w:trPr>
                              <w:tc>
                                <w:tcPr>
                                  <w:tcW w:w="426" w:type="dxa"/>
                                </w:tcPr>
                                <w:p>
                                  <w:pPr>
                                    <w:pStyle w:val="13"/>
                                    <w:spacing w:line="159" w:lineRule="exact"/>
                                    <w:rPr>
                                      <w:rFonts w:ascii="Century Gothic"/>
                                      <w:b/>
                                      <w:sz w:val="14"/>
                                    </w:rPr>
                                  </w:pPr>
                                  <w:r>
                                    <w:rPr>
                                      <w:rFonts w:ascii="Century Gothic"/>
                                      <w:b/>
                                      <w:color w:val="141221"/>
                                      <w:spacing w:val="-5"/>
                                      <w:w w:val="110"/>
                                      <w:sz w:val="14"/>
                                    </w:rPr>
                                    <w:t>9%</w:t>
                                  </w:r>
                                </w:p>
                              </w:tc>
                              <w:tc>
                                <w:tcPr>
                                  <w:tcW w:w="1214" w:type="dxa"/>
                                </w:tcPr>
                                <w:p>
                                  <w:pPr>
                                    <w:pStyle w:val="13"/>
                                    <w:spacing w:before="71" w:line="151" w:lineRule="exact"/>
                                    <w:ind w:left="75"/>
                                    <w:rPr>
                                      <w:sz w:val="14"/>
                                    </w:rPr>
                                  </w:pPr>
                                  <w:r>
                                    <w:rPr>
                                      <w:rFonts w:hint="eastAsia" w:ascii="微软雅黑" w:hAnsi="微软雅黑" w:eastAsia="微软雅黑" w:cs="微软雅黑"/>
                                      <w:sz w:val="14"/>
                                      <w:lang w:eastAsia="zh-CN"/>
                                    </w:rPr>
                                    <w:t>两者都无受益</w:t>
                                  </w:r>
                                </w:p>
                              </w:tc>
                            </w:tr>
                          </w:tbl>
                          <w:p>
                            <w:pPr>
                              <w:pStyle w:val="6"/>
                            </w:pPr>
                          </w:p>
                        </w:txbxContent>
                      </wps:txbx>
                      <wps:bodyPr rot="0" vert="horz" wrap="square" lIns="0" tIns="0" rIns="0" bIns="0" anchor="t" anchorCtr="0" upright="1">
                        <a:noAutofit/>
                      </wps:bodyPr>
                    </wps:wsp>
                  </a:graphicData>
                </a:graphic>
              </wp:anchor>
            </w:drawing>
          </mc:Choice>
          <mc:Fallback>
            <w:pict>
              <v:shape id="docshape263" o:spid="_x0000_s1026" o:spt="202" type="#_x0000_t202" style="position:absolute;left:0pt;margin-left:258.1pt;margin-top:75.15pt;height:54.8pt;width:82.1pt;mso-position-horizontal-relative:page;z-index:251992064;mso-width-relative:page;mso-height-relative:page;" filled="f" stroked="f" coordsize="21600,21600" o:gfxdata="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VkXGPZ&#10;AAAACwEAAA8AAAAAAAAAAQAgAAAAIgAAAGRycy9kb3ducmV2LnhtbFBLAQIUABQAAAAIAIdO4kCw&#10;JbSY5gEAANcDAAAOAAAAAAAAAAEAIAAAACgBAABkcnMvZTJvRG9jLnhtbFBLBQYAAAAABgAGAFkB&#10;AACABQAAAAA=&#10;">
                <v:fill on="f" focussize="0,0"/>
                <v:stroke on="f"/>
                <v:imagedata o:title=""/>
                <o:lock v:ext="edit" aspectratio="f"/>
                <v:textbox inset="0mm,0mm,0mm,0mm">
                  <w:txbxContent>
                    <w:tbl>
                      <w:tblPr>
                        <w:tblStyle w:val="8"/>
                        <w:tblW w:w="0" w:type="auto"/>
                        <w:tblInd w:w="7" w:type="dxa"/>
                        <w:tblLayout w:type="fixed"/>
                        <w:tblCellMar>
                          <w:top w:w="0" w:type="dxa"/>
                          <w:left w:w="0" w:type="dxa"/>
                          <w:bottom w:w="0" w:type="dxa"/>
                          <w:right w:w="0" w:type="dxa"/>
                        </w:tblCellMar>
                      </w:tblPr>
                      <w:tblGrid>
                        <w:gridCol w:w="426"/>
                        <w:gridCol w:w="1214"/>
                      </w:tblGrid>
                      <w:tr>
                        <w:tblPrEx>
                          <w:tblCellMar>
                            <w:top w:w="0" w:type="dxa"/>
                            <w:left w:w="0" w:type="dxa"/>
                            <w:bottom w:w="0" w:type="dxa"/>
                            <w:right w:w="0" w:type="dxa"/>
                          </w:tblCellMar>
                        </w:tblPrEx>
                        <w:trPr>
                          <w:trHeight w:val="243" w:hRule="atLeast"/>
                        </w:trPr>
                        <w:tc>
                          <w:tcPr>
                            <w:tcW w:w="426" w:type="dxa"/>
                          </w:tcPr>
                          <w:p>
                            <w:pPr>
                              <w:pStyle w:val="13"/>
                              <w:spacing w:before="2"/>
                              <w:rPr>
                                <w:rFonts w:ascii="Century Gothic"/>
                                <w:b/>
                                <w:sz w:val="14"/>
                              </w:rPr>
                            </w:pPr>
                            <w:r>
                              <w:rPr>
                                <w:rFonts w:ascii="Century Gothic"/>
                                <w:b/>
                                <w:color w:val="141221"/>
                                <w:spacing w:val="-5"/>
                                <w:w w:val="110"/>
                                <w:sz w:val="14"/>
                              </w:rPr>
                              <w:t>34%</w:t>
                            </w:r>
                          </w:p>
                        </w:tc>
                        <w:tc>
                          <w:tcPr>
                            <w:tcW w:w="1214" w:type="dxa"/>
                          </w:tcPr>
                          <w:p>
                            <w:pPr>
                              <w:pStyle w:val="13"/>
                              <w:spacing w:before="9"/>
                              <w:ind w:left="75"/>
                              <w:rPr>
                                <w:sz w:val="14"/>
                              </w:rPr>
                            </w:pPr>
                            <w:r>
                              <w:rPr>
                                <w:rFonts w:hint="eastAsia" w:ascii="微软雅黑" w:hAnsi="微软雅黑" w:eastAsia="微软雅黑" w:cs="微软雅黑"/>
                                <w:sz w:val="14"/>
                                <w:lang w:eastAsia="zh-CN"/>
                              </w:rPr>
                              <w:t>对安全团队有利</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sz w:val="14"/>
                              </w:rPr>
                              <w:t>31%</w:t>
                            </w:r>
                          </w:p>
                        </w:tc>
                        <w:tc>
                          <w:tcPr>
                            <w:tcW w:w="1214" w:type="dxa"/>
                          </w:tcPr>
                          <w:p>
                            <w:pPr>
                              <w:pStyle w:val="13"/>
                              <w:spacing w:before="71"/>
                              <w:ind w:left="75"/>
                              <w:rPr>
                                <w:sz w:val="14"/>
                              </w:rPr>
                            </w:pPr>
                            <w:r>
                              <w:rPr>
                                <w:rFonts w:hint="eastAsia" w:ascii="微软雅黑" w:hAnsi="微软雅黑" w:eastAsia="微软雅黑" w:cs="微软雅黑"/>
                                <w:sz w:val="14"/>
                                <w:lang w:eastAsia="zh-CN"/>
                              </w:rPr>
                              <w:t>同样有利</w:t>
                            </w:r>
                          </w:p>
                        </w:tc>
                      </w:tr>
                      <w:tr>
                        <w:tblPrEx>
                          <w:tblCellMar>
                            <w:top w:w="0" w:type="dxa"/>
                            <w:left w:w="0" w:type="dxa"/>
                            <w:bottom w:w="0" w:type="dxa"/>
                            <w:right w:w="0" w:type="dxa"/>
                          </w:tblCellMar>
                        </w:tblPrEx>
                        <w:trPr>
                          <w:trHeight w:val="305" w:hRule="atLeast"/>
                        </w:trPr>
                        <w:tc>
                          <w:tcPr>
                            <w:tcW w:w="426" w:type="dxa"/>
                          </w:tcPr>
                          <w:p>
                            <w:pPr>
                              <w:pStyle w:val="13"/>
                              <w:rPr>
                                <w:rFonts w:ascii="Century Gothic"/>
                                <w:b/>
                                <w:sz w:val="14"/>
                              </w:rPr>
                            </w:pPr>
                            <w:r>
                              <w:rPr>
                                <w:rFonts w:ascii="Century Gothic"/>
                                <w:b/>
                                <w:color w:val="141221"/>
                                <w:spacing w:val="-5"/>
                                <w:w w:val="105"/>
                                <w:sz w:val="14"/>
                              </w:rPr>
                              <w:t>25%</w:t>
                            </w:r>
                          </w:p>
                        </w:tc>
                        <w:tc>
                          <w:tcPr>
                            <w:tcW w:w="1214" w:type="dxa"/>
                          </w:tcPr>
                          <w:p>
                            <w:pPr>
                              <w:pStyle w:val="13"/>
                              <w:spacing w:before="71"/>
                              <w:ind w:left="75"/>
                              <w:rPr>
                                <w:sz w:val="14"/>
                              </w:rPr>
                            </w:pPr>
                            <w:r>
                              <w:rPr>
                                <w:rFonts w:hint="eastAsia" w:ascii="微软雅黑" w:hAnsi="微软雅黑" w:eastAsia="微软雅黑" w:cs="微软雅黑"/>
                                <w:sz w:val="14"/>
                                <w:lang w:eastAsia="zh-CN"/>
                              </w:rPr>
                              <w:t>对恶意行为者有利</w:t>
                            </w:r>
                          </w:p>
                        </w:tc>
                      </w:tr>
                      <w:tr>
                        <w:tblPrEx>
                          <w:tblCellMar>
                            <w:top w:w="0" w:type="dxa"/>
                            <w:left w:w="0" w:type="dxa"/>
                            <w:bottom w:w="0" w:type="dxa"/>
                            <w:right w:w="0" w:type="dxa"/>
                          </w:tblCellMar>
                        </w:tblPrEx>
                        <w:trPr>
                          <w:trHeight w:val="243" w:hRule="atLeast"/>
                        </w:trPr>
                        <w:tc>
                          <w:tcPr>
                            <w:tcW w:w="426" w:type="dxa"/>
                          </w:tcPr>
                          <w:p>
                            <w:pPr>
                              <w:pStyle w:val="13"/>
                              <w:spacing w:line="159" w:lineRule="exact"/>
                              <w:rPr>
                                <w:rFonts w:ascii="Century Gothic"/>
                                <w:b/>
                                <w:sz w:val="14"/>
                              </w:rPr>
                            </w:pPr>
                            <w:r>
                              <w:rPr>
                                <w:rFonts w:ascii="Century Gothic"/>
                                <w:b/>
                                <w:color w:val="141221"/>
                                <w:spacing w:val="-5"/>
                                <w:w w:val="110"/>
                                <w:sz w:val="14"/>
                              </w:rPr>
                              <w:t>9%</w:t>
                            </w:r>
                          </w:p>
                        </w:tc>
                        <w:tc>
                          <w:tcPr>
                            <w:tcW w:w="1214" w:type="dxa"/>
                          </w:tcPr>
                          <w:p>
                            <w:pPr>
                              <w:pStyle w:val="13"/>
                              <w:spacing w:before="71" w:line="151" w:lineRule="exact"/>
                              <w:ind w:left="75"/>
                              <w:rPr>
                                <w:sz w:val="14"/>
                              </w:rPr>
                            </w:pPr>
                            <w:r>
                              <w:rPr>
                                <w:rFonts w:hint="eastAsia" w:ascii="微软雅黑" w:hAnsi="微软雅黑" w:eastAsia="微软雅黑" w:cs="微软雅黑"/>
                                <w:sz w:val="14"/>
                                <w:lang w:eastAsia="zh-CN"/>
                              </w:rPr>
                              <w:t>两者都无受益</w:t>
                            </w:r>
                          </w:p>
                        </w:tc>
                      </w:tr>
                    </w:tbl>
                    <w:p>
                      <w:pPr>
                        <w:pStyle w:val="6"/>
                      </w:pPr>
                    </w:p>
                  </w:txbxContent>
                </v:textbox>
              </v:shape>
            </w:pict>
          </mc:Fallback>
        </mc:AlternateContent>
      </w:r>
    </w:p>
    <w:p>
      <w:pPr>
        <w:pStyle w:val="6"/>
        <w:spacing w:line="276" w:lineRule="auto"/>
        <w:ind w:left="7412" w:right="1193"/>
        <w:rPr>
          <w:lang w:eastAsia="zh-CN"/>
        </w:rPr>
      </w:pPr>
    </w:p>
    <w:p>
      <w:pPr>
        <w:pStyle w:val="6"/>
        <w:spacing w:line="276" w:lineRule="auto"/>
        <w:ind w:left="7412" w:right="1193"/>
        <w:rPr>
          <w:rFonts w:ascii="微软雅黑" w:hAnsi="微软雅黑" w:eastAsia="微软雅黑" w:cs="微软雅黑"/>
          <w:lang w:val="zh-CN" w:eastAsia="zh-CN"/>
        </w:rPr>
      </w:pPr>
      <w:r>
        <w:drawing>
          <wp:anchor distT="0" distB="0" distL="0" distR="0" simplePos="0" relativeHeight="251988992" behindDoc="0" locked="0" layoutInCell="1" allowOverlap="1">
            <wp:simplePos x="0" y="0"/>
            <wp:positionH relativeFrom="page">
              <wp:posOffset>3167380</wp:posOffset>
            </wp:positionH>
            <wp:positionV relativeFrom="paragraph">
              <wp:posOffset>997585</wp:posOffset>
            </wp:positionV>
            <wp:extent cx="82550" cy="82550"/>
            <wp:effectExtent l="0" t="0" r="6350" b="6350"/>
            <wp:wrapNone/>
            <wp:docPr id="74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image7.png"/>
                    <pic:cNvPicPr>
                      <a:picLocks noChangeAspect="1"/>
                    </pic:cNvPicPr>
                  </pic:nvPicPr>
                  <pic:blipFill>
                    <a:blip r:embed="rId54" cstate="print"/>
                    <a:stretch>
                      <a:fillRect/>
                    </a:stretch>
                  </pic:blipFill>
                  <pic:spPr>
                    <a:xfrm>
                      <a:off x="0" y="0"/>
                      <a:ext cx="82550" cy="82550"/>
                    </a:xfrm>
                    <a:prstGeom prst="rect">
                      <a:avLst/>
                    </a:prstGeom>
                  </pic:spPr>
                </pic:pic>
              </a:graphicData>
            </a:graphic>
          </wp:anchor>
        </w:drawing>
      </w:r>
      <w:r>
        <w:drawing>
          <wp:anchor distT="0" distB="0" distL="0" distR="0" simplePos="0" relativeHeight="251986944" behindDoc="0" locked="0" layoutInCell="1" allowOverlap="1">
            <wp:simplePos x="0" y="0"/>
            <wp:positionH relativeFrom="page">
              <wp:posOffset>3167380</wp:posOffset>
            </wp:positionH>
            <wp:positionV relativeFrom="paragraph">
              <wp:posOffset>803275</wp:posOffset>
            </wp:positionV>
            <wp:extent cx="82550" cy="82550"/>
            <wp:effectExtent l="0" t="0" r="6350" b="6350"/>
            <wp:wrapNone/>
            <wp:docPr id="750"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28.png"/>
                    <pic:cNvPicPr>
                      <a:picLocks noChangeAspect="1"/>
                    </pic:cNvPicPr>
                  </pic:nvPicPr>
                  <pic:blipFill>
                    <a:blip r:embed="rId52" cstate="print"/>
                    <a:stretch>
                      <a:fillRect/>
                    </a:stretch>
                  </pic:blipFill>
                  <pic:spPr>
                    <a:xfrm>
                      <a:off x="0" y="0"/>
                      <a:ext cx="82550" cy="82550"/>
                    </a:xfrm>
                    <a:prstGeom prst="rect">
                      <a:avLst/>
                    </a:prstGeom>
                  </pic:spPr>
                </pic:pic>
              </a:graphicData>
            </a:graphic>
          </wp:anchor>
        </w:drawing>
      </w:r>
      <w:r>
        <w:drawing>
          <wp:anchor distT="0" distB="0" distL="0" distR="0" simplePos="0" relativeHeight="251990016" behindDoc="0" locked="0" layoutInCell="1" allowOverlap="1">
            <wp:simplePos x="0" y="0"/>
            <wp:positionH relativeFrom="page">
              <wp:posOffset>3167380</wp:posOffset>
            </wp:positionH>
            <wp:positionV relativeFrom="paragraph">
              <wp:posOffset>1191260</wp:posOffset>
            </wp:positionV>
            <wp:extent cx="82550" cy="82550"/>
            <wp:effectExtent l="0" t="0" r="6350" b="6350"/>
            <wp:wrapNone/>
            <wp:docPr id="7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image29.png"/>
                    <pic:cNvPicPr>
                      <a:picLocks noChangeAspect="1"/>
                    </pic:cNvPicPr>
                  </pic:nvPicPr>
                  <pic:blipFill>
                    <a:blip r:embed="rId55" cstate="print"/>
                    <a:stretch>
                      <a:fillRect/>
                    </a:stretch>
                  </pic:blipFill>
                  <pic:spPr>
                    <a:xfrm>
                      <a:off x="0" y="0"/>
                      <a:ext cx="82753" cy="82753"/>
                    </a:xfrm>
                    <a:prstGeom prst="rect">
                      <a:avLst/>
                    </a:prstGeom>
                  </pic:spPr>
                </pic:pic>
              </a:graphicData>
            </a:graphic>
          </wp:anchor>
        </w:drawing>
      </w:r>
      <w:r>
        <w:rPr>
          <w:rFonts w:hint="eastAsia" w:ascii="微软雅黑" w:hAnsi="微软雅黑" w:eastAsia="微软雅黑" w:cs="微软雅黑"/>
          <w:lang w:val="zh-CN" w:eastAsia="zh-CN"/>
        </w:rPr>
        <w:t>安全专家在评估</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更有利于安全团队还是恶意行为者时，持有一种谨慎且微妙的观点。大约</w:t>
      </w:r>
      <w:r>
        <w:rPr>
          <w:rFonts w:ascii="微软雅黑" w:hAnsi="微软雅黑" w:eastAsia="微软雅黑" w:cs="微软雅黑"/>
          <w:lang w:val="zh-CN" w:eastAsia="zh-CN"/>
        </w:rPr>
        <w:t xml:space="preserve"> 34% </w:t>
      </w:r>
      <w:r>
        <w:rPr>
          <w:rFonts w:hint="eastAsia" w:ascii="微软雅黑" w:hAnsi="微软雅黑" w:eastAsia="微软雅黑" w:cs="微软雅黑"/>
          <w:lang w:val="zh-CN" w:eastAsia="zh-CN"/>
        </w:rPr>
        <w:t>的人认为</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主要有助于安全团队，</w:t>
      </w:r>
      <w:del w:id="200" w:author="张家齐" w:date="2024-05-06T15:04:38Z">
        <w:r>
          <w:rPr>
            <w:rFonts w:hint="eastAsia" w:ascii="微软雅黑" w:hAnsi="微软雅黑" w:eastAsia="微软雅黑" w:cs="微软雅黑"/>
            <w:lang w:val="zh-CN" w:eastAsia="zh-CN"/>
          </w:rPr>
          <w:delText>这</w:delText>
        </w:r>
      </w:del>
      <w:del w:id="201" w:author="张家齐" w:date="2024-05-06T15:04:37Z">
        <w:r>
          <w:rPr>
            <w:rFonts w:hint="eastAsia" w:ascii="微软雅黑" w:hAnsi="微软雅黑" w:eastAsia="微软雅黑" w:cs="微软雅黑"/>
            <w:lang w:val="zh-CN" w:eastAsia="zh-CN"/>
          </w:rPr>
          <w:delText>反映出</w:delText>
        </w:r>
      </w:del>
      <w:ins w:id="202" w:author="张家齐" w:date="2024-05-06T15:03:55Z">
        <w:r>
          <w:rPr>
            <w:rFonts w:hint="eastAsia"/>
            <w:lang w:eastAsia="zh-CN"/>
          </w:rPr>
          <w:t>这表明人们对于人工智能在增强网络安全防御方面的作用</w:t>
        </w:r>
      </w:ins>
      <w:ins w:id="203" w:author="张家齐" w:date="2024-05-06T15:04:10Z">
        <w:r>
          <w:rPr>
            <w:rFonts w:hint="eastAsia" w:ascii="微软雅黑" w:hAnsi="微软雅黑" w:eastAsia="微软雅黑" w:cs="微软雅黑"/>
            <w:lang w:eastAsia="zh-CN"/>
          </w:rPr>
          <w:t>普遍</w:t>
        </w:r>
      </w:ins>
      <w:ins w:id="204" w:author="张家齐" w:date="2024-05-06T15:03:55Z">
        <w:r>
          <w:rPr>
            <w:rFonts w:hint="eastAsia"/>
            <w:lang w:eastAsia="zh-CN"/>
          </w:rPr>
          <w:t>持乐观态度</w:t>
        </w:r>
      </w:ins>
      <w:del w:id="205" w:author="张家齐" w:date="2024-05-06T15:03:55Z">
        <w:r>
          <w:rPr>
            <w:rFonts w:hint="eastAsia" w:ascii="微软雅黑" w:hAnsi="微软雅黑" w:eastAsia="微软雅黑" w:cs="微软雅黑"/>
            <w:lang w:val="en-US" w:eastAsia="zh-CN"/>
          </w:rPr>
          <w:delText>他们对 AI 在提升网络安全防护能力方面持乐观态度</w:delText>
        </w:r>
      </w:del>
      <w:r>
        <w:rPr>
          <w:rFonts w:hint="eastAsia" w:ascii="微软雅黑" w:hAnsi="微软雅黑" w:eastAsia="微软雅黑" w:cs="微软雅黑"/>
          <w:lang w:val="zh-CN" w:eastAsia="zh-CN"/>
        </w:rPr>
        <w:t>。</w:t>
      </w:r>
    </w:p>
    <w:p>
      <w:pPr>
        <w:pStyle w:val="6"/>
        <w:spacing w:line="276" w:lineRule="auto"/>
        <w:ind w:left="7412" w:right="1193"/>
        <w:rPr>
          <w:rFonts w:ascii="微软雅黑" w:hAnsi="微软雅黑" w:eastAsia="微软雅黑" w:cs="微软雅黑"/>
          <w:lang w:val="zh-CN" w:eastAsia="zh-CN"/>
        </w:rPr>
      </w:pPr>
    </w:p>
    <w:p>
      <w:pPr>
        <w:pStyle w:val="6"/>
        <w:spacing w:line="276" w:lineRule="auto"/>
        <w:ind w:left="7412" w:right="1193"/>
        <w:rPr>
          <w:rFonts w:ascii="微软雅黑" w:hAnsi="微软雅黑" w:eastAsia="微软雅黑" w:cs="微软雅黑"/>
          <w:lang w:eastAsia="zh-CN"/>
        </w:rPr>
        <w:sectPr>
          <w:headerReference r:id="rId24" w:type="default"/>
          <w:footerReference r:id="rId25" w:type="default"/>
          <w:pgSz w:w="12240" w:h="15840"/>
          <w:pgMar w:top="1500" w:right="0" w:bottom="280" w:left="520" w:header="0" w:footer="675" w:gutter="0"/>
          <w:cols w:space="720" w:num="1"/>
        </w:sectPr>
      </w:pPr>
      <w:r>
        <w:rPr>
          <w:rFonts w:hint="eastAsia" w:ascii="微软雅黑" w:hAnsi="微软雅黑" w:eastAsia="微软雅黑" w:cs="微软雅黑"/>
          <w:lang w:val="zh-CN" w:eastAsia="zh-CN"/>
        </w:rPr>
        <w:t>然而，也有</w:t>
      </w:r>
      <w:r>
        <w:rPr>
          <w:lang w:val="zh-CN" w:eastAsia="zh-CN"/>
        </w:rPr>
        <w:t xml:space="preserve"> 31% </w:t>
      </w:r>
      <w:r>
        <w:rPr>
          <w:rFonts w:hint="eastAsia" w:ascii="微软雅黑" w:hAnsi="微软雅黑" w:eastAsia="微软雅黑" w:cs="微软雅黑"/>
          <w:lang w:val="zh-CN" w:eastAsia="zh-CN"/>
        </w:rPr>
        <w:t>的人认为</w:t>
      </w:r>
      <w:r>
        <w:rPr>
          <w:lang w:val="zh-CN" w:eastAsia="zh-CN"/>
        </w:rPr>
        <w:t xml:space="preserve"> AI </w:t>
      </w:r>
      <w:r>
        <w:rPr>
          <w:rFonts w:hint="eastAsia" w:ascii="微软雅黑" w:hAnsi="微软雅黑" w:eastAsia="微软雅黑" w:cs="微软雅黑"/>
          <w:lang w:val="zh-CN" w:eastAsia="zh-CN"/>
        </w:rPr>
        <w:t>对安全团队和恶意行为者的益处相当</w:t>
      </w:r>
      <w:r>
        <w:rPr>
          <w:rFonts w:hint="eastAsia" w:ascii="微软雅黑" w:hAnsi="微软雅黑" w:eastAsia="微软雅黑" w:cs="微软雅黑"/>
          <w:w w:val="115"/>
          <w:lang w:eastAsia="zh-CN"/>
        </w:rPr>
        <w:t>，</w:t>
      </w:r>
    </w:p>
    <w:p>
      <w:pPr>
        <w:spacing w:line="276" w:lineRule="auto"/>
        <w:jc w:val="both"/>
        <w:rPr>
          <w:lang w:eastAsia="zh-CN"/>
        </w:rPr>
        <w:sectPr>
          <w:headerReference r:id="rId26" w:type="default"/>
          <w:footerReference r:id="rId27" w:type="default"/>
          <w:type w:val="continuous"/>
          <w:pgSz w:w="12240" w:h="15840"/>
          <w:pgMar w:top="1500" w:right="0" w:bottom="280" w:left="520" w:header="0" w:footer="675" w:gutter="0"/>
          <w:cols w:space="720" w:num="1"/>
        </w:sectPr>
      </w:pPr>
    </w:p>
    <w:p>
      <w:pPr>
        <w:pStyle w:val="6"/>
        <w:spacing w:before="172" w:line="276" w:lineRule="auto"/>
        <w:ind w:left="920" w:right="1444"/>
        <w:rPr>
          <w:lang w:eastAsia="zh-CN"/>
        </w:rPr>
      </w:pPr>
      <w:r>
        <w:rPr>
          <w:w w:val="115"/>
        </w:rPr>
        <w:t>teams and malicious actors, highlighting an awareness of the dual-use nature of AI technologies in cybersecurity.</w:t>
      </w:r>
      <w:r>
        <w:rPr>
          <w:spacing w:val="-5"/>
          <w:w w:val="115"/>
        </w:rPr>
        <w:t xml:space="preserve"> </w:t>
      </w:r>
      <w:r>
        <w:rPr>
          <w:w w:val="115"/>
        </w:rPr>
        <w:t>This</w:t>
      </w:r>
      <w:r>
        <w:rPr>
          <w:spacing w:val="-5"/>
          <w:w w:val="115"/>
        </w:rPr>
        <w:t xml:space="preserve"> </w:t>
      </w:r>
      <w:r>
        <w:rPr>
          <w:w w:val="115"/>
        </w:rPr>
        <w:t>is</w:t>
      </w:r>
      <w:r>
        <w:rPr>
          <w:spacing w:val="-5"/>
          <w:w w:val="115"/>
        </w:rPr>
        <w:t xml:space="preserve"> </w:t>
      </w:r>
      <w:r>
        <w:rPr>
          <w:w w:val="115"/>
        </w:rPr>
        <w:t>further</w:t>
      </w:r>
      <w:r>
        <w:rPr>
          <w:spacing w:val="-5"/>
          <w:w w:val="115"/>
        </w:rPr>
        <w:t xml:space="preserve"> </w:t>
      </w:r>
      <w:r>
        <w:rPr>
          <w:w w:val="115"/>
        </w:rPr>
        <w:t>underscored</w:t>
      </w:r>
      <w:r>
        <w:rPr>
          <w:spacing w:val="-5"/>
          <w:w w:val="115"/>
        </w:rPr>
        <w:t xml:space="preserve"> </w:t>
      </w:r>
      <w:r>
        <w:rPr>
          <w:w w:val="115"/>
        </w:rPr>
        <w:t>by</w:t>
      </w:r>
      <w:r>
        <w:rPr>
          <w:spacing w:val="-5"/>
          <w:w w:val="115"/>
        </w:rPr>
        <w:t xml:space="preserve"> </w:t>
      </w:r>
      <w:r>
        <w:rPr>
          <w:w w:val="115"/>
        </w:rPr>
        <w:t>the</w:t>
      </w:r>
      <w:r>
        <w:rPr>
          <w:spacing w:val="-5"/>
          <w:w w:val="115"/>
        </w:rPr>
        <w:t xml:space="preserve"> </w:t>
      </w:r>
      <w:r>
        <w:rPr>
          <w:w w:val="115"/>
        </w:rPr>
        <w:t>25%</w:t>
      </w:r>
      <w:r>
        <w:rPr>
          <w:spacing w:val="-5"/>
          <w:w w:val="115"/>
        </w:rPr>
        <w:t xml:space="preserve"> </w:t>
      </w:r>
      <w:r>
        <w:rPr>
          <w:w w:val="115"/>
        </w:rPr>
        <w:t>who</w:t>
      </w:r>
      <w:r>
        <w:rPr>
          <w:spacing w:val="-5"/>
          <w:w w:val="115"/>
        </w:rPr>
        <w:t xml:space="preserve"> </w:t>
      </w:r>
      <w:r>
        <w:rPr>
          <w:w w:val="115"/>
        </w:rPr>
        <w:t>think</w:t>
      </w:r>
      <w:r>
        <w:rPr>
          <w:spacing w:val="-5"/>
          <w:w w:val="115"/>
        </w:rPr>
        <w:t xml:space="preserve"> </w:t>
      </w:r>
      <w:r>
        <w:rPr>
          <w:w w:val="115"/>
        </w:rPr>
        <w:t>AI</w:t>
      </w:r>
      <w:r>
        <w:rPr>
          <w:spacing w:val="-5"/>
          <w:w w:val="115"/>
        </w:rPr>
        <w:t xml:space="preserve"> </w:t>
      </w:r>
      <w:r>
        <w:rPr>
          <w:w w:val="115"/>
        </w:rPr>
        <w:t>might</w:t>
      </w:r>
      <w:r>
        <w:rPr>
          <w:spacing w:val="-5"/>
          <w:w w:val="115"/>
        </w:rPr>
        <w:t xml:space="preserve"> </w:t>
      </w:r>
      <w:r>
        <w:rPr>
          <w:w w:val="115"/>
        </w:rPr>
        <w:t>be</w:t>
      </w:r>
      <w:r>
        <w:rPr>
          <w:spacing w:val="-5"/>
          <w:w w:val="115"/>
        </w:rPr>
        <w:t xml:space="preserve"> </w:t>
      </w:r>
      <w:r>
        <w:rPr>
          <w:w w:val="115"/>
        </w:rPr>
        <w:t>more</w:t>
      </w:r>
      <w:r>
        <w:rPr>
          <w:spacing w:val="-5"/>
          <w:w w:val="115"/>
        </w:rPr>
        <w:t xml:space="preserve"> </w:t>
      </w:r>
      <w:r>
        <w:rPr>
          <w:w w:val="115"/>
        </w:rPr>
        <w:t>advantageous</w:t>
      </w:r>
      <w:r>
        <w:rPr>
          <w:spacing w:val="-5"/>
          <w:w w:val="115"/>
        </w:rPr>
        <w:t xml:space="preserve"> </w:t>
      </w:r>
      <w:r>
        <w:rPr>
          <w:w w:val="115"/>
        </w:rPr>
        <w:t>to malicious parties, acknowledging the potential threat if AI is used with malicious intent.</w:t>
      </w:r>
      <w:r>
        <w:rPr>
          <w:rFonts w:hint="eastAsia"/>
        </w:rPr>
        <w:t xml:space="preserve"> </w:t>
      </w:r>
    </w:p>
    <w:p>
      <w:pPr>
        <w:pStyle w:val="6"/>
        <w:spacing w:before="172" w:line="276" w:lineRule="auto"/>
        <w:ind w:left="920" w:right="1444"/>
        <w:rPr>
          <w:rFonts w:ascii="微软雅黑" w:hAnsi="微软雅黑" w:eastAsia="微软雅黑"/>
          <w:lang w:val="zh-CN" w:eastAsia="zh-CN"/>
        </w:rPr>
      </w:pPr>
      <w:r>
        <w:rPr>
          <w:rFonts w:hint="eastAsia" w:ascii="微软雅黑" w:hAnsi="微软雅黑" w:eastAsia="微软雅黑" w:cs="微软雅黑"/>
          <w:lang w:eastAsia="zh-CN"/>
        </w:rPr>
        <w:t>这显示出</w:t>
      </w:r>
      <w:ins w:id="206" w:author="张家齐" w:date="2024-05-06T15:05:06Z">
        <w:r>
          <w:rPr>
            <w:rFonts w:hint="eastAsia" w:ascii="微软雅黑" w:hAnsi="微软雅黑" w:eastAsia="微软雅黑" w:cs="微软雅黑"/>
            <w:lang w:val="en-US" w:eastAsia="zh-CN"/>
          </w:rPr>
          <w:t>人</w:t>
        </w:r>
      </w:ins>
      <w:del w:id="207" w:author="张家齐" w:date="2024-05-06T15:05:03Z">
        <w:r>
          <w:rPr>
            <w:rFonts w:hint="eastAsia" w:ascii="微软雅黑" w:hAnsi="微软雅黑" w:eastAsia="微软雅黑" w:cs="微软雅黑"/>
            <w:lang w:eastAsia="zh-CN"/>
          </w:rPr>
          <w:delText>他</w:delText>
        </w:r>
      </w:del>
      <w:r>
        <w:rPr>
          <w:rFonts w:hint="eastAsia" w:ascii="微软雅黑" w:hAnsi="微软雅黑" w:eastAsia="微软雅黑" w:cs="微软雅黑"/>
          <w:lang w:eastAsia="zh-CN"/>
        </w:rPr>
        <w:t>们对</w:t>
      </w:r>
      <w:r>
        <w:rPr>
          <w:rFonts w:ascii="微软雅黑" w:hAnsi="微软雅黑" w:eastAsia="微软雅黑"/>
          <w:lang w:eastAsia="zh-CN"/>
        </w:rPr>
        <w:t xml:space="preserve"> AI </w:t>
      </w:r>
      <w:r>
        <w:rPr>
          <w:rFonts w:hint="eastAsia" w:ascii="微软雅黑" w:hAnsi="微软雅黑" w:eastAsia="微软雅黑" w:cs="微软雅黑"/>
          <w:lang w:eastAsia="zh-CN"/>
        </w:rPr>
        <w:t>技术在网络安全中可能出现</w:t>
      </w:r>
      <w:ins w:id="208" w:author="张家齐" w:date="2024-05-06T15:05:15Z">
        <w:r>
          <w:rPr>
            <w:rFonts w:hint="eastAsia" w:ascii="微软雅黑" w:hAnsi="微软雅黑" w:eastAsia="微软雅黑" w:cs="微软雅黑"/>
            <w:lang w:val="en-US" w:eastAsia="zh-CN"/>
          </w:rPr>
          <w:t>的</w:t>
        </w:r>
      </w:ins>
      <w:del w:id="209" w:author="张家齐" w:date="2024-05-06T15:05:15Z">
        <w:r>
          <w:rPr>
            <w:rFonts w:hint="eastAsia" w:ascii="微软雅黑" w:hAnsi="微软雅黑" w:eastAsia="微软雅黑" w:cs="微软雅黑"/>
            <w:lang w:eastAsia="zh-CN"/>
          </w:rPr>
          <w:delText>是</w:delText>
        </w:r>
      </w:del>
      <w:r>
        <w:rPr>
          <w:rFonts w:hint="eastAsia" w:ascii="微软雅黑" w:hAnsi="微软雅黑" w:eastAsia="微软雅黑"/>
          <w:lang w:eastAsia="zh-CN"/>
        </w:rPr>
        <w:t>“</w:t>
      </w:r>
      <w:r>
        <w:rPr>
          <w:rFonts w:hint="eastAsia" w:ascii="微软雅黑" w:hAnsi="微软雅黑" w:eastAsia="微软雅黑" w:cs="微软雅黑"/>
          <w:lang w:eastAsia="zh-CN"/>
        </w:rPr>
        <w:t>双刃剑</w:t>
      </w:r>
      <w:r>
        <w:rPr>
          <w:rFonts w:hint="eastAsia" w:ascii="微软雅黑" w:hAnsi="微软雅黑" w:eastAsia="微软雅黑"/>
          <w:lang w:eastAsia="zh-CN"/>
        </w:rPr>
        <w:t>”</w:t>
      </w:r>
      <w:r>
        <w:rPr>
          <w:rFonts w:hint="eastAsia" w:ascii="微软雅黑" w:hAnsi="微软雅黑" w:eastAsia="微软雅黑" w:cs="微软雅黑"/>
          <w:lang w:eastAsia="zh-CN"/>
        </w:rPr>
        <w:t>特性有所警觉。此外，还有</w:t>
      </w:r>
      <w:r>
        <w:rPr>
          <w:rFonts w:ascii="微软雅黑" w:hAnsi="微软雅黑" w:eastAsia="微软雅黑"/>
          <w:lang w:eastAsia="zh-CN"/>
        </w:rPr>
        <w:t xml:space="preserve"> 25% </w:t>
      </w:r>
      <w:r>
        <w:rPr>
          <w:rFonts w:hint="eastAsia" w:ascii="微软雅黑" w:hAnsi="微软雅黑" w:eastAsia="微软雅黑" w:cs="微软雅黑"/>
          <w:lang w:eastAsia="zh-CN"/>
        </w:rPr>
        <w:t>的人认为</w:t>
      </w:r>
      <w:r>
        <w:rPr>
          <w:rFonts w:ascii="微软雅黑" w:hAnsi="微软雅黑" w:eastAsia="微软雅黑"/>
          <w:lang w:eastAsia="zh-CN"/>
        </w:rPr>
        <w:t xml:space="preserve"> AI </w:t>
      </w:r>
      <w:r>
        <w:rPr>
          <w:rFonts w:hint="eastAsia" w:ascii="微软雅黑" w:hAnsi="微软雅黑" w:eastAsia="微软雅黑" w:cs="微软雅黑"/>
          <w:lang w:eastAsia="zh-CN"/>
        </w:rPr>
        <w:t>可能更有利于恶意方，他们认为如果</w:t>
      </w:r>
      <w:r>
        <w:rPr>
          <w:rFonts w:ascii="微软雅黑" w:hAnsi="微软雅黑" w:eastAsia="微软雅黑"/>
          <w:lang w:eastAsia="zh-CN"/>
        </w:rPr>
        <w:t xml:space="preserve"> AI </w:t>
      </w:r>
      <w:r>
        <w:rPr>
          <w:rFonts w:hint="eastAsia" w:ascii="微软雅黑" w:hAnsi="微软雅黑" w:eastAsia="微软雅黑" w:cs="微软雅黑"/>
          <w:lang w:eastAsia="zh-CN"/>
        </w:rPr>
        <w:t>被用于恶意目的，可能带来潜在的威胁。</w:t>
      </w:r>
    </w:p>
    <w:p>
      <w:pPr>
        <w:pStyle w:val="6"/>
        <w:spacing w:before="9"/>
        <w:rPr>
          <w:sz w:val="22"/>
          <w:lang w:eastAsia="zh-CN"/>
        </w:rPr>
      </w:pPr>
    </w:p>
    <w:p>
      <w:pPr>
        <w:pStyle w:val="6"/>
        <w:spacing w:line="276" w:lineRule="auto"/>
        <w:ind w:left="920" w:right="1444"/>
        <w:rPr>
          <w:w w:val="115"/>
          <w:lang w:val="zh-CN" w:eastAsia="zh-CN"/>
        </w:rPr>
      </w:pPr>
      <w:r>
        <w:rPr>
          <w:w w:val="115"/>
        </w:rPr>
        <w:t>A smaller segment (9%) feels that it’s neither clearly beneficial to security teams nor malicious 3rd parties, or it’s too early to tell. This reflects an underlying sentiment that, given the early stage of AI’s</w:t>
      </w:r>
      <w:r>
        <w:rPr>
          <w:spacing w:val="-3"/>
          <w:w w:val="115"/>
        </w:rPr>
        <w:t xml:space="preserve"> </w:t>
      </w:r>
      <w:r>
        <w:rPr>
          <w:w w:val="115"/>
        </w:rPr>
        <w:t>integration</w:t>
      </w:r>
      <w:r>
        <w:rPr>
          <w:spacing w:val="-3"/>
          <w:w w:val="115"/>
        </w:rPr>
        <w:t xml:space="preserve"> </w:t>
      </w:r>
      <w:r>
        <w:rPr>
          <w:w w:val="115"/>
        </w:rPr>
        <w:t>into</w:t>
      </w:r>
      <w:r>
        <w:rPr>
          <w:spacing w:val="-3"/>
          <w:w w:val="115"/>
        </w:rPr>
        <w:t xml:space="preserve"> </w:t>
      </w:r>
      <w:r>
        <w:rPr>
          <w:w w:val="115"/>
        </w:rPr>
        <w:t>cybersecurity,</w:t>
      </w:r>
      <w:r>
        <w:rPr>
          <w:spacing w:val="-3"/>
          <w:w w:val="115"/>
        </w:rPr>
        <w:t xml:space="preserve"> </w:t>
      </w:r>
      <w:r>
        <w:rPr>
          <w:w w:val="115"/>
        </w:rPr>
        <w:t>there’s</w:t>
      </w:r>
      <w:r>
        <w:rPr>
          <w:spacing w:val="-3"/>
          <w:w w:val="115"/>
        </w:rPr>
        <w:t xml:space="preserve"> </w:t>
      </w:r>
      <w:r>
        <w:rPr>
          <w:w w:val="115"/>
        </w:rPr>
        <w:t>still</w:t>
      </w:r>
      <w:r>
        <w:rPr>
          <w:spacing w:val="-3"/>
          <w:w w:val="115"/>
        </w:rPr>
        <w:t xml:space="preserve"> </w:t>
      </w:r>
      <w:r>
        <w:rPr>
          <w:w w:val="115"/>
        </w:rPr>
        <w:t>a</w:t>
      </w:r>
      <w:r>
        <w:rPr>
          <w:spacing w:val="-3"/>
          <w:w w:val="115"/>
        </w:rPr>
        <w:t xml:space="preserve"> </w:t>
      </w:r>
      <w:r>
        <w:rPr>
          <w:w w:val="115"/>
        </w:rPr>
        <w:t>lot</w:t>
      </w:r>
      <w:r>
        <w:rPr>
          <w:spacing w:val="-3"/>
          <w:w w:val="115"/>
        </w:rPr>
        <w:t xml:space="preserve"> </w:t>
      </w:r>
      <w:r>
        <w:rPr>
          <w:w w:val="115"/>
        </w:rPr>
        <w:t>of</w:t>
      </w:r>
      <w:r>
        <w:rPr>
          <w:spacing w:val="-3"/>
          <w:w w:val="115"/>
        </w:rPr>
        <w:t xml:space="preserve"> </w:t>
      </w:r>
      <w:r>
        <w:rPr>
          <w:w w:val="115"/>
        </w:rPr>
        <w:t>unknowns</w:t>
      </w:r>
      <w:r>
        <w:rPr>
          <w:spacing w:val="-3"/>
          <w:w w:val="115"/>
        </w:rPr>
        <w:t xml:space="preserve"> </w:t>
      </w:r>
      <w:r>
        <w:rPr>
          <w:w w:val="115"/>
        </w:rPr>
        <w:t>about</w:t>
      </w:r>
      <w:r>
        <w:rPr>
          <w:spacing w:val="-3"/>
          <w:w w:val="115"/>
        </w:rPr>
        <w:t xml:space="preserve"> </w:t>
      </w:r>
      <w:r>
        <w:rPr>
          <w:w w:val="115"/>
        </w:rPr>
        <w:t>its</w:t>
      </w:r>
      <w:r>
        <w:rPr>
          <w:spacing w:val="-3"/>
          <w:w w:val="115"/>
        </w:rPr>
        <w:t xml:space="preserve"> </w:t>
      </w:r>
      <w:r>
        <w:rPr>
          <w:w w:val="115"/>
        </w:rPr>
        <w:t>full</w:t>
      </w:r>
      <w:r>
        <w:rPr>
          <w:spacing w:val="-3"/>
          <w:w w:val="115"/>
        </w:rPr>
        <w:t xml:space="preserve"> </w:t>
      </w:r>
      <w:r>
        <w:rPr>
          <w:w w:val="115"/>
        </w:rPr>
        <w:t>impact</w:t>
      </w:r>
      <w:r>
        <w:rPr>
          <w:spacing w:val="-3"/>
          <w:w w:val="115"/>
        </w:rPr>
        <w:t xml:space="preserve"> </w:t>
      </w:r>
      <w:r>
        <w:rPr>
          <w:w w:val="115"/>
        </w:rPr>
        <w:t>and</w:t>
      </w:r>
      <w:r>
        <w:rPr>
          <w:spacing w:val="-3"/>
          <w:w w:val="115"/>
        </w:rPr>
        <w:t xml:space="preserve"> </w:t>
      </w:r>
      <w:r>
        <w:rPr>
          <w:w w:val="115"/>
        </w:rPr>
        <w:t>potential. The results indicate a cautious optimism where respondents generally lean towards AI helping security</w:t>
      </w:r>
      <w:r>
        <w:rPr>
          <w:spacing w:val="-4"/>
          <w:w w:val="115"/>
        </w:rPr>
        <w:t xml:space="preserve"> </w:t>
      </w:r>
      <w:r>
        <w:rPr>
          <w:w w:val="115"/>
        </w:rPr>
        <w:t>teams</w:t>
      </w:r>
      <w:r>
        <w:rPr>
          <w:spacing w:val="-4"/>
          <w:w w:val="115"/>
        </w:rPr>
        <w:t xml:space="preserve"> </w:t>
      </w:r>
      <w:r>
        <w:rPr>
          <w:w w:val="115"/>
        </w:rPr>
        <w:t>slightly</w:t>
      </w:r>
      <w:r>
        <w:rPr>
          <w:spacing w:val="-5"/>
          <w:w w:val="115"/>
        </w:rPr>
        <w:t xml:space="preserve"> </w:t>
      </w:r>
      <w:r>
        <w:rPr>
          <w:w w:val="115"/>
        </w:rPr>
        <w:t>more,</w:t>
      </w:r>
      <w:r>
        <w:rPr>
          <w:spacing w:val="-4"/>
          <w:w w:val="115"/>
        </w:rPr>
        <w:t xml:space="preserve"> </w:t>
      </w:r>
      <w:r>
        <w:rPr>
          <w:w w:val="115"/>
        </w:rPr>
        <w:t>but</w:t>
      </w:r>
      <w:r>
        <w:rPr>
          <w:spacing w:val="-4"/>
          <w:w w:val="115"/>
        </w:rPr>
        <w:t xml:space="preserve"> </w:t>
      </w:r>
      <w:r>
        <w:rPr>
          <w:w w:val="115"/>
        </w:rPr>
        <w:t>there’s</w:t>
      </w:r>
      <w:r>
        <w:rPr>
          <w:spacing w:val="-5"/>
          <w:w w:val="115"/>
        </w:rPr>
        <w:t xml:space="preserve"> </w:t>
      </w:r>
      <w:r>
        <w:rPr>
          <w:w w:val="115"/>
        </w:rPr>
        <w:t>a</w:t>
      </w:r>
      <w:r>
        <w:rPr>
          <w:spacing w:val="-4"/>
          <w:w w:val="115"/>
        </w:rPr>
        <w:t xml:space="preserve"> </w:t>
      </w:r>
      <w:r>
        <w:rPr>
          <w:w w:val="115"/>
        </w:rPr>
        <w:t>clear</w:t>
      </w:r>
      <w:r>
        <w:rPr>
          <w:spacing w:val="-4"/>
          <w:w w:val="115"/>
        </w:rPr>
        <w:t xml:space="preserve"> </w:t>
      </w:r>
      <w:r>
        <w:rPr>
          <w:w w:val="115"/>
        </w:rPr>
        <w:t>recognition</w:t>
      </w:r>
      <w:r>
        <w:rPr>
          <w:spacing w:val="-5"/>
          <w:w w:val="115"/>
        </w:rPr>
        <w:t xml:space="preserve"> </w:t>
      </w:r>
      <w:r>
        <w:rPr>
          <w:w w:val="115"/>
        </w:rPr>
        <w:t>of</w:t>
      </w:r>
      <w:r>
        <w:rPr>
          <w:spacing w:val="-4"/>
          <w:w w:val="115"/>
        </w:rPr>
        <w:t xml:space="preserve"> </w:t>
      </w:r>
      <w:r>
        <w:rPr>
          <w:w w:val="115"/>
        </w:rPr>
        <w:t>the</w:t>
      </w:r>
      <w:r>
        <w:rPr>
          <w:spacing w:val="-4"/>
          <w:w w:val="115"/>
        </w:rPr>
        <w:t xml:space="preserve"> </w:t>
      </w:r>
      <w:r>
        <w:rPr>
          <w:w w:val="115"/>
        </w:rPr>
        <w:t>significant</w:t>
      </w:r>
      <w:r>
        <w:rPr>
          <w:spacing w:val="-5"/>
          <w:w w:val="115"/>
        </w:rPr>
        <w:t xml:space="preserve"> </w:t>
      </w:r>
      <w:r>
        <w:rPr>
          <w:w w:val="115"/>
        </w:rPr>
        <w:t>risks</w:t>
      </w:r>
      <w:r>
        <w:rPr>
          <w:spacing w:val="-4"/>
          <w:w w:val="115"/>
        </w:rPr>
        <w:t xml:space="preserve"> </w:t>
      </w:r>
      <w:r>
        <w:rPr>
          <w:w w:val="115"/>
        </w:rPr>
        <w:t>if</w:t>
      </w:r>
      <w:r>
        <w:rPr>
          <w:spacing w:val="-4"/>
          <w:w w:val="115"/>
        </w:rPr>
        <w:t xml:space="preserve"> </w:t>
      </w:r>
      <w:r>
        <w:rPr>
          <w:w w:val="115"/>
        </w:rPr>
        <w:t>AI</w:t>
      </w:r>
      <w:r>
        <w:rPr>
          <w:spacing w:val="-5"/>
          <w:w w:val="115"/>
        </w:rPr>
        <w:t xml:space="preserve"> </w:t>
      </w:r>
      <w:r>
        <w:rPr>
          <w:w w:val="115"/>
        </w:rPr>
        <w:t>tools</w:t>
      </w:r>
      <w:r>
        <w:rPr>
          <w:spacing w:val="-4"/>
          <w:w w:val="115"/>
        </w:rPr>
        <w:t xml:space="preserve"> </w:t>
      </w:r>
      <w:r>
        <w:rPr>
          <w:w w:val="115"/>
        </w:rPr>
        <w:t>fall</w:t>
      </w:r>
      <w:r>
        <w:rPr>
          <w:spacing w:val="-4"/>
          <w:w w:val="115"/>
        </w:rPr>
        <w:t xml:space="preserve"> </w:t>
      </w:r>
      <w:r>
        <w:rPr>
          <w:w w:val="115"/>
        </w:rPr>
        <w:t>into the wrong hands or are exploited by adversaries.</w:t>
      </w:r>
    </w:p>
    <w:p>
      <w:pPr>
        <w:pStyle w:val="6"/>
        <w:spacing w:line="276" w:lineRule="auto"/>
        <w:ind w:left="920" w:right="1444"/>
        <w:rPr>
          <w:w w:val="115"/>
          <w:lang w:eastAsia="zh-CN"/>
        </w:rPr>
      </w:pPr>
    </w:p>
    <w:p>
      <w:pPr>
        <w:pStyle w:val="6"/>
        <w:spacing w:line="276" w:lineRule="auto"/>
        <w:ind w:left="920" w:right="1444"/>
        <w:rPr>
          <w:rFonts w:ascii="微软雅黑" w:hAnsi="微软雅黑" w:eastAsia="微软雅黑"/>
          <w:lang w:eastAsia="zh-CN"/>
        </w:rPr>
      </w:pPr>
      <w:r>
        <w:rPr>
          <w:rFonts w:hint="eastAsia" w:ascii="微软雅黑" w:hAnsi="微软雅黑" w:eastAsia="微软雅黑" w:cs="微软雅黑"/>
          <w:lang w:eastAsia="zh-CN"/>
        </w:rPr>
        <w:t>还有一小部分人</w:t>
      </w:r>
      <w:r>
        <w:rPr>
          <w:rFonts w:ascii="微软雅黑" w:hAnsi="微软雅黑" w:eastAsia="微软雅黑"/>
          <w:lang w:eastAsia="zh-CN"/>
        </w:rPr>
        <w:t xml:space="preserve"> (9%) </w:t>
      </w:r>
      <w:r>
        <w:rPr>
          <w:rFonts w:hint="eastAsia" w:ascii="微软雅黑" w:hAnsi="微软雅黑" w:eastAsia="微软雅黑" w:cs="微软雅黑"/>
          <w:lang w:eastAsia="zh-CN"/>
        </w:rPr>
        <w:t>认为目前无法明确判断</w:t>
      </w:r>
      <w:r>
        <w:rPr>
          <w:rFonts w:ascii="微软雅黑" w:hAnsi="微软雅黑" w:eastAsia="微软雅黑"/>
          <w:lang w:eastAsia="zh-CN"/>
        </w:rPr>
        <w:t xml:space="preserve"> AI </w:t>
      </w:r>
      <w:r>
        <w:rPr>
          <w:rFonts w:hint="eastAsia" w:ascii="微软雅黑" w:hAnsi="微软雅黑" w:eastAsia="微软雅黑" w:cs="微软雅黑"/>
          <w:lang w:eastAsia="zh-CN"/>
        </w:rPr>
        <w:t>对安全团队还是恶意第三方更有利的情况，或认为现在做出判断还为时尚早。这种看法反映出一个基本观点：由于</w:t>
      </w:r>
      <w:r>
        <w:rPr>
          <w:rFonts w:ascii="微软雅黑" w:hAnsi="微软雅黑" w:eastAsia="微软雅黑"/>
          <w:lang w:eastAsia="zh-CN"/>
        </w:rPr>
        <w:t xml:space="preserve"> AI </w:t>
      </w:r>
      <w:r>
        <w:rPr>
          <w:rFonts w:hint="eastAsia" w:ascii="微软雅黑" w:hAnsi="微软雅黑" w:eastAsia="微软雅黑" w:cs="微软雅黑"/>
          <w:lang w:eastAsia="zh-CN"/>
        </w:rPr>
        <w:t>融入网络安全领域还处于初步阶段，其全面的影响和潜力仍充满不确定性。</w:t>
      </w:r>
      <w:ins w:id="210" w:author="张家齐" w:date="2024-05-06T15:09:36Z">
        <w:r>
          <w:rPr>
            <w:rFonts w:hint="eastAsia" w:ascii="微软雅黑" w:hAnsi="微软雅黑" w:eastAsia="微软雅黑" w:cs="微软雅黑"/>
            <w:lang w:val="en-US" w:eastAsia="zh-CN"/>
          </w:rPr>
          <w:t>以上</w:t>
        </w:r>
      </w:ins>
      <w:r>
        <w:rPr>
          <w:rFonts w:hint="eastAsia" w:ascii="微软雅黑" w:hAnsi="微软雅黑" w:eastAsia="微软雅黑" w:cs="微软雅黑"/>
          <w:lang w:eastAsia="zh-CN"/>
        </w:rPr>
        <w:t>调查结果显示出一种谨慎的乐观态度，大多数受访者倾向于认为</w:t>
      </w:r>
      <w:r>
        <w:rPr>
          <w:rFonts w:ascii="微软雅黑" w:hAnsi="微软雅黑" w:eastAsia="微软雅黑"/>
          <w:lang w:eastAsia="zh-CN"/>
        </w:rPr>
        <w:t xml:space="preserve"> AI </w:t>
      </w:r>
      <w:r>
        <w:rPr>
          <w:rFonts w:hint="eastAsia" w:ascii="微软雅黑" w:hAnsi="微软雅黑" w:eastAsia="微软雅黑" w:cs="微软雅黑"/>
          <w:lang w:eastAsia="zh-CN"/>
        </w:rPr>
        <w:t>会稍微更多地帮助安全团队，但</w:t>
      </w:r>
      <w:ins w:id="211" w:author="张家齐" w:date="2024-05-06T15:11:09Z">
        <w:r>
          <w:rPr>
            <w:rFonts w:hint="eastAsia" w:ascii="微软雅黑" w:hAnsi="微软雅黑" w:eastAsia="微软雅黑" w:cs="微软雅黑"/>
            <w:lang w:val="en-US" w:eastAsia="zh-CN"/>
          </w:rPr>
          <w:t>人</w:t>
        </w:r>
      </w:ins>
      <w:del w:id="212" w:author="张家齐" w:date="2024-05-06T15:11:08Z">
        <w:r>
          <w:rPr>
            <w:rFonts w:hint="eastAsia" w:ascii="微软雅黑" w:hAnsi="微软雅黑" w:eastAsia="微软雅黑" w:cs="微软雅黑"/>
            <w:lang w:eastAsia="zh-CN"/>
          </w:rPr>
          <w:delText>他</w:delText>
        </w:r>
      </w:del>
      <w:r>
        <w:rPr>
          <w:rFonts w:hint="eastAsia" w:ascii="微软雅黑" w:hAnsi="微软雅黑" w:eastAsia="微软雅黑" w:cs="微软雅黑"/>
          <w:lang w:eastAsia="zh-CN"/>
        </w:rPr>
        <w:t>们也清楚地意识到，如果</w:t>
      </w:r>
      <w:r>
        <w:rPr>
          <w:rFonts w:ascii="微软雅黑" w:hAnsi="微软雅黑" w:eastAsia="微软雅黑"/>
          <w:lang w:eastAsia="zh-CN"/>
        </w:rPr>
        <w:t xml:space="preserve"> AI </w:t>
      </w:r>
      <w:r>
        <w:rPr>
          <w:rFonts w:hint="eastAsia" w:ascii="微软雅黑" w:hAnsi="微软雅黑" w:eastAsia="微软雅黑" w:cs="微软雅黑"/>
          <w:lang w:eastAsia="zh-CN"/>
        </w:rPr>
        <w:t>工具被不当使用或被敌对势力利用，可能会带来重大风险。</w:t>
      </w:r>
    </w:p>
    <w:p>
      <w:pPr>
        <w:pStyle w:val="6"/>
        <w:spacing w:line="276" w:lineRule="auto"/>
        <w:ind w:left="920" w:right="1444"/>
        <w:rPr>
          <w:lang w:eastAsia="zh-CN"/>
        </w:rPr>
      </w:pPr>
    </w:p>
    <w:p>
      <w:pPr>
        <w:pStyle w:val="6"/>
        <w:spacing w:before="11"/>
        <w:rPr>
          <w:sz w:val="22"/>
          <w:lang w:eastAsia="zh-CN"/>
        </w:rPr>
      </w:pPr>
    </w:p>
    <w:p>
      <w:pPr>
        <w:pStyle w:val="4"/>
        <w:spacing w:before="0"/>
        <w:rPr>
          <w:spacing w:val="-2"/>
          <w:w w:val="115"/>
          <w:lang w:eastAsia="zh-CN"/>
        </w:rPr>
      </w:pPr>
      <w:r>
        <w:rPr>
          <w:w w:val="115"/>
        </w:rPr>
        <w:t>Greatest</w:t>
      </w:r>
      <w:r>
        <w:rPr>
          <w:spacing w:val="-12"/>
          <w:w w:val="115"/>
        </w:rPr>
        <w:t xml:space="preserve"> </w:t>
      </w:r>
      <w:r>
        <w:rPr>
          <w:w w:val="115"/>
        </w:rPr>
        <w:t>concerns</w:t>
      </w:r>
      <w:r>
        <w:rPr>
          <w:spacing w:val="-11"/>
          <w:w w:val="115"/>
        </w:rPr>
        <w:t xml:space="preserve"> </w:t>
      </w:r>
      <w:r>
        <w:rPr>
          <w:w w:val="115"/>
        </w:rPr>
        <w:t>with</w:t>
      </w:r>
      <w:r>
        <w:rPr>
          <w:spacing w:val="-11"/>
          <w:w w:val="115"/>
        </w:rPr>
        <w:t xml:space="preserve"> </w:t>
      </w:r>
      <w:r>
        <w:rPr>
          <w:w w:val="115"/>
        </w:rPr>
        <w:t>AI</w:t>
      </w:r>
      <w:r>
        <w:rPr>
          <w:spacing w:val="-11"/>
          <w:w w:val="115"/>
        </w:rPr>
        <w:t xml:space="preserve"> </w:t>
      </w:r>
      <w:r>
        <w:rPr>
          <w:w w:val="115"/>
        </w:rPr>
        <w:t>in</w:t>
      </w:r>
      <w:r>
        <w:rPr>
          <w:spacing w:val="-11"/>
          <w:w w:val="115"/>
        </w:rPr>
        <w:t xml:space="preserve"> </w:t>
      </w:r>
      <w:r>
        <w:rPr>
          <w:spacing w:val="-2"/>
          <w:w w:val="115"/>
        </w:rPr>
        <w:t>security</w:t>
      </w:r>
    </w:p>
    <w:p>
      <w:pPr>
        <w:pStyle w:val="4"/>
        <w:spacing w:before="0"/>
        <w:rPr>
          <w:rFonts w:ascii="微软雅黑" w:hAnsi="微软雅黑" w:eastAsia="微软雅黑" w:cs="微软雅黑"/>
          <w:spacing w:val="-2"/>
          <w:lang w:eastAsia="zh-CN"/>
        </w:rPr>
      </w:pPr>
      <w:r>
        <w:rPr>
          <w:rFonts w:hint="eastAsia" w:ascii="微软雅黑" w:hAnsi="微软雅黑" w:eastAsia="微软雅黑" w:cs="微软雅黑"/>
          <w:spacing w:val="-2"/>
          <w:lang w:eastAsia="zh-CN"/>
        </w:rPr>
        <w:t>在安全领域对</w:t>
      </w:r>
      <w:r>
        <w:rPr>
          <w:spacing w:val="-2"/>
          <w:lang w:eastAsia="zh-CN"/>
        </w:rPr>
        <w:t xml:space="preserve"> AI </w:t>
      </w:r>
      <w:r>
        <w:rPr>
          <w:rFonts w:hint="eastAsia" w:ascii="微软雅黑" w:hAnsi="微软雅黑" w:eastAsia="微软雅黑" w:cs="微软雅黑"/>
          <w:spacing w:val="-2"/>
          <w:lang w:eastAsia="zh-CN"/>
        </w:rPr>
        <w:t>的最大担忧</w:t>
      </w:r>
    </w:p>
    <w:p>
      <w:pPr>
        <w:pStyle w:val="4"/>
        <w:spacing w:before="0"/>
        <w:rPr>
          <w:lang w:eastAsia="zh-CN"/>
        </w:rPr>
      </w:pPr>
    </w:p>
    <w:p>
      <w:pPr>
        <w:pStyle w:val="6"/>
        <w:spacing w:before="294" w:line="276" w:lineRule="auto"/>
        <w:ind w:left="920" w:right="1469"/>
        <w:rPr>
          <w:w w:val="115"/>
          <w:lang w:eastAsia="zh-CN"/>
        </w:rPr>
      </w:pPr>
      <w:r>
        <w:rPr>
          <w:w w:val="115"/>
        </w:rPr>
        <w:t>Security professionals express a range of concerns regarding the implementation of AI in cybersecurity, reflecting the complexity and multifaceted nature of AI integration. The top concern, cited by 38%, is data quality, specifically the risk of unintended bias, which is closely linked to concerns about accuracy (24%). This connection is significant, as AI is often perceived as an objective tool; thus, the quality and integrity of data fed into AI systems directly influence the accuracy and reliability of their outputs. Similarly, 36% are wary of the lack of transparency in AI systems,</w:t>
      </w:r>
      <w:r>
        <w:rPr>
          <w:spacing w:val="-4"/>
          <w:w w:val="115"/>
        </w:rPr>
        <w:t xml:space="preserve"> </w:t>
      </w:r>
      <w:r>
        <w:rPr>
          <w:w w:val="115"/>
        </w:rPr>
        <w:t>highlighting</w:t>
      </w:r>
      <w:r>
        <w:rPr>
          <w:spacing w:val="-4"/>
          <w:w w:val="115"/>
        </w:rPr>
        <w:t xml:space="preserve"> </w:t>
      </w:r>
      <w:r>
        <w:rPr>
          <w:w w:val="115"/>
        </w:rPr>
        <w:t>the</w:t>
      </w:r>
      <w:r>
        <w:rPr>
          <w:spacing w:val="-4"/>
          <w:w w:val="115"/>
        </w:rPr>
        <w:t xml:space="preserve"> </w:t>
      </w:r>
      <w:r>
        <w:rPr>
          <w:w w:val="115"/>
        </w:rPr>
        <w:t>‘black</w:t>
      </w:r>
      <w:r>
        <w:rPr>
          <w:spacing w:val="-4"/>
          <w:w w:val="115"/>
        </w:rPr>
        <w:t xml:space="preserve"> </w:t>
      </w:r>
      <w:r>
        <w:rPr>
          <w:w w:val="115"/>
        </w:rPr>
        <w:t>box’</w:t>
      </w:r>
      <w:r>
        <w:rPr>
          <w:spacing w:val="-4"/>
          <w:w w:val="115"/>
        </w:rPr>
        <w:t xml:space="preserve"> </w:t>
      </w:r>
      <w:r>
        <w:rPr>
          <w:w w:val="115"/>
        </w:rPr>
        <w:t>nature</w:t>
      </w:r>
      <w:r>
        <w:rPr>
          <w:spacing w:val="-4"/>
          <w:w w:val="115"/>
        </w:rPr>
        <w:t xml:space="preserve"> </w:t>
      </w:r>
      <w:r>
        <w:rPr>
          <w:w w:val="115"/>
        </w:rPr>
        <w:t>of</w:t>
      </w:r>
      <w:r>
        <w:rPr>
          <w:spacing w:val="-4"/>
          <w:w w:val="115"/>
        </w:rPr>
        <w:t xml:space="preserve"> </w:t>
      </w:r>
      <w:r>
        <w:rPr>
          <w:w w:val="115"/>
        </w:rPr>
        <w:t>some</w:t>
      </w:r>
      <w:r>
        <w:rPr>
          <w:spacing w:val="-4"/>
          <w:w w:val="115"/>
        </w:rPr>
        <w:t xml:space="preserve"> </w:t>
      </w:r>
      <w:r>
        <w:rPr>
          <w:w w:val="115"/>
        </w:rPr>
        <w:t>AI</w:t>
      </w:r>
      <w:r>
        <w:rPr>
          <w:spacing w:val="-4"/>
          <w:w w:val="115"/>
        </w:rPr>
        <w:t xml:space="preserve"> </w:t>
      </w:r>
      <w:r>
        <w:rPr>
          <w:w w:val="115"/>
        </w:rPr>
        <w:t>algorithms</w:t>
      </w:r>
      <w:r>
        <w:rPr>
          <w:spacing w:val="-4"/>
          <w:w w:val="115"/>
        </w:rPr>
        <w:t xml:space="preserve"> </w:t>
      </w:r>
      <w:r>
        <w:rPr>
          <w:w w:val="115"/>
        </w:rPr>
        <w:t>that</w:t>
      </w:r>
      <w:r>
        <w:rPr>
          <w:spacing w:val="-4"/>
          <w:w w:val="115"/>
        </w:rPr>
        <w:t xml:space="preserve"> </w:t>
      </w:r>
      <w:r>
        <w:rPr>
          <w:w w:val="115"/>
        </w:rPr>
        <w:t>can</w:t>
      </w:r>
      <w:r>
        <w:rPr>
          <w:spacing w:val="-4"/>
          <w:w w:val="115"/>
        </w:rPr>
        <w:t xml:space="preserve"> </w:t>
      </w:r>
      <w:r>
        <w:rPr>
          <w:w w:val="115"/>
        </w:rPr>
        <w:t>make</w:t>
      </w:r>
      <w:r>
        <w:rPr>
          <w:spacing w:val="-4"/>
          <w:w w:val="115"/>
        </w:rPr>
        <w:t xml:space="preserve"> </w:t>
      </w:r>
      <w:r>
        <w:rPr>
          <w:w w:val="115"/>
        </w:rPr>
        <w:t>understanding</w:t>
      </w:r>
      <w:r>
        <w:rPr>
          <w:spacing w:val="-4"/>
          <w:w w:val="115"/>
        </w:rPr>
        <w:t xml:space="preserve"> </w:t>
      </w:r>
      <w:r>
        <w:rPr>
          <w:w w:val="115"/>
        </w:rPr>
        <w:t>and trust in AI decisions challenging.</w:t>
      </w:r>
    </w:p>
    <w:p>
      <w:pPr>
        <w:pStyle w:val="6"/>
        <w:spacing w:before="294" w:line="276" w:lineRule="auto"/>
        <w:ind w:left="920" w:right="1469"/>
        <w:rPr>
          <w:rFonts w:ascii="微软雅黑" w:hAnsi="微软雅黑" w:eastAsia="微软雅黑" w:cs="微软雅黑"/>
          <w:lang w:val="zh-CN" w:eastAsia="zh-CN"/>
        </w:rPr>
      </w:pPr>
      <w:r>
        <w:rPr>
          <w:rFonts w:hint="eastAsia" w:ascii="微软雅黑" w:hAnsi="微软雅黑" w:eastAsia="微软雅黑" w:cs="微软雅黑"/>
          <w:lang w:val="zh-CN" w:eastAsia="zh-CN"/>
        </w:rPr>
        <w:t>安全专家对</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在网络安全真实场景中的应用表达了各种担忧，这反映出</w:t>
      </w:r>
      <w:r>
        <w:rPr>
          <w:rFonts w:ascii="微软雅黑" w:hAnsi="微软雅黑" w:eastAsia="微软雅黑"/>
          <w:lang w:val="zh-CN" w:eastAsia="zh-CN"/>
        </w:rPr>
        <w:t xml:space="preserve"> </w:t>
      </w:r>
      <w:ins w:id="213" w:author="张家齐" w:date="2024-05-06T15:19:01Z">
        <w:r>
          <w:rPr>
            <w:rFonts w:hint="eastAsia" w:ascii="微软雅黑" w:hAnsi="微软雅黑" w:eastAsia="微软雅黑"/>
            <w:lang w:val="en-US" w:eastAsia="zh-CN"/>
          </w:rPr>
          <w:t>整合</w:t>
        </w:r>
      </w:ins>
      <w:r>
        <w:rPr>
          <w:rFonts w:ascii="微软雅黑" w:hAnsi="微软雅黑" w:eastAsia="微软雅黑"/>
          <w:lang w:val="zh-CN" w:eastAsia="zh-CN"/>
        </w:rPr>
        <w:t xml:space="preserve">AI </w:t>
      </w:r>
      <w:del w:id="214" w:author="张家齐" w:date="2024-05-06T15:18:54Z">
        <w:r>
          <w:rPr>
            <w:rFonts w:hint="eastAsia" w:ascii="微软雅黑" w:hAnsi="微软雅黑" w:eastAsia="微软雅黑" w:cs="微软雅黑"/>
            <w:lang w:val="zh-CN" w:eastAsia="zh-CN"/>
          </w:rPr>
          <w:delText>集成</w:delText>
        </w:r>
      </w:del>
      <w:r>
        <w:rPr>
          <w:rFonts w:hint="eastAsia" w:ascii="微软雅黑" w:hAnsi="微软雅黑" w:eastAsia="微软雅黑" w:cs="微软雅黑"/>
          <w:lang w:val="zh-CN" w:eastAsia="zh-CN"/>
        </w:rPr>
        <w:t>应用的复杂性和多</w:t>
      </w:r>
      <w:del w:id="215" w:author="张家齐" w:date="2024-05-06T15:18:47Z">
        <w:r>
          <w:rPr>
            <w:rFonts w:hint="default" w:ascii="微软雅黑" w:hAnsi="微软雅黑" w:eastAsia="微软雅黑" w:cs="微软雅黑"/>
            <w:lang w:val="en-US" w:eastAsia="zh-CN"/>
          </w:rPr>
          <w:delText>元</w:delText>
        </w:r>
      </w:del>
      <w:ins w:id="216" w:author="张家齐" w:date="2024-05-06T15:18:48Z">
        <w:r>
          <w:rPr>
            <w:rFonts w:hint="eastAsia" w:ascii="微软雅黑" w:hAnsi="微软雅黑" w:eastAsia="微软雅黑" w:cs="微软雅黑"/>
            <w:lang w:val="en-US" w:eastAsia="zh-CN"/>
          </w:rPr>
          <w:t>面</w:t>
        </w:r>
      </w:ins>
      <w:r>
        <w:rPr>
          <w:rFonts w:hint="eastAsia" w:ascii="微软雅黑" w:hAnsi="微软雅黑" w:eastAsia="微软雅黑" w:cs="微软雅黑"/>
          <w:lang w:val="zh-CN" w:eastAsia="zh-CN"/>
        </w:rPr>
        <w:t>性。最主要的忧虑是数据质量，</w:t>
      </w:r>
      <w:r>
        <w:rPr>
          <w:rFonts w:ascii="微软雅黑" w:hAnsi="微软雅黑" w:eastAsia="微软雅黑"/>
          <w:lang w:val="zh-CN" w:eastAsia="zh-CN"/>
        </w:rPr>
        <w:t xml:space="preserve">38% </w:t>
      </w:r>
      <w:r>
        <w:rPr>
          <w:rFonts w:hint="eastAsia" w:ascii="微软雅黑" w:hAnsi="微软雅黑" w:eastAsia="微软雅黑" w:cs="微软雅黑"/>
          <w:lang w:val="zh-CN" w:eastAsia="zh-CN"/>
        </w:rPr>
        <w:t>的人提到了</w:t>
      </w:r>
      <w:del w:id="217" w:author="张家齐" w:date="2024-05-06T15:19:34Z">
        <w:r>
          <w:rPr>
            <w:rFonts w:hint="eastAsia" w:ascii="微软雅黑" w:hAnsi="微软雅黑" w:eastAsia="微软雅黑" w:cs="微软雅黑"/>
            <w:lang w:val="zh-CN" w:eastAsia="zh-CN"/>
          </w:rPr>
          <w:delText>非</w:delText>
        </w:r>
      </w:del>
      <w:r>
        <w:rPr>
          <w:rFonts w:hint="eastAsia" w:ascii="微软雅黑" w:hAnsi="微软雅黑" w:eastAsia="微软雅黑" w:cs="微软雅黑"/>
          <w:lang w:val="zh-CN" w:eastAsia="zh-CN"/>
        </w:rPr>
        <w:t>预期</w:t>
      </w:r>
      <w:ins w:id="218" w:author="张家齐" w:date="2024-05-06T15:19:42Z">
        <w:r>
          <w:rPr>
            <w:rFonts w:hint="eastAsia" w:ascii="微软雅黑" w:hAnsi="微软雅黑" w:eastAsia="微软雅黑" w:cs="微软雅黑"/>
            <w:lang w:val="en-US" w:eastAsia="zh-CN"/>
          </w:rPr>
          <w:t>外</w:t>
        </w:r>
      </w:ins>
      <w:r>
        <w:rPr>
          <w:rFonts w:hint="eastAsia" w:ascii="微软雅黑" w:hAnsi="微软雅黑" w:eastAsia="微软雅黑" w:cs="微软雅黑"/>
          <w:lang w:val="zh-CN" w:eastAsia="zh-CN"/>
        </w:rPr>
        <w:t>偏见的风险，这与对准确性的担忧（</w:t>
      </w:r>
      <w:r>
        <w:rPr>
          <w:rFonts w:ascii="微软雅黑" w:hAnsi="微软雅黑" w:eastAsia="微软雅黑"/>
          <w:lang w:val="zh-CN" w:eastAsia="zh-CN"/>
        </w:rPr>
        <w:t xml:space="preserve">24% </w:t>
      </w:r>
      <w:r>
        <w:rPr>
          <w:rFonts w:hint="eastAsia" w:ascii="微软雅黑" w:hAnsi="微软雅黑" w:eastAsia="微软雅黑" w:cs="微软雅黑"/>
          <w:lang w:val="zh-CN" w:eastAsia="zh-CN"/>
        </w:rPr>
        <w:t>的人提及）密切相关。</w:t>
      </w:r>
      <w:ins w:id="219" w:author="张家齐" w:date="2024-05-06T15:20:38Z">
        <w:r>
          <w:rPr>
            <w:rFonts w:hint="eastAsia" w:ascii="微软雅黑" w:hAnsi="微软雅黑" w:eastAsia="微软雅黑" w:cs="微软雅黑"/>
            <w:lang w:val="zh-CN" w:eastAsia="zh-CN"/>
          </w:rPr>
          <w:t>这一点非常关键</w:t>
        </w:r>
      </w:ins>
      <w:ins w:id="220" w:author="张家齐" w:date="2024-05-06T15:20:39Z">
        <w:r>
          <w:rPr>
            <w:rFonts w:hint="eastAsia" w:ascii="微软雅黑" w:hAnsi="微软雅黑" w:eastAsia="微软雅黑" w:cs="微软雅黑"/>
            <w:lang w:val="zh-CN" w:eastAsia="zh-CN"/>
          </w:rPr>
          <w:t>，</w:t>
        </w:r>
      </w:ins>
      <w:r>
        <w:rPr>
          <w:rFonts w:hint="eastAsia" w:ascii="微软雅黑" w:hAnsi="微软雅黑" w:eastAsia="微软雅黑" w:cs="微软雅黑"/>
          <w:lang w:val="zh-CN" w:eastAsia="zh-CN"/>
        </w:rPr>
        <w:t>因为</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常被视为客观工具，</w:t>
      </w:r>
      <w:del w:id="221" w:author="张家齐" w:date="2024-05-06T15:20:36Z">
        <w:r>
          <w:rPr>
            <w:rFonts w:hint="eastAsia" w:ascii="微软雅黑" w:hAnsi="微软雅黑" w:eastAsia="微软雅黑" w:cs="微软雅黑"/>
            <w:lang w:val="zh-CN" w:eastAsia="zh-CN"/>
          </w:rPr>
          <w:delText>所以这一点非常关</w:delText>
        </w:r>
      </w:del>
      <w:ins w:id="222" w:author="张家齐" w:date="2024-05-06T15:20:43Z">
        <w:r>
          <w:rPr>
            <w:rFonts w:hint="eastAsia" w:ascii="微软雅黑" w:hAnsi="微软雅黑" w:eastAsia="微软雅黑" w:cs="微软雅黑"/>
            <w:lang w:val="en-US" w:eastAsia="zh-CN"/>
          </w:rPr>
          <w:t>而</w:t>
        </w:r>
      </w:ins>
      <w:del w:id="223" w:author="张家齐" w:date="2024-05-06T15:20:36Z">
        <w:r>
          <w:rPr>
            <w:rFonts w:hint="eastAsia" w:ascii="微软雅黑" w:hAnsi="微软雅黑" w:eastAsia="微软雅黑" w:cs="微软雅黑"/>
            <w:lang w:val="zh-CN" w:eastAsia="zh-CN"/>
          </w:rPr>
          <w:delText>键</w:delText>
        </w:r>
      </w:del>
      <w:del w:id="224" w:author="张家齐" w:date="2024-05-06T15:20:41Z">
        <w:r>
          <w:rPr>
            <w:rFonts w:hint="eastAsia" w:ascii="微软雅黑" w:hAnsi="微软雅黑" w:eastAsia="微软雅黑" w:cs="微软雅黑"/>
            <w:lang w:val="zh-CN" w:eastAsia="zh-CN"/>
          </w:rPr>
          <w:delText>；</w:delText>
        </w:r>
      </w:del>
      <w:r>
        <w:rPr>
          <w:rFonts w:hint="eastAsia" w:ascii="微软雅黑" w:hAnsi="微软雅黑" w:eastAsia="微软雅黑" w:cs="微软雅黑"/>
          <w:lang w:val="zh-CN" w:eastAsia="zh-CN"/>
        </w:rPr>
        <w:t>输入到</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系统的数据质量和完整性直接影响到输出的准确性和可靠性。同样地，</w:t>
      </w:r>
      <w:r>
        <w:rPr>
          <w:rFonts w:ascii="微软雅黑" w:hAnsi="微软雅黑" w:eastAsia="微软雅黑"/>
          <w:lang w:val="zh-CN" w:eastAsia="zh-CN"/>
        </w:rPr>
        <w:t xml:space="preserve">36% </w:t>
      </w:r>
      <w:r>
        <w:rPr>
          <w:rFonts w:hint="eastAsia" w:ascii="微软雅黑" w:hAnsi="微软雅黑" w:eastAsia="微软雅黑" w:cs="微软雅黑"/>
          <w:lang w:val="zh-CN" w:eastAsia="zh-CN"/>
        </w:rPr>
        <w:t>的人对</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系统的不透明性表示担心，他们强调了某些</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算法的</w:t>
      </w:r>
      <w:r>
        <w:rPr>
          <w:rFonts w:hint="eastAsia" w:ascii="微软雅黑" w:hAnsi="微软雅黑" w:eastAsia="微软雅黑"/>
          <w:lang w:val="zh-CN" w:eastAsia="zh-CN"/>
        </w:rPr>
        <w:t>“</w:t>
      </w:r>
      <w:r>
        <w:rPr>
          <w:rFonts w:hint="eastAsia" w:ascii="微软雅黑" w:hAnsi="微软雅黑" w:eastAsia="微软雅黑" w:cs="微软雅黑"/>
          <w:lang w:val="zh-CN" w:eastAsia="zh-CN"/>
        </w:rPr>
        <w:t>黑盒</w:t>
      </w:r>
      <w:r>
        <w:rPr>
          <w:rFonts w:hint="eastAsia" w:ascii="微软雅黑" w:hAnsi="微软雅黑" w:eastAsia="微软雅黑"/>
          <w:lang w:val="zh-CN" w:eastAsia="zh-CN"/>
        </w:rPr>
        <w:t>”</w:t>
      </w:r>
      <w:r>
        <w:rPr>
          <w:rFonts w:hint="eastAsia" w:ascii="微软雅黑" w:hAnsi="微软雅黑" w:eastAsia="微软雅黑" w:cs="微软雅黑"/>
          <w:lang w:val="zh-CN" w:eastAsia="zh-CN"/>
        </w:rPr>
        <w:t>特性，这使得理解和信任</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所做的决策变得更加困难。</w:t>
      </w:r>
    </w:p>
    <w:p>
      <w:pPr>
        <w:pStyle w:val="6"/>
        <w:spacing w:before="294" w:line="276" w:lineRule="auto"/>
        <w:ind w:left="920" w:right="1469"/>
        <w:rPr>
          <w:rFonts w:ascii="微软雅黑" w:hAnsi="微软雅黑" w:eastAsia="微软雅黑"/>
          <w:lang w:val="zh-CN" w:eastAsia="zh-CN"/>
        </w:rPr>
      </w:pPr>
    </w:p>
    <w:p>
      <w:pPr>
        <w:pStyle w:val="6"/>
        <w:spacing w:before="5"/>
        <w:rPr>
          <w:sz w:val="22"/>
          <w:lang w:eastAsia="zh-CN"/>
        </w:rPr>
      </w:pPr>
    </w:p>
    <w:p>
      <w:pPr>
        <w:pStyle w:val="6"/>
        <w:spacing w:line="276" w:lineRule="auto"/>
        <w:ind w:left="919" w:right="1507"/>
        <w:rPr>
          <w:w w:val="115"/>
          <w:lang w:eastAsia="zh-CN"/>
        </w:rPr>
      </w:pPr>
      <w:r>
        <w:rPr>
          <w:w w:val="115"/>
        </w:rPr>
        <w:t xml:space="preserve">Other notable concerns include skills and expertise for managing AI, mentioned by 33% of professionals, indicating an awareness of the need for specialized knowledge to effectively integrate and oversee AI technologies. </w:t>
      </w:r>
      <w:r>
        <w:fldChar w:fldCharType="begin"/>
      </w:r>
      <w:r>
        <w:instrText xml:space="preserve"> HYPERLINK "https://spectrum.ieee.org/ai-cybersecurity-data-poisoning" \h </w:instrText>
      </w:r>
      <w:r>
        <w:fldChar w:fldCharType="separate"/>
      </w:r>
      <w:r>
        <w:rPr>
          <w:color w:val="00549F"/>
          <w:w w:val="115"/>
          <w:u w:val="single" w:color="00549F"/>
        </w:rPr>
        <w:t>Data poisoning</w:t>
      </w:r>
      <w:r>
        <w:rPr>
          <w:color w:val="00549F"/>
          <w:w w:val="115"/>
        </w:rPr>
        <w:t xml:space="preserve"> </w:t>
      </w:r>
      <w:r>
        <w:rPr>
          <w:color w:val="00549F"/>
          <w:w w:val="115"/>
        </w:rPr>
        <w:fldChar w:fldCharType="end"/>
      </w:r>
      <w:r>
        <w:rPr>
          <w:w w:val="115"/>
        </w:rPr>
        <w:t xml:space="preserve">and </w:t>
      </w:r>
      <w:r>
        <w:fldChar w:fldCharType="begin"/>
      </w:r>
      <w:r>
        <w:instrText xml:space="preserve"> HYPERLINK "https://www.ibm.com/topics/ai-hallucinations" \h </w:instrText>
      </w:r>
      <w:r>
        <w:fldChar w:fldCharType="separate"/>
      </w:r>
      <w:r>
        <w:rPr>
          <w:color w:val="00549F"/>
          <w:w w:val="115"/>
          <w:u w:val="single" w:color="00549F"/>
        </w:rPr>
        <w:t>hallucinations</w:t>
      </w:r>
      <w:r>
        <w:rPr>
          <w:color w:val="00549F"/>
          <w:w w:val="115"/>
          <w:u w:val="single" w:color="00549F"/>
        </w:rPr>
        <w:fldChar w:fldCharType="end"/>
      </w:r>
      <w:r>
        <w:rPr>
          <w:w w:val="115"/>
        </w:rPr>
        <w:t>, concerns for 28% and 25% respectively, are closely related issues, along with data leakage or loss, and privacy concerns, each noted by 25% of respondents. These issues are relatively less understood but nonetheless acknowledged as potential risks that could emerge with more extensive AI usage. The broad range of concerns suggests that security professionals are cautiously considering all possible implications of AI, recognizing that the technology’s rapid evolution means that today’s secondary concerns could become tomorrow’s primary challenges.</w:t>
      </w:r>
    </w:p>
    <w:p>
      <w:pPr>
        <w:pStyle w:val="6"/>
        <w:spacing w:line="276" w:lineRule="auto"/>
        <w:ind w:left="919" w:right="1507"/>
        <w:rPr>
          <w:rFonts w:ascii="微软雅黑" w:hAnsi="微软雅黑" w:eastAsia="微软雅黑"/>
          <w:lang w:eastAsia="zh-CN"/>
        </w:rPr>
      </w:pPr>
    </w:p>
    <w:p>
      <w:pPr>
        <w:pStyle w:val="6"/>
        <w:spacing w:line="276" w:lineRule="auto"/>
        <w:ind w:left="919" w:right="1507"/>
        <w:rPr>
          <w:rFonts w:ascii="微软雅黑" w:hAnsi="微软雅黑" w:eastAsia="微软雅黑" w:cs="微软雅黑"/>
          <w:lang w:val="zh-CN" w:eastAsia="zh-CN"/>
        </w:rPr>
      </w:pPr>
      <w:r>
        <w:rPr>
          <w:rFonts w:hint="eastAsia" w:ascii="微软雅黑" w:hAnsi="微软雅黑" w:eastAsia="微软雅黑" w:cs="微软雅黑"/>
          <w:lang w:val="zh-CN" w:eastAsia="zh-CN"/>
        </w:rPr>
        <w:t>其他显著的担忧还包括管理</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所需的技能和专业知识（有</w:t>
      </w:r>
      <w:r>
        <w:rPr>
          <w:rFonts w:ascii="微软雅黑" w:hAnsi="微软雅黑" w:eastAsia="微软雅黑"/>
          <w:lang w:val="zh-CN" w:eastAsia="zh-CN"/>
        </w:rPr>
        <w:t xml:space="preserve"> 33% </w:t>
      </w:r>
      <w:r>
        <w:rPr>
          <w:rFonts w:hint="eastAsia" w:ascii="微软雅黑" w:hAnsi="微软雅黑" w:eastAsia="微软雅黑" w:cs="微软雅黑"/>
          <w:lang w:val="zh-CN" w:eastAsia="zh-CN"/>
        </w:rPr>
        <w:t>的专业人士提到这一点），这显示出他们意识到需要专业的知识来有效地整合和监管</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技术。此外，分别有</w:t>
      </w:r>
      <w:r>
        <w:rPr>
          <w:rFonts w:ascii="微软雅黑" w:hAnsi="微软雅黑" w:eastAsia="微软雅黑"/>
          <w:lang w:val="zh-CN" w:eastAsia="zh-CN"/>
        </w:rPr>
        <w:t xml:space="preserve"> 28% </w:t>
      </w:r>
      <w:r>
        <w:rPr>
          <w:rFonts w:hint="eastAsia" w:ascii="微软雅黑" w:hAnsi="微软雅黑" w:eastAsia="微软雅黑" w:cs="微软雅黑"/>
          <w:lang w:val="zh-CN" w:eastAsia="zh-CN"/>
        </w:rPr>
        <w:t>和</w:t>
      </w:r>
      <w:r>
        <w:rPr>
          <w:rFonts w:ascii="微软雅黑" w:hAnsi="微软雅黑" w:eastAsia="微软雅黑"/>
          <w:lang w:val="zh-CN" w:eastAsia="zh-CN"/>
        </w:rPr>
        <w:t xml:space="preserve"> 25% </w:t>
      </w:r>
      <w:r>
        <w:rPr>
          <w:rFonts w:hint="eastAsia" w:ascii="微软雅黑" w:hAnsi="微软雅黑" w:eastAsia="微软雅黑" w:cs="微软雅黑"/>
          <w:lang w:val="zh-CN" w:eastAsia="zh-CN"/>
        </w:rPr>
        <w:t xml:space="preserve">的人关注 </w:t>
      </w:r>
      <w:r>
        <w:fldChar w:fldCharType="begin"/>
      </w:r>
      <w:r>
        <w:instrText xml:space="preserve"> HYPERLINK "https://spectrum.ieee.org/ai-cybersecurity-data-poisoning" \h </w:instrText>
      </w:r>
      <w:r>
        <w:fldChar w:fldCharType="separate"/>
      </w:r>
      <w:r>
        <w:rPr>
          <w:rFonts w:hint="eastAsia" w:ascii="微软雅黑" w:hAnsi="微软雅黑" w:eastAsia="微软雅黑" w:cs="微软雅黑"/>
          <w:color w:val="00549F"/>
          <w:u w:val="single" w:color="00549F"/>
          <w:lang w:eastAsia="zh-CN"/>
        </w:rPr>
        <w:t>数据污染</w:t>
      </w:r>
      <w:r>
        <w:rPr>
          <w:rFonts w:ascii="微软雅黑" w:hAnsi="微软雅黑" w:eastAsia="微软雅黑"/>
          <w:color w:val="00549F"/>
          <w:lang w:eastAsia="zh-CN"/>
        </w:rPr>
        <w:t xml:space="preserve"> </w:t>
      </w:r>
      <w:r>
        <w:rPr>
          <w:rFonts w:ascii="微软雅黑" w:hAnsi="微软雅黑" w:eastAsia="微软雅黑"/>
          <w:color w:val="00549F"/>
          <w:lang w:eastAsia="zh-CN"/>
        </w:rPr>
        <w:fldChar w:fldCharType="end"/>
      </w:r>
      <w:r>
        <w:rPr>
          <w:rFonts w:hint="eastAsia" w:ascii="微软雅黑" w:hAnsi="微软雅黑" w:eastAsia="微软雅黑" w:cs="微软雅黑"/>
          <w:color w:val="000000" w:themeColor="text1"/>
          <w:lang w:eastAsia="zh-CN"/>
          <w14:textFill>
            <w14:solidFill>
              <w14:schemeClr w14:val="tx1"/>
            </w14:solidFill>
          </w14:textFill>
        </w:rPr>
        <w:t xml:space="preserve">和 </w:t>
      </w:r>
      <w:r>
        <w:rPr>
          <w:rFonts w:hint="eastAsia" w:ascii="微软雅黑" w:hAnsi="微软雅黑" w:eastAsia="微软雅黑" w:cs="微软雅黑"/>
          <w:color w:val="00549F"/>
          <w:u w:val="single" w:color="00549F"/>
          <w:lang w:eastAsia="zh-CN"/>
        </w:rPr>
        <w:t>幻觉</w:t>
      </w:r>
      <w:r>
        <w:rPr>
          <w:rFonts w:hint="eastAsia" w:ascii="微软雅黑" w:hAnsi="微软雅黑" w:eastAsia="微软雅黑" w:cs="微软雅黑"/>
          <w:lang w:val="zh-CN" w:eastAsia="zh-CN"/>
        </w:rPr>
        <w:t xml:space="preserve"> ，这与数据泄露或丢失及隐私问题（各有</w:t>
      </w:r>
      <w:r>
        <w:rPr>
          <w:rFonts w:ascii="微软雅黑" w:hAnsi="微软雅黑" w:eastAsia="微软雅黑"/>
          <w:lang w:val="zh-CN" w:eastAsia="zh-CN"/>
        </w:rPr>
        <w:t xml:space="preserve"> 25% </w:t>
      </w:r>
      <w:r>
        <w:rPr>
          <w:rFonts w:hint="eastAsia" w:ascii="微软雅黑" w:hAnsi="微软雅黑" w:eastAsia="微软雅黑" w:cs="微软雅黑"/>
          <w:lang w:val="zh-CN" w:eastAsia="zh-CN"/>
        </w:rPr>
        <w:t>的提及）密切相关。这些问题虽然</w:t>
      </w:r>
      <w:ins w:id="225" w:author="张家齐" w:date="2024-05-06T15:23:35Z">
        <w:r>
          <w:rPr>
            <w:rFonts w:hint="eastAsia" w:ascii="微软雅黑" w:hAnsi="微软雅黑" w:eastAsia="微软雅黑" w:cs="微软雅黑"/>
            <w:lang w:val="en-US" w:eastAsia="zh-CN"/>
          </w:rPr>
          <w:t>相对</w:t>
        </w:r>
      </w:ins>
      <w:ins w:id="226" w:author="张家齐" w:date="2024-05-06T15:23:36Z">
        <w:r>
          <w:rPr>
            <w:rFonts w:hint="eastAsia" w:ascii="微软雅黑" w:hAnsi="微软雅黑" w:eastAsia="微软雅黑" w:cs="微软雅黑"/>
            <w:lang w:val="en-US" w:eastAsia="zh-CN"/>
          </w:rPr>
          <w:t>而言</w:t>
        </w:r>
      </w:ins>
      <w:del w:id="227" w:author="张家齐" w:date="2024-05-06T15:23:24Z">
        <w:r>
          <w:rPr>
            <w:rFonts w:hint="default" w:ascii="微软雅黑" w:hAnsi="微软雅黑" w:eastAsia="微软雅黑" w:cs="微软雅黑"/>
            <w:lang w:val="en-US" w:eastAsia="zh-CN"/>
          </w:rPr>
          <w:delText>相对较少为人所知</w:delText>
        </w:r>
      </w:del>
      <w:ins w:id="228" w:author="张家齐" w:date="2024-05-06T15:23:25Z">
        <w:r>
          <w:rPr>
            <w:rFonts w:hint="eastAsia" w:ascii="微软雅黑" w:hAnsi="微软雅黑" w:eastAsia="微软雅黑" w:cs="微软雅黑"/>
            <w:lang w:val="en-US" w:eastAsia="zh-CN"/>
          </w:rPr>
          <w:t>更</w:t>
        </w:r>
      </w:ins>
      <w:ins w:id="229" w:author="张家齐" w:date="2024-05-06T15:23:26Z">
        <w:r>
          <w:rPr>
            <w:rFonts w:hint="eastAsia" w:ascii="微软雅黑" w:hAnsi="微软雅黑" w:eastAsia="微软雅黑" w:cs="微软雅黑"/>
            <w:lang w:val="en-US" w:eastAsia="zh-CN"/>
          </w:rPr>
          <w:t>不易</w:t>
        </w:r>
      </w:ins>
      <w:ins w:id="230" w:author="张家齐" w:date="2024-05-06T15:23:27Z">
        <w:r>
          <w:rPr>
            <w:rFonts w:hint="eastAsia" w:ascii="微软雅黑" w:hAnsi="微软雅黑" w:eastAsia="微软雅黑" w:cs="微软雅黑"/>
            <w:lang w:val="en-US" w:eastAsia="zh-CN"/>
          </w:rPr>
          <w:t>被</w:t>
        </w:r>
      </w:ins>
      <w:ins w:id="231" w:author="张家齐" w:date="2024-05-06T15:23:28Z">
        <w:r>
          <w:rPr>
            <w:rFonts w:hint="eastAsia" w:ascii="微软雅黑" w:hAnsi="微软雅黑" w:eastAsia="微软雅黑" w:cs="微软雅黑"/>
            <w:lang w:val="en-US" w:eastAsia="zh-CN"/>
          </w:rPr>
          <w:t>理解</w:t>
        </w:r>
      </w:ins>
      <w:r>
        <w:rPr>
          <w:rFonts w:hint="eastAsia" w:ascii="微软雅黑" w:hAnsi="微软雅黑" w:eastAsia="微软雅黑" w:cs="微软雅黑"/>
          <w:lang w:val="zh-CN" w:eastAsia="zh-CN"/>
        </w:rPr>
        <w:t>，但仍被认</w:t>
      </w:r>
      <w:del w:id="232" w:author="张家齐" w:date="2024-05-06T15:23:04Z">
        <w:r>
          <w:rPr>
            <w:rFonts w:hint="default" w:ascii="微软雅黑" w:hAnsi="微软雅黑" w:eastAsia="微软雅黑" w:cs="微软雅黑"/>
            <w:lang w:val="en-US" w:eastAsia="zh-CN"/>
          </w:rPr>
          <w:delText>识到</w:delText>
        </w:r>
      </w:del>
      <w:ins w:id="233" w:author="张家齐" w:date="2024-05-06T15:23:05Z">
        <w:r>
          <w:rPr>
            <w:rFonts w:hint="eastAsia" w:ascii="微软雅黑" w:hAnsi="微软雅黑" w:eastAsia="微软雅黑" w:cs="微软雅黑"/>
            <w:lang w:val="en-US" w:eastAsia="zh-CN"/>
          </w:rPr>
          <w:t>为</w:t>
        </w:r>
      </w:ins>
      <w:r>
        <w:rPr>
          <w:rFonts w:hint="eastAsia" w:ascii="微软雅黑" w:hAnsi="微软雅黑" w:eastAsia="微软雅黑" w:cs="微软雅黑"/>
          <w:lang w:val="zh-CN" w:eastAsia="zh-CN"/>
        </w:rPr>
        <w:t>是随着</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更广泛使用而可能出现的潜在风险。</w:t>
      </w:r>
      <w:ins w:id="234" w:author="张家齐" w:date="2024-05-06T15:24:08Z">
        <w:r>
          <w:rPr>
            <w:rFonts w:hint="eastAsia" w:ascii="微软雅黑" w:hAnsi="微软雅黑" w:eastAsia="微软雅黑" w:cs="微软雅黑"/>
            <w:lang w:val="en-US" w:eastAsia="zh-CN"/>
          </w:rPr>
          <w:t>如此</w:t>
        </w:r>
      </w:ins>
      <w:ins w:id="235" w:author="张家齐" w:date="2024-05-06T15:24:32Z">
        <w:r>
          <w:rPr>
            <w:rFonts w:hint="eastAsia" w:ascii="微软雅黑" w:hAnsi="微软雅黑" w:eastAsia="微软雅黑" w:cs="微软雅黑"/>
            <w:lang w:val="en-US" w:eastAsia="zh-CN"/>
          </w:rPr>
          <w:t>广泛</w:t>
        </w:r>
      </w:ins>
      <w:ins w:id="236" w:author="张家齐" w:date="2024-05-06T15:24:33Z">
        <w:r>
          <w:rPr>
            <w:rFonts w:hint="eastAsia" w:ascii="微软雅黑" w:hAnsi="微软雅黑" w:eastAsia="微软雅黑" w:cs="微软雅黑"/>
            <w:lang w:val="en-US" w:eastAsia="zh-CN"/>
          </w:rPr>
          <w:t>的</w:t>
        </w:r>
      </w:ins>
      <w:ins w:id="237" w:author="张家齐" w:date="2024-05-06T15:24:36Z">
        <w:r>
          <w:rPr>
            <w:rFonts w:hint="eastAsia" w:ascii="微软雅黑" w:hAnsi="微软雅黑" w:eastAsia="微软雅黑" w:cs="微软雅黑"/>
            <w:lang w:val="en-US" w:eastAsia="zh-CN"/>
          </w:rPr>
          <w:t>担</w:t>
        </w:r>
      </w:ins>
      <w:del w:id="238" w:author="张家齐" w:date="2024-05-06T15:23:54Z">
        <w:r>
          <w:rPr>
            <w:rFonts w:hint="eastAsia" w:ascii="微软雅黑" w:hAnsi="微软雅黑" w:eastAsia="微软雅黑" w:cs="微软雅黑"/>
            <w:lang w:val="zh-CN" w:eastAsia="zh-CN"/>
          </w:rPr>
          <w:delText>种</w:delText>
        </w:r>
      </w:del>
      <w:del w:id="239" w:author="张家齐" w:date="2024-05-06T15:23:52Z">
        <w:r>
          <w:rPr>
            <w:rFonts w:hint="eastAsia" w:ascii="微软雅黑" w:hAnsi="微软雅黑" w:eastAsia="微软雅黑" w:cs="微软雅黑"/>
            <w:lang w:val="zh-CN" w:eastAsia="zh-CN"/>
          </w:rPr>
          <w:delText>种</w:delText>
        </w:r>
      </w:del>
      <w:del w:id="240" w:author="张家齐" w:date="2024-05-06T15:23:51Z">
        <w:r>
          <w:rPr>
            <w:rFonts w:hint="eastAsia" w:ascii="微软雅黑" w:hAnsi="微软雅黑" w:eastAsia="微软雅黑" w:cs="微软雅黑"/>
            <w:lang w:val="zh-CN" w:eastAsia="zh-CN"/>
          </w:rPr>
          <w:delText>担</w:delText>
        </w:r>
      </w:del>
      <w:r>
        <w:rPr>
          <w:rFonts w:hint="eastAsia" w:ascii="微软雅黑" w:hAnsi="微软雅黑" w:eastAsia="微软雅黑" w:cs="微软雅黑"/>
          <w:lang w:val="zh-CN" w:eastAsia="zh-CN"/>
        </w:rPr>
        <w:t>忧表明，安全专业人员在谨慎考虑</w:t>
      </w:r>
      <w:r>
        <w:rPr>
          <w:rFonts w:ascii="微软雅黑" w:hAnsi="微软雅黑" w:eastAsia="微软雅黑" w:cs="微软雅黑"/>
          <w:lang w:val="zh-CN" w:eastAsia="zh-CN"/>
        </w:rPr>
        <w:t xml:space="preserve"> AI </w:t>
      </w:r>
      <w:r>
        <w:rPr>
          <w:rFonts w:hint="eastAsia" w:ascii="微软雅黑" w:hAnsi="微软雅黑" w:eastAsia="微软雅黑" w:cs="微软雅黑"/>
          <w:lang w:val="zh-CN" w:eastAsia="zh-CN"/>
        </w:rPr>
        <w:t>的所有可能影响，他们认识到技术的快速演进意味着当前的次要问题可能变成未来的主要挑战。</w:t>
      </w:r>
    </w:p>
    <w:p>
      <w:pPr>
        <w:pStyle w:val="6"/>
        <w:spacing w:line="276" w:lineRule="auto"/>
        <w:ind w:left="919" w:right="1507"/>
        <w:rPr>
          <w:rFonts w:ascii="微软雅黑" w:hAnsi="微软雅黑" w:eastAsia="微软雅黑"/>
          <w:lang w:val="zh-CN" w:eastAsia="zh-CN"/>
        </w:rPr>
      </w:pPr>
    </w:p>
    <w:p>
      <w:pPr>
        <w:pStyle w:val="6"/>
        <w:spacing w:before="9"/>
        <w:rPr>
          <w:sz w:val="24"/>
          <w:lang w:eastAsia="zh-CN"/>
        </w:rPr>
      </w:pPr>
      <w:r>
        <mc:AlternateContent>
          <mc:Choice Requires="wps">
            <w:drawing>
              <wp:anchor distT="0" distB="0" distL="0" distR="0" simplePos="0" relativeHeight="251979776" behindDoc="1" locked="0" layoutInCell="1" allowOverlap="1">
                <wp:simplePos x="0" y="0"/>
                <wp:positionH relativeFrom="page">
                  <wp:posOffset>1911350</wp:posOffset>
                </wp:positionH>
                <wp:positionV relativeFrom="paragraph">
                  <wp:posOffset>207645</wp:posOffset>
                </wp:positionV>
                <wp:extent cx="3887470" cy="236855"/>
                <wp:effectExtent l="0" t="0" r="11430" b="4445"/>
                <wp:wrapTopAndBottom/>
                <wp:docPr id="757" name="docshape264"/>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70"/>
                              <w:ind w:left="237"/>
                              <w:rPr>
                                <w:rFonts w:ascii="Verdana"/>
                                <w:i/>
                                <w:color w:val="000000"/>
                                <w:sz w:val="17"/>
                              </w:rPr>
                            </w:pPr>
                            <w:r>
                              <w:rPr>
                                <w:rFonts w:ascii="Verdana"/>
                                <w:i/>
                                <w:color w:val="454C5B"/>
                                <w:w w:val="90"/>
                                <w:sz w:val="17"/>
                              </w:rPr>
                              <w:t>What</w:t>
                            </w:r>
                            <w:r>
                              <w:rPr>
                                <w:rFonts w:ascii="Verdana"/>
                                <w:i/>
                                <w:color w:val="454C5B"/>
                                <w:spacing w:val="-5"/>
                                <w:w w:val="90"/>
                                <w:sz w:val="17"/>
                              </w:rPr>
                              <w:t xml:space="preserve"> </w:t>
                            </w:r>
                            <w:r>
                              <w:rPr>
                                <w:rFonts w:ascii="Verdana"/>
                                <w:i/>
                                <w:color w:val="454C5B"/>
                                <w:w w:val="90"/>
                                <w:sz w:val="17"/>
                              </w:rPr>
                              <w:t>are</w:t>
                            </w:r>
                            <w:r>
                              <w:rPr>
                                <w:rFonts w:ascii="Verdana"/>
                                <w:i/>
                                <w:color w:val="454C5B"/>
                                <w:spacing w:val="-5"/>
                                <w:w w:val="90"/>
                                <w:sz w:val="17"/>
                              </w:rPr>
                              <w:t xml:space="preserve"> </w:t>
                            </w:r>
                            <w:r>
                              <w:rPr>
                                <w:rFonts w:ascii="Verdana"/>
                                <w:i/>
                                <w:color w:val="454C5B"/>
                                <w:w w:val="90"/>
                                <w:sz w:val="17"/>
                              </w:rPr>
                              <w:t>your</w:t>
                            </w:r>
                            <w:r>
                              <w:rPr>
                                <w:rFonts w:ascii="Verdana"/>
                                <w:i/>
                                <w:color w:val="454C5B"/>
                                <w:spacing w:val="-5"/>
                                <w:w w:val="90"/>
                                <w:sz w:val="17"/>
                              </w:rPr>
                              <w:t xml:space="preserve"> </w:t>
                            </w:r>
                            <w:r>
                              <w:rPr>
                                <w:rFonts w:ascii="Verdana"/>
                                <w:i/>
                                <w:color w:val="454C5B"/>
                                <w:w w:val="90"/>
                                <w:sz w:val="17"/>
                              </w:rPr>
                              <w:t>biggest</w:t>
                            </w:r>
                            <w:r>
                              <w:rPr>
                                <w:rFonts w:ascii="Verdana"/>
                                <w:i/>
                                <w:color w:val="454C5B"/>
                                <w:spacing w:val="-5"/>
                                <w:w w:val="90"/>
                                <w:sz w:val="17"/>
                              </w:rPr>
                              <w:t xml:space="preserve"> </w:t>
                            </w:r>
                            <w:r>
                              <w:rPr>
                                <w:rFonts w:ascii="Verdana"/>
                                <w:i/>
                                <w:color w:val="454C5B"/>
                                <w:w w:val="90"/>
                                <w:sz w:val="17"/>
                              </w:rPr>
                              <w:t>concerns</w:t>
                            </w:r>
                            <w:r>
                              <w:rPr>
                                <w:rFonts w:ascii="Verdana"/>
                                <w:i/>
                                <w:color w:val="454C5B"/>
                                <w:spacing w:val="-5"/>
                                <w:w w:val="90"/>
                                <w:sz w:val="17"/>
                              </w:rPr>
                              <w:t xml:space="preserve"> </w:t>
                            </w:r>
                            <w:r>
                              <w:rPr>
                                <w:rFonts w:ascii="Verdana"/>
                                <w:i/>
                                <w:color w:val="454C5B"/>
                                <w:w w:val="90"/>
                                <w:sz w:val="17"/>
                              </w:rPr>
                              <w:t>regarding</w:t>
                            </w:r>
                            <w:r>
                              <w:rPr>
                                <w:rFonts w:ascii="Verdana"/>
                                <w:i/>
                                <w:color w:val="454C5B"/>
                                <w:spacing w:val="-4"/>
                                <w:w w:val="90"/>
                                <w:sz w:val="17"/>
                              </w:rPr>
                              <w:t xml:space="preserve"> </w:t>
                            </w:r>
                            <w:r>
                              <w:rPr>
                                <w:rFonts w:ascii="Verdana"/>
                                <w:i/>
                                <w:color w:val="454C5B"/>
                                <w:w w:val="90"/>
                                <w:sz w:val="17"/>
                              </w:rPr>
                              <w:t>AI</w:t>
                            </w:r>
                            <w:r>
                              <w:rPr>
                                <w:rFonts w:ascii="Verdana"/>
                                <w:i/>
                                <w:color w:val="454C5B"/>
                                <w:spacing w:val="-5"/>
                                <w:w w:val="90"/>
                                <w:sz w:val="17"/>
                              </w:rPr>
                              <w:t xml:space="preserve"> </w:t>
                            </w:r>
                            <w:r>
                              <w:rPr>
                                <w:rFonts w:ascii="Verdana"/>
                                <w:i/>
                                <w:color w:val="454C5B"/>
                                <w:w w:val="90"/>
                                <w:sz w:val="17"/>
                              </w:rPr>
                              <w:t>in</w:t>
                            </w:r>
                            <w:r>
                              <w:rPr>
                                <w:rFonts w:ascii="Verdana"/>
                                <w:i/>
                                <w:color w:val="454C5B"/>
                                <w:spacing w:val="-5"/>
                                <w:w w:val="90"/>
                                <w:sz w:val="17"/>
                              </w:rPr>
                              <w:t xml:space="preserve"> </w:t>
                            </w:r>
                            <w:r>
                              <w:rPr>
                                <w:rFonts w:ascii="Verdana"/>
                                <w:i/>
                                <w:color w:val="454C5B"/>
                                <w:w w:val="90"/>
                                <w:sz w:val="17"/>
                              </w:rPr>
                              <w:t>security?</w:t>
                            </w:r>
                            <w:r>
                              <w:rPr>
                                <w:rFonts w:ascii="Verdana"/>
                                <w:i/>
                                <w:color w:val="454C5B"/>
                                <w:spacing w:val="-5"/>
                                <w:w w:val="90"/>
                                <w:sz w:val="17"/>
                              </w:rPr>
                              <w:t xml:space="preserve"> </w:t>
                            </w:r>
                            <w:r>
                              <w:rPr>
                                <w:rFonts w:ascii="Verdana"/>
                                <w:i/>
                                <w:color w:val="454C5B"/>
                                <w:w w:val="90"/>
                                <w:sz w:val="17"/>
                              </w:rPr>
                              <w:t>(Select</w:t>
                            </w:r>
                            <w:r>
                              <w:rPr>
                                <w:rFonts w:ascii="Verdana"/>
                                <w:i/>
                                <w:color w:val="454C5B"/>
                                <w:spacing w:val="-5"/>
                                <w:w w:val="90"/>
                                <w:sz w:val="17"/>
                              </w:rPr>
                              <w:t xml:space="preserve"> </w:t>
                            </w:r>
                            <w:r>
                              <w:rPr>
                                <w:rFonts w:ascii="Verdana"/>
                                <w:i/>
                                <w:color w:val="454C5B"/>
                                <w:w w:val="90"/>
                                <w:sz w:val="17"/>
                              </w:rPr>
                              <w:t>up</w:t>
                            </w:r>
                            <w:r>
                              <w:rPr>
                                <w:rFonts w:ascii="Verdana"/>
                                <w:i/>
                                <w:color w:val="454C5B"/>
                                <w:spacing w:val="-5"/>
                                <w:w w:val="90"/>
                                <w:sz w:val="17"/>
                              </w:rPr>
                              <w:t xml:space="preserve"> </w:t>
                            </w:r>
                            <w:r>
                              <w:rPr>
                                <w:rFonts w:ascii="Verdana"/>
                                <w:i/>
                                <w:color w:val="454C5B"/>
                                <w:w w:val="90"/>
                                <w:sz w:val="17"/>
                              </w:rPr>
                              <w:t>to</w:t>
                            </w:r>
                            <w:r>
                              <w:rPr>
                                <w:rFonts w:ascii="Verdana"/>
                                <w:i/>
                                <w:color w:val="454C5B"/>
                                <w:spacing w:val="-4"/>
                                <w:w w:val="90"/>
                                <w:sz w:val="17"/>
                              </w:rPr>
                              <w:t xml:space="preserve"> </w:t>
                            </w:r>
                            <w:r>
                              <w:rPr>
                                <w:rFonts w:ascii="Verdana"/>
                                <w:i/>
                                <w:color w:val="454C5B"/>
                                <w:spacing w:val="-5"/>
                                <w:w w:val="90"/>
                                <w:sz w:val="17"/>
                              </w:rPr>
                              <w:t>3)</w:t>
                            </w:r>
                          </w:p>
                        </w:txbxContent>
                      </wps:txbx>
                      <wps:bodyPr rot="0" vert="horz" wrap="square" lIns="0" tIns="0" rIns="0" bIns="0" anchor="t" anchorCtr="0" upright="1">
                        <a:noAutofit/>
                      </wps:bodyPr>
                    </wps:wsp>
                  </a:graphicData>
                </a:graphic>
              </wp:anchor>
            </w:drawing>
          </mc:Choice>
          <mc:Fallback>
            <w:pict>
              <v:shape id="docshape264" o:spid="_x0000_s1026" o:spt="202" type="#_x0000_t202" style="position:absolute;left:0pt;margin-left:150.5pt;margin-top:16.35pt;height:18.65pt;width:306.1pt;mso-position-horizontal-relative:page;mso-wrap-distance-bottom:0pt;mso-wrap-distance-top:0pt;z-index:-251336704;mso-width-relative:page;mso-height-relative:page;" fillcolor="#EEF3F8" filled="t" stroked="f" coordsize="21600,21600" o:gfxdata="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KCKedcAAAAJAQAADwAAAAAAAAABACAAAAAiAAAAZHJzL2Rvd25yZXYu&#10;eG1sUEsBAhQAFAAAAAgAh07iQKvFafj8AQAAAAQAAA4AAAAAAAAAAQAgAAAAJgEAAGRycy9lMm9E&#10;b2MueG1sUEsFBgAAAAAGAAYAWQEAAJQFAAAAAA==&#10;">
                <v:fill on="t" focussize="0,0"/>
                <v:stroke on="f"/>
                <v:imagedata o:title=""/>
                <o:lock v:ext="edit" aspectratio="f"/>
                <v:textbox inset="0mm,0mm,0mm,0mm">
                  <w:txbxContent>
                    <w:p>
                      <w:pPr>
                        <w:spacing w:before="70"/>
                        <w:ind w:left="237"/>
                        <w:rPr>
                          <w:rFonts w:ascii="Verdana"/>
                          <w:i/>
                          <w:color w:val="000000"/>
                          <w:sz w:val="17"/>
                        </w:rPr>
                      </w:pPr>
                      <w:r>
                        <w:rPr>
                          <w:rFonts w:ascii="Verdana"/>
                          <w:i/>
                          <w:color w:val="454C5B"/>
                          <w:w w:val="90"/>
                          <w:sz w:val="17"/>
                        </w:rPr>
                        <w:t>What</w:t>
                      </w:r>
                      <w:r>
                        <w:rPr>
                          <w:rFonts w:ascii="Verdana"/>
                          <w:i/>
                          <w:color w:val="454C5B"/>
                          <w:spacing w:val="-5"/>
                          <w:w w:val="90"/>
                          <w:sz w:val="17"/>
                        </w:rPr>
                        <w:t xml:space="preserve"> </w:t>
                      </w:r>
                      <w:r>
                        <w:rPr>
                          <w:rFonts w:ascii="Verdana"/>
                          <w:i/>
                          <w:color w:val="454C5B"/>
                          <w:w w:val="90"/>
                          <w:sz w:val="17"/>
                        </w:rPr>
                        <w:t>are</w:t>
                      </w:r>
                      <w:r>
                        <w:rPr>
                          <w:rFonts w:ascii="Verdana"/>
                          <w:i/>
                          <w:color w:val="454C5B"/>
                          <w:spacing w:val="-5"/>
                          <w:w w:val="90"/>
                          <w:sz w:val="17"/>
                        </w:rPr>
                        <w:t xml:space="preserve"> </w:t>
                      </w:r>
                      <w:r>
                        <w:rPr>
                          <w:rFonts w:ascii="Verdana"/>
                          <w:i/>
                          <w:color w:val="454C5B"/>
                          <w:w w:val="90"/>
                          <w:sz w:val="17"/>
                        </w:rPr>
                        <w:t>your</w:t>
                      </w:r>
                      <w:r>
                        <w:rPr>
                          <w:rFonts w:ascii="Verdana"/>
                          <w:i/>
                          <w:color w:val="454C5B"/>
                          <w:spacing w:val="-5"/>
                          <w:w w:val="90"/>
                          <w:sz w:val="17"/>
                        </w:rPr>
                        <w:t xml:space="preserve"> </w:t>
                      </w:r>
                      <w:r>
                        <w:rPr>
                          <w:rFonts w:ascii="Verdana"/>
                          <w:i/>
                          <w:color w:val="454C5B"/>
                          <w:w w:val="90"/>
                          <w:sz w:val="17"/>
                        </w:rPr>
                        <w:t>biggest</w:t>
                      </w:r>
                      <w:r>
                        <w:rPr>
                          <w:rFonts w:ascii="Verdana"/>
                          <w:i/>
                          <w:color w:val="454C5B"/>
                          <w:spacing w:val="-5"/>
                          <w:w w:val="90"/>
                          <w:sz w:val="17"/>
                        </w:rPr>
                        <w:t xml:space="preserve"> </w:t>
                      </w:r>
                      <w:r>
                        <w:rPr>
                          <w:rFonts w:ascii="Verdana"/>
                          <w:i/>
                          <w:color w:val="454C5B"/>
                          <w:w w:val="90"/>
                          <w:sz w:val="17"/>
                        </w:rPr>
                        <w:t>concerns</w:t>
                      </w:r>
                      <w:r>
                        <w:rPr>
                          <w:rFonts w:ascii="Verdana"/>
                          <w:i/>
                          <w:color w:val="454C5B"/>
                          <w:spacing w:val="-5"/>
                          <w:w w:val="90"/>
                          <w:sz w:val="17"/>
                        </w:rPr>
                        <w:t xml:space="preserve"> </w:t>
                      </w:r>
                      <w:r>
                        <w:rPr>
                          <w:rFonts w:ascii="Verdana"/>
                          <w:i/>
                          <w:color w:val="454C5B"/>
                          <w:w w:val="90"/>
                          <w:sz w:val="17"/>
                        </w:rPr>
                        <w:t>regarding</w:t>
                      </w:r>
                      <w:r>
                        <w:rPr>
                          <w:rFonts w:ascii="Verdana"/>
                          <w:i/>
                          <w:color w:val="454C5B"/>
                          <w:spacing w:val="-4"/>
                          <w:w w:val="90"/>
                          <w:sz w:val="17"/>
                        </w:rPr>
                        <w:t xml:space="preserve"> </w:t>
                      </w:r>
                      <w:r>
                        <w:rPr>
                          <w:rFonts w:ascii="Verdana"/>
                          <w:i/>
                          <w:color w:val="454C5B"/>
                          <w:w w:val="90"/>
                          <w:sz w:val="17"/>
                        </w:rPr>
                        <w:t>AI</w:t>
                      </w:r>
                      <w:r>
                        <w:rPr>
                          <w:rFonts w:ascii="Verdana"/>
                          <w:i/>
                          <w:color w:val="454C5B"/>
                          <w:spacing w:val="-5"/>
                          <w:w w:val="90"/>
                          <w:sz w:val="17"/>
                        </w:rPr>
                        <w:t xml:space="preserve"> </w:t>
                      </w:r>
                      <w:r>
                        <w:rPr>
                          <w:rFonts w:ascii="Verdana"/>
                          <w:i/>
                          <w:color w:val="454C5B"/>
                          <w:w w:val="90"/>
                          <w:sz w:val="17"/>
                        </w:rPr>
                        <w:t>in</w:t>
                      </w:r>
                      <w:r>
                        <w:rPr>
                          <w:rFonts w:ascii="Verdana"/>
                          <w:i/>
                          <w:color w:val="454C5B"/>
                          <w:spacing w:val="-5"/>
                          <w:w w:val="90"/>
                          <w:sz w:val="17"/>
                        </w:rPr>
                        <w:t xml:space="preserve"> </w:t>
                      </w:r>
                      <w:r>
                        <w:rPr>
                          <w:rFonts w:ascii="Verdana"/>
                          <w:i/>
                          <w:color w:val="454C5B"/>
                          <w:w w:val="90"/>
                          <w:sz w:val="17"/>
                        </w:rPr>
                        <w:t>security?</w:t>
                      </w:r>
                      <w:r>
                        <w:rPr>
                          <w:rFonts w:ascii="Verdana"/>
                          <w:i/>
                          <w:color w:val="454C5B"/>
                          <w:spacing w:val="-5"/>
                          <w:w w:val="90"/>
                          <w:sz w:val="17"/>
                        </w:rPr>
                        <w:t xml:space="preserve"> </w:t>
                      </w:r>
                      <w:r>
                        <w:rPr>
                          <w:rFonts w:ascii="Verdana"/>
                          <w:i/>
                          <w:color w:val="454C5B"/>
                          <w:w w:val="90"/>
                          <w:sz w:val="17"/>
                        </w:rPr>
                        <w:t>(Select</w:t>
                      </w:r>
                      <w:r>
                        <w:rPr>
                          <w:rFonts w:ascii="Verdana"/>
                          <w:i/>
                          <w:color w:val="454C5B"/>
                          <w:spacing w:val="-5"/>
                          <w:w w:val="90"/>
                          <w:sz w:val="17"/>
                        </w:rPr>
                        <w:t xml:space="preserve"> </w:t>
                      </w:r>
                      <w:r>
                        <w:rPr>
                          <w:rFonts w:ascii="Verdana"/>
                          <w:i/>
                          <w:color w:val="454C5B"/>
                          <w:w w:val="90"/>
                          <w:sz w:val="17"/>
                        </w:rPr>
                        <w:t>up</w:t>
                      </w:r>
                      <w:r>
                        <w:rPr>
                          <w:rFonts w:ascii="Verdana"/>
                          <w:i/>
                          <w:color w:val="454C5B"/>
                          <w:spacing w:val="-5"/>
                          <w:w w:val="90"/>
                          <w:sz w:val="17"/>
                        </w:rPr>
                        <w:t xml:space="preserve"> </w:t>
                      </w:r>
                      <w:r>
                        <w:rPr>
                          <w:rFonts w:ascii="Verdana"/>
                          <w:i/>
                          <w:color w:val="454C5B"/>
                          <w:w w:val="90"/>
                          <w:sz w:val="17"/>
                        </w:rPr>
                        <w:t>to</w:t>
                      </w:r>
                      <w:r>
                        <w:rPr>
                          <w:rFonts w:ascii="Verdana"/>
                          <w:i/>
                          <w:color w:val="454C5B"/>
                          <w:spacing w:val="-4"/>
                          <w:w w:val="90"/>
                          <w:sz w:val="17"/>
                        </w:rPr>
                        <w:t xml:space="preserve"> </w:t>
                      </w:r>
                      <w:r>
                        <w:rPr>
                          <w:rFonts w:ascii="Verdana"/>
                          <w:i/>
                          <w:color w:val="454C5B"/>
                          <w:spacing w:val="-5"/>
                          <w:w w:val="90"/>
                          <w:sz w:val="17"/>
                        </w:rPr>
                        <w:t>3)</w:t>
                      </w:r>
                    </w:p>
                  </w:txbxContent>
                </v:textbox>
                <w10:wrap type="topAndBottom"/>
              </v:shape>
            </w:pict>
          </mc:Fallback>
        </mc:AlternateContent>
      </w:r>
      <w:r>
        <mc:AlternateContent>
          <mc:Choice Requires="wpg">
            <w:drawing>
              <wp:anchor distT="0" distB="0" distL="0" distR="0" simplePos="0" relativeHeight="251980800" behindDoc="1" locked="0" layoutInCell="1" allowOverlap="1">
                <wp:simplePos x="0" y="0"/>
                <wp:positionH relativeFrom="page">
                  <wp:posOffset>911860</wp:posOffset>
                </wp:positionH>
                <wp:positionV relativeFrom="paragraph">
                  <wp:posOffset>618490</wp:posOffset>
                </wp:positionV>
                <wp:extent cx="508635" cy="1441450"/>
                <wp:effectExtent l="0" t="635" r="12065" b="5715"/>
                <wp:wrapTopAndBottom/>
                <wp:docPr id="758" name="docshapegroup265"/>
                <wp:cNvGraphicFramePr/>
                <a:graphic xmlns:a="http://schemas.openxmlformats.org/drawingml/2006/main">
                  <a:graphicData uri="http://schemas.microsoft.com/office/word/2010/wordprocessingGroup">
                    <wpg:wgp>
                      <wpg:cNvGrpSpPr/>
                      <wpg:grpSpPr>
                        <a:xfrm>
                          <a:off x="0" y="0"/>
                          <a:ext cx="508635" cy="1441450"/>
                          <a:chOff x="1436" y="974"/>
                          <a:chExt cx="801" cy="2270"/>
                        </a:xfrm>
                      </wpg:grpSpPr>
                      <wps:wsp>
                        <wps:cNvPr id="759" name="docshape266"/>
                        <wps:cNvSpPr/>
                        <wps:spPr bwMode="auto">
                          <a:xfrm>
                            <a:off x="1436" y="973"/>
                            <a:ext cx="801" cy="1408"/>
                          </a:xfrm>
                          <a:prstGeom prst="rect">
                            <a:avLst/>
                          </a:prstGeom>
                          <a:solidFill>
                            <a:srgbClr val="DCE5EE"/>
                          </a:solidFill>
                          <a:ln>
                            <a:noFill/>
                          </a:ln>
                        </wps:spPr>
                        <wps:bodyPr rot="0" vert="horz" wrap="square" lIns="91440" tIns="45720" rIns="91440" bIns="45720" anchor="t" anchorCtr="0" upright="1">
                          <a:noAutofit/>
                        </wps:bodyPr>
                      </wps:wsp>
                      <wps:wsp>
                        <wps:cNvPr id="760" name="docshape267"/>
                        <wps:cNvSpPr txBox="1"/>
                        <wps:spPr bwMode="auto">
                          <a:xfrm>
                            <a:off x="1436" y="2380"/>
                            <a:ext cx="801" cy="863"/>
                          </a:xfrm>
                          <a:prstGeom prst="rect">
                            <a:avLst/>
                          </a:prstGeom>
                          <a:solidFill>
                            <a:srgbClr val="00549F"/>
                          </a:solidFill>
                          <a:ln>
                            <a:noFill/>
                          </a:ln>
                        </wps:spPr>
                        <wps:txbx>
                          <w:txbxContent>
                            <w:p>
                              <w:pPr>
                                <w:spacing w:before="137"/>
                                <w:ind w:left="251"/>
                                <w:rPr>
                                  <w:rFonts w:ascii="Century Gothic"/>
                                  <w:b/>
                                  <w:color w:val="000000"/>
                                  <w:sz w:val="14"/>
                                </w:rPr>
                              </w:pPr>
                              <w:r>
                                <w:rPr>
                                  <w:rFonts w:ascii="Century Gothic"/>
                                  <w:b/>
                                  <w:color w:val="FFFFFF"/>
                                  <w:spacing w:val="-5"/>
                                  <w:w w:val="110"/>
                                  <w:sz w:val="14"/>
                                </w:rPr>
                                <w:t>38%</w:t>
                              </w:r>
                            </w:p>
                          </w:txbxContent>
                        </wps:txbx>
                        <wps:bodyPr rot="0" vert="horz" wrap="square" lIns="0" tIns="0" rIns="0" bIns="0" anchor="t" anchorCtr="0" upright="1">
                          <a:noAutofit/>
                        </wps:bodyPr>
                      </wps:wsp>
                    </wpg:wgp>
                  </a:graphicData>
                </a:graphic>
              </wp:anchor>
            </w:drawing>
          </mc:Choice>
          <mc:Fallback>
            <w:pict>
              <v:group id="docshapegroup265" o:spid="_x0000_s1026" o:spt="203" style="position:absolute;left:0pt;margin-left:71.8pt;margin-top:48.7pt;height:113.5pt;width:40.05pt;mso-position-horizontal-relative:page;mso-wrap-distance-bottom:0pt;mso-wrap-distance-top:0pt;z-index:-251335680;mso-width-relative:page;mso-height-relative:page;" coordorigin="1436,974" coordsize="801,2270" o:gfxdata="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rufQD2gAAAAoBAAAPAAAAAAAAAAEAIAAAACIAAABkcnMvZG93&#10;bnJldi54bWxQSwECFAAUAAAACACHTuJAoEvxX6kCAABTBwAADgAAAAAAAAABACAAAAApAQAAZHJz&#10;L2Uyb0RvYy54bWxQSwUGAAAAAAYABgBZAQAARAYAAAAA&#10;">
                <o:lock v:ext="edit" aspectratio="f"/>
                <v:rect id="docshape266" o:spid="_x0000_s1026" o:spt="1" style="position:absolute;left:1436;top:973;height:1408;width:801;" fillcolor="#DCE5EE" filled="t" stroked="f" coordsize="21600,21600" o:gfxdata="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9879&#10;wAAAANwAAAAPAAAAAAAAAAEAIAAAACIAAABkcnMvZG93bnJldi54bWxQSwECFAAUAAAACACHTuJA&#10;My8FnjsAAAA5AAAAEAAAAAAAAAABACAAAAAPAQAAZHJzL3NoYXBleG1sLnhtbFBLBQYAAAAABgAG&#10;AFsBAAC5AwAAAAA=&#10;">
                  <v:fill on="t" focussize="0,0"/>
                  <v:stroke on="f"/>
                  <v:imagedata o:title=""/>
                  <o:lock v:ext="edit" aspectratio="f"/>
                </v:rect>
                <v:shape id="docshape267" o:spid="_x0000_s1026" o:spt="202" type="#_x0000_t202" style="position:absolute;left:1436;top:2380;height:863;width:801;" fillcolor="#00549F" filled="t" stroked="f" coordsize="21600,21600" o:gfxdata="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vgoU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137"/>
                          <w:ind w:left="251"/>
                          <w:rPr>
                            <w:rFonts w:ascii="Century Gothic"/>
                            <w:b/>
                            <w:color w:val="000000"/>
                            <w:sz w:val="14"/>
                          </w:rPr>
                        </w:pPr>
                        <w:r>
                          <w:rPr>
                            <w:rFonts w:ascii="Century Gothic"/>
                            <w:b/>
                            <w:color w:val="FFFFFF"/>
                            <w:spacing w:val="-5"/>
                            <w:w w:val="110"/>
                            <w:sz w:val="14"/>
                          </w:rPr>
                          <w:t>38%</w:t>
                        </w:r>
                      </w:p>
                    </w:txbxContent>
                  </v:textbox>
                </v:shape>
                <w10:wrap type="topAndBottom"/>
              </v:group>
            </w:pict>
          </mc:Fallback>
        </mc:AlternateContent>
      </w:r>
      <w:r>
        <mc:AlternateContent>
          <mc:Choice Requires="wpg">
            <w:drawing>
              <wp:anchor distT="0" distB="0" distL="0" distR="0" simplePos="0" relativeHeight="251980800" behindDoc="1" locked="0" layoutInCell="1" allowOverlap="1">
                <wp:simplePos x="0" y="0"/>
                <wp:positionH relativeFrom="page">
                  <wp:posOffset>1591945</wp:posOffset>
                </wp:positionH>
                <wp:positionV relativeFrom="paragraph">
                  <wp:posOffset>618490</wp:posOffset>
                </wp:positionV>
                <wp:extent cx="508635" cy="1441450"/>
                <wp:effectExtent l="0" t="635" r="12065" b="5715"/>
                <wp:wrapTopAndBottom/>
                <wp:docPr id="761" name="docshapegroup268"/>
                <wp:cNvGraphicFramePr/>
                <a:graphic xmlns:a="http://schemas.openxmlformats.org/drawingml/2006/main">
                  <a:graphicData uri="http://schemas.microsoft.com/office/word/2010/wordprocessingGroup">
                    <wpg:wgp>
                      <wpg:cNvGrpSpPr/>
                      <wpg:grpSpPr>
                        <a:xfrm>
                          <a:off x="0" y="0"/>
                          <a:ext cx="508635" cy="1441450"/>
                          <a:chOff x="2507" y="974"/>
                          <a:chExt cx="801" cy="2270"/>
                        </a:xfrm>
                      </wpg:grpSpPr>
                      <wps:wsp>
                        <wps:cNvPr id="762" name="docshape269"/>
                        <wps:cNvSpPr/>
                        <wps:spPr bwMode="auto">
                          <a:xfrm>
                            <a:off x="2507" y="973"/>
                            <a:ext cx="801" cy="1453"/>
                          </a:xfrm>
                          <a:prstGeom prst="rect">
                            <a:avLst/>
                          </a:prstGeom>
                          <a:solidFill>
                            <a:srgbClr val="DCE5EE"/>
                          </a:solidFill>
                          <a:ln>
                            <a:noFill/>
                          </a:ln>
                        </wps:spPr>
                        <wps:bodyPr rot="0" vert="horz" wrap="square" lIns="91440" tIns="45720" rIns="91440" bIns="45720" anchor="t" anchorCtr="0" upright="1">
                          <a:noAutofit/>
                        </wps:bodyPr>
                      </wps:wsp>
                      <wps:wsp>
                        <wps:cNvPr id="763" name="docshape270"/>
                        <wps:cNvSpPr txBox="1"/>
                        <wps:spPr bwMode="auto">
                          <a:xfrm>
                            <a:off x="2507" y="2426"/>
                            <a:ext cx="801" cy="818"/>
                          </a:xfrm>
                          <a:prstGeom prst="rect">
                            <a:avLst/>
                          </a:prstGeom>
                          <a:solidFill>
                            <a:srgbClr val="00549F"/>
                          </a:solidFill>
                          <a:ln>
                            <a:noFill/>
                          </a:ln>
                        </wps:spPr>
                        <wps:txbx>
                          <w:txbxContent>
                            <w:p>
                              <w:pPr>
                                <w:spacing w:before="139"/>
                                <w:ind w:left="252"/>
                                <w:rPr>
                                  <w:rFonts w:ascii="Century Gothic"/>
                                  <w:b/>
                                  <w:color w:val="000000"/>
                                  <w:sz w:val="14"/>
                                </w:rPr>
                              </w:pPr>
                              <w:r>
                                <w:rPr>
                                  <w:rFonts w:ascii="Century Gothic"/>
                                  <w:b/>
                                  <w:color w:val="FFFFFF"/>
                                  <w:spacing w:val="-5"/>
                                  <w:w w:val="105"/>
                                  <w:sz w:val="14"/>
                                </w:rPr>
                                <w:t>36%</w:t>
                              </w:r>
                            </w:p>
                          </w:txbxContent>
                        </wps:txbx>
                        <wps:bodyPr rot="0" vert="horz" wrap="square" lIns="0" tIns="0" rIns="0" bIns="0" anchor="t" anchorCtr="0" upright="1">
                          <a:noAutofit/>
                        </wps:bodyPr>
                      </wps:wsp>
                    </wpg:wgp>
                  </a:graphicData>
                </a:graphic>
              </wp:anchor>
            </w:drawing>
          </mc:Choice>
          <mc:Fallback>
            <w:pict>
              <v:group id="docshapegroup268" o:spid="_x0000_s1026" o:spt="203" style="position:absolute;left:0pt;margin-left:125.35pt;margin-top:48.7pt;height:113.5pt;width:40.05pt;mso-position-horizontal-relative:page;mso-wrap-distance-bottom:0pt;mso-wrap-distance-top:0pt;z-index:-251335680;mso-width-relative:page;mso-height-relative:page;" coordorigin="2507,974" coordsize="801,2270" o:gfxdata="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nXi6kdsAAAAKAQAADwAAAAAAAAABACAAAAAiAAAA&#10;ZHJzL2Rvd25yZXYueG1sUEsBAhQAFAAAAAgAh07iQIcHjiavAgAAUwcAAA4AAAAAAAAAAQAgAAAA&#10;KgEAAGRycy9lMm9Eb2MueG1sUEsFBgAAAAAGAAYAWQEAAEsGAAAAAA==&#10;">
                <o:lock v:ext="edit" aspectratio="f"/>
                <v:rect id="docshape269" o:spid="_x0000_s1026" o:spt="1" style="position:absolute;left:2507;top:973;height:1453;width:801;" fillcolor="#DCE5EE" filled="t" stroked="f" coordsize="21600,21600" o:gfxdata="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ljG/&#10;AAAA3AAAAA8AAAAAAAAAAQAgAAAAIgAAAGRycy9kb3ducmV2LnhtbFBLAQIUABQAAAAIAIdO4kAz&#10;LwWeOwAAADkAAAAQAAAAAAAAAAEAIAAAAA4BAABkcnMvc2hhcGV4bWwueG1sUEsFBgAAAAAGAAYA&#10;WwEAALgDAAAAAA==&#10;">
                  <v:fill on="t" focussize="0,0"/>
                  <v:stroke on="f"/>
                  <v:imagedata o:title=""/>
                  <o:lock v:ext="edit" aspectratio="f"/>
                </v:rect>
                <v:shape id="docshape270" o:spid="_x0000_s1026" o:spt="202" type="#_x0000_t202" style="position:absolute;left:2507;top:2426;height:818;width:801;" fillcolor="#00549F" filled="t" stroked="f" coordsize="21600,21600" o:gfxdata="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WyUY7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139"/>
                          <w:ind w:left="252"/>
                          <w:rPr>
                            <w:rFonts w:ascii="Century Gothic"/>
                            <w:b/>
                            <w:color w:val="000000"/>
                            <w:sz w:val="14"/>
                          </w:rPr>
                        </w:pPr>
                        <w:r>
                          <w:rPr>
                            <w:rFonts w:ascii="Century Gothic"/>
                            <w:b/>
                            <w:color w:val="FFFFFF"/>
                            <w:spacing w:val="-5"/>
                            <w:w w:val="105"/>
                            <w:sz w:val="14"/>
                          </w:rPr>
                          <w:t>36%</w:t>
                        </w:r>
                      </w:p>
                    </w:txbxContent>
                  </v:textbox>
                </v:shape>
                <w10:wrap type="topAndBottom"/>
              </v:group>
            </w:pict>
          </mc:Fallback>
        </mc:AlternateContent>
      </w:r>
      <w:r>
        <mc:AlternateContent>
          <mc:Choice Requires="wpg">
            <w:drawing>
              <wp:anchor distT="0" distB="0" distL="0" distR="0" simplePos="0" relativeHeight="251981824" behindDoc="1" locked="0" layoutInCell="1" allowOverlap="1">
                <wp:simplePos x="0" y="0"/>
                <wp:positionH relativeFrom="page">
                  <wp:posOffset>2272030</wp:posOffset>
                </wp:positionH>
                <wp:positionV relativeFrom="paragraph">
                  <wp:posOffset>618490</wp:posOffset>
                </wp:positionV>
                <wp:extent cx="508635" cy="1441450"/>
                <wp:effectExtent l="0" t="635" r="12065" b="5715"/>
                <wp:wrapTopAndBottom/>
                <wp:docPr id="764" name="docshapegroup271"/>
                <wp:cNvGraphicFramePr/>
                <a:graphic xmlns:a="http://schemas.openxmlformats.org/drawingml/2006/main">
                  <a:graphicData uri="http://schemas.microsoft.com/office/word/2010/wordprocessingGroup">
                    <wpg:wgp>
                      <wpg:cNvGrpSpPr/>
                      <wpg:grpSpPr>
                        <a:xfrm>
                          <a:off x="0" y="0"/>
                          <a:ext cx="508635" cy="1441450"/>
                          <a:chOff x="3578" y="974"/>
                          <a:chExt cx="801" cy="2270"/>
                        </a:xfrm>
                      </wpg:grpSpPr>
                      <wps:wsp>
                        <wps:cNvPr id="765" name="docshape272"/>
                        <wps:cNvSpPr/>
                        <wps:spPr bwMode="auto">
                          <a:xfrm>
                            <a:off x="3578" y="973"/>
                            <a:ext cx="801" cy="1484"/>
                          </a:xfrm>
                          <a:prstGeom prst="rect">
                            <a:avLst/>
                          </a:prstGeom>
                          <a:solidFill>
                            <a:srgbClr val="DCE5EE"/>
                          </a:solidFill>
                          <a:ln>
                            <a:noFill/>
                          </a:ln>
                        </wps:spPr>
                        <wps:bodyPr rot="0" vert="horz" wrap="square" lIns="91440" tIns="45720" rIns="91440" bIns="45720" anchor="t" anchorCtr="0" upright="1">
                          <a:noAutofit/>
                        </wps:bodyPr>
                      </wps:wsp>
                      <wps:wsp>
                        <wps:cNvPr id="766" name="docshape273"/>
                        <wps:cNvSpPr txBox="1"/>
                        <wps:spPr bwMode="auto">
                          <a:xfrm>
                            <a:off x="3578" y="2457"/>
                            <a:ext cx="801" cy="786"/>
                          </a:xfrm>
                          <a:prstGeom prst="rect">
                            <a:avLst/>
                          </a:prstGeom>
                          <a:solidFill>
                            <a:srgbClr val="00549F"/>
                          </a:solidFill>
                          <a:ln>
                            <a:noFill/>
                          </a:ln>
                        </wps:spPr>
                        <wps:txbx>
                          <w:txbxContent>
                            <w:p>
                              <w:pPr>
                                <w:spacing w:before="128"/>
                                <w:ind w:left="256"/>
                                <w:rPr>
                                  <w:rFonts w:ascii="Century Gothic"/>
                                  <w:b/>
                                  <w:color w:val="000000"/>
                                  <w:sz w:val="14"/>
                                </w:rPr>
                              </w:pPr>
                              <w:r>
                                <w:rPr>
                                  <w:rFonts w:ascii="Century Gothic"/>
                                  <w:b/>
                                  <w:color w:val="FFFFFF"/>
                                  <w:spacing w:val="-5"/>
                                  <w:w w:val="105"/>
                                  <w:sz w:val="14"/>
                                </w:rPr>
                                <w:t>33%</w:t>
                              </w:r>
                            </w:p>
                          </w:txbxContent>
                        </wps:txbx>
                        <wps:bodyPr rot="0" vert="horz" wrap="square" lIns="0" tIns="0" rIns="0" bIns="0" anchor="t" anchorCtr="0" upright="1">
                          <a:noAutofit/>
                        </wps:bodyPr>
                      </wps:wsp>
                    </wpg:wgp>
                  </a:graphicData>
                </a:graphic>
              </wp:anchor>
            </w:drawing>
          </mc:Choice>
          <mc:Fallback>
            <w:pict>
              <v:group id="docshapegroup271" o:spid="_x0000_s1026" o:spt="203" style="position:absolute;left:0pt;margin-left:178.9pt;margin-top:48.7pt;height:113.5pt;width:40.05pt;mso-position-horizontal-relative:page;mso-wrap-distance-bottom:0pt;mso-wrap-distance-top:0pt;z-index:-251334656;mso-width-relative:page;mso-height-relative:page;" coordorigin="3578,974" coordsize="801,2270" o:gfxdata="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vuoQT2wAAAAoBAAAPAAAAAAAAAAEAIAAA&#10;ACIAAABkcnMvZG93bnJldi54bWxQSwECFAAUAAAACACHTuJAJXyJmbQCAABTBwAADgAAAAAAAAAB&#10;ACAAAAAqAQAAZHJzL2Uyb0RvYy54bWxQSwUGAAAAAAYABgBZAQAAUAYAAAAA&#10;">
                <o:lock v:ext="edit" aspectratio="f"/>
                <v:rect id="docshape272" o:spid="_x0000_s1026" o:spt="1" style="position:absolute;left:3578;top:973;height:1484;width:801;" fillcolor="#DCE5EE" filled="t" stroked="f" coordsize="21600,21600" o:gfxdata="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vWDkW/&#10;AAAA3AAAAA8AAAAAAAAAAQAgAAAAIgAAAGRycy9kb3ducmV2LnhtbFBLAQIUABQAAAAIAIdO4kAz&#10;LwWeOwAAADkAAAAQAAAAAAAAAAEAIAAAAA4BAABkcnMvc2hhcGV4bWwueG1sUEsFBgAAAAAGAAYA&#10;WwEAALgDAAAAAA==&#10;">
                  <v:fill on="t" focussize="0,0"/>
                  <v:stroke on="f"/>
                  <v:imagedata o:title=""/>
                  <o:lock v:ext="edit" aspectratio="f"/>
                </v:rect>
                <v:shape id="docshape273" o:spid="_x0000_s1026" o:spt="202" type="#_x0000_t202" style="position:absolute;left:3578;top:2457;height:786;width:801;" fillcolor="#00549F" filled="t" stroked="f" coordsize="21600,21600" o:gfxdata="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bN/u/&#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128"/>
                          <w:ind w:left="256"/>
                          <w:rPr>
                            <w:rFonts w:ascii="Century Gothic"/>
                            <w:b/>
                            <w:color w:val="000000"/>
                            <w:sz w:val="14"/>
                          </w:rPr>
                        </w:pPr>
                        <w:r>
                          <w:rPr>
                            <w:rFonts w:ascii="Century Gothic"/>
                            <w:b/>
                            <w:color w:val="FFFFFF"/>
                            <w:spacing w:val="-5"/>
                            <w:w w:val="105"/>
                            <w:sz w:val="14"/>
                          </w:rPr>
                          <w:t>33%</w:t>
                        </w:r>
                      </w:p>
                    </w:txbxContent>
                  </v:textbox>
                </v:shape>
                <w10:wrap type="topAndBottom"/>
              </v:group>
            </w:pict>
          </mc:Fallback>
        </mc:AlternateContent>
      </w:r>
      <w:r>
        <mc:AlternateContent>
          <mc:Choice Requires="wpg">
            <w:drawing>
              <wp:anchor distT="0" distB="0" distL="0" distR="0" simplePos="0" relativeHeight="251981824" behindDoc="1" locked="0" layoutInCell="1" allowOverlap="1">
                <wp:simplePos x="0" y="0"/>
                <wp:positionH relativeFrom="page">
                  <wp:posOffset>2952115</wp:posOffset>
                </wp:positionH>
                <wp:positionV relativeFrom="paragraph">
                  <wp:posOffset>618490</wp:posOffset>
                </wp:positionV>
                <wp:extent cx="508635" cy="1441450"/>
                <wp:effectExtent l="635" t="635" r="11430" b="5715"/>
                <wp:wrapTopAndBottom/>
                <wp:docPr id="767" name="docshapegroup274"/>
                <wp:cNvGraphicFramePr/>
                <a:graphic xmlns:a="http://schemas.openxmlformats.org/drawingml/2006/main">
                  <a:graphicData uri="http://schemas.microsoft.com/office/word/2010/wordprocessingGroup">
                    <wpg:wgp>
                      <wpg:cNvGrpSpPr/>
                      <wpg:grpSpPr>
                        <a:xfrm>
                          <a:off x="0" y="0"/>
                          <a:ext cx="508635" cy="1441450"/>
                          <a:chOff x="4649" y="974"/>
                          <a:chExt cx="801" cy="2270"/>
                        </a:xfrm>
                      </wpg:grpSpPr>
                      <wps:wsp>
                        <wps:cNvPr id="768" name="docshape275"/>
                        <wps:cNvSpPr/>
                        <wps:spPr bwMode="auto">
                          <a:xfrm>
                            <a:off x="4648" y="973"/>
                            <a:ext cx="801" cy="1510"/>
                          </a:xfrm>
                          <a:prstGeom prst="rect">
                            <a:avLst/>
                          </a:prstGeom>
                          <a:solidFill>
                            <a:srgbClr val="DCE5EE"/>
                          </a:solidFill>
                          <a:ln>
                            <a:noFill/>
                          </a:ln>
                        </wps:spPr>
                        <wps:bodyPr rot="0" vert="horz" wrap="square" lIns="91440" tIns="45720" rIns="91440" bIns="45720" anchor="t" anchorCtr="0" upright="1">
                          <a:noAutofit/>
                        </wps:bodyPr>
                      </wps:wsp>
                      <wps:wsp>
                        <wps:cNvPr id="769" name="docshape276"/>
                        <wps:cNvSpPr txBox="1"/>
                        <wps:spPr bwMode="auto">
                          <a:xfrm>
                            <a:off x="4648" y="2482"/>
                            <a:ext cx="801" cy="761"/>
                          </a:xfrm>
                          <a:prstGeom prst="rect">
                            <a:avLst/>
                          </a:prstGeom>
                          <a:solidFill>
                            <a:srgbClr val="00549F"/>
                          </a:solidFill>
                          <a:ln>
                            <a:noFill/>
                          </a:ln>
                        </wps:spPr>
                        <wps:txbx>
                          <w:txbxContent>
                            <w:p>
                              <w:pPr>
                                <w:spacing w:before="123"/>
                                <w:ind w:left="250"/>
                                <w:rPr>
                                  <w:rFonts w:ascii="Century Gothic"/>
                                  <w:b/>
                                  <w:color w:val="000000"/>
                                  <w:sz w:val="14"/>
                                </w:rPr>
                              </w:pPr>
                              <w:r>
                                <w:rPr>
                                  <w:rFonts w:ascii="Century Gothic"/>
                                  <w:b/>
                                  <w:color w:val="FFFFFF"/>
                                  <w:spacing w:val="-5"/>
                                  <w:w w:val="110"/>
                                  <w:sz w:val="14"/>
                                </w:rPr>
                                <w:t>28%</w:t>
                              </w:r>
                            </w:p>
                          </w:txbxContent>
                        </wps:txbx>
                        <wps:bodyPr rot="0" vert="horz" wrap="square" lIns="0" tIns="0" rIns="0" bIns="0" anchor="t" anchorCtr="0" upright="1">
                          <a:noAutofit/>
                        </wps:bodyPr>
                      </wps:wsp>
                    </wpg:wgp>
                  </a:graphicData>
                </a:graphic>
              </wp:anchor>
            </w:drawing>
          </mc:Choice>
          <mc:Fallback>
            <w:pict>
              <v:group id="docshapegroup274" o:spid="_x0000_s1026" o:spt="203" style="position:absolute;left:0pt;margin-left:232.45pt;margin-top:48.7pt;height:113.5pt;width:40.05pt;mso-position-horizontal-relative:page;mso-wrap-distance-bottom:0pt;mso-wrap-distance-top:0pt;z-index:-251334656;mso-width-relative:page;mso-height-relative:page;" coordorigin="4649,974" coordsize="801,2270" o:gfxdata="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C5QwZK2wAAAAoBAAAPAAAAAAAAAAEAIAAAACIA&#10;AABkcnMvZG93bnJldi54bWxQSwECFAAUAAAACACHTuJA+Tq+HLECAABTBwAADgAAAAAAAAABACAA&#10;AAAqAQAAZHJzL2Uyb0RvYy54bWxQSwUGAAAAAAYABgBZAQAATQYAAAAA&#10;">
                <o:lock v:ext="edit" aspectratio="f"/>
                <v:rect id="docshape275" o:spid="_x0000_s1026" o:spt="1" style="position:absolute;left:4648;top:973;height:1510;width:801;" fillcolor="#DCE5EE" filled="t" stroked="f" coordsize="21600,21600" o:gfxdata="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Xodu8AAAA&#10;3AAAAA8AAAAAAAAAAQAgAAAAIgAAAGRycy9kb3ducmV2LnhtbFBLAQIUABQAAAAIAIdO4kAzLwWe&#10;OwAAADkAAAAQAAAAAAAAAAEAIAAAAAsBAABkcnMvc2hhcGV4bWwueG1sUEsFBgAAAAAGAAYAWwEA&#10;ALUDAAAAAA==&#10;">
                  <v:fill on="t" focussize="0,0"/>
                  <v:stroke on="f"/>
                  <v:imagedata o:title=""/>
                  <o:lock v:ext="edit" aspectratio="f"/>
                </v:rect>
                <v:shape id="docshape276" o:spid="_x0000_s1026" o:spt="202" type="#_x0000_t202" style="position:absolute;left:4648;top:2482;height:761;width:801;" fillcolor="#00549F" filled="t" stroked="f" coordsize="21600,21600" o:gfxdata="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Eo4m/&#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123"/>
                          <w:ind w:left="250"/>
                          <w:rPr>
                            <w:rFonts w:ascii="Century Gothic"/>
                            <w:b/>
                            <w:color w:val="000000"/>
                            <w:sz w:val="14"/>
                          </w:rPr>
                        </w:pPr>
                        <w:r>
                          <w:rPr>
                            <w:rFonts w:ascii="Century Gothic"/>
                            <w:b/>
                            <w:color w:val="FFFFFF"/>
                            <w:spacing w:val="-5"/>
                            <w:w w:val="110"/>
                            <w:sz w:val="14"/>
                          </w:rPr>
                          <w:t>28%</w:t>
                        </w:r>
                      </w:p>
                    </w:txbxContent>
                  </v:textbox>
                </v:shape>
                <w10:wrap type="topAndBottom"/>
              </v:group>
            </w:pict>
          </mc:Fallback>
        </mc:AlternateContent>
      </w:r>
      <w:r>
        <mc:AlternateContent>
          <mc:Choice Requires="wpg">
            <w:drawing>
              <wp:anchor distT="0" distB="0" distL="0" distR="0" simplePos="0" relativeHeight="251982848" behindDoc="1" locked="0" layoutInCell="1" allowOverlap="1">
                <wp:simplePos x="0" y="0"/>
                <wp:positionH relativeFrom="page">
                  <wp:posOffset>3632200</wp:posOffset>
                </wp:positionH>
                <wp:positionV relativeFrom="paragraph">
                  <wp:posOffset>618490</wp:posOffset>
                </wp:positionV>
                <wp:extent cx="508635" cy="1441450"/>
                <wp:effectExtent l="635" t="635" r="11430" b="5715"/>
                <wp:wrapTopAndBottom/>
                <wp:docPr id="770" name="docshapegroup277"/>
                <wp:cNvGraphicFramePr/>
                <a:graphic xmlns:a="http://schemas.openxmlformats.org/drawingml/2006/main">
                  <a:graphicData uri="http://schemas.microsoft.com/office/word/2010/wordprocessingGroup">
                    <wpg:wgp>
                      <wpg:cNvGrpSpPr/>
                      <wpg:grpSpPr>
                        <a:xfrm>
                          <a:off x="0" y="0"/>
                          <a:ext cx="508635" cy="1441450"/>
                          <a:chOff x="5720" y="974"/>
                          <a:chExt cx="801" cy="2270"/>
                        </a:xfrm>
                      </wpg:grpSpPr>
                      <wps:wsp>
                        <wps:cNvPr id="771" name="docshape278"/>
                        <wps:cNvSpPr/>
                        <wps:spPr bwMode="auto">
                          <a:xfrm>
                            <a:off x="5719"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772" name="docshape279"/>
                        <wps:cNvSpPr txBox="1"/>
                        <wps:spPr bwMode="auto">
                          <a:xfrm>
                            <a:off x="5719"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77" o:spid="_x0000_s1026" o:spt="203" style="position:absolute;left:0pt;margin-left:286pt;margin-top:48.7pt;height:113.5pt;width:40.05pt;mso-position-horizontal-relative:page;mso-wrap-distance-bottom:0pt;mso-wrap-distance-top:0pt;z-index:-251333632;mso-width-relative:page;mso-height-relative:page;" coordorigin="5720,974" coordsize="801,2270" o:gfxdata="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Bus4abbAAAACgEAAA8AAAAAAAAAAQAgAAAAIgAAAGRycy9k&#10;b3ducmV2LnhtbFBLAQIUABQAAAAIAIdO4kA4c9IHqgIAAFMHAAAOAAAAAAAAAAEAIAAAACoBAABk&#10;cnMvZTJvRG9jLnhtbFBLBQYAAAAABgAGAFkBAABGBgAAAAA=&#10;">
                <o:lock v:ext="edit" aspectratio="f"/>
                <v:rect id="docshape278" o:spid="_x0000_s1026" o:spt="1" style="position:absolute;left:5719;top:973;height:1703;width:801;" fillcolor="#DCE5EE" filled="t" stroked="f" coordsize="21600,21600" o:gfxdata="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0npu/&#10;AAAA3AAAAA8AAAAAAAAAAQAgAAAAIgAAAGRycy9kb3ducmV2LnhtbFBLAQIUABQAAAAIAIdO4kAz&#10;LwWeOwAAADkAAAAQAAAAAAAAAAEAIAAAAA4BAABkcnMvc2hhcGV4bWwueG1sUEsFBgAAAAAGAAYA&#10;WwEAALgDAAAAAA==&#10;">
                  <v:fill on="t" focussize="0,0"/>
                  <v:stroke on="f"/>
                  <v:imagedata o:title=""/>
                  <o:lock v:ext="edit" aspectratio="f"/>
                </v:rect>
                <v:shape id="docshape279" o:spid="_x0000_s1026" o:spt="202" type="#_x0000_t202" style="position:absolute;left:5719;top:2675;height:568;width:801;" fillcolor="#00549F" filled="t" stroked="f" coordsize="21600,21600" o:gfxdata="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5pyW/&#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982848" behindDoc="1" locked="0" layoutInCell="1" allowOverlap="1">
                <wp:simplePos x="0" y="0"/>
                <wp:positionH relativeFrom="page">
                  <wp:posOffset>4312285</wp:posOffset>
                </wp:positionH>
                <wp:positionV relativeFrom="paragraph">
                  <wp:posOffset>618490</wp:posOffset>
                </wp:positionV>
                <wp:extent cx="508635" cy="1441450"/>
                <wp:effectExtent l="635" t="635" r="11430" b="5715"/>
                <wp:wrapTopAndBottom/>
                <wp:docPr id="773" name="docshapegroup280"/>
                <wp:cNvGraphicFramePr/>
                <a:graphic xmlns:a="http://schemas.openxmlformats.org/drawingml/2006/main">
                  <a:graphicData uri="http://schemas.microsoft.com/office/word/2010/wordprocessingGroup">
                    <wpg:wgp>
                      <wpg:cNvGrpSpPr/>
                      <wpg:grpSpPr>
                        <a:xfrm>
                          <a:off x="0" y="0"/>
                          <a:ext cx="508635" cy="1441450"/>
                          <a:chOff x="6791" y="974"/>
                          <a:chExt cx="801" cy="2270"/>
                        </a:xfrm>
                      </wpg:grpSpPr>
                      <wps:wsp>
                        <wps:cNvPr id="774" name="docshape281"/>
                        <wps:cNvSpPr/>
                        <wps:spPr bwMode="auto">
                          <a:xfrm>
                            <a:off x="6790"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775" name="docshape282"/>
                        <wps:cNvSpPr txBox="1"/>
                        <wps:spPr bwMode="auto">
                          <a:xfrm>
                            <a:off x="6790"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80" o:spid="_x0000_s1026" o:spt="203" style="position:absolute;left:0pt;margin-left:339.55pt;margin-top:48.7pt;height:113.5pt;width:40.05pt;mso-position-horizontal-relative:page;mso-wrap-distance-bottom:0pt;mso-wrap-distance-top:0pt;z-index:-251333632;mso-width-relative:page;mso-height-relative:page;" coordorigin="6791,974" coordsize="801,2270" o:gfxdata="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KSMvIzcAAAACgEAAA8AAAAAAAAAAQAg&#10;AAAAIgAAAGRycy9kb3ducmV2LnhtbFBLAQIUABQAAAAIAIdO4kDErzvNtQIAAFMHAAAOAAAAAAAA&#10;AAEAIAAAACsBAABkcnMvZTJvRG9jLnhtbFBLBQYAAAAABgAGAFkBAABSBgAAAAA=&#10;">
                <o:lock v:ext="edit" aspectratio="f"/>
                <v:rect id="docshape281" o:spid="_x0000_s1026" o:spt="1" style="position:absolute;left:6790;top:973;height:1703;width:801;" fillcolor="#DCE5EE" filled="t" stroked="f" coordsize="21600,21600" o:gfxdata="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DPQO8AAAA&#10;3AAAAA8AAAAAAAAAAQAgAAAAIgAAAGRycy9kb3ducmV2LnhtbFBLAQIUABQAAAAIAIdO4kAzLwWe&#10;OwAAADkAAAAQAAAAAAAAAAEAIAAAAAsBAABkcnMvc2hhcGV4bWwueG1sUEsFBgAAAAAGAAYAWwEA&#10;ALUDAAAAAA==&#10;">
                  <v:fill on="t" focussize="0,0"/>
                  <v:stroke on="f"/>
                  <v:imagedata o:title=""/>
                  <o:lock v:ext="edit" aspectratio="f"/>
                </v:rect>
                <v:shape id="docshape282" o:spid="_x0000_s1026" o:spt="202" type="#_x0000_t202" style="position:absolute;left:6790;top:2675;height:568;width:801;" fillcolor="#00549F" filled="t" stroked="f" coordsize="21600,21600" o:gfxdata="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QP1G/&#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983872" behindDoc="1" locked="0" layoutInCell="1" allowOverlap="1">
                <wp:simplePos x="0" y="0"/>
                <wp:positionH relativeFrom="page">
                  <wp:posOffset>4992370</wp:posOffset>
                </wp:positionH>
                <wp:positionV relativeFrom="paragraph">
                  <wp:posOffset>618490</wp:posOffset>
                </wp:positionV>
                <wp:extent cx="508635" cy="1441450"/>
                <wp:effectExtent l="635" t="635" r="11430" b="5715"/>
                <wp:wrapTopAndBottom/>
                <wp:docPr id="776" name="docshapegroup283"/>
                <wp:cNvGraphicFramePr/>
                <a:graphic xmlns:a="http://schemas.openxmlformats.org/drawingml/2006/main">
                  <a:graphicData uri="http://schemas.microsoft.com/office/word/2010/wordprocessingGroup">
                    <wpg:wgp>
                      <wpg:cNvGrpSpPr/>
                      <wpg:grpSpPr>
                        <a:xfrm>
                          <a:off x="0" y="0"/>
                          <a:ext cx="508635" cy="1441450"/>
                          <a:chOff x="7862" y="974"/>
                          <a:chExt cx="801" cy="2270"/>
                        </a:xfrm>
                      </wpg:grpSpPr>
                      <wps:wsp>
                        <wps:cNvPr id="777" name="docshape284"/>
                        <wps:cNvSpPr/>
                        <wps:spPr bwMode="auto">
                          <a:xfrm>
                            <a:off x="7861"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778" name="docshape285"/>
                        <wps:cNvSpPr txBox="1"/>
                        <wps:spPr bwMode="auto">
                          <a:xfrm>
                            <a:off x="7861"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83" o:spid="_x0000_s1026" o:spt="203" style="position:absolute;left:0pt;margin-left:393.1pt;margin-top:48.7pt;height:113.5pt;width:40.05pt;mso-position-horizontal-relative:page;mso-wrap-distance-bottom:0pt;mso-wrap-distance-top:0pt;z-index:-251332608;mso-width-relative:page;mso-height-relative:page;" coordorigin="7862,974" coordsize="801,2270" o:gfxdata="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DqjdxzbAAAACgEAAA8AAAAAAAAA&#10;AQAgAAAAIgAAAGRycy9kb3ducmV2LnhtbFBLAQIUABQAAAAIAIdO4kC4Wu0OuQIAAFMHAAAOAAAA&#10;AAAAAAEAIAAAACoBAABkcnMvZTJvRG9jLnhtbFBLBQYAAAAABgAGAFkBAABVBgAAAAA=&#10;">
                <o:lock v:ext="edit" aspectratio="f"/>
                <v:rect id="docshape284" o:spid="_x0000_s1026" o:spt="1" style="position:absolute;left:7861;top:973;height:1703;width:801;" fillcolor="#DCE5EE" filled="t" stroked="f" coordsize="21600,21600" o:gfxdata="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Ro3S8AAAA&#10;3AAAAA8AAAAAAAAAAQAgAAAAIgAAAGRycy9kb3ducmV2LnhtbFBLAQIUABQAAAAIAIdO4kAzLwWe&#10;OwAAADkAAAAQAAAAAAAAAAEAIAAAAAsBAABkcnMvc2hhcGV4bWwueG1sUEsFBgAAAAAGAAYAWwEA&#10;ALUDAAAAAA==&#10;">
                  <v:fill on="t" focussize="0,0"/>
                  <v:stroke on="f"/>
                  <v:imagedata o:title=""/>
                  <o:lock v:ext="edit" aspectratio="f"/>
                </v:rect>
                <v:shape id="docshape285" o:spid="_x0000_s1026" o:spt="202" type="#_x0000_t202" style="position:absolute;left:7861;top:2675;height:568;width:801;" fillcolor="#00549F" filled="t" stroked="f" coordsize="21600,21600" o:gfxdata="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EZDP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983872" behindDoc="1" locked="0" layoutInCell="1" allowOverlap="1">
                <wp:simplePos x="0" y="0"/>
                <wp:positionH relativeFrom="page">
                  <wp:posOffset>5672455</wp:posOffset>
                </wp:positionH>
                <wp:positionV relativeFrom="paragraph">
                  <wp:posOffset>618490</wp:posOffset>
                </wp:positionV>
                <wp:extent cx="508635" cy="1441450"/>
                <wp:effectExtent l="635" t="635" r="11430" b="5715"/>
                <wp:wrapTopAndBottom/>
                <wp:docPr id="779" name="docshapegroup286"/>
                <wp:cNvGraphicFramePr/>
                <a:graphic xmlns:a="http://schemas.openxmlformats.org/drawingml/2006/main">
                  <a:graphicData uri="http://schemas.microsoft.com/office/word/2010/wordprocessingGroup">
                    <wpg:wgp>
                      <wpg:cNvGrpSpPr/>
                      <wpg:grpSpPr>
                        <a:xfrm>
                          <a:off x="0" y="0"/>
                          <a:ext cx="508635" cy="1441450"/>
                          <a:chOff x="8933" y="974"/>
                          <a:chExt cx="801" cy="2270"/>
                        </a:xfrm>
                      </wpg:grpSpPr>
                      <wps:wsp>
                        <wps:cNvPr id="780" name="docshape287"/>
                        <wps:cNvSpPr/>
                        <wps:spPr bwMode="auto">
                          <a:xfrm>
                            <a:off x="8932" y="973"/>
                            <a:ext cx="801" cy="1725"/>
                          </a:xfrm>
                          <a:prstGeom prst="rect">
                            <a:avLst/>
                          </a:prstGeom>
                          <a:solidFill>
                            <a:srgbClr val="DCE5EE"/>
                          </a:solidFill>
                          <a:ln>
                            <a:noFill/>
                          </a:ln>
                        </wps:spPr>
                        <wps:bodyPr rot="0" vert="horz" wrap="square" lIns="91440" tIns="45720" rIns="91440" bIns="45720" anchor="t" anchorCtr="0" upright="1">
                          <a:noAutofit/>
                        </wps:bodyPr>
                      </wps:wsp>
                      <wps:wsp>
                        <wps:cNvPr id="781" name="docshape288"/>
                        <wps:cNvSpPr txBox="1"/>
                        <wps:spPr bwMode="auto">
                          <a:xfrm>
                            <a:off x="8932" y="2698"/>
                            <a:ext cx="801" cy="545"/>
                          </a:xfrm>
                          <a:prstGeom prst="rect">
                            <a:avLst/>
                          </a:prstGeom>
                          <a:solidFill>
                            <a:srgbClr val="00549F"/>
                          </a:solidFill>
                          <a:ln>
                            <a:noFill/>
                          </a:ln>
                        </wps:spPr>
                        <wps:txbx>
                          <w:txbxContent>
                            <w:p>
                              <w:pPr>
                                <w:spacing w:before="120"/>
                                <w:ind w:left="249"/>
                                <w:rPr>
                                  <w:rFonts w:ascii="Century Gothic"/>
                                  <w:b/>
                                  <w:color w:val="000000"/>
                                  <w:sz w:val="14"/>
                                </w:rPr>
                              </w:pPr>
                              <w:r>
                                <w:rPr>
                                  <w:rFonts w:ascii="Century Gothic"/>
                                  <w:b/>
                                  <w:color w:val="FFFFFF"/>
                                  <w:spacing w:val="-5"/>
                                  <w:w w:val="110"/>
                                  <w:sz w:val="14"/>
                                </w:rPr>
                                <w:t>24%</w:t>
                              </w:r>
                            </w:p>
                          </w:txbxContent>
                        </wps:txbx>
                        <wps:bodyPr rot="0" vert="horz" wrap="square" lIns="0" tIns="0" rIns="0" bIns="0" anchor="t" anchorCtr="0" upright="1">
                          <a:noAutofit/>
                        </wps:bodyPr>
                      </wps:wsp>
                    </wpg:wgp>
                  </a:graphicData>
                </a:graphic>
              </wp:anchor>
            </w:drawing>
          </mc:Choice>
          <mc:Fallback>
            <w:pict>
              <v:group id="docshapegroup286" o:spid="_x0000_s1026" o:spt="203" style="position:absolute;left:0pt;margin-left:446.65pt;margin-top:48.7pt;height:113.5pt;width:40.05pt;mso-position-horizontal-relative:page;mso-wrap-distance-bottom:0pt;mso-wrap-distance-top:0pt;z-index:-251332608;mso-width-relative:page;mso-height-relative:page;" coordorigin="8933,974" coordsize="801,2270" o:gfxdata="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R9YKCdsAAAAKAQAADwAAAAAAAAABACAAAAAiAAAAZHJz&#10;L2Rvd25yZXYueG1sUEsBAhQAFAAAAAgAh07iQO4oc3asAgAAUwcAAA4AAAAAAAAAAQAgAAAAKgEA&#10;AGRycy9lMm9Eb2MueG1sUEsFBgAAAAAGAAYAWQEAAEgGAAAAAA==&#10;">
                <o:lock v:ext="edit" aspectratio="f"/>
                <v:rect id="docshape287" o:spid="_x0000_s1026" o:spt="1" style="position:absolute;left:8932;top:973;height:1725;width:801;" fillcolor="#DCE5EE" filled="t" stroked="f" coordsize="21600,21600" o:gfxdata="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7rUsntwAAANwAAAAP&#10;AAAAAAAAAAEAIAAAACIAAABkcnMvZG93bnJldi54bWxQSwECFAAUAAAACACHTuJAMy8FnjsAAAA5&#10;AAAAEAAAAAAAAAABACAAAAAGAQAAZHJzL3NoYXBleG1sLnhtbFBLBQYAAAAABgAGAFsBAACwAwAA&#10;AAA=&#10;">
                  <v:fill on="t" focussize="0,0"/>
                  <v:stroke on="f"/>
                  <v:imagedata o:title=""/>
                  <o:lock v:ext="edit" aspectratio="f"/>
                </v:rect>
                <v:shape id="docshape288" o:spid="_x0000_s1026" o:spt="202" type="#_x0000_t202" style="position:absolute;left:8932;top:2698;height:545;width:801;" fillcolor="#00549F" filled="t" stroked="f" coordsize="21600,21600" o:gfxdata="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SXW/&#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120"/>
                          <w:ind w:left="249"/>
                          <w:rPr>
                            <w:rFonts w:ascii="Century Gothic"/>
                            <w:b/>
                            <w:color w:val="000000"/>
                            <w:sz w:val="14"/>
                          </w:rPr>
                        </w:pPr>
                        <w:r>
                          <w:rPr>
                            <w:rFonts w:ascii="Century Gothic"/>
                            <w:b/>
                            <w:color w:val="FFFFFF"/>
                            <w:spacing w:val="-5"/>
                            <w:w w:val="110"/>
                            <w:sz w:val="14"/>
                          </w:rPr>
                          <w:t>24%</w:t>
                        </w:r>
                      </w:p>
                    </w:txbxContent>
                  </v:textbox>
                </v:shape>
                <w10:wrap type="topAndBottom"/>
              </v:group>
            </w:pict>
          </mc:Fallback>
        </mc:AlternateContent>
      </w:r>
      <w:r>
        <mc:AlternateContent>
          <mc:Choice Requires="wpg">
            <w:drawing>
              <wp:anchor distT="0" distB="0" distL="0" distR="0" simplePos="0" relativeHeight="251984896" behindDoc="1" locked="0" layoutInCell="1" allowOverlap="1">
                <wp:simplePos x="0" y="0"/>
                <wp:positionH relativeFrom="page">
                  <wp:posOffset>6351905</wp:posOffset>
                </wp:positionH>
                <wp:positionV relativeFrom="paragraph">
                  <wp:posOffset>618490</wp:posOffset>
                </wp:positionV>
                <wp:extent cx="508635" cy="1441450"/>
                <wp:effectExtent l="0" t="635" r="12065" b="5715"/>
                <wp:wrapTopAndBottom/>
                <wp:docPr id="782" name="docshapegroup289"/>
                <wp:cNvGraphicFramePr/>
                <a:graphic xmlns:a="http://schemas.openxmlformats.org/drawingml/2006/main">
                  <a:graphicData uri="http://schemas.microsoft.com/office/word/2010/wordprocessingGroup">
                    <wpg:wgp>
                      <wpg:cNvGrpSpPr/>
                      <wpg:grpSpPr>
                        <a:xfrm>
                          <a:off x="0" y="0"/>
                          <a:ext cx="508635" cy="1441450"/>
                          <a:chOff x="10003" y="974"/>
                          <a:chExt cx="801" cy="2270"/>
                        </a:xfrm>
                      </wpg:grpSpPr>
                      <wps:wsp>
                        <wps:cNvPr id="783" name="docshape290"/>
                        <wps:cNvSpPr/>
                        <wps:spPr bwMode="auto">
                          <a:xfrm>
                            <a:off x="10003" y="973"/>
                            <a:ext cx="801" cy="1793"/>
                          </a:xfrm>
                          <a:prstGeom prst="rect">
                            <a:avLst/>
                          </a:prstGeom>
                          <a:solidFill>
                            <a:srgbClr val="DCE5EE"/>
                          </a:solidFill>
                          <a:ln>
                            <a:noFill/>
                          </a:ln>
                        </wps:spPr>
                        <wps:bodyPr rot="0" vert="horz" wrap="square" lIns="91440" tIns="45720" rIns="91440" bIns="45720" anchor="t" anchorCtr="0" upright="1">
                          <a:noAutofit/>
                        </wps:bodyPr>
                      </wps:wsp>
                      <wps:wsp>
                        <wps:cNvPr id="784" name="docshape291"/>
                        <wps:cNvSpPr txBox="1"/>
                        <wps:spPr bwMode="auto">
                          <a:xfrm>
                            <a:off x="10003" y="2766"/>
                            <a:ext cx="801" cy="477"/>
                          </a:xfrm>
                          <a:prstGeom prst="rect">
                            <a:avLst/>
                          </a:prstGeom>
                          <a:solidFill>
                            <a:srgbClr val="00549F"/>
                          </a:solidFill>
                          <a:ln>
                            <a:noFill/>
                          </a:ln>
                        </wps:spPr>
                        <wps:txbx>
                          <w:txbxContent>
                            <w:p>
                              <w:pPr>
                                <w:spacing w:before="97"/>
                                <w:ind w:left="259"/>
                                <w:rPr>
                                  <w:rFonts w:ascii="Century Gothic"/>
                                  <w:b/>
                                  <w:color w:val="000000"/>
                                  <w:sz w:val="14"/>
                                </w:rPr>
                              </w:pPr>
                              <w:r>
                                <w:rPr>
                                  <w:rFonts w:ascii="Century Gothic"/>
                                  <w:b/>
                                  <w:color w:val="FFFFFF"/>
                                  <w:spacing w:val="-5"/>
                                  <w:sz w:val="14"/>
                                </w:rPr>
                                <w:t>21%</w:t>
                              </w:r>
                            </w:p>
                          </w:txbxContent>
                        </wps:txbx>
                        <wps:bodyPr rot="0" vert="horz" wrap="square" lIns="0" tIns="0" rIns="0" bIns="0" anchor="t" anchorCtr="0" upright="1">
                          <a:noAutofit/>
                        </wps:bodyPr>
                      </wps:wsp>
                    </wpg:wgp>
                  </a:graphicData>
                </a:graphic>
              </wp:anchor>
            </w:drawing>
          </mc:Choice>
          <mc:Fallback>
            <w:pict>
              <v:group id="docshapegroup289" o:spid="_x0000_s1026" o:spt="203" style="position:absolute;left:0pt;margin-left:500.15pt;margin-top:48.7pt;height:113.5pt;width:40.05pt;mso-position-horizontal-relative:page;mso-wrap-distance-bottom:0pt;mso-wrap-distance-top:0pt;z-index:-251331584;mso-width-relative:page;mso-height-relative:page;" coordorigin="10003,974" coordsize="801,2270" o:gfxdata="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DhSDIO2gAAAAwBAAAPAAAAAAAAAAEAIAAA&#10;ACIAAABkcnMvZG93bnJldi54bWxQSwECFAAUAAAACACHTuJAXOvd5bUCAABWBwAADgAAAAAAAAAB&#10;ACAAAAApAQAAZHJzL2Uyb0RvYy54bWxQSwUGAAAAAAYABgBZAQAAUAYAAAAA&#10;">
                <o:lock v:ext="edit" aspectratio="f"/>
                <v:rect id="docshape290" o:spid="_x0000_s1026" o:spt="1" style="position:absolute;left:10003;top:973;height:1793;width:801;" fillcolor="#DCE5EE" filled="t" stroked="f" coordsize="21600,21600" o:gfxdata="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1VC/&#10;AAAA3AAAAA8AAAAAAAAAAQAgAAAAIgAAAGRycy9kb3ducmV2LnhtbFBLAQIUABQAAAAIAIdO4kAz&#10;LwWeOwAAADkAAAAQAAAAAAAAAAEAIAAAAA4BAABkcnMvc2hhcGV4bWwueG1sUEsFBgAAAAAGAAYA&#10;WwEAALgDAAAAAA==&#10;">
                  <v:fill on="t" focussize="0,0"/>
                  <v:stroke on="f"/>
                  <v:imagedata o:title=""/>
                  <o:lock v:ext="edit" aspectratio="f"/>
                </v:rect>
                <v:shape id="docshape291" o:spid="_x0000_s1026" o:spt="202" type="#_x0000_t202" style="position:absolute;left:10003;top:2766;height:477;width:801;" fillcolor="#00549F" filled="t" stroked="f" coordsize="21600,21600" o:gfxdata="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J6u2/&#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97"/>
                          <w:ind w:left="259"/>
                          <w:rPr>
                            <w:rFonts w:ascii="Century Gothic"/>
                            <w:b/>
                            <w:color w:val="000000"/>
                            <w:sz w:val="14"/>
                          </w:rPr>
                        </w:pPr>
                        <w:r>
                          <w:rPr>
                            <w:rFonts w:ascii="Century Gothic"/>
                            <w:b/>
                            <w:color w:val="FFFFFF"/>
                            <w:spacing w:val="-5"/>
                            <w:sz w:val="14"/>
                          </w:rPr>
                          <w:t>21%</w:t>
                        </w:r>
                      </w:p>
                    </w:txbxContent>
                  </v:textbox>
                </v:shape>
                <w10:wrap type="topAndBottom"/>
              </v:group>
            </w:pict>
          </mc:Fallback>
        </mc:AlternateContent>
      </w:r>
    </w:p>
    <w:p>
      <w:pPr>
        <w:pStyle w:val="6"/>
        <w:spacing w:before="5"/>
        <w:rPr>
          <w:lang w:eastAsia="zh-CN"/>
        </w:rPr>
      </w:pPr>
    </w:p>
    <w:p>
      <w:pPr>
        <w:pStyle w:val="6"/>
        <w:spacing w:before="8"/>
        <w:rPr>
          <w:sz w:val="5"/>
          <w:lang w:eastAsia="zh-CN"/>
        </w:rPr>
      </w:pPr>
    </w:p>
    <w:p>
      <w:pPr>
        <w:rPr>
          <w:sz w:val="5"/>
          <w:lang w:eastAsia="zh-CN"/>
        </w:rPr>
        <w:sectPr>
          <w:pgSz w:w="12240" w:h="15840"/>
          <w:pgMar w:top="1220" w:right="0" w:bottom="860" w:left="520" w:header="0" w:footer="675" w:gutter="0"/>
          <w:cols w:space="720" w:num="1"/>
        </w:sectPr>
      </w:pPr>
    </w:p>
    <w:p>
      <w:pPr>
        <w:spacing w:before="86" w:line="235" w:lineRule="auto"/>
        <w:ind w:left="987"/>
        <w:jc w:val="center"/>
        <w:rPr>
          <w:sz w:val="12"/>
        </w:rPr>
      </w:pPr>
      <w:r>
        <w:rPr>
          <w:color w:val="231F37"/>
          <w:spacing w:val="-4"/>
          <w:w w:val="115"/>
          <w:sz w:val="12"/>
        </w:rPr>
        <w:t>Data</w:t>
      </w:r>
      <w:r>
        <w:rPr>
          <w:color w:val="231F37"/>
          <w:spacing w:val="-6"/>
          <w:w w:val="115"/>
          <w:sz w:val="12"/>
        </w:rPr>
        <w:t xml:space="preserve"> </w:t>
      </w:r>
      <w:r>
        <w:rPr>
          <w:color w:val="231F37"/>
          <w:spacing w:val="-4"/>
          <w:w w:val="115"/>
          <w:sz w:val="12"/>
        </w:rPr>
        <w:t>quality</w:t>
      </w:r>
      <w:r>
        <w:rPr>
          <w:color w:val="231F37"/>
          <w:spacing w:val="40"/>
          <w:w w:val="115"/>
          <w:sz w:val="12"/>
        </w:rPr>
        <w:t xml:space="preserve"> </w:t>
      </w:r>
      <w:r>
        <w:rPr>
          <w:color w:val="231F37"/>
          <w:spacing w:val="-2"/>
          <w:w w:val="115"/>
          <w:sz w:val="12"/>
        </w:rPr>
        <w:t>(e.g.,</w:t>
      </w:r>
      <w:r>
        <w:rPr>
          <w:color w:val="231F37"/>
          <w:spacing w:val="40"/>
          <w:w w:val="115"/>
          <w:sz w:val="12"/>
        </w:rPr>
        <w:t xml:space="preserve"> </w:t>
      </w:r>
      <w:r>
        <w:rPr>
          <w:color w:val="231F37"/>
          <w:spacing w:val="-2"/>
          <w:w w:val="115"/>
          <w:sz w:val="12"/>
        </w:rPr>
        <w:t>unintended</w:t>
      </w:r>
      <w:r>
        <w:rPr>
          <w:color w:val="231F37"/>
          <w:spacing w:val="40"/>
          <w:w w:val="115"/>
          <w:sz w:val="12"/>
        </w:rPr>
        <w:t xml:space="preserve"> </w:t>
      </w:r>
      <w:r>
        <w:rPr>
          <w:color w:val="231F37"/>
          <w:spacing w:val="-2"/>
          <w:w w:val="115"/>
          <w:sz w:val="12"/>
        </w:rPr>
        <w:t>bias)</w:t>
      </w:r>
    </w:p>
    <w:p>
      <w:pPr>
        <w:spacing w:before="86" w:line="235" w:lineRule="auto"/>
        <w:ind w:left="346" w:firstLine="162"/>
        <w:rPr>
          <w:lang w:eastAsia="zh-CN"/>
        </w:rPr>
      </w:pPr>
    </w:p>
    <w:p>
      <w:pPr>
        <w:spacing w:before="86" w:line="235" w:lineRule="auto"/>
        <w:ind w:left="346" w:firstLine="162"/>
        <w:rPr>
          <w:sz w:val="12"/>
        </w:rPr>
      </w:pPr>
      <w:r>
        <w:br w:type="column"/>
      </w:r>
      <w:r>
        <w:rPr>
          <w:color w:val="231F37"/>
          <w:w w:val="115"/>
          <w:sz w:val="12"/>
        </w:rPr>
        <w:t>Lack</w:t>
      </w:r>
      <w:r>
        <w:rPr>
          <w:color w:val="231F37"/>
          <w:spacing w:val="-8"/>
          <w:w w:val="115"/>
          <w:sz w:val="12"/>
        </w:rPr>
        <w:t xml:space="preserve"> </w:t>
      </w:r>
      <w:r>
        <w:rPr>
          <w:color w:val="231F37"/>
          <w:w w:val="115"/>
          <w:sz w:val="12"/>
        </w:rPr>
        <w:t>of</w:t>
      </w:r>
      <w:r>
        <w:rPr>
          <w:color w:val="231F37"/>
          <w:spacing w:val="40"/>
          <w:w w:val="115"/>
          <w:sz w:val="12"/>
        </w:rPr>
        <w:t xml:space="preserve"> </w:t>
      </w:r>
      <w:r>
        <w:rPr>
          <w:color w:val="231F37"/>
          <w:spacing w:val="-4"/>
          <w:w w:val="115"/>
          <w:sz w:val="12"/>
        </w:rPr>
        <w:t>transparency</w:t>
      </w:r>
    </w:p>
    <w:p>
      <w:pPr>
        <w:spacing w:before="86" w:line="235" w:lineRule="auto"/>
        <w:ind w:left="332"/>
        <w:jc w:val="center"/>
        <w:rPr>
          <w:sz w:val="12"/>
        </w:rPr>
      </w:pPr>
      <w:r>
        <w:br w:type="column"/>
      </w:r>
      <w:r>
        <w:rPr>
          <w:color w:val="231F37"/>
          <w:w w:val="115"/>
          <w:sz w:val="12"/>
        </w:rPr>
        <w:t>Skills</w:t>
      </w:r>
      <w:r>
        <w:rPr>
          <w:color w:val="231F37"/>
          <w:spacing w:val="-8"/>
          <w:w w:val="115"/>
          <w:sz w:val="12"/>
        </w:rPr>
        <w:t xml:space="preserve"> </w:t>
      </w:r>
      <w:r>
        <w:rPr>
          <w:color w:val="231F37"/>
          <w:w w:val="115"/>
          <w:sz w:val="12"/>
        </w:rPr>
        <w:t>and</w:t>
      </w:r>
      <w:r>
        <w:rPr>
          <w:color w:val="231F37"/>
          <w:spacing w:val="40"/>
          <w:w w:val="115"/>
          <w:sz w:val="12"/>
        </w:rPr>
        <w:t xml:space="preserve"> </w:t>
      </w:r>
      <w:r>
        <w:rPr>
          <w:color w:val="231F37"/>
          <w:spacing w:val="-4"/>
          <w:w w:val="115"/>
          <w:sz w:val="12"/>
        </w:rPr>
        <w:t>expertise</w:t>
      </w:r>
      <w:r>
        <w:rPr>
          <w:color w:val="231F37"/>
          <w:spacing w:val="-6"/>
          <w:w w:val="115"/>
          <w:sz w:val="12"/>
        </w:rPr>
        <w:t xml:space="preserve"> </w:t>
      </w:r>
      <w:r>
        <w:rPr>
          <w:color w:val="231F37"/>
          <w:spacing w:val="-4"/>
          <w:w w:val="115"/>
          <w:sz w:val="12"/>
        </w:rPr>
        <w:t>for</w:t>
      </w:r>
      <w:r>
        <w:rPr>
          <w:color w:val="231F37"/>
          <w:spacing w:val="40"/>
          <w:w w:val="115"/>
          <w:sz w:val="12"/>
        </w:rPr>
        <w:t xml:space="preserve"> </w:t>
      </w:r>
      <w:r>
        <w:rPr>
          <w:color w:val="231F37"/>
          <w:spacing w:val="-2"/>
          <w:w w:val="115"/>
          <w:sz w:val="12"/>
        </w:rPr>
        <w:t>managing</w:t>
      </w:r>
    </w:p>
    <w:p>
      <w:pPr>
        <w:tabs>
          <w:tab w:val="left" w:pos="1372"/>
          <w:tab w:val="left" w:pos="2634"/>
        </w:tabs>
        <w:spacing w:before="84"/>
        <w:ind w:left="275"/>
        <w:rPr>
          <w:sz w:val="12"/>
        </w:rPr>
      </w:pPr>
      <w:r>
        <w:br w:type="column"/>
      </w:r>
      <w:r>
        <w:rPr>
          <w:color w:val="231F37"/>
          <w:w w:val="110"/>
          <w:sz w:val="12"/>
        </w:rPr>
        <w:t>Data</w:t>
      </w:r>
      <w:r>
        <w:rPr>
          <w:color w:val="231F37"/>
          <w:spacing w:val="-1"/>
          <w:w w:val="110"/>
          <w:sz w:val="12"/>
        </w:rPr>
        <w:t xml:space="preserve"> </w:t>
      </w:r>
      <w:r>
        <w:rPr>
          <w:color w:val="231F37"/>
          <w:spacing w:val="-2"/>
          <w:w w:val="115"/>
          <w:sz w:val="12"/>
        </w:rPr>
        <w:t>poisoning</w:t>
      </w:r>
      <w:r>
        <w:rPr>
          <w:color w:val="231F37"/>
          <w:sz w:val="12"/>
        </w:rPr>
        <w:tab/>
      </w:r>
      <w:r>
        <w:rPr>
          <w:color w:val="231F37"/>
          <w:spacing w:val="-2"/>
          <w:w w:val="115"/>
          <w:sz w:val="12"/>
        </w:rPr>
        <w:t>Hallucinations</w:t>
      </w:r>
      <w:r>
        <w:rPr>
          <w:color w:val="231F37"/>
          <w:sz w:val="12"/>
        </w:rPr>
        <w:tab/>
      </w:r>
      <w:r>
        <w:rPr>
          <w:color w:val="231F37"/>
          <w:spacing w:val="-4"/>
          <w:w w:val="115"/>
          <w:sz w:val="12"/>
        </w:rPr>
        <w:t>Privacy</w:t>
      </w:r>
    </w:p>
    <w:p>
      <w:pPr>
        <w:spacing w:before="86" w:line="235" w:lineRule="auto"/>
        <w:ind w:left="726" w:hanging="314"/>
        <w:rPr>
          <w:sz w:val="12"/>
        </w:rPr>
      </w:pPr>
      <w:r>
        <w:br w:type="column"/>
      </w:r>
      <w:r>
        <w:rPr>
          <w:color w:val="231F37"/>
          <w:spacing w:val="-4"/>
          <w:w w:val="115"/>
          <w:sz w:val="12"/>
        </w:rPr>
        <w:t>Data</w:t>
      </w:r>
      <w:r>
        <w:rPr>
          <w:color w:val="231F37"/>
          <w:spacing w:val="-6"/>
          <w:w w:val="115"/>
          <w:sz w:val="12"/>
        </w:rPr>
        <w:t xml:space="preserve"> </w:t>
      </w:r>
      <w:r>
        <w:rPr>
          <w:color w:val="231F37"/>
          <w:spacing w:val="-4"/>
          <w:w w:val="115"/>
          <w:sz w:val="12"/>
        </w:rPr>
        <w:t>leakage</w:t>
      </w:r>
      <w:r>
        <w:rPr>
          <w:color w:val="231F37"/>
          <w:spacing w:val="-5"/>
          <w:w w:val="115"/>
          <w:sz w:val="12"/>
        </w:rPr>
        <w:t xml:space="preserve"> </w:t>
      </w:r>
      <w:r>
        <w:rPr>
          <w:color w:val="231F37"/>
          <w:spacing w:val="-4"/>
          <w:w w:val="115"/>
          <w:sz w:val="12"/>
        </w:rPr>
        <w:t>or</w:t>
      </w:r>
      <w:r>
        <w:rPr>
          <w:color w:val="231F37"/>
          <w:spacing w:val="40"/>
          <w:w w:val="115"/>
          <w:sz w:val="12"/>
        </w:rPr>
        <w:t xml:space="preserve"> </w:t>
      </w:r>
      <w:r>
        <w:rPr>
          <w:color w:val="231F37"/>
          <w:spacing w:val="-4"/>
          <w:w w:val="115"/>
          <w:sz w:val="12"/>
        </w:rPr>
        <w:t>loss</w:t>
      </w:r>
    </w:p>
    <w:p>
      <w:pPr>
        <w:spacing w:before="84"/>
        <w:ind w:left="358"/>
        <w:rPr>
          <w:sz w:val="12"/>
        </w:rPr>
      </w:pPr>
      <w:r>
        <w:br w:type="column"/>
      </w:r>
      <w:r>
        <w:rPr>
          <w:color w:val="231F37"/>
          <w:spacing w:val="-2"/>
          <w:w w:val="115"/>
          <w:sz w:val="12"/>
        </w:rPr>
        <w:t>Accuracy</w:t>
      </w:r>
    </w:p>
    <w:p>
      <w:pPr>
        <w:spacing w:before="84"/>
        <w:ind w:left="589"/>
        <w:rPr>
          <w:sz w:val="12"/>
        </w:rPr>
      </w:pPr>
      <w:r>
        <w:br w:type="column"/>
      </w:r>
      <w:r>
        <w:rPr>
          <w:color w:val="231F37"/>
          <w:spacing w:val="-2"/>
          <w:w w:val="110"/>
          <w:sz w:val="12"/>
        </w:rPr>
        <w:t>Misuse</w:t>
      </w:r>
    </w:p>
    <w:p>
      <w:pPr>
        <w:rPr>
          <w:sz w:val="12"/>
        </w:rPr>
        <w:sectPr>
          <w:type w:val="continuous"/>
          <w:pgSz w:w="12240" w:h="15840"/>
          <w:pgMar w:top="1500" w:right="0" w:bottom="280" w:left="520" w:header="0" w:footer="675" w:gutter="0"/>
          <w:cols w:equalWidth="0" w:num="7">
            <w:col w:w="1644" w:space="40"/>
            <w:col w:w="1060" w:space="39"/>
            <w:col w:w="1017" w:space="39"/>
            <w:col w:w="3026" w:space="40"/>
            <w:col w:w="1259" w:space="40"/>
            <w:col w:w="858" w:space="39"/>
            <w:col w:w="2619"/>
          </w:cols>
        </w:sectPr>
      </w:pPr>
    </w:p>
    <w:p>
      <w:pPr>
        <w:pStyle w:val="6"/>
        <w:tabs>
          <w:tab w:val="left" w:pos="851"/>
        </w:tabs>
        <w:spacing w:line="276" w:lineRule="auto"/>
        <w:ind w:left="993" w:right="1514"/>
        <w:rPr>
          <w:rFonts w:ascii="微软雅黑" w:hAnsi="微软雅黑" w:eastAsia="微软雅黑" w:cs="微软雅黑"/>
          <w:lang w:val="zh-CN" w:eastAsia="zh-CN"/>
        </w:rPr>
      </w:pPr>
    </w:p>
    <w:p>
      <w:pPr>
        <w:pStyle w:val="6"/>
        <w:spacing w:before="9"/>
        <w:rPr>
          <w:sz w:val="24"/>
          <w:lang w:eastAsia="zh-CN"/>
        </w:rPr>
      </w:pPr>
      <w:r>
        <mc:AlternateContent>
          <mc:Choice Requires="wps">
            <w:drawing>
              <wp:anchor distT="0" distB="0" distL="0" distR="0" simplePos="0" relativeHeight="251993088" behindDoc="1" locked="0" layoutInCell="1" allowOverlap="1">
                <wp:simplePos x="0" y="0"/>
                <wp:positionH relativeFrom="page">
                  <wp:posOffset>1911350</wp:posOffset>
                </wp:positionH>
                <wp:positionV relativeFrom="paragraph">
                  <wp:posOffset>207645</wp:posOffset>
                </wp:positionV>
                <wp:extent cx="3887470" cy="236855"/>
                <wp:effectExtent l="0" t="0" r="11430" b="4445"/>
                <wp:wrapTopAndBottom/>
                <wp:docPr id="785" name="docshape264"/>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70"/>
                              <w:ind w:left="237"/>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您最担心的有关</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在安全领域的问题有哪些？（最多选择</w:t>
                            </w:r>
                            <w:r>
                              <w:rPr>
                                <w:rFonts w:ascii="Verdana"/>
                                <w:i/>
                                <w:color w:val="454C5B"/>
                                <w:w w:val="90"/>
                                <w:sz w:val="17"/>
                                <w:lang w:eastAsia="zh-CN"/>
                              </w:rPr>
                              <w:t xml:space="preserve"> 3 </w:t>
                            </w:r>
                            <w:r>
                              <w:rPr>
                                <w:rFonts w:hint="eastAsia" w:ascii="微软雅黑" w:hAnsi="微软雅黑" w:eastAsia="微软雅黑" w:cs="微软雅黑"/>
                                <w:i/>
                                <w:color w:val="454C5B"/>
                                <w:w w:val="90"/>
                                <w:sz w:val="17"/>
                                <w:lang w:eastAsia="zh-CN"/>
                              </w:rPr>
                              <w:t>项）</w:t>
                            </w:r>
                          </w:p>
                        </w:txbxContent>
                      </wps:txbx>
                      <wps:bodyPr rot="0" vert="horz" wrap="square" lIns="0" tIns="0" rIns="0" bIns="0" anchor="t" anchorCtr="0" upright="1">
                        <a:noAutofit/>
                      </wps:bodyPr>
                    </wps:wsp>
                  </a:graphicData>
                </a:graphic>
              </wp:anchor>
            </w:drawing>
          </mc:Choice>
          <mc:Fallback>
            <w:pict>
              <v:shape id="docshape264" o:spid="_x0000_s1026" o:spt="202" type="#_x0000_t202" style="position:absolute;left:0pt;margin-left:150.5pt;margin-top:16.35pt;height:18.65pt;width:306.1pt;mso-position-horizontal-relative:page;mso-wrap-distance-bottom:0pt;mso-wrap-distance-top:0pt;z-index:-251323392;mso-width-relative:page;mso-height-relative:page;" fillcolor="#EEF3F8" filled="t" stroked="f" coordsize="21600,21600" o:gfxdata="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KCKedcAAAAJAQAADwAAAAAAAAABACAAAAAiAAAAZHJzL2Rvd25yZXYu&#10;eG1sUEsBAhQAFAAAAAgAh07iQNrMazD8AQAAAAQAAA4AAAAAAAAAAQAgAAAAJgEAAGRycy9lMm9E&#10;b2MueG1sUEsFBgAAAAAGAAYAWQEAAJQFAAAAAA==&#10;">
                <v:fill on="t" focussize="0,0"/>
                <v:stroke on="f"/>
                <v:imagedata o:title=""/>
                <o:lock v:ext="edit" aspectratio="f"/>
                <v:textbox inset="0mm,0mm,0mm,0mm">
                  <w:txbxContent>
                    <w:p>
                      <w:pPr>
                        <w:spacing w:before="70"/>
                        <w:ind w:left="237"/>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您最担心的有关</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在安全领域的问题有哪些？（最多选择</w:t>
                      </w:r>
                      <w:r>
                        <w:rPr>
                          <w:rFonts w:ascii="Verdana"/>
                          <w:i/>
                          <w:color w:val="454C5B"/>
                          <w:w w:val="90"/>
                          <w:sz w:val="17"/>
                          <w:lang w:eastAsia="zh-CN"/>
                        </w:rPr>
                        <w:t xml:space="preserve"> 3 </w:t>
                      </w:r>
                      <w:r>
                        <w:rPr>
                          <w:rFonts w:hint="eastAsia" w:ascii="微软雅黑" w:hAnsi="微软雅黑" w:eastAsia="微软雅黑" w:cs="微软雅黑"/>
                          <w:i/>
                          <w:color w:val="454C5B"/>
                          <w:w w:val="90"/>
                          <w:sz w:val="17"/>
                          <w:lang w:eastAsia="zh-CN"/>
                        </w:rPr>
                        <w:t>项）</w:t>
                      </w:r>
                    </w:p>
                  </w:txbxContent>
                </v:textbox>
                <w10:wrap type="topAndBottom"/>
              </v:shape>
            </w:pict>
          </mc:Fallback>
        </mc:AlternateContent>
      </w:r>
      <w:r>
        <mc:AlternateContent>
          <mc:Choice Requires="wpg">
            <w:drawing>
              <wp:anchor distT="0" distB="0" distL="0" distR="0" simplePos="0" relativeHeight="251994112" behindDoc="1" locked="0" layoutInCell="1" allowOverlap="1">
                <wp:simplePos x="0" y="0"/>
                <wp:positionH relativeFrom="page">
                  <wp:posOffset>911860</wp:posOffset>
                </wp:positionH>
                <wp:positionV relativeFrom="paragraph">
                  <wp:posOffset>618490</wp:posOffset>
                </wp:positionV>
                <wp:extent cx="508635" cy="1441450"/>
                <wp:effectExtent l="0" t="635" r="12065" b="5715"/>
                <wp:wrapTopAndBottom/>
                <wp:docPr id="786" name="docshapegroup265"/>
                <wp:cNvGraphicFramePr/>
                <a:graphic xmlns:a="http://schemas.openxmlformats.org/drawingml/2006/main">
                  <a:graphicData uri="http://schemas.microsoft.com/office/word/2010/wordprocessingGroup">
                    <wpg:wgp>
                      <wpg:cNvGrpSpPr/>
                      <wpg:grpSpPr>
                        <a:xfrm>
                          <a:off x="0" y="0"/>
                          <a:ext cx="508635" cy="1441450"/>
                          <a:chOff x="1436" y="974"/>
                          <a:chExt cx="801" cy="2270"/>
                        </a:xfrm>
                      </wpg:grpSpPr>
                      <wps:wsp>
                        <wps:cNvPr id="787" name="docshape266"/>
                        <wps:cNvSpPr/>
                        <wps:spPr bwMode="auto">
                          <a:xfrm>
                            <a:off x="1436" y="973"/>
                            <a:ext cx="801" cy="1408"/>
                          </a:xfrm>
                          <a:prstGeom prst="rect">
                            <a:avLst/>
                          </a:prstGeom>
                          <a:solidFill>
                            <a:srgbClr val="DCE5EE"/>
                          </a:solidFill>
                          <a:ln>
                            <a:noFill/>
                          </a:ln>
                        </wps:spPr>
                        <wps:bodyPr rot="0" vert="horz" wrap="square" lIns="91440" tIns="45720" rIns="91440" bIns="45720" anchor="t" anchorCtr="0" upright="1">
                          <a:noAutofit/>
                        </wps:bodyPr>
                      </wps:wsp>
                      <wps:wsp>
                        <wps:cNvPr id="788" name="docshape267"/>
                        <wps:cNvSpPr txBox="1"/>
                        <wps:spPr bwMode="auto">
                          <a:xfrm>
                            <a:off x="1436" y="2380"/>
                            <a:ext cx="801" cy="863"/>
                          </a:xfrm>
                          <a:prstGeom prst="rect">
                            <a:avLst/>
                          </a:prstGeom>
                          <a:solidFill>
                            <a:srgbClr val="00549F"/>
                          </a:solidFill>
                          <a:ln>
                            <a:noFill/>
                          </a:ln>
                        </wps:spPr>
                        <wps:txbx>
                          <w:txbxContent>
                            <w:p>
                              <w:pPr>
                                <w:spacing w:before="137"/>
                                <w:ind w:left="251"/>
                                <w:rPr>
                                  <w:rFonts w:ascii="Century Gothic"/>
                                  <w:b/>
                                  <w:color w:val="000000"/>
                                  <w:sz w:val="14"/>
                                </w:rPr>
                              </w:pPr>
                              <w:r>
                                <w:rPr>
                                  <w:rFonts w:ascii="Century Gothic"/>
                                  <w:b/>
                                  <w:color w:val="FFFFFF"/>
                                  <w:spacing w:val="-5"/>
                                  <w:w w:val="110"/>
                                  <w:sz w:val="14"/>
                                </w:rPr>
                                <w:t>38%</w:t>
                              </w:r>
                            </w:p>
                          </w:txbxContent>
                        </wps:txbx>
                        <wps:bodyPr rot="0" vert="horz" wrap="square" lIns="0" tIns="0" rIns="0" bIns="0" anchor="t" anchorCtr="0" upright="1">
                          <a:noAutofit/>
                        </wps:bodyPr>
                      </wps:wsp>
                    </wpg:wgp>
                  </a:graphicData>
                </a:graphic>
              </wp:anchor>
            </w:drawing>
          </mc:Choice>
          <mc:Fallback>
            <w:pict>
              <v:group id="docshapegroup265" o:spid="_x0000_s1026" o:spt="203" style="position:absolute;left:0pt;margin-left:71.8pt;margin-top:48.7pt;height:113.5pt;width:40.05pt;mso-position-horizontal-relative:page;mso-wrap-distance-bottom:0pt;mso-wrap-distance-top:0pt;z-index:-251322368;mso-width-relative:page;mso-height-relative:page;" coordorigin="1436,974" coordsize="801,2270" o:gfxdata="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rufQD2gAAAAoBAAAPAAAAAAAAAAEAIAAAACIAAABkcnMvZG93&#10;bnJldi54bWxQSwECFAAUAAAACACHTuJA9Q3RzqkCAABTBwAADgAAAAAAAAABACAAAAApAQAAZHJz&#10;L2Uyb0RvYy54bWxQSwUGAAAAAAYABgBZAQAARAYAAAAA&#10;">
                <o:lock v:ext="edit" aspectratio="f"/>
                <v:rect id="docshape266" o:spid="_x0000_s1026" o:spt="1" style="position:absolute;left:1436;top:973;height:1408;width:801;" fillcolor="#DCE5EE" filled="t" stroked="f" coordsize="21600,21600" o:gfxdata="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ETTU74A&#10;AADcAAAADwAAAAAAAAABACAAAAAiAAAAZHJzL2Rvd25yZXYueG1sUEsBAhQAFAAAAAgAh07iQDMv&#10;BZ47AAAAOQAAABAAAAAAAAAAAQAgAAAADQEAAGRycy9zaGFwZXhtbC54bWxQSwUGAAAAAAYABgBb&#10;AQAAtwMAAAAA&#10;">
                  <v:fill on="t" focussize="0,0"/>
                  <v:stroke on="f"/>
                  <v:imagedata o:title=""/>
                  <o:lock v:ext="edit" aspectratio="f"/>
                </v:rect>
                <v:shape id="docshape267" o:spid="_x0000_s1026" o:spt="202" type="#_x0000_t202" style="position:absolute;left:1436;top:2380;height:863;width:801;" fillcolor="#00549F" filled="t" stroked="f" coordsize="21600,21600" o:gfxdata="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xODo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137"/>
                          <w:ind w:left="251"/>
                          <w:rPr>
                            <w:rFonts w:ascii="Century Gothic"/>
                            <w:b/>
                            <w:color w:val="000000"/>
                            <w:sz w:val="14"/>
                          </w:rPr>
                        </w:pPr>
                        <w:r>
                          <w:rPr>
                            <w:rFonts w:ascii="Century Gothic"/>
                            <w:b/>
                            <w:color w:val="FFFFFF"/>
                            <w:spacing w:val="-5"/>
                            <w:w w:val="110"/>
                            <w:sz w:val="14"/>
                          </w:rPr>
                          <w:t>38%</w:t>
                        </w:r>
                      </w:p>
                    </w:txbxContent>
                  </v:textbox>
                </v:shape>
                <w10:wrap type="topAndBottom"/>
              </v:group>
            </w:pict>
          </mc:Fallback>
        </mc:AlternateContent>
      </w:r>
      <w:r>
        <mc:AlternateContent>
          <mc:Choice Requires="wpg">
            <w:drawing>
              <wp:anchor distT="0" distB="0" distL="0" distR="0" simplePos="0" relativeHeight="251995136" behindDoc="1" locked="0" layoutInCell="1" allowOverlap="1">
                <wp:simplePos x="0" y="0"/>
                <wp:positionH relativeFrom="page">
                  <wp:posOffset>1591945</wp:posOffset>
                </wp:positionH>
                <wp:positionV relativeFrom="paragraph">
                  <wp:posOffset>618490</wp:posOffset>
                </wp:positionV>
                <wp:extent cx="508635" cy="1441450"/>
                <wp:effectExtent l="0" t="635" r="12065" b="5715"/>
                <wp:wrapTopAndBottom/>
                <wp:docPr id="789" name="docshapegroup268"/>
                <wp:cNvGraphicFramePr/>
                <a:graphic xmlns:a="http://schemas.openxmlformats.org/drawingml/2006/main">
                  <a:graphicData uri="http://schemas.microsoft.com/office/word/2010/wordprocessingGroup">
                    <wpg:wgp>
                      <wpg:cNvGrpSpPr/>
                      <wpg:grpSpPr>
                        <a:xfrm>
                          <a:off x="0" y="0"/>
                          <a:ext cx="508635" cy="1441450"/>
                          <a:chOff x="2507" y="974"/>
                          <a:chExt cx="801" cy="2270"/>
                        </a:xfrm>
                      </wpg:grpSpPr>
                      <wps:wsp>
                        <wps:cNvPr id="790" name="docshape269"/>
                        <wps:cNvSpPr/>
                        <wps:spPr bwMode="auto">
                          <a:xfrm>
                            <a:off x="2507" y="973"/>
                            <a:ext cx="801" cy="1453"/>
                          </a:xfrm>
                          <a:prstGeom prst="rect">
                            <a:avLst/>
                          </a:prstGeom>
                          <a:solidFill>
                            <a:srgbClr val="DCE5EE"/>
                          </a:solidFill>
                          <a:ln>
                            <a:noFill/>
                          </a:ln>
                        </wps:spPr>
                        <wps:bodyPr rot="0" vert="horz" wrap="square" lIns="91440" tIns="45720" rIns="91440" bIns="45720" anchor="t" anchorCtr="0" upright="1">
                          <a:noAutofit/>
                        </wps:bodyPr>
                      </wps:wsp>
                      <wps:wsp>
                        <wps:cNvPr id="791" name="docshape270"/>
                        <wps:cNvSpPr txBox="1"/>
                        <wps:spPr bwMode="auto">
                          <a:xfrm>
                            <a:off x="2507" y="2426"/>
                            <a:ext cx="801" cy="818"/>
                          </a:xfrm>
                          <a:prstGeom prst="rect">
                            <a:avLst/>
                          </a:prstGeom>
                          <a:solidFill>
                            <a:srgbClr val="00549F"/>
                          </a:solidFill>
                          <a:ln>
                            <a:noFill/>
                          </a:ln>
                        </wps:spPr>
                        <wps:txbx>
                          <w:txbxContent>
                            <w:p>
                              <w:pPr>
                                <w:spacing w:before="139"/>
                                <w:ind w:left="252"/>
                                <w:rPr>
                                  <w:rFonts w:ascii="Century Gothic"/>
                                  <w:b/>
                                  <w:color w:val="000000"/>
                                  <w:sz w:val="14"/>
                                </w:rPr>
                              </w:pPr>
                              <w:r>
                                <w:rPr>
                                  <w:rFonts w:ascii="Century Gothic"/>
                                  <w:b/>
                                  <w:color w:val="FFFFFF"/>
                                  <w:spacing w:val="-5"/>
                                  <w:w w:val="105"/>
                                  <w:sz w:val="14"/>
                                </w:rPr>
                                <w:t>36%</w:t>
                              </w:r>
                            </w:p>
                          </w:txbxContent>
                        </wps:txbx>
                        <wps:bodyPr rot="0" vert="horz" wrap="square" lIns="0" tIns="0" rIns="0" bIns="0" anchor="t" anchorCtr="0" upright="1">
                          <a:noAutofit/>
                        </wps:bodyPr>
                      </wps:wsp>
                    </wpg:wgp>
                  </a:graphicData>
                </a:graphic>
              </wp:anchor>
            </w:drawing>
          </mc:Choice>
          <mc:Fallback>
            <w:pict>
              <v:group id="docshapegroup268" o:spid="_x0000_s1026" o:spt="203" style="position:absolute;left:0pt;margin-left:125.35pt;margin-top:48.7pt;height:113.5pt;width:40.05pt;mso-position-horizontal-relative:page;mso-wrap-distance-bottom:0pt;mso-wrap-distance-top:0pt;z-index:-251321344;mso-width-relative:page;mso-height-relative:page;" coordorigin="2507,974" coordsize="801,2270" o:gfxdata="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CdeLqR2wAAAAoBAAAPAAAAAAAAAAEAIAAAACIA&#10;AABkcnMvZG93bnJldi54bWxQSwECFAAUAAAACACHTuJAKKLic7ECAABTBwAADgAAAAAAAAABACAA&#10;AAAqAQAAZHJzL2Uyb0RvYy54bWxQSwUGAAAAAAYABgBZAQAATQYAAAAA&#10;">
                <o:lock v:ext="edit" aspectratio="f"/>
                <v:rect id="docshape269" o:spid="_x0000_s1026" o:spt="1" style="position:absolute;left:2507;top:973;height:1453;width:801;" fillcolor="#DCE5EE" filled="t" stroked="f" coordsize="21600,21600" o:gfxdata="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d+rsAAADc&#10;AAAADwAAAAAAAAABACAAAAAiAAAAZHJzL2Rvd25yZXYueG1sUEsBAhQAFAAAAAgAh07iQDMvBZ47&#10;AAAAOQAAABAAAAAAAAAAAQAgAAAACgEAAGRycy9zaGFwZXhtbC54bWxQSwUGAAAAAAYABgBbAQAA&#10;tAMAAAAA&#10;">
                  <v:fill on="t" focussize="0,0"/>
                  <v:stroke on="f"/>
                  <v:imagedata o:title=""/>
                  <o:lock v:ext="edit" aspectratio="f"/>
                </v:rect>
                <v:shape id="docshape270" o:spid="_x0000_s1026" o:spt="202" type="#_x0000_t202" style="position:absolute;left:2507;top:2426;height:818;width:801;" fillcolor="#00549F" filled="t" stroked="f" coordsize="21600,21600" o:gfxdata="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8n36i/&#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139"/>
                          <w:ind w:left="252"/>
                          <w:rPr>
                            <w:rFonts w:ascii="Century Gothic"/>
                            <w:b/>
                            <w:color w:val="000000"/>
                            <w:sz w:val="14"/>
                          </w:rPr>
                        </w:pPr>
                        <w:r>
                          <w:rPr>
                            <w:rFonts w:ascii="Century Gothic"/>
                            <w:b/>
                            <w:color w:val="FFFFFF"/>
                            <w:spacing w:val="-5"/>
                            <w:w w:val="105"/>
                            <w:sz w:val="14"/>
                          </w:rPr>
                          <w:t>36%</w:t>
                        </w:r>
                      </w:p>
                    </w:txbxContent>
                  </v:textbox>
                </v:shape>
                <w10:wrap type="topAndBottom"/>
              </v:group>
            </w:pict>
          </mc:Fallback>
        </mc:AlternateContent>
      </w:r>
      <w:r>
        <mc:AlternateContent>
          <mc:Choice Requires="wpg">
            <w:drawing>
              <wp:anchor distT="0" distB="0" distL="0" distR="0" simplePos="0" relativeHeight="251996160" behindDoc="1" locked="0" layoutInCell="1" allowOverlap="1">
                <wp:simplePos x="0" y="0"/>
                <wp:positionH relativeFrom="page">
                  <wp:posOffset>2272030</wp:posOffset>
                </wp:positionH>
                <wp:positionV relativeFrom="paragraph">
                  <wp:posOffset>618490</wp:posOffset>
                </wp:positionV>
                <wp:extent cx="508635" cy="1441450"/>
                <wp:effectExtent l="0" t="635" r="12065" b="5715"/>
                <wp:wrapTopAndBottom/>
                <wp:docPr id="792" name="docshapegroup271"/>
                <wp:cNvGraphicFramePr/>
                <a:graphic xmlns:a="http://schemas.openxmlformats.org/drawingml/2006/main">
                  <a:graphicData uri="http://schemas.microsoft.com/office/word/2010/wordprocessingGroup">
                    <wpg:wgp>
                      <wpg:cNvGrpSpPr/>
                      <wpg:grpSpPr>
                        <a:xfrm>
                          <a:off x="0" y="0"/>
                          <a:ext cx="508635" cy="1441450"/>
                          <a:chOff x="3578" y="974"/>
                          <a:chExt cx="801" cy="2270"/>
                        </a:xfrm>
                      </wpg:grpSpPr>
                      <wps:wsp>
                        <wps:cNvPr id="793" name="docshape272"/>
                        <wps:cNvSpPr/>
                        <wps:spPr bwMode="auto">
                          <a:xfrm>
                            <a:off x="3578" y="973"/>
                            <a:ext cx="801" cy="1484"/>
                          </a:xfrm>
                          <a:prstGeom prst="rect">
                            <a:avLst/>
                          </a:prstGeom>
                          <a:solidFill>
                            <a:srgbClr val="DCE5EE"/>
                          </a:solidFill>
                          <a:ln>
                            <a:noFill/>
                          </a:ln>
                        </wps:spPr>
                        <wps:bodyPr rot="0" vert="horz" wrap="square" lIns="91440" tIns="45720" rIns="91440" bIns="45720" anchor="t" anchorCtr="0" upright="1">
                          <a:noAutofit/>
                        </wps:bodyPr>
                      </wps:wsp>
                      <wps:wsp>
                        <wps:cNvPr id="794" name="docshape273"/>
                        <wps:cNvSpPr txBox="1"/>
                        <wps:spPr bwMode="auto">
                          <a:xfrm>
                            <a:off x="3578" y="2457"/>
                            <a:ext cx="801" cy="786"/>
                          </a:xfrm>
                          <a:prstGeom prst="rect">
                            <a:avLst/>
                          </a:prstGeom>
                          <a:solidFill>
                            <a:srgbClr val="00549F"/>
                          </a:solidFill>
                          <a:ln>
                            <a:noFill/>
                          </a:ln>
                        </wps:spPr>
                        <wps:txbx>
                          <w:txbxContent>
                            <w:p>
                              <w:pPr>
                                <w:spacing w:before="128"/>
                                <w:ind w:left="256"/>
                                <w:rPr>
                                  <w:rFonts w:ascii="Century Gothic"/>
                                  <w:b/>
                                  <w:color w:val="000000"/>
                                  <w:sz w:val="14"/>
                                </w:rPr>
                              </w:pPr>
                              <w:r>
                                <w:rPr>
                                  <w:rFonts w:ascii="Century Gothic"/>
                                  <w:b/>
                                  <w:color w:val="FFFFFF"/>
                                  <w:spacing w:val="-5"/>
                                  <w:w w:val="105"/>
                                  <w:sz w:val="14"/>
                                </w:rPr>
                                <w:t>33%</w:t>
                              </w:r>
                            </w:p>
                          </w:txbxContent>
                        </wps:txbx>
                        <wps:bodyPr rot="0" vert="horz" wrap="square" lIns="0" tIns="0" rIns="0" bIns="0" anchor="t" anchorCtr="0" upright="1">
                          <a:noAutofit/>
                        </wps:bodyPr>
                      </wps:wsp>
                    </wpg:wgp>
                  </a:graphicData>
                </a:graphic>
              </wp:anchor>
            </w:drawing>
          </mc:Choice>
          <mc:Fallback>
            <w:pict>
              <v:group id="docshapegroup271" o:spid="_x0000_s1026" o:spt="203" style="position:absolute;left:0pt;margin-left:178.9pt;margin-top:48.7pt;height:113.5pt;width:40.05pt;mso-position-horizontal-relative:page;mso-wrap-distance-bottom:0pt;mso-wrap-distance-top:0pt;z-index:-251320320;mso-width-relative:page;mso-height-relative:page;" coordorigin="3578,974" coordsize="801,2270" o:gfxdata="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K+6hBPbAAAACgEAAA8AAAAAAAAAAQAgAAAA&#10;IgAAAGRycy9kb3ducmV2LnhtbFBLAQIUABQAAAAIAIdO4kAQiJcaswIAAFMHAAAOAAAAAAAAAAEA&#10;IAAAACoBAABkcnMvZTJvRG9jLnhtbFBLBQYAAAAABgAGAFkBAABPBgAAAAA=&#10;">
                <o:lock v:ext="edit" aspectratio="f"/>
                <v:rect id="docshape272" o:spid="_x0000_s1026" o:spt="1" style="position:absolute;left:3578;top:973;height:1484;width:801;" fillcolor="#DCE5EE" filled="t" stroked="f" coordsize="21600,21600" o:gfxdata="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pkON&#10;wAAAANwAAAAPAAAAAAAAAAEAIAAAACIAAABkcnMvZG93bnJldi54bWxQSwECFAAUAAAACACHTuJA&#10;My8FnjsAAAA5AAAAEAAAAAAAAAABACAAAAAPAQAAZHJzL3NoYXBleG1sLnhtbFBLBQYAAAAABgAG&#10;AFsBAAC5AwAAAAA=&#10;">
                  <v:fill on="t" focussize="0,0"/>
                  <v:stroke on="f"/>
                  <v:imagedata o:title=""/>
                  <o:lock v:ext="edit" aspectratio="f"/>
                </v:rect>
                <v:shape id="docshape273" o:spid="_x0000_s1026" o:spt="202" type="#_x0000_t202" style="position:absolute;left:3578;top:2457;height:786;width:801;" fillcolor="#00549F" filled="t" stroked="f" coordsize="21600,21600" o:gfxdata="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9QfDC/&#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128"/>
                          <w:ind w:left="256"/>
                          <w:rPr>
                            <w:rFonts w:ascii="Century Gothic"/>
                            <w:b/>
                            <w:color w:val="000000"/>
                            <w:sz w:val="14"/>
                          </w:rPr>
                        </w:pPr>
                        <w:r>
                          <w:rPr>
                            <w:rFonts w:ascii="Century Gothic"/>
                            <w:b/>
                            <w:color w:val="FFFFFF"/>
                            <w:spacing w:val="-5"/>
                            <w:w w:val="105"/>
                            <w:sz w:val="14"/>
                          </w:rPr>
                          <w:t>33%</w:t>
                        </w:r>
                      </w:p>
                    </w:txbxContent>
                  </v:textbox>
                </v:shape>
                <w10:wrap type="topAndBottom"/>
              </v:group>
            </w:pict>
          </mc:Fallback>
        </mc:AlternateContent>
      </w:r>
      <w:r>
        <mc:AlternateContent>
          <mc:Choice Requires="wpg">
            <w:drawing>
              <wp:anchor distT="0" distB="0" distL="0" distR="0" simplePos="0" relativeHeight="251997184" behindDoc="1" locked="0" layoutInCell="1" allowOverlap="1">
                <wp:simplePos x="0" y="0"/>
                <wp:positionH relativeFrom="page">
                  <wp:posOffset>2952115</wp:posOffset>
                </wp:positionH>
                <wp:positionV relativeFrom="paragraph">
                  <wp:posOffset>618490</wp:posOffset>
                </wp:positionV>
                <wp:extent cx="508635" cy="1441450"/>
                <wp:effectExtent l="635" t="635" r="11430" b="5715"/>
                <wp:wrapTopAndBottom/>
                <wp:docPr id="795" name="docshapegroup274"/>
                <wp:cNvGraphicFramePr/>
                <a:graphic xmlns:a="http://schemas.openxmlformats.org/drawingml/2006/main">
                  <a:graphicData uri="http://schemas.microsoft.com/office/word/2010/wordprocessingGroup">
                    <wpg:wgp>
                      <wpg:cNvGrpSpPr/>
                      <wpg:grpSpPr>
                        <a:xfrm>
                          <a:off x="0" y="0"/>
                          <a:ext cx="508635" cy="1441450"/>
                          <a:chOff x="4649" y="974"/>
                          <a:chExt cx="801" cy="2270"/>
                        </a:xfrm>
                      </wpg:grpSpPr>
                      <wps:wsp>
                        <wps:cNvPr id="796" name="docshape275"/>
                        <wps:cNvSpPr/>
                        <wps:spPr bwMode="auto">
                          <a:xfrm>
                            <a:off x="4648" y="973"/>
                            <a:ext cx="801" cy="1510"/>
                          </a:xfrm>
                          <a:prstGeom prst="rect">
                            <a:avLst/>
                          </a:prstGeom>
                          <a:solidFill>
                            <a:srgbClr val="DCE5EE"/>
                          </a:solidFill>
                          <a:ln>
                            <a:noFill/>
                          </a:ln>
                        </wps:spPr>
                        <wps:bodyPr rot="0" vert="horz" wrap="square" lIns="91440" tIns="45720" rIns="91440" bIns="45720" anchor="t" anchorCtr="0" upright="1">
                          <a:noAutofit/>
                        </wps:bodyPr>
                      </wps:wsp>
                      <wps:wsp>
                        <wps:cNvPr id="797" name="docshape276"/>
                        <wps:cNvSpPr txBox="1"/>
                        <wps:spPr bwMode="auto">
                          <a:xfrm>
                            <a:off x="4648" y="2482"/>
                            <a:ext cx="801" cy="761"/>
                          </a:xfrm>
                          <a:prstGeom prst="rect">
                            <a:avLst/>
                          </a:prstGeom>
                          <a:solidFill>
                            <a:srgbClr val="00549F"/>
                          </a:solidFill>
                          <a:ln>
                            <a:noFill/>
                          </a:ln>
                        </wps:spPr>
                        <wps:txbx>
                          <w:txbxContent>
                            <w:p>
                              <w:pPr>
                                <w:spacing w:before="123"/>
                                <w:ind w:left="250"/>
                                <w:rPr>
                                  <w:rFonts w:ascii="Century Gothic"/>
                                  <w:b/>
                                  <w:color w:val="000000"/>
                                  <w:sz w:val="14"/>
                                </w:rPr>
                              </w:pPr>
                              <w:r>
                                <w:rPr>
                                  <w:rFonts w:ascii="Century Gothic"/>
                                  <w:b/>
                                  <w:color w:val="FFFFFF"/>
                                  <w:spacing w:val="-5"/>
                                  <w:w w:val="110"/>
                                  <w:sz w:val="14"/>
                                </w:rPr>
                                <w:t>28%</w:t>
                              </w:r>
                            </w:p>
                          </w:txbxContent>
                        </wps:txbx>
                        <wps:bodyPr rot="0" vert="horz" wrap="square" lIns="0" tIns="0" rIns="0" bIns="0" anchor="t" anchorCtr="0" upright="1">
                          <a:noAutofit/>
                        </wps:bodyPr>
                      </wps:wsp>
                    </wpg:wgp>
                  </a:graphicData>
                </a:graphic>
              </wp:anchor>
            </w:drawing>
          </mc:Choice>
          <mc:Fallback>
            <w:pict>
              <v:group id="docshapegroup274" o:spid="_x0000_s1026" o:spt="203" style="position:absolute;left:0pt;margin-left:232.45pt;margin-top:48.7pt;height:113.5pt;width:40.05pt;mso-position-horizontal-relative:page;mso-wrap-distance-bottom:0pt;mso-wrap-distance-top:0pt;z-index:-251319296;mso-width-relative:page;mso-height-relative:page;" coordorigin="4649,974" coordsize="801,2270" o:gfxdata="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C5QwZK2wAAAAoBAAAPAAAAAAAAAAEAIAAAACIAAABk&#10;cnMvZG93bnJldi54bWxQSwECFAAUAAAACACHTuJAmof1yq4CAABTBwAADgAAAAAAAAABACAAAAAq&#10;AQAAZHJzL2Uyb0RvYy54bWxQSwUGAAAAAAYABgBZAQAASgYAAAAA&#10;">
                <o:lock v:ext="edit" aspectratio="f"/>
                <v:rect id="docshape275" o:spid="_x0000_s1026" o:spt="1" style="position:absolute;left:4648;top:973;height:1510;width:801;" fillcolor="#DCE5EE" filled="t" stroked="f" coordsize="21600,21600" o:gfxdata="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tHgFb4A&#10;AADcAAAADwAAAAAAAAABACAAAAAiAAAAZHJzL2Rvd25yZXYueG1sUEsBAhQAFAAAAAgAh07iQDMv&#10;BZ47AAAAOQAAABAAAAAAAAAAAQAgAAAADQEAAGRycy9zaGFwZXhtbC54bWxQSwUGAAAAAAYABgBb&#10;AQAAtwMAAAAA&#10;">
                  <v:fill on="t" focussize="0,0"/>
                  <v:stroke on="f"/>
                  <v:imagedata o:title=""/>
                  <o:lock v:ext="edit" aspectratio="f"/>
                </v:rect>
                <v:shape id="docshape276" o:spid="_x0000_s1026" o:spt="202" type="#_x0000_t202" style="position:absolute;left:4648;top:2482;height:761;width:801;" fillcolor="#00549F" filled="t" stroked="f" coordsize="21600,21600" o:gfxdata="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LiR7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123"/>
                          <w:ind w:left="250"/>
                          <w:rPr>
                            <w:rFonts w:ascii="Century Gothic"/>
                            <w:b/>
                            <w:color w:val="000000"/>
                            <w:sz w:val="14"/>
                          </w:rPr>
                        </w:pPr>
                        <w:r>
                          <w:rPr>
                            <w:rFonts w:ascii="Century Gothic"/>
                            <w:b/>
                            <w:color w:val="FFFFFF"/>
                            <w:spacing w:val="-5"/>
                            <w:w w:val="110"/>
                            <w:sz w:val="14"/>
                          </w:rPr>
                          <w:t>28%</w:t>
                        </w:r>
                      </w:p>
                    </w:txbxContent>
                  </v:textbox>
                </v:shape>
                <w10:wrap type="topAndBottom"/>
              </v:group>
            </w:pict>
          </mc:Fallback>
        </mc:AlternateContent>
      </w:r>
      <w:r>
        <mc:AlternateContent>
          <mc:Choice Requires="wpg">
            <w:drawing>
              <wp:anchor distT="0" distB="0" distL="0" distR="0" simplePos="0" relativeHeight="251998208" behindDoc="1" locked="0" layoutInCell="1" allowOverlap="1">
                <wp:simplePos x="0" y="0"/>
                <wp:positionH relativeFrom="page">
                  <wp:posOffset>3632200</wp:posOffset>
                </wp:positionH>
                <wp:positionV relativeFrom="paragraph">
                  <wp:posOffset>618490</wp:posOffset>
                </wp:positionV>
                <wp:extent cx="508635" cy="1441450"/>
                <wp:effectExtent l="635" t="635" r="11430" b="5715"/>
                <wp:wrapTopAndBottom/>
                <wp:docPr id="798" name="docshapegroup277"/>
                <wp:cNvGraphicFramePr/>
                <a:graphic xmlns:a="http://schemas.openxmlformats.org/drawingml/2006/main">
                  <a:graphicData uri="http://schemas.microsoft.com/office/word/2010/wordprocessingGroup">
                    <wpg:wgp>
                      <wpg:cNvGrpSpPr/>
                      <wpg:grpSpPr>
                        <a:xfrm>
                          <a:off x="0" y="0"/>
                          <a:ext cx="508635" cy="1441450"/>
                          <a:chOff x="5720" y="974"/>
                          <a:chExt cx="801" cy="2270"/>
                        </a:xfrm>
                      </wpg:grpSpPr>
                      <wps:wsp>
                        <wps:cNvPr id="799" name="docshape278"/>
                        <wps:cNvSpPr/>
                        <wps:spPr bwMode="auto">
                          <a:xfrm>
                            <a:off x="5719"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800" name="docshape279"/>
                        <wps:cNvSpPr txBox="1"/>
                        <wps:spPr bwMode="auto">
                          <a:xfrm>
                            <a:off x="5719"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77" o:spid="_x0000_s1026" o:spt="203" style="position:absolute;left:0pt;margin-left:286pt;margin-top:48.7pt;height:113.5pt;width:40.05pt;mso-position-horizontal-relative:page;mso-wrap-distance-bottom:0pt;mso-wrap-distance-top:0pt;z-index:-251318272;mso-width-relative:page;mso-height-relative:page;" coordorigin="5720,974" coordsize="801,2270" o:gfxdata="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Bus4abbAAAACgEAAA8AAAAAAAAAAQAgAAAAIgAA&#10;AGRycy9kb3ducmV2LnhtbFBLAQIUABQAAAAIAIdO4kCf+HcWsAIAAFMHAAAOAAAAAAAAAAEAIAAA&#10;ACoBAABkcnMvZTJvRG9jLnhtbFBLBQYAAAAABgAGAFkBAABMBgAAAAA=&#10;">
                <o:lock v:ext="edit" aspectratio="f"/>
                <v:rect id="docshape278" o:spid="_x0000_s1026" o:spt="1" style="position:absolute;left:5719;top:973;height:1703;width:801;" fillcolor="#DCE5EE" filled="t" stroked="f" coordsize="21600,21600" o:gfxdata="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OdGe8AAAA&#10;3AAAAA8AAAAAAAAAAQAgAAAAIgAAAGRycy9kb3ducmV2LnhtbFBLAQIUABQAAAAIAIdO4kAzLwWe&#10;OwAAADkAAAAQAAAAAAAAAAEAIAAAAAsBAABkcnMvc2hhcGV4bWwueG1sUEsFBgAAAAAGAAYAWwEA&#10;ALUDAAAAAA==&#10;">
                  <v:fill on="t" focussize="0,0"/>
                  <v:stroke on="f"/>
                  <v:imagedata o:title=""/>
                  <o:lock v:ext="edit" aspectratio="f"/>
                </v:rect>
                <v:shape id="docshape279" o:spid="_x0000_s1026" o:spt="202" type="#_x0000_t202" style="position:absolute;left:5719;top:2675;height:568;width:801;" fillcolor="#00549F" filled="t" stroked="f" coordsize="21600,21600" o:gfxdata="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7Ve+K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1999232" behindDoc="1" locked="0" layoutInCell="1" allowOverlap="1">
                <wp:simplePos x="0" y="0"/>
                <wp:positionH relativeFrom="page">
                  <wp:posOffset>4312285</wp:posOffset>
                </wp:positionH>
                <wp:positionV relativeFrom="paragraph">
                  <wp:posOffset>618490</wp:posOffset>
                </wp:positionV>
                <wp:extent cx="508635" cy="1441450"/>
                <wp:effectExtent l="635" t="635" r="11430" b="5715"/>
                <wp:wrapTopAndBottom/>
                <wp:docPr id="801" name="docshapegroup280"/>
                <wp:cNvGraphicFramePr/>
                <a:graphic xmlns:a="http://schemas.openxmlformats.org/drawingml/2006/main">
                  <a:graphicData uri="http://schemas.microsoft.com/office/word/2010/wordprocessingGroup">
                    <wpg:wgp>
                      <wpg:cNvGrpSpPr/>
                      <wpg:grpSpPr>
                        <a:xfrm>
                          <a:off x="0" y="0"/>
                          <a:ext cx="508635" cy="1441450"/>
                          <a:chOff x="6791" y="974"/>
                          <a:chExt cx="801" cy="2270"/>
                        </a:xfrm>
                      </wpg:grpSpPr>
                      <wps:wsp>
                        <wps:cNvPr id="802" name="docshape281"/>
                        <wps:cNvSpPr/>
                        <wps:spPr bwMode="auto">
                          <a:xfrm>
                            <a:off x="6790"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803" name="docshape282"/>
                        <wps:cNvSpPr txBox="1"/>
                        <wps:spPr bwMode="auto">
                          <a:xfrm>
                            <a:off x="6790"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80" o:spid="_x0000_s1026" o:spt="203" style="position:absolute;left:0pt;margin-left:339.55pt;margin-top:48.7pt;height:113.5pt;width:40.05pt;mso-position-horizontal-relative:page;mso-wrap-distance-bottom:0pt;mso-wrap-distance-top:0pt;z-index:-251317248;mso-width-relative:page;mso-height-relative:page;" coordorigin="6791,974" coordsize="801,2270" o:gfxdata="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CkjLyM3AAAAAoBAAAPAAAAAAAAAAEAIAAAACIA&#10;AABkcnMvZG93bnJldi54bWxQSwECFAAUAAAACACHTuJA1OUerLACAABTBwAADgAAAAAAAAABACAA&#10;AAArAQAAZHJzL2Uyb0RvYy54bWxQSwUGAAAAAAYABgBZAQAATQYAAAAA&#10;">
                <o:lock v:ext="edit" aspectratio="f"/>
                <v:rect id="docshape281" o:spid="_x0000_s1026" o:spt="1" style="position:absolute;left:6790;top:973;height:1703;width:801;" fillcolor="#DCE5EE" filled="t" stroked="f" coordsize="21600,21600" o:gfxdata="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9U58e8AAAA&#10;3AAAAA8AAAAAAAAAAQAgAAAAIgAAAGRycy9kb3ducmV2LnhtbFBLAQIUABQAAAAIAIdO4kAzLwWe&#10;OwAAADkAAAAQAAAAAAAAAAEAIAAAAAsBAABkcnMvc2hhcGV4bWwueG1sUEsFBgAAAAAGAAYAWwEA&#10;ALUDAAAAAA==&#10;">
                  <v:fill on="t" focussize="0,0"/>
                  <v:stroke on="f"/>
                  <v:imagedata o:title=""/>
                  <o:lock v:ext="edit" aspectratio="f"/>
                </v:rect>
                <v:shape id="docshape282" o:spid="_x0000_s1026" o:spt="202" type="#_x0000_t202" style="position:absolute;left:6790;top:2675;height:568;width:801;" fillcolor="#00549F" filled="t" stroked="f" coordsize="21600,21600" o:gfxdata="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llb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2000256" behindDoc="1" locked="0" layoutInCell="1" allowOverlap="1">
                <wp:simplePos x="0" y="0"/>
                <wp:positionH relativeFrom="page">
                  <wp:posOffset>4992370</wp:posOffset>
                </wp:positionH>
                <wp:positionV relativeFrom="paragraph">
                  <wp:posOffset>618490</wp:posOffset>
                </wp:positionV>
                <wp:extent cx="508635" cy="1441450"/>
                <wp:effectExtent l="635" t="635" r="11430" b="5715"/>
                <wp:wrapTopAndBottom/>
                <wp:docPr id="804" name="docshapegroup283"/>
                <wp:cNvGraphicFramePr/>
                <a:graphic xmlns:a="http://schemas.openxmlformats.org/drawingml/2006/main">
                  <a:graphicData uri="http://schemas.microsoft.com/office/word/2010/wordprocessingGroup">
                    <wpg:wgp>
                      <wpg:cNvGrpSpPr/>
                      <wpg:grpSpPr>
                        <a:xfrm>
                          <a:off x="0" y="0"/>
                          <a:ext cx="508635" cy="1441450"/>
                          <a:chOff x="7862" y="974"/>
                          <a:chExt cx="801" cy="2270"/>
                        </a:xfrm>
                      </wpg:grpSpPr>
                      <wps:wsp>
                        <wps:cNvPr id="805" name="docshape284"/>
                        <wps:cNvSpPr/>
                        <wps:spPr bwMode="auto">
                          <a:xfrm>
                            <a:off x="7861" y="973"/>
                            <a:ext cx="801" cy="1703"/>
                          </a:xfrm>
                          <a:prstGeom prst="rect">
                            <a:avLst/>
                          </a:prstGeom>
                          <a:solidFill>
                            <a:srgbClr val="DCE5EE"/>
                          </a:solidFill>
                          <a:ln>
                            <a:noFill/>
                          </a:ln>
                        </wps:spPr>
                        <wps:bodyPr rot="0" vert="horz" wrap="square" lIns="91440" tIns="45720" rIns="91440" bIns="45720" anchor="t" anchorCtr="0" upright="1">
                          <a:noAutofit/>
                        </wps:bodyPr>
                      </wps:wsp>
                      <wps:wsp>
                        <wps:cNvPr id="806" name="docshape285"/>
                        <wps:cNvSpPr txBox="1"/>
                        <wps:spPr bwMode="auto">
                          <a:xfrm>
                            <a:off x="7861" y="2675"/>
                            <a:ext cx="801" cy="568"/>
                          </a:xfrm>
                          <a:prstGeom prst="rect">
                            <a:avLst/>
                          </a:prstGeom>
                          <a:solidFill>
                            <a:srgbClr val="00549F"/>
                          </a:solidFill>
                          <a:ln>
                            <a:noFill/>
                          </a:ln>
                        </wps:spPr>
                        <wps:txbx>
                          <w:txbxContent>
                            <w:p>
                              <w:pPr>
                                <w:spacing w:before="103"/>
                                <w:ind w:left="255"/>
                                <w:rPr>
                                  <w:rFonts w:ascii="Century Gothic"/>
                                  <w:b/>
                                  <w:color w:val="000000"/>
                                  <w:sz w:val="14"/>
                                </w:rPr>
                              </w:pPr>
                              <w:r>
                                <w:rPr>
                                  <w:rFonts w:ascii="Century Gothic"/>
                                  <w:b/>
                                  <w:color w:val="FFFFFF"/>
                                  <w:spacing w:val="-5"/>
                                  <w:w w:val="105"/>
                                  <w:sz w:val="14"/>
                                </w:rPr>
                                <w:t>25%</w:t>
                              </w:r>
                            </w:p>
                          </w:txbxContent>
                        </wps:txbx>
                        <wps:bodyPr rot="0" vert="horz" wrap="square" lIns="0" tIns="0" rIns="0" bIns="0" anchor="t" anchorCtr="0" upright="1">
                          <a:noAutofit/>
                        </wps:bodyPr>
                      </wps:wsp>
                    </wpg:wgp>
                  </a:graphicData>
                </a:graphic>
              </wp:anchor>
            </w:drawing>
          </mc:Choice>
          <mc:Fallback>
            <w:pict>
              <v:group id="docshapegroup283" o:spid="_x0000_s1026" o:spt="203" style="position:absolute;left:0pt;margin-left:393.1pt;margin-top:48.7pt;height:113.5pt;width:40.05pt;mso-position-horizontal-relative:page;mso-wrap-distance-bottom:0pt;mso-wrap-distance-top:0pt;z-index:-251316224;mso-width-relative:page;mso-height-relative:page;" coordorigin="7862,974" coordsize="801,2270" o:gfxdata="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6o3cc2wAAAAoBAAAPAAAAAAAAAAEA&#10;IAAAACIAAABkcnMvZG93bnJldi54bWxQSwECFAAUAAAACACHTuJAApZvQrcCAABTBwAADgAAAAAA&#10;AAABACAAAAAqAQAAZHJzL2Uyb0RvYy54bWxQSwUGAAAAAAYABgBZAQAAUwYAAAAA&#10;">
                <o:lock v:ext="edit" aspectratio="f"/>
                <v:rect id="docshape284" o:spid="_x0000_s1026" o:spt="1" style="position:absolute;left:7861;top:973;height:1703;width:801;" fillcolor="#DCE5EE" filled="t" stroked="f" coordsize="21600,21600" o:gfxdata="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vX+zvQAA&#10;ANwAAAAPAAAAAAAAAAEAIAAAACIAAABkcnMvZG93bnJldi54bWxQSwECFAAUAAAACACHTuJAMy8F&#10;njsAAAA5AAAAEAAAAAAAAAABACAAAAAMAQAAZHJzL3NoYXBleG1sLnhtbFBLBQYAAAAABgAGAFsB&#10;AAC2AwAAAAA=&#10;">
                  <v:fill on="t" focussize="0,0"/>
                  <v:stroke on="f"/>
                  <v:imagedata o:title=""/>
                  <o:lock v:ext="edit" aspectratio="f"/>
                </v:rect>
                <v:shape id="docshape285" o:spid="_x0000_s1026" o:spt="202" type="#_x0000_t202" style="position:absolute;left:7861;top:2675;height:568;width:801;" fillcolor="#00549F" filled="t" stroked="f" coordsize="21600,21600" o:gfxdata="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nBGDb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103"/>
                          <w:ind w:left="255"/>
                          <w:rPr>
                            <w:rFonts w:ascii="Century Gothic"/>
                            <w:b/>
                            <w:color w:val="000000"/>
                            <w:sz w:val="14"/>
                          </w:rPr>
                        </w:pPr>
                        <w:r>
                          <w:rPr>
                            <w:rFonts w:ascii="Century Gothic"/>
                            <w:b/>
                            <w:color w:val="FFFFFF"/>
                            <w:spacing w:val="-5"/>
                            <w:w w:val="105"/>
                            <w:sz w:val="14"/>
                          </w:rPr>
                          <w:t>25%</w:t>
                        </w:r>
                      </w:p>
                    </w:txbxContent>
                  </v:textbox>
                </v:shape>
                <w10:wrap type="topAndBottom"/>
              </v:group>
            </w:pict>
          </mc:Fallback>
        </mc:AlternateContent>
      </w:r>
      <w:r>
        <mc:AlternateContent>
          <mc:Choice Requires="wpg">
            <w:drawing>
              <wp:anchor distT="0" distB="0" distL="0" distR="0" simplePos="0" relativeHeight="252001280" behindDoc="1" locked="0" layoutInCell="1" allowOverlap="1">
                <wp:simplePos x="0" y="0"/>
                <wp:positionH relativeFrom="page">
                  <wp:posOffset>5672455</wp:posOffset>
                </wp:positionH>
                <wp:positionV relativeFrom="paragraph">
                  <wp:posOffset>618490</wp:posOffset>
                </wp:positionV>
                <wp:extent cx="508635" cy="1441450"/>
                <wp:effectExtent l="635" t="635" r="11430" b="5715"/>
                <wp:wrapTopAndBottom/>
                <wp:docPr id="807" name="docshapegroup286"/>
                <wp:cNvGraphicFramePr/>
                <a:graphic xmlns:a="http://schemas.openxmlformats.org/drawingml/2006/main">
                  <a:graphicData uri="http://schemas.microsoft.com/office/word/2010/wordprocessingGroup">
                    <wpg:wgp>
                      <wpg:cNvGrpSpPr/>
                      <wpg:grpSpPr>
                        <a:xfrm>
                          <a:off x="0" y="0"/>
                          <a:ext cx="508635" cy="1441450"/>
                          <a:chOff x="8933" y="974"/>
                          <a:chExt cx="801" cy="2270"/>
                        </a:xfrm>
                      </wpg:grpSpPr>
                      <wps:wsp>
                        <wps:cNvPr id="808" name="docshape287"/>
                        <wps:cNvSpPr/>
                        <wps:spPr bwMode="auto">
                          <a:xfrm>
                            <a:off x="8932" y="973"/>
                            <a:ext cx="801" cy="1725"/>
                          </a:xfrm>
                          <a:prstGeom prst="rect">
                            <a:avLst/>
                          </a:prstGeom>
                          <a:solidFill>
                            <a:srgbClr val="DCE5EE"/>
                          </a:solidFill>
                          <a:ln>
                            <a:noFill/>
                          </a:ln>
                        </wps:spPr>
                        <wps:bodyPr rot="0" vert="horz" wrap="square" lIns="91440" tIns="45720" rIns="91440" bIns="45720" anchor="t" anchorCtr="0" upright="1">
                          <a:noAutofit/>
                        </wps:bodyPr>
                      </wps:wsp>
                      <wps:wsp>
                        <wps:cNvPr id="809" name="docshape288"/>
                        <wps:cNvSpPr txBox="1"/>
                        <wps:spPr bwMode="auto">
                          <a:xfrm>
                            <a:off x="8932" y="2698"/>
                            <a:ext cx="801" cy="545"/>
                          </a:xfrm>
                          <a:prstGeom prst="rect">
                            <a:avLst/>
                          </a:prstGeom>
                          <a:solidFill>
                            <a:srgbClr val="00549F"/>
                          </a:solidFill>
                          <a:ln>
                            <a:noFill/>
                          </a:ln>
                        </wps:spPr>
                        <wps:txbx>
                          <w:txbxContent>
                            <w:p>
                              <w:pPr>
                                <w:spacing w:before="120"/>
                                <w:ind w:left="249"/>
                                <w:rPr>
                                  <w:rFonts w:ascii="Century Gothic"/>
                                  <w:b/>
                                  <w:color w:val="000000"/>
                                  <w:sz w:val="14"/>
                                </w:rPr>
                              </w:pPr>
                              <w:r>
                                <w:rPr>
                                  <w:rFonts w:ascii="Century Gothic"/>
                                  <w:b/>
                                  <w:color w:val="FFFFFF"/>
                                  <w:spacing w:val="-5"/>
                                  <w:w w:val="110"/>
                                  <w:sz w:val="14"/>
                                </w:rPr>
                                <w:t>24%</w:t>
                              </w:r>
                            </w:p>
                          </w:txbxContent>
                        </wps:txbx>
                        <wps:bodyPr rot="0" vert="horz" wrap="square" lIns="0" tIns="0" rIns="0" bIns="0" anchor="t" anchorCtr="0" upright="1">
                          <a:noAutofit/>
                        </wps:bodyPr>
                      </wps:wsp>
                    </wpg:wgp>
                  </a:graphicData>
                </a:graphic>
              </wp:anchor>
            </w:drawing>
          </mc:Choice>
          <mc:Fallback>
            <w:pict>
              <v:group id="docshapegroup286" o:spid="_x0000_s1026" o:spt="203" style="position:absolute;left:0pt;margin-left:446.65pt;margin-top:48.7pt;height:113.5pt;width:40.05pt;mso-position-horizontal-relative:page;mso-wrap-distance-bottom:0pt;mso-wrap-distance-top:0pt;z-index:-251315200;mso-width-relative:page;mso-height-relative:page;" coordorigin="8933,974" coordsize="801,2270" o:gfxdata="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BH1goJ2wAAAAoBAAAPAAAAAAAAAAEAIAAAACIAAABkcnMv&#10;ZG93bnJldi54bWxQSwECFAAUAAAACACHTuJAPK50G6sCAABTBwAADgAAAAAAAAABACAAAAAqAQAA&#10;ZHJzL2Uyb0RvYy54bWxQSwUGAAAAAAYABgBZAQAARwYAAAAA&#10;">
                <o:lock v:ext="edit" aspectratio="f"/>
                <v:rect id="docshape287" o:spid="_x0000_s1026" o:spt="1" style="position:absolute;left:8932;top:973;height:1725;width:801;" fillcolor="#DCE5EE" filled="t" stroked="f" coordsize="21600,21600" o:gfxdata="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vNAtugAAANwA&#10;AAAPAAAAAAAAAAEAIAAAACIAAABkcnMvZG93bnJldi54bWxQSwECFAAUAAAACACHTuJAMy8FnjsA&#10;AAA5AAAAEAAAAAAAAAABACAAAAAJAQAAZHJzL3NoYXBleG1sLnhtbFBLBQYAAAAABgAGAFsBAACz&#10;AwAAAAA=&#10;">
                  <v:fill on="t" focussize="0,0"/>
                  <v:stroke on="f"/>
                  <v:imagedata o:title=""/>
                  <o:lock v:ext="edit" aspectratio="f"/>
                </v:rect>
                <v:shape id="docshape288" o:spid="_x0000_s1026" o:spt="202" type="#_x0000_t202" style="position:absolute;left:8932;top:2698;height:545;width:801;" fillcolor="#00549F" filled="t" stroked="f" coordsize="21600,21600" o:gfxdata="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Sf7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120"/>
                          <w:ind w:left="249"/>
                          <w:rPr>
                            <w:rFonts w:ascii="Century Gothic"/>
                            <w:b/>
                            <w:color w:val="000000"/>
                            <w:sz w:val="14"/>
                          </w:rPr>
                        </w:pPr>
                        <w:r>
                          <w:rPr>
                            <w:rFonts w:ascii="Century Gothic"/>
                            <w:b/>
                            <w:color w:val="FFFFFF"/>
                            <w:spacing w:val="-5"/>
                            <w:w w:val="110"/>
                            <w:sz w:val="14"/>
                          </w:rPr>
                          <w:t>24%</w:t>
                        </w:r>
                      </w:p>
                    </w:txbxContent>
                  </v:textbox>
                </v:shape>
                <w10:wrap type="topAndBottom"/>
              </v:group>
            </w:pict>
          </mc:Fallback>
        </mc:AlternateContent>
      </w:r>
      <w:r>
        <mc:AlternateContent>
          <mc:Choice Requires="wpg">
            <w:drawing>
              <wp:anchor distT="0" distB="0" distL="0" distR="0" simplePos="0" relativeHeight="252002304" behindDoc="1" locked="0" layoutInCell="1" allowOverlap="1">
                <wp:simplePos x="0" y="0"/>
                <wp:positionH relativeFrom="page">
                  <wp:posOffset>6351905</wp:posOffset>
                </wp:positionH>
                <wp:positionV relativeFrom="paragraph">
                  <wp:posOffset>618490</wp:posOffset>
                </wp:positionV>
                <wp:extent cx="508635" cy="1441450"/>
                <wp:effectExtent l="0" t="635" r="12065" b="5715"/>
                <wp:wrapTopAndBottom/>
                <wp:docPr id="810" name="docshapegroup289"/>
                <wp:cNvGraphicFramePr/>
                <a:graphic xmlns:a="http://schemas.openxmlformats.org/drawingml/2006/main">
                  <a:graphicData uri="http://schemas.microsoft.com/office/word/2010/wordprocessingGroup">
                    <wpg:wgp>
                      <wpg:cNvGrpSpPr/>
                      <wpg:grpSpPr>
                        <a:xfrm>
                          <a:off x="0" y="0"/>
                          <a:ext cx="508635" cy="1441450"/>
                          <a:chOff x="10003" y="974"/>
                          <a:chExt cx="801" cy="2270"/>
                        </a:xfrm>
                      </wpg:grpSpPr>
                      <wps:wsp>
                        <wps:cNvPr id="811" name="docshape290"/>
                        <wps:cNvSpPr/>
                        <wps:spPr bwMode="auto">
                          <a:xfrm>
                            <a:off x="10003" y="973"/>
                            <a:ext cx="801" cy="1793"/>
                          </a:xfrm>
                          <a:prstGeom prst="rect">
                            <a:avLst/>
                          </a:prstGeom>
                          <a:solidFill>
                            <a:srgbClr val="DCE5EE"/>
                          </a:solidFill>
                          <a:ln>
                            <a:noFill/>
                          </a:ln>
                        </wps:spPr>
                        <wps:bodyPr rot="0" vert="horz" wrap="square" lIns="91440" tIns="45720" rIns="91440" bIns="45720" anchor="t" anchorCtr="0" upright="1">
                          <a:noAutofit/>
                        </wps:bodyPr>
                      </wps:wsp>
                      <wps:wsp>
                        <wps:cNvPr id="812" name="docshape291"/>
                        <wps:cNvSpPr txBox="1"/>
                        <wps:spPr bwMode="auto">
                          <a:xfrm>
                            <a:off x="10003" y="2766"/>
                            <a:ext cx="801" cy="477"/>
                          </a:xfrm>
                          <a:prstGeom prst="rect">
                            <a:avLst/>
                          </a:prstGeom>
                          <a:solidFill>
                            <a:srgbClr val="00549F"/>
                          </a:solidFill>
                          <a:ln>
                            <a:noFill/>
                          </a:ln>
                        </wps:spPr>
                        <wps:txbx>
                          <w:txbxContent>
                            <w:p>
                              <w:pPr>
                                <w:spacing w:before="97"/>
                                <w:ind w:left="259"/>
                                <w:rPr>
                                  <w:rFonts w:ascii="Century Gothic"/>
                                  <w:b/>
                                  <w:color w:val="000000"/>
                                  <w:sz w:val="14"/>
                                </w:rPr>
                              </w:pPr>
                              <w:r>
                                <w:rPr>
                                  <w:rFonts w:ascii="Century Gothic"/>
                                  <w:b/>
                                  <w:color w:val="FFFFFF"/>
                                  <w:spacing w:val="-5"/>
                                  <w:sz w:val="14"/>
                                </w:rPr>
                                <w:t>21%</w:t>
                              </w:r>
                            </w:p>
                          </w:txbxContent>
                        </wps:txbx>
                        <wps:bodyPr rot="0" vert="horz" wrap="square" lIns="0" tIns="0" rIns="0" bIns="0" anchor="t" anchorCtr="0" upright="1">
                          <a:noAutofit/>
                        </wps:bodyPr>
                      </wps:wsp>
                    </wpg:wgp>
                  </a:graphicData>
                </a:graphic>
              </wp:anchor>
            </w:drawing>
          </mc:Choice>
          <mc:Fallback>
            <w:pict>
              <v:group id="docshapegroup289" o:spid="_x0000_s1026" o:spt="203" style="position:absolute;left:0pt;margin-left:500.15pt;margin-top:48.7pt;height:113.5pt;width:40.05pt;mso-position-horizontal-relative:page;mso-wrap-distance-bottom:0pt;mso-wrap-distance-top:0pt;z-index:-251314176;mso-width-relative:page;mso-height-relative:page;" coordorigin="10003,974" coordsize="801,2270" o:gfxdata="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DhSDIO2gAAAAwBAAAPAAAAAAAAAAEAIAAA&#10;ACIAAABkcnMvZG93bnJldi54bWxQSwECFAAUAAAACACHTuJATsn/jLUCAABWBwAADgAAAAAAAAAB&#10;ACAAAAApAQAAZHJzL2Uyb0RvYy54bWxQSwUGAAAAAAYABgBZAQAAUAYAAAAA&#10;">
                <o:lock v:ext="edit" aspectratio="f"/>
                <v:rect id="docshape290" o:spid="_x0000_s1026" o:spt="1" style="position:absolute;left:10003;top:973;height:1793;width:801;" fillcolor="#DCE5EE" filled="t" stroked="f" coordsize="21600,21600" o:gfxdata="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f722/&#10;AAAA3AAAAA8AAAAAAAAAAQAgAAAAIgAAAGRycy9kb3ducmV2LnhtbFBLAQIUABQAAAAIAIdO4kAz&#10;LwWeOwAAADkAAAAQAAAAAAAAAAEAIAAAAA4BAABkcnMvc2hhcGV4bWwueG1sUEsFBgAAAAAGAAYA&#10;WwEAALgDAAAAAA==&#10;">
                  <v:fill on="t" focussize="0,0"/>
                  <v:stroke on="f"/>
                  <v:imagedata o:title=""/>
                  <o:lock v:ext="edit" aspectratio="f"/>
                </v:rect>
                <v:shape id="docshape291" o:spid="_x0000_s1026" o:spt="202" type="#_x0000_t202" style="position:absolute;left:10003;top:2766;height:477;width:801;" fillcolor="#00549F" filled="t" stroked="f" coordsize="21600,21600" o:gfxdata="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ktbT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97"/>
                          <w:ind w:left="259"/>
                          <w:rPr>
                            <w:rFonts w:ascii="Century Gothic"/>
                            <w:b/>
                            <w:color w:val="000000"/>
                            <w:sz w:val="14"/>
                          </w:rPr>
                        </w:pPr>
                        <w:r>
                          <w:rPr>
                            <w:rFonts w:ascii="Century Gothic"/>
                            <w:b/>
                            <w:color w:val="FFFFFF"/>
                            <w:spacing w:val="-5"/>
                            <w:sz w:val="14"/>
                          </w:rPr>
                          <w:t>21%</w:t>
                        </w:r>
                      </w:p>
                    </w:txbxContent>
                  </v:textbox>
                </v:shape>
                <w10:wrap type="topAndBottom"/>
              </v:group>
            </w:pict>
          </mc:Fallback>
        </mc:AlternateContent>
      </w:r>
    </w:p>
    <w:p>
      <w:pPr>
        <w:pStyle w:val="6"/>
        <w:spacing w:before="5"/>
        <w:rPr>
          <w:lang w:eastAsia="zh-CN"/>
        </w:rPr>
      </w:pPr>
    </w:p>
    <w:p>
      <w:pPr>
        <w:pStyle w:val="6"/>
        <w:spacing w:before="8"/>
        <w:rPr>
          <w:sz w:val="5"/>
          <w:lang w:eastAsia="zh-CN"/>
        </w:rPr>
      </w:pPr>
    </w:p>
    <w:p>
      <w:pPr>
        <w:rPr>
          <w:sz w:val="5"/>
          <w:lang w:eastAsia="zh-CN"/>
        </w:rPr>
        <w:sectPr>
          <w:headerReference r:id="rId28" w:type="default"/>
          <w:footerReference r:id="rId29" w:type="default"/>
          <w:pgSz w:w="12240" w:h="15840"/>
          <w:pgMar w:top="1220" w:right="0" w:bottom="860" w:left="520" w:header="0" w:footer="675" w:gutter="0"/>
          <w:cols w:space="720" w:num="1"/>
        </w:sectPr>
      </w:pPr>
    </w:p>
    <w:p>
      <w:pPr>
        <w:spacing w:before="86" w:line="235" w:lineRule="auto"/>
        <w:ind w:left="987"/>
        <w:jc w:val="center"/>
        <w:rPr>
          <w:sz w:val="12"/>
          <w:lang w:eastAsia="zh-CN"/>
        </w:rPr>
      </w:pPr>
      <w:r>
        <w:rPr>
          <w:rFonts w:hint="eastAsia" w:ascii="微软雅黑" w:hAnsi="微软雅黑" w:eastAsia="微软雅黑" w:cs="微软雅黑"/>
          <w:color w:val="231F37"/>
          <w:spacing w:val="-2"/>
          <w:w w:val="115"/>
          <w:sz w:val="12"/>
          <w:lang w:eastAsia="zh-CN"/>
        </w:rPr>
        <w:t>数据质量</w:t>
      </w:r>
      <w:r>
        <w:rPr>
          <w:color w:val="231F37"/>
          <w:spacing w:val="-2"/>
          <w:w w:val="115"/>
          <w:sz w:val="12"/>
          <w:lang w:eastAsia="zh-CN"/>
        </w:rPr>
        <w:t>(</w:t>
      </w:r>
      <w:r>
        <w:rPr>
          <w:rFonts w:hint="eastAsia" w:ascii="微软雅黑" w:hAnsi="微软雅黑" w:eastAsia="微软雅黑" w:cs="微软雅黑"/>
          <w:color w:val="231F37"/>
          <w:spacing w:val="-2"/>
          <w:w w:val="115"/>
          <w:sz w:val="12"/>
          <w:lang w:eastAsia="zh-CN"/>
        </w:rPr>
        <w:t>如：</w:t>
      </w:r>
      <w:del w:id="241" w:author="张家齐" w:date="2024-05-06T15:25:20Z">
        <w:r>
          <w:rPr>
            <w:rFonts w:hint="eastAsia" w:ascii="微软雅黑" w:hAnsi="微软雅黑" w:eastAsia="微软雅黑" w:cs="微软雅黑"/>
            <w:color w:val="231F37"/>
            <w:spacing w:val="-2"/>
            <w:w w:val="115"/>
            <w:sz w:val="12"/>
            <w:lang w:eastAsia="zh-CN"/>
          </w:rPr>
          <w:delText>非</w:delText>
        </w:r>
      </w:del>
      <w:r>
        <w:rPr>
          <w:rFonts w:hint="eastAsia" w:ascii="微软雅黑" w:hAnsi="微软雅黑" w:eastAsia="微软雅黑" w:cs="微软雅黑"/>
          <w:color w:val="231F37"/>
          <w:spacing w:val="-2"/>
          <w:w w:val="115"/>
          <w:sz w:val="12"/>
          <w:lang w:eastAsia="zh-CN"/>
        </w:rPr>
        <w:t>预期</w:t>
      </w:r>
      <w:ins w:id="242" w:author="张家齐" w:date="2024-05-06T15:25:23Z">
        <w:r>
          <w:rPr>
            <w:rFonts w:hint="eastAsia" w:ascii="微软雅黑" w:hAnsi="微软雅黑" w:eastAsia="微软雅黑" w:cs="微软雅黑"/>
            <w:color w:val="231F37"/>
            <w:spacing w:val="-2"/>
            <w:w w:val="115"/>
            <w:sz w:val="12"/>
            <w:lang w:val="en-US" w:eastAsia="zh-CN"/>
          </w:rPr>
          <w:t>外</w:t>
        </w:r>
      </w:ins>
      <w:r>
        <w:rPr>
          <w:rFonts w:hint="eastAsia" w:ascii="微软雅黑" w:hAnsi="微软雅黑" w:eastAsia="微软雅黑" w:cs="微软雅黑"/>
          <w:color w:val="231F37"/>
          <w:spacing w:val="-2"/>
          <w:w w:val="115"/>
          <w:sz w:val="12"/>
          <w:lang w:eastAsia="zh-CN"/>
        </w:rPr>
        <w:t>偏见</w:t>
      </w:r>
      <w:r>
        <w:rPr>
          <w:color w:val="231F37"/>
          <w:spacing w:val="-2"/>
          <w:w w:val="115"/>
          <w:sz w:val="12"/>
          <w:lang w:eastAsia="zh-CN"/>
        </w:rPr>
        <w:t>)</w:t>
      </w:r>
    </w:p>
    <w:p>
      <w:pPr>
        <w:spacing w:before="86" w:line="235" w:lineRule="auto"/>
        <w:ind w:left="346" w:firstLine="162"/>
        <w:rPr>
          <w:sz w:val="12"/>
          <w:lang w:eastAsia="zh-CN"/>
        </w:rPr>
      </w:pPr>
      <w:r>
        <w:rPr>
          <w:lang w:eastAsia="zh-CN"/>
        </w:rPr>
        <w:br w:type="column"/>
      </w:r>
      <w:r>
        <w:rPr>
          <w:rFonts w:hint="eastAsia" w:ascii="微软雅黑" w:hAnsi="微软雅黑" w:eastAsia="微软雅黑" w:cs="微软雅黑"/>
          <w:color w:val="231F37"/>
          <w:w w:val="115"/>
          <w:sz w:val="12"/>
          <w:lang w:eastAsia="zh-CN"/>
        </w:rPr>
        <w:t>不透明性</w:t>
      </w:r>
    </w:p>
    <w:p>
      <w:pPr>
        <w:spacing w:before="86" w:line="235" w:lineRule="auto"/>
        <w:ind w:left="332"/>
        <w:jc w:val="center"/>
        <w:rPr>
          <w:sz w:val="12"/>
          <w:lang w:eastAsia="zh-CN"/>
        </w:rPr>
      </w:pPr>
      <w:r>
        <w:rPr>
          <w:lang w:eastAsia="zh-CN"/>
        </w:rPr>
        <w:br w:type="column"/>
      </w:r>
      <w:r>
        <w:rPr>
          <w:rFonts w:hint="eastAsia" w:ascii="微软雅黑" w:hAnsi="微软雅黑" w:eastAsia="微软雅黑" w:cs="微软雅黑"/>
          <w:color w:val="231F37"/>
          <w:w w:val="115"/>
          <w:sz w:val="12"/>
          <w:lang w:eastAsia="zh-CN"/>
        </w:rPr>
        <w:t>技能和专业知识</w:t>
      </w:r>
    </w:p>
    <w:p>
      <w:pPr>
        <w:tabs>
          <w:tab w:val="left" w:pos="1372"/>
          <w:tab w:val="left" w:pos="2634"/>
        </w:tabs>
        <w:spacing w:before="84"/>
        <w:ind w:left="275"/>
        <w:rPr>
          <w:sz w:val="12"/>
          <w:lang w:eastAsia="zh-CN"/>
        </w:rPr>
      </w:pPr>
      <w:r>
        <w:rPr>
          <w:lang w:eastAsia="zh-CN"/>
        </w:rPr>
        <w:br w:type="column"/>
      </w:r>
      <w:r>
        <w:rPr>
          <w:rFonts w:hint="eastAsia"/>
          <w:lang w:eastAsia="zh-CN"/>
        </w:rPr>
        <w:t xml:space="preserve">   </w:t>
      </w:r>
      <w:r>
        <w:rPr>
          <w:rFonts w:hint="eastAsia" w:ascii="微软雅黑" w:hAnsi="微软雅黑" w:eastAsia="微软雅黑" w:cs="微软雅黑"/>
          <w:color w:val="231F37"/>
          <w:w w:val="110"/>
          <w:sz w:val="12"/>
          <w:lang w:eastAsia="zh-CN"/>
        </w:rPr>
        <w:t>数据污染</w:t>
      </w:r>
      <w:r>
        <w:rPr>
          <w:rFonts w:hint="eastAsia"/>
          <w:color w:val="231F37"/>
          <w:sz w:val="12"/>
          <w:lang w:eastAsia="zh-CN"/>
        </w:rPr>
        <w:tab/>
      </w:r>
      <w:r>
        <w:rPr>
          <w:rFonts w:hint="eastAsia"/>
          <w:color w:val="231F37"/>
          <w:sz w:val="12"/>
          <w:lang w:eastAsia="zh-CN"/>
        </w:rPr>
        <w:t xml:space="preserve">         </w:t>
      </w:r>
      <w:r>
        <w:rPr>
          <w:rFonts w:hint="eastAsia" w:ascii="微软雅黑" w:hAnsi="微软雅黑" w:eastAsia="微软雅黑" w:cs="微软雅黑"/>
          <w:color w:val="231F37"/>
          <w:spacing w:val="-2"/>
          <w:w w:val="115"/>
          <w:sz w:val="12"/>
          <w:lang w:eastAsia="zh-CN"/>
        </w:rPr>
        <w:t>幻觉</w:t>
      </w:r>
      <w:r>
        <w:rPr>
          <w:color w:val="231F37"/>
          <w:sz w:val="12"/>
          <w:lang w:eastAsia="zh-CN"/>
        </w:rPr>
        <w:tab/>
      </w:r>
      <w:r>
        <w:rPr>
          <w:rFonts w:hint="eastAsia"/>
          <w:color w:val="231F37"/>
          <w:sz w:val="12"/>
          <w:lang w:eastAsia="zh-CN"/>
        </w:rPr>
        <w:t xml:space="preserve">  </w:t>
      </w:r>
      <w:r>
        <w:rPr>
          <w:rFonts w:hint="eastAsia" w:ascii="微软雅黑" w:hAnsi="微软雅黑" w:eastAsia="微软雅黑" w:cs="微软雅黑"/>
          <w:color w:val="231F37"/>
          <w:spacing w:val="-4"/>
          <w:w w:val="115"/>
          <w:sz w:val="12"/>
          <w:lang w:eastAsia="zh-CN"/>
        </w:rPr>
        <w:t>隐私</w:t>
      </w:r>
    </w:p>
    <w:p>
      <w:pPr>
        <w:spacing w:before="86" w:line="235" w:lineRule="auto"/>
        <w:ind w:left="412"/>
        <w:rPr>
          <w:sz w:val="12"/>
          <w:lang w:eastAsia="zh-CN"/>
        </w:rPr>
      </w:pPr>
      <w:r>
        <w:rPr>
          <w:lang w:eastAsia="zh-CN"/>
        </w:rPr>
        <w:br w:type="column"/>
      </w:r>
      <w:r>
        <w:rPr>
          <w:rFonts w:hint="eastAsia" w:ascii="微软雅黑" w:hAnsi="微软雅黑" w:eastAsia="微软雅黑" w:cs="微软雅黑"/>
          <w:color w:val="231F37"/>
          <w:spacing w:val="-4"/>
          <w:w w:val="115"/>
          <w:sz w:val="12"/>
          <w:lang w:eastAsia="zh-CN"/>
        </w:rPr>
        <w:t>数据泄露或丢失</w:t>
      </w:r>
    </w:p>
    <w:p>
      <w:pPr>
        <w:spacing w:before="84"/>
        <w:ind w:left="358"/>
        <w:rPr>
          <w:sz w:val="12"/>
          <w:lang w:eastAsia="zh-CN"/>
        </w:rPr>
      </w:pPr>
      <w:r>
        <w:rPr>
          <w:lang w:eastAsia="zh-CN"/>
        </w:rPr>
        <w:br w:type="column"/>
      </w:r>
      <w:r>
        <w:rPr>
          <w:rFonts w:hint="eastAsia" w:ascii="微软雅黑" w:hAnsi="微软雅黑" w:eastAsia="微软雅黑" w:cs="微软雅黑"/>
          <w:color w:val="231F37"/>
          <w:spacing w:val="-2"/>
          <w:w w:val="115"/>
          <w:sz w:val="12"/>
          <w:lang w:eastAsia="zh-CN"/>
        </w:rPr>
        <w:t>准确性</w:t>
      </w:r>
    </w:p>
    <w:p>
      <w:pPr>
        <w:spacing w:before="84"/>
        <w:ind w:left="589"/>
        <w:rPr>
          <w:sz w:val="12"/>
          <w:lang w:eastAsia="zh-CN"/>
        </w:rPr>
        <w:sectPr>
          <w:type w:val="continuous"/>
          <w:pgSz w:w="12240" w:h="15840"/>
          <w:pgMar w:top="1500" w:right="0" w:bottom="280" w:left="520" w:header="0" w:footer="675" w:gutter="0"/>
          <w:cols w:equalWidth="0" w:num="7">
            <w:col w:w="1644" w:space="40"/>
            <w:col w:w="1060" w:space="39"/>
            <w:col w:w="1017" w:space="39"/>
            <w:col w:w="3026" w:space="40"/>
            <w:col w:w="1259" w:space="40"/>
            <w:col w:w="858" w:space="39"/>
            <w:col w:w="2619"/>
          </w:cols>
        </w:sectPr>
      </w:pPr>
      <w:r>
        <w:rPr>
          <w:lang w:eastAsia="zh-CN"/>
        </w:rPr>
        <w:br w:type="column"/>
      </w:r>
      <w:r>
        <w:rPr>
          <w:rFonts w:hint="eastAsia"/>
          <w:color w:val="231F37"/>
          <w:spacing w:val="-2"/>
          <w:w w:val="110"/>
          <w:sz w:val="12"/>
          <w:lang w:eastAsia="zh-CN"/>
        </w:rPr>
        <w:t xml:space="preserve">  </w:t>
      </w:r>
      <w:r>
        <w:rPr>
          <w:rFonts w:hint="eastAsia" w:ascii="微软雅黑" w:hAnsi="微软雅黑" w:eastAsia="微软雅黑" w:cs="微软雅黑"/>
          <w:sz w:val="12"/>
          <w:lang w:eastAsia="zh-CN"/>
        </w:rPr>
        <w:t>滥用</w:t>
      </w:r>
    </w:p>
    <w:p>
      <w:pPr>
        <w:pStyle w:val="4"/>
        <w:ind w:left="0"/>
        <w:rPr>
          <w:w w:val="115"/>
          <w:lang w:eastAsia="zh-CN"/>
        </w:rPr>
      </w:pPr>
    </w:p>
    <w:p>
      <w:pPr>
        <w:pStyle w:val="4"/>
      </w:pPr>
      <w:r>
        <w:rPr>
          <w:w w:val="115"/>
        </w:rPr>
        <w:t>Impact</w:t>
      </w:r>
      <w:r>
        <w:rPr>
          <w:spacing w:val="-11"/>
          <w:w w:val="115"/>
        </w:rPr>
        <w:t xml:space="preserve"> </w:t>
      </w:r>
      <w:r>
        <w:rPr>
          <w:w w:val="115"/>
        </w:rPr>
        <w:t>of</w:t>
      </w:r>
      <w:r>
        <w:rPr>
          <w:spacing w:val="-11"/>
          <w:w w:val="115"/>
        </w:rPr>
        <w:t xml:space="preserve"> </w:t>
      </w:r>
      <w:r>
        <w:rPr>
          <w:w w:val="115"/>
        </w:rPr>
        <w:t>AI</w:t>
      </w:r>
      <w:r>
        <w:rPr>
          <w:spacing w:val="-11"/>
          <w:w w:val="115"/>
        </w:rPr>
        <w:t xml:space="preserve"> </w:t>
      </w:r>
      <w:r>
        <w:rPr>
          <w:w w:val="115"/>
        </w:rPr>
        <w:t>on</w:t>
      </w:r>
      <w:r>
        <w:rPr>
          <w:spacing w:val="-10"/>
          <w:w w:val="115"/>
        </w:rPr>
        <w:t xml:space="preserve"> </w:t>
      </w:r>
      <w:r>
        <w:rPr>
          <w:w w:val="115"/>
        </w:rPr>
        <w:t>current</w:t>
      </w:r>
      <w:r>
        <w:rPr>
          <w:spacing w:val="-11"/>
          <w:w w:val="115"/>
        </w:rPr>
        <w:t xml:space="preserve"> </w:t>
      </w:r>
      <w:r>
        <w:rPr>
          <w:w w:val="115"/>
        </w:rPr>
        <w:t>cybersecurity</w:t>
      </w:r>
      <w:r>
        <w:rPr>
          <w:spacing w:val="-11"/>
          <w:w w:val="115"/>
        </w:rPr>
        <w:t xml:space="preserve"> </w:t>
      </w:r>
      <w:r>
        <w:rPr>
          <w:spacing w:val="-2"/>
          <w:w w:val="115"/>
        </w:rPr>
        <w:t>roles</w:t>
      </w:r>
    </w:p>
    <w:p>
      <w:pPr>
        <w:pStyle w:val="4"/>
        <w:rPr>
          <w:lang w:eastAsia="zh-CN"/>
        </w:rPr>
      </w:pPr>
      <w:r>
        <w:rPr>
          <w:rFonts w:hint="eastAsia"/>
          <w:lang w:eastAsia="zh-CN"/>
        </w:rPr>
        <w:t xml:space="preserve">AI </w:t>
      </w:r>
      <w:r>
        <w:rPr>
          <w:rFonts w:hint="eastAsia" w:ascii="微软雅黑" w:hAnsi="微软雅黑" w:eastAsia="微软雅黑" w:cs="微软雅黑"/>
          <w:lang w:eastAsia="zh-CN"/>
        </w:rPr>
        <w:t>对当前网络安全行业岗位的影响</w:t>
      </w:r>
    </w:p>
    <w:p>
      <w:pPr>
        <w:pStyle w:val="6"/>
        <w:spacing w:before="294" w:line="276" w:lineRule="auto"/>
        <w:ind w:left="920" w:right="3071"/>
      </w:pPr>
      <w:r>
        <mc:AlternateContent>
          <mc:Choice Requires="wpg">
            <w:drawing>
              <wp:anchor distT="0" distB="0" distL="114300" distR="114300" simplePos="0" relativeHeight="251953152" behindDoc="0" locked="0" layoutInCell="1" allowOverlap="1">
                <wp:simplePos x="0" y="0"/>
                <wp:positionH relativeFrom="page">
                  <wp:posOffset>2963545</wp:posOffset>
                </wp:positionH>
                <wp:positionV relativeFrom="paragraph">
                  <wp:posOffset>727075</wp:posOffset>
                </wp:positionV>
                <wp:extent cx="1837690" cy="1844675"/>
                <wp:effectExtent l="0" t="0" r="3810" b="9525"/>
                <wp:wrapNone/>
                <wp:docPr id="815" name="docshapegroup292"/>
                <wp:cNvGraphicFramePr/>
                <a:graphic xmlns:a="http://schemas.openxmlformats.org/drawingml/2006/main">
                  <a:graphicData uri="http://schemas.microsoft.com/office/word/2010/wordprocessingGroup">
                    <wpg:wgp>
                      <wpg:cNvGrpSpPr/>
                      <wpg:grpSpPr>
                        <a:xfrm>
                          <a:off x="0" y="0"/>
                          <a:ext cx="1837690" cy="1844675"/>
                          <a:chOff x="4667" y="1145"/>
                          <a:chExt cx="2894" cy="2905"/>
                        </a:xfrm>
                      </wpg:grpSpPr>
                      <wps:wsp>
                        <wps:cNvPr id="816" name="docshape293"/>
                        <wps:cNvSpPr/>
                        <wps:spPr bwMode="auto">
                          <a:xfrm>
                            <a:off x="4938" y="1156"/>
                            <a:ext cx="2622" cy="2883"/>
                          </a:xfrm>
                          <a:custGeom>
                            <a:avLst/>
                            <a:gdLst>
                              <a:gd name="T0" fmla="+- 0 6072 4939"/>
                              <a:gd name="T1" fmla="*/ T0 w 2622"/>
                              <a:gd name="T2" fmla="+- 0 1157 1156"/>
                              <a:gd name="T3" fmla="*/ 1157 h 2883"/>
                              <a:gd name="T4" fmla="+- 0 4939 4939"/>
                              <a:gd name="T5" fmla="*/ T4 w 2622"/>
                              <a:gd name="T6" fmla="+- 0 3423 1156"/>
                              <a:gd name="T7" fmla="*/ 3423 h 2883"/>
                              <a:gd name="T8" fmla="+- 0 5035 4939"/>
                              <a:gd name="T9" fmla="*/ T8 w 2622"/>
                              <a:gd name="T10" fmla="+- 0 3546 1156"/>
                              <a:gd name="T11" fmla="*/ 3546 h 2883"/>
                              <a:gd name="T12" fmla="+- 0 5142 4939"/>
                              <a:gd name="T13" fmla="*/ T12 w 2622"/>
                              <a:gd name="T14" fmla="+- 0 3656 1156"/>
                              <a:gd name="T15" fmla="*/ 3656 h 2883"/>
                              <a:gd name="T16" fmla="+- 0 5260 4939"/>
                              <a:gd name="T17" fmla="*/ T16 w 2622"/>
                              <a:gd name="T18" fmla="+- 0 3754 1156"/>
                              <a:gd name="T19" fmla="*/ 3754 h 2883"/>
                              <a:gd name="T20" fmla="+- 0 5387 4939"/>
                              <a:gd name="T21" fmla="*/ T20 w 2622"/>
                              <a:gd name="T22" fmla="+- 0 3838 1156"/>
                              <a:gd name="T23" fmla="*/ 3838 h 2883"/>
                              <a:gd name="T24" fmla="+- 0 5522 4939"/>
                              <a:gd name="T25" fmla="*/ T24 w 2622"/>
                              <a:gd name="T26" fmla="+- 0 3909 1156"/>
                              <a:gd name="T27" fmla="*/ 3909 h 2883"/>
                              <a:gd name="T28" fmla="+- 0 5664 4939"/>
                              <a:gd name="T29" fmla="*/ T28 w 2622"/>
                              <a:gd name="T30" fmla="+- 0 3964 1156"/>
                              <a:gd name="T31" fmla="*/ 3964 h 2883"/>
                              <a:gd name="T32" fmla="+- 0 5812 4939"/>
                              <a:gd name="T33" fmla="*/ T32 w 2622"/>
                              <a:gd name="T34" fmla="+- 0 4005 1156"/>
                              <a:gd name="T35" fmla="*/ 4005 h 2883"/>
                              <a:gd name="T36" fmla="+- 0 5964 4939"/>
                              <a:gd name="T37" fmla="*/ T36 w 2622"/>
                              <a:gd name="T38" fmla="+- 0 4030 1156"/>
                              <a:gd name="T39" fmla="*/ 4030 h 2883"/>
                              <a:gd name="T40" fmla="+- 0 6119 4939"/>
                              <a:gd name="T41" fmla="*/ T40 w 2622"/>
                              <a:gd name="T42" fmla="+- 0 4038 1156"/>
                              <a:gd name="T43" fmla="*/ 4038 h 2883"/>
                              <a:gd name="T44" fmla="+- 0 6270 4939"/>
                              <a:gd name="T45" fmla="*/ T44 w 2622"/>
                              <a:gd name="T46" fmla="+- 0 4030 1156"/>
                              <a:gd name="T47" fmla="*/ 4030 h 2883"/>
                              <a:gd name="T48" fmla="+- 0 6417 4939"/>
                              <a:gd name="T49" fmla="*/ T48 w 2622"/>
                              <a:gd name="T50" fmla="+- 0 4007 1156"/>
                              <a:gd name="T51" fmla="*/ 4007 h 2883"/>
                              <a:gd name="T52" fmla="+- 0 6559 4939"/>
                              <a:gd name="T53" fmla="*/ T52 w 2622"/>
                              <a:gd name="T54" fmla="+- 0 3969 1156"/>
                              <a:gd name="T55" fmla="*/ 3969 h 2883"/>
                              <a:gd name="T56" fmla="+- 0 6695 4939"/>
                              <a:gd name="T57" fmla="*/ T56 w 2622"/>
                              <a:gd name="T58" fmla="+- 0 3917 1156"/>
                              <a:gd name="T59" fmla="*/ 3917 h 2883"/>
                              <a:gd name="T60" fmla="+- 0 6824 4939"/>
                              <a:gd name="T61" fmla="*/ T60 w 2622"/>
                              <a:gd name="T62" fmla="+- 0 3852 1156"/>
                              <a:gd name="T63" fmla="*/ 3852 h 2883"/>
                              <a:gd name="T64" fmla="+- 0 6945 4939"/>
                              <a:gd name="T65" fmla="*/ T64 w 2622"/>
                              <a:gd name="T66" fmla="+- 0 3776 1156"/>
                              <a:gd name="T67" fmla="*/ 3776 h 2883"/>
                              <a:gd name="T68" fmla="+- 0 7058 4939"/>
                              <a:gd name="T69" fmla="*/ T68 w 2622"/>
                              <a:gd name="T70" fmla="+- 0 3687 1156"/>
                              <a:gd name="T71" fmla="*/ 3687 h 2883"/>
                              <a:gd name="T72" fmla="+- 0 7161 4939"/>
                              <a:gd name="T73" fmla="*/ T72 w 2622"/>
                              <a:gd name="T74" fmla="+- 0 3589 1156"/>
                              <a:gd name="T75" fmla="*/ 3589 h 2883"/>
                              <a:gd name="T76" fmla="+- 0 7255 4939"/>
                              <a:gd name="T77" fmla="*/ T76 w 2622"/>
                              <a:gd name="T78" fmla="+- 0 3480 1156"/>
                              <a:gd name="T79" fmla="*/ 3480 h 2883"/>
                              <a:gd name="T80" fmla="+- 0 7338 4939"/>
                              <a:gd name="T81" fmla="*/ T80 w 2622"/>
                              <a:gd name="T82" fmla="+- 0 3363 1156"/>
                              <a:gd name="T83" fmla="*/ 3363 h 2883"/>
                              <a:gd name="T84" fmla="+- 0 7408 4939"/>
                              <a:gd name="T85" fmla="*/ T84 w 2622"/>
                              <a:gd name="T86" fmla="+- 0 3238 1156"/>
                              <a:gd name="T87" fmla="*/ 3238 h 2883"/>
                              <a:gd name="T88" fmla="+- 0 7467 4939"/>
                              <a:gd name="T89" fmla="*/ T88 w 2622"/>
                              <a:gd name="T90" fmla="+- 0 3106 1156"/>
                              <a:gd name="T91" fmla="*/ 3106 h 2883"/>
                              <a:gd name="T92" fmla="+- 0 7512 4939"/>
                              <a:gd name="T93" fmla="*/ T92 w 2622"/>
                              <a:gd name="T94" fmla="+- 0 2967 1156"/>
                              <a:gd name="T95" fmla="*/ 2967 h 2883"/>
                              <a:gd name="T96" fmla="+- 0 7543 4939"/>
                              <a:gd name="T97" fmla="*/ T96 w 2622"/>
                              <a:gd name="T98" fmla="+- 0 2822 1156"/>
                              <a:gd name="T99" fmla="*/ 2822 h 2883"/>
                              <a:gd name="T100" fmla="+- 0 7558 4939"/>
                              <a:gd name="T101" fmla="*/ T100 w 2622"/>
                              <a:gd name="T102" fmla="+- 0 2673 1156"/>
                              <a:gd name="T103" fmla="*/ 2673 h 2883"/>
                              <a:gd name="T104" fmla="+- 0 7558 4939"/>
                              <a:gd name="T105" fmla="*/ T104 w 2622"/>
                              <a:gd name="T106" fmla="+- 0 2521 1156"/>
                              <a:gd name="T107" fmla="*/ 2521 h 2883"/>
                              <a:gd name="T108" fmla="+- 0 7543 4939"/>
                              <a:gd name="T109" fmla="*/ T108 w 2622"/>
                              <a:gd name="T110" fmla="+- 0 2372 1156"/>
                              <a:gd name="T111" fmla="*/ 2372 h 2883"/>
                              <a:gd name="T112" fmla="+- 0 7512 4939"/>
                              <a:gd name="T113" fmla="*/ T112 w 2622"/>
                              <a:gd name="T114" fmla="+- 0 2228 1156"/>
                              <a:gd name="T115" fmla="*/ 2228 h 2883"/>
                              <a:gd name="T116" fmla="+- 0 7467 4939"/>
                              <a:gd name="T117" fmla="*/ T116 w 2622"/>
                              <a:gd name="T118" fmla="+- 0 2089 1156"/>
                              <a:gd name="T119" fmla="*/ 2089 h 2883"/>
                              <a:gd name="T120" fmla="+- 0 7408 4939"/>
                              <a:gd name="T121" fmla="*/ T120 w 2622"/>
                              <a:gd name="T122" fmla="+- 0 1957 1156"/>
                              <a:gd name="T123" fmla="*/ 1957 h 2883"/>
                              <a:gd name="T124" fmla="+- 0 7338 4939"/>
                              <a:gd name="T125" fmla="*/ T124 w 2622"/>
                              <a:gd name="T126" fmla="+- 0 1831 1156"/>
                              <a:gd name="T127" fmla="*/ 1831 h 2883"/>
                              <a:gd name="T128" fmla="+- 0 7255 4939"/>
                              <a:gd name="T129" fmla="*/ T128 w 2622"/>
                              <a:gd name="T130" fmla="+- 0 1714 1156"/>
                              <a:gd name="T131" fmla="*/ 1714 h 2883"/>
                              <a:gd name="T132" fmla="+- 0 7161 4939"/>
                              <a:gd name="T133" fmla="*/ T132 w 2622"/>
                              <a:gd name="T134" fmla="+- 0 1606 1156"/>
                              <a:gd name="T135" fmla="*/ 1606 h 2883"/>
                              <a:gd name="T136" fmla="+- 0 7058 4939"/>
                              <a:gd name="T137" fmla="*/ T136 w 2622"/>
                              <a:gd name="T138" fmla="+- 0 1507 1156"/>
                              <a:gd name="T139" fmla="*/ 1507 h 2883"/>
                              <a:gd name="T140" fmla="+- 0 6945 4939"/>
                              <a:gd name="T141" fmla="*/ T140 w 2622"/>
                              <a:gd name="T142" fmla="+- 0 1419 1156"/>
                              <a:gd name="T143" fmla="*/ 1419 h 2883"/>
                              <a:gd name="T144" fmla="+- 0 6824 4939"/>
                              <a:gd name="T145" fmla="*/ T144 w 2622"/>
                              <a:gd name="T146" fmla="+- 0 1342 1156"/>
                              <a:gd name="T147" fmla="*/ 1342 h 2883"/>
                              <a:gd name="T148" fmla="+- 0 6695 4939"/>
                              <a:gd name="T149" fmla="*/ T148 w 2622"/>
                              <a:gd name="T150" fmla="+- 0 1277 1156"/>
                              <a:gd name="T151" fmla="*/ 1277 h 2883"/>
                              <a:gd name="T152" fmla="+- 0 6559 4939"/>
                              <a:gd name="T153" fmla="*/ T152 w 2622"/>
                              <a:gd name="T154" fmla="+- 0 1226 1156"/>
                              <a:gd name="T155" fmla="*/ 1226 h 2883"/>
                              <a:gd name="T156" fmla="+- 0 6417 4939"/>
                              <a:gd name="T157" fmla="*/ T156 w 2622"/>
                              <a:gd name="T158" fmla="+- 0 1188 1156"/>
                              <a:gd name="T159" fmla="*/ 1188 h 2883"/>
                              <a:gd name="T160" fmla="+- 0 6270 4939"/>
                              <a:gd name="T161" fmla="*/ T160 w 2622"/>
                              <a:gd name="T162" fmla="+- 0 1164 1156"/>
                              <a:gd name="T163" fmla="*/ 1164 h 2883"/>
                              <a:gd name="T164" fmla="+- 0 6119 4939"/>
                              <a:gd name="T165" fmla="*/ T164 w 2622"/>
                              <a:gd name="T166" fmla="+- 0 1156 1156"/>
                              <a:gd name="T167" fmla="*/ 1156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622" h="2883">
                                <a:moveTo>
                                  <a:pt x="1180" y="0"/>
                                </a:moveTo>
                                <a:lnTo>
                                  <a:pt x="1133" y="1"/>
                                </a:lnTo>
                                <a:lnTo>
                                  <a:pt x="1180" y="1441"/>
                                </a:lnTo>
                                <a:lnTo>
                                  <a:pt x="0" y="2267"/>
                                </a:lnTo>
                                <a:lnTo>
                                  <a:pt x="46" y="2330"/>
                                </a:lnTo>
                                <a:lnTo>
                                  <a:pt x="96" y="2390"/>
                                </a:lnTo>
                                <a:lnTo>
                                  <a:pt x="148" y="2447"/>
                                </a:lnTo>
                                <a:lnTo>
                                  <a:pt x="203" y="2500"/>
                                </a:lnTo>
                                <a:lnTo>
                                  <a:pt x="261" y="2551"/>
                                </a:lnTo>
                                <a:lnTo>
                                  <a:pt x="321" y="2598"/>
                                </a:lnTo>
                                <a:lnTo>
                                  <a:pt x="383" y="2642"/>
                                </a:lnTo>
                                <a:lnTo>
                                  <a:pt x="448" y="2682"/>
                                </a:lnTo>
                                <a:lnTo>
                                  <a:pt x="515" y="2719"/>
                                </a:lnTo>
                                <a:lnTo>
                                  <a:pt x="583" y="2753"/>
                                </a:lnTo>
                                <a:lnTo>
                                  <a:pt x="653" y="2782"/>
                                </a:lnTo>
                                <a:lnTo>
                                  <a:pt x="725" y="2808"/>
                                </a:lnTo>
                                <a:lnTo>
                                  <a:pt x="798" y="2831"/>
                                </a:lnTo>
                                <a:lnTo>
                                  <a:pt x="873" y="2849"/>
                                </a:lnTo>
                                <a:lnTo>
                                  <a:pt x="948" y="2864"/>
                                </a:lnTo>
                                <a:lnTo>
                                  <a:pt x="1025" y="2874"/>
                                </a:lnTo>
                                <a:lnTo>
                                  <a:pt x="1102" y="2880"/>
                                </a:lnTo>
                                <a:lnTo>
                                  <a:pt x="1180" y="2882"/>
                                </a:lnTo>
                                <a:lnTo>
                                  <a:pt x="1256" y="2880"/>
                                </a:lnTo>
                                <a:lnTo>
                                  <a:pt x="1331" y="2874"/>
                                </a:lnTo>
                                <a:lnTo>
                                  <a:pt x="1405" y="2865"/>
                                </a:lnTo>
                                <a:lnTo>
                                  <a:pt x="1478" y="2851"/>
                                </a:lnTo>
                                <a:lnTo>
                                  <a:pt x="1550" y="2834"/>
                                </a:lnTo>
                                <a:lnTo>
                                  <a:pt x="1620" y="2813"/>
                                </a:lnTo>
                                <a:lnTo>
                                  <a:pt x="1689" y="2789"/>
                                </a:lnTo>
                                <a:lnTo>
                                  <a:pt x="1756" y="2761"/>
                                </a:lnTo>
                                <a:lnTo>
                                  <a:pt x="1821" y="2730"/>
                                </a:lnTo>
                                <a:lnTo>
                                  <a:pt x="1885" y="2696"/>
                                </a:lnTo>
                                <a:lnTo>
                                  <a:pt x="1946" y="2659"/>
                                </a:lnTo>
                                <a:lnTo>
                                  <a:pt x="2006" y="2620"/>
                                </a:lnTo>
                                <a:lnTo>
                                  <a:pt x="2063" y="2577"/>
                                </a:lnTo>
                                <a:lnTo>
                                  <a:pt x="2119" y="2531"/>
                                </a:lnTo>
                                <a:lnTo>
                                  <a:pt x="2172" y="2483"/>
                                </a:lnTo>
                                <a:lnTo>
                                  <a:pt x="2222" y="2433"/>
                                </a:lnTo>
                                <a:lnTo>
                                  <a:pt x="2270" y="2380"/>
                                </a:lnTo>
                                <a:lnTo>
                                  <a:pt x="2316" y="2324"/>
                                </a:lnTo>
                                <a:lnTo>
                                  <a:pt x="2359" y="2267"/>
                                </a:lnTo>
                                <a:lnTo>
                                  <a:pt x="2399" y="2207"/>
                                </a:lnTo>
                                <a:lnTo>
                                  <a:pt x="2435" y="2145"/>
                                </a:lnTo>
                                <a:lnTo>
                                  <a:pt x="2469" y="2082"/>
                                </a:lnTo>
                                <a:lnTo>
                                  <a:pt x="2500" y="2017"/>
                                </a:lnTo>
                                <a:lnTo>
                                  <a:pt x="2528" y="1950"/>
                                </a:lnTo>
                                <a:lnTo>
                                  <a:pt x="2552" y="1881"/>
                                </a:lnTo>
                                <a:lnTo>
                                  <a:pt x="2573" y="1811"/>
                                </a:lnTo>
                                <a:lnTo>
                                  <a:pt x="2590" y="1739"/>
                                </a:lnTo>
                                <a:lnTo>
                                  <a:pt x="2604" y="1666"/>
                                </a:lnTo>
                                <a:lnTo>
                                  <a:pt x="2613" y="1592"/>
                                </a:lnTo>
                                <a:lnTo>
                                  <a:pt x="2619" y="1517"/>
                                </a:lnTo>
                                <a:lnTo>
                                  <a:pt x="2621" y="1441"/>
                                </a:lnTo>
                                <a:lnTo>
                                  <a:pt x="2619" y="1365"/>
                                </a:lnTo>
                                <a:lnTo>
                                  <a:pt x="2613" y="1290"/>
                                </a:lnTo>
                                <a:lnTo>
                                  <a:pt x="2604" y="1216"/>
                                </a:lnTo>
                                <a:lnTo>
                                  <a:pt x="2590" y="1143"/>
                                </a:lnTo>
                                <a:lnTo>
                                  <a:pt x="2573" y="1072"/>
                                </a:lnTo>
                                <a:lnTo>
                                  <a:pt x="2552" y="1002"/>
                                </a:lnTo>
                                <a:lnTo>
                                  <a:pt x="2528" y="933"/>
                                </a:lnTo>
                                <a:lnTo>
                                  <a:pt x="2500" y="866"/>
                                </a:lnTo>
                                <a:lnTo>
                                  <a:pt x="2469" y="801"/>
                                </a:lnTo>
                                <a:lnTo>
                                  <a:pt x="2435" y="737"/>
                                </a:lnTo>
                                <a:lnTo>
                                  <a:pt x="2399" y="675"/>
                                </a:lnTo>
                                <a:lnTo>
                                  <a:pt x="2359" y="616"/>
                                </a:lnTo>
                                <a:lnTo>
                                  <a:pt x="2316" y="558"/>
                                </a:lnTo>
                                <a:lnTo>
                                  <a:pt x="2270" y="503"/>
                                </a:lnTo>
                                <a:lnTo>
                                  <a:pt x="2222" y="450"/>
                                </a:lnTo>
                                <a:lnTo>
                                  <a:pt x="2172" y="399"/>
                                </a:lnTo>
                                <a:lnTo>
                                  <a:pt x="2119" y="351"/>
                                </a:lnTo>
                                <a:lnTo>
                                  <a:pt x="2063" y="306"/>
                                </a:lnTo>
                                <a:lnTo>
                                  <a:pt x="2006" y="263"/>
                                </a:lnTo>
                                <a:lnTo>
                                  <a:pt x="1946" y="223"/>
                                </a:lnTo>
                                <a:lnTo>
                                  <a:pt x="1885" y="186"/>
                                </a:lnTo>
                                <a:lnTo>
                                  <a:pt x="1821" y="152"/>
                                </a:lnTo>
                                <a:lnTo>
                                  <a:pt x="1756" y="121"/>
                                </a:lnTo>
                                <a:lnTo>
                                  <a:pt x="1689" y="94"/>
                                </a:lnTo>
                                <a:lnTo>
                                  <a:pt x="1620" y="70"/>
                                </a:lnTo>
                                <a:lnTo>
                                  <a:pt x="1550" y="49"/>
                                </a:lnTo>
                                <a:lnTo>
                                  <a:pt x="1478" y="32"/>
                                </a:lnTo>
                                <a:lnTo>
                                  <a:pt x="1405" y="18"/>
                                </a:lnTo>
                                <a:lnTo>
                                  <a:pt x="1331" y="8"/>
                                </a:lnTo>
                                <a:lnTo>
                                  <a:pt x="1256" y="2"/>
                                </a:lnTo>
                                <a:lnTo>
                                  <a:pt x="1180" y="0"/>
                                </a:lnTo>
                                <a:close/>
                              </a:path>
                            </a:pathLst>
                          </a:custGeom>
                          <a:solidFill>
                            <a:srgbClr val="CF4300"/>
                          </a:solidFill>
                          <a:ln>
                            <a:noFill/>
                          </a:ln>
                        </wps:spPr>
                        <wps:bodyPr rot="0" vert="horz" wrap="square" lIns="91440" tIns="45720" rIns="91440" bIns="45720" anchor="t" anchorCtr="0" upright="1">
                          <a:noAutofit/>
                        </wps:bodyPr>
                      </wps:wsp>
                      <wps:wsp>
                        <wps:cNvPr id="817" name="docshape294"/>
                        <wps:cNvSpPr/>
                        <wps:spPr bwMode="auto">
                          <a:xfrm>
                            <a:off x="4678" y="1267"/>
                            <a:ext cx="2807" cy="2771"/>
                          </a:xfrm>
                          <a:custGeom>
                            <a:avLst/>
                            <a:gdLst>
                              <a:gd name="T0" fmla="+- 0 5492 4678"/>
                              <a:gd name="T1" fmla="*/ T0 w 2807"/>
                              <a:gd name="T2" fmla="+- 0 1300 1267"/>
                              <a:gd name="T3" fmla="*/ 1300 h 2771"/>
                              <a:gd name="T4" fmla="+- 0 5356 4678"/>
                              <a:gd name="T5" fmla="*/ T4 w 2807"/>
                              <a:gd name="T6" fmla="+- 0 1375 1267"/>
                              <a:gd name="T7" fmla="*/ 1375 h 2771"/>
                              <a:gd name="T8" fmla="+- 0 5230 4678"/>
                              <a:gd name="T9" fmla="*/ T8 w 2807"/>
                              <a:gd name="T10" fmla="+- 0 1464 1267"/>
                              <a:gd name="T11" fmla="*/ 1464 h 2771"/>
                              <a:gd name="T12" fmla="+- 0 5115 4678"/>
                              <a:gd name="T13" fmla="*/ T12 w 2807"/>
                              <a:gd name="T14" fmla="+- 0 1565 1267"/>
                              <a:gd name="T15" fmla="*/ 1565 h 2771"/>
                              <a:gd name="T16" fmla="+- 0 5011 4678"/>
                              <a:gd name="T17" fmla="*/ T16 w 2807"/>
                              <a:gd name="T18" fmla="+- 0 1677 1267"/>
                              <a:gd name="T19" fmla="*/ 1677 h 2771"/>
                              <a:gd name="T20" fmla="+- 0 4920 4678"/>
                              <a:gd name="T21" fmla="*/ T20 w 2807"/>
                              <a:gd name="T22" fmla="+- 0 1799 1267"/>
                              <a:gd name="T23" fmla="*/ 1799 h 2771"/>
                              <a:gd name="T24" fmla="+- 0 4843 4678"/>
                              <a:gd name="T25" fmla="*/ T24 w 2807"/>
                              <a:gd name="T26" fmla="+- 0 1929 1267"/>
                              <a:gd name="T27" fmla="*/ 1929 h 2771"/>
                              <a:gd name="T28" fmla="+- 0 4779 4678"/>
                              <a:gd name="T29" fmla="*/ T28 w 2807"/>
                              <a:gd name="T30" fmla="+- 0 2068 1267"/>
                              <a:gd name="T31" fmla="*/ 2068 h 2771"/>
                              <a:gd name="T32" fmla="+- 0 4731 4678"/>
                              <a:gd name="T33" fmla="*/ T32 w 2807"/>
                              <a:gd name="T34" fmla="+- 0 2213 1267"/>
                              <a:gd name="T35" fmla="*/ 2213 h 2771"/>
                              <a:gd name="T36" fmla="+- 0 4697 4678"/>
                              <a:gd name="T37" fmla="*/ T36 w 2807"/>
                              <a:gd name="T38" fmla="+- 0 2364 1267"/>
                              <a:gd name="T39" fmla="*/ 2364 h 2771"/>
                              <a:gd name="T40" fmla="+- 0 4680 4678"/>
                              <a:gd name="T41" fmla="*/ T40 w 2807"/>
                              <a:gd name="T42" fmla="+- 0 2519 1267"/>
                              <a:gd name="T43" fmla="*/ 2519 h 2771"/>
                              <a:gd name="T44" fmla="+- 0 4680 4678"/>
                              <a:gd name="T45" fmla="*/ T44 w 2807"/>
                              <a:gd name="T46" fmla="+- 0 2673 1267"/>
                              <a:gd name="T47" fmla="*/ 2673 h 2771"/>
                              <a:gd name="T48" fmla="+- 0 4696 4678"/>
                              <a:gd name="T49" fmla="*/ T48 w 2807"/>
                              <a:gd name="T50" fmla="+- 0 2822 1267"/>
                              <a:gd name="T51" fmla="*/ 2822 h 2771"/>
                              <a:gd name="T52" fmla="+- 0 4727 4678"/>
                              <a:gd name="T53" fmla="*/ T52 w 2807"/>
                              <a:gd name="T54" fmla="+- 0 2967 1267"/>
                              <a:gd name="T55" fmla="*/ 2967 h 2771"/>
                              <a:gd name="T56" fmla="+- 0 4772 4678"/>
                              <a:gd name="T57" fmla="*/ T56 w 2807"/>
                              <a:gd name="T58" fmla="+- 0 3106 1267"/>
                              <a:gd name="T59" fmla="*/ 3106 h 2771"/>
                              <a:gd name="T60" fmla="+- 0 4830 4678"/>
                              <a:gd name="T61" fmla="*/ T60 w 2807"/>
                              <a:gd name="T62" fmla="+- 0 3238 1267"/>
                              <a:gd name="T63" fmla="*/ 3238 h 2771"/>
                              <a:gd name="T64" fmla="+- 0 4901 4678"/>
                              <a:gd name="T65" fmla="*/ T64 w 2807"/>
                              <a:gd name="T66" fmla="+- 0 3363 1267"/>
                              <a:gd name="T67" fmla="*/ 3363 h 2771"/>
                              <a:gd name="T68" fmla="+- 0 4984 4678"/>
                              <a:gd name="T69" fmla="*/ T68 w 2807"/>
                              <a:gd name="T70" fmla="+- 0 3480 1267"/>
                              <a:gd name="T71" fmla="*/ 3480 h 2771"/>
                              <a:gd name="T72" fmla="+- 0 5077 4678"/>
                              <a:gd name="T73" fmla="*/ T72 w 2807"/>
                              <a:gd name="T74" fmla="+- 0 3589 1267"/>
                              <a:gd name="T75" fmla="*/ 3589 h 2771"/>
                              <a:gd name="T76" fmla="+- 0 5181 4678"/>
                              <a:gd name="T77" fmla="*/ T76 w 2807"/>
                              <a:gd name="T78" fmla="+- 0 3687 1267"/>
                              <a:gd name="T79" fmla="*/ 3687 h 2771"/>
                              <a:gd name="T80" fmla="+- 0 5294 4678"/>
                              <a:gd name="T81" fmla="*/ T80 w 2807"/>
                              <a:gd name="T82" fmla="+- 0 3776 1267"/>
                              <a:gd name="T83" fmla="*/ 3776 h 2771"/>
                              <a:gd name="T84" fmla="+- 0 5415 4678"/>
                              <a:gd name="T85" fmla="*/ T84 w 2807"/>
                              <a:gd name="T86" fmla="+- 0 3852 1267"/>
                              <a:gd name="T87" fmla="*/ 3852 h 2771"/>
                              <a:gd name="T88" fmla="+- 0 5544 4678"/>
                              <a:gd name="T89" fmla="*/ T88 w 2807"/>
                              <a:gd name="T90" fmla="+- 0 3917 1267"/>
                              <a:gd name="T91" fmla="*/ 3917 h 2771"/>
                              <a:gd name="T92" fmla="+- 0 5680 4678"/>
                              <a:gd name="T93" fmla="*/ T92 w 2807"/>
                              <a:gd name="T94" fmla="+- 0 3969 1267"/>
                              <a:gd name="T95" fmla="*/ 3969 h 2771"/>
                              <a:gd name="T96" fmla="+- 0 5821 4678"/>
                              <a:gd name="T97" fmla="*/ T96 w 2807"/>
                              <a:gd name="T98" fmla="+- 0 4007 1267"/>
                              <a:gd name="T99" fmla="*/ 4007 h 2771"/>
                              <a:gd name="T100" fmla="+- 0 5968 4678"/>
                              <a:gd name="T101" fmla="*/ T100 w 2807"/>
                              <a:gd name="T102" fmla="+- 0 4030 1267"/>
                              <a:gd name="T103" fmla="*/ 4030 h 2771"/>
                              <a:gd name="T104" fmla="+- 0 6119 4678"/>
                              <a:gd name="T105" fmla="*/ T104 w 2807"/>
                              <a:gd name="T106" fmla="+- 0 4038 1267"/>
                              <a:gd name="T107" fmla="*/ 4038 h 2771"/>
                              <a:gd name="T108" fmla="+- 0 6272 4678"/>
                              <a:gd name="T109" fmla="*/ T108 w 2807"/>
                              <a:gd name="T110" fmla="+- 0 4030 1267"/>
                              <a:gd name="T111" fmla="*/ 4030 h 2771"/>
                              <a:gd name="T112" fmla="+- 0 6421 4678"/>
                              <a:gd name="T113" fmla="*/ T112 w 2807"/>
                              <a:gd name="T114" fmla="+- 0 4006 1267"/>
                              <a:gd name="T115" fmla="*/ 4006 h 2771"/>
                              <a:gd name="T116" fmla="+- 0 6565 4678"/>
                              <a:gd name="T117" fmla="*/ T116 w 2807"/>
                              <a:gd name="T118" fmla="+- 0 3967 1267"/>
                              <a:gd name="T119" fmla="*/ 3967 h 2771"/>
                              <a:gd name="T120" fmla="+- 0 6704 4678"/>
                              <a:gd name="T121" fmla="*/ T120 w 2807"/>
                              <a:gd name="T122" fmla="+- 0 3914 1267"/>
                              <a:gd name="T123" fmla="*/ 3914 h 2771"/>
                              <a:gd name="T124" fmla="+- 0 6835 4678"/>
                              <a:gd name="T125" fmla="*/ T124 w 2807"/>
                              <a:gd name="T126" fmla="+- 0 3847 1267"/>
                              <a:gd name="T127" fmla="*/ 3847 h 2771"/>
                              <a:gd name="T128" fmla="+- 0 6959 4678"/>
                              <a:gd name="T129" fmla="*/ T128 w 2807"/>
                              <a:gd name="T130" fmla="+- 0 3767 1267"/>
                              <a:gd name="T131" fmla="*/ 3767 h 2771"/>
                              <a:gd name="T132" fmla="+- 0 7075 4678"/>
                              <a:gd name="T133" fmla="*/ T132 w 2807"/>
                              <a:gd name="T134" fmla="+- 0 3675 1267"/>
                              <a:gd name="T135" fmla="*/ 3675 h 2771"/>
                              <a:gd name="T136" fmla="+- 0 7180 4678"/>
                              <a:gd name="T137" fmla="*/ T136 w 2807"/>
                              <a:gd name="T138" fmla="+- 0 3572 1267"/>
                              <a:gd name="T139" fmla="*/ 3572 h 2771"/>
                              <a:gd name="T140" fmla="+- 0 7275 4678"/>
                              <a:gd name="T141" fmla="*/ T140 w 2807"/>
                              <a:gd name="T142" fmla="+- 0 3458 1267"/>
                              <a:gd name="T143" fmla="*/ 3458 h 2771"/>
                              <a:gd name="T144" fmla="+- 0 7358 4678"/>
                              <a:gd name="T145" fmla="*/ T144 w 2807"/>
                              <a:gd name="T146" fmla="+- 0 3334 1267"/>
                              <a:gd name="T147" fmla="*/ 3334 h 2771"/>
                              <a:gd name="T148" fmla="+- 0 7428 4678"/>
                              <a:gd name="T149" fmla="*/ T148 w 2807"/>
                              <a:gd name="T150" fmla="+- 0 3200 1267"/>
                              <a:gd name="T151" fmla="*/ 3200 h 2771"/>
                              <a:gd name="T152" fmla="+- 0 7485 4678"/>
                              <a:gd name="T153" fmla="*/ T152 w 2807"/>
                              <a:gd name="T154" fmla="+- 0 3058 1267"/>
                              <a:gd name="T155" fmla="*/ 3058 h 2771"/>
                              <a:gd name="T156" fmla="+- 0 5564 4678"/>
                              <a:gd name="T157" fmla="*/ T156 w 2807"/>
                              <a:gd name="T158" fmla="+- 0 1267 1267"/>
                              <a:gd name="T159" fmla="*/ 1267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807" h="2771">
                                <a:moveTo>
                                  <a:pt x="886" y="0"/>
                                </a:moveTo>
                                <a:lnTo>
                                  <a:pt x="814" y="33"/>
                                </a:lnTo>
                                <a:lnTo>
                                  <a:pt x="745" y="69"/>
                                </a:lnTo>
                                <a:lnTo>
                                  <a:pt x="678" y="108"/>
                                </a:lnTo>
                                <a:lnTo>
                                  <a:pt x="614" y="151"/>
                                </a:lnTo>
                                <a:lnTo>
                                  <a:pt x="552" y="197"/>
                                </a:lnTo>
                                <a:lnTo>
                                  <a:pt x="493" y="246"/>
                                </a:lnTo>
                                <a:lnTo>
                                  <a:pt x="437" y="298"/>
                                </a:lnTo>
                                <a:lnTo>
                                  <a:pt x="383" y="352"/>
                                </a:lnTo>
                                <a:lnTo>
                                  <a:pt x="333" y="410"/>
                                </a:lnTo>
                                <a:lnTo>
                                  <a:pt x="286" y="469"/>
                                </a:lnTo>
                                <a:lnTo>
                                  <a:pt x="242" y="532"/>
                                </a:lnTo>
                                <a:lnTo>
                                  <a:pt x="202" y="596"/>
                                </a:lnTo>
                                <a:lnTo>
                                  <a:pt x="165" y="662"/>
                                </a:lnTo>
                                <a:lnTo>
                                  <a:pt x="131" y="731"/>
                                </a:lnTo>
                                <a:lnTo>
                                  <a:pt x="101" y="801"/>
                                </a:lnTo>
                                <a:lnTo>
                                  <a:pt x="75" y="873"/>
                                </a:lnTo>
                                <a:lnTo>
                                  <a:pt x="53" y="946"/>
                                </a:lnTo>
                                <a:lnTo>
                                  <a:pt x="34" y="1021"/>
                                </a:lnTo>
                                <a:lnTo>
                                  <a:pt x="19" y="1097"/>
                                </a:lnTo>
                                <a:lnTo>
                                  <a:pt x="9" y="1174"/>
                                </a:lnTo>
                                <a:lnTo>
                                  <a:pt x="2" y="1252"/>
                                </a:lnTo>
                                <a:lnTo>
                                  <a:pt x="0" y="1330"/>
                                </a:lnTo>
                                <a:lnTo>
                                  <a:pt x="2" y="1406"/>
                                </a:lnTo>
                                <a:lnTo>
                                  <a:pt x="8" y="1481"/>
                                </a:lnTo>
                                <a:lnTo>
                                  <a:pt x="18" y="1555"/>
                                </a:lnTo>
                                <a:lnTo>
                                  <a:pt x="32" y="1628"/>
                                </a:lnTo>
                                <a:lnTo>
                                  <a:pt x="49" y="1700"/>
                                </a:lnTo>
                                <a:lnTo>
                                  <a:pt x="70" y="1770"/>
                                </a:lnTo>
                                <a:lnTo>
                                  <a:pt x="94" y="1839"/>
                                </a:lnTo>
                                <a:lnTo>
                                  <a:pt x="121" y="1906"/>
                                </a:lnTo>
                                <a:lnTo>
                                  <a:pt x="152" y="1971"/>
                                </a:lnTo>
                                <a:lnTo>
                                  <a:pt x="186" y="2034"/>
                                </a:lnTo>
                                <a:lnTo>
                                  <a:pt x="223" y="2096"/>
                                </a:lnTo>
                                <a:lnTo>
                                  <a:pt x="263" y="2156"/>
                                </a:lnTo>
                                <a:lnTo>
                                  <a:pt x="306" y="2213"/>
                                </a:lnTo>
                                <a:lnTo>
                                  <a:pt x="351" y="2269"/>
                                </a:lnTo>
                                <a:lnTo>
                                  <a:pt x="399" y="2322"/>
                                </a:lnTo>
                                <a:lnTo>
                                  <a:pt x="450" y="2372"/>
                                </a:lnTo>
                                <a:lnTo>
                                  <a:pt x="503" y="2420"/>
                                </a:lnTo>
                                <a:lnTo>
                                  <a:pt x="558" y="2466"/>
                                </a:lnTo>
                                <a:lnTo>
                                  <a:pt x="616" y="2509"/>
                                </a:lnTo>
                                <a:lnTo>
                                  <a:pt x="675" y="2548"/>
                                </a:lnTo>
                                <a:lnTo>
                                  <a:pt x="737" y="2585"/>
                                </a:lnTo>
                                <a:lnTo>
                                  <a:pt x="801" y="2619"/>
                                </a:lnTo>
                                <a:lnTo>
                                  <a:pt x="866" y="2650"/>
                                </a:lnTo>
                                <a:lnTo>
                                  <a:pt x="933" y="2678"/>
                                </a:lnTo>
                                <a:lnTo>
                                  <a:pt x="1002" y="2702"/>
                                </a:lnTo>
                                <a:lnTo>
                                  <a:pt x="1072" y="2723"/>
                                </a:lnTo>
                                <a:lnTo>
                                  <a:pt x="1143" y="2740"/>
                                </a:lnTo>
                                <a:lnTo>
                                  <a:pt x="1216" y="2754"/>
                                </a:lnTo>
                                <a:lnTo>
                                  <a:pt x="1290" y="2763"/>
                                </a:lnTo>
                                <a:lnTo>
                                  <a:pt x="1365" y="2769"/>
                                </a:lnTo>
                                <a:lnTo>
                                  <a:pt x="1441" y="2771"/>
                                </a:lnTo>
                                <a:lnTo>
                                  <a:pt x="1518" y="2769"/>
                                </a:lnTo>
                                <a:lnTo>
                                  <a:pt x="1594" y="2763"/>
                                </a:lnTo>
                                <a:lnTo>
                                  <a:pt x="1669" y="2753"/>
                                </a:lnTo>
                                <a:lnTo>
                                  <a:pt x="1743" y="2739"/>
                                </a:lnTo>
                                <a:lnTo>
                                  <a:pt x="1816" y="2722"/>
                                </a:lnTo>
                                <a:lnTo>
                                  <a:pt x="1887" y="2700"/>
                                </a:lnTo>
                                <a:lnTo>
                                  <a:pt x="1957" y="2675"/>
                                </a:lnTo>
                                <a:lnTo>
                                  <a:pt x="2026" y="2647"/>
                                </a:lnTo>
                                <a:lnTo>
                                  <a:pt x="2092" y="2615"/>
                                </a:lnTo>
                                <a:lnTo>
                                  <a:pt x="2157" y="2580"/>
                                </a:lnTo>
                                <a:lnTo>
                                  <a:pt x="2220" y="2542"/>
                                </a:lnTo>
                                <a:lnTo>
                                  <a:pt x="2281" y="2500"/>
                                </a:lnTo>
                                <a:lnTo>
                                  <a:pt x="2340" y="2456"/>
                                </a:lnTo>
                                <a:lnTo>
                                  <a:pt x="2397" y="2408"/>
                                </a:lnTo>
                                <a:lnTo>
                                  <a:pt x="2451" y="2358"/>
                                </a:lnTo>
                                <a:lnTo>
                                  <a:pt x="2502" y="2305"/>
                                </a:lnTo>
                                <a:lnTo>
                                  <a:pt x="2551" y="2249"/>
                                </a:lnTo>
                                <a:lnTo>
                                  <a:pt x="2597" y="2191"/>
                                </a:lnTo>
                                <a:lnTo>
                                  <a:pt x="2640" y="2130"/>
                                </a:lnTo>
                                <a:lnTo>
                                  <a:pt x="2680" y="2067"/>
                                </a:lnTo>
                                <a:lnTo>
                                  <a:pt x="2717" y="2001"/>
                                </a:lnTo>
                                <a:lnTo>
                                  <a:pt x="2750" y="1933"/>
                                </a:lnTo>
                                <a:lnTo>
                                  <a:pt x="2780" y="1863"/>
                                </a:lnTo>
                                <a:lnTo>
                                  <a:pt x="2807" y="1791"/>
                                </a:lnTo>
                                <a:lnTo>
                                  <a:pt x="1441" y="1330"/>
                                </a:lnTo>
                                <a:lnTo>
                                  <a:pt x="886" y="0"/>
                                </a:lnTo>
                                <a:close/>
                              </a:path>
                            </a:pathLst>
                          </a:custGeom>
                          <a:solidFill>
                            <a:srgbClr val="FF7A00"/>
                          </a:solidFill>
                          <a:ln>
                            <a:noFill/>
                          </a:ln>
                        </wps:spPr>
                        <wps:bodyPr rot="0" vert="horz" wrap="square" lIns="91440" tIns="45720" rIns="91440" bIns="45720" anchor="t" anchorCtr="0" upright="1">
                          <a:noAutofit/>
                        </wps:bodyPr>
                      </wps:wsp>
                      <wps:wsp>
                        <wps:cNvPr id="818" name="docshape295"/>
                        <wps:cNvSpPr/>
                        <wps:spPr bwMode="auto">
                          <a:xfrm>
                            <a:off x="4678" y="1267"/>
                            <a:ext cx="2807" cy="2771"/>
                          </a:xfrm>
                          <a:custGeom>
                            <a:avLst/>
                            <a:gdLst>
                              <a:gd name="T0" fmla="+- 0 7485 4678"/>
                              <a:gd name="T1" fmla="*/ T0 w 2807"/>
                              <a:gd name="T2" fmla="+- 0 3058 1267"/>
                              <a:gd name="T3" fmla="*/ 3058 h 2771"/>
                              <a:gd name="T4" fmla="+- 0 7428 4678"/>
                              <a:gd name="T5" fmla="*/ T4 w 2807"/>
                              <a:gd name="T6" fmla="+- 0 3200 1267"/>
                              <a:gd name="T7" fmla="*/ 3200 h 2771"/>
                              <a:gd name="T8" fmla="+- 0 7358 4678"/>
                              <a:gd name="T9" fmla="*/ T8 w 2807"/>
                              <a:gd name="T10" fmla="+- 0 3334 1267"/>
                              <a:gd name="T11" fmla="*/ 3334 h 2771"/>
                              <a:gd name="T12" fmla="+- 0 7275 4678"/>
                              <a:gd name="T13" fmla="*/ T12 w 2807"/>
                              <a:gd name="T14" fmla="+- 0 3458 1267"/>
                              <a:gd name="T15" fmla="*/ 3458 h 2771"/>
                              <a:gd name="T16" fmla="+- 0 7180 4678"/>
                              <a:gd name="T17" fmla="*/ T16 w 2807"/>
                              <a:gd name="T18" fmla="+- 0 3572 1267"/>
                              <a:gd name="T19" fmla="*/ 3572 h 2771"/>
                              <a:gd name="T20" fmla="+- 0 7075 4678"/>
                              <a:gd name="T21" fmla="*/ T20 w 2807"/>
                              <a:gd name="T22" fmla="+- 0 3675 1267"/>
                              <a:gd name="T23" fmla="*/ 3675 h 2771"/>
                              <a:gd name="T24" fmla="+- 0 6959 4678"/>
                              <a:gd name="T25" fmla="*/ T24 w 2807"/>
                              <a:gd name="T26" fmla="+- 0 3767 1267"/>
                              <a:gd name="T27" fmla="*/ 3767 h 2771"/>
                              <a:gd name="T28" fmla="+- 0 6835 4678"/>
                              <a:gd name="T29" fmla="*/ T28 w 2807"/>
                              <a:gd name="T30" fmla="+- 0 3847 1267"/>
                              <a:gd name="T31" fmla="*/ 3847 h 2771"/>
                              <a:gd name="T32" fmla="+- 0 6704 4678"/>
                              <a:gd name="T33" fmla="*/ T32 w 2807"/>
                              <a:gd name="T34" fmla="+- 0 3914 1267"/>
                              <a:gd name="T35" fmla="*/ 3914 h 2771"/>
                              <a:gd name="T36" fmla="+- 0 6565 4678"/>
                              <a:gd name="T37" fmla="*/ T36 w 2807"/>
                              <a:gd name="T38" fmla="+- 0 3967 1267"/>
                              <a:gd name="T39" fmla="*/ 3967 h 2771"/>
                              <a:gd name="T40" fmla="+- 0 6421 4678"/>
                              <a:gd name="T41" fmla="*/ T40 w 2807"/>
                              <a:gd name="T42" fmla="+- 0 4006 1267"/>
                              <a:gd name="T43" fmla="*/ 4006 h 2771"/>
                              <a:gd name="T44" fmla="+- 0 6272 4678"/>
                              <a:gd name="T45" fmla="*/ T44 w 2807"/>
                              <a:gd name="T46" fmla="+- 0 4030 1267"/>
                              <a:gd name="T47" fmla="*/ 4030 h 2771"/>
                              <a:gd name="T48" fmla="+- 0 6119 4678"/>
                              <a:gd name="T49" fmla="*/ T48 w 2807"/>
                              <a:gd name="T50" fmla="+- 0 4038 1267"/>
                              <a:gd name="T51" fmla="*/ 4038 h 2771"/>
                              <a:gd name="T52" fmla="+- 0 5968 4678"/>
                              <a:gd name="T53" fmla="*/ T52 w 2807"/>
                              <a:gd name="T54" fmla="+- 0 4030 1267"/>
                              <a:gd name="T55" fmla="*/ 4030 h 2771"/>
                              <a:gd name="T56" fmla="+- 0 5821 4678"/>
                              <a:gd name="T57" fmla="*/ T56 w 2807"/>
                              <a:gd name="T58" fmla="+- 0 4007 1267"/>
                              <a:gd name="T59" fmla="*/ 4007 h 2771"/>
                              <a:gd name="T60" fmla="+- 0 5680 4678"/>
                              <a:gd name="T61" fmla="*/ T60 w 2807"/>
                              <a:gd name="T62" fmla="+- 0 3969 1267"/>
                              <a:gd name="T63" fmla="*/ 3969 h 2771"/>
                              <a:gd name="T64" fmla="+- 0 5544 4678"/>
                              <a:gd name="T65" fmla="*/ T64 w 2807"/>
                              <a:gd name="T66" fmla="+- 0 3917 1267"/>
                              <a:gd name="T67" fmla="*/ 3917 h 2771"/>
                              <a:gd name="T68" fmla="+- 0 5415 4678"/>
                              <a:gd name="T69" fmla="*/ T68 w 2807"/>
                              <a:gd name="T70" fmla="+- 0 3852 1267"/>
                              <a:gd name="T71" fmla="*/ 3852 h 2771"/>
                              <a:gd name="T72" fmla="+- 0 5294 4678"/>
                              <a:gd name="T73" fmla="*/ T72 w 2807"/>
                              <a:gd name="T74" fmla="+- 0 3776 1267"/>
                              <a:gd name="T75" fmla="*/ 3776 h 2771"/>
                              <a:gd name="T76" fmla="+- 0 5181 4678"/>
                              <a:gd name="T77" fmla="*/ T76 w 2807"/>
                              <a:gd name="T78" fmla="+- 0 3687 1267"/>
                              <a:gd name="T79" fmla="*/ 3687 h 2771"/>
                              <a:gd name="T80" fmla="+- 0 5077 4678"/>
                              <a:gd name="T81" fmla="*/ T80 w 2807"/>
                              <a:gd name="T82" fmla="+- 0 3589 1267"/>
                              <a:gd name="T83" fmla="*/ 3589 h 2771"/>
                              <a:gd name="T84" fmla="+- 0 4984 4678"/>
                              <a:gd name="T85" fmla="*/ T84 w 2807"/>
                              <a:gd name="T86" fmla="+- 0 3480 1267"/>
                              <a:gd name="T87" fmla="*/ 3480 h 2771"/>
                              <a:gd name="T88" fmla="+- 0 4901 4678"/>
                              <a:gd name="T89" fmla="*/ T88 w 2807"/>
                              <a:gd name="T90" fmla="+- 0 3363 1267"/>
                              <a:gd name="T91" fmla="*/ 3363 h 2771"/>
                              <a:gd name="T92" fmla="+- 0 4830 4678"/>
                              <a:gd name="T93" fmla="*/ T92 w 2807"/>
                              <a:gd name="T94" fmla="+- 0 3238 1267"/>
                              <a:gd name="T95" fmla="*/ 3238 h 2771"/>
                              <a:gd name="T96" fmla="+- 0 4772 4678"/>
                              <a:gd name="T97" fmla="*/ T96 w 2807"/>
                              <a:gd name="T98" fmla="+- 0 3106 1267"/>
                              <a:gd name="T99" fmla="*/ 3106 h 2771"/>
                              <a:gd name="T100" fmla="+- 0 4727 4678"/>
                              <a:gd name="T101" fmla="*/ T100 w 2807"/>
                              <a:gd name="T102" fmla="+- 0 2967 1267"/>
                              <a:gd name="T103" fmla="*/ 2967 h 2771"/>
                              <a:gd name="T104" fmla="+- 0 4696 4678"/>
                              <a:gd name="T105" fmla="*/ T104 w 2807"/>
                              <a:gd name="T106" fmla="+- 0 2822 1267"/>
                              <a:gd name="T107" fmla="*/ 2822 h 2771"/>
                              <a:gd name="T108" fmla="+- 0 4680 4678"/>
                              <a:gd name="T109" fmla="*/ T108 w 2807"/>
                              <a:gd name="T110" fmla="+- 0 2673 1267"/>
                              <a:gd name="T111" fmla="*/ 2673 h 2771"/>
                              <a:gd name="T112" fmla="+- 0 4680 4678"/>
                              <a:gd name="T113" fmla="*/ T112 w 2807"/>
                              <a:gd name="T114" fmla="+- 0 2519 1267"/>
                              <a:gd name="T115" fmla="*/ 2519 h 2771"/>
                              <a:gd name="T116" fmla="+- 0 4697 4678"/>
                              <a:gd name="T117" fmla="*/ T116 w 2807"/>
                              <a:gd name="T118" fmla="+- 0 2364 1267"/>
                              <a:gd name="T119" fmla="*/ 2364 h 2771"/>
                              <a:gd name="T120" fmla="+- 0 4731 4678"/>
                              <a:gd name="T121" fmla="*/ T120 w 2807"/>
                              <a:gd name="T122" fmla="+- 0 2213 1267"/>
                              <a:gd name="T123" fmla="*/ 2213 h 2771"/>
                              <a:gd name="T124" fmla="+- 0 4779 4678"/>
                              <a:gd name="T125" fmla="*/ T124 w 2807"/>
                              <a:gd name="T126" fmla="+- 0 2068 1267"/>
                              <a:gd name="T127" fmla="*/ 2068 h 2771"/>
                              <a:gd name="T128" fmla="+- 0 4843 4678"/>
                              <a:gd name="T129" fmla="*/ T128 w 2807"/>
                              <a:gd name="T130" fmla="+- 0 1929 1267"/>
                              <a:gd name="T131" fmla="*/ 1929 h 2771"/>
                              <a:gd name="T132" fmla="+- 0 4920 4678"/>
                              <a:gd name="T133" fmla="*/ T132 w 2807"/>
                              <a:gd name="T134" fmla="+- 0 1799 1267"/>
                              <a:gd name="T135" fmla="*/ 1799 h 2771"/>
                              <a:gd name="T136" fmla="+- 0 5011 4678"/>
                              <a:gd name="T137" fmla="*/ T136 w 2807"/>
                              <a:gd name="T138" fmla="+- 0 1677 1267"/>
                              <a:gd name="T139" fmla="*/ 1677 h 2771"/>
                              <a:gd name="T140" fmla="+- 0 5115 4678"/>
                              <a:gd name="T141" fmla="*/ T140 w 2807"/>
                              <a:gd name="T142" fmla="+- 0 1565 1267"/>
                              <a:gd name="T143" fmla="*/ 1565 h 2771"/>
                              <a:gd name="T144" fmla="+- 0 5230 4678"/>
                              <a:gd name="T145" fmla="*/ T144 w 2807"/>
                              <a:gd name="T146" fmla="+- 0 1464 1267"/>
                              <a:gd name="T147" fmla="*/ 1464 h 2771"/>
                              <a:gd name="T148" fmla="+- 0 5356 4678"/>
                              <a:gd name="T149" fmla="*/ T148 w 2807"/>
                              <a:gd name="T150" fmla="+- 0 1375 1267"/>
                              <a:gd name="T151" fmla="*/ 1375 h 2771"/>
                              <a:gd name="T152" fmla="+- 0 5492 4678"/>
                              <a:gd name="T153" fmla="*/ T152 w 2807"/>
                              <a:gd name="T154" fmla="+- 0 1300 1267"/>
                              <a:gd name="T155" fmla="*/ 1300 h 2771"/>
                              <a:gd name="T156" fmla="+- 0 6119 4678"/>
                              <a:gd name="T157" fmla="*/ T156 w 2807"/>
                              <a:gd name="T158" fmla="+- 0 2597 1267"/>
                              <a:gd name="T159" fmla="*/ 2597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807" h="2771">
                                <a:moveTo>
                                  <a:pt x="1441" y="1330"/>
                                </a:moveTo>
                                <a:lnTo>
                                  <a:pt x="2807" y="1791"/>
                                </a:lnTo>
                                <a:lnTo>
                                  <a:pt x="2780" y="1863"/>
                                </a:lnTo>
                                <a:lnTo>
                                  <a:pt x="2750" y="1933"/>
                                </a:lnTo>
                                <a:lnTo>
                                  <a:pt x="2717" y="2001"/>
                                </a:lnTo>
                                <a:lnTo>
                                  <a:pt x="2680" y="2067"/>
                                </a:lnTo>
                                <a:lnTo>
                                  <a:pt x="2640" y="2130"/>
                                </a:lnTo>
                                <a:lnTo>
                                  <a:pt x="2597" y="2191"/>
                                </a:lnTo>
                                <a:lnTo>
                                  <a:pt x="2551" y="2249"/>
                                </a:lnTo>
                                <a:lnTo>
                                  <a:pt x="2502" y="2305"/>
                                </a:lnTo>
                                <a:lnTo>
                                  <a:pt x="2451" y="2358"/>
                                </a:lnTo>
                                <a:lnTo>
                                  <a:pt x="2397" y="2408"/>
                                </a:lnTo>
                                <a:lnTo>
                                  <a:pt x="2340" y="2456"/>
                                </a:lnTo>
                                <a:lnTo>
                                  <a:pt x="2281" y="2500"/>
                                </a:lnTo>
                                <a:lnTo>
                                  <a:pt x="2220" y="2542"/>
                                </a:lnTo>
                                <a:lnTo>
                                  <a:pt x="2157" y="2580"/>
                                </a:lnTo>
                                <a:lnTo>
                                  <a:pt x="2092" y="2615"/>
                                </a:lnTo>
                                <a:lnTo>
                                  <a:pt x="2026" y="2647"/>
                                </a:lnTo>
                                <a:lnTo>
                                  <a:pt x="1957" y="2675"/>
                                </a:lnTo>
                                <a:lnTo>
                                  <a:pt x="1887" y="2700"/>
                                </a:lnTo>
                                <a:lnTo>
                                  <a:pt x="1816" y="2722"/>
                                </a:lnTo>
                                <a:lnTo>
                                  <a:pt x="1743" y="2739"/>
                                </a:lnTo>
                                <a:lnTo>
                                  <a:pt x="1669" y="2753"/>
                                </a:lnTo>
                                <a:lnTo>
                                  <a:pt x="1594" y="2763"/>
                                </a:lnTo>
                                <a:lnTo>
                                  <a:pt x="1518" y="2769"/>
                                </a:lnTo>
                                <a:lnTo>
                                  <a:pt x="1441" y="2771"/>
                                </a:lnTo>
                                <a:lnTo>
                                  <a:pt x="1365" y="2769"/>
                                </a:lnTo>
                                <a:lnTo>
                                  <a:pt x="1290" y="2763"/>
                                </a:lnTo>
                                <a:lnTo>
                                  <a:pt x="1216" y="2754"/>
                                </a:lnTo>
                                <a:lnTo>
                                  <a:pt x="1143" y="2740"/>
                                </a:lnTo>
                                <a:lnTo>
                                  <a:pt x="1072" y="2723"/>
                                </a:lnTo>
                                <a:lnTo>
                                  <a:pt x="1002" y="2702"/>
                                </a:lnTo>
                                <a:lnTo>
                                  <a:pt x="933" y="2678"/>
                                </a:lnTo>
                                <a:lnTo>
                                  <a:pt x="866" y="2650"/>
                                </a:lnTo>
                                <a:lnTo>
                                  <a:pt x="801" y="2619"/>
                                </a:lnTo>
                                <a:lnTo>
                                  <a:pt x="737" y="2585"/>
                                </a:lnTo>
                                <a:lnTo>
                                  <a:pt x="675" y="2548"/>
                                </a:lnTo>
                                <a:lnTo>
                                  <a:pt x="616" y="2509"/>
                                </a:lnTo>
                                <a:lnTo>
                                  <a:pt x="558" y="2466"/>
                                </a:lnTo>
                                <a:lnTo>
                                  <a:pt x="503" y="2420"/>
                                </a:lnTo>
                                <a:lnTo>
                                  <a:pt x="450" y="2372"/>
                                </a:lnTo>
                                <a:lnTo>
                                  <a:pt x="399" y="2322"/>
                                </a:lnTo>
                                <a:lnTo>
                                  <a:pt x="351" y="2269"/>
                                </a:lnTo>
                                <a:lnTo>
                                  <a:pt x="306" y="2213"/>
                                </a:lnTo>
                                <a:lnTo>
                                  <a:pt x="263" y="2156"/>
                                </a:lnTo>
                                <a:lnTo>
                                  <a:pt x="223" y="2096"/>
                                </a:lnTo>
                                <a:lnTo>
                                  <a:pt x="186" y="2034"/>
                                </a:lnTo>
                                <a:lnTo>
                                  <a:pt x="152" y="1971"/>
                                </a:lnTo>
                                <a:lnTo>
                                  <a:pt x="121" y="1906"/>
                                </a:lnTo>
                                <a:lnTo>
                                  <a:pt x="94" y="1839"/>
                                </a:lnTo>
                                <a:lnTo>
                                  <a:pt x="70" y="1770"/>
                                </a:lnTo>
                                <a:lnTo>
                                  <a:pt x="49" y="1700"/>
                                </a:lnTo>
                                <a:lnTo>
                                  <a:pt x="32" y="1628"/>
                                </a:lnTo>
                                <a:lnTo>
                                  <a:pt x="18" y="1555"/>
                                </a:lnTo>
                                <a:lnTo>
                                  <a:pt x="8" y="1481"/>
                                </a:lnTo>
                                <a:lnTo>
                                  <a:pt x="2" y="1406"/>
                                </a:lnTo>
                                <a:lnTo>
                                  <a:pt x="0" y="1330"/>
                                </a:lnTo>
                                <a:lnTo>
                                  <a:pt x="2" y="1252"/>
                                </a:lnTo>
                                <a:lnTo>
                                  <a:pt x="9" y="1174"/>
                                </a:lnTo>
                                <a:lnTo>
                                  <a:pt x="19" y="1097"/>
                                </a:lnTo>
                                <a:lnTo>
                                  <a:pt x="34" y="1021"/>
                                </a:lnTo>
                                <a:lnTo>
                                  <a:pt x="53" y="946"/>
                                </a:lnTo>
                                <a:lnTo>
                                  <a:pt x="75" y="873"/>
                                </a:lnTo>
                                <a:lnTo>
                                  <a:pt x="101" y="801"/>
                                </a:lnTo>
                                <a:lnTo>
                                  <a:pt x="131" y="731"/>
                                </a:lnTo>
                                <a:lnTo>
                                  <a:pt x="165" y="662"/>
                                </a:lnTo>
                                <a:lnTo>
                                  <a:pt x="202" y="596"/>
                                </a:lnTo>
                                <a:lnTo>
                                  <a:pt x="242" y="532"/>
                                </a:lnTo>
                                <a:lnTo>
                                  <a:pt x="286" y="469"/>
                                </a:lnTo>
                                <a:lnTo>
                                  <a:pt x="333" y="410"/>
                                </a:lnTo>
                                <a:lnTo>
                                  <a:pt x="383" y="352"/>
                                </a:lnTo>
                                <a:lnTo>
                                  <a:pt x="437" y="298"/>
                                </a:lnTo>
                                <a:lnTo>
                                  <a:pt x="493" y="246"/>
                                </a:lnTo>
                                <a:lnTo>
                                  <a:pt x="552" y="197"/>
                                </a:lnTo>
                                <a:lnTo>
                                  <a:pt x="614" y="151"/>
                                </a:lnTo>
                                <a:lnTo>
                                  <a:pt x="678" y="108"/>
                                </a:lnTo>
                                <a:lnTo>
                                  <a:pt x="745" y="69"/>
                                </a:lnTo>
                                <a:lnTo>
                                  <a:pt x="814" y="33"/>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819" name="docshape296"/>
                        <wps:cNvSpPr/>
                        <wps:spPr bwMode="auto">
                          <a:xfrm>
                            <a:off x="4678" y="1267"/>
                            <a:ext cx="1442" cy="2599"/>
                          </a:xfrm>
                          <a:custGeom>
                            <a:avLst/>
                            <a:gdLst>
                              <a:gd name="T0" fmla="+- 0 5564 4678"/>
                              <a:gd name="T1" fmla="*/ T0 w 1442"/>
                              <a:gd name="T2" fmla="+- 0 1267 1267"/>
                              <a:gd name="T3" fmla="*/ 1267 h 2599"/>
                              <a:gd name="T4" fmla="+- 0 5492 4678"/>
                              <a:gd name="T5" fmla="*/ T4 w 1442"/>
                              <a:gd name="T6" fmla="+- 0 1300 1267"/>
                              <a:gd name="T7" fmla="*/ 1300 h 2599"/>
                              <a:gd name="T8" fmla="+- 0 5423 4678"/>
                              <a:gd name="T9" fmla="*/ T8 w 1442"/>
                              <a:gd name="T10" fmla="+- 0 1336 1267"/>
                              <a:gd name="T11" fmla="*/ 1336 h 2599"/>
                              <a:gd name="T12" fmla="+- 0 5356 4678"/>
                              <a:gd name="T13" fmla="*/ T12 w 1442"/>
                              <a:gd name="T14" fmla="+- 0 1375 1267"/>
                              <a:gd name="T15" fmla="*/ 1375 h 2599"/>
                              <a:gd name="T16" fmla="+- 0 5292 4678"/>
                              <a:gd name="T17" fmla="*/ T16 w 1442"/>
                              <a:gd name="T18" fmla="+- 0 1418 1267"/>
                              <a:gd name="T19" fmla="*/ 1418 h 2599"/>
                              <a:gd name="T20" fmla="+- 0 5230 4678"/>
                              <a:gd name="T21" fmla="*/ T20 w 1442"/>
                              <a:gd name="T22" fmla="+- 0 1464 1267"/>
                              <a:gd name="T23" fmla="*/ 1464 h 2599"/>
                              <a:gd name="T24" fmla="+- 0 5171 4678"/>
                              <a:gd name="T25" fmla="*/ T24 w 1442"/>
                              <a:gd name="T26" fmla="+- 0 1513 1267"/>
                              <a:gd name="T27" fmla="*/ 1513 h 2599"/>
                              <a:gd name="T28" fmla="+- 0 5115 4678"/>
                              <a:gd name="T29" fmla="*/ T28 w 1442"/>
                              <a:gd name="T30" fmla="+- 0 1565 1267"/>
                              <a:gd name="T31" fmla="*/ 1565 h 2599"/>
                              <a:gd name="T32" fmla="+- 0 5061 4678"/>
                              <a:gd name="T33" fmla="*/ T32 w 1442"/>
                              <a:gd name="T34" fmla="+- 0 1619 1267"/>
                              <a:gd name="T35" fmla="*/ 1619 h 2599"/>
                              <a:gd name="T36" fmla="+- 0 5011 4678"/>
                              <a:gd name="T37" fmla="*/ T36 w 1442"/>
                              <a:gd name="T38" fmla="+- 0 1677 1267"/>
                              <a:gd name="T39" fmla="*/ 1677 h 2599"/>
                              <a:gd name="T40" fmla="+- 0 4964 4678"/>
                              <a:gd name="T41" fmla="*/ T40 w 1442"/>
                              <a:gd name="T42" fmla="+- 0 1736 1267"/>
                              <a:gd name="T43" fmla="*/ 1736 h 2599"/>
                              <a:gd name="T44" fmla="+- 0 4920 4678"/>
                              <a:gd name="T45" fmla="*/ T44 w 1442"/>
                              <a:gd name="T46" fmla="+- 0 1799 1267"/>
                              <a:gd name="T47" fmla="*/ 1799 h 2599"/>
                              <a:gd name="T48" fmla="+- 0 4880 4678"/>
                              <a:gd name="T49" fmla="*/ T48 w 1442"/>
                              <a:gd name="T50" fmla="+- 0 1863 1267"/>
                              <a:gd name="T51" fmla="*/ 1863 h 2599"/>
                              <a:gd name="T52" fmla="+- 0 4843 4678"/>
                              <a:gd name="T53" fmla="*/ T52 w 1442"/>
                              <a:gd name="T54" fmla="+- 0 1929 1267"/>
                              <a:gd name="T55" fmla="*/ 1929 h 2599"/>
                              <a:gd name="T56" fmla="+- 0 4809 4678"/>
                              <a:gd name="T57" fmla="*/ T56 w 1442"/>
                              <a:gd name="T58" fmla="+- 0 1998 1267"/>
                              <a:gd name="T59" fmla="*/ 1998 h 2599"/>
                              <a:gd name="T60" fmla="+- 0 4779 4678"/>
                              <a:gd name="T61" fmla="*/ T60 w 1442"/>
                              <a:gd name="T62" fmla="+- 0 2068 1267"/>
                              <a:gd name="T63" fmla="*/ 2068 h 2599"/>
                              <a:gd name="T64" fmla="+- 0 4753 4678"/>
                              <a:gd name="T65" fmla="*/ T64 w 1442"/>
                              <a:gd name="T66" fmla="+- 0 2140 1267"/>
                              <a:gd name="T67" fmla="*/ 2140 h 2599"/>
                              <a:gd name="T68" fmla="+- 0 4731 4678"/>
                              <a:gd name="T69" fmla="*/ T68 w 1442"/>
                              <a:gd name="T70" fmla="+- 0 2213 1267"/>
                              <a:gd name="T71" fmla="*/ 2213 h 2599"/>
                              <a:gd name="T72" fmla="+- 0 4712 4678"/>
                              <a:gd name="T73" fmla="*/ T72 w 1442"/>
                              <a:gd name="T74" fmla="+- 0 2288 1267"/>
                              <a:gd name="T75" fmla="*/ 2288 h 2599"/>
                              <a:gd name="T76" fmla="+- 0 4697 4678"/>
                              <a:gd name="T77" fmla="*/ T76 w 1442"/>
                              <a:gd name="T78" fmla="+- 0 2364 1267"/>
                              <a:gd name="T79" fmla="*/ 2364 h 2599"/>
                              <a:gd name="T80" fmla="+- 0 4687 4678"/>
                              <a:gd name="T81" fmla="*/ T80 w 1442"/>
                              <a:gd name="T82" fmla="+- 0 2441 1267"/>
                              <a:gd name="T83" fmla="*/ 2441 h 2599"/>
                              <a:gd name="T84" fmla="+- 0 4680 4678"/>
                              <a:gd name="T85" fmla="*/ T84 w 1442"/>
                              <a:gd name="T86" fmla="+- 0 2519 1267"/>
                              <a:gd name="T87" fmla="*/ 2519 h 2599"/>
                              <a:gd name="T88" fmla="+- 0 4678 4678"/>
                              <a:gd name="T89" fmla="*/ T88 w 1442"/>
                              <a:gd name="T90" fmla="+- 0 2597 1267"/>
                              <a:gd name="T91" fmla="*/ 2597 h 2599"/>
                              <a:gd name="T92" fmla="+- 0 4680 4678"/>
                              <a:gd name="T93" fmla="*/ T92 w 1442"/>
                              <a:gd name="T94" fmla="+- 0 2676 1267"/>
                              <a:gd name="T95" fmla="*/ 2676 h 2599"/>
                              <a:gd name="T96" fmla="+- 0 4687 4678"/>
                              <a:gd name="T97" fmla="*/ T96 w 1442"/>
                              <a:gd name="T98" fmla="+- 0 2755 1267"/>
                              <a:gd name="T99" fmla="*/ 2755 h 2599"/>
                              <a:gd name="T100" fmla="+- 0 4698 4678"/>
                              <a:gd name="T101" fmla="*/ T100 w 1442"/>
                              <a:gd name="T102" fmla="+- 0 2832 1267"/>
                              <a:gd name="T103" fmla="*/ 2832 h 2599"/>
                              <a:gd name="T104" fmla="+- 0 4712 4678"/>
                              <a:gd name="T105" fmla="*/ T104 w 1442"/>
                              <a:gd name="T106" fmla="+- 0 2908 1267"/>
                              <a:gd name="T107" fmla="*/ 2908 h 2599"/>
                              <a:gd name="T108" fmla="+- 0 4731 4678"/>
                              <a:gd name="T109" fmla="*/ T108 w 1442"/>
                              <a:gd name="T110" fmla="+- 0 2983 1267"/>
                              <a:gd name="T111" fmla="*/ 2983 h 2599"/>
                              <a:gd name="T112" fmla="+- 0 4754 4678"/>
                              <a:gd name="T113" fmla="*/ T112 w 1442"/>
                              <a:gd name="T114" fmla="+- 0 3057 1267"/>
                              <a:gd name="T115" fmla="*/ 3057 h 2599"/>
                              <a:gd name="T116" fmla="+- 0 4780 4678"/>
                              <a:gd name="T117" fmla="*/ T116 w 1442"/>
                              <a:gd name="T118" fmla="+- 0 3129 1267"/>
                              <a:gd name="T119" fmla="*/ 3129 h 2599"/>
                              <a:gd name="T120" fmla="+- 0 4811 4678"/>
                              <a:gd name="T121" fmla="*/ T120 w 1442"/>
                              <a:gd name="T122" fmla="+- 0 3200 1267"/>
                              <a:gd name="T123" fmla="*/ 3200 h 2599"/>
                              <a:gd name="T124" fmla="+- 0 4845 4678"/>
                              <a:gd name="T125" fmla="*/ T124 w 1442"/>
                              <a:gd name="T126" fmla="+- 0 3269 1267"/>
                              <a:gd name="T127" fmla="*/ 3269 h 2599"/>
                              <a:gd name="T128" fmla="+- 0 4882 4678"/>
                              <a:gd name="T129" fmla="*/ T128 w 1442"/>
                              <a:gd name="T130" fmla="+- 0 3336 1267"/>
                              <a:gd name="T131" fmla="*/ 3336 h 2599"/>
                              <a:gd name="T132" fmla="+- 0 4923 4678"/>
                              <a:gd name="T133" fmla="*/ T132 w 1442"/>
                              <a:gd name="T134" fmla="+- 0 3401 1267"/>
                              <a:gd name="T135" fmla="*/ 3401 h 2599"/>
                              <a:gd name="T136" fmla="+- 0 4968 4678"/>
                              <a:gd name="T137" fmla="*/ T136 w 1442"/>
                              <a:gd name="T138" fmla="+- 0 3463 1267"/>
                              <a:gd name="T139" fmla="*/ 3463 h 2599"/>
                              <a:gd name="T140" fmla="+- 0 5015 4678"/>
                              <a:gd name="T141" fmla="*/ T140 w 1442"/>
                              <a:gd name="T142" fmla="+- 0 3523 1267"/>
                              <a:gd name="T143" fmla="*/ 3523 h 2599"/>
                              <a:gd name="T144" fmla="+- 0 5066 4678"/>
                              <a:gd name="T145" fmla="*/ T144 w 1442"/>
                              <a:gd name="T146" fmla="+- 0 3581 1267"/>
                              <a:gd name="T147" fmla="*/ 3581 h 2599"/>
                              <a:gd name="T148" fmla="+- 0 5121 4678"/>
                              <a:gd name="T149" fmla="*/ T148 w 1442"/>
                              <a:gd name="T150" fmla="+- 0 3636 1267"/>
                              <a:gd name="T151" fmla="*/ 3636 h 2599"/>
                              <a:gd name="T152" fmla="+- 0 5178 4678"/>
                              <a:gd name="T153" fmla="*/ T152 w 1442"/>
                              <a:gd name="T154" fmla="+- 0 3688 1267"/>
                              <a:gd name="T155" fmla="*/ 3688 h 2599"/>
                              <a:gd name="T156" fmla="+- 0 5238 4678"/>
                              <a:gd name="T157" fmla="*/ T156 w 1442"/>
                              <a:gd name="T158" fmla="+- 0 3737 1267"/>
                              <a:gd name="T159" fmla="*/ 3737 h 2599"/>
                              <a:gd name="T160" fmla="+- 0 5301 4678"/>
                              <a:gd name="T161" fmla="*/ T160 w 1442"/>
                              <a:gd name="T162" fmla="+- 0 3783 1267"/>
                              <a:gd name="T163" fmla="*/ 3783 h 2599"/>
                              <a:gd name="T164" fmla="+- 0 5367 4678"/>
                              <a:gd name="T165" fmla="*/ T164 w 1442"/>
                              <a:gd name="T166" fmla="+- 0 3826 1267"/>
                              <a:gd name="T167" fmla="*/ 3826 h 2599"/>
                              <a:gd name="T168" fmla="+- 0 5435 4678"/>
                              <a:gd name="T169" fmla="*/ T168 w 1442"/>
                              <a:gd name="T170" fmla="+- 0 3866 1267"/>
                              <a:gd name="T171" fmla="*/ 3866 h 2599"/>
                              <a:gd name="T172" fmla="+- 0 6119 4678"/>
                              <a:gd name="T173" fmla="*/ T172 w 1442"/>
                              <a:gd name="T174" fmla="+- 0 2597 1267"/>
                              <a:gd name="T175" fmla="*/ 2597 h 2599"/>
                              <a:gd name="T176" fmla="+- 0 5564 4678"/>
                              <a:gd name="T177" fmla="*/ T176 w 1442"/>
                              <a:gd name="T178" fmla="+- 0 1267 1267"/>
                              <a:gd name="T179" fmla="*/ 1267 h 2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42" h="2599">
                                <a:moveTo>
                                  <a:pt x="886" y="0"/>
                                </a:moveTo>
                                <a:lnTo>
                                  <a:pt x="814" y="33"/>
                                </a:lnTo>
                                <a:lnTo>
                                  <a:pt x="745" y="69"/>
                                </a:lnTo>
                                <a:lnTo>
                                  <a:pt x="678" y="108"/>
                                </a:lnTo>
                                <a:lnTo>
                                  <a:pt x="614" y="151"/>
                                </a:lnTo>
                                <a:lnTo>
                                  <a:pt x="552" y="197"/>
                                </a:lnTo>
                                <a:lnTo>
                                  <a:pt x="493" y="246"/>
                                </a:lnTo>
                                <a:lnTo>
                                  <a:pt x="437" y="298"/>
                                </a:lnTo>
                                <a:lnTo>
                                  <a:pt x="383" y="352"/>
                                </a:lnTo>
                                <a:lnTo>
                                  <a:pt x="333" y="410"/>
                                </a:lnTo>
                                <a:lnTo>
                                  <a:pt x="286" y="469"/>
                                </a:lnTo>
                                <a:lnTo>
                                  <a:pt x="242" y="532"/>
                                </a:lnTo>
                                <a:lnTo>
                                  <a:pt x="202" y="596"/>
                                </a:lnTo>
                                <a:lnTo>
                                  <a:pt x="165" y="662"/>
                                </a:lnTo>
                                <a:lnTo>
                                  <a:pt x="131" y="731"/>
                                </a:lnTo>
                                <a:lnTo>
                                  <a:pt x="101" y="801"/>
                                </a:lnTo>
                                <a:lnTo>
                                  <a:pt x="75" y="873"/>
                                </a:lnTo>
                                <a:lnTo>
                                  <a:pt x="53" y="946"/>
                                </a:lnTo>
                                <a:lnTo>
                                  <a:pt x="34" y="1021"/>
                                </a:lnTo>
                                <a:lnTo>
                                  <a:pt x="19" y="1097"/>
                                </a:lnTo>
                                <a:lnTo>
                                  <a:pt x="9" y="1174"/>
                                </a:lnTo>
                                <a:lnTo>
                                  <a:pt x="2" y="1252"/>
                                </a:lnTo>
                                <a:lnTo>
                                  <a:pt x="0" y="1330"/>
                                </a:lnTo>
                                <a:lnTo>
                                  <a:pt x="2" y="1409"/>
                                </a:lnTo>
                                <a:lnTo>
                                  <a:pt x="9" y="1488"/>
                                </a:lnTo>
                                <a:lnTo>
                                  <a:pt x="20" y="1565"/>
                                </a:lnTo>
                                <a:lnTo>
                                  <a:pt x="34" y="1641"/>
                                </a:lnTo>
                                <a:lnTo>
                                  <a:pt x="53" y="1716"/>
                                </a:lnTo>
                                <a:lnTo>
                                  <a:pt x="76" y="1790"/>
                                </a:lnTo>
                                <a:lnTo>
                                  <a:pt x="102" y="1862"/>
                                </a:lnTo>
                                <a:lnTo>
                                  <a:pt x="133" y="1933"/>
                                </a:lnTo>
                                <a:lnTo>
                                  <a:pt x="167" y="2002"/>
                                </a:lnTo>
                                <a:lnTo>
                                  <a:pt x="204" y="2069"/>
                                </a:lnTo>
                                <a:lnTo>
                                  <a:pt x="245" y="2134"/>
                                </a:lnTo>
                                <a:lnTo>
                                  <a:pt x="290" y="2196"/>
                                </a:lnTo>
                                <a:lnTo>
                                  <a:pt x="337" y="2256"/>
                                </a:lnTo>
                                <a:lnTo>
                                  <a:pt x="388" y="2314"/>
                                </a:lnTo>
                                <a:lnTo>
                                  <a:pt x="443" y="2369"/>
                                </a:lnTo>
                                <a:lnTo>
                                  <a:pt x="500" y="2421"/>
                                </a:lnTo>
                                <a:lnTo>
                                  <a:pt x="560" y="2470"/>
                                </a:lnTo>
                                <a:lnTo>
                                  <a:pt x="623" y="2516"/>
                                </a:lnTo>
                                <a:lnTo>
                                  <a:pt x="689" y="2559"/>
                                </a:lnTo>
                                <a:lnTo>
                                  <a:pt x="757" y="2599"/>
                                </a:lnTo>
                                <a:lnTo>
                                  <a:pt x="1441" y="1330"/>
                                </a:lnTo>
                                <a:lnTo>
                                  <a:pt x="886" y="0"/>
                                </a:lnTo>
                                <a:close/>
                              </a:path>
                            </a:pathLst>
                          </a:custGeom>
                          <a:solidFill>
                            <a:srgbClr val="FFA600"/>
                          </a:solidFill>
                          <a:ln>
                            <a:noFill/>
                          </a:ln>
                        </wps:spPr>
                        <wps:bodyPr rot="0" vert="horz" wrap="square" lIns="91440" tIns="45720" rIns="91440" bIns="45720" anchor="t" anchorCtr="0" upright="1">
                          <a:noAutofit/>
                        </wps:bodyPr>
                      </wps:wsp>
                      <wps:wsp>
                        <wps:cNvPr id="820" name="docshape297"/>
                        <wps:cNvSpPr/>
                        <wps:spPr bwMode="auto">
                          <a:xfrm>
                            <a:off x="4678" y="1267"/>
                            <a:ext cx="1442" cy="2599"/>
                          </a:xfrm>
                          <a:custGeom>
                            <a:avLst/>
                            <a:gdLst>
                              <a:gd name="T0" fmla="+- 0 6119 4678"/>
                              <a:gd name="T1" fmla="*/ T0 w 1442"/>
                              <a:gd name="T2" fmla="+- 0 2597 1267"/>
                              <a:gd name="T3" fmla="*/ 2597 h 2599"/>
                              <a:gd name="T4" fmla="+- 0 5435 4678"/>
                              <a:gd name="T5" fmla="*/ T4 w 1442"/>
                              <a:gd name="T6" fmla="+- 0 3866 1267"/>
                              <a:gd name="T7" fmla="*/ 3866 h 2599"/>
                              <a:gd name="T8" fmla="+- 0 5367 4678"/>
                              <a:gd name="T9" fmla="*/ T8 w 1442"/>
                              <a:gd name="T10" fmla="+- 0 3826 1267"/>
                              <a:gd name="T11" fmla="*/ 3826 h 2599"/>
                              <a:gd name="T12" fmla="+- 0 5301 4678"/>
                              <a:gd name="T13" fmla="*/ T12 w 1442"/>
                              <a:gd name="T14" fmla="+- 0 3783 1267"/>
                              <a:gd name="T15" fmla="*/ 3783 h 2599"/>
                              <a:gd name="T16" fmla="+- 0 5238 4678"/>
                              <a:gd name="T17" fmla="*/ T16 w 1442"/>
                              <a:gd name="T18" fmla="+- 0 3737 1267"/>
                              <a:gd name="T19" fmla="*/ 3737 h 2599"/>
                              <a:gd name="T20" fmla="+- 0 5178 4678"/>
                              <a:gd name="T21" fmla="*/ T20 w 1442"/>
                              <a:gd name="T22" fmla="+- 0 3688 1267"/>
                              <a:gd name="T23" fmla="*/ 3688 h 2599"/>
                              <a:gd name="T24" fmla="+- 0 5121 4678"/>
                              <a:gd name="T25" fmla="*/ T24 w 1442"/>
                              <a:gd name="T26" fmla="+- 0 3636 1267"/>
                              <a:gd name="T27" fmla="*/ 3636 h 2599"/>
                              <a:gd name="T28" fmla="+- 0 5066 4678"/>
                              <a:gd name="T29" fmla="*/ T28 w 1442"/>
                              <a:gd name="T30" fmla="+- 0 3581 1267"/>
                              <a:gd name="T31" fmla="*/ 3581 h 2599"/>
                              <a:gd name="T32" fmla="+- 0 5015 4678"/>
                              <a:gd name="T33" fmla="*/ T32 w 1442"/>
                              <a:gd name="T34" fmla="+- 0 3523 1267"/>
                              <a:gd name="T35" fmla="*/ 3523 h 2599"/>
                              <a:gd name="T36" fmla="+- 0 4968 4678"/>
                              <a:gd name="T37" fmla="*/ T36 w 1442"/>
                              <a:gd name="T38" fmla="+- 0 3463 1267"/>
                              <a:gd name="T39" fmla="*/ 3463 h 2599"/>
                              <a:gd name="T40" fmla="+- 0 4923 4678"/>
                              <a:gd name="T41" fmla="*/ T40 w 1442"/>
                              <a:gd name="T42" fmla="+- 0 3401 1267"/>
                              <a:gd name="T43" fmla="*/ 3401 h 2599"/>
                              <a:gd name="T44" fmla="+- 0 4882 4678"/>
                              <a:gd name="T45" fmla="*/ T44 w 1442"/>
                              <a:gd name="T46" fmla="+- 0 3336 1267"/>
                              <a:gd name="T47" fmla="*/ 3336 h 2599"/>
                              <a:gd name="T48" fmla="+- 0 4845 4678"/>
                              <a:gd name="T49" fmla="*/ T48 w 1442"/>
                              <a:gd name="T50" fmla="+- 0 3269 1267"/>
                              <a:gd name="T51" fmla="*/ 3269 h 2599"/>
                              <a:gd name="T52" fmla="+- 0 4811 4678"/>
                              <a:gd name="T53" fmla="*/ T52 w 1442"/>
                              <a:gd name="T54" fmla="+- 0 3200 1267"/>
                              <a:gd name="T55" fmla="*/ 3200 h 2599"/>
                              <a:gd name="T56" fmla="+- 0 4780 4678"/>
                              <a:gd name="T57" fmla="*/ T56 w 1442"/>
                              <a:gd name="T58" fmla="+- 0 3129 1267"/>
                              <a:gd name="T59" fmla="*/ 3129 h 2599"/>
                              <a:gd name="T60" fmla="+- 0 4754 4678"/>
                              <a:gd name="T61" fmla="*/ T60 w 1442"/>
                              <a:gd name="T62" fmla="+- 0 3057 1267"/>
                              <a:gd name="T63" fmla="*/ 3057 h 2599"/>
                              <a:gd name="T64" fmla="+- 0 4731 4678"/>
                              <a:gd name="T65" fmla="*/ T64 w 1442"/>
                              <a:gd name="T66" fmla="+- 0 2983 1267"/>
                              <a:gd name="T67" fmla="*/ 2983 h 2599"/>
                              <a:gd name="T68" fmla="+- 0 4712 4678"/>
                              <a:gd name="T69" fmla="*/ T68 w 1442"/>
                              <a:gd name="T70" fmla="+- 0 2908 1267"/>
                              <a:gd name="T71" fmla="*/ 2908 h 2599"/>
                              <a:gd name="T72" fmla="+- 0 4698 4678"/>
                              <a:gd name="T73" fmla="*/ T72 w 1442"/>
                              <a:gd name="T74" fmla="+- 0 2832 1267"/>
                              <a:gd name="T75" fmla="*/ 2832 h 2599"/>
                              <a:gd name="T76" fmla="+- 0 4687 4678"/>
                              <a:gd name="T77" fmla="*/ T76 w 1442"/>
                              <a:gd name="T78" fmla="+- 0 2755 1267"/>
                              <a:gd name="T79" fmla="*/ 2755 h 2599"/>
                              <a:gd name="T80" fmla="+- 0 4680 4678"/>
                              <a:gd name="T81" fmla="*/ T80 w 1442"/>
                              <a:gd name="T82" fmla="+- 0 2676 1267"/>
                              <a:gd name="T83" fmla="*/ 2676 h 2599"/>
                              <a:gd name="T84" fmla="+- 0 4678 4678"/>
                              <a:gd name="T85" fmla="*/ T84 w 1442"/>
                              <a:gd name="T86" fmla="+- 0 2597 1267"/>
                              <a:gd name="T87" fmla="*/ 2597 h 2599"/>
                              <a:gd name="T88" fmla="+- 0 4680 4678"/>
                              <a:gd name="T89" fmla="*/ T88 w 1442"/>
                              <a:gd name="T90" fmla="+- 0 2519 1267"/>
                              <a:gd name="T91" fmla="*/ 2519 h 2599"/>
                              <a:gd name="T92" fmla="+- 0 4687 4678"/>
                              <a:gd name="T93" fmla="*/ T92 w 1442"/>
                              <a:gd name="T94" fmla="+- 0 2441 1267"/>
                              <a:gd name="T95" fmla="*/ 2441 h 2599"/>
                              <a:gd name="T96" fmla="+- 0 4697 4678"/>
                              <a:gd name="T97" fmla="*/ T96 w 1442"/>
                              <a:gd name="T98" fmla="+- 0 2364 1267"/>
                              <a:gd name="T99" fmla="*/ 2364 h 2599"/>
                              <a:gd name="T100" fmla="+- 0 4712 4678"/>
                              <a:gd name="T101" fmla="*/ T100 w 1442"/>
                              <a:gd name="T102" fmla="+- 0 2288 1267"/>
                              <a:gd name="T103" fmla="*/ 2288 h 2599"/>
                              <a:gd name="T104" fmla="+- 0 4731 4678"/>
                              <a:gd name="T105" fmla="*/ T104 w 1442"/>
                              <a:gd name="T106" fmla="+- 0 2213 1267"/>
                              <a:gd name="T107" fmla="*/ 2213 h 2599"/>
                              <a:gd name="T108" fmla="+- 0 4753 4678"/>
                              <a:gd name="T109" fmla="*/ T108 w 1442"/>
                              <a:gd name="T110" fmla="+- 0 2140 1267"/>
                              <a:gd name="T111" fmla="*/ 2140 h 2599"/>
                              <a:gd name="T112" fmla="+- 0 4779 4678"/>
                              <a:gd name="T113" fmla="*/ T112 w 1442"/>
                              <a:gd name="T114" fmla="+- 0 2068 1267"/>
                              <a:gd name="T115" fmla="*/ 2068 h 2599"/>
                              <a:gd name="T116" fmla="+- 0 4809 4678"/>
                              <a:gd name="T117" fmla="*/ T116 w 1442"/>
                              <a:gd name="T118" fmla="+- 0 1998 1267"/>
                              <a:gd name="T119" fmla="*/ 1998 h 2599"/>
                              <a:gd name="T120" fmla="+- 0 4843 4678"/>
                              <a:gd name="T121" fmla="*/ T120 w 1442"/>
                              <a:gd name="T122" fmla="+- 0 1929 1267"/>
                              <a:gd name="T123" fmla="*/ 1929 h 2599"/>
                              <a:gd name="T124" fmla="+- 0 4880 4678"/>
                              <a:gd name="T125" fmla="*/ T124 w 1442"/>
                              <a:gd name="T126" fmla="+- 0 1863 1267"/>
                              <a:gd name="T127" fmla="*/ 1863 h 2599"/>
                              <a:gd name="T128" fmla="+- 0 4920 4678"/>
                              <a:gd name="T129" fmla="*/ T128 w 1442"/>
                              <a:gd name="T130" fmla="+- 0 1799 1267"/>
                              <a:gd name="T131" fmla="*/ 1799 h 2599"/>
                              <a:gd name="T132" fmla="+- 0 4964 4678"/>
                              <a:gd name="T133" fmla="*/ T132 w 1442"/>
                              <a:gd name="T134" fmla="+- 0 1736 1267"/>
                              <a:gd name="T135" fmla="*/ 1736 h 2599"/>
                              <a:gd name="T136" fmla="+- 0 5011 4678"/>
                              <a:gd name="T137" fmla="*/ T136 w 1442"/>
                              <a:gd name="T138" fmla="+- 0 1677 1267"/>
                              <a:gd name="T139" fmla="*/ 1677 h 2599"/>
                              <a:gd name="T140" fmla="+- 0 5061 4678"/>
                              <a:gd name="T141" fmla="*/ T140 w 1442"/>
                              <a:gd name="T142" fmla="+- 0 1619 1267"/>
                              <a:gd name="T143" fmla="*/ 1619 h 2599"/>
                              <a:gd name="T144" fmla="+- 0 5115 4678"/>
                              <a:gd name="T145" fmla="*/ T144 w 1442"/>
                              <a:gd name="T146" fmla="+- 0 1565 1267"/>
                              <a:gd name="T147" fmla="*/ 1565 h 2599"/>
                              <a:gd name="T148" fmla="+- 0 5171 4678"/>
                              <a:gd name="T149" fmla="*/ T148 w 1442"/>
                              <a:gd name="T150" fmla="+- 0 1513 1267"/>
                              <a:gd name="T151" fmla="*/ 1513 h 2599"/>
                              <a:gd name="T152" fmla="+- 0 5230 4678"/>
                              <a:gd name="T153" fmla="*/ T152 w 1442"/>
                              <a:gd name="T154" fmla="+- 0 1464 1267"/>
                              <a:gd name="T155" fmla="*/ 1464 h 2599"/>
                              <a:gd name="T156" fmla="+- 0 5292 4678"/>
                              <a:gd name="T157" fmla="*/ T156 w 1442"/>
                              <a:gd name="T158" fmla="+- 0 1418 1267"/>
                              <a:gd name="T159" fmla="*/ 1418 h 2599"/>
                              <a:gd name="T160" fmla="+- 0 5356 4678"/>
                              <a:gd name="T161" fmla="*/ T160 w 1442"/>
                              <a:gd name="T162" fmla="+- 0 1375 1267"/>
                              <a:gd name="T163" fmla="*/ 1375 h 2599"/>
                              <a:gd name="T164" fmla="+- 0 5423 4678"/>
                              <a:gd name="T165" fmla="*/ T164 w 1442"/>
                              <a:gd name="T166" fmla="+- 0 1336 1267"/>
                              <a:gd name="T167" fmla="*/ 1336 h 2599"/>
                              <a:gd name="T168" fmla="+- 0 5492 4678"/>
                              <a:gd name="T169" fmla="*/ T168 w 1442"/>
                              <a:gd name="T170" fmla="+- 0 1300 1267"/>
                              <a:gd name="T171" fmla="*/ 1300 h 2599"/>
                              <a:gd name="T172" fmla="+- 0 5564 4678"/>
                              <a:gd name="T173" fmla="*/ T172 w 1442"/>
                              <a:gd name="T174" fmla="+- 0 1267 1267"/>
                              <a:gd name="T175" fmla="*/ 1267 h 2599"/>
                              <a:gd name="T176" fmla="+- 0 6119 4678"/>
                              <a:gd name="T177" fmla="*/ T176 w 1442"/>
                              <a:gd name="T178" fmla="+- 0 2597 1267"/>
                              <a:gd name="T179" fmla="*/ 2597 h 2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42" h="2599">
                                <a:moveTo>
                                  <a:pt x="1441" y="1330"/>
                                </a:moveTo>
                                <a:lnTo>
                                  <a:pt x="757" y="2599"/>
                                </a:lnTo>
                                <a:lnTo>
                                  <a:pt x="689" y="2559"/>
                                </a:lnTo>
                                <a:lnTo>
                                  <a:pt x="623" y="2516"/>
                                </a:lnTo>
                                <a:lnTo>
                                  <a:pt x="560" y="2470"/>
                                </a:lnTo>
                                <a:lnTo>
                                  <a:pt x="500" y="2421"/>
                                </a:lnTo>
                                <a:lnTo>
                                  <a:pt x="443" y="2369"/>
                                </a:lnTo>
                                <a:lnTo>
                                  <a:pt x="388" y="2314"/>
                                </a:lnTo>
                                <a:lnTo>
                                  <a:pt x="337" y="2256"/>
                                </a:lnTo>
                                <a:lnTo>
                                  <a:pt x="290" y="2196"/>
                                </a:lnTo>
                                <a:lnTo>
                                  <a:pt x="245" y="2134"/>
                                </a:lnTo>
                                <a:lnTo>
                                  <a:pt x="204" y="2069"/>
                                </a:lnTo>
                                <a:lnTo>
                                  <a:pt x="167" y="2002"/>
                                </a:lnTo>
                                <a:lnTo>
                                  <a:pt x="133" y="1933"/>
                                </a:lnTo>
                                <a:lnTo>
                                  <a:pt x="102" y="1862"/>
                                </a:lnTo>
                                <a:lnTo>
                                  <a:pt x="76" y="1790"/>
                                </a:lnTo>
                                <a:lnTo>
                                  <a:pt x="53" y="1716"/>
                                </a:lnTo>
                                <a:lnTo>
                                  <a:pt x="34" y="1641"/>
                                </a:lnTo>
                                <a:lnTo>
                                  <a:pt x="20" y="1565"/>
                                </a:lnTo>
                                <a:lnTo>
                                  <a:pt x="9" y="1488"/>
                                </a:lnTo>
                                <a:lnTo>
                                  <a:pt x="2" y="1409"/>
                                </a:lnTo>
                                <a:lnTo>
                                  <a:pt x="0" y="1330"/>
                                </a:lnTo>
                                <a:lnTo>
                                  <a:pt x="2" y="1252"/>
                                </a:lnTo>
                                <a:lnTo>
                                  <a:pt x="9" y="1174"/>
                                </a:lnTo>
                                <a:lnTo>
                                  <a:pt x="19" y="1097"/>
                                </a:lnTo>
                                <a:lnTo>
                                  <a:pt x="34" y="1021"/>
                                </a:lnTo>
                                <a:lnTo>
                                  <a:pt x="53" y="946"/>
                                </a:lnTo>
                                <a:lnTo>
                                  <a:pt x="75" y="873"/>
                                </a:lnTo>
                                <a:lnTo>
                                  <a:pt x="101" y="801"/>
                                </a:lnTo>
                                <a:lnTo>
                                  <a:pt x="131" y="731"/>
                                </a:lnTo>
                                <a:lnTo>
                                  <a:pt x="165" y="662"/>
                                </a:lnTo>
                                <a:lnTo>
                                  <a:pt x="202" y="596"/>
                                </a:lnTo>
                                <a:lnTo>
                                  <a:pt x="242" y="532"/>
                                </a:lnTo>
                                <a:lnTo>
                                  <a:pt x="286" y="469"/>
                                </a:lnTo>
                                <a:lnTo>
                                  <a:pt x="333" y="410"/>
                                </a:lnTo>
                                <a:lnTo>
                                  <a:pt x="383" y="352"/>
                                </a:lnTo>
                                <a:lnTo>
                                  <a:pt x="437" y="298"/>
                                </a:lnTo>
                                <a:lnTo>
                                  <a:pt x="493" y="246"/>
                                </a:lnTo>
                                <a:lnTo>
                                  <a:pt x="552" y="197"/>
                                </a:lnTo>
                                <a:lnTo>
                                  <a:pt x="614" y="151"/>
                                </a:lnTo>
                                <a:lnTo>
                                  <a:pt x="678" y="108"/>
                                </a:lnTo>
                                <a:lnTo>
                                  <a:pt x="745" y="69"/>
                                </a:lnTo>
                                <a:lnTo>
                                  <a:pt x="814" y="33"/>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821" name="docshape298"/>
                        <wps:cNvSpPr/>
                        <wps:spPr bwMode="auto">
                          <a:xfrm>
                            <a:off x="4807" y="1181"/>
                            <a:ext cx="1312" cy="1417"/>
                          </a:xfrm>
                          <a:custGeom>
                            <a:avLst/>
                            <a:gdLst>
                              <a:gd name="T0" fmla="+- 0 5852 4808"/>
                              <a:gd name="T1" fmla="*/ T0 w 1312"/>
                              <a:gd name="T2" fmla="+- 0 1181 1181"/>
                              <a:gd name="T3" fmla="*/ 1181 h 1417"/>
                              <a:gd name="T4" fmla="+- 0 5777 4808"/>
                              <a:gd name="T5" fmla="*/ T4 w 1312"/>
                              <a:gd name="T6" fmla="+- 0 1198 1181"/>
                              <a:gd name="T7" fmla="*/ 1198 h 1417"/>
                              <a:gd name="T8" fmla="+- 0 5703 4808"/>
                              <a:gd name="T9" fmla="*/ T8 w 1312"/>
                              <a:gd name="T10" fmla="+- 0 1218 1181"/>
                              <a:gd name="T11" fmla="*/ 1218 h 1417"/>
                              <a:gd name="T12" fmla="+- 0 5630 4808"/>
                              <a:gd name="T13" fmla="*/ T12 w 1312"/>
                              <a:gd name="T14" fmla="+- 0 1242 1181"/>
                              <a:gd name="T15" fmla="*/ 1242 h 1417"/>
                              <a:gd name="T16" fmla="+- 0 5559 4808"/>
                              <a:gd name="T17" fmla="*/ T16 w 1312"/>
                              <a:gd name="T18" fmla="+- 0 1270 1181"/>
                              <a:gd name="T19" fmla="*/ 1270 h 1417"/>
                              <a:gd name="T20" fmla="+- 0 5489 4808"/>
                              <a:gd name="T21" fmla="*/ T20 w 1312"/>
                              <a:gd name="T22" fmla="+- 0 1301 1181"/>
                              <a:gd name="T23" fmla="*/ 1301 h 1417"/>
                              <a:gd name="T24" fmla="+- 0 5421 4808"/>
                              <a:gd name="T25" fmla="*/ T24 w 1312"/>
                              <a:gd name="T26" fmla="+- 0 1336 1181"/>
                              <a:gd name="T27" fmla="*/ 1336 h 1417"/>
                              <a:gd name="T28" fmla="+- 0 5356 4808"/>
                              <a:gd name="T29" fmla="*/ T28 w 1312"/>
                              <a:gd name="T30" fmla="+- 0 1375 1181"/>
                              <a:gd name="T31" fmla="*/ 1375 h 1417"/>
                              <a:gd name="T32" fmla="+- 0 5292 4808"/>
                              <a:gd name="T33" fmla="*/ T32 w 1312"/>
                              <a:gd name="T34" fmla="+- 0 1418 1181"/>
                              <a:gd name="T35" fmla="*/ 1418 h 1417"/>
                              <a:gd name="T36" fmla="+- 0 5230 4808"/>
                              <a:gd name="T37" fmla="*/ T36 w 1312"/>
                              <a:gd name="T38" fmla="+- 0 1463 1181"/>
                              <a:gd name="T39" fmla="*/ 1463 h 1417"/>
                              <a:gd name="T40" fmla="+- 0 5171 4808"/>
                              <a:gd name="T41" fmla="*/ T40 w 1312"/>
                              <a:gd name="T42" fmla="+- 0 1512 1181"/>
                              <a:gd name="T43" fmla="*/ 1512 h 1417"/>
                              <a:gd name="T44" fmla="+- 0 5114 4808"/>
                              <a:gd name="T45" fmla="*/ T44 w 1312"/>
                              <a:gd name="T46" fmla="+- 0 1564 1181"/>
                              <a:gd name="T47" fmla="*/ 1564 h 1417"/>
                              <a:gd name="T48" fmla="+- 0 5061 4808"/>
                              <a:gd name="T49" fmla="*/ T48 w 1312"/>
                              <a:gd name="T50" fmla="+- 0 1619 1181"/>
                              <a:gd name="T51" fmla="*/ 1619 h 1417"/>
                              <a:gd name="T52" fmla="+- 0 5011 4808"/>
                              <a:gd name="T53" fmla="*/ T52 w 1312"/>
                              <a:gd name="T54" fmla="+- 0 1677 1181"/>
                              <a:gd name="T55" fmla="*/ 1677 h 1417"/>
                              <a:gd name="T56" fmla="+- 0 4963 4808"/>
                              <a:gd name="T57" fmla="*/ T56 w 1312"/>
                              <a:gd name="T58" fmla="+- 0 1737 1181"/>
                              <a:gd name="T59" fmla="*/ 1737 h 1417"/>
                              <a:gd name="T60" fmla="+- 0 4919 4808"/>
                              <a:gd name="T61" fmla="*/ T60 w 1312"/>
                              <a:gd name="T62" fmla="+- 0 1799 1181"/>
                              <a:gd name="T63" fmla="*/ 1799 h 1417"/>
                              <a:gd name="T64" fmla="+- 0 4879 4808"/>
                              <a:gd name="T65" fmla="*/ T64 w 1312"/>
                              <a:gd name="T66" fmla="+- 0 1864 1181"/>
                              <a:gd name="T67" fmla="*/ 1864 h 1417"/>
                              <a:gd name="T68" fmla="+- 0 4841 4808"/>
                              <a:gd name="T69" fmla="*/ T68 w 1312"/>
                              <a:gd name="T70" fmla="+- 0 1931 1181"/>
                              <a:gd name="T71" fmla="*/ 1931 h 1417"/>
                              <a:gd name="T72" fmla="+- 0 4808 4808"/>
                              <a:gd name="T73" fmla="*/ T72 w 1312"/>
                              <a:gd name="T74" fmla="+- 0 2000 1181"/>
                              <a:gd name="T75" fmla="*/ 2000 h 1417"/>
                              <a:gd name="T76" fmla="+- 0 6119 4808"/>
                              <a:gd name="T77" fmla="*/ T76 w 1312"/>
                              <a:gd name="T78" fmla="+- 0 2597 1181"/>
                              <a:gd name="T79" fmla="*/ 2597 h 1417"/>
                              <a:gd name="T80" fmla="+- 0 5852 4808"/>
                              <a:gd name="T81" fmla="*/ T80 w 1312"/>
                              <a:gd name="T82" fmla="+- 0 1181 1181"/>
                              <a:gd name="T83" fmla="*/ 1181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2" h="1417">
                                <a:moveTo>
                                  <a:pt x="1044" y="0"/>
                                </a:moveTo>
                                <a:lnTo>
                                  <a:pt x="969" y="17"/>
                                </a:lnTo>
                                <a:lnTo>
                                  <a:pt x="895" y="37"/>
                                </a:lnTo>
                                <a:lnTo>
                                  <a:pt x="822" y="61"/>
                                </a:lnTo>
                                <a:lnTo>
                                  <a:pt x="751" y="89"/>
                                </a:lnTo>
                                <a:lnTo>
                                  <a:pt x="681" y="120"/>
                                </a:lnTo>
                                <a:lnTo>
                                  <a:pt x="613" y="155"/>
                                </a:lnTo>
                                <a:lnTo>
                                  <a:pt x="548" y="194"/>
                                </a:lnTo>
                                <a:lnTo>
                                  <a:pt x="484" y="237"/>
                                </a:lnTo>
                                <a:lnTo>
                                  <a:pt x="422" y="282"/>
                                </a:lnTo>
                                <a:lnTo>
                                  <a:pt x="363" y="331"/>
                                </a:lnTo>
                                <a:lnTo>
                                  <a:pt x="306" y="383"/>
                                </a:lnTo>
                                <a:lnTo>
                                  <a:pt x="253" y="438"/>
                                </a:lnTo>
                                <a:lnTo>
                                  <a:pt x="203" y="496"/>
                                </a:lnTo>
                                <a:lnTo>
                                  <a:pt x="155" y="556"/>
                                </a:lnTo>
                                <a:lnTo>
                                  <a:pt x="111" y="618"/>
                                </a:lnTo>
                                <a:lnTo>
                                  <a:pt x="71" y="683"/>
                                </a:lnTo>
                                <a:lnTo>
                                  <a:pt x="33" y="750"/>
                                </a:lnTo>
                                <a:lnTo>
                                  <a:pt x="0" y="819"/>
                                </a:lnTo>
                                <a:lnTo>
                                  <a:pt x="1311" y="1416"/>
                                </a:lnTo>
                                <a:lnTo>
                                  <a:pt x="1044" y="0"/>
                                </a:lnTo>
                                <a:close/>
                              </a:path>
                            </a:pathLst>
                          </a:custGeom>
                          <a:solidFill>
                            <a:srgbClr val="FFCA66"/>
                          </a:solidFill>
                          <a:ln>
                            <a:noFill/>
                          </a:ln>
                        </wps:spPr>
                        <wps:bodyPr rot="0" vert="horz" wrap="square" lIns="91440" tIns="45720" rIns="91440" bIns="45720" anchor="t" anchorCtr="0" upright="1">
                          <a:noAutofit/>
                        </wps:bodyPr>
                      </wps:wsp>
                      <wps:wsp>
                        <wps:cNvPr id="822" name="docshape299"/>
                        <wps:cNvSpPr/>
                        <wps:spPr bwMode="auto">
                          <a:xfrm>
                            <a:off x="4807" y="1181"/>
                            <a:ext cx="1312" cy="1417"/>
                          </a:xfrm>
                          <a:custGeom>
                            <a:avLst/>
                            <a:gdLst>
                              <a:gd name="T0" fmla="+- 0 6119 4808"/>
                              <a:gd name="T1" fmla="*/ T0 w 1312"/>
                              <a:gd name="T2" fmla="+- 0 2597 1181"/>
                              <a:gd name="T3" fmla="*/ 2597 h 1417"/>
                              <a:gd name="T4" fmla="+- 0 4808 4808"/>
                              <a:gd name="T5" fmla="*/ T4 w 1312"/>
                              <a:gd name="T6" fmla="+- 0 2000 1181"/>
                              <a:gd name="T7" fmla="*/ 2000 h 1417"/>
                              <a:gd name="T8" fmla="+- 0 4841 4808"/>
                              <a:gd name="T9" fmla="*/ T8 w 1312"/>
                              <a:gd name="T10" fmla="+- 0 1931 1181"/>
                              <a:gd name="T11" fmla="*/ 1931 h 1417"/>
                              <a:gd name="T12" fmla="+- 0 4879 4808"/>
                              <a:gd name="T13" fmla="*/ T12 w 1312"/>
                              <a:gd name="T14" fmla="+- 0 1864 1181"/>
                              <a:gd name="T15" fmla="*/ 1864 h 1417"/>
                              <a:gd name="T16" fmla="+- 0 4919 4808"/>
                              <a:gd name="T17" fmla="*/ T16 w 1312"/>
                              <a:gd name="T18" fmla="+- 0 1799 1181"/>
                              <a:gd name="T19" fmla="*/ 1799 h 1417"/>
                              <a:gd name="T20" fmla="+- 0 4963 4808"/>
                              <a:gd name="T21" fmla="*/ T20 w 1312"/>
                              <a:gd name="T22" fmla="+- 0 1737 1181"/>
                              <a:gd name="T23" fmla="*/ 1737 h 1417"/>
                              <a:gd name="T24" fmla="+- 0 5011 4808"/>
                              <a:gd name="T25" fmla="*/ T24 w 1312"/>
                              <a:gd name="T26" fmla="+- 0 1677 1181"/>
                              <a:gd name="T27" fmla="*/ 1677 h 1417"/>
                              <a:gd name="T28" fmla="+- 0 5061 4808"/>
                              <a:gd name="T29" fmla="*/ T28 w 1312"/>
                              <a:gd name="T30" fmla="+- 0 1619 1181"/>
                              <a:gd name="T31" fmla="*/ 1619 h 1417"/>
                              <a:gd name="T32" fmla="+- 0 5114 4808"/>
                              <a:gd name="T33" fmla="*/ T32 w 1312"/>
                              <a:gd name="T34" fmla="+- 0 1564 1181"/>
                              <a:gd name="T35" fmla="*/ 1564 h 1417"/>
                              <a:gd name="T36" fmla="+- 0 5171 4808"/>
                              <a:gd name="T37" fmla="*/ T36 w 1312"/>
                              <a:gd name="T38" fmla="+- 0 1512 1181"/>
                              <a:gd name="T39" fmla="*/ 1512 h 1417"/>
                              <a:gd name="T40" fmla="+- 0 5230 4808"/>
                              <a:gd name="T41" fmla="*/ T40 w 1312"/>
                              <a:gd name="T42" fmla="+- 0 1463 1181"/>
                              <a:gd name="T43" fmla="*/ 1463 h 1417"/>
                              <a:gd name="T44" fmla="+- 0 5292 4808"/>
                              <a:gd name="T45" fmla="*/ T44 w 1312"/>
                              <a:gd name="T46" fmla="+- 0 1418 1181"/>
                              <a:gd name="T47" fmla="*/ 1418 h 1417"/>
                              <a:gd name="T48" fmla="+- 0 5356 4808"/>
                              <a:gd name="T49" fmla="*/ T48 w 1312"/>
                              <a:gd name="T50" fmla="+- 0 1375 1181"/>
                              <a:gd name="T51" fmla="*/ 1375 h 1417"/>
                              <a:gd name="T52" fmla="+- 0 5421 4808"/>
                              <a:gd name="T53" fmla="*/ T52 w 1312"/>
                              <a:gd name="T54" fmla="+- 0 1336 1181"/>
                              <a:gd name="T55" fmla="*/ 1336 h 1417"/>
                              <a:gd name="T56" fmla="+- 0 5489 4808"/>
                              <a:gd name="T57" fmla="*/ T56 w 1312"/>
                              <a:gd name="T58" fmla="+- 0 1301 1181"/>
                              <a:gd name="T59" fmla="*/ 1301 h 1417"/>
                              <a:gd name="T60" fmla="+- 0 5559 4808"/>
                              <a:gd name="T61" fmla="*/ T60 w 1312"/>
                              <a:gd name="T62" fmla="+- 0 1270 1181"/>
                              <a:gd name="T63" fmla="*/ 1270 h 1417"/>
                              <a:gd name="T64" fmla="+- 0 5630 4808"/>
                              <a:gd name="T65" fmla="*/ T64 w 1312"/>
                              <a:gd name="T66" fmla="+- 0 1242 1181"/>
                              <a:gd name="T67" fmla="*/ 1242 h 1417"/>
                              <a:gd name="T68" fmla="+- 0 5703 4808"/>
                              <a:gd name="T69" fmla="*/ T68 w 1312"/>
                              <a:gd name="T70" fmla="+- 0 1218 1181"/>
                              <a:gd name="T71" fmla="*/ 1218 h 1417"/>
                              <a:gd name="T72" fmla="+- 0 5777 4808"/>
                              <a:gd name="T73" fmla="*/ T72 w 1312"/>
                              <a:gd name="T74" fmla="+- 0 1198 1181"/>
                              <a:gd name="T75" fmla="*/ 1198 h 1417"/>
                              <a:gd name="T76" fmla="+- 0 5852 4808"/>
                              <a:gd name="T77" fmla="*/ T76 w 1312"/>
                              <a:gd name="T78" fmla="+- 0 1181 1181"/>
                              <a:gd name="T79" fmla="*/ 1181 h 1417"/>
                              <a:gd name="T80" fmla="+- 0 6119 4808"/>
                              <a:gd name="T81" fmla="*/ T80 w 1312"/>
                              <a:gd name="T82" fmla="+- 0 2597 1181"/>
                              <a:gd name="T83" fmla="*/ 2597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2" h="1417">
                                <a:moveTo>
                                  <a:pt x="1311" y="1416"/>
                                </a:moveTo>
                                <a:lnTo>
                                  <a:pt x="0" y="819"/>
                                </a:lnTo>
                                <a:lnTo>
                                  <a:pt x="33" y="750"/>
                                </a:lnTo>
                                <a:lnTo>
                                  <a:pt x="71" y="683"/>
                                </a:lnTo>
                                <a:lnTo>
                                  <a:pt x="111" y="618"/>
                                </a:lnTo>
                                <a:lnTo>
                                  <a:pt x="155" y="556"/>
                                </a:lnTo>
                                <a:lnTo>
                                  <a:pt x="203" y="496"/>
                                </a:lnTo>
                                <a:lnTo>
                                  <a:pt x="253" y="438"/>
                                </a:lnTo>
                                <a:lnTo>
                                  <a:pt x="306" y="383"/>
                                </a:lnTo>
                                <a:lnTo>
                                  <a:pt x="363" y="331"/>
                                </a:lnTo>
                                <a:lnTo>
                                  <a:pt x="422" y="282"/>
                                </a:lnTo>
                                <a:lnTo>
                                  <a:pt x="484" y="237"/>
                                </a:lnTo>
                                <a:lnTo>
                                  <a:pt x="548" y="194"/>
                                </a:lnTo>
                                <a:lnTo>
                                  <a:pt x="613" y="155"/>
                                </a:lnTo>
                                <a:lnTo>
                                  <a:pt x="681" y="120"/>
                                </a:lnTo>
                                <a:lnTo>
                                  <a:pt x="751" y="89"/>
                                </a:lnTo>
                                <a:lnTo>
                                  <a:pt x="822" y="61"/>
                                </a:lnTo>
                                <a:lnTo>
                                  <a:pt x="895" y="37"/>
                                </a:lnTo>
                                <a:lnTo>
                                  <a:pt x="969" y="17"/>
                                </a:lnTo>
                                <a:lnTo>
                                  <a:pt x="1044" y="0"/>
                                </a:lnTo>
                                <a:lnTo>
                                  <a:pt x="1311" y="1416"/>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823" name="docshape300"/>
                        <wps:cNvSpPr/>
                        <wps:spPr bwMode="auto">
                          <a:xfrm>
                            <a:off x="5681" y="1156"/>
                            <a:ext cx="438" cy="1442"/>
                          </a:xfrm>
                          <a:custGeom>
                            <a:avLst/>
                            <a:gdLst>
                              <a:gd name="T0" fmla="+- 0 6119 5682"/>
                              <a:gd name="T1" fmla="*/ T0 w 438"/>
                              <a:gd name="T2" fmla="+- 0 1156 1156"/>
                              <a:gd name="T3" fmla="*/ 1156 h 1442"/>
                              <a:gd name="T4" fmla="+- 0 6008 5682"/>
                              <a:gd name="T5" fmla="*/ T4 w 438"/>
                              <a:gd name="T6" fmla="+- 0 1160 1156"/>
                              <a:gd name="T7" fmla="*/ 1160 h 1442"/>
                              <a:gd name="T8" fmla="+- 0 5898 5682"/>
                              <a:gd name="T9" fmla="*/ T8 w 438"/>
                              <a:gd name="T10" fmla="+- 0 1173 1156"/>
                              <a:gd name="T11" fmla="*/ 1173 h 1442"/>
                              <a:gd name="T12" fmla="+- 0 5789 5682"/>
                              <a:gd name="T13" fmla="*/ T12 w 438"/>
                              <a:gd name="T14" fmla="+- 0 1195 1156"/>
                              <a:gd name="T15" fmla="*/ 1195 h 1442"/>
                              <a:gd name="T16" fmla="+- 0 5682 5682"/>
                              <a:gd name="T17" fmla="*/ T16 w 438"/>
                              <a:gd name="T18" fmla="+- 0 1224 1156"/>
                              <a:gd name="T19" fmla="*/ 1224 h 1442"/>
                              <a:gd name="T20" fmla="+- 0 6119 5682"/>
                              <a:gd name="T21" fmla="*/ T20 w 438"/>
                              <a:gd name="T22" fmla="+- 0 2597 1156"/>
                              <a:gd name="T23" fmla="*/ 2597 h 1442"/>
                              <a:gd name="T24" fmla="+- 0 6119 5682"/>
                              <a:gd name="T25" fmla="*/ T24 w 438"/>
                              <a:gd name="T26" fmla="+- 0 1156 1156"/>
                              <a:gd name="T27" fmla="*/ 1156 h 1442"/>
                            </a:gdLst>
                            <a:ahLst/>
                            <a:cxnLst>
                              <a:cxn ang="0">
                                <a:pos x="T1" y="T3"/>
                              </a:cxn>
                              <a:cxn ang="0">
                                <a:pos x="T5" y="T7"/>
                              </a:cxn>
                              <a:cxn ang="0">
                                <a:pos x="T9" y="T11"/>
                              </a:cxn>
                              <a:cxn ang="0">
                                <a:pos x="T13" y="T15"/>
                              </a:cxn>
                              <a:cxn ang="0">
                                <a:pos x="T17" y="T19"/>
                              </a:cxn>
                              <a:cxn ang="0">
                                <a:pos x="T21" y="T23"/>
                              </a:cxn>
                              <a:cxn ang="0">
                                <a:pos x="T25" y="T27"/>
                              </a:cxn>
                            </a:cxnLst>
                            <a:rect l="0" t="0" r="r" b="b"/>
                            <a:pathLst>
                              <a:path w="438" h="1442">
                                <a:moveTo>
                                  <a:pt x="437" y="0"/>
                                </a:moveTo>
                                <a:lnTo>
                                  <a:pt x="326" y="4"/>
                                </a:lnTo>
                                <a:lnTo>
                                  <a:pt x="216" y="17"/>
                                </a:lnTo>
                                <a:lnTo>
                                  <a:pt x="107" y="39"/>
                                </a:lnTo>
                                <a:lnTo>
                                  <a:pt x="0" y="68"/>
                                </a:lnTo>
                                <a:lnTo>
                                  <a:pt x="437" y="1441"/>
                                </a:lnTo>
                                <a:lnTo>
                                  <a:pt x="437" y="0"/>
                                </a:lnTo>
                                <a:close/>
                              </a:path>
                            </a:pathLst>
                          </a:custGeom>
                          <a:solidFill>
                            <a:srgbClr val="FFE7BD"/>
                          </a:solidFill>
                          <a:ln>
                            <a:noFill/>
                          </a:ln>
                        </wps:spPr>
                        <wps:bodyPr rot="0" vert="horz" wrap="square" lIns="91440" tIns="45720" rIns="91440" bIns="45720" anchor="t" anchorCtr="0" upright="1">
                          <a:noAutofit/>
                        </wps:bodyPr>
                      </wps:wsp>
                      <wps:wsp>
                        <wps:cNvPr id="824" name="docshape301"/>
                        <wps:cNvSpPr/>
                        <wps:spPr bwMode="auto">
                          <a:xfrm>
                            <a:off x="5681" y="1156"/>
                            <a:ext cx="438" cy="1442"/>
                          </a:xfrm>
                          <a:custGeom>
                            <a:avLst/>
                            <a:gdLst>
                              <a:gd name="T0" fmla="+- 0 6119 5682"/>
                              <a:gd name="T1" fmla="*/ T0 w 438"/>
                              <a:gd name="T2" fmla="+- 0 2597 1156"/>
                              <a:gd name="T3" fmla="*/ 2597 h 1442"/>
                              <a:gd name="T4" fmla="+- 0 5682 5682"/>
                              <a:gd name="T5" fmla="*/ T4 w 438"/>
                              <a:gd name="T6" fmla="+- 0 1224 1156"/>
                              <a:gd name="T7" fmla="*/ 1224 h 1442"/>
                              <a:gd name="T8" fmla="+- 0 5735 5682"/>
                              <a:gd name="T9" fmla="*/ T8 w 438"/>
                              <a:gd name="T10" fmla="+- 0 1208 1156"/>
                              <a:gd name="T11" fmla="*/ 1208 h 1442"/>
                              <a:gd name="T12" fmla="+- 0 5789 5682"/>
                              <a:gd name="T13" fmla="*/ T12 w 438"/>
                              <a:gd name="T14" fmla="+- 0 1195 1156"/>
                              <a:gd name="T15" fmla="*/ 1195 h 1442"/>
                              <a:gd name="T16" fmla="+- 0 5898 5682"/>
                              <a:gd name="T17" fmla="*/ T16 w 438"/>
                              <a:gd name="T18" fmla="+- 0 1173 1156"/>
                              <a:gd name="T19" fmla="*/ 1173 h 1442"/>
                              <a:gd name="T20" fmla="+- 0 6008 5682"/>
                              <a:gd name="T21" fmla="*/ T20 w 438"/>
                              <a:gd name="T22" fmla="+- 0 1160 1156"/>
                              <a:gd name="T23" fmla="*/ 1160 h 1442"/>
                              <a:gd name="T24" fmla="+- 0 6119 5682"/>
                              <a:gd name="T25" fmla="*/ T24 w 438"/>
                              <a:gd name="T26" fmla="+- 0 1156 1156"/>
                              <a:gd name="T27" fmla="*/ 1156 h 1442"/>
                              <a:gd name="T28" fmla="+- 0 6119 5682"/>
                              <a:gd name="T29" fmla="*/ T28 w 438"/>
                              <a:gd name="T30" fmla="+- 0 2597 1156"/>
                              <a:gd name="T31" fmla="*/ 2597 h 144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8" h="1442">
                                <a:moveTo>
                                  <a:pt x="437" y="1441"/>
                                </a:moveTo>
                                <a:lnTo>
                                  <a:pt x="0" y="68"/>
                                </a:lnTo>
                                <a:lnTo>
                                  <a:pt x="53" y="52"/>
                                </a:lnTo>
                                <a:lnTo>
                                  <a:pt x="107" y="39"/>
                                </a:lnTo>
                                <a:lnTo>
                                  <a:pt x="216" y="17"/>
                                </a:lnTo>
                                <a:lnTo>
                                  <a:pt x="326" y="4"/>
                                </a:lnTo>
                                <a:lnTo>
                                  <a:pt x="437" y="0"/>
                                </a:lnTo>
                                <a:lnTo>
                                  <a:pt x="437"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825" name="docshape302"/>
                        <wps:cNvSpPr/>
                        <wps:spPr bwMode="auto">
                          <a:xfrm>
                            <a:off x="5146" y="1617"/>
                            <a:ext cx="1946" cy="1946"/>
                          </a:xfrm>
                          <a:custGeom>
                            <a:avLst/>
                            <a:gdLst>
                              <a:gd name="T0" fmla="+- 0 6043 5147"/>
                              <a:gd name="T1" fmla="*/ T0 w 1946"/>
                              <a:gd name="T2" fmla="+- 0 1620 1617"/>
                              <a:gd name="T3" fmla="*/ 1620 h 1946"/>
                              <a:gd name="T4" fmla="+- 0 5896 5147"/>
                              <a:gd name="T5" fmla="*/ T4 w 1946"/>
                              <a:gd name="T6" fmla="+- 0 1643 1617"/>
                              <a:gd name="T7" fmla="*/ 1643 h 1946"/>
                              <a:gd name="T8" fmla="+- 0 5757 5147"/>
                              <a:gd name="T9" fmla="*/ T8 w 1946"/>
                              <a:gd name="T10" fmla="+- 0 1687 1617"/>
                              <a:gd name="T11" fmla="*/ 1687 h 1946"/>
                              <a:gd name="T12" fmla="+- 0 5628 5147"/>
                              <a:gd name="T13" fmla="*/ T12 w 1946"/>
                              <a:gd name="T14" fmla="+- 0 1750 1617"/>
                              <a:gd name="T15" fmla="*/ 1750 h 1946"/>
                              <a:gd name="T16" fmla="+- 0 5511 5147"/>
                              <a:gd name="T17" fmla="*/ T16 w 1946"/>
                              <a:gd name="T18" fmla="+- 0 1831 1617"/>
                              <a:gd name="T19" fmla="*/ 1831 h 1946"/>
                              <a:gd name="T20" fmla="+- 0 5407 5147"/>
                              <a:gd name="T21" fmla="*/ T20 w 1946"/>
                              <a:gd name="T22" fmla="+- 0 1928 1617"/>
                              <a:gd name="T23" fmla="*/ 1928 h 1946"/>
                              <a:gd name="T24" fmla="+- 0 5318 5147"/>
                              <a:gd name="T25" fmla="*/ T24 w 1946"/>
                              <a:gd name="T26" fmla="+- 0 2039 1617"/>
                              <a:gd name="T27" fmla="*/ 2039 h 1946"/>
                              <a:gd name="T28" fmla="+- 0 5245 5147"/>
                              <a:gd name="T29" fmla="*/ T28 w 1946"/>
                              <a:gd name="T30" fmla="+- 0 2162 1617"/>
                              <a:gd name="T31" fmla="*/ 2162 h 1946"/>
                              <a:gd name="T32" fmla="+- 0 5192 5147"/>
                              <a:gd name="T33" fmla="*/ T32 w 1946"/>
                              <a:gd name="T34" fmla="+- 0 2297 1617"/>
                              <a:gd name="T35" fmla="*/ 2297 h 1946"/>
                              <a:gd name="T36" fmla="+- 0 5158 5147"/>
                              <a:gd name="T37" fmla="*/ T36 w 1946"/>
                              <a:gd name="T38" fmla="+- 0 2440 1617"/>
                              <a:gd name="T39" fmla="*/ 2440 h 1946"/>
                              <a:gd name="T40" fmla="+- 0 5147 5147"/>
                              <a:gd name="T41" fmla="*/ T40 w 1946"/>
                              <a:gd name="T42" fmla="+- 0 2590 1617"/>
                              <a:gd name="T43" fmla="*/ 2590 h 1946"/>
                              <a:gd name="T44" fmla="+- 0 5158 5147"/>
                              <a:gd name="T45" fmla="*/ T44 w 1946"/>
                              <a:gd name="T46" fmla="+- 0 2741 1617"/>
                              <a:gd name="T47" fmla="*/ 2741 h 1946"/>
                              <a:gd name="T48" fmla="+- 0 5192 5147"/>
                              <a:gd name="T49" fmla="*/ T48 w 1946"/>
                              <a:gd name="T50" fmla="+- 0 2884 1617"/>
                              <a:gd name="T51" fmla="*/ 2884 h 1946"/>
                              <a:gd name="T52" fmla="+- 0 5245 5147"/>
                              <a:gd name="T53" fmla="*/ T52 w 1946"/>
                              <a:gd name="T54" fmla="+- 0 3018 1617"/>
                              <a:gd name="T55" fmla="*/ 3018 h 1946"/>
                              <a:gd name="T56" fmla="+- 0 5318 5147"/>
                              <a:gd name="T57" fmla="*/ T56 w 1946"/>
                              <a:gd name="T58" fmla="+- 0 3141 1617"/>
                              <a:gd name="T59" fmla="*/ 3141 h 1946"/>
                              <a:gd name="T60" fmla="+- 0 5407 5147"/>
                              <a:gd name="T61" fmla="*/ T60 w 1946"/>
                              <a:gd name="T62" fmla="+- 0 3252 1617"/>
                              <a:gd name="T63" fmla="*/ 3252 h 1946"/>
                              <a:gd name="T64" fmla="+- 0 5511 5147"/>
                              <a:gd name="T65" fmla="*/ T64 w 1946"/>
                              <a:gd name="T66" fmla="+- 0 3349 1617"/>
                              <a:gd name="T67" fmla="*/ 3349 h 1946"/>
                              <a:gd name="T68" fmla="+- 0 5628 5147"/>
                              <a:gd name="T69" fmla="*/ T68 w 1946"/>
                              <a:gd name="T70" fmla="+- 0 3430 1617"/>
                              <a:gd name="T71" fmla="*/ 3430 h 1946"/>
                              <a:gd name="T72" fmla="+- 0 5757 5147"/>
                              <a:gd name="T73" fmla="*/ T72 w 1946"/>
                              <a:gd name="T74" fmla="+- 0 3493 1617"/>
                              <a:gd name="T75" fmla="*/ 3493 h 1946"/>
                              <a:gd name="T76" fmla="+- 0 5896 5147"/>
                              <a:gd name="T77" fmla="*/ T76 w 1946"/>
                              <a:gd name="T78" fmla="+- 0 3537 1617"/>
                              <a:gd name="T79" fmla="*/ 3537 h 1946"/>
                              <a:gd name="T80" fmla="+- 0 6043 5147"/>
                              <a:gd name="T81" fmla="*/ T80 w 1946"/>
                              <a:gd name="T82" fmla="+- 0 3560 1617"/>
                              <a:gd name="T83" fmla="*/ 3560 h 1946"/>
                              <a:gd name="T84" fmla="+- 0 6195 5147"/>
                              <a:gd name="T85" fmla="*/ T84 w 1946"/>
                              <a:gd name="T86" fmla="+- 0 3560 1617"/>
                              <a:gd name="T87" fmla="*/ 3560 h 1946"/>
                              <a:gd name="T88" fmla="+- 0 6342 5147"/>
                              <a:gd name="T89" fmla="*/ T88 w 1946"/>
                              <a:gd name="T90" fmla="+- 0 3537 1617"/>
                              <a:gd name="T91" fmla="*/ 3537 h 1946"/>
                              <a:gd name="T92" fmla="+- 0 6481 5147"/>
                              <a:gd name="T93" fmla="*/ T92 w 1946"/>
                              <a:gd name="T94" fmla="+- 0 3493 1617"/>
                              <a:gd name="T95" fmla="*/ 3493 h 1946"/>
                              <a:gd name="T96" fmla="+- 0 6610 5147"/>
                              <a:gd name="T97" fmla="*/ T96 w 1946"/>
                              <a:gd name="T98" fmla="+- 0 3430 1617"/>
                              <a:gd name="T99" fmla="*/ 3430 h 1946"/>
                              <a:gd name="T100" fmla="+- 0 6728 5147"/>
                              <a:gd name="T101" fmla="*/ T100 w 1946"/>
                              <a:gd name="T102" fmla="+- 0 3349 1617"/>
                              <a:gd name="T103" fmla="*/ 3349 h 1946"/>
                              <a:gd name="T104" fmla="+- 0 6832 5147"/>
                              <a:gd name="T105" fmla="*/ T104 w 1946"/>
                              <a:gd name="T106" fmla="+- 0 3252 1617"/>
                              <a:gd name="T107" fmla="*/ 3252 h 1946"/>
                              <a:gd name="T108" fmla="+- 0 6921 5147"/>
                              <a:gd name="T109" fmla="*/ T108 w 1946"/>
                              <a:gd name="T110" fmla="+- 0 3141 1617"/>
                              <a:gd name="T111" fmla="*/ 3141 h 1946"/>
                              <a:gd name="T112" fmla="+- 0 6993 5147"/>
                              <a:gd name="T113" fmla="*/ T112 w 1946"/>
                              <a:gd name="T114" fmla="+- 0 3018 1617"/>
                              <a:gd name="T115" fmla="*/ 3018 h 1946"/>
                              <a:gd name="T116" fmla="+- 0 7047 5147"/>
                              <a:gd name="T117" fmla="*/ T116 w 1946"/>
                              <a:gd name="T118" fmla="+- 0 2884 1617"/>
                              <a:gd name="T119" fmla="*/ 2884 h 1946"/>
                              <a:gd name="T120" fmla="+- 0 7081 5147"/>
                              <a:gd name="T121" fmla="*/ T120 w 1946"/>
                              <a:gd name="T122" fmla="+- 0 2741 1617"/>
                              <a:gd name="T123" fmla="*/ 2741 h 1946"/>
                              <a:gd name="T124" fmla="+- 0 7092 5147"/>
                              <a:gd name="T125" fmla="*/ T124 w 1946"/>
                              <a:gd name="T126" fmla="+- 0 2590 1617"/>
                              <a:gd name="T127" fmla="*/ 2590 h 1946"/>
                              <a:gd name="T128" fmla="+- 0 7081 5147"/>
                              <a:gd name="T129" fmla="*/ T128 w 1946"/>
                              <a:gd name="T130" fmla="+- 0 2440 1617"/>
                              <a:gd name="T131" fmla="*/ 2440 h 1946"/>
                              <a:gd name="T132" fmla="+- 0 7047 5147"/>
                              <a:gd name="T133" fmla="*/ T132 w 1946"/>
                              <a:gd name="T134" fmla="+- 0 2297 1617"/>
                              <a:gd name="T135" fmla="*/ 2297 h 1946"/>
                              <a:gd name="T136" fmla="+- 0 6993 5147"/>
                              <a:gd name="T137" fmla="*/ T136 w 1946"/>
                              <a:gd name="T138" fmla="+- 0 2162 1617"/>
                              <a:gd name="T139" fmla="*/ 2162 h 1946"/>
                              <a:gd name="T140" fmla="+- 0 6921 5147"/>
                              <a:gd name="T141" fmla="*/ T140 w 1946"/>
                              <a:gd name="T142" fmla="+- 0 2039 1617"/>
                              <a:gd name="T143" fmla="*/ 2039 h 1946"/>
                              <a:gd name="T144" fmla="+- 0 6832 5147"/>
                              <a:gd name="T145" fmla="*/ T144 w 1946"/>
                              <a:gd name="T146" fmla="+- 0 1928 1617"/>
                              <a:gd name="T147" fmla="*/ 1928 h 1946"/>
                              <a:gd name="T148" fmla="+- 0 6728 5147"/>
                              <a:gd name="T149" fmla="*/ T148 w 1946"/>
                              <a:gd name="T150" fmla="+- 0 1831 1617"/>
                              <a:gd name="T151" fmla="*/ 1831 h 1946"/>
                              <a:gd name="T152" fmla="+- 0 6610 5147"/>
                              <a:gd name="T153" fmla="*/ T152 w 1946"/>
                              <a:gd name="T154" fmla="+- 0 1750 1617"/>
                              <a:gd name="T155" fmla="*/ 1750 h 1946"/>
                              <a:gd name="T156" fmla="+- 0 6481 5147"/>
                              <a:gd name="T157" fmla="*/ T156 w 1946"/>
                              <a:gd name="T158" fmla="+- 0 1687 1617"/>
                              <a:gd name="T159" fmla="*/ 1687 h 1946"/>
                              <a:gd name="T160" fmla="+- 0 6342 5147"/>
                              <a:gd name="T161" fmla="*/ T160 w 1946"/>
                              <a:gd name="T162" fmla="+- 0 1643 1617"/>
                              <a:gd name="T163" fmla="*/ 1643 h 1946"/>
                              <a:gd name="T164" fmla="+- 0 6195 5147"/>
                              <a:gd name="T165" fmla="*/ T164 w 1946"/>
                              <a:gd name="T166" fmla="+- 0 1620 1617"/>
                              <a:gd name="T167" fmla="*/ 1620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2" y="0"/>
                                </a:moveTo>
                                <a:lnTo>
                                  <a:pt x="896" y="3"/>
                                </a:lnTo>
                                <a:lnTo>
                                  <a:pt x="822" y="12"/>
                                </a:lnTo>
                                <a:lnTo>
                                  <a:pt x="749" y="26"/>
                                </a:lnTo>
                                <a:lnTo>
                                  <a:pt x="679" y="46"/>
                                </a:lnTo>
                                <a:lnTo>
                                  <a:pt x="610" y="70"/>
                                </a:lnTo>
                                <a:lnTo>
                                  <a:pt x="545" y="99"/>
                                </a:lnTo>
                                <a:lnTo>
                                  <a:pt x="481" y="133"/>
                                </a:lnTo>
                                <a:lnTo>
                                  <a:pt x="421" y="172"/>
                                </a:lnTo>
                                <a:lnTo>
                                  <a:pt x="364" y="214"/>
                                </a:lnTo>
                                <a:lnTo>
                                  <a:pt x="310" y="261"/>
                                </a:lnTo>
                                <a:lnTo>
                                  <a:pt x="260" y="311"/>
                                </a:lnTo>
                                <a:lnTo>
                                  <a:pt x="213" y="365"/>
                                </a:lnTo>
                                <a:lnTo>
                                  <a:pt x="171" y="422"/>
                                </a:lnTo>
                                <a:lnTo>
                                  <a:pt x="132" y="482"/>
                                </a:lnTo>
                                <a:lnTo>
                                  <a:pt x="98" y="545"/>
                                </a:lnTo>
                                <a:lnTo>
                                  <a:pt x="69" y="611"/>
                                </a:lnTo>
                                <a:lnTo>
                                  <a:pt x="45" y="680"/>
                                </a:lnTo>
                                <a:lnTo>
                                  <a:pt x="25" y="750"/>
                                </a:lnTo>
                                <a:lnTo>
                                  <a:pt x="11" y="823"/>
                                </a:lnTo>
                                <a:lnTo>
                                  <a:pt x="2" y="897"/>
                                </a:lnTo>
                                <a:lnTo>
                                  <a:pt x="0" y="973"/>
                                </a:lnTo>
                                <a:lnTo>
                                  <a:pt x="2" y="1049"/>
                                </a:lnTo>
                                <a:lnTo>
                                  <a:pt x="11" y="1124"/>
                                </a:lnTo>
                                <a:lnTo>
                                  <a:pt x="25" y="1196"/>
                                </a:lnTo>
                                <a:lnTo>
                                  <a:pt x="45" y="1267"/>
                                </a:lnTo>
                                <a:lnTo>
                                  <a:pt x="69" y="1335"/>
                                </a:lnTo>
                                <a:lnTo>
                                  <a:pt x="98" y="1401"/>
                                </a:lnTo>
                                <a:lnTo>
                                  <a:pt x="132" y="1464"/>
                                </a:lnTo>
                                <a:lnTo>
                                  <a:pt x="171" y="1524"/>
                                </a:lnTo>
                                <a:lnTo>
                                  <a:pt x="213" y="1582"/>
                                </a:lnTo>
                                <a:lnTo>
                                  <a:pt x="260" y="1635"/>
                                </a:lnTo>
                                <a:lnTo>
                                  <a:pt x="310" y="1686"/>
                                </a:lnTo>
                                <a:lnTo>
                                  <a:pt x="364" y="1732"/>
                                </a:lnTo>
                                <a:lnTo>
                                  <a:pt x="421" y="1775"/>
                                </a:lnTo>
                                <a:lnTo>
                                  <a:pt x="481" y="1813"/>
                                </a:lnTo>
                                <a:lnTo>
                                  <a:pt x="545" y="1847"/>
                                </a:lnTo>
                                <a:lnTo>
                                  <a:pt x="610" y="1876"/>
                                </a:lnTo>
                                <a:lnTo>
                                  <a:pt x="679" y="1901"/>
                                </a:lnTo>
                                <a:lnTo>
                                  <a:pt x="749" y="1920"/>
                                </a:lnTo>
                                <a:lnTo>
                                  <a:pt x="822" y="1934"/>
                                </a:lnTo>
                                <a:lnTo>
                                  <a:pt x="896" y="1943"/>
                                </a:lnTo>
                                <a:lnTo>
                                  <a:pt x="972" y="1946"/>
                                </a:lnTo>
                                <a:lnTo>
                                  <a:pt x="1048" y="1943"/>
                                </a:lnTo>
                                <a:lnTo>
                                  <a:pt x="1123" y="1934"/>
                                </a:lnTo>
                                <a:lnTo>
                                  <a:pt x="1195" y="1920"/>
                                </a:lnTo>
                                <a:lnTo>
                                  <a:pt x="1266" y="1901"/>
                                </a:lnTo>
                                <a:lnTo>
                                  <a:pt x="1334" y="1876"/>
                                </a:lnTo>
                                <a:lnTo>
                                  <a:pt x="1400" y="1847"/>
                                </a:lnTo>
                                <a:lnTo>
                                  <a:pt x="1463" y="1813"/>
                                </a:lnTo>
                                <a:lnTo>
                                  <a:pt x="1524" y="1775"/>
                                </a:lnTo>
                                <a:lnTo>
                                  <a:pt x="1581" y="1732"/>
                                </a:lnTo>
                                <a:lnTo>
                                  <a:pt x="1635" y="1686"/>
                                </a:lnTo>
                                <a:lnTo>
                                  <a:pt x="1685" y="1635"/>
                                </a:lnTo>
                                <a:lnTo>
                                  <a:pt x="1731" y="1582"/>
                                </a:lnTo>
                                <a:lnTo>
                                  <a:pt x="1774" y="1524"/>
                                </a:lnTo>
                                <a:lnTo>
                                  <a:pt x="1812" y="1464"/>
                                </a:lnTo>
                                <a:lnTo>
                                  <a:pt x="1846" y="1401"/>
                                </a:lnTo>
                                <a:lnTo>
                                  <a:pt x="1876" y="1335"/>
                                </a:lnTo>
                                <a:lnTo>
                                  <a:pt x="1900" y="1267"/>
                                </a:lnTo>
                                <a:lnTo>
                                  <a:pt x="1919" y="1196"/>
                                </a:lnTo>
                                <a:lnTo>
                                  <a:pt x="1934" y="1124"/>
                                </a:lnTo>
                                <a:lnTo>
                                  <a:pt x="1942" y="1049"/>
                                </a:lnTo>
                                <a:lnTo>
                                  <a:pt x="1945" y="973"/>
                                </a:lnTo>
                                <a:lnTo>
                                  <a:pt x="1942" y="897"/>
                                </a:lnTo>
                                <a:lnTo>
                                  <a:pt x="1934" y="823"/>
                                </a:lnTo>
                                <a:lnTo>
                                  <a:pt x="1919" y="750"/>
                                </a:lnTo>
                                <a:lnTo>
                                  <a:pt x="1900" y="680"/>
                                </a:lnTo>
                                <a:lnTo>
                                  <a:pt x="1876" y="611"/>
                                </a:lnTo>
                                <a:lnTo>
                                  <a:pt x="1846" y="545"/>
                                </a:lnTo>
                                <a:lnTo>
                                  <a:pt x="1812" y="482"/>
                                </a:lnTo>
                                <a:lnTo>
                                  <a:pt x="1774" y="422"/>
                                </a:lnTo>
                                <a:lnTo>
                                  <a:pt x="1731" y="365"/>
                                </a:lnTo>
                                <a:lnTo>
                                  <a:pt x="1685" y="311"/>
                                </a:lnTo>
                                <a:lnTo>
                                  <a:pt x="1635" y="261"/>
                                </a:lnTo>
                                <a:lnTo>
                                  <a:pt x="1581" y="214"/>
                                </a:lnTo>
                                <a:lnTo>
                                  <a:pt x="1524" y="172"/>
                                </a:lnTo>
                                <a:lnTo>
                                  <a:pt x="1463" y="133"/>
                                </a:lnTo>
                                <a:lnTo>
                                  <a:pt x="1400" y="99"/>
                                </a:lnTo>
                                <a:lnTo>
                                  <a:pt x="1334" y="70"/>
                                </a:lnTo>
                                <a:lnTo>
                                  <a:pt x="1266" y="46"/>
                                </a:lnTo>
                                <a:lnTo>
                                  <a:pt x="1195" y="26"/>
                                </a:lnTo>
                                <a:lnTo>
                                  <a:pt x="1123" y="12"/>
                                </a:lnTo>
                                <a:lnTo>
                                  <a:pt x="1048" y="3"/>
                                </a:lnTo>
                                <a:lnTo>
                                  <a:pt x="972"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292" o:spid="_x0000_s1026" o:spt="203" style="position:absolute;left:0pt;margin-left:233.35pt;margin-top:57.25pt;height:145.25pt;width:144.7pt;mso-position-horizontal-relative:page;z-index:251953152;mso-width-relative:page;mso-height-relative:page;" coordorigin="4667,1145" coordsize="2894,2905" o:gfxdata="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">
                <o:lock v:ext="edit" aspectratio="f"/>
                <v:shape id="docshape293" o:spid="_x0000_s1026" o:spt="100" style="position:absolute;left:4938;top:1156;height:2883;width:2622;" fillcolor="#CF4300" filled="t" stroked="f" coordsize="2622,2883" o:gfxdata="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2HddvQAA&#10;ANwAAAAPAAAAAAAAAAEAIAAAACIAAABkcnMvZG93bnJldi54bWxQSwECFAAUAAAACACHTuJAMy8F&#10;njsAAAA5AAAAEAAAAAAAAAABACAAAAAMAQAAZHJzL3NoYXBleG1sLnhtbFBLBQYAAAAABgAGAFsB&#10;AAC2AwAAAAA=&#10;" path="m1180,0l1133,1,1180,1441,0,2267,46,2330,96,2390,148,2447,203,2500,261,2551,321,2598,383,2642,448,2682,515,2719,583,2753,653,2782,725,2808,798,2831,873,2849,948,2864,1025,2874,1102,2880,1180,2882,1256,2880,1331,2874,1405,2865,1478,2851,1550,2834,1620,2813,1689,2789,1756,2761,1821,2730,1885,2696,1946,2659,2006,2620,2063,2577,2119,2531,2172,2483,2222,2433,2270,2380,2316,2324,2359,2267,2399,2207,2435,2145,2469,2082,2500,2017,2528,1950,2552,1881,2573,1811,2590,1739,2604,1666,2613,1592,2619,1517,2621,1441,2619,1365,2613,1290,2604,1216,2590,1143,2573,1072,2552,1002,2528,933,2500,866,2469,801,2435,737,2399,675,2359,616,2316,558,2270,503,2222,450,2172,399,2119,351,2063,306,2006,263,1946,223,1885,186,1821,152,1756,121,1689,94,1620,70,1550,49,1478,32,1405,18,1331,8,1256,2,1180,0xe">
                  <v:path o:connectlocs="1133,1157;0,3423;96,3546;203,3656;321,3754;448,3838;583,3909;725,3964;873,4005;1025,4030;1180,4038;1331,4030;1478,4007;1620,3969;1756,3917;1885,3852;2006,3776;2119,3687;2222,3589;2316,3480;2399,3363;2469,3238;2528,3106;2573,2967;2604,2822;2619,2673;2619,2521;2604,2372;2573,2228;2528,2089;2469,1957;2399,1831;2316,1714;2222,1606;2119,1507;2006,1419;1885,1342;1756,1277;1620,1226;1478,1188;1331,1164;1180,1156" o:connectangles="0,0,0,0,0,0,0,0,0,0,0,0,0,0,0,0,0,0,0,0,0,0,0,0,0,0,0,0,0,0,0,0,0,0,0,0,0,0,0,0,0,0"/>
                  <v:fill on="t" focussize="0,0"/>
                  <v:stroke on="f"/>
                  <v:imagedata o:title=""/>
                  <o:lock v:ext="edit" aspectratio="f"/>
                </v:shape>
                <v:shape id="docshape294" o:spid="_x0000_s1026" o:spt="100" style="position:absolute;left:4678;top:1267;height:2771;width:2807;" fillcolor="#FF7A00" filled="t" stroked="f" coordsize="2807,2771" o:gfxdata="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OZFr4A&#10;AADcAAAADwAAAAAAAAABACAAAAAiAAAAZHJzL2Rvd25yZXYueG1sUEsBAhQAFAAAAAgAh07iQDMv&#10;BZ47AAAAOQAAABAAAAAAAAAAAQAgAAAADQEAAGRycy9zaGFwZXhtbC54bWxQSwUGAAAAAAYABgBb&#10;AQAAtwMAAAAA&#10;" path="m886,0l814,33,745,69,678,108,614,151,552,197,493,246,437,298,383,352,333,410,286,469,242,532,202,596,165,662,131,731,101,801,75,873,53,946,34,1021,19,1097,9,1174,2,1252,0,1330,2,1406,8,1481,18,1555,32,1628,49,1700,70,1770,94,1839,121,1906,152,1971,186,2034,223,2096,263,2156,306,2213,351,2269,399,2322,450,2372,503,2420,558,2466,616,2509,675,2548,737,2585,801,2619,866,2650,933,2678,1002,2702,1072,2723,1143,2740,1216,2754,1290,2763,1365,2769,1441,2771,1518,2769,1594,2763,1669,2753,1743,2739,1816,2722,1887,2700,1957,2675,2026,2647,2092,2615,2157,2580,2220,2542,2281,2500,2340,2456,2397,2408,2451,2358,2502,2305,2551,2249,2597,2191,2640,2130,2680,2067,2717,2001,2750,1933,2780,1863,2807,1791,1441,1330,886,0xe">
                  <v:path o:connectlocs="814,1300;678,1375;552,1464;437,1565;333,1677;242,1799;165,1929;101,2068;53,2213;19,2364;2,2519;2,2673;18,2822;49,2967;94,3106;152,3238;223,3363;306,3480;399,3589;503,3687;616,3776;737,3852;866,3917;1002,3969;1143,4007;1290,4030;1441,4038;1594,4030;1743,4006;1887,3967;2026,3914;2157,3847;2281,3767;2397,3675;2502,3572;2597,3458;2680,3334;2750,3200;2807,3058;886,1267" o:connectangles="0,0,0,0,0,0,0,0,0,0,0,0,0,0,0,0,0,0,0,0,0,0,0,0,0,0,0,0,0,0,0,0,0,0,0,0,0,0,0,0"/>
                  <v:fill on="t" focussize="0,0"/>
                  <v:stroke on="f"/>
                  <v:imagedata o:title=""/>
                  <o:lock v:ext="edit" aspectratio="f"/>
                </v:shape>
                <v:shape id="docshape295" o:spid="_x0000_s1026" o:spt="100" style="position:absolute;left:4678;top:1267;height:2771;width:2807;" filled="f" stroked="t" coordsize="2807,2771" o:gfxdata="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fDrivQAA&#10;ANwAAAAPAAAAAAAAAAEAIAAAACIAAABkcnMvZG93bnJldi54bWxQSwECFAAUAAAACACHTuJAMy8F&#10;njsAAAA5AAAAEAAAAAAAAAABACAAAAAMAQAAZHJzL3NoYXBleG1sLnhtbFBLBQYAAAAABgAGAFsB&#10;AAC2AwAAAAA=&#10;" path="m1441,1330l2807,1791,2780,1863,2750,1933,2717,2001,2680,2067,2640,2130,2597,2191,2551,2249,2502,2305,2451,2358,2397,2408,2340,2456,2281,2500,2220,2542,2157,2580,2092,2615,2026,2647,1957,2675,1887,2700,1816,2722,1743,2739,1669,2753,1594,2763,1518,2769,1441,2771,1365,2769,1290,2763,1216,2754,1143,2740,1072,2723,1002,2702,933,2678,866,2650,801,2619,737,2585,675,2548,616,2509,558,2466,503,2420,450,2372,399,2322,351,2269,306,2213,263,2156,223,2096,186,2034,152,1971,121,1906,94,1839,70,1770,49,1700,32,1628,18,1555,8,1481,2,1406,0,1330,2,1252,9,1174,19,1097,34,1021,53,946,75,873,101,801,131,731,165,662,202,596,242,532,286,469,333,410,383,352,437,298,493,246,552,197,614,151,678,108,745,69,814,33,886,0,1441,1330xe">
                  <v:path o:connectlocs="2807,3058;2750,3200;2680,3334;2597,3458;2502,3572;2397,3675;2281,3767;2157,3847;2026,3914;1887,3967;1743,4006;1594,4030;1441,4038;1290,4030;1143,4007;1002,3969;866,3917;737,3852;616,3776;503,3687;399,3589;306,3480;223,3363;152,3238;94,3106;49,2967;18,2822;2,2673;2,2519;19,2364;53,2213;101,2068;165,1929;242,1799;333,1677;437,1565;552,1464;678,1375;814,1300;1441,2597" o:connectangles="0,0,0,0,0,0,0,0,0,0,0,0,0,0,0,0,0,0,0,0,0,0,0,0,0,0,0,0,0,0,0,0,0,0,0,0,0,0,0,0"/>
                  <v:fill on="f" focussize="0,0"/>
                  <v:stroke weight="1.11196850393701pt" color="#FFFFFF" joinstyle="round"/>
                  <v:imagedata o:title=""/>
                  <o:lock v:ext="edit" aspectratio="f"/>
                </v:shape>
                <v:shape id="docshape296" o:spid="_x0000_s1026" o:spt="100" style="position:absolute;left:4678;top:1267;height:2599;width:1442;" fillcolor="#FFA600" filled="t" stroked="f" coordsize="1442,2599" o:gfxdata="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Gw86/&#10;AAAA3AAAAA8AAAAAAAAAAQAgAAAAIgAAAGRycy9kb3ducmV2LnhtbFBLAQIUABQAAAAIAIdO4kAz&#10;LwWeOwAAADkAAAAQAAAAAAAAAAEAIAAAAA4BAABkcnMvc2hhcGV4bWwueG1sUEsFBgAAAAAGAAYA&#10;WwEAALgDAAAAAA==&#10;" path="m886,0l814,33,745,69,678,108,614,151,552,197,493,246,437,298,383,352,333,410,286,469,242,532,202,596,165,662,131,731,101,801,75,873,53,946,34,1021,19,1097,9,1174,2,1252,0,1330,2,1409,9,1488,20,1565,34,1641,53,1716,76,1790,102,1862,133,1933,167,2002,204,2069,245,2134,290,2196,337,2256,388,2314,443,2369,500,2421,560,2470,623,2516,689,2559,757,2599,1441,1330,886,0xe">
                  <v:path o:connectlocs="886,1267;814,1300;745,1336;678,1375;614,1418;552,1464;493,1513;437,1565;383,1619;333,1677;286,1736;242,1799;202,1863;165,1929;131,1998;101,2068;75,2140;53,2213;34,2288;19,2364;9,2441;2,2519;0,2597;2,2676;9,2755;20,2832;34,2908;53,2983;76,3057;102,3129;133,3200;167,3269;204,3336;245,3401;290,3463;337,3523;388,3581;443,3636;500,3688;560,3737;623,3783;689,3826;757,3866;1441,2597;886,1267" o:connectangles="0,0,0,0,0,0,0,0,0,0,0,0,0,0,0,0,0,0,0,0,0,0,0,0,0,0,0,0,0,0,0,0,0,0,0,0,0,0,0,0,0,0,0,0,0"/>
                  <v:fill on="t" focussize="0,0"/>
                  <v:stroke on="f"/>
                  <v:imagedata o:title=""/>
                  <o:lock v:ext="edit" aspectratio="f"/>
                </v:shape>
                <v:shape id="docshape297" o:spid="_x0000_s1026" o:spt="100" style="position:absolute;left:4678;top:1267;height:2599;width:1442;" filled="f" stroked="t" coordsize="1442,2599" o:gfxdata="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s4YqbgAAADcAAAA&#10;DwAAAAAAAAABACAAAAAiAAAAZHJzL2Rvd25yZXYueG1sUEsBAhQAFAAAAAgAh07iQDMvBZ47AAAA&#10;OQAAABAAAAAAAAAAAQAgAAAABwEAAGRycy9zaGFwZXhtbC54bWxQSwUGAAAAAAYABgBbAQAAsQMA&#10;AAAA&#10;" path="m1441,1330l757,2599,689,2559,623,2516,560,2470,500,2421,443,2369,388,2314,337,2256,290,2196,245,2134,204,2069,167,2002,133,1933,102,1862,76,1790,53,1716,34,1641,20,1565,9,1488,2,1409,0,1330,2,1252,9,1174,19,1097,34,1021,53,946,75,873,101,801,131,731,165,662,202,596,242,532,286,469,333,410,383,352,437,298,493,246,552,197,614,151,678,108,745,69,814,33,886,0,1441,1330xe">
                  <v:path o:connectlocs="1441,2597;757,3866;689,3826;623,3783;560,3737;500,3688;443,3636;388,3581;337,3523;290,3463;245,3401;204,3336;167,3269;133,3200;102,3129;76,3057;53,2983;34,2908;20,2832;9,2755;2,2676;0,2597;2,2519;9,2441;19,2364;34,2288;53,2213;75,2140;101,2068;131,1998;165,1929;202,1863;242,1799;286,1736;333,1677;383,1619;437,1565;493,1513;552,1464;614,1418;678,1375;745,1336;814,1300;886,1267;1441,2597" o:connectangles="0,0,0,0,0,0,0,0,0,0,0,0,0,0,0,0,0,0,0,0,0,0,0,0,0,0,0,0,0,0,0,0,0,0,0,0,0,0,0,0,0,0,0,0,0"/>
                  <v:fill on="f" focussize="0,0"/>
                  <v:stroke weight="1.11196850393701pt" color="#FFFFFF" joinstyle="round"/>
                  <v:imagedata o:title=""/>
                  <o:lock v:ext="edit" aspectratio="f"/>
                </v:shape>
                <v:shape id="docshape298" o:spid="_x0000_s1026" o:spt="100" style="position:absolute;left:4807;top:1181;height:1417;width:1312;" fillcolor="#FFCA66" filled="t" stroked="f" coordsize="1312,1417" o:gfxdata="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YLJq/&#10;AAAA3AAAAA8AAAAAAAAAAQAgAAAAIgAAAGRycy9kb3ducmV2LnhtbFBLAQIUABQAAAAIAIdO4kAz&#10;LwWeOwAAADkAAAAQAAAAAAAAAAEAIAAAAA4BAABkcnMvc2hhcGV4bWwueG1sUEsFBgAAAAAGAAYA&#10;WwEAALgDAAAAAA==&#10;" path="m1044,0l969,17,895,37,822,61,751,89,681,120,613,155,548,194,484,237,422,282,363,331,306,383,253,438,203,496,155,556,111,618,71,683,33,750,0,819,1311,1416,1044,0xe">
                  <v:path o:connectlocs="1044,1181;969,1198;895,1218;822,1242;751,1270;681,1301;613,1336;548,1375;484,1418;422,1463;363,1512;306,1564;253,1619;203,1677;155,1737;111,1799;71,1864;33,1931;0,2000;1311,2597;1044,1181" o:connectangles="0,0,0,0,0,0,0,0,0,0,0,0,0,0,0,0,0,0,0,0,0"/>
                  <v:fill on="t" focussize="0,0"/>
                  <v:stroke on="f"/>
                  <v:imagedata o:title=""/>
                  <o:lock v:ext="edit" aspectratio="f"/>
                </v:shape>
                <v:shape id="docshape299" o:spid="_x0000_s1026" o:spt="100" style="position:absolute;left:4807;top:1181;height:1417;width:1312;" filled="f" stroked="t" coordsize="1312,1417" o:gfxdata="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3/rI&#10;wAAAANwAAAAPAAAAAAAAAAEAIAAAACIAAABkcnMvZG93bnJldi54bWxQSwECFAAUAAAACACHTuJA&#10;My8FnjsAAAA5AAAAEAAAAAAAAAABACAAAAAPAQAAZHJzL3NoYXBleG1sLnhtbFBLBQYAAAAABgAG&#10;AFsBAAC5AwAAAAA=&#10;" path="m1311,1416l0,819,33,750,71,683,111,618,155,556,203,496,253,438,306,383,363,331,422,282,484,237,548,194,613,155,681,120,751,89,822,61,895,37,969,17,1044,0,1311,1416xe">
                  <v:path o:connectlocs="1311,2597;0,2000;33,1931;71,1864;111,1799;155,1737;203,1677;253,1619;306,1564;363,1512;422,1463;484,1418;548,1375;613,1336;681,1301;751,1270;822,1242;895,1218;969,1198;1044,1181;1311,2597" o:connectangles="0,0,0,0,0,0,0,0,0,0,0,0,0,0,0,0,0,0,0,0,0"/>
                  <v:fill on="f" focussize="0,0"/>
                  <v:stroke weight="1.11196850393701pt" color="#FFFFFF" joinstyle="round"/>
                  <v:imagedata o:title=""/>
                  <o:lock v:ext="edit" aspectratio="f"/>
                </v:shape>
                <v:shape id="docshape300" o:spid="_x0000_s1026" o:spt="100" style="position:absolute;left:5681;top:1156;height:1442;width:438;" fillcolor="#FFE7BD" filled="t" stroked="f" coordsize="438,1442" o:gfxdata="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dLPb4A&#10;AADcAAAADwAAAAAAAAABACAAAAAiAAAAZHJzL2Rvd25yZXYueG1sUEsBAhQAFAAAAAgAh07iQDMv&#10;BZ47AAAAOQAAABAAAAAAAAAAAQAgAAAADQEAAGRycy9zaGFwZXhtbC54bWxQSwUGAAAAAAYABgBb&#10;AQAAtwMAAAAA&#10;" path="m437,0l326,4,216,17,107,39,0,68,437,1441,437,0xe">
                  <v:path o:connectlocs="437,1156;326,1160;216,1173;107,1195;0,1224;437,2597;437,1156" o:connectangles="0,0,0,0,0,0,0"/>
                  <v:fill on="t" focussize="0,0"/>
                  <v:stroke on="f"/>
                  <v:imagedata o:title=""/>
                  <o:lock v:ext="edit" aspectratio="f"/>
                </v:shape>
                <v:shape id="docshape301" o:spid="_x0000_s1026" o:spt="100" style="position:absolute;left:5681;top:1156;height:1442;width:438;" filled="f" stroked="t" coordsize="438,1442" o:gfxdata="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8dsL4A&#10;AADcAAAADwAAAAAAAAABACAAAAAiAAAAZHJzL2Rvd25yZXYueG1sUEsBAhQAFAAAAAgAh07iQDMv&#10;BZ47AAAAOQAAABAAAAAAAAAAAQAgAAAADQEAAGRycy9zaGFwZXhtbC54bWxQSwUGAAAAAAYABgBb&#10;AQAAtwMAAAAA&#10;" path="m437,1441l0,68,53,52,107,39,216,17,326,4,437,0,437,1441xe">
                  <v:path o:connectlocs="437,2597;0,1224;53,1208;107,1195;216,1173;326,1160;437,1156;437,2597" o:connectangles="0,0,0,0,0,0,0,0"/>
                  <v:fill on="f" focussize="0,0"/>
                  <v:stroke weight="1.11196850393701pt" color="#FFFFFF" joinstyle="round"/>
                  <v:imagedata o:title=""/>
                  <o:lock v:ext="edit" aspectratio="f"/>
                </v:shape>
                <v:shape id="docshape302" o:spid="_x0000_s1026" o:spt="100" style="position:absolute;left:5146;top:1617;height:1946;width:1946;" fillcolor="#FFFFFF" filled="t" stroked="f" coordsize="1946,1946" o:gfxdata="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XxEe65AAAA3AAA&#10;AA8AAAAAAAAAAQAgAAAAIgAAAGRycy9kb3ducmV2LnhtbFBLAQIUABQAAAAIAIdO4kAzLwWeOwAA&#10;ADkAAAAQAAAAAAAAAAEAIAAAAAgBAABkcnMvc2hhcGV4bWwueG1sUEsFBgAAAAAGAAYAWwEAALID&#10;AAAAAA==&#10;" path="m972,0l896,3,822,12,749,26,679,46,610,70,545,99,481,133,421,172,364,214,310,261,260,311,213,365,171,422,132,482,98,545,69,611,45,680,25,750,11,823,2,897,0,973,2,1049,11,1124,25,1196,45,1267,69,1335,98,1401,132,1464,171,1524,213,1582,260,1635,310,1686,364,1732,421,1775,481,1813,545,1847,610,1876,679,1901,749,1920,822,1934,896,1943,972,1946,1048,1943,1123,1934,1195,1920,1266,1901,1334,1876,1400,1847,1463,1813,1524,1775,1581,1732,1635,1686,1685,1635,1731,1582,1774,1524,1812,1464,1846,1401,1876,1335,1900,1267,1919,1196,1934,1124,1942,1049,1945,973,1942,897,1934,823,1919,750,1900,680,1876,611,1846,545,1812,482,1774,422,1731,365,1685,311,1635,261,1581,214,1524,172,1463,133,1400,99,1334,70,1266,46,1195,26,1123,12,1048,3,972,0xe">
                  <v:path o:connectlocs="896,1620;749,1643;610,1687;481,1750;364,1831;260,1928;171,2039;98,2162;45,2297;11,2440;0,2590;11,2741;45,2884;98,3018;171,3141;260,3252;364,3349;481,3430;610,3493;749,3537;896,3560;1048,3560;1195,3537;1334,3493;1463,3430;1581,3349;1685,3252;1774,3141;1846,3018;1900,2884;1934,2741;1945,2590;1934,2440;1900,2297;1846,2162;1774,2039;1685,1928;1581,1831;1463,1750;1334,1687;1195,1643;1048,1620" o:connectangles="0,0,0,0,0,0,0,0,0,0,0,0,0,0,0,0,0,0,0,0,0,0,0,0,0,0,0,0,0,0,0,0,0,0,0,0,0,0,0,0,0,0"/>
                  <v:fill on="t" focussize="0,0"/>
                  <v:stroke on="f"/>
                  <v:imagedata o:title=""/>
                  <o:lock v:ext="edit" aspectratio="f"/>
                </v:shape>
              </v:group>
            </w:pict>
          </mc:Fallback>
        </mc:AlternateContent>
      </w:r>
      <w:r>
        <mc:AlternateContent>
          <mc:Choice Requires="wps">
            <w:drawing>
              <wp:anchor distT="0" distB="0" distL="114300" distR="114300" simplePos="0" relativeHeight="251955200" behindDoc="0" locked="0" layoutInCell="1" allowOverlap="1">
                <wp:simplePos x="0" y="0"/>
                <wp:positionH relativeFrom="page">
                  <wp:posOffset>2970530</wp:posOffset>
                </wp:positionH>
                <wp:positionV relativeFrom="paragraph">
                  <wp:posOffset>224790</wp:posOffset>
                </wp:positionV>
                <wp:extent cx="3887470" cy="376555"/>
                <wp:effectExtent l="0" t="0" r="11430" b="4445"/>
                <wp:wrapNone/>
                <wp:docPr id="826" name="docshape303"/>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spacing w:before="54" w:line="278" w:lineRule="auto"/>
                              <w:ind w:left="689" w:hanging="169"/>
                              <w:rPr>
                                <w:rFonts w:ascii="Verdana"/>
                                <w:i/>
                                <w:color w:val="000000"/>
                                <w:sz w:val="17"/>
                              </w:rPr>
                            </w:pPr>
                            <w:r>
                              <w:rPr>
                                <w:rFonts w:ascii="Verdana"/>
                                <w:i/>
                                <w:color w:val="454C5B"/>
                                <w:w w:val="90"/>
                                <w:sz w:val="17"/>
                              </w:rPr>
                              <w:t xml:space="preserve">Please select the option that best reflects your opinion about AI's </w:t>
                            </w:r>
                            <w:r>
                              <w:rPr>
                                <w:rFonts w:ascii="Verdana"/>
                                <w:i/>
                                <w:color w:val="454C5B"/>
                                <w:w w:val="95"/>
                                <w:sz w:val="17"/>
                              </w:rPr>
                              <w:t>potential</w:t>
                            </w:r>
                            <w:r>
                              <w:rPr>
                                <w:rFonts w:ascii="Verdana"/>
                                <w:i/>
                                <w:color w:val="454C5B"/>
                                <w:spacing w:val="-16"/>
                                <w:w w:val="95"/>
                                <w:sz w:val="17"/>
                              </w:rPr>
                              <w:t xml:space="preserve"> </w:t>
                            </w:r>
                            <w:r>
                              <w:rPr>
                                <w:rFonts w:ascii="Verdana"/>
                                <w:i/>
                                <w:color w:val="454C5B"/>
                                <w:w w:val="95"/>
                                <w:sz w:val="17"/>
                              </w:rPr>
                              <w:t>impact</w:t>
                            </w:r>
                            <w:r>
                              <w:rPr>
                                <w:rFonts w:ascii="Verdana"/>
                                <w:i/>
                                <w:color w:val="454C5B"/>
                                <w:spacing w:val="-16"/>
                                <w:w w:val="95"/>
                                <w:sz w:val="17"/>
                              </w:rPr>
                              <w:t xml:space="preserve"> </w:t>
                            </w:r>
                            <w:r>
                              <w:rPr>
                                <w:rFonts w:ascii="Verdana"/>
                                <w:i/>
                                <w:color w:val="454C5B"/>
                                <w:w w:val="95"/>
                                <w:sz w:val="17"/>
                              </w:rPr>
                              <w:t>on</w:t>
                            </w:r>
                            <w:r>
                              <w:rPr>
                                <w:rFonts w:ascii="Verdana"/>
                                <w:i/>
                                <w:color w:val="454C5B"/>
                                <w:spacing w:val="-16"/>
                                <w:w w:val="95"/>
                                <w:sz w:val="17"/>
                              </w:rPr>
                              <w:t xml:space="preserve"> </w:t>
                            </w:r>
                            <w:r>
                              <w:rPr>
                                <w:rFonts w:ascii="Verdana"/>
                                <w:i/>
                                <w:color w:val="454C5B"/>
                                <w:w w:val="95"/>
                                <w:sz w:val="17"/>
                              </w:rPr>
                              <w:t>your</w:t>
                            </w:r>
                            <w:r>
                              <w:rPr>
                                <w:rFonts w:ascii="Verdana"/>
                                <w:i/>
                                <w:color w:val="454C5B"/>
                                <w:spacing w:val="-16"/>
                                <w:w w:val="95"/>
                                <w:sz w:val="17"/>
                              </w:rPr>
                              <w:t xml:space="preserve"> </w:t>
                            </w:r>
                            <w:r>
                              <w:rPr>
                                <w:rFonts w:ascii="Verdana"/>
                                <w:i/>
                                <w:color w:val="454C5B"/>
                                <w:w w:val="95"/>
                                <w:sz w:val="17"/>
                              </w:rPr>
                              <w:t>role.</w:t>
                            </w:r>
                            <w:r>
                              <w:rPr>
                                <w:rFonts w:ascii="Verdana"/>
                                <w:i/>
                                <w:color w:val="454C5B"/>
                                <w:spacing w:val="-16"/>
                                <w:w w:val="95"/>
                                <w:sz w:val="17"/>
                              </w:rPr>
                              <w:t xml:space="preserve"> </w:t>
                            </w:r>
                            <w:r>
                              <w:rPr>
                                <w:rFonts w:ascii="Verdana"/>
                                <w:i/>
                                <w:color w:val="454C5B"/>
                                <w:w w:val="95"/>
                                <w:sz w:val="17"/>
                              </w:rPr>
                              <w:t>Over</w:t>
                            </w:r>
                            <w:r>
                              <w:rPr>
                                <w:rFonts w:ascii="Verdana"/>
                                <w:i/>
                                <w:color w:val="454C5B"/>
                                <w:spacing w:val="-16"/>
                                <w:w w:val="95"/>
                                <w:sz w:val="17"/>
                              </w:rPr>
                              <w:t xml:space="preserve"> </w:t>
                            </w:r>
                            <w:r>
                              <w:rPr>
                                <w:rFonts w:ascii="Verdana"/>
                                <w:i/>
                                <w:color w:val="454C5B"/>
                                <w:w w:val="95"/>
                                <w:sz w:val="17"/>
                              </w:rPr>
                              <w:t>the</w:t>
                            </w:r>
                            <w:r>
                              <w:rPr>
                                <w:rFonts w:ascii="Verdana"/>
                                <w:i/>
                                <w:color w:val="454C5B"/>
                                <w:spacing w:val="-16"/>
                                <w:w w:val="95"/>
                                <w:sz w:val="17"/>
                              </w:rPr>
                              <w:t xml:space="preserve"> </w:t>
                            </w:r>
                            <w:r>
                              <w:rPr>
                                <w:rFonts w:ascii="Verdana"/>
                                <w:i/>
                                <w:color w:val="454C5B"/>
                                <w:w w:val="95"/>
                                <w:sz w:val="17"/>
                              </w:rPr>
                              <w:t>next</w:t>
                            </w:r>
                            <w:r>
                              <w:rPr>
                                <w:rFonts w:ascii="Verdana"/>
                                <w:i/>
                                <w:color w:val="454C5B"/>
                                <w:spacing w:val="-16"/>
                                <w:w w:val="95"/>
                                <w:sz w:val="17"/>
                              </w:rPr>
                              <w:t xml:space="preserve"> </w:t>
                            </w:r>
                            <w:r>
                              <w:rPr>
                                <w:rFonts w:ascii="Verdana"/>
                                <w:i/>
                                <w:color w:val="454C5B"/>
                                <w:w w:val="95"/>
                                <w:sz w:val="17"/>
                              </w:rPr>
                              <w:t>5</w:t>
                            </w:r>
                            <w:r>
                              <w:rPr>
                                <w:rFonts w:ascii="Verdana"/>
                                <w:i/>
                                <w:color w:val="454C5B"/>
                                <w:spacing w:val="-16"/>
                                <w:w w:val="95"/>
                                <w:sz w:val="17"/>
                              </w:rPr>
                              <w:t xml:space="preserve"> </w:t>
                            </w:r>
                            <w:r>
                              <w:rPr>
                                <w:rFonts w:ascii="Verdana"/>
                                <w:i/>
                                <w:color w:val="454C5B"/>
                                <w:w w:val="95"/>
                                <w:sz w:val="17"/>
                              </w:rPr>
                              <w:t>years,</w:t>
                            </w:r>
                            <w:r>
                              <w:rPr>
                                <w:rFonts w:ascii="Verdana"/>
                                <w:i/>
                                <w:color w:val="454C5B"/>
                                <w:spacing w:val="-16"/>
                                <w:w w:val="95"/>
                                <w:sz w:val="17"/>
                              </w:rPr>
                              <w:t xml:space="preserve"> </w:t>
                            </w:r>
                            <w:r>
                              <w:rPr>
                                <w:rFonts w:ascii="Verdana"/>
                                <w:i/>
                                <w:color w:val="454C5B"/>
                                <w:w w:val="95"/>
                                <w:sz w:val="17"/>
                              </w:rPr>
                              <w:t>AI</w:t>
                            </w:r>
                            <w:r>
                              <w:rPr>
                                <w:rFonts w:ascii="Verdana"/>
                                <w:i/>
                                <w:color w:val="454C5B"/>
                                <w:spacing w:val="-16"/>
                                <w:w w:val="95"/>
                                <w:sz w:val="17"/>
                              </w:rPr>
                              <w:t xml:space="preserve"> </w:t>
                            </w:r>
                            <w:r>
                              <w:rPr>
                                <w:rFonts w:ascii="Verdana"/>
                                <w:i/>
                                <w:color w:val="454C5B"/>
                                <w:w w:val="95"/>
                                <w:sz w:val="17"/>
                              </w:rPr>
                              <w:t>will...</w:t>
                            </w:r>
                          </w:p>
                        </w:txbxContent>
                      </wps:txbx>
                      <wps:bodyPr rot="0" vert="horz" wrap="square" lIns="0" tIns="0" rIns="0" bIns="0" anchor="t" anchorCtr="0" upright="1">
                        <a:noAutofit/>
                      </wps:bodyPr>
                    </wps:wsp>
                  </a:graphicData>
                </a:graphic>
              </wp:anchor>
            </w:drawing>
          </mc:Choice>
          <mc:Fallback>
            <w:pict>
              <v:shape id="docshape303" o:spid="_x0000_s1026" o:spt="202" type="#_x0000_t202" style="position:absolute;left:0pt;margin-left:233.9pt;margin-top:17.7pt;height:29.65pt;width:306.1pt;mso-position-horizontal-relative:page;z-index:251955200;mso-width-relative:page;mso-height-relative:page;" fillcolor="#EEF3F8" filled="t" stroked="f" coordsize="21600,21600" o:gfxdata="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LFTfrYAAAACgEAAA8AAAAAAAAAAQAgAAAAIgAAAGRycy9kb3ducmV2&#10;LnhtbFBLAQIUABQAAAAIAIdO4kCZOX5S/AEAAAAEAAAOAAAAAAAAAAEAIAAAACcBAABkcnMvZTJv&#10;RG9jLnhtbFBLBQYAAAAABgAGAFkBAACVBQAAAAA=&#10;">
                <v:fill on="t" focussize="0,0"/>
                <v:stroke on="f"/>
                <v:imagedata o:title=""/>
                <o:lock v:ext="edit" aspectratio="f"/>
                <v:textbox inset="0mm,0mm,0mm,0mm">
                  <w:txbxContent>
                    <w:p>
                      <w:pPr>
                        <w:spacing w:before="54" w:line="278" w:lineRule="auto"/>
                        <w:ind w:left="689" w:hanging="169"/>
                        <w:rPr>
                          <w:rFonts w:ascii="Verdana"/>
                          <w:i/>
                          <w:color w:val="000000"/>
                          <w:sz w:val="17"/>
                        </w:rPr>
                      </w:pPr>
                      <w:r>
                        <w:rPr>
                          <w:rFonts w:ascii="Verdana"/>
                          <w:i/>
                          <w:color w:val="454C5B"/>
                          <w:w w:val="90"/>
                          <w:sz w:val="17"/>
                        </w:rPr>
                        <w:t xml:space="preserve">Please select the option that best reflects your opinion about AI's </w:t>
                      </w:r>
                      <w:r>
                        <w:rPr>
                          <w:rFonts w:ascii="Verdana"/>
                          <w:i/>
                          <w:color w:val="454C5B"/>
                          <w:w w:val="95"/>
                          <w:sz w:val="17"/>
                        </w:rPr>
                        <w:t>potential</w:t>
                      </w:r>
                      <w:r>
                        <w:rPr>
                          <w:rFonts w:ascii="Verdana"/>
                          <w:i/>
                          <w:color w:val="454C5B"/>
                          <w:spacing w:val="-16"/>
                          <w:w w:val="95"/>
                          <w:sz w:val="17"/>
                        </w:rPr>
                        <w:t xml:space="preserve"> </w:t>
                      </w:r>
                      <w:r>
                        <w:rPr>
                          <w:rFonts w:ascii="Verdana"/>
                          <w:i/>
                          <w:color w:val="454C5B"/>
                          <w:w w:val="95"/>
                          <w:sz w:val="17"/>
                        </w:rPr>
                        <w:t>impact</w:t>
                      </w:r>
                      <w:r>
                        <w:rPr>
                          <w:rFonts w:ascii="Verdana"/>
                          <w:i/>
                          <w:color w:val="454C5B"/>
                          <w:spacing w:val="-16"/>
                          <w:w w:val="95"/>
                          <w:sz w:val="17"/>
                        </w:rPr>
                        <w:t xml:space="preserve"> </w:t>
                      </w:r>
                      <w:r>
                        <w:rPr>
                          <w:rFonts w:ascii="Verdana"/>
                          <w:i/>
                          <w:color w:val="454C5B"/>
                          <w:w w:val="95"/>
                          <w:sz w:val="17"/>
                        </w:rPr>
                        <w:t>on</w:t>
                      </w:r>
                      <w:r>
                        <w:rPr>
                          <w:rFonts w:ascii="Verdana"/>
                          <w:i/>
                          <w:color w:val="454C5B"/>
                          <w:spacing w:val="-16"/>
                          <w:w w:val="95"/>
                          <w:sz w:val="17"/>
                        </w:rPr>
                        <w:t xml:space="preserve"> </w:t>
                      </w:r>
                      <w:r>
                        <w:rPr>
                          <w:rFonts w:ascii="Verdana"/>
                          <w:i/>
                          <w:color w:val="454C5B"/>
                          <w:w w:val="95"/>
                          <w:sz w:val="17"/>
                        </w:rPr>
                        <w:t>your</w:t>
                      </w:r>
                      <w:r>
                        <w:rPr>
                          <w:rFonts w:ascii="Verdana"/>
                          <w:i/>
                          <w:color w:val="454C5B"/>
                          <w:spacing w:val="-16"/>
                          <w:w w:val="95"/>
                          <w:sz w:val="17"/>
                        </w:rPr>
                        <w:t xml:space="preserve"> </w:t>
                      </w:r>
                      <w:r>
                        <w:rPr>
                          <w:rFonts w:ascii="Verdana"/>
                          <w:i/>
                          <w:color w:val="454C5B"/>
                          <w:w w:val="95"/>
                          <w:sz w:val="17"/>
                        </w:rPr>
                        <w:t>role.</w:t>
                      </w:r>
                      <w:r>
                        <w:rPr>
                          <w:rFonts w:ascii="Verdana"/>
                          <w:i/>
                          <w:color w:val="454C5B"/>
                          <w:spacing w:val="-16"/>
                          <w:w w:val="95"/>
                          <w:sz w:val="17"/>
                        </w:rPr>
                        <w:t xml:space="preserve"> </w:t>
                      </w:r>
                      <w:r>
                        <w:rPr>
                          <w:rFonts w:ascii="Verdana"/>
                          <w:i/>
                          <w:color w:val="454C5B"/>
                          <w:w w:val="95"/>
                          <w:sz w:val="17"/>
                        </w:rPr>
                        <w:t>Over</w:t>
                      </w:r>
                      <w:r>
                        <w:rPr>
                          <w:rFonts w:ascii="Verdana"/>
                          <w:i/>
                          <w:color w:val="454C5B"/>
                          <w:spacing w:val="-16"/>
                          <w:w w:val="95"/>
                          <w:sz w:val="17"/>
                        </w:rPr>
                        <w:t xml:space="preserve"> </w:t>
                      </w:r>
                      <w:r>
                        <w:rPr>
                          <w:rFonts w:ascii="Verdana"/>
                          <w:i/>
                          <w:color w:val="454C5B"/>
                          <w:w w:val="95"/>
                          <w:sz w:val="17"/>
                        </w:rPr>
                        <w:t>the</w:t>
                      </w:r>
                      <w:r>
                        <w:rPr>
                          <w:rFonts w:ascii="Verdana"/>
                          <w:i/>
                          <w:color w:val="454C5B"/>
                          <w:spacing w:val="-16"/>
                          <w:w w:val="95"/>
                          <w:sz w:val="17"/>
                        </w:rPr>
                        <w:t xml:space="preserve"> </w:t>
                      </w:r>
                      <w:r>
                        <w:rPr>
                          <w:rFonts w:ascii="Verdana"/>
                          <w:i/>
                          <w:color w:val="454C5B"/>
                          <w:w w:val="95"/>
                          <w:sz w:val="17"/>
                        </w:rPr>
                        <w:t>next</w:t>
                      </w:r>
                      <w:r>
                        <w:rPr>
                          <w:rFonts w:ascii="Verdana"/>
                          <w:i/>
                          <w:color w:val="454C5B"/>
                          <w:spacing w:val="-16"/>
                          <w:w w:val="95"/>
                          <w:sz w:val="17"/>
                        </w:rPr>
                        <w:t xml:space="preserve"> </w:t>
                      </w:r>
                      <w:r>
                        <w:rPr>
                          <w:rFonts w:ascii="Verdana"/>
                          <w:i/>
                          <w:color w:val="454C5B"/>
                          <w:w w:val="95"/>
                          <w:sz w:val="17"/>
                        </w:rPr>
                        <w:t>5</w:t>
                      </w:r>
                      <w:r>
                        <w:rPr>
                          <w:rFonts w:ascii="Verdana"/>
                          <w:i/>
                          <w:color w:val="454C5B"/>
                          <w:spacing w:val="-16"/>
                          <w:w w:val="95"/>
                          <w:sz w:val="17"/>
                        </w:rPr>
                        <w:t xml:space="preserve"> </w:t>
                      </w:r>
                      <w:r>
                        <w:rPr>
                          <w:rFonts w:ascii="Verdana"/>
                          <w:i/>
                          <w:color w:val="454C5B"/>
                          <w:w w:val="95"/>
                          <w:sz w:val="17"/>
                        </w:rPr>
                        <w:t>years,</w:t>
                      </w:r>
                      <w:r>
                        <w:rPr>
                          <w:rFonts w:ascii="Verdana"/>
                          <w:i/>
                          <w:color w:val="454C5B"/>
                          <w:spacing w:val="-16"/>
                          <w:w w:val="95"/>
                          <w:sz w:val="17"/>
                        </w:rPr>
                        <w:t xml:space="preserve"> </w:t>
                      </w:r>
                      <w:r>
                        <w:rPr>
                          <w:rFonts w:ascii="Verdana"/>
                          <w:i/>
                          <w:color w:val="454C5B"/>
                          <w:w w:val="95"/>
                          <w:sz w:val="17"/>
                        </w:rPr>
                        <w:t>AI</w:t>
                      </w:r>
                      <w:r>
                        <w:rPr>
                          <w:rFonts w:ascii="Verdana"/>
                          <w:i/>
                          <w:color w:val="454C5B"/>
                          <w:spacing w:val="-16"/>
                          <w:w w:val="95"/>
                          <w:sz w:val="17"/>
                        </w:rPr>
                        <w:t xml:space="preserve"> </w:t>
                      </w:r>
                      <w:r>
                        <w:rPr>
                          <w:rFonts w:ascii="Verdana"/>
                          <w:i/>
                          <w:color w:val="454C5B"/>
                          <w:w w:val="95"/>
                          <w:sz w:val="17"/>
                        </w:rPr>
                        <w:t>will...</w:t>
                      </w:r>
                    </w:p>
                  </w:txbxContent>
                </v:textbox>
              </v:shape>
            </w:pict>
          </mc:Fallback>
        </mc:AlternateContent>
      </w:r>
      <w:r>
        <w:rPr>
          <w:w w:val="115"/>
        </w:rPr>
        <w:t>Within the cybersecurity field, professionals widely anticipate that AI will have a</w:t>
      </w:r>
      <w:r>
        <w:rPr>
          <w:spacing w:val="-13"/>
          <w:w w:val="115"/>
        </w:rPr>
        <w:t xml:space="preserve"> </w:t>
      </w:r>
      <w:r>
        <w:rPr>
          <w:w w:val="115"/>
        </w:rPr>
        <w:t>significant</w:t>
      </w:r>
      <w:r>
        <w:rPr>
          <w:spacing w:val="-13"/>
          <w:w w:val="115"/>
        </w:rPr>
        <w:t xml:space="preserve"> </w:t>
      </w:r>
      <w:r>
        <w:rPr>
          <w:w w:val="115"/>
        </w:rPr>
        <w:t>impact</w:t>
      </w:r>
      <w:r>
        <w:rPr>
          <w:spacing w:val="-13"/>
          <w:w w:val="115"/>
        </w:rPr>
        <w:t xml:space="preserve"> </w:t>
      </w:r>
      <w:r>
        <w:rPr>
          <w:w w:val="115"/>
        </w:rPr>
        <w:t>on</w:t>
      </w:r>
      <w:r>
        <w:rPr>
          <w:spacing w:val="-13"/>
          <w:w w:val="115"/>
        </w:rPr>
        <w:t xml:space="preserve"> </w:t>
      </w:r>
      <w:r>
        <w:rPr>
          <w:w w:val="115"/>
        </w:rPr>
        <w:t>their</w:t>
      </w:r>
    </w:p>
    <w:p>
      <w:pPr>
        <w:pStyle w:val="6"/>
        <w:spacing w:line="276" w:lineRule="auto"/>
        <w:ind w:left="920" w:right="2892"/>
      </w:pPr>
      <w:r>
        <w:rPr>
          <w:w w:val="115"/>
        </w:rPr>
        <w:t>roles</w:t>
      </w:r>
      <w:r>
        <w:rPr>
          <w:spacing w:val="-11"/>
          <w:w w:val="115"/>
        </w:rPr>
        <w:t xml:space="preserve"> </w:t>
      </w:r>
      <w:r>
        <w:rPr>
          <w:w w:val="115"/>
        </w:rPr>
        <w:t>over</w:t>
      </w:r>
      <w:r>
        <w:rPr>
          <w:spacing w:val="-11"/>
          <w:w w:val="115"/>
        </w:rPr>
        <w:t xml:space="preserve"> </w:t>
      </w:r>
      <w:r>
        <w:rPr>
          <w:w w:val="115"/>
        </w:rPr>
        <w:t>the</w:t>
      </w:r>
      <w:r>
        <w:rPr>
          <w:spacing w:val="-11"/>
          <w:w w:val="115"/>
        </w:rPr>
        <w:t xml:space="preserve"> </w:t>
      </w:r>
      <w:r>
        <w:rPr>
          <w:w w:val="115"/>
        </w:rPr>
        <w:t>next</w:t>
      </w:r>
      <w:r>
        <w:rPr>
          <w:spacing w:val="-11"/>
          <w:w w:val="115"/>
        </w:rPr>
        <w:t xml:space="preserve"> </w:t>
      </w:r>
      <w:r>
        <w:rPr>
          <w:w w:val="115"/>
        </w:rPr>
        <w:t>five</w:t>
      </w:r>
      <w:r>
        <w:rPr>
          <w:spacing w:val="-11"/>
          <w:w w:val="115"/>
        </w:rPr>
        <w:t xml:space="preserve"> </w:t>
      </w:r>
      <w:r>
        <w:rPr>
          <w:w w:val="115"/>
        </w:rPr>
        <w:t>years. This sentiment reflects the disruptive nature of AI in the workplace. A substantial number (58%) perceive AI as a tool that will support and enhance their current roles.</w:t>
      </w:r>
    </w:p>
    <w:p>
      <w:pPr>
        <w:pStyle w:val="6"/>
        <w:spacing w:line="276" w:lineRule="auto"/>
        <w:ind w:left="920" w:right="2770"/>
      </w:pPr>
      <w:r>
        <w:rPr>
          <w:w w:val="115"/>
        </w:rPr>
        <w:t>Specifically,</w:t>
      </w:r>
      <w:r>
        <w:rPr>
          <w:spacing w:val="-13"/>
          <w:w w:val="115"/>
        </w:rPr>
        <w:t xml:space="preserve"> </w:t>
      </w:r>
      <w:r>
        <w:rPr>
          <w:w w:val="115"/>
        </w:rPr>
        <w:t>30%</w:t>
      </w:r>
      <w:r>
        <w:rPr>
          <w:spacing w:val="-13"/>
          <w:w w:val="115"/>
        </w:rPr>
        <w:t xml:space="preserve"> </w:t>
      </w:r>
      <w:r>
        <w:rPr>
          <w:w w:val="115"/>
        </w:rPr>
        <w:t>believe</w:t>
      </w:r>
      <w:r>
        <w:rPr>
          <w:spacing w:val="-13"/>
          <w:w w:val="115"/>
        </w:rPr>
        <w:t xml:space="preserve"> </w:t>
      </w:r>
      <w:r>
        <w:rPr>
          <w:w w:val="115"/>
        </w:rPr>
        <w:t>AI</w:t>
      </w:r>
      <w:r>
        <w:rPr>
          <w:spacing w:val="-13"/>
          <w:w w:val="115"/>
        </w:rPr>
        <w:t xml:space="preserve"> </w:t>
      </w:r>
      <w:r>
        <w:rPr>
          <w:w w:val="115"/>
        </w:rPr>
        <w:t>will help enhance certain aspects of their skillset, while 28%</w:t>
      </w:r>
    </w:p>
    <w:p>
      <w:pPr>
        <w:pStyle w:val="6"/>
        <w:spacing w:line="242" w:lineRule="exact"/>
        <w:ind w:left="920"/>
      </w:pPr>
      <w:r>
        <w:rPr>
          <w:w w:val="115"/>
        </w:rPr>
        <w:t>see</w:t>
      </w:r>
      <w:r>
        <w:rPr>
          <w:spacing w:val="-7"/>
          <w:w w:val="115"/>
        </w:rPr>
        <w:t xml:space="preserve"> </w:t>
      </w:r>
      <w:r>
        <w:rPr>
          <w:w w:val="115"/>
        </w:rPr>
        <w:t>it</w:t>
      </w:r>
      <w:r>
        <w:rPr>
          <w:spacing w:val="-6"/>
          <w:w w:val="115"/>
        </w:rPr>
        <w:t xml:space="preserve"> </w:t>
      </w:r>
      <w:r>
        <w:rPr>
          <w:w w:val="115"/>
        </w:rPr>
        <w:t>as</w:t>
      </w:r>
      <w:r>
        <w:rPr>
          <w:spacing w:val="-6"/>
          <w:w w:val="115"/>
        </w:rPr>
        <w:t xml:space="preserve"> </w:t>
      </w:r>
      <w:r>
        <w:rPr>
          <w:w w:val="115"/>
        </w:rPr>
        <w:t>an</w:t>
      </w:r>
      <w:r>
        <w:rPr>
          <w:spacing w:val="-6"/>
          <w:w w:val="115"/>
        </w:rPr>
        <w:t xml:space="preserve"> </w:t>
      </w:r>
      <w:r>
        <w:rPr>
          <w:w w:val="115"/>
        </w:rPr>
        <w:t>overall</w:t>
      </w:r>
      <w:r>
        <w:rPr>
          <w:spacing w:val="-6"/>
          <w:w w:val="115"/>
        </w:rPr>
        <w:t xml:space="preserve"> </w:t>
      </w:r>
      <w:r>
        <w:rPr>
          <w:spacing w:val="-2"/>
          <w:w w:val="115"/>
        </w:rPr>
        <w:t>support</w:t>
      </w:r>
    </w:p>
    <w:p>
      <w:pPr>
        <w:rPr>
          <w:sz w:val="16"/>
        </w:rPr>
      </w:pPr>
      <w:r>
        <w:br w:type="column"/>
      </w:r>
    </w:p>
    <w:p>
      <w:pPr>
        <w:pStyle w:val="6"/>
        <w:rPr>
          <w:sz w:val="16"/>
        </w:rPr>
      </w:pPr>
    </w:p>
    <w:p>
      <w:pPr>
        <w:pStyle w:val="6"/>
        <w:rPr>
          <w:sz w:val="16"/>
        </w:rPr>
      </w:pPr>
    </w:p>
    <w:p>
      <w:pPr>
        <w:pStyle w:val="6"/>
        <w:rPr>
          <w:sz w:val="16"/>
        </w:rPr>
      </w:pPr>
    </w:p>
    <w:p>
      <w:pPr>
        <w:pStyle w:val="6"/>
        <w:rPr>
          <w:sz w:val="16"/>
          <w:lang w:eastAsia="zh-CN"/>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spacing w:before="2"/>
        <w:rPr>
          <w:sz w:val="19"/>
          <w:lang w:eastAsia="zh-CN"/>
        </w:rPr>
      </w:pPr>
    </w:p>
    <w:p>
      <w:pPr>
        <w:pStyle w:val="6"/>
        <w:spacing w:before="2"/>
        <w:rPr>
          <w:sz w:val="19"/>
          <w:lang w:eastAsia="zh-CN"/>
        </w:rPr>
      </w:pPr>
    </w:p>
    <w:p>
      <w:pPr>
        <w:pStyle w:val="6"/>
        <w:spacing w:before="2"/>
        <w:rPr>
          <w:sz w:val="19"/>
          <w:lang w:eastAsia="zh-CN"/>
        </w:rPr>
      </w:pPr>
    </w:p>
    <w:p>
      <w:pPr>
        <w:pStyle w:val="6"/>
        <w:spacing w:before="2"/>
        <w:rPr>
          <w:sz w:val="19"/>
          <w:lang w:eastAsia="zh-CN"/>
        </w:rPr>
      </w:pPr>
    </w:p>
    <w:p>
      <w:pPr>
        <w:pStyle w:val="6"/>
        <w:spacing w:before="2"/>
        <w:rPr>
          <w:sz w:val="19"/>
          <w:lang w:eastAsia="zh-CN"/>
        </w:rPr>
      </w:pPr>
    </w:p>
    <w:p>
      <w:pPr>
        <w:pStyle w:val="6"/>
        <w:spacing w:before="2"/>
        <w:rPr>
          <w:sz w:val="19"/>
          <w:lang w:eastAsia="zh-CN"/>
        </w:rPr>
      </w:pPr>
    </w:p>
    <w:p>
      <w:pPr>
        <w:ind w:left="782"/>
        <w:rPr>
          <w:sz w:val="12"/>
        </w:rPr>
      </w:pPr>
      <w:r>
        <w:drawing>
          <wp:anchor distT="0" distB="0" distL="0" distR="0" simplePos="0" relativeHeight="251953152" behindDoc="0" locked="0" layoutInCell="1" allowOverlap="1">
            <wp:simplePos x="0" y="0"/>
            <wp:positionH relativeFrom="page">
              <wp:posOffset>5029200</wp:posOffset>
            </wp:positionH>
            <wp:positionV relativeFrom="paragraph">
              <wp:posOffset>392430</wp:posOffset>
            </wp:positionV>
            <wp:extent cx="82550" cy="82550"/>
            <wp:effectExtent l="0" t="0" r="6350" b="6350"/>
            <wp:wrapNone/>
            <wp:docPr id="8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image9.png"/>
                    <pic:cNvPicPr>
                      <a:picLocks noChangeAspect="1"/>
                    </pic:cNvPicPr>
                  </pic:nvPicPr>
                  <pic:blipFill>
                    <a:blip r:embed="rId56" cstate="print"/>
                    <a:stretch>
                      <a:fillRect/>
                    </a:stretch>
                  </pic:blipFill>
                  <pic:spPr>
                    <a:xfrm>
                      <a:off x="0" y="0"/>
                      <a:ext cx="82581" cy="82581"/>
                    </a:xfrm>
                    <a:prstGeom prst="rect">
                      <a:avLst/>
                    </a:prstGeom>
                  </pic:spPr>
                </pic:pic>
              </a:graphicData>
            </a:graphic>
          </wp:anchor>
        </w:drawing>
      </w:r>
      <w:r>
        <w:drawing>
          <wp:anchor distT="0" distB="0" distL="0" distR="0" simplePos="0" relativeHeight="251954176" behindDoc="0" locked="0" layoutInCell="1" allowOverlap="1">
            <wp:simplePos x="0" y="0"/>
            <wp:positionH relativeFrom="page">
              <wp:posOffset>5029200</wp:posOffset>
            </wp:positionH>
            <wp:positionV relativeFrom="paragraph">
              <wp:posOffset>198755</wp:posOffset>
            </wp:positionV>
            <wp:extent cx="82550" cy="82550"/>
            <wp:effectExtent l="0" t="0" r="6350" b="6350"/>
            <wp:wrapNone/>
            <wp:docPr id="82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8.png"/>
                    <pic:cNvPicPr>
                      <a:picLocks noChangeAspect="1"/>
                    </pic:cNvPicPr>
                  </pic:nvPicPr>
                  <pic:blipFill>
                    <a:blip r:embed="rId57" cstate="print"/>
                    <a:stretch>
                      <a:fillRect/>
                    </a:stretch>
                  </pic:blipFill>
                  <pic:spPr>
                    <a:xfrm>
                      <a:off x="0" y="0"/>
                      <a:ext cx="82295" cy="82296"/>
                    </a:xfrm>
                    <a:prstGeom prst="rect">
                      <a:avLst/>
                    </a:prstGeom>
                  </pic:spPr>
                </pic:pic>
              </a:graphicData>
            </a:graphic>
          </wp:anchor>
        </w:drawing>
      </w:r>
      <w:r>
        <w:drawing>
          <wp:anchor distT="0" distB="0" distL="0" distR="0" simplePos="0" relativeHeight="251954176" behindDoc="0" locked="0" layoutInCell="1" allowOverlap="1">
            <wp:simplePos x="0" y="0"/>
            <wp:positionH relativeFrom="page">
              <wp:posOffset>5029200</wp:posOffset>
            </wp:positionH>
            <wp:positionV relativeFrom="paragraph">
              <wp:posOffset>586105</wp:posOffset>
            </wp:positionV>
            <wp:extent cx="82550" cy="82550"/>
            <wp:effectExtent l="0" t="0" r="6350" b="6350"/>
            <wp:wrapNone/>
            <wp:docPr id="82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image10.png"/>
                    <pic:cNvPicPr>
                      <a:picLocks noChangeAspect="1"/>
                    </pic:cNvPicPr>
                  </pic:nvPicPr>
                  <pic:blipFill>
                    <a:blip r:embed="rId58" cstate="print"/>
                    <a:stretch>
                      <a:fillRect/>
                    </a:stretch>
                  </pic:blipFill>
                  <pic:spPr>
                    <a:xfrm>
                      <a:off x="0" y="0"/>
                      <a:ext cx="82581" cy="82581"/>
                    </a:xfrm>
                    <a:prstGeom prst="rect">
                      <a:avLst/>
                    </a:prstGeom>
                  </pic:spPr>
                </pic:pic>
              </a:graphicData>
            </a:graphic>
          </wp:anchor>
        </w:drawing>
      </w:r>
      <w:r>
        <w:drawing>
          <wp:anchor distT="0" distB="0" distL="0" distR="0" simplePos="0" relativeHeight="251955200" behindDoc="0" locked="0" layoutInCell="1" allowOverlap="1">
            <wp:simplePos x="0" y="0"/>
            <wp:positionH relativeFrom="page">
              <wp:posOffset>5029200</wp:posOffset>
            </wp:positionH>
            <wp:positionV relativeFrom="paragraph">
              <wp:posOffset>779780</wp:posOffset>
            </wp:positionV>
            <wp:extent cx="82550" cy="82550"/>
            <wp:effectExtent l="0" t="0" r="6350" b="6350"/>
            <wp:wrapNone/>
            <wp:docPr id="830"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11.png"/>
                    <pic:cNvPicPr>
                      <a:picLocks noChangeAspect="1"/>
                    </pic:cNvPicPr>
                  </pic:nvPicPr>
                  <pic:blipFill>
                    <a:blip r:embed="rId59" cstate="print"/>
                    <a:stretch>
                      <a:fillRect/>
                    </a:stretch>
                  </pic:blipFill>
                  <pic:spPr>
                    <a:xfrm>
                      <a:off x="0" y="0"/>
                      <a:ext cx="82295" cy="82296"/>
                    </a:xfrm>
                    <a:prstGeom prst="rect">
                      <a:avLst/>
                    </a:prstGeom>
                  </pic:spPr>
                </pic:pic>
              </a:graphicData>
            </a:graphic>
          </wp:anchor>
        </w:drawing>
      </w:r>
      <w:r>
        <w:drawing>
          <wp:inline distT="0" distB="0" distL="0" distR="0">
            <wp:extent cx="82550" cy="82550"/>
            <wp:effectExtent l="0" t="0" r="6350" b="6350"/>
            <wp:docPr id="83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image31.png"/>
                    <pic:cNvPicPr>
                      <a:picLocks noChangeAspect="1"/>
                    </pic:cNvPicPr>
                  </pic:nvPicPr>
                  <pic:blipFill>
                    <a:blip r:embed="rId60" cstate="print"/>
                    <a:stretch>
                      <a:fillRect/>
                    </a:stretch>
                  </pic:blipFill>
                  <pic:spPr>
                    <a:xfrm>
                      <a:off x="0" y="0"/>
                      <a:ext cx="82753" cy="82753"/>
                    </a:xfrm>
                    <a:prstGeom prst="rect">
                      <a:avLst/>
                    </a:prstGeom>
                  </pic:spPr>
                </pic:pic>
              </a:graphicData>
            </a:graphic>
          </wp:inline>
        </w:drawing>
      </w:r>
      <w:r>
        <w:rPr>
          <w:rFonts w:ascii="Times New Roman"/>
          <w:spacing w:val="29"/>
          <w:w w:val="115"/>
          <w:position w:val="2"/>
          <w:sz w:val="20"/>
        </w:rPr>
        <w:t xml:space="preserve"> </w:t>
      </w:r>
      <w:r>
        <w:rPr>
          <w:rFonts w:ascii="Century Gothic"/>
          <w:b/>
          <w:color w:val="141221"/>
          <w:w w:val="115"/>
          <w:position w:val="2"/>
          <w:sz w:val="12"/>
        </w:rPr>
        <w:t>30%</w:t>
      </w:r>
      <w:r>
        <w:rPr>
          <w:rFonts w:ascii="Century Gothic"/>
          <w:b/>
          <w:color w:val="141221"/>
          <w:spacing w:val="59"/>
          <w:w w:val="115"/>
          <w:position w:val="2"/>
          <w:sz w:val="12"/>
        </w:rPr>
        <w:t xml:space="preserve">  </w:t>
      </w:r>
      <w:r>
        <w:rPr>
          <w:color w:val="141221"/>
          <w:w w:val="115"/>
          <w:position w:val="2"/>
          <w:sz w:val="12"/>
        </w:rPr>
        <w:t>Help</w:t>
      </w:r>
      <w:r>
        <w:rPr>
          <w:color w:val="141221"/>
          <w:spacing w:val="-3"/>
          <w:w w:val="115"/>
          <w:position w:val="2"/>
          <w:sz w:val="12"/>
        </w:rPr>
        <w:t xml:space="preserve"> </w:t>
      </w:r>
      <w:r>
        <w:rPr>
          <w:color w:val="141221"/>
          <w:w w:val="115"/>
          <w:position w:val="2"/>
          <w:sz w:val="12"/>
        </w:rPr>
        <w:t>enhance</w:t>
      </w:r>
      <w:r>
        <w:rPr>
          <w:color w:val="141221"/>
          <w:spacing w:val="-3"/>
          <w:w w:val="115"/>
          <w:position w:val="2"/>
          <w:sz w:val="12"/>
        </w:rPr>
        <w:t xml:space="preserve"> </w:t>
      </w:r>
      <w:r>
        <w:rPr>
          <w:color w:val="141221"/>
          <w:w w:val="115"/>
          <w:position w:val="2"/>
          <w:sz w:val="12"/>
        </w:rPr>
        <w:t>parts</w:t>
      </w:r>
      <w:r>
        <w:rPr>
          <w:color w:val="141221"/>
          <w:spacing w:val="-3"/>
          <w:w w:val="115"/>
          <w:position w:val="2"/>
          <w:sz w:val="12"/>
        </w:rPr>
        <w:t xml:space="preserve"> </w:t>
      </w:r>
      <w:r>
        <w:rPr>
          <w:color w:val="141221"/>
          <w:w w:val="115"/>
          <w:position w:val="2"/>
          <w:sz w:val="12"/>
        </w:rPr>
        <w:t>of</w:t>
      </w:r>
      <w:r>
        <w:rPr>
          <w:color w:val="141221"/>
          <w:spacing w:val="-3"/>
          <w:w w:val="115"/>
          <w:position w:val="2"/>
          <w:sz w:val="12"/>
        </w:rPr>
        <w:t xml:space="preserve"> </w:t>
      </w:r>
      <w:r>
        <w:rPr>
          <w:color w:val="141221"/>
          <w:w w:val="115"/>
          <w:position w:val="2"/>
          <w:sz w:val="12"/>
        </w:rPr>
        <w:t>your</w:t>
      </w:r>
      <w:r>
        <w:rPr>
          <w:color w:val="141221"/>
          <w:spacing w:val="-3"/>
          <w:w w:val="115"/>
          <w:position w:val="2"/>
          <w:sz w:val="12"/>
        </w:rPr>
        <w:t xml:space="preserve"> </w:t>
      </w:r>
      <w:r>
        <w:rPr>
          <w:color w:val="141221"/>
          <w:w w:val="115"/>
          <w:position w:val="2"/>
          <w:sz w:val="12"/>
        </w:rPr>
        <w:t>skillset</w:t>
      </w:r>
    </w:p>
    <w:p>
      <w:pPr>
        <w:pStyle w:val="6"/>
        <w:spacing w:before="6"/>
        <w:rPr>
          <w:sz w:val="12"/>
        </w:rPr>
      </w:pPr>
    </w:p>
    <w:tbl>
      <w:tblPr>
        <w:tblStyle w:val="8"/>
        <w:tblW w:w="0" w:type="auto"/>
        <w:tblInd w:w="957" w:type="dxa"/>
        <w:tblLayout w:type="fixed"/>
        <w:tblCellMar>
          <w:top w:w="0" w:type="dxa"/>
          <w:left w:w="0" w:type="dxa"/>
          <w:bottom w:w="0" w:type="dxa"/>
          <w:right w:w="0" w:type="dxa"/>
        </w:tblCellMar>
      </w:tblPr>
      <w:tblGrid>
        <w:gridCol w:w="406"/>
        <w:gridCol w:w="2304"/>
      </w:tblGrid>
      <w:tr>
        <w:tblPrEx>
          <w:tblCellMar>
            <w:top w:w="0" w:type="dxa"/>
            <w:left w:w="0" w:type="dxa"/>
            <w:bottom w:w="0" w:type="dxa"/>
            <w:right w:w="0" w:type="dxa"/>
          </w:tblCellMar>
        </w:tblPrEx>
        <w:trPr>
          <w:trHeight w:val="230" w:hRule="atLeast"/>
        </w:trPr>
        <w:tc>
          <w:tcPr>
            <w:tcW w:w="406" w:type="dxa"/>
          </w:tcPr>
          <w:p>
            <w:pPr>
              <w:pStyle w:val="13"/>
              <w:spacing w:before="2"/>
              <w:ind w:left="36" w:right="81"/>
              <w:jc w:val="center"/>
              <w:rPr>
                <w:rFonts w:ascii="Century Gothic"/>
                <w:b/>
                <w:sz w:val="12"/>
              </w:rPr>
            </w:pPr>
            <w:r>
              <w:rPr>
                <w:rFonts w:ascii="Century Gothic"/>
                <w:b/>
                <w:color w:val="141221"/>
                <w:spacing w:val="-5"/>
                <w:w w:val="110"/>
                <w:sz w:val="12"/>
              </w:rPr>
              <w:t>28%</w:t>
            </w:r>
          </w:p>
        </w:tc>
        <w:tc>
          <w:tcPr>
            <w:tcW w:w="2304" w:type="dxa"/>
          </w:tcPr>
          <w:p>
            <w:pPr>
              <w:pStyle w:val="13"/>
              <w:spacing w:before="8"/>
              <w:ind w:left="95"/>
              <w:rPr>
                <w:sz w:val="12"/>
              </w:rPr>
            </w:pPr>
            <w:r>
              <w:rPr>
                <w:color w:val="141221"/>
                <w:w w:val="110"/>
                <w:sz w:val="12"/>
              </w:rPr>
              <w:t>Support</w:t>
            </w:r>
            <w:r>
              <w:rPr>
                <w:color w:val="141221"/>
                <w:spacing w:val="2"/>
                <w:w w:val="110"/>
                <w:sz w:val="12"/>
              </w:rPr>
              <w:t xml:space="preserve"> </w:t>
            </w:r>
            <w:r>
              <w:rPr>
                <w:color w:val="141221"/>
                <w:w w:val="110"/>
                <w:sz w:val="12"/>
              </w:rPr>
              <w:t>you</w:t>
            </w:r>
            <w:r>
              <w:rPr>
                <w:color w:val="141221"/>
                <w:spacing w:val="3"/>
                <w:w w:val="110"/>
                <w:sz w:val="12"/>
              </w:rPr>
              <w:t xml:space="preserve"> </w:t>
            </w:r>
            <w:r>
              <w:rPr>
                <w:color w:val="141221"/>
                <w:w w:val="110"/>
                <w:sz w:val="12"/>
              </w:rPr>
              <w:t>overall</w:t>
            </w:r>
            <w:r>
              <w:rPr>
                <w:color w:val="141221"/>
                <w:spacing w:val="3"/>
                <w:w w:val="110"/>
                <w:sz w:val="12"/>
              </w:rPr>
              <w:t xml:space="preserve"> </w:t>
            </w:r>
            <w:r>
              <w:rPr>
                <w:color w:val="141221"/>
                <w:w w:val="110"/>
                <w:sz w:val="12"/>
              </w:rPr>
              <w:t>in</w:t>
            </w:r>
            <w:r>
              <w:rPr>
                <w:color w:val="141221"/>
                <w:spacing w:val="3"/>
                <w:w w:val="110"/>
                <w:sz w:val="12"/>
              </w:rPr>
              <w:t xml:space="preserve"> </w:t>
            </w:r>
            <w:r>
              <w:rPr>
                <w:color w:val="141221"/>
                <w:w w:val="110"/>
                <w:sz w:val="12"/>
              </w:rPr>
              <w:t>your</w:t>
            </w:r>
            <w:r>
              <w:rPr>
                <w:color w:val="141221"/>
                <w:spacing w:val="2"/>
                <w:w w:val="110"/>
                <w:sz w:val="12"/>
              </w:rPr>
              <w:t xml:space="preserve"> </w:t>
            </w:r>
            <w:r>
              <w:rPr>
                <w:color w:val="141221"/>
                <w:w w:val="110"/>
                <w:sz w:val="12"/>
              </w:rPr>
              <w:t>current</w:t>
            </w:r>
            <w:r>
              <w:rPr>
                <w:color w:val="141221"/>
                <w:spacing w:val="3"/>
                <w:w w:val="110"/>
                <w:sz w:val="12"/>
              </w:rPr>
              <w:t xml:space="preserve"> </w:t>
            </w:r>
            <w:r>
              <w:rPr>
                <w:color w:val="141221"/>
                <w:spacing w:val="-4"/>
                <w:w w:val="110"/>
                <w:sz w:val="12"/>
              </w:rPr>
              <w:t>role</w:t>
            </w:r>
          </w:p>
        </w:tc>
      </w:tr>
      <w:tr>
        <w:tblPrEx>
          <w:tblCellMar>
            <w:top w:w="0" w:type="dxa"/>
            <w:left w:w="0" w:type="dxa"/>
            <w:bottom w:w="0" w:type="dxa"/>
            <w:right w:w="0" w:type="dxa"/>
          </w:tblCellMar>
        </w:tblPrEx>
        <w:trPr>
          <w:trHeight w:val="305" w:hRule="atLeast"/>
        </w:trPr>
        <w:tc>
          <w:tcPr>
            <w:tcW w:w="406" w:type="dxa"/>
          </w:tcPr>
          <w:p>
            <w:pPr>
              <w:pStyle w:val="13"/>
              <w:spacing w:before="77"/>
              <w:ind w:left="36" w:right="79"/>
              <w:jc w:val="center"/>
              <w:rPr>
                <w:rFonts w:ascii="Century Gothic"/>
                <w:b/>
                <w:sz w:val="12"/>
              </w:rPr>
            </w:pPr>
            <w:r>
              <w:rPr>
                <w:rFonts w:ascii="Century Gothic"/>
                <w:b/>
                <w:color w:val="141221"/>
                <w:spacing w:val="-5"/>
                <w:w w:val="110"/>
                <w:sz w:val="12"/>
              </w:rPr>
              <w:t>24%</w:t>
            </w:r>
          </w:p>
        </w:tc>
        <w:tc>
          <w:tcPr>
            <w:tcW w:w="2304" w:type="dxa"/>
          </w:tcPr>
          <w:p>
            <w:pPr>
              <w:pStyle w:val="13"/>
              <w:spacing w:before="83"/>
              <w:ind w:left="95"/>
              <w:rPr>
                <w:sz w:val="12"/>
              </w:rPr>
            </w:pPr>
            <w:r>
              <w:rPr>
                <w:color w:val="141221"/>
                <w:w w:val="110"/>
                <w:sz w:val="12"/>
              </w:rPr>
              <w:t>Replace</w:t>
            </w:r>
            <w:r>
              <w:rPr>
                <w:color w:val="141221"/>
                <w:spacing w:val="2"/>
                <w:w w:val="110"/>
                <w:sz w:val="12"/>
              </w:rPr>
              <w:t xml:space="preserve"> </w:t>
            </w:r>
            <w:r>
              <w:rPr>
                <w:color w:val="141221"/>
                <w:w w:val="110"/>
                <w:sz w:val="12"/>
              </w:rPr>
              <w:t>a</w:t>
            </w:r>
            <w:r>
              <w:rPr>
                <w:color w:val="141221"/>
                <w:spacing w:val="3"/>
                <w:w w:val="110"/>
                <w:sz w:val="12"/>
              </w:rPr>
              <w:t xml:space="preserve"> </w:t>
            </w:r>
            <w:r>
              <w:rPr>
                <w:color w:val="141221"/>
                <w:w w:val="110"/>
                <w:sz w:val="12"/>
              </w:rPr>
              <w:t>large</w:t>
            </w:r>
            <w:r>
              <w:rPr>
                <w:color w:val="141221"/>
                <w:spacing w:val="2"/>
                <w:w w:val="110"/>
                <w:sz w:val="12"/>
              </w:rPr>
              <w:t xml:space="preserve"> </w:t>
            </w:r>
            <w:r>
              <w:rPr>
                <w:color w:val="141221"/>
                <w:w w:val="110"/>
                <w:sz w:val="12"/>
              </w:rPr>
              <w:t>part</w:t>
            </w:r>
            <w:r>
              <w:rPr>
                <w:color w:val="141221"/>
                <w:spacing w:val="3"/>
                <w:w w:val="110"/>
                <w:sz w:val="12"/>
              </w:rPr>
              <w:t xml:space="preserve"> </w:t>
            </w:r>
            <w:r>
              <w:rPr>
                <w:color w:val="141221"/>
                <w:w w:val="110"/>
                <w:sz w:val="12"/>
              </w:rPr>
              <w:t>of</w:t>
            </w:r>
            <w:r>
              <w:rPr>
                <w:color w:val="141221"/>
                <w:spacing w:val="2"/>
                <w:w w:val="110"/>
                <w:sz w:val="12"/>
              </w:rPr>
              <w:t xml:space="preserve"> </w:t>
            </w:r>
            <w:r>
              <w:rPr>
                <w:color w:val="141221"/>
                <w:w w:val="110"/>
                <w:sz w:val="12"/>
              </w:rPr>
              <w:t>your</w:t>
            </w:r>
            <w:r>
              <w:rPr>
                <w:color w:val="141221"/>
                <w:spacing w:val="3"/>
                <w:w w:val="110"/>
                <w:sz w:val="12"/>
              </w:rPr>
              <w:t xml:space="preserve"> </w:t>
            </w:r>
            <w:r>
              <w:rPr>
                <w:color w:val="141221"/>
                <w:spacing w:val="-4"/>
                <w:w w:val="110"/>
                <w:sz w:val="12"/>
              </w:rPr>
              <w:t>role</w:t>
            </w:r>
          </w:p>
        </w:tc>
      </w:tr>
      <w:tr>
        <w:tblPrEx>
          <w:tblCellMar>
            <w:top w:w="0" w:type="dxa"/>
            <w:left w:w="0" w:type="dxa"/>
            <w:bottom w:w="0" w:type="dxa"/>
            <w:right w:w="0" w:type="dxa"/>
          </w:tblCellMar>
        </w:tblPrEx>
        <w:trPr>
          <w:trHeight w:val="305" w:hRule="atLeast"/>
        </w:trPr>
        <w:tc>
          <w:tcPr>
            <w:tcW w:w="406" w:type="dxa"/>
          </w:tcPr>
          <w:p>
            <w:pPr>
              <w:pStyle w:val="13"/>
              <w:spacing w:before="77"/>
              <w:ind w:left="21" w:right="81"/>
              <w:jc w:val="center"/>
              <w:rPr>
                <w:rFonts w:ascii="Century Gothic"/>
                <w:b/>
                <w:sz w:val="12"/>
              </w:rPr>
            </w:pPr>
            <w:r>
              <w:rPr>
                <w:rFonts w:ascii="Century Gothic"/>
                <w:b/>
                <w:color w:val="141221"/>
                <w:spacing w:val="-5"/>
                <w:sz w:val="12"/>
              </w:rPr>
              <w:t>12%</w:t>
            </w:r>
          </w:p>
        </w:tc>
        <w:tc>
          <w:tcPr>
            <w:tcW w:w="2304" w:type="dxa"/>
          </w:tcPr>
          <w:p>
            <w:pPr>
              <w:pStyle w:val="13"/>
              <w:spacing w:before="83"/>
              <w:ind w:left="95"/>
              <w:rPr>
                <w:sz w:val="12"/>
              </w:rPr>
            </w:pPr>
            <w:r>
              <w:rPr>
                <w:color w:val="141221"/>
                <w:spacing w:val="-2"/>
                <w:w w:val="115"/>
                <w:sz w:val="12"/>
              </w:rPr>
              <w:t>Completely</w:t>
            </w:r>
            <w:r>
              <w:rPr>
                <w:color w:val="141221"/>
                <w:spacing w:val="3"/>
                <w:w w:val="115"/>
                <w:sz w:val="12"/>
              </w:rPr>
              <w:t xml:space="preserve"> </w:t>
            </w:r>
            <w:r>
              <w:rPr>
                <w:color w:val="141221"/>
                <w:spacing w:val="-2"/>
                <w:w w:val="115"/>
                <w:sz w:val="12"/>
              </w:rPr>
              <w:t>replace</w:t>
            </w:r>
            <w:r>
              <w:rPr>
                <w:color w:val="141221"/>
                <w:spacing w:val="4"/>
                <w:w w:val="115"/>
                <w:sz w:val="12"/>
              </w:rPr>
              <w:t xml:space="preserve"> </w:t>
            </w:r>
            <w:r>
              <w:rPr>
                <w:color w:val="141221"/>
                <w:spacing w:val="-2"/>
                <w:w w:val="115"/>
                <w:sz w:val="12"/>
              </w:rPr>
              <w:t>your</w:t>
            </w:r>
            <w:r>
              <w:rPr>
                <w:color w:val="141221"/>
                <w:spacing w:val="3"/>
                <w:w w:val="115"/>
                <w:sz w:val="12"/>
              </w:rPr>
              <w:t xml:space="preserve"> </w:t>
            </w:r>
            <w:r>
              <w:rPr>
                <w:color w:val="141221"/>
                <w:spacing w:val="-4"/>
                <w:w w:val="115"/>
                <w:sz w:val="12"/>
              </w:rPr>
              <w:t>role</w:t>
            </w:r>
          </w:p>
        </w:tc>
      </w:tr>
      <w:tr>
        <w:tblPrEx>
          <w:tblCellMar>
            <w:top w:w="0" w:type="dxa"/>
            <w:left w:w="0" w:type="dxa"/>
            <w:bottom w:w="0" w:type="dxa"/>
            <w:right w:w="0" w:type="dxa"/>
          </w:tblCellMar>
        </w:tblPrEx>
        <w:trPr>
          <w:trHeight w:val="230" w:hRule="atLeast"/>
        </w:trPr>
        <w:tc>
          <w:tcPr>
            <w:tcW w:w="406" w:type="dxa"/>
          </w:tcPr>
          <w:p>
            <w:pPr>
              <w:pStyle w:val="13"/>
              <w:spacing w:before="77" w:line="133" w:lineRule="exact"/>
              <w:ind w:left="36" w:right="160"/>
              <w:jc w:val="center"/>
              <w:rPr>
                <w:rFonts w:ascii="Century Gothic"/>
                <w:b/>
                <w:sz w:val="12"/>
              </w:rPr>
            </w:pPr>
            <w:r>
              <w:rPr>
                <w:rFonts w:ascii="Century Gothic"/>
                <w:b/>
                <w:color w:val="141221"/>
                <w:spacing w:val="-5"/>
                <w:w w:val="105"/>
                <w:sz w:val="12"/>
              </w:rPr>
              <w:t>5%</w:t>
            </w:r>
          </w:p>
        </w:tc>
        <w:tc>
          <w:tcPr>
            <w:tcW w:w="2304" w:type="dxa"/>
          </w:tcPr>
          <w:p>
            <w:pPr>
              <w:pStyle w:val="13"/>
              <w:spacing w:before="83" w:line="127" w:lineRule="exact"/>
              <w:ind w:left="95"/>
              <w:rPr>
                <w:sz w:val="12"/>
              </w:rPr>
            </w:pPr>
            <w:r>
              <w:rPr>
                <w:color w:val="141221"/>
                <w:w w:val="115"/>
                <w:sz w:val="12"/>
              </w:rPr>
              <w:t>Not</w:t>
            </w:r>
            <w:r>
              <w:rPr>
                <w:color w:val="141221"/>
                <w:spacing w:val="-6"/>
                <w:w w:val="115"/>
                <w:sz w:val="12"/>
              </w:rPr>
              <w:t xml:space="preserve"> </w:t>
            </w:r>
            <w:r>
              <w:rPr>
                <w:color w:val="141221"/>
                <w:w w:val="115"/>
                <w:sz w:val="12"/>
              </w:rPr>
              <w:t>impact</w:t>
            </w:r>
            <w:r>
              <w:rPr>
                <w:color w:val="141221"/>
                <w:spacing w:val="-6"/>
                <w:w w:val="115"/>
                <w:sz w:val="12"/>
              </w:rPr>
              <w:t xml:space="preserve"> </w:t>
            </w:r>
            <w:r>
              <w:rPr>
                <w:color w:val="141221"/>
                <w:w w:val="115"/>
                <w:sz w:val="12"/>
              </w:rPr>
              <w:t>your</w:t>
            </w:r>
            <w:r>
              <w:rPr>
                <w:color w:val="141221"/>
                <w:spacing w:val="-6"/>
                <w:w w:val="115"/>
                <w:sz w:val="12"/>
              </w:rPr>
              <w:t xml:space="preserve"> </w:t>
            </w:r>
            <w:r>
              <w:rPr>
                <w:color w:val="141221"/>
                <w:spacing w:val="-4"/>
                <w:w w:val="115"/>
                <w:sz w:val="12"/>
              </w:rPr>
              <w:t>role</w:t>
            </w:r>
          </w:p>
        </w:tc>
      </w:tr>
    </w:tbl>
    <w:p>
      <w:pPr>
        <w:spacing w:line="127" w:lineRule="exact"/>
        <w:rPr>
          <w:sz w:val="12"/>
        </w:rPr>
        <w:sectPr>
          <w:pgSz w:w="12240" w:h="15840"/>
          <w:pgMar w:top="1220" w:right="0" w:bottom="860" w:left="520" w:header="0" w:footer="675" w:gutter="0"/>
          <w:cols w:equalWidth="0" w:num="2">
            <w:col w:w="6578" w:space="40"/>
            <w:col w:w="5102"/>
          </w:cols>
        </w:sectPr>
      </w:pPr>
    </w:p>
    <w:p>
      <w:pPr>
        <w:pStyle w:val="6"/>
        <w:spacing w:before="28" w:line="276" w:lineRule="auto"/>
        <w:ind w:left="920" w:right="1444"/>
        <w:rPr>
          <w:w w:val="115"/>
          <w:lang w:eastAsia="zh-CN"/>
        </w:rPr>
      </w:pPr>
      <w:r>
        <w:rPr>
          <w:w w:val="115"/>
        </w:rPr>
        <w:t>to their existing functions. This perspective underscores the potential of AI to augment human capabilities,</w:t>
      </w:r>
      <w:r>
        <w:rPr>
          <w:spacing w:val="-6"/>
          <w:w w:val="115"/>
        </w:rPr>
        <w:t xml:space="preserve"> </w:t>
      </w:r>
      <w:r>
        <w:rPr>
          <w:w w:val="115"/>
        </w:rPr>
        <w:t>especially</w:t>
      </w:r>
      <w:r>
        <w:rPr>
          <w:spacing w:val="-6"/>
          <w:w w:val="115"/>
        </w:rPr>
        <w:t xml:space="preserve"> </w:t>
      </w:r>
      <w:r>
        <w:rPr>
          <w:w w:val="115"/>
        </w:rPr>
        <w:t>in</w:t>
      </w:r>
      <w:r>
        <w:rPr>
          <w:spacing w:val="-6"/>
          <w:w w:val="115"/>
        </w:rPr>
        <w:t xml:space="preserve"> </w:t>
      </w:r>
      <w:r>
        <w:rPr>
          <w:w w:val="115"/>
        </w:rPr>
        <w:t>automating</w:t>
      </w:r>
      <w:r>
        <w:rPr>
          <w:spacing w:val="-6"/>
          <w:w w:val="115"/>
        </w:rPr>
        <w:t xml:space="preserve"> </w:t>
      </w:r>
      <w:r>
        <w:rPr>
          <w:w w:val="115"/>
        </w:rPr>
        <w:t>manual</w:t>
      </w:r>
      <w:r>
        <w:rPr>
          <w:spacing w:val="-6"/>
          <w:w w:val="115"/>
        </w:rPr>
        <w:t xml:space="preserve"> </w:t>
      </w:r>
      <w:r>
        <w:rPr>
          <w:w w:val="115"/>
        </w:rPr>
        <w:t>and</w:t>
      </w:r>
      <w:r>
        <w:rPr>
          <w:spacing w:val="-6"/>
          <w:w w:val="115"/>
        </w:rPr>
        <w:t xml:space="preserve"> </w:t>
      </w:r>
      <w:r>
        <w:rPr>
          <w:w w:val="115"/>
        </w:rPr>
        <w:t>routine</w:t>
      </w:r>
      <w:r>
        <w:rPr>
          <w:spacing w:val="-6"/>
          <w:w w:val="115"/>
        </w:rPr>
        <w:t xml:space="preserve"> </w:t>
      </w:r>
      <w:r>
        <w:rPr>
          <w:w w:val="115"/>
        </w:rPr>
        <w:t>tasks.</w:t>
      </w:r>
      <w:r>
        <w:rPr>
          <w:spacing w:val="-6"/>
          <w:w w:val="115"/>
        </w:rPr>
        <w:t xml:space="preserve"> </w:t>
      </w:r>
      <w:r>
        <w:rPr>
          <w:w w:val="115"/>
        </w:rPr>
        <w:t>Technologies</w:t>
      </w:r>
      <w:r>
        <w:rPr>
          <w:spacing w:val="-6"/>
          <w:w w:val="115"/>
        </w:rPr>
        <w:t xml:space="preserve"> </w:t>
      </w:r>
      <w:r>
        <w:rPr>
          <w:w w:val="115"/>
        </w:rPr>
        <w:t>like</w:t>
      </w:r>
      <w:r>
        <w:rPr>
          <w:spacing w:val="-6"/>
          <w:w w:val="115"/>
        </w:rPr>
        <w:t xml:space="preserve"> </w:t>
      </w:r>
      <w:r>
        <w:rPr>
          <w:w w:val="115"/>
        </w:rPr>
        <w:t>AI-driven</w:t>
      </w:r>
      <w:r>
        <w:rPr>
          <w:spacing w:val="-6"/>
          <w:w w:val="115"/>
        </w:rPr>
        <w:t xml:space="preserve"> </w:t>
      </w:r>
      <w:r>
        <w:rPr>
          <w:w w:val="115"/>
        </w:rPr>
        <w:t>chatbots and</w:t>
      </w:r>
      <w:r>
        <w:rPr>
          <w:spacing w:val="-3"/>
          <w:w w:val="115"/>
        </w:rPr>
        <w:t xml:space="preserve"> </w:t>
      </w:r>
      <w:r>
        <w:rPr>
          <w:w w:val="115"/>
        </w:rPr>
        <w:t>analytical</w:t>
      </w:r>
      <w:r>
        <w:rPr>
          <w:spacing w:val="-3"/>
          <w:w w:val="115"/>
        </w:rPr>
        <w:t xml:space="preserve"> </w:t>
      </w:r>
      <w:r>
        <w:rPr>
          <w:w w:val="115"/>
        </w:rPr>
        <w:t>tools</w:t>
      </w:r>
      <w:r>
        <w:rPr>
          <w:spacing w:val="-3"/>
          <w:w w:val="115"/>
        </w:rPr>
        <w:t xml:space="preserve"> </w:t>
      </w:r>
      <w:r>
        <w:rPr>
          <w:w w:val="115"/>
        </w:rPr>
        <w:t>are</w:t>
      </w:r>
      <w:r>
        <w:rPr>
          <w:spacing w:val="-3"/>
          <w:w w:val="115"/>
        </w:rPr>
        <w:t xml:space="preserve"> </w:t>
      </w:r>
      <w:r>
        <w:rPr>
          <w:w w:val="115"/>
        </w:rPr>
        <w:t>expected</w:t>
      </w:r>
      <w:r>
        <w:rPr>
          <w:spacing w:val="-3"/>
          <w:w w:val="115"/>
        </w:rPr>
        <w:t xml:space="preserve"> </w:t>
      </w:r>
      <w:r>
        <w:rPr>
          <w:w w:val="115"/>
        </w:rPr>
        <w:t>to</w:t>
      </w:r>
      <w:r>
        <w:rPr>
          <w:spacing w:val="-3"/>
          <w:w w:val="115"/>
        </w:rPr>
        <w:t xml:space="preserve"> </w:t>
      </w:r>
      <w:r>
        <w:rPr>
          <w:w w:val="115"/>
        </w:rPr>
        <w:t>streamline</w:t>
      </w:r>
      <w:r>
        <w:rPr>
          <w:spacing w:val="-3"/>
          <w:w w:val="115"/>
        </w:rPr>
        <w:t xml:space="preserve"> </w:t>
      </w:r>
      <w:r>
        <w:rPr>
          <w:w w:val="115"/>
        </w:rPr>
        <w:t>operations</w:t>
      </w:r>
      <w:r>
        <w:rPr>
          <w:spacing w:val="-3"/>
          <w:w w:val="115"/>
        </w:rPr>
        <w:t xml:space="preserve"> </w:t>
      </w:r>
      <w:r>
        <w:rPr>
          <w:w w:val="115"/>
        </w:rPr>
        <w:t>and</w:t>
      </w:r>
      <w:r>
        <w:rPr>
          <w:spacing w:val="-3"/>
          <w:w w:val="115"/>
        </w:rPr>
        <w:t xml:space="preserve"> </w:t>
      </w:r>
      <w:r>
        <w:rPr>
          <w:w w:val="115"/>
        </w:rPr>
        <w:t>increase</w:t>
      </w:r>
      <w:r>
        <w:rPr>
          <w:spacing w:val="-3"/>
          <w:w w:val="115"/>
        </w:rPr>
        <w:t xml:space="preserve"> </w:t>
      </w:r>
      <w:r>
        <w:rPr>
          <w:w w:val="115"/>
        </w:rPr>
        <w:t>efficiency,</w:t>
      </w:r>
      <w:r>
        <w:rPr>
          <w:spacing w:val="-3"/>
          <w:w w:val="115"/>
        </w:rPr>
        <w:t xml:space="preserve"> </w:t>
      </w:r>
      <w:r>
        <w:rPr>
          <w:w w:val="115"/>
        </w:rPr>
        <w:t>assisting</w:t>
      </w:r>
      <w:r>
        <w:rPr>
          <w:spacing w:val="-3"/>
          <w:w w:val="115"/>
        </w:rPr>
        <w:t xml:space="preserve"> </w:t>
      </w:r>
      <w:r>
        <w:rPr>
          <w:w w:val="115"/>
        </w:rPr>
        <w:t>security professionals in more effectively managing their workload. Freeing their time up from more menial tasks to focus on more complex and creative elements of their job role.</w:t>
      </w:r>
    </w:p>
    <w:p>
      <w:pPr>
        <w:pStyle w:val="6"/>
        <w:spacing w:before="28" w:line="276" w:lineRule="auto"/>
        <w:ind w:left="920" w:right="1444"/>
        <w:rPr>
          <w:w w:val="115"/>
          <w:lang w:eastAsia="zh-CN"/>
        </w:rPr>
      </w:pPr>
    </w:p>
    <w:p>
      <w:pPr>
        <w:pStyle w:val="6"/>
        <w:spacing w:before="28" w:line="276" w:lineRule="auto"/>
        <w:ind w:left="920" w:right="1444"/>
        <w:rPr>
          <w:lang w:eastAsia="zh-CN"/>
        </w:rPr>
      </w:pPr>
    </w:p>
    <w:p>
      <w:pPr>
        <w:pStyle w:val="6"/>
        <w:spacing w:before="28" w:line="276" w:lineRule="auto"/>
        <w:ind w:left="920" w:right="1444"/>
        <w:rPr>
          <w:lang w:val="zh-CN" w:eastAsia="zh-CN"/>
        </w:rPr>
      </w:pPr>
    </w:p>
    <w:p>
      <w:pPr>
        <w:pStyle w:val="6"/>
        <w:spacing w:before="28" w:line="276" w:lineRule="auto"/>
        <w:ind w:left="920" w:right="1444"/>
        <w:rPr>
          <w:lang w:val="zh-CN" w:eastAsia="zh-CN"/>
        </w:rPr>
      </w:pPr>
      <w:r>
        <w:rPr>
          <w:lang w:val="zh-CN" w:eastAsia="zh-CN"/>
        </w:rPr>
        <w:br w:type="page"/>
      </w:r>
    </w:p>
    <w:p>
      <w:pPr>
        <w:pStyle w:val="6"/>
        <w:spacing w:before="294" w:line="276" w:lineRule="auto"/>
        <w:ind w:left="920" w:right="3071"/>
        <w:rPr>
          <w:rFonts w:ascii="微软雅黑" w:hAnsi="微软雅黑" w:eastAsia="微软雅黑" w:cs="微软雅黑"/>
          <w:lang w:eastAsia="zh-CN"/>
        </w:rPr>
      </w:pPr>
      <w:r>
        <w:rPr>
          <w:rFonts w:ascii="微软雅黑" w:hAnsi="微软雅黑" w:eastAsia="微软雅黑"/>
        </w:rPr>
        <mc:AlternateContent>
          <mc:Choice Requires="wps">
            <w:drawing>
              <wp:anchor distT="0" distB="0" distL="114300" distR="114300" simplePos="0" relativeHeight="252008448" behindDoc="0" locked="0" layoutInCell="1" allowOverlap="1">
                <wp:simplePos x="0" y="0"/>
                <wp:positionH relativeFrom="page">
                  <wp:posOffset>2973070</wp:posOffset>
                </wp:positionH>
                <wp:positionV relativeFrom="paragraph">
                  <wp:posOffset>188595</wp:posOffset>
                </wp:positionV>
                <wp:extent cx="3931285" cy="471805"/>
                <wp:effectExtent l="0" t="0" r="5715" b="10795"/>
                <wp:wrapNone/>
                <wp:docPr id="832" name="docshape303"/>
                <wp:cNvGraphicFramePr/>
                <a:graphic xmlns:a="http://schemas.openxmlformats.org/drawingml/2006/main">
                  <a:graphicData uri="http://schemas.microsoft.com/office/word/2010/wordprocessingShape">
                    <wps:wsp>
                      <wps:cNvSpPr txBox="1"/>
                      <wps:spPr bwMode="auto">
                        <a:xfrm>
                          <a:off x="0" y="0"/>
                          <a:ext cx="3931536" cy="471577"/>
                        </a:xfrm>
                        <a:prstGeom prst="rect">
                          <a:avLst/>
                        </a:prstGeom>
                        <a:solidFill>
                          <a:srgbClr val="EEF3F8"/>
                        </a:solidFill>
                        <a:ln>
                          <a:noFill/>
                        </a:ln>
                      </wps:spPr>
                      <wps:txbx>
                        <w:txbxContent>
                          <w:p>
                            <w:pPr>
                              <w:spacing w:before="54" w:line="278" w:lineRule="auto"/>
                              <w:ind w:left="689" w:hanging="169"/>
                              <w:rPr>
                                <w:rFonts w:ascii="Verdana"/>
                                <w:i/>
                                <w:color w:val="000000"/>
                                <w:sz w:val="17"/>
                                <w:lang w:eastAsia="zh-CN"/>
                              </w:rPr>
                            </w:pPr>
                            <w:r>
                              <w:rPr>
                                <w:rFonts w:hint="eastAsia" w:ascii="微软雅黑" w:hAnsi="微软雅黑" w:eastAsia="微软雅黑" w:cs="微软雅黑"/>
                                <w:i/>
                                <w:color w:val="454C5B"/>
                                <w:w w:val="90"/>
                                <w:sz w:val="17"/>
                                <w:lang w:eastAsia="zh-CN"/>
                              </w:rPr>
                              <w:t>请选择一个选项，以最佳反映您对</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在未来五年对您的岗位可能产生的影响的观点。未来</w:t>
                            </w:r>
                            <w:r>
                              <w:rPr>
                                <w:rFonts w:ascii="Verdana"/>
                                <w:i/>
                                <w:color w:val="454C5B"/>
                                <w:w w:val="90"/>
                                <w:sz w:val="17"/>
                                <w:lang w:eastAsia="zh-CN"/>
                              </w:rPr>
                              <w:t xml:space="preserve"> 5 </w:t>
                            </w:r>
                            <w:r>
                              <w:rPr>
                                <w:rFonts w:hint="eastAsia" w:ascii="微软雅黑" w:hAnsi="微软雅黑" w:eastAsia="微软雅黑" w:cs="微软雅黑"/>
                                <w:i/>
                                <w:color w:val="454C5B"/>
                                <w:w w:val="90"/>
                                <w:sz w:val="17"/>
                                <w:lang w:eastAsia="zh-CN"/>
                              </w:rPr>
                              <w:t>年内，</w:t>
                            </w:r>
                            <w:r>
                              <w:rPr>
                                <w:rFonts w:ascii="Verdana"/>
                                <w:i/>
                                <w:color w:val="454C5B"/>
                                <w:w w:val="90"/>
                                <w:sz w:val="17"/>
                                <w:lang w:eastAsia="zh-CN"/>
                              </w:rPr>
                              <w:t xml:space="preserve">AI </w:t>
                            </w:r>
                            <w:r>
                              <w:rPr>
                                <w:rFonts w:hint="eastAsia" w:ascii="微软雅黑" w:hAnsi="微软雅黑" w:eastAsia="微软雅黑" w:cs="微软雅黑"/>
                                <w:i/>
                                <w:color w:val="454C5B"/>
                                <w:w w:val="90"/>
                                <w:sz w:val="17"/>
                                <w:lang w:eastAsia="zh-CN"/>
                              </w:rPr>
                              <w:t>将</w:t>
                            </w:r>
                            <w:r>
                              <w:rPr>
                                <w:rFonts w:ascii="Verdana"/>
                                <w:i/>
                                <w:color w:val="454C5B"/>
                                <w:w w:val="90"/>
                                <w:sz w:val="17"/>
                                <w:lang w:eastAsia="zh-CN"/>
                              </w:rPr>
                              <w:t>...</w:t>
                            </w:r>
                          </w:p>
                        </w:txbxContent>
                      </wps:txbx>
                      <wps:bodyPr rot="0" vert="horz" wrap="square" lIns="0" tIns="0" rIns="0" bIns="0" anchor="t" anchorCtr="0" upright="1">
                        <a:noAutofit/>
                      </wps:bodyPr>
                    </wps:wsp>
                  </a:graphicData>
                </a:graphic>
              </wp:anchor>
            </w:drawing>
          </mc:Choice>
          <mc:Fallback>
            <w:pict>
              <v:shape id="docshape303" o:spid="_x0000_s1026" o:spt="202" type="#_x0000_t202" style="position:absolute;left:0pt;margin-left:234.1pt;margin-top:14.85pt;height:37.15pt;width:309.55pt;mso-position-horizontal-relative:page;z-index:252008448;mso-width-relative:page;mso-height-relative:page;" fillcolor="#EEF3F8" filled="t" stroked="f" coordsize="21600,21600" o:gfxdata="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i1CuX2AAAAAsBAAAPAAAAAAAAAAEAIAAAACIAAABkcnMvZG93bnJl&#10;di54bWxQSwECFAAUAAAACACHTuJAVOfTtv0BAAAABAAADgAAAAAAAAABACAAAAAnAQAAZHJzL2Uy&#10;b0RvYy54bWxQSwUGAAAAAAYABgBZAQAAlgUAAAAA&#10;">
                <v:fill on="t" focussize="0,0"/>
                <v:stroke on="f"/>
                <v:imagedata o:title=""/>
                <o:lock v:ext="edit" aspectratio="f"/>
                <v:textbox inset="0mm,0mm,0mm,0mm">
                  <w:txbxContent>
                    <w:p>
                      <w:pPr>
                        <w:spacing w:before="54" w:line="278" w:lineRule="auto"/>
                        <w:ind w:left="689" w:hanging="169"/>
                        <w:rPr>
                          <w:rFonts w:ascii="Verdana"/>
                          <w:i/>
                          <w:color w:val="000000"/>
                          <w:sz w:val="17"/>
                          <w:lang w:eastAsia="zh-CN"/>
                        </w:rPr>
                      </w:pPr>
                      <w:r>
                        <w:rPr>
                          <w:rFonts w:hint="eastAsia" w:ascii="微软雅黑" w:hAnsi="微软雅黑" w:eastAsia="微软雅黑" w:cs="微软雅黑"/>
                          <w:i/>
                          <w:color w:val="454C5B"/>
                          <w:w w:val="90"/>
                          <w:sz w:val="17"/>
                          <w:lang w:eastAsia="zh-CN"/>
                        </w:rPr>
                        <w:t>请选择一个选项，以最佳反映您对</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在未来五年对您的岗位可能产生的影响的观点。未来</w:t>
                      </w:r>
                      <w:r>
                        <w:rPr>
                          <w:rFonts w:ascii="Verdana"/>
                          <w:i/>
                          <w:color w:val="454C5B"/>
                          <w:w w:val="90"/>
                          <w:sz w:val="17"/>
                          <w:lang w:eastAsia="zh-CN"/>
                        </w:rPr>
                        <w:t xml:space="preserve"> 5 </w:t>
                      </w:r>
                      <w:r>
                        <w:rPr>
                          <w:rFonts w:hint="eastAsia" w:ascii="微软雅黑" w:hAnsi="微软雅黑" w:eastAsia="微软雅黑" w:cs="微软雅黑"/>
                          <w:i/>
                          <w:color w:val="454C5B"/>
                          <w:w w:val="90"/>
                          <w:sz w:val="17"/>
                          <w:lang w:eastAsia="zh-CN"/>
                        </w:rPr>
                        <w:t>年内，</w:t>
                      </w:r>
                      <w:r>
                        <w:rPr>
                          <w:rFonts w:ascii="Verdana"/>
                          <w:i/>
                          <w:color w:val="454C5B"/>
                          <w:w w:val="90"/>
                          <w:sz w:val="17"/>
                          <w:lang w:eastAsia="zh-CN"/>
                        </w:rPr>
                        <w:t xml:space="preserve">AI </w:t>
                      </w:r>
                      <w:r>
                        <w:rPr>
                          <w:rFonts w:hint="eastAsia" w:ascii="微软雅黑" w:hAnsi="微软雅黑" w:eastAsia="微软雅黑" w:cs="微软雅黑"/>
                          <w:i/>
                          <w:color w:val="454C5B"/>
                          <w:w w:val="90"/>
                          <w:sz w:val="17"/>
                          <w:lang w:eastAsia="zh-CN"/>
                        </w:rPr>
                        <w:t>将</w:t>
                      </w:r>
                      <w:r>
                        <w:rPr>
                          <w:rFonts w:ascii="Verdana"/>
                          <w:i/>
                          <w:color w:val="454C5B"/>
                          <w:w w:val="90"/>
                          <w:sz w:val="17"/>
                          <w:lang w:eastAsia="zh-CN"/>
                        </w:rPr>
                        <w:t>...</w:t>
                      </w:r>
                    </w:p>
                  </w:txbxContent>
                </v:textbox>
              </v:shape>
            </w:pict>
          </mc:Fallback>
        </mc:AlternateContent>
      </w:r>
      <w:r>
        <w:rPr>
          <w:rFonts w:ascii="微软雅黑" w:hAnsi="微软雅黑" w:eastAsia="微软雅黑"/>
        </w:rPr>
        <mc:AlternateContent>
          <mc:Choice Requires="wpg">
            <w:drawing>
              <wp:anchor distT="0" distB="0" distL="114300" distR="114300" simplePos="0" relativeHeight="252003328" behindDoc="0" locked="0" layoutInCell="1" allowOverlap="1">
                <wp:simplePos x="0" y="0"/>
                <wp:positionH relativeFrom="page">
                  <wp:posOffset>2963545</wp:posOffset>
                </wp:positionH>
                <wp:positionV relativeFrom="paragraph">
                  <wp:posOffset>727075</wp:posOffset>
                </wp:positionV>
                <wp:extent cx="1837690" cy="1844675"/>
                <wp:effectExtent l="0" t="0" r="3810" b="9525"/>
                <wp:wrapNone/>
                <wp:docPr id="833" name="docshapegroup292"/>
                <wp:cNvGraphicFramePr/>
                <a:graphic xmlns:a="http://schemas.openxmlformats.org/drawingml/2006/main">
                  <a:graphicData uri="http://schemas.microsoft.com/office/word/2010/wordprocessingGroup">
                    <wpg:wgp>
                      <wpg:cNvGrpSpPr/>
                      <wpg:grpSpPr>
                        <a:xfrm>
                          <a:off x="0" y="0"/>
                          <a:ext cx="1837690" cy="1844675"/>
                          <a:chOff x="4667" y="1145"/>
                          <a:chExt cx="2894" cy="2905"/>
                        </a:xfrm>
                      </wpg:grpSpPr>
                      <wps:wsp>
                        <wps:cNvPr id="834" name="docshape293"/>
                        <wps:cNvSpPr/>
                        <wps:spPr bwMode="auto">
                          <a:xfrm>
                            <a:off x="4938" y="1156"/>
                            <a:ext cx="2622" cy="2883"/>
                          </a:xfrm>
                          <a:custGeom>
                            <a:avLst/>
                            <a:gdLst>
                              <a:gd name="T0" fmla="+- 0 6072 4939"/>
                              <a:gd name="T1" fmla="*/ T0 w 2622"/>
                              <a:gd name="T2" fmla="+- 0 1157 1156"/>
                              <a:gd name="T3" fmla="*/ 1157 h 2883"/>
                              <a:gd name="T4" fmla="+- 0 4939 4939"/>
                              <a:gd name="T5" fmla="*/ T4 w 2622"/>
                              <a:gd name="T6" fmla="+- 0 3423 1156"/>
                              <a:gd name="T7" fmla="*/ 3423 h 2883"/>
                              <a:gd name="T8" fmla="+- 0 5035 4939"/>
                              <a:gd name="T9" fmla="*/ T8 w 2622"/>
                              <a:gd name="T10" fmla="+- 0 3546 1156"/>
                              <a:gd name="T11" fmla="*/ 3546 h 2883"/>
                              <a:gd name="T12" fmla="+- 0 5142 4939"/>
                              <a:gd name="T13" fmla="*/ T12 w 2622"/>
                              <a:gd name="T14" fmla="+- 0 3656 1156"/>
                              <a:gd name="T15" fmla="*/ 3656 h 2883"/>
                              <a:gd name="T16" fmla="+- 0 5260 4939"/>
                              <a:gd name="T17" fmla="*/ T16 w 2622"/>
                              <a:gd name="T18" fmla="+- 0 3754 1156"/>
                              <a:gd name="T19" fmla="*/ 3754 h 2883"/>
                              <a:gd name="T20" fmla="+- 0 5387 4939"/>
                              <a:gd name="T21" fmla="*/ T20 w 2622"/>
                              <a:gd name="T22" fmla="+- 0 3838 1156"/>
                              <a:gd name="T23" fmla="*/ 3838 h 2883"/>
                              <a:gd name="T24" fmla="+- 0 5522 4939"/>
                              <a:gd name="T25" fmla="*/ T24 w 2622"/>
                              <a:gd name="T26" fmla="+- 0 3909 1156"/>
                              <a:gd name="T27" fmla="*/ 3909 h 2883"/>
                              <a:gd name="T28" fmla="+- 0 5664 4939"/>
                              <a:gd name="T29" fmla="*/ T28 w 2622"/>
                              <a:gd name="T30" fmla="+- 0 3964 1156"/>
                              <a:gd name="T31" fmla="*/ 3964 h 2883"/>
                              <a:gd name="T32" fmla="+- 0 5812 4939"/>
                              <a:gd name="T33" fmla="*/ T32 w 2622"/>
                              <a:gd name="T34" fmla="+- 0 4005 1156"/>
                              <a:gd name="T35" fmla="*/ 4005 h 2883"/>
                              <a:gd name="T36" fmla="+- 0 5964 4939"/>
                              <a:gd name="T37" fmla="*/ T36 w 2622"/>
                              <a:gd name="T38" fmla="+- 0 4030 1156"/>
                              <a:gd name="T39" fmla="*/ 4030 h 2883"/>
                              <a:gd name="T40" fmla="+- 0 6119 4939"/>
                              <a:gd name="T41" fmla="*/ T40 w 2622"/>
                              <a:gd name="T42" fmla="+- 0 4038 1156"/>
                              <a:gd name="T43" fmla="*/ 4038 h 2883"/>
                              <a:gd name="T44" fmla="+- 0 6270 4939"/>
                              <a:gd name="T45" fmla="*/ T44 w 2622"/>
                              <a:gd name="T46" fmla="+- 0 4030 1156"/>
                              <a:gd name="T47" fmla="*/ 4030 h 2883"/>
                              <a:gd name="T48" fmla="+- 0 6417 4939"/>
                              <a:gd name="T49" fmla="*/ T48 w 2622"/>
                              <a:gd name="T50" fmla="+- 0 4007 1156"/>
                              <a:gd name="T51" fmla="*/ 4007 h 2883"/>
                              <a:gd name="T52" fmla="+- 0 6559 4939"/>
                              <a:gd name="T53" fmla="*/ T52 w 2622"/>
                              <a:gd name="T54" fmla="+- 0 3969 1156"/>
                              <a:gd name="T55" fmla="*/ 3969 h 2883"/>
                              <a:gd name="T56" fmla="+- 0 6695 4939"/>
                              <a:gd name="T57" fmla="*/ T56 w 2622"/>
                              <a:gd name="T58" fmla="+- 0 3917 1156"/>
                              <a:gd name="T59" fmla="*/ 3917 h 2883"/>
                              <a:gd name="T60" fmla="+- 0 6824 4939"/>
                              <a:gd name="T61" fmla="*/ T60 w 2622"/>
                              <a:gd name="T62" fmla="+- 0 3852 1156"/>
                              <a:gd name="T63" fmla="*/ 3852 h 2883"/>
                              <a:gd name="T64" fmla="+- 0 6945 4939"/>
                              <a:gd name="T65" fmla="*/ T64 w 2622"/>
                              <a:gd name="T66" fmla="+- 0 3776 1156"/>
                              <a:gd name="T67" fmla="*/ 3776 h 2883"/>
                              <a:gd name="T68" fmla="+- 0 7058 4939"/>
                              <a:gd name="T69" fmla="*/ T68 w 2622"/>
                              <a:gd name="T70" fmla="+- 0 3687 1156"/>
                              <a:gd name="T71" fmla="*/ 3687 h 2883"/>
                              <a:gd name="T72" fmla="+- 0 7161 4939"/>
                              <a:gd name="T73" fmla="*/ T72 w 2622"/>
                              <a:gd name="T74" fmla="+- 0 3589 1156"/>
                              <a:gd name="T75" fmla="*/ 3589 h 2883"/>
                              <a:gd name="T76" fmla="+- 0 7255 4939"/>
                              <a:gd name="T77" fmla="*/ T76 w 2622"/>
                              <a:gd name="T78" fmla="+- 0 3480 1156"/>
                              <a:gd name="T79" fmla="*/ 3480 h 2883"/>
                              <a:gd name="T80" fmla="+- 0 7338 4939"/>
                              <a:gd name="T81" fmla="*/ T80 w 2622"/>
                              <a:gd name="T82" fmla="+- 0 3363 1156"/>
                              <a:gd name="T83" fmla="*/ 3363 h 2883"/>
                              <a:gd name="T84" fmla="+- 0 7408 4939"/>
                              <a:gd name="T85" fmla="*/ T84 w 2622"/>
                              <a:gd name="T86" fmla="+- 0 3238 1156"/>
                              <a:gd name="T87" fmla="*/ 3238 h 2883"/>
                              <a:gd name="T88" fmla="+- 0 7467 4939"/>
                              <a:gd name="T89" fmla="*/ T88 w 2622"/>
                              <a:gd name="T90" fmla="+- 0 3106 1156"/>
                              <a:gd name="T91" fmla="*/ 3106 h 2883"/>
                              <a:gd name="T92" fmla="+- 0 7512 4939"/>
                              <a:gd name="T93" fmla="*/ T92 w 2622"/>
                              <a:gd name="T94" fmla="+- 0 2967 1156"/>
                              <a:gd name="T95" fmla="*/ 2967 h 2883"/>
                              <a:gd name="T96" fmla="+- 0 7543 4939"/>
                              <a:gd name="T97" fmla="*/ T96 w 2622"/>
                              <a:gd name="T98" fmla="+- 0 2822 1156"/>
                              <a:gd name="T99" fmla="*/ 2822 h 2883"/>
                              <a:gd name="T100" fmla="+- 0 7558 4939"/>
                              <a:gd name="T101" fmla="*/ T100 w 2622"/>
                              <a:gd name="T102" fmla="+- 0 2673 1156"/>
                              <a:gd name="T103" fmla="*/ 2673 h 2883"/>
                              <a:gd name="T104" fmla="+- 0 7558 4939"/>
                              <a:gd name="T105" fmla="*/ T104 w 2622"/>
                              <a:gd name="T106" fmla="+- 0 2521 1156"/>
                              <a:gd name="T107" fmla="*/ 2521 h 2883"/>
                              <a:gd name="T108" fmla="+- 0 7543 4939"/>
                              <a:gd name="T109" fmla="*/ T108 w 2622"/>
                              <a:gd name="T110" fmla="+- 0 2372 1156"/>
                              <a:gd name="T111" fmla="*/ 2372 h 2883"/>
                              <a:gd name="T112" fmla="+- 0 7512 4939"/>
                              <a:gd name="T113" fmla="*/ T112 w 2622"/>
                              <a:gd name="T114" fmla="+- 0 2228 1156"/>
                              <a:gd name="T115" fmla="*/ 2228 h 2883"/>
                              <a:gd name="T116" fmla="+- 0 7467 4939"/>
                              <a:gd name="T117" fmla="*/ T116 w 2622"/>
                              <a:gd name="T118" fmla="+- 0 2089 1156"/>
                              <a:gd name="T119" fmla="*/ 2089 h 2883"/>
                              <a:gd name="T120" fmla="+- 0 7408 4939"/>
                              <a:gd name="T121" fmla="*/ T120 w 2622"/>
                              <a:gd name="T122" fmla="+- 0 1957 1156"/>
                              <a:gd name="T123" fmla="*/ 1957 h 2883"/>
                              <a:gd name="T124" fmla="+- 0 7338 4939"/>
                              <a:gd name="T125" fmla="*/ T124 w 2622"/>
                              <a:gd name="T126" fmla="+- 0 1831 1156"/>
                              <a:gd name="T127" fmla="*/ 1831 h 2883"/>
                              <a:gd name="T128" fmla="+- 0 7255 4939"/>
                              <a:gd name="T129" fmla="*/ T128 w 2622"/>
                              <a:gd name="T130" fmla="+- 0 1714 1156"/>
                              <a:gd name="T131" fmla="*/ 1714 h 2883"/>
                              <a:gd name="T132" fmla="+- 0 7161 4939"/>
                              <a:gd name="T133" fmla="*/ T132 w 2622"/>
                              <a:gd name="T134" fmla="+- 0 1606 1156"/>
                              <a:gd name="T135" fmla="*/ 1606 h 2883"/>
                              <a:gd name="T136" fmla="+- 0 7058 4939"/>
                              <a:gd name="T137" fmla="*/ T136 w 2622"/>
                              <a:gd name="T138" fmla="+- 0 1507 1156"/>
                              <a:gd name="T139" fmla="*/ 1507 h 2883"/>
                              <a:gd name="T140" fmla="+- 0 6945 4939"/>
                              <a:gd name="T141" fmla="*/ T140 w 2622"/>
                              <a:gd name="T142" fmla="+- 0 1419 1156"/>
                              <a:gd name="T143" fmla="*/ 1419 h 2883"/>
                              <a:gd name="T144" fmla="+- 0 6824 4939"/>
                              <a:gd name="T145" fmla="*/ T144 w 2622"/>
                              <a:gd name="T146" fmla="+- 0 1342 1156"/>
                              <a:gd name="T147" fmla="*/ 1342 h 2883"/>
                              <a:gd name="T148" fmla="+- 0 6695 4939"/>
                              <a:gd name="T149" fmla="*/ T148 w 2622"/>
                              <a:gd name="T150" fmla="+- 0 1277 1156"/>
                              <a:gd name="T151" fmla="*/ 1277 h 2883"/>
                              <a:gd name="T152" fmla="+- 0 6559 4939"/>
                              <a:gd name="T153" fmla="*/ T152 w 2622"/>
                              <a:gd name="T154" fmla="+- 0 1226 1156"/>
                              <a:gd name="T155" fmla="*/ 1226 h 2883"/>
                              <a:gd name="T156" fmla="+- 0 6417 4939"/>
                              <a:gd name="T157" fmla="*/ T156 w 2622"/>
                              <a:gd name="T158" fmla="+- 0 1188 1156"/>
                              <a:gd name="T159" fmla="*/ 1188 h 2883"/>
                              <a:gd name="T160" fmla="+- 0 6270 4939"/>
                              <a:gd name="T161" fmla="*/ T160 w 2622"/>
                              <a:gd name="T162" fmla="+- 0 1164 1156"/>
                              <a:gd name="T163" fmla="*/ 1164 h 2883"/>
                              <a:gd name="T164" fmla="+- 0 6119 4939"/>
                              <a:gd name="T165" fmla="*/ T164 w 2622"/>
                              <a:gd name="T166" fmla="+- 0 1156 1156"/>
                              <a:gd name="T167" fmla="*/ 1156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622" h="2883">
                                <a:moveTo>
                                  <a:pt x="1180" y="0"/>
                                </a:moveTo>
                                <a:lnTo>
                                  <a:pt x="1133" y="1"/>
                                </a:lnTo>
                                <a:lnTo>
                                  <a:pt x="1180" y="1441"/>
                                </a:lnTo>
                                <a:lnTo>
                                  <a:pt x="0" y="2267"/>
                                </a:lnTo>
                                <a:lnTo>
                                  <a:pt x="46" y="2330"/>
                                </a:lnTo>
                                <a:lnTo>
                                  <a:pt x="96" y="2390"/>
                                </a:lnTo>
                                <a:lnTo>
                                  <a:pt x="148" y="2447"/>
                                </a:lnTo>
                                <a:lnTo>
                                  <a:pt x="203" y="2500"/>
                                </a:lnTo>
                                <a:lnTo>
                                  <a:pt x="261" y="2551"/>
                                </a:lnTo>
                                <a:lnTo>
                                  <a:pt x="321" y="2598"/>
                                </a:lnTo>
                                <a:lnTo>
                                  <a:pt x="383" y="2642"/>
                                </a:lnTo>
                                <a:lnTo>
                                  <a:pt x="448" y="2682"/>
                                </a:lnTo>
                                <a:lnTo>
                                  <a:pt x="515" y="2719"/>
                                </a:lnTo>
                                <a:lnTo>
                                  <a:pt x="583" y="2753"/>
                                </a:lnTo>
                                <a:lnTo>
                                  <a:pt x="653" y="2782"/>
                                </a:lnTo>
                                <a:lnTo>
                                  <a:pt x="725" y="2808"/>
                                </a:lnTo>
                                <a:lnTo>
                                  <a:pt x="798" y="2831"/>
                                </a:lnTo>
                                <a:lnTo>
                                  <a:pt x="873" y="2849"/>
                                </a:lnTo>
                                <a:lnTo>
                                  <a:pt x="948" y="2864"/>
                                </a:lnTo>
                                <a:lnTo>
                                  <a:pt x="1025" y="2874"/>
                                </a:lnTo>
                                <a:lnTo>
                                  <a:pt x="1102" y="2880"/>
                                </a:lnTo>
                                <a:lnTo>
                                  <a:pt x="1180" y="2882"/>
                                </a:lnTo>
                                <a:lnTo>
                                  <a:pt x="1256" y="2880"/>
                                </a:lnTo>
                                <a:lnTo>
                                  <a:pt x="1331" y="2874"/>
                                </a:lnTo>
                                <a:lnTo>
                                  <a:pt x="1405" y="2865"/>
                                </a:lnTo>
                                <a:lnTo>
                                  <a:pt x="1478" y="2851"/>
                                </a:lnTo>
                                <a:lnTo>
                                  <a:pt x="1550" y="2834"/>
                                </a:lnTo>
                                <a:lnTo>
                                  <a:pt x="1620" y="2813"/>
                                </a:lnTo>
                                <a:lnTo>
                                  <a:pt x="1689" y="2789"/>
                                </a:lnTo>
                                <a:lnTo>
                                  <a:pt x="1756" y="2761"/>
                                </a:lnTo>
                                <a:lnTo>
                                  <a:pt x="1821" y="2730"/>
                                </a:lnTo>
                                <a:lnTo>
                                  <a:pt x="1885" y="2696"/>
                                </a:lnTo>
                                <a:lnTo>
                                  <a:pt x="1946" y="2659"/>
                                </a:lnTo>
                                <a:lnTo>
                                  <a:pt x="2006" y="2620"/>
                                </a:lnTo>
                                <a:lnTo>
                                  <a:pt x="2063" y="2577"/>
                                </a:lnTo>
                                <a:lnTo>
                                  <a:pt x="2119" y="2531"/>
                                </a:lnTo>
                                <a:lnTo>
                                  <a:pt x="2172" y="2483"/>
                                </a:lnTo>
                                <a:lnTo>
                                  <a:pt x="2222" y="2433"/>
                                </a:lnTo>
                                <a:lnTo>
                                  <a:pt x="2270" y="2380"/>
                                </a:lnTo>
                                <a:lnTo>
                                  <a:pt x="2316" y="2324"/>
                                </a:lnTo>
                                <a:lnTo>
                                  <a:pt x="2359" y="2267"/>
                                </a:lnTo>
                                <a:lnTo>
                                  <a:pt x="2399" y="2207"/>
                                </a:lnTo>
                                <a:lnTo>
                                  <a:pt x="2435" y="2145"/>
                                </a:lnTo>
                                <a:lnTo>
                                  <a:pt x="2469" y="2082"/>
                                </a:lnTo>
                                <a:lnTo>
                                  <a:pt x="2500" y="2017"/>
                                </a:lnTo>
                                <a:lnTo>
                                  <a:pt x="2528" y="1950"/>
                                </a:lnTo>
                                <a:lnTo>
                                  <a:pt x="2552" y="1881"/>
                                </a:lnTo>
                                <a:lnTo>
                                  <a:pt x="2573" y="1811"/>
                                </a:lnTo>
                                <a:lnTo>
                                  <a:pt x="2590" y="1739"/>
                                </a:lnTo>
                                <a:lnTo>
                                  <a:pt x="2604" y="1666"/>
                                </a:lnTo>
                                <a:lnTo>
                                  <a:pt x="2613" y="1592"/>
                                </a:lnTo>
                                <a:lnTo>
                                  <a:pt x="2619" y="1517"/>
                                </a:lnTo>
                                <a:lnTo>
                                  <a:pt x="2621" y="1441"/>
                                </a:lnTo>
                                <a:lnTo>
                                  <a:pt x="2619" y="1365"/>
                                </a:lnTo>
                                <a:lnTo>
                                  <a:pt x="2613" y="1290"/>
                                </a:lnTo>
                                <a:lnTo>
                                  <a:pt x="2604" y="1216"/>
                                </a:lnTo>
                                <a:lnTo>
                                  <a:pt x="2590" y="1143"/>
                                </a:lnTo>
                                <a:lnTo>
                                  <a:pt x="2573" y="1072"/>
                                </a:lnTo>
                                <a:lnTo>
                                  <a:pt x="2552" y="1002"/>
                                </a:lnTo>
                                <a:lnTo>
                                  <a:pt x="2528" y="933"/>
                                </a:lnTo>
                                <a:lnTo>
                                  <a:pt x="2500" y="866"/>
                                </a:lnTo>
                                <a:lnTo>
                                  <a:pt x="2469" y="801"/>
                                </a:lnTo>
                                <a:lnTo>
                                  <a:pt x="2435" y="737"/>
                                </a:lnTo>
                                <a:lnTo>
                                  <a:pt x="2399" y="675"/>
                                </a:lnTo>
                                <a:lnTo>
                                  <a:pt x="2359" y="616"/>
                                </a:lnTo>
                                <a:lnTo>
                                  <a:pt x="2316" y="558"/>
                                </a:lnTo>
                                <a:lnTo>
                                  <a:pt x="2270" y="503"/>
                                </a:lnTo>
                                <a:lnTo>
                                  <a:pt x="2222" y="450"/>
                                </a:lnTo>
                                <a:lnTo>
                                  <a:pt x="2172" y="399"/>
                                </a:lnTo>
                                <a:lnTo>
                                  <a:pt x="2119" y="351"/>
                                </a:lnTo>
                                <a:lnTo>
                                  <a:pt x="2063" y="306"/>
                                </a:lnTo>
                                <a:lnTo>
                                  <a:pt x="2006" y="263"/>
                                </a:lnTo>
                                <a:lnTo>
                                  <a:pt x="1946" y="223"/>
                                </a:lnTo>
                                <a:lnTo>
                                  <a:pt x="1885" y="186"/>
                                </a:lnTo>
                                <a:lnTo>
                                  <a:pt x="1821" y="152"/>
                                </a:lnTo>
                                <a:lnTo>
                                  <a:pt x="1756" y="121"/>
                                </a:lnTo>
                                <a:lnTo>
                                  <a:pt x="1689" y="94"/>
                                </a:lnTo>
                                <a:lnTo>
                                  <a:pt x="1620" y="70"/>
                                </a:lnTo>
                                <a:lnTo>
                                  <a:pt x="1550" y="49"/>
                                </a:lnTo>
                                <a:lnTo>
                                  <a:pt x="1478" y="32"/>
                                </a:lnTo>
                                <a:lnTo>
                                  <a:pt x="1405" y="18"/>
                                </a:lnTo>
                                <a:lnTo>
                                  <a:pt x="1331" y="8"/>
                                </a:lnTo>
                                <a:lnTo>
                                  <a:pt x="1256" y="2"/>
                                </a:lnTo>
                                <a:lnTo>
                                  <a:pt x="1180" y="0"/>
                                </a:lnTo>
                                <a:close/>
                              </a:path>
                            </a:pathLst>
                          </a:custGeom>
                          <a:solidFill>
                            <a:srgbClr val="CF4300"/>
                          </a:solidFill>
                          <a:ln>
                            <a:noFill/>
                          </a:ln>
                        </wps:spPr>
                        <wps:bodyPr rot="0" vert="horz" wrap="square" lIns="91440" tIns="45720" rIns="91440" bIns="45720" anchor="t" anchorCtr="0" upright="1">
                          <a:noAutofit/>
                        </wps:bodyPr>
                      </wps:wsp>
                      <wps:wsp>
                        <wps:cNvPr id="835" name="docshape294"/>
                        <wps:cNvSpPr/>
                        <wps:spPr bwMode="auto">
                          <a:xfrm>
                            <a:off x="4678" y="1267"/>
                            <a:ext cx="2807" cy="2771"/>
                          </a:xfrm>
                          <a:custGeom>
                            <a:avLst/>
                            <a:gdLst>
                              <a:gd name="T0" fmla="+- 0 5492 4678"/>
                              <a:gd name="T1" fmla="*/ T0 w 2807"/>
                              <a:gd name="T2" fmla="+- 0 1300 1267"/>
                              <a:gd name="T3" fmla="*/ 1300 h 2771"/>
                              <a:gd name="T4" fmla="+- 0 5356 4678"/>
                              <a:gd name="T5" fmla="*/ T4 w 2807"/>
                              <a:gd name="T6" fmla="+- 0 1375 1267"/>
                              <a:gd name="T7" fmla="*/ 1375 h 2771"/>
                              <a:gd name="T8" fmla="+- 0 5230 4678"/>
                              <a:gd name="T9" fmla="*/ T8 w 2807"/>
                              <a:gd name="T10" fmla="+- 0 1464 1267"/>
                              <a:gd name="T11" fmla="*/ 1464 h 2771"/>
                              <a:gd name="T12" fmla="+- 0 5115 4678"/>
                              <a:gd name="T13" fmla="*/ T12 w 2807"/>
                              <a:gd name="T14" fmla="+- 0 1565 1267"/>
                              <a:gd name="T15" fmla="*/ 1565 h 2771"/>
                              <a:gd name="T16" fmla="+- 0 5011 4678"/>
                              <a:gd name="T17" fmla="*/ T16 w 2807"/>
                              <a:gd name="T18" fmla="+- 0 1677 1267"/>
                              <a:gd name="T19" fmla="*/ 1677 h 2771"/>
                              <a:gd name="T20" fmla="+- 0 4920 4678"/>
                              <a:gd name="T21" fmla="*/ T20 w 2807"/>
                              <a:gd name="T22" fmla="+- 0 1799 1267"/>
                              <a:gd name="T23" fmla="*/ 1799 h 2771"/>
                              <a:gd name="T24" fmla="+- 0 4843 4678"/>
                              <a:gd name="T25" fmla="*/ T24 w 2807"/>
                              <a:gd name="T26" fmla="+- 0 1929 1267"/>
                              <a:gd name="T27" fmla="*/ 1929 h 2771"/>
                              <a:gd name="T28" fmla="+- 0 4779 4678"/>
                              <a:gd name="T29" fmla="*/ T28 w 2807"/>
                              <a:gd name="T30" fmla="+- 0 2068 1267"/>
                              <a:gd name="T31" fmla="*/ 2068 h 2771"/>
                              <a:gd name="T32" fmla="+- 0 4731 4678"/>
                              <a:gd name="T33" fmla="*/ T32 w 2807"/>
                              <a:gd name="T34" fmla="+- 0 2213 1267"/>
                              <a:gd name="T35" fmla="*/ 2213 h 2771"/>
                              <a:gd name="T36" fmla="+- 0 4697 4678"/>
                              <a:gd name="T37" fmla="*/ T36 w 2807"/>
                              <a:gd name="T38" fmla="+- 0 2364 1267"/>
                              <a:gd name="T39" fmla="*/ 2364 h 2771"/>
                              <a:gd name="T40" fmla="+- 0 4680 4678"/>
                              <a:gd name="T41" fmla="*/ T40 w 2807"/>
                              <a:gd name="T42" fmla="+- 0 2519 1267"/>
                              <a:gd name="T43" fmla="*/ 2519 h 2771"/>
                              <a:gd name="T44" fmla="+- 0 4680 4678"/>
                              <a:gd name="T45" fmla="*/ T44 w 2807"/>
                              <a:gd name="T46" fmla="+- 0 2673 1267"/>
                              <a:gd name="T47" fmla="*/ 2673 h 2771"/>
                              <a:gd name="T48" fmla="+- 0 4696 4678"/>
                              <a:gd name="T49" fmla="*/ T48 w 2807"/>
                              <a:gd name="T50" fmla="+- 0 2822 1267"/>
                              <a:gd name="T51" fmla="*/ 2822 h 2771"/>
                              <a:gd name="T52" fmla="+- 0 4727 4678"/>
                              <a:gd name="T53" fmla="*/ T52 w 2807"/>
                              <a:gd name="T54" fmla="+- 0 2967 1267"/>
                              <a:gd name="T55" fmla="*/ 2967 h 2771"/>
                              <a:gd name="T56" fmla="+- 0 4772 4678"/>
                              <a:gd name="T57" fmla="*/ T56 w 2807"/>
                              <a:gd name="T58" fmla="+- 0 3106 1267"/>
                              <a:gd name="T59" fmla="*/ 3106 h 2771"/>
                              <a:gd name="T60" fmla="+- 0 4830 4678"/>
                              <a:gd name="T61" fmla="*/ T60 w 2807"/>
                              <a:gd name="T62" fmla="+- 0 3238 1267"/>
                              <a:gd name="T63" fmla="*/ 3238 h 2771"/>
                              <a:gd name="T64" fmla="+- 0 4901 4678"/>
                              <a:gd name="T65" fmla="*/ T64 w 2807"/>
                              <a:gd name="T66" fmla="+- 0 3363 1267"/>
                              <a:gd name="T67" fmla="*/ 3363 h 2771"/>
                              <a:gd name="T68" fmla="+- 0 4984 4678"/>
                              <a:gd name="T69" fmla="*/ T68 w 2807"/>
                              <a:gd name="T70" fmla="+- 0 3480 1267"/>
                              <a:gd name="T71" fmla="*/ 3480 h 2771"/>
                              <a:gd name="T72" fmla="+- 0 5077 4678"/>
                              <a:gd name="T73" fmla="*/ T72 w 2807"/>
                              <a:gd name="T74" fmla="+- 0 3589 1267"/>
                              <a:gd name="T75" fmla="*/ 3589 h 2771"/>
                              <a:gd name="T76" fmla="+- 0 5181 4678"/>
                              <a:gd name="T77" fmla="*/ T76 w 2807"/>
                              <a:gd name="T78" fmla="+- 0 3687 1267"/>
                              <a:gd name="T79" fmla="*/ 3687 h 2771"/>
                              <a:gd name="T80" fmla="+- 0 5294 4678"/>
                              <a:gd name="T81" fmla="*/ T80 w 2807"/>
                              <a:gd name="T82" fmla="+- 0 3776 1267"/>
                              <a:gd name="T83" fmla="*/ 3776 h 2771"/>
                              <a:gd name="T84" fmla="+- 0 5415 4678"/>
                              <a:gd name="T85" fmla="*/ T84 w 2807"/>
                              <a:gd name="T86" fmla="+- 0 3852 1267"/>
                              <a:gd name="T87" fmla="*/ 3852 h 2771"/>
                              <a:gd name="T88" fmla="+- 0 5544 4678"/>
                              <a:gd name="T89" fmla="*/ T88 w 2807"/>
                              <a:gd name="T90" fmla="+- 0 3917 1267"/>
                              <a:gd name="T91" fmla="*/ 3917 h 2771"/>
                              <a:gd name="T92" fmla="+- 0 5680 4678"/>
                              <a:gd name="T93" fmla="*/ T92 w 2807"/>
                              <a:gd name="T94" fmla="+- 0 3969 1267"/>
                              <a:gd name="T95" fmla="*/ 3969 h 2771"/>
                              <a:gd name="T96" fmla="+- 0 5821 4678"/>
                              <a:gd name="T97" fmla="*/ T96 w 2807"/>
                              <a:gd name="T98" fmla="+- 0 4007 1267"/>
                              <a:gd name="T99" fmla="*/ 4007 h 2771"/>
                              <a:gd name="T100" fmla="+- 0 5968 4678"/>
                              <a:gd name="T101" fmla="*/ T100 w 2807"/>
                              <a:gd name="T102" fmla="+- 0 4030 1267"/>
                              <a:gd name="T103" fmla="*/ 4030 h 2771"/>
                              <a:gd name="T104" fmla="+- 0 6119 4678"/>
                              <a:gd name="T105" fmla="*/ T104 w 2807"/>
                              <a:gd name="T106" fmla="+- 0 4038 1267"/>
                              <a:gd name="T107" fmla="*/ 4038 h 2771"/>
                              <a:gd name="T108" fmla="+- 0 6272 4678"/>
                              <a:gd name="T109" fmla="*/ T108 w 2807"/>
                              <a:gd name="T110" fmla="+- 0 4030 1267"/>
                              <a:gd name="T111" fmla="*/ 4030 h 2771"/>
                              <a:gd name="T112" fmla="+- 0 6421 4678"/>
                              <a:gd name="T113" fmla="*/ T112 w 2807"/>
                              <a:gd name="T114" fmla="+- 0 4006 1267"/>
                              <a:gd name="T115" fmla="*/ 4006 h 2771"/>
                              <a:gd name="T116" fmla="+- 0 6565 4678"/>
                              <a:gd name="T117" fmla="*/ T116 w 2807"/>
                              <a:gd name="T118" fmla="+- 0 3967 1267"/>
                              <a:gd name="T119" fmla="*/ 3967 h 2771"/>
                              <a:gd name="T120" fmla="+- 0 6704 4678"/>
                              <a:gd name="T121" fmla="*/ T120 w 2807"/>
                              <a:gd name="T122" fmla="+- 0 3914 1267"/>
                              <a:gd name="T123" fmla="*/ 3914 h 2771"/>
                              <a:gd name="T124" fmla="+- 0 6835 4678"/>
                              <a:gd name="T125" fmla="*/ T124 w 2807"/>
                              <a:gd name="T126" fmla="+- 0 3847 1267"/>
                              <a:gd name="T127" fmla="*/ 3847 h 2771"/>
                              <a:gd name="T128" fmla="+- 0 6959 4678"/>
                              <a:gd name="T129" fmla="*/ T128 w 2807"/>
                              <a:gd name="T130" fmla="+- 0 3767 1267"/>
                              <a:gd name="T131" fmla="*/ 3767 h 2771"/>
                              <a:gd name="T132" fmla="+- 0 7075 4678"/>
                              <a:gd name="T133" fmla="*/ T132 w 2807"/>
                              <a:gd name="T134" fmla="+- 0 3675 1267"/>
                              <a:gd name="T135" fmla="*/ 3675 h 2771"/>
                              <a:gd name="T136" fmla="+- 0 7180 4678"/>
                              <a:gd name="T137" fmla="*/ T136 w 2807"/>
                              <a:gd name="T138" fmla="+- 0 3572 1267"/>
                              <a:gd name="T139" fmla="*/ 3572 h 2771"/>
                              <a:gd name="T140" fmla="+- 0 7275 4678"/>
                              <a:gd name="T141" fmla="*/ T140 w 2807"/>
                              <a:gd name="T142" fmla="+- 0 3458 1267"/>
                              <a:gd name="T143" fmla="*/ 3458 h 2771"/>
                              <a:gd name="T144" fmla="+- 0 7358 4678"/>
                              <a:gd name="T145" fmla="*/ T144 w 2807"/>
                              <a:gd name="T146" fmla="+- 0 3334 1267"/>
                              <a:gd name="T147" fmla="*/ 3334 h 2771"/>
                              <a:gd name="T148" fmla="+- 0 7428 4678"/>
                              <a:gd name="T149" fmla="*/ T148 w 2807"/>
                              <a:gd name="T150" fmla="+- 0 3200 1267"/>
                              <a:gd name="T151" fmla="*/ 3200 h 2771"/>
                              <a:gd name="T152" fmla="+- 0 7485 4678"/>
                              <a:gd name="T153" fmla="*/ T152 w 2807"/>
                              <a:gd name="T154" fmla="+- 0 3058 1267"/>
                              <a:gd name="T155" fmla="*/ 3058 h 2771"/>
                              <a:gd name="T156" fmla="+- 0 5564 4678"/>
                              <a:gd name="T157" fmla="*/ T156 w 2807"/>
                              <a:gd name="T158" fmla="+- 0 1267 1267"/>
                              <a:gd name="T159" fmla="*/ 1267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807" h="2771">
                                <a:moveTo>
                                  <a:pt x="886" y="0"/>
                                </a:moveTo>
                                <a:lnTo>
                                  <a:pt x="814" y="33"/>
                                </a:lnTo>
                                <a:lnTo>
                                  <a:pt x="745" y="69"/>
                                </a:lnTo>
                                <a:lnTo>
                                  <a:pt x="678" y="108"/>
                                </a:lnTo>
                                <a:lnTo>
                                  <a:pt x="614" y="151"/>
                                </a:lnTo>
                                <a:lnTo>
                                  <a:pt x="552" y="197"/>
                                </a:lnTo>
                                <a:lnTo>
                                  <a:pt x="493" y="246"/>
                                </a:lnTo>
                                <a:lnTo>
                                  <a:pt x="437" y="298"/>
                                </a:lnTo>
                                <a:lnTo>
                                  <a:pt x="383" y="352"/>
                                </a:lnTo>
                                <a:lnTo>
                                  <a:pt x="333" y="410"/>
                                </a:lnTo>
                                <a:lnTo>
                                  <a:pt x="286" y="469"/>
                                </a:lnTo>
                                <a:lnTo>
                                  <a:pt x="242" y="532"/>
                                </a:lnTo>
                                <a:lnTo>
                                  <a:pt x="202" y="596"/>
                                </a:lnTo>
                                <a:lnTo>
                                  <a:pt x="165" y="662"/>
                                </a:lnTo>
                                <a:lnTo>
                                  <a:pt x="131" y="731"/>
                                </a:lnTo>
                                <a:lnTo>
                                  <a:pt x="101" y="801"/>
                                </a:lnTo>
                                <a:lnTo>
                                  <a:pt x="75" y="873"/>
                                </a:lnTo>
                                <a:lnTo>
                                  <a:pt x="53" y="946"/>
                                </a:lnTo>
                                <a:lnTo>
                                  <a:pt x="34" y="1021"/>
                                </a:lnTo>
                                <a:lnTo>
                                  <a:pt x="19" y="1097"/>
                                </a:lnTo>
                                <a:lnTo>
                                  <a:pt x="9" y="1174"/>
                                </a:lnTo>
                                <a:lnTo>
                                  <a:pt x="2" y="1252"/>
                                </a:lnTo>
                                <a:lnTo>
                                  <a:pt x="0" y="1330"/>
                                </a:lnTo>
                                <a:lnTo>
                                  <a:pt x="2" y="1406"/>
                                </a:lnTo>
                                <a:lnTo>
                                  <a:pt x="8" y="1481"/>
                                </a:lnTo>
                                <a:lnTo>
                                  <a:pt x="18" y="1555"/>
                                </a:lnTo>
                                <a:lnTo>
                                  <a:pt x="32" y="1628"/>
                                </a:lnTo>
                                <a:lnTo>
                                  <a:pt x="49" y="1700"/>
                                </a:lnTo>
                                <a:lnTo>
                                  <a:pt x="70" y="1770"/>
                                </a:lnTo>
                                <a:lnTo>
                                  <a:pt x="94" y="1839"/>
                                </a:lnTo>
                                <a:lnTo>
                                  <a:pt x="121" y="1906"/>
                                </a:lnTo>
                                <a:lnTo>
                                  <a:pt x="152" y="1971"/>
                                </a:lnTo>
                                <a:lnTo>
                                  <a:pt x="186" y="2034"/>
                                </a:lnTo>
                                <a:lnTo>
                                  <a:pt x="223" y="2096"/>
                                </a:lnTo>
                                <a:lnTo>
                                  <a:pt x="263" y="2156"/>
                                </a:lnTo>
                                <a:lnTo>
                                  <a:pt x="306" y="2213"/>
                                </a:lnTo>
                                <a:lnTo>
                                  <a:pt x="351" y="2269"/>
                                </a:lnTo>
                                <a:lnTo>
                                  <a:pt x="399" y="2322"/>
                                </a:lnTo>
                                <a:lnTo>
                                  <a:pt x="450" y="2372"/>
                                </a:lnTo>
                                <a:lnTo>
                                  <a:pt x="503" y="2420"/>
                                </a:lnTo>
                                <a:lnTo>
                                  <a:pt x="558" y="2466"/>
                                </a:lnTo>
                                <a:lnTo>
                                  <a:pt x="616" y="2509"/>
                                </a:lnTo>
                                <a:lnTo>
                                  <a:pt x="675" y="2548"/>
                                </a:lnTo>
                                <a:lnTo>
                                  <a:pt x="737" y="2585"/>
                                </a:lnTo>
                                <a:lnTo>
                                  <a:pt x="801" y="2619"/>
                                </a:lnTo>
                                <a:lnTo>
                                  <a:pt x="866" y="2650"/>
                                </a:lnTo>
                                <a:lnTo>
                                  <a:pt x="933" y="2678"/>
                                </a:lnTo>
                                <a:lnTo>
                                  <a:pt x="1002" y="2702"/>
                                </a:lnTo>
                                <a:lnTo>
                                  <a:pt x="1072" y="2723"/>
                                </a:lnTo>
                                <a:lnTo>
                                  <a:pt x="1143" y="2740"/>
                                </a:lnTo>
                                <a:lnTo>
                                  <a:pt x="1216" y="2754"/>
                                </a:lnTo>
                                <a:lnTo>
                                  <a:pt x="1290" y="2763"/>
                                </a:lnTo>
                                <a:lnTo>
                                  <a:pt x="1365" y="2769"/>
                                </a:lnTo>
                                <a:lnTo>
                                  <a:pt x="1441" y="2771"/>
                                </a:lnTo>
                                <a:lnTo>
                                  <a:pt x="1518" y="2769"/>
                                </a:lnTo>
                                <a:lnTo>
                                  <a:pt x="1594" y="2763"/>
                                </a:lnTo>
                                <a:lnTo>
                                  <a:pt x="1669" y="2753"/>
                                </a:lnTo>
                                <a:lnTo>
                                  <a:pt x="1743" y="2739"/>
                                </a:lnTo>
                                <a:lnTo>
                                  <a:pt x="1816" y="2722"/>
                                </a:lnTo>
                                <a:lnTo>
                                  <a:pt x="1887" y="2700"/>
                                </a:lnTo>
                                <a:lnTo>
                                  <a:pt x="1957" y="2675"/>
                                </a:lnTo>
                                <a:lnTo>
                                  <a:pt x="2026" y="2647"/>
                                </a:lnTo>
                                <a:lnTo>
                                  <a:pt x="2092" y="2615"/>
                                </a:lnTo>
                                <a:lnTo>
                                  <a:pt x="2157" y="2580"/>
                                </a:lnTo>
                                <a:lnTo>
                                  <a:pt x="2220" y="2542"/>
                                </a:lnTo>
                                <a:lnTo>
                                  <a:pt x="2281" y="2500"/>
                                </a:lnTo>
                                <a:lnTo>
                                  <a:pt x="2340" y="2456"/>
                                </a:lnTo>
                                <a:lnTo>
                                  <a:pt x="2397" y="2408"/>
                                </a:lnTo>
                                <a:lnTo>
                                  <a:pt x="2451" y="2358"/>
                                </a:lnTo>
                                <a:lnTo>
                                  <a:pt x="2502" y="2305"/>
                                </a:lnTo>
                                <a:lnTo>
                                  <a:pt x="2551" y="2249"/>
                                </a:lnTo>
                                <a:lnTo>
                                  <a:pt x="2597" y="2191"/>
                                </a:lnTo>
                                <a:lnTo>
                                  <a:pt x="2640" y="2130"/>
                                </a:lnTo>
                                <a:lnTo>
                                  <a:pt x="2680" y="2067"/>
                                </a:lnTo>
                                <a:lnTo>
                                  <a:pt x="2717" y="2001"/>
                                </a:lnTo>
                                <a:lnTo>
                                  <a:pt x="2750" y="1933"/>
                                </a:lnTo>
                                <a:lnTo>
                                  <a:pt x="2780" y="1863"/>
                                </a:lnTo>
                                <a:lnTo>
                                  <a:pt x="2807" y="1791"/>
                                </a:lnTo>
                                <a:lnTo>
                                  <a:pt x="1441" y="1330"/>
                                </a:lnTo>
                                <a:lnTo>
                                  <a:pt x="886" y="0"/>
                                </a:lnTo>
                                <a:close/>
                              </a:path>
                            </a:pathLst>
                          </a:custGeom>
                          <a:solidFill>
                            <a:srgbClr val="FF7A00"/>
                          </a:solidFill>
                          <a:ln>
                            <a:noFill/>
                          </a:ln>
                        </wps:spPr>
                        <wps:bodyPr rot="0" vert="horz" wrap="square" lIns="91440" tIns="45720" rIns="91440" bIns="45720" anchor="t" anchorCtr="0" upright="1">
                          <a:noAutofit/>
                        </wps:bodyPr>
                      </wps:wsp>
                      <wps:wsp>
                        <wps:cNvPr id="836" name="docshape295"/>
                        <wps:cNvSpPr/>
                        <wps:spPr bwMode="auto">
                          <a:xfrm>
                            <a:off x="4678" y="1267"/>
                            <a:ext cx="2807" cy="2771"/>
                          </a:xfrm>
                          <a:custGeom>
                            <a:avLst/>
                            <a:gdLst>
                              <a:gd name="T0" fmla="+- 0 7485 4678"/>
                              <a:gd name="T1" fmla="*/ T0 w 2807"/>
                              <a:gd name="T2" fmla="+- 0 3058 1267"/>
                              <a:gd name="T3" fmla="*/ 3058 h 2771"/>
                              <a:gd name="T4" fmla="+- 0 7428 4678"/>
                              <a:gd name="T5" fmla="*/ T4 w 2807"/>
                              <a:gd name="T6" fmla="+- 0 3200 1267"/>
                              <a:gd name="T7" fmla="*/ 3200 h 2771"/>
                              <a:gd name="T8" fmla="+- 0 7358 4678"/>
                              <a:gd name="T9" fmla="*/ T8 w 2807"/>
                              <a:gd name="T10" fmla="+- 0 3334 1267"/>
                              <a:gd name="T11" fmla="*/ 3334 h 2771"/>
                              <a:gd name="T12" fmla="+- 0 7275 4678"/>
                              <a:gd name="T13" fmla="*/ T12 w 2807"/>
                              <a:gd name="T14" fmla="+- 0 3458 1267"/>
                              <a:gd name="T15" fmla="*/ 3458 h 2771"/>
                              <a:gd name="T16" fmla="+- 0 7180 4678"/>
                              <a:gd name="T17" fmla="*/ T16 w 2807"/>
                              <a:gd name="T18" fmla="+- 0 3572 1267"/>
                              <a:gd name="T19" fmla="*/ 3572 h 2771"/>
                              <a:gd name="T20" fmla="+- 0 7075 4678"/>
                              <a:gd name="T21" fmla="*/ T20 w 2807"/>
                              <a:gd name="T22" fmla="+- 0 3675 1267"/>
                              <a:gd name="T23" fmla="*/ 3675 h 2771"/>
                              <a:gd name="T24" fmla="+- 0 6959 4678"/>
                              <a:gd name="T25" fmla="*/ T24 w 2807"/>
                              <a:gd name="T26" fmla="+- 0 3767 1267"/>
                              <a:gd name="T27" fmla="*/ 3767 h 2771"/>
                              <a:gd name="T28" fmla="+- 0 6835 4678"/>
                              <a:gd name="T29" fmla="*/ T28 w 2807"/>
                              <a:gd name="T30" fmla="+- 0 3847 1267"/>
                              <a:gd name="T31" fmla="*/ 3847 h 2771"/>
                              <a:gd name="T32" fmla="+- 0 6704 4678"/>
                              <a:gd name="T33" fmla="*/ T32 w 2807"/>
                              <a:gd name="T34" fmla="+- 0 3914 1267"/>
                              <a:gd name="T35" fmla="*/ 3914 h 2771"/>
                              <a:gd name="T36" fmla="+- 0 6565 4678"/>
                              <a:gd name="T37" fmla="*/ T36 w 2807"/>
                              <a:gd name="T38" fmla="+- 0 3967 1267"/>
                              <a:gd name="T39" fmla="*/ 3967 h 2771"/>
                              <a:gd name="T40" fmla="+- 0 6421 4678"/>
                              <a:gd name="T41" fmla="*/ T40 w 2807"/>
                              <a:gd name="T42" fmla="+- 0 4006 1267"/>
                              <a:gd name="T43" fmla="*/ 4006 h 2771"/>
                              <a:gd name="T44" fmla="+- 0 6272 4678"/>
                              <a:gd name="T45" fmla="*/ T44 w 2807"/>
                              <a:gd name="T46" fmla="+- 0 4030 1267"/>
                              <a:gd name="T47" fmla="*/ 4030 h 2771"/>
                              <a:gd name="T48" fmla="+- 0 6119 4678"/>
                              <a:gd name="T49" fmla="*/ T48 w 2807"/>
                              <a:gd name="T50" fmla="+- 0 4038 1267"/>
                              <a:gd name="T51" fmla="*/ 4038 h 2771"/>
                              <a:gd name="T52" fmla="+- 0 5968 4678"/>
                              <a:gd name="T53" fmla="*/ T52 w 2807"/>
                              <a:gd name="T54" fmla="+- 0 4030 1267"/>
                              <a:gd name="T55" fmla="*/ 4030 h 2771"/>
                              <a:gd name="T56" fmla="+- 0 5821 4678"/>
                              <a:gd name="T57" fmla="*/ T56 w 2807"/>
                              <a:gd name="T58" fmla="+- 0 4007 1267"/>
                              <a:gd name="T59" fmla="*/ 4007 h 2771"/>
                              <a:gd name="T60" fmla="+- 0 5680 4678"/>
                              <a:gd name="T61" fmla="*/ T60 w 2807"/>
                              <a:gd name="T62" fmla="+- 0 3969 1267"/>
                              <a:gd name="T63" fmla="*/ 3969 h 2771"/>
                              <a:gd name="T64" fmla="+- 0 5544 4678"/>
                              <a:gd name="T65" fmla="*/ T64 w 2807"/>
                              <a:gd name="T66" fmla="+- 0 3917 1267"/>
                              <a:gd name="T67" fmla="*/ 3917 h 2771"/>
                              <a:gd name="T68" fmla="+- 0 5415 4678"/>
                              <a:gd name="T69" fmla="*/ T68 w 2807"/>
                              <a:gd name="T70" fmla="+- 0 3852 1267"/>
                              <a:gd name="T71" fmla="*/ 3852 h 2771"/>
                              <a:gd name="T72" fmla="+- 0 5294 4678"/>
                              <a:gd name="T73" fmla="*/ T72 w 2807"/>
                              <a:gd name="T74" fmla="+- 0 3776 1267"/>
                              <a:gd name="T75" fmla="*/ 3776 h 2771"/>
                              <a:gd name="T76" fmla="+- 0 5181 4678"/>
                              <a:gd name="T77" fmla="*/ T76 w 2807"/>
                              <a:gd name="T78" fmla="+- 0 3687 1267"/>
                              <a:gd name="T79" fmla="*/ 3687 h 2771"/>
                              <a:gd name="T80" fmla="+- 0 5077 4678"/>
                              <a:gd name="T81" fmla="*/ T80 w 2807"/>
                              <a:gd name="T82" fmla="+- 0 3589 1267"/>
                              <a:gd name="T83" fmla="*/ 3589 h 2771"/>
                              <a:gd name="T84" fmla="+- 0 4984 4678"/>
                              <a:gd name="T85" fmla="*/ T84 w 2807"/>
                              <a:gd name="T86" fmla="+- 0 3480 1267"/>
                              <a:gd name="T87" fmla="*/ 3480 h 2771"/>
                              <a:gd name="T88" fmla="+- 0 4901 4678"/>
                              <a:gd name="T89" fmla="*/ T88 w 2807"/>
                              <a:gd name="T90" fmla="+- 0 3363 1267"/>
                              <a:gd name="T91" fmla="*/ 3363 h 2771"/>
                              <a:gd name="T92" fmla="+- 0 4830 4678"/>
                              <a:gd name="T93" fmla="*/ T92 w 2807"/>
                              <a:gd name="T94" fmla="+- 0 3238 1267"/>
                              <a:gd name="T95" fmla="*/ 3238 h 2771"/>
                              <a:gd name="T96" fmla="+- 0 4772 4678"/>
                              <a:gd name="T97" fmla="*/ T96 w 2807"/>
                              <a:gd name="T98" fmla="+- 0 3106 1267"/>
                              <a:gd name="T99" fmla="*/ 3106 h 2771"/>
                              <a:gd name="T100" fmla="+- 0 4727 4678"/>
                              <a:gd name="T101" fmla="*/ T100 w 2807"/>
                              <a:gd name="T102" fmla="+- 0 2967 1267"/>
                              <a:gd name="T103" fmla="*/ 2967 h 2771"/>
                              <a:gd name="T104" fmla="+- 0 4696 4678"/>
                              <a:gd name="T105" fmla="*/ T104 w 2807"/>
                              <a:gd name="T106" fmla="+- 0 2822 1267"/>
                              <a:gd name="T107" fmla="*/ 2822 h 2771"/>
                              <a:gd name="T108" fmla="+- 0 4680 4678"/>
                              <a:gd name="T109" fmla="*/ T108 w 2807"/>
                              <a:gd name="T110" fmla="+- 0 2673 1267"/>
                              <a:gd name="T111" fmla="*/ 2673 h 2771"/>
                              <a:gd name="T112" fmla="+- 0 4680 4678"/>
                              <a:gd name="T113" fmla="*/ T112 w 2807"/>
                              <a:gd name="T114" fmla="+- 0 2519 1267"/>
                              <a:gd name="T115" fmla="*/ 2519 h 2771"/>
                              <a:gd name="T116" fmla="+- 0 4697 4678"/>
                              <a:gd name="T117" fmla="*/ T116 w 2807"/>
                              <a:gd name="T118" fmla="+- 0 2364 1267"/>
                              <a:gd name="T119" fmla="*/ 2364 h 2771"/>
                              <a:gd name="T120" fmla="+- 0 4731 4678"/>
                              <a:gd name="T121" fmla="*/ T120 w 2807"/>
                              <a:gd name="T122" fmla="+- 0 2213 1267"/>
                              <a:gd name="T123" fmla="*/ 2213 h 2771"/>
                              <a:gd name="T124" fmla="+- 0 4779 4678"/>
                              <a:gd name="T125" fmla="*/ T124 w 2807"/>
                              <a:gd name="T126" fmla="+- 0 2068 1267"/>
                              <a:gd name="T127" fmla="*/ 2068 h 2771"/>
                              <a:gd name="T128" fmla="+- 0 4843 4678"/>
                              <a:gd name="T129" fmla="*/ T128 w 2807"/>
                              <a:gd name="T130" fmla="+- 0 1929 1267"/>
                              <a:gd name="T131" fmla="*/ 1929 h 2771"/>
                              <a:gd name="T132" fmla="+- 0 4920 4678"/>
                              <a:gd name="T133" fmla="*/ T132 w 2807"/>
                              <a:gd name="T134" fmla="+- 0 1799 1267"/>
                              <a:gd name="T135" fmla="*/ 1799 h 2771"/>
                              <a:gd name="T136" fmla="+- 0 5011 4678"/>
                              <a:gd name="T137" fmla="*/ T136 w 2807"/>
                              <a:gd name="T138" fmla="+- 0 1677 1267"/>
                              <a:gd name="T139" fmla="*/ 1677 h 2771"/>
                              <a:gd name="T140" fmla="+- 0 5115 4678"/>
                              <a:gd name="T141" fmla="*/ T140 w 2807"/>
                              <a:gd name="T142" fmla="+- 0 1565 1267"/>
                              <a:gd name="T143" fmla="*/ 1565 h 2771"/>
                              <a:gd name="T144" fmla="+- 0 5230 4678"/>
                              <a:gd name="T145" fmla="*/ T144 w 2807"/>
                              <a:gd name="T146" fmla="+- 0 1464 1267"/>
                              <a:gd name="T147" fmla="*/ 1464 h 2771"/>
                              <a:gd name="T148" fmla="+- 0 5356 4678"/>
                              <a:gd name="T149" fmla="*/ T148 w 2807"/>
                              <a:gd name="T150" fmla="+- 0 1375 1267"/>
                              <a:gd name="T151" fmla="*/ 1375 h 2771"/>
                              <a:gd name="T152" fmla="+- 0 5492 4678"/>
                              <a:gd name="T153" fmla="*/ T152 w 2807"/>
                              <a:gd name="T154" fmla="+- 0 1300 1267"/>
                              <a:gd name="T155" fmla="*/ 1300 h 2771"/>
                              <a:gd name="T156" fmla="+- 0 6119 4678"/>
                              <a:gd name="T157" fmla="*/ T156 w 2807"/>
                              <a:gd name="T158" fmla="+- 0 2597 1267"/>
                              <a:gd name="T159" fmla="*/ 2597 h 2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807" h="2771">
                                <a:moveTo>
                                  <a:pt x="1441" y="1330"/>
                                </a:moveTo>
                                <a:lnTo>
                                  <a:pt x="2807" y="1791"/>
                                </a:lnTo>
                                <a:lnTo>
                                  <a:pt x="2780" y="1863"/>
                                </a:lnTo>
                                <a:lnTo>
                                  <a:pt x="2750" y="1933"/>
                                </a:lnTo>
                                <a:lnTo>
                                  <a:pt x="2717" y="2001"/>
                                </a:lnTo>
                                <a:lnTo>
                                  <a:pt x="2680" y="2067"/>
                                </a:lnTo>
                                <a:lnTo>
                                  <a:pt x="2640" y="2130"/>
                                </a:lnTo>
                                <a:lnTo>
                                  <a:pt x="2597" y="2191"/>
                                </a:lnTo>
                                <a:lnTo>
                                  <a:pt x="2551" y="2249"/>
                                </a:lnTo>
                                <a:lnTo>
                                  <a:pt x="2502" y="2305"/>
                                </a:lnTo>
                                <a:lnTo>
                                  <a:pt x="2451" y="2358"/>
                                </a:lnTo>
                                <a:lnTo>
                                  <a:pt x="2397" y="2408"/>
                                </a:lnTo>
                                <a:lnTo>
                                  <a:pt x="2340" y="2456"/>
                                </a:lnTo>
                                <a:lnTo>
                                  <a:pt x="2281" y="2500"/>
                                </a:lnTo>
                                <a:lnTo>
                                  <a:pt x="2220" y="2542"/>
                                </a:lnTo>
                                <a:lnTo>
                                  <a:pt x="2157" y="2580"/>
                                </a:lnTo>
                                <a:lnTo>
                                  <a:pt x="2092" y="2615"/>
                                </a:lnTo>
                                <a:lnTo>
                                  <a:pt x="2026" y="2647"/>
                                </a:lnTo>
                                <a:lnTo>
                                  <a:pt x="1957" y="2675"/>
                                </a:lnTo>
                                <a:lnTo>
                                  <a:pt x="1887" y="2700"/>
                                </a:lnTo>
                                <a:lnTo>
                                  <a:pt x="1816" y="2722"/>
                                </a:lnTo>
                                <a:lnTo>
                                  <a:pt x="1743" y="2739"/>
                                </a:lnTo>
                                <a:lnTo>
                                  <a:pt x="1669" y="2753"/>
                                </a:lnTo>
                                <a:lnTo>
                                  <a:pt x="1594" y="2763"/>
                                </a:lnTo>
                                <a:lnTo>
                                  <a:pt x="1518" y="2769"/>
                                </a:lnTo>
                                <a:lnTo>
                                  <a:pt x="1441" y="2771"/>
                                </a:lnTo>
                                <a:lnTo>
                                  <a:pt x="1365" y="2769"/>
                                </a:lnTo>
                                <a:lnTo>
                                  <a:pt x="1290" y="2763"/>
                                </a:lnTo>
                                <a:lnTo>
                                  <a:pt x="1216" y="2754"/>
                                </a:lnTo>
                                <a:lnTo>
                                  <a:pt x="1143" y="2740"/>
                                </a:lnTo>
                                <a:lnTo>
                                  <a:pt x="1072" y="2723"/>
                                </a:lnTo>
                                <a:lnTo>
                                  <a:pt x="1002" y="2702"/>
                                </a:lnTo>
                                <a:lnTo>
                                  <a:pt x="933" y="2678"/>
                                </a:lnTo>
                                <a:lnTo>
                                  <a:pt x="866" y="2650"/>
                                </a:lnTo>
                                <a:lnTo>
                                  <a:pt x="801" y="2619"/>
                                </a:lnTo>
                                <a:lnTo>
                                  <a:pt x="737" y="2585"/>
                                </a:lnTo>
                                <a:lnTo>
                                  <a:pt x="675" y="2548"/>
                                </a:lnTo>
                                <a:lnTo>
                                  <a:pt x="616" y="2509"/>
                                </a:lnTo>
                                <a:lnTo>
                                  <a:pt x="558" y="2466"/>
                                </a:lnTo>
                                <a:lnTo>
                                  <a:pt x="503" y="2420"/>
                                </a:lnTo>
                                <a:lnTo>
                                  <a:pt x="450" y="2372"/>
                                </a:lnTo>
                                <a:lnTo>
                                  <a:pt x="399" y="2322"/>
                                </a:lnTo>
                                <a:lnTo>
                                  <a:pt x="351" y="2269"/>
                                </a:lnTo>
                                <a:lnTo>
                                  <a:pt x="306" y="2213"/>
                                </a:lnTo>
                                <a:lnTo>
                                  <a:pt x="263" y="2156"/>
                                </a:lnTo>
                                <a:lnTo>
                                  <a:pt x="223" y="2096"/>
                                </a:lnTo>
                                <a:lnTo>
                                  <a:pt x="186" y="2034"/>
                                </a:lnTo>
                                <a:lnTo>
                                  <a:pt x="152" y="1971"/>
                                </a:lnTo>
                                <a:lnTo>
                                  <a:pt x="121" y="1906"/>
                                </a:lnTo>
                                <a:lnTo>
                                  <a:pt x="94" y="1839"/>
                                </a:lnTo>
                                <a:lnTo>
                                  <a:pt x="70" y="1770"/>
                                </a:lnTo>
                                <a:lnTo>
                                  <a:pt x="49" y="1700"/>
                                </a:lnTo>
                                <a:lnTo>
                                  <a:pt x="32" y="1628"/>
                                </a:lnTo>
                                <a:lnTo>
                                  <a:pt x="18" y="1555"/>
                                </a:lnTo>
                                <a:lnTo>
                                  <a:pt x="8" y="1481"/>
                                </a:lnTo>
                                <a:lnTo>
                                  <a:pt x="2" y="1406"/>
                                </a:lnTo>
                                <a:lnTo>
                                  <a:pt x="0" y="1330"/>
                                </a:lnTo>
                                <a:lnTo>
                                  <a:pt x="2" y="1252"/>
                                </a:lnTo>
                                <a:lnTo>
                                  <a:pt x="9" y="1174"/>
                                </a:lnTo>
                                <a:lnTo>
                                  <a:pt x="19" y="1097"/>
                                </a:lnTo>
                                <a:lnTo>
                                  <a:pt x="34" y="1021"/>
                                </a:lnTo>
                                <a:lnTo>
                                  <a:pt x="53" y="946"/>
                                </a:lnTo>
                                <a:lnTo>
                                  <a:pt x="75" y="873"/>
                                </a:lnTo>
                                <a:lnTo>
                                  <a:pt x="101" y="801"/>
                                </a:lnTo>
                                <a:lnTo>
                                  <a:pt x="131" y="731"/>
                                </a:lnTo>
                                <a:lnTo>
                                  <a:pt x="165" y="662"/>
                                </a:lnTo>
                                <a:lnTo>
                                  <a:pt x="202" y="596"/>
                                </a:lnTo>
                                <a:lnTo>
                                  <a:pt x="242" y="532"/>
                                </a:lnTo>
                                <a:lnTo>
                                  <a:pt x="286" y="469"/>
                                </a:lnTo>
                                <a:lnTo>
                                  <a:pt x="333" y="410"/>
                                </a:lnTo>
                                <a:lnTo>
                                  <a:pt x="383" y="352"/>
                                </a:lnTo>
                                <a:lnTo>
                                  <a:pt x="437" y="298"/>
                                </a:lnTo>
                                <a:lnTo>
                                  <a:pt x="493" y="246"/>
                                </a:lnTo>
                                <a:lnTo>
                                  <a:pt x="552" y="197"/>
                                </a:lnTo>
                                <a:lnTo>
                                  <a:pt x="614" y="151"/>
                                </a:lnTo>
                                <a:lnTo>
                                  <a:pt x="678" y="108"/>
                                </a:lnTo>
                                <a:lnTo>
                                  <a:pt x="745" y="69"/>
                                </a:lnTo>
                                <a:lnTo>
                                  <a:pt x="814" y="33"/>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837" name="docshape296"/>
                        <wps:cNvSpPr/>
                        <wps:spPr bwMode="auto">
                          <a:xfrm>
                            <a:off x="4678" y="1267"/>
                            <a:ext cx="1442" cy="2599"/>
                          </a:xfrm>
                          <a:custGeom>
                            <a:avLst/>
                            <a:gdLst>
                              <a:gd name="T0" fmla="+- 0 5564 4678"/>
                              <a:gd name="T1" fmla="*/ T0 w 1442"/>
                              <a:gd name="T2" fmla="+- 0 1267 1267"/>
                              <a:gd name="T3" fmla="*/ 1267 h 2599"/>
                              <a:gd name="T4" fmla="+- 0 5492 4678"/>
                              <a:gd name="T5" fmla="*/ T4 w 1442"/>
                              <a:gd name="T6" fmla="+- 0 1300 1267"/>
                              <a:gd name="T7" fmla="*/ 1300 h 2599"/>
                              <a:gd name="T8" fmla="+- 0 5423 4678"/>
                              <a:gd name="T9" fmla="*/ T8 w 1442"/>
                              <a:gd name="T10" fmla="+- 0 1336 1267"/>
                              <a:gd name="T11" fmla="*/ 1336 h 2599"/>
                              <a:gd name="T12" fmla="+- 0 5356 4678"/>
                              <a:gd name="T13" fmla="*/ T12 w 1442"/>
                              <a:gd name="T14" fmla="+- 0 1375 1267"/>
                              <a:gd name="T15" fmla="*/ 1375 h 2599"/>
                              <a:gd name="T16" fmla="+- 0 5292 4678"/>
                              <a:gd name="T17" fmla="*/ T16 w 1442"/>
                              <a:gd name="T18" fmla="+- 0 1418 1267"/>
                              <a:gd name="T19" fmla="*/ 1418 h 2599"/>
                              <a:gd name="T20" fmla="+- 0 5230 4678"/>
                              <a:gd name="T21" fmla="*/ T20 w 1442"/>
                              <a:gd name="T22" fmla="+- 0 1464 1267"/>
                              <a:gd name="T23" fmla="*/ 1464 h 2599"/>
                              <a:gd name="T24" fmla="+- 0 5171 4678"/>
                              <a:gd name="T25" fmla="*/ T24 w 1442"/>
                              <a:gd name="T26" fmla="+- 0 1513 1267"/>
                              <a:gd name="T27" fmla="*/ 1513 h 2599"/>
                              <a:gd name="T28" fmla="+- 0 5115 4678"/>
                              <a:gd name="T29" fmla="*/ T28 w 1442"/>
                              <a:gd name="T30" fmla="+- 0 1565 1267"/>
                              <a:gd name="T31" fmla="*/ 1565 h 2599"/>
                              <a:gd name="T32" fmla="+- 0 5061 4678"/>
                              <a:gd name="T33" fmla="*/ T32 w 1442"/>
                              <a:gd name="T34" fmla="+- 0 1619 1267"/>
                              <a:gd name="T35" fmla="*/ 1619 h 2599"/>
                              <a:gd name="T36" fmla="+- 0 5011 4678"/>
                              <a:gd name="T37" fmla="*/ T36 w 1442"/>
                              <a:gd name="T38" fmla="+- 0 1677 1267"/>
                              <a:gd name="T39" fmla="*/ 1677 h 2599"/>
                              <a:gd name="T40" fmla="+- 0 4964 4678"/>
                              <a:gd name="T41" fmla="*/ T40 w 1442"/>
                              <a:gd name="T42" fmla="+- 0 1736 1267"/>
                              <a:gd name="T43" fmla="*/ 1736 h 2599"/>
                              <a:gd name="T44" fmla="+- 0 4920 4678"/>
                              <a:gd name="T45" fmla="*/ T44 w 1442"/>
                              <a:gd name="T46" fmla="+- 0 1799 1267"/>
                              <a:gd name="T47" fmla="*/ 1799 h 2599"/>
                              <a:gd name="T48" fmla="+- 0 4880 4678"/>
                              <a:gd name="T49" fmla="*/ T48 w 1442"/>
                              <a:gd name="T50" fmla="+- 0 1863 1267"/>
                              <a:gd name="T51" fmla="*/ 1863 h 2599"/>
                              <a:gd name="T52" fmla="+- 0 4843 4678"/>
                              <a:gd name="T53" fmla="*/ T52 w 1442"/>
                              <a:gd name="T54" fmla="+- 0 1929 1267"/>
                              <a:gd name="T55" fmla="*/ 1929 h 2599"/>
                              <a:gd name="T56" fmla="+- 0 4809 4678"/>
                              <a:gd name="T57" fmla="*/ T56 w 1442"/>
                              <a:gd name="T58" fmla="+- 0 1998 1267"/>
                              <a:gd name="T59" fmla="*/ 1998 h 2599"/>
                              <a:gd name="T60" fmla="+- 0 4779 4678"/>
                              <a:gd name="T61" fmla="*/ T60 w 1442"/>
                              <a:gd name="T62" fmla="+- 0 2068 1267"/>
                              <a:gd name="T63" fmla="*/ 2068 h 2599"/>
                              <a:gd name="T64" fmla="+- 0 4753 4678"/>
                              <a:gd name="T65" fmla="*/ T64 w 1442"/>
                              <a:gd name="T66" fmla="+- 0 2140 1267"/>
                              <a:gd name="T67" fmla="*/ 2140 h 2599"/>
                              <a:gd name="T68" fmla="+- 0 4731 4678"/>
                              <a:gd name="T69" fmla="*/ T68 w 1442"/>
                              <a:gd name="T70" fmla="+- 0 2213 1267"/>
                              <a:gd name="T71" fmla="*/ 2213 h 2599"/>
                              <a:gd name="T72" fmla="+- 0 4712 4678"/>
                              <a:gd name="T73" fmla="*/ T72 w 1442"/>
                              <a:gd name="T74" fmla="+- 0 2288 1267"/>
                              <a:gd name="T75" fmla="*/ 2288 h 2599"/>
                              <a:gd name="T76" fmla="+- 0 4697 4678"/>
                              <a:gd name="T77" fmla="*/ T76 w 1442"/>
                              <a:gd name="T78" fmla="+- 0 2364 1267"/>
                              <a:gd name="T79" fmla="*/ 2364 h 2599"/>
                              <a:gd name="T80" fmla="+- 0 4687 4678"/>
                              <a:gd name="T81" fmla="*/ T80 w 1442"/>
                              <a:gd name="T82" fmla="+- 0 2441 1267"/>
                              <a:gd name="T83" fmla="*/ 2441 h 2599"/>
                              <a:gd name="T84" fmla="+- 0 4680 4678"/>
                              <a:gd name="T85" fmla="*/ T84 w 1442"/>
                              <a:gd name="T86" fmla="+- 0 2519 1267"/>
                              <a:gd name="T87" fmla="*/ 2519 h 2599"/>
                              <a:gd name="T88" fmla="+- 0 4678 4678"/>
                              <a:gd name="T89" fmla="*/ T88 w 1442"/>
                              <a:gd name="T90" fmla="+- 0 2597 1267"/>
                              <a:gd name="T91" fmla="*/ 2597 h 2599"/>
                              <a:gd name="T92" fmla="+- 0 4680 4678"/>
                              <a:gd name="T93" fmla="*/ T92 w 1442"/>
                              <a:gd name="T94" fmla="+- 0 2676 1267"/>
                              <a:gd name="T95" fmla="*/ 2676 h 2599"/>
                              <a:gd name="T96" fmla="+- 0 4687 4678"/>
                              <a:gd name="T97" fmla="*/ T96 w 1442"/>
                              <a:gd name="T98" fmla="+- 0 2755 1267"/>
                              <a:gd name="T99" fmla="*/ 2755 h 2599"/>
                              <a:gd name="T100" fmla="+- 0 4698 4678"/>
                              <a:gd name="T101" fmla="*/ T100 w 1442"/>
                              <a:gd name="T102" fmla="+- 0 2832 1267"/>
                              <a:gd name="T103" fmla="*/ 2832 h 2599"/>
                              <a:gd name="T104" fmla="+- 0 4712 4678"/>
                              <a:gd name="T105" fmla="*/ T104 w 1442"/>
                              <a:gd name="T106" fmla="+- 0 2908 1267"/>
                              <a:gd name="T107" fmla="*/ 2908 h 2599"/>
                              <a:gd name="T108" fmla="+- 0 4731 4678"/>
                              <a:gd name="T109" fmla="*/ T108 w 1442"/>
                              <a:gd name="T110" fmla="+- 0 2983 1267"/>
                              <a:gd name="T111" fmla="*/ 2983 h 2599"/>
                              <a:gd name="T112" fmla="+- 0 4754 4678"/>
                              <a:gd name="T113" fmla="*/ T112 w 1442"/>
                              <a:gd name="T114" fmla="+- 0 3057 1267"/>
                              <a:gd name="T115" fmla="*/ 3057 h 2599"/>
                              <a:gd name="T116" fmla="+- 0 4780 4678"/>
                              <a:gd name="T117" fmla="*/ T116 w 1442"/>
                              <a:gd name="T118" fmla="+- 0 3129 1267"/>
                              <a:gd name="T119" fmla="*/ 3129 h 2599"/>
                              <a:gd name="T120" fmla="+- 0 4811 4678"/>
                              <a:gd name="T121" fmla="*/ T120 w 1442"/>
                              <a:gd name="T122" fmla="+- 0 3200 1267"/>
                              <a:gd name="T123" fmla="*/ 3200 h 2599"/>
                              <a:gd name="T124" fmla="+- 0 4845 4678"/>
                              <a:gd name="T125" fmla="*/ T124 w 1442"/>
                              <a:gd name="T126" fmla="+- 0 3269 1267"/>
                              <a:gd name="T127" fmla="*/ 3269 h 2599"/>
                              <a:gd name="T128" fmla="+- 0 4882 4678"/>
                              <a:gd name="T129" fmla="*/ T128 w 1442"/>
                              <a:gd name="T130" fmla="+- 0 3336 1267"/>
                              <a:gd name="T131" fmla="*/ 3336 h 2599"/>
                              <a:gd name="T132" fmla="+- 0 4923 4678"/>
                              <a:gd name="T133" fmla="*/ T132 w 1442"/>
                              <a:gd name="T134" fmla="+- 0 3401 1267"/>
                              <a:gd name="T135" fmla="*/ 3401 h 2599"/>
                              <a:gd name="T136" fmla="+- 0 4968 4678"/>
                              <a:gd name="T137" fmla="*/ T136 w 1442"/>
                              <a:gd name="T138" fmla="+- 0 3463 1267"/>
                              <a:gd name="T139" fmla="*/ 3463 h 2599"/>
                              <a:gd name="T140" fmla="+- 0 5015 4678"/>
                              <a:gd name="T141" fmla="*/ T140 w 1442"/>
                              <a:gd name="T142" fmla="+- 0 3523 1267"/>
                              <a:gd name="T143" fmla="*/ 3523 h 2599"/>
                              <a:gd name="T144" fmla="+- 0 5066 4678"/>
                              <a:gd name="T145" fmla="*/ T144 w 1442"/>
                              <a:gd name="T146" fmla="+- 0 3581 1267"/>
                              <a:gd name="T147" fmla="*/ 3581 h 2599"/>
                              <a:gd name="T148" fmla="+- 0 5121 4678"/>
                              <a:gd name="T149" fmla="*/ T148 w 1442"/>
                              <a:gd name="T150" fmla="+- 0 3636 1267"/>
                              <a:gd name="T151" fmla="*/ 3636 h 2599"/>
                              <a:gd name="T152" fmla="+- 0 5178 4678"/>
                              <a:gd name="T153" fmla="*/ T152 w 1442"/>
                              <a:gd name="T154" fmla="+- 0 3688 1267"/>
                              <a:gd name="T155" fmla="*/ 3688 h 2599"/>
                              <a:gd name="T156" fmla="+- 0 5238 4678"/>
                              <a:gd name="T157" fmla="*/ T156 w 1442"/>
                              <a:gd name="T158" fmla="+- 0 3737 1267"/>
                              <a:gd name="T159" fmla="*/ 3737 h 2599"/>
                              <a:gd name="T160" fmla="+- 0 5301 4678"/>
                              <a:gd name="T161" fmla="*/ T160 w 1442"/>
                              <a:gd name="T162" fmla="+- 0 3783 1267"/>
                              <a:gd name="T163" fmla="*/ 3783 h 2599"/>
                              <a:gd name="T164" fmla="+- 0 5367 4678"/>
                              <a:gd name="T165" fmla="*/ T164 w 1442"/>
                              <a:gd name="T166" fmla="+- 0 3826 1267"/>
                              <a:gd name="T167" fmla="*/ 3826 h 2599"/>
                              <a:gd name="T168" fmla="+- 0 5435 4678"/>
                              <a:gd name="T169" fmla="*/ T168 w 1442"/>
                              <a:gd name="T170" fmla="+- 0 3866 1267"/>
                              <a:gd name="T171" fmla="*/ 3866 h 2599"/>
                              <a:gd name="T172" fmla="+- 0 6119 4678"/>
                              <a:gd name="T173" fmla="*/ T172 w 1442"/>
                              <a:gd name="T174" fmla="+- 0 2597 1267"/>
                              <a:gd name="T175" fmla="*/ 2597 h 2599"/>
                              <a:gd name="T176" fmla="+- 0 5564 4678"/>
                              <a:gd name="T177" fmla="*/ T176 w 1442"/>
                              <a:gd name="T178" fmla="+- 0 1267 1267"/>
                              <a:gd name="T179" fmla="*/ 1267 h 2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42" h="2599">
                                <a:moveTo>
                                  <a:pt x="886" y="0"/>
                                </a:moveTo>
                                <a:lnTo>
                                  <a:pt x="814" y="33"/>
                                </a:lnTo>
                                <a:lnTo>
                                  <a:pt x="745" y="69"/>
                                </a:lnTo>
                                <a:lnTo>
                                  <a:pt x="678" y="108"/>
                                </a:lnTo>
                                <a:lnTo>
                                  <a:pt x="614" y="151"/>
                                </a:lnTo>
                                <a:lnTo>
                                  <a:pt x="552" y="197"/>
                                </a:lnTo>
                                <a:lnTo>
                                  <a:pt x="493" y="246"/>
                                </a:lnTo>
                                <a:lnTo>
                                  <a:pt x="437" y="298"/>
                                </a:lnTo>
                                <a:lnTo>
                                  <a:pt x="383" y="352"/>
                                </a:lnTo>
                                <a:lnTo>
                                  <a:pt x="333" y="410"/>
                                </a:lnTo>
                                <a:lnTo>
                                  <a:pt x="286" y="469"/>
                                </a:lnTo>
                                <a:lnTo>
                                  <a:pt x="242" y="532"/>
                                </a:lnTo>
                                <a:lnTo>
                                  <a:pt x="202" y="596"/>
                                </a:lnTo>
                                <a:lnTo>
                                  <a:pt x="165" y="662"/>
                                </a:lnTo>
                                <a:lnTo>
                                  <a:pt x="131" y="731"/>
                                </a:lnTo>
                                <a:lnTo>
                                  <a:pt x="101" y="801"/>
                                </a:lnTo>
                                <a:lnTo>
                                  <a:pt x="75" y="873"/>
                                </a:lnTo>
                                <a:lnTo>
                                  <a:pt x="53" y="946"/>
                                </a:lnTo>
                                <a:lnTo>
                                  <a:pt x="34" y="1021"/>
                                </a:lnTo>
                                <a:lnTo>
                                  <a:pt x="19" y="1097"/>
                                </a:lnTo>
                                <a:lnTo>
                                  <a:pt x="9" y="1174"/>
                                </a:lnTo>
                                <a:lnTo>
                                  <a:pt x="2" y="1252"/>
                                </a:lnTo>
                                <a:lnTo>
                                  <a:pt x="0" y="1330"/>
                                </a:lnTo>
                                <a:lnTo>
                                  <a:pt x="2" y="1409"/>
                                </a:lnTo>
                                <a:lnTo>
                                  <a:pt x="9" y="1488"/>
                                </a:lnTo>
                                <a:lnTo>
                                  <a:pt x="20" y="1565"/>
                                </a:lnTo>
                                <a:lnTo>
                                  <a:pt x="34" y="1641"/>
                                </a:lnTo>
                                <a:lnTo>
                                  <a:pt x="53" y="1716"/>
                                </a:lnTo>
                                <a:lnTo>
                                  <a:pt x="76" y="1790"/>
                                </a:lnTo>
                                <a:lnTo>
                                  <a:pt x="102" y="1862"/>
                                </a:lnTo>
                                <a:lnTo>
                                  <a:pt x="133" y="1933"/>
                                </a:lnTo>
                                <a:lnTo>
                                  <a:pt x="167" y="2002"/>
                                </a:lnTo>
                                <a:lnTo>
                                  <a:pt x="204" y="2069"/>
                                </a:lnTo>
                                <a:lnTo>
                                  <a:pt x="245" y="2134"/>
                                </a:lnTo>
                                <a:lnTo>
                                  <a:pt x="290" y="2196"/>
                                </a:lnTo>
                                <a:lnTo>
                                  <a:pt x="337" y="2256"/>
                                </a:lnTo>
                                <a:lnTo>
                                  <a:pt x="388" y="2314"/>
                                </a:lnTo>
                                <a:lnTo>
                                  <a:pt x="443" y="2369"/>
                                </a:lnTo>
                                <a:lnTo>
                                  <a:pt x="500" y="2421"/>
                                </a:lnTo>
                                <a:lnTo>
                                  <a:pt x="560" y="2470"/>
                                </a:lnTo>
                                <a:lnTo>
                                  <a:pt x="623" y="2516"/>
                                </a:lnTo>
                                <a:lnTo>
                                  <a:pt x="689" y="2559"/>
                                </a:lnTo>
                                <a:lnTo>
                                  <a:pt x="757" y="2599"/>
                                </a:lnTo>
                                <a:lnTo>
                                  <a:pt x="1441" y="1330"/>
                                </a:lnTo>
                                <a:lnTo>
                                  <a:pt x="886" y="0"/>
                                </a:lnTo>
                                <a:close/>
                              </a:path>
                            </a:pathLst>
                          </a:custGeom>
                          <a:solidFill>
                            <a:srgbClr val="FFA600"/>
                          </a:solidFill>
                          <a:ln>
                            <a:noFill/>
                          </a:ln>
                        </wps:spPr>
                        <wps:bodyPr rot="0" vert="horz" wrap="square" lIns="91440" tIns="45720" rIns="91440" bIns="45720" anchor="t" anchorCtr="0" upright="1">
                          <a:noAutofit/>
                        </wps:bodyPr>
                      </wps:wsp>
                      <wps:wsp>
                        <wps:cNvPr id="838" name="docshape297"/>
                        <wps:cNvSpPr/>
                        <wps:spPr bwMode="auto">
                          <a:xfrm>
                            <a:off x="4678" y="1267"/>
                            <a:ext cx="1442" cy="2599"/>
                          </a:xfrm>
                          <a:custGeom>
                            <a:avLst/>
                            <a:gdLst>
                              <a:gd name="T0" fmla="+- 0 6119 4678"/>
                              <a:gd name="T1" fmla="*/ T0 w 1442"/>
                              <a:gd name="T2" fmla="+- 0 2597 1267"/>
                              <a:gd name="T3" fmla="*/ 2597 h 2599"/>
                              <a:gd name="T4" fmla="+- 0 5435 4678"/>
                              <a:gd name="T5" fmla="*/ T4 w 1442"/>
                              <a:gd name="T6" fmla="+- 0 3866 1267"/>
                              <a:gd name="T7" fmla="*/ 3866 h 2599"/>
                              <a:gd name="T8" fmla="+- 0 5367 4678"/>
                              <a:gd name="T9" fmla="*/ T8 w 1442"/>
                              <a:gd name="T10" fmla="+- 0 3826 1267"/>
                              <a:gd name="T11" fmla="*/ 3826 h 2599"/>
                              <a:gd name="T12" fmla="+- 0 5301 4678"/>
                              <a:gd name="T13" fmla="*/ T12 w 1442"/>
                              <a:gd name="T14" fmla="+- 0 3783 1267"/>
                              <a:gd name="T15" fmla="*/ 3783 h 2599"/>
                              <a:gd name="T16" fmla="+- 0 5238 4678"/>
                              <a:gd name="T17" fmla="*/ T16 w 1442"/>
                              <a:gd name="T18" fmla="+- 0 3737 1267"/>
                              <a:gd name="T19" fmla="*/ 3737 h 2599"/>
                              <a:gd name="T20" fmla="+- 0 5178 4678"/>
                              <a:gd name="T21" fmla="*/ T20 w 1442"/>
                              <a:gd name="T22" fmla="+- 0 3688 1267"/>
                              <a:gd name="T23" fmla="*/ 3688 h 2599"/>
                              <a:gd name="T24" fmla="+- 0 5121 4678"/>
                              <a:gd name="T25" fmla="*/ T24 w 1442"/>
                              <a:gd name="T26" fmla="+- 0 3636 1267"/>
                              <a:gd name="T27" fmla="*/ 3636 h 2599"/>
                              <a:gd name="T28" fmla="+- 0 5066 4678"/>
                              <a:gd name="T29" fmla="*/ T28 w 1442"/>
                              <a:gd name="T30" fmla="+- 0 3581 1267"/>
                              <a:gd name="T31" fmla="*/ 3581 h 2599"/>
                              <a:gd name="T32" fmla="+- 0 5015 4678"/>
                              <a:gd name="T33" fmla="*/ T32 w 1442"/>
                              <a:gd name="T34" fmla="+- 0 3523 1267"/>
                              <a:gd name="T35" fmla="*/ 3523 h 2599"/>
                              <a:gd name="T36" fmla="+- 0 4968 4678"/>
                              <a:gd name="T37" fmla="*/ T36 w 1442"/>
                              <a:gd name="T38" fmla="+- 0 3463 1267"/>
                              <a:gd name="T39" fmla="*/ 3463 h 2599"/>
                              <a:gd name="T40" fmla="+- 0 4923 4678"/>
                              <a:gd name="T41" fmla="*/ T40 w 1442"/>
                              <a:gd name="T42" fmla="+- 0 3401 1267"/>
                              <a:gd name="T43" fmla="*/ 3401 h 2599"/>
                              <a:gd name="T44" fmla="+- 0 4882 4678"/>
                              <a:gd name="T45" fmla="*/ T44 w 1442"/>
                              <a:gd name="T46" fmla="+- 0 3336 1267"/>
                              <a:gd name="T47" fmla="*/ 3336 h 2599"/>
                              <a:gd name="T48" fmla="+- 0 4845 4678"/>
                              <a:gd name="T49" fmla="*/ T48 w 1442"/>
                              <a:gd name="T50" fmla="+- 0 3269 1267"/>
                              <a:gd name="T51" fmla="*/ 3269 h 2599"/>
                              <a:gd name="T52" fmla="+- 0 4811 4678"/>
                              <a:gd name="T53" fmla="*/ T52 w 1442"/>
                              <a:gd name="T54" fmla="+- 0 3200 1267"/>
                              <a:gd name="T55" fmla="*/ 3200 h 2599"/>
                              <a:gd name="T56" fmla="+- 0 4780 4678"/>
                              <a:gd name="T57" fmla="*/ T56 w 1442"/>
                              <a:gd name="T58" fmla="+- 0 3129 1267"/>
                              <a:gd name="T59" fmla="*/ 3129 h 2599"/>
                              <a:gd name="T60" fmla="+- 0 4754 4678"/>
                              <a:gd name="T61" fmla="*/ T60 w 1442"/>
                              <a:gd name="T62" fmla="+- 0 3057 1267"/>
                              <a:gd name="T63" fmla="*/ 3057 h 2599"/>
                              <a:gd name="T64" fmla="+- 0 4731 4678"/>
                              <a:gd name="T65" fmla="*/ T64 w 1442"/>
                              <a:gd name="T66" fmla="+- 0 2983 1267"/>
                              <a:gd name="T67" fmla="*/ 2983 h 2599"/>
                              <a:gd name="T68" fmla="+- 0 4712 4678"/>
                              <a:gd name="T69" fmla="*/ T68 w 1442"/>
                              <a:gd name="T70" fmla="+- 0 2908 1267"/>
                              <a:gd name="T71" fmla="*/ 2908 h 2599"/>
                              <a:gd name="T72" fmla="+- 0 4698 4678"/>
                              <a:gd name="T73" fmla="*/ T72 w 1442"/>
                              <a:gd name="T74" fmla="+- 0 2832 1267"/>
                              <a:gd name="T75" fmla="*/ 2832 h 2599"/>
                              <a:gd name="T76" fmla="+- 0 4687 4678"/>
                              <a:gd name="T77" fmla="*/ T76 w 1442"/>
                              <a:gd name="T78" fmla="+- 0 2755 1267"/>
                              <a:gd name="T79" fmla="*/ 2755 h 2599"/>
                              <a:gd name="T80" fmla="+- 0 4680 4678"/>
                              <a:gd name="T81" fmla="*/ T80 w 1442"/>
                              <a:gd name="T82" fmla="+- 0 2676 1267"/>
                              <a:gd name="T83" fmla="*/ 2676 h 2599"/>
                              <a:gd name="T84" fmla="+- 0 4678 4678"/>
                              <a:gd name="T85" fmla="*/ T84 w 1442"/>
                              <a:gd name="T86" fmla="+- 0 2597 1267"/>
                              <a:gd name="T87" fmla="*/ 2597 h 2599"/>
                              <a:gd name="T88" fmla="+- 0 4680 4678"/>
                              <a:gd name="T89" fmla="*/ T88 w 1442"/>
                              <a:gd name="T90" fmla="+- 0 2519 1267"/>
                              <a:gd name="T91" fmla="*/ 2519 h 2599"/>
                              <a:gd name="T92" fmla="+- 0 4687 4678"/>
                              <a:gd name="T93" fmla="*/ T92 w 1442"/>
                              <a:gd name="T94" fmla="+- 0 2441 1267"/>
                              <a:gd name="T95" fmla="*/ 2441 h 2599"/>
                              <a:gd name="T96" fmla="+- 0 4697 4678"/>
                              <a:gd name="T97" fmla="*/ T96 w 1442"/>
                              <a:gd name="T98" fmla="+- 0 2364 1267"/>
                              <a:gd name="T99" fmla="*/ 2364 h 2599"/>
                              <a:gd name="T100" fmla="+- 0 4712 4678"/>
                              <a:gd name="T101" fmla="*/ T100 w 1442"/>
                              <a:gd name="T102" fmla="+- 0 2288 1267"/>
                              <a:gd name="T103" fmla="*/ 2288 h 2599"/>
                              <a:gd name="T104" fmla="+- 0 4731 4678"/>
                              <a:gd name="T105" fmla="*/ T104 w 1442"/>
                              <a:gd name="T106" fmla="+- 0 2213 1267"/>
                              <a:gd name="T107" fmla="*/ 2213 h 2599"/>
                              <a:gd name="T108" fmla="+- 0 4753 4678"/>
                              <a:gd name="T109" fmla="*/ T108 w 1442"/>
                              <a:gd name="T110" fmla="+- 0 2140 1267"/>
                              <a:gd name="T111" fmla="*/ 2140 h 2599"/>
                              <a:gd name="T112" fmla="+- 0 4779 4678"/>
                              <a:gd name="T113" fmla="*/ T112 w 1442"/>
                              <a:gd name="T114" fmla="+- 0 2068 1267"/>
                              <a:gd name="T115" fmla="*/ 2068 h 2599"/>
                              <a:gd name="T116" fmla="+- 0 4809 4678"/>
                              <a:gd name="T117" fmla="*/ T116 w 1442"/>
                              <a:gd name="T118" fmla="+- 0 1998 1267"/>
                              <a:gd name="T119" fmla="*/ 1998 h 2599"/>
                              <a:gd name="T120" fmla="+- 0 4843 4678"/>
                              <a:gd name="T121" fmla="*/ T120 w 1442"/>
                              <a:gd name="T122" fmla="+- 0 1929 1267"/>
                              <a:gd name="T123" fmla="*/ 1929 h 2599"/>
                              <a:gd name="T124" fmla="+- 0 4880 4678"/>
                              <a:gd name="T125" fmla="*/ T124 w 1442"/>
                              <a:gd name="T126" fmla="+- 0 1863 1267"/>
                              <a:gd name="T127" fmla="*/ 1863 h 2599"/>
                              <a:gd name="T128" fmla="+- 0 4920 4678"/>
                              <a:gd name="T129" fmla="*/ T128 w 1442"/>
                              <a:gd name="T130" fmla="+- 0 1799 1267"/>
                              <a:gd name="T131" fmla="*/ 1799 h 2599"/>
                              <a:gd name="T132" fmla="+- 0 4964 4678"/>
                              <a:gd name="T133" fmla="*/ T132 w 1442"/>
                              <a:gd name="T134" fmla="+- 0 1736 1267"/>
                              <a:gd name="T135" fmla="*/ 1736 h 2599"/>
                              <a:gd name="T136" fmla="+- 0 5011 4678"/>
                              <a:gd name="T137" fmla="*/ T136 w 1442"/>
                              <a:gd name="T138" fmla="+- 0 1677 1267"/>
                              <a:gd name="T139" fmla="*/ 1677 h 2599"/>
                              <a:gd name="T140" fmla="+- 0 5061 4678"/>
                              <a:gd name="T141" fmla="*/ T140 w 1442"/>
                              <a:gd name="T142" fmla="+- 0 1619 1267"/>
                              <a:gd name="T143" fmla="*/ 1619 h 2599"/>
                              <a:gd name="T144" fmla="+- 0 5115 4678"/>
                              <a:gd name="T145" fmla="*/ T144 w 1442"/>
                              <a:gd name="T146" fmla="+- 0 1565 1267"/>
                              <a:gd name="T147" fmla="*/ 1565 h 2599"/>
                              <a:gd name="T148" fmla="+- 0 5171 4678"/>
                              <a:gd name="T149" fmla="*/ T148 w 1442"/>
                              <a:gd name="T150" fmla="+- 0 1513 1267"/>
                              <a:gd name="T151" fmla="*/ 1513 h 2599"/>
                              <a:gd name="T152" fmla="+- 0 5230 4678"/>
                              <a:gd name="T153" fmla="*/ T152 w 1442"/>
                              <a:gd name="T154" fmla="+- 0 1464 1267"/>
                              <a:gd name="T155" fmla="*/ 1464 h 2599"/>
                              <a:gd name="T156" fmla="+- 0 5292 4678"/>
                              <a:gd name="T157" fmla="*/ T156 w 1442"/>
                              <a:gd name="T158" fmla="+- 0 1418 1267"/>
                              <a:gd name="T159" fmla="*/ 1418 h 2599"/>
                              <a:gd name="T160" fmla="+- 0 5356 4678"/>
                              <a:gd name="T161" fmla="*/ T160 w 1442"/>
                              <a:gd name="T162" fmla="+- 0 1375 1267"/>
                              <a:gd name="T163" fmla="*/ 1375 h 2599"/>
                              <a:gd name="T164" fmla="+- 0 5423 4678"/>
                              <a:gd name="T165" fmla="*/ T164 w 1442"/>
                              <a:gd name="T166" fmla="+- 0 1336 1267"/>
                              <a:gd name="T167" fmla="*/ 1336 h 2599"/>
                              <a:gd name="T168" fmla="+- 0 5492 4678"/>
                              <a:gd name="T169" fmla="*/ T168 w 1442"/>
                              <a:gd name="T170" fmla="+- 0 1300 1267"/>
                              <a:gd name="T171" fmla="*/ 1300 h 2599"/>
                              <a:gd name="T172" fmla="+- 0 5564 4678"/>
                              <a:gd name="T173" fmla="*/ T172 w 1442"/>
                              <a:gd name="T174" fmla="+- 0 1267 1267"/>
                              <a:gd name="T175" fmla="*/ 1267 h 2599"/>
                              <a:gd name="T176" fmla="+- 0 6119 4678"/>
                              <a:gd name="T177" fmla="*/ T176 w 1442"/>
                              <a:gd name="T178" fmla="+- 0 2597 1267"/>
                              <a:gd name="T179" fmla="*/ 2597 h 2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42" h="2599">
                                <a:moveTo>
                                  <a:pt x="1441" y="1330"/>
                                </a:moveTo>
                                <a:lnTo>
                                  <a:pt x="757" y="2599"/>
                                </a:lnTo>
                                <a:lnTo>
                                  <a:pt x="689" y="2559"/>
                                </a:lnTo>
                                <a:lnTo>
                                  <a:pt x="623" y="2516"/>
                                </a:lnTo>
                                <a:lnTo>
                                  <a:pt x="560" y="2470"/>
                                </a:lnTo>
                                <a:lnTo>
                                  <a:pt x="500" y="2421"/>
                                </a:lnTo>
                                <a:lnTo>
                                  <a:pt x="443" y="2369"/>
                                </a:lnTo>
                                <a:lnTo>
                                  <a:pt x="388" y="2314"/>
                                </a:lnTo>
                                <a:lnTo>
                                  <a:pt x="337" y="2256"/>
                                </a:lnTo>
                                <a:lnTo>
                                  <a:pt x="290" y="2196"/>
                                </a:lnTo>
                                <a:lnTo>
                                  <a:pt x="245" y="2134"/>
                                </a:lnTo>
                                <a:lnTo>
                                  <a:pt x="204" y="2069"/>
                                </a:lnTo>
                                <a:lnTo>
                                  <a:pt x="167" y="2002"/>
                                </a:lnTo>
                                <a:lnTo>
                                  <a:pt x="133" y="1933"/>
                                </a:lnTo>
                                <a:lnTo>
                                  <a:pt x="102" y="1862"/>
                                </a:lnTo>
                                <a:lnTo>
                                  <a:pt x="76" y="1790"/>
                                </a:lnTo>
                                <a:lnTo>
                                  <a:pt x="53" y="1716"/>
                                </a:lnTo>
                                <a:lnTo>
                                  <a:pt x="34" y="1641"/>
                                </a:lnTo>
                                <a:lnTo>
                                  <a:pt x="20" y="1565"/>
                                </a:lnTo>
                                <a:lnTo>
                                  <a:pt x="9" y="1488"/>
                                </a:lnTo>
                                <a:lnTo>
                                  <a:pt x="2" y="1409"/>
                                </a:lnTo>
                                <a:lnTo>
                                  <a:pt x="0" y="1330"/>
                                </a:lnTo>
                                <a:lnTo>
                                  <a:pt x="2" y="1252"/>
                                </a:lnTo>
                                <a:lnTo>
                                  <a:pt x="9" y="1174"/>
                                </a:lnTo>
                                <a:lnTo>
                                  <a:pt x="19" y="1097"/>
                                </a:lnTo>
                                <a:lnTo>
                                  <a:pt x="34" y="1021"/>
                                </a:lnTo>
                                <a:lnTo>
                                  <a:pt x="53" y="946"/>
                                </a:lnTo>
                                <a:lnTo>
                                  <a:pt x="75" y="873"/>
                                </a:lnTo>
                                <a:lnTo>
                                  <a:pt x="101" y="801"/>
                                </a:lnTo>
                                <a:lnTo>
                                  <a:pt x="131" y="731"/>
                                </a:lnTo>
                                <a:lnTo>
                                  <a:pt x="165" y="662"/>
                                </a:lnTo>
                                <a:lnTo>
                                  <a:pt x="202" y="596"/>
                                </a:lnTo>
                                <a:lnTo>
                                  <a:pt x="242" y="532"/>
                                </a:lnTo>
                                <a:lnTo>
                                  <a:pt x="286" y="469"/>
                                </a:lnTo>
                                <a:lnTo>
                                  <a:pt x="333" y="410"/>
                                </a:lnTo>
                                <a:lnTo>
                                  <a:pt x="383" y="352"/>
                                </a:lnTo>
                                <a:lnTo>
                                  <a:pt x="437" y="298"/>
                                </a:lnTo>
                                <a:lnTo>
                                  <a:pt x="493" y="246"/>
                                </a:lnTo>
                                <a:lnTo>
                                  <a:pt x="552" y="197"/>
                                </a:lnTo>
                                <a:lnTo>
                                  <a:pt x="614" y="151"/>
                                </a:lnTo>
                                <a:lnTo>
                                  <a:pt x="678" y="108"/>
                                </a:lnTo>
                                <a:lnTo>
                                  <a:pt x="745" y="69"/>
                                </a:lnTo>
                                <a:lnTo>
                                  <a:pt x="814" y="33"/>
                                </a:lnTo>
                                <a:lnTo>
                                  <a:pt x="886" y="0"/>
                                </a:lnTo>
                                <a:lnTo>
                                  <a:pt x="1441" y="1330"/>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839" name="docshape298"/>
                        <wps:cNvSpPr/>
                        <wps:spPr bwMode="auto">
                          <a:xfrm>
                            <a:off x="4807" y="1181"/>
                            <a:ext cx="1312" cy="1417"/>
                          </a:xfrm>
                          <a:custGeom>
                            <a:avLst/>
                            <a:gdLst>
                              <a:gd name="T0" fmla="+- 0 5852 4808"/>
                              <a:gd name="T1" fmla="*/ T0 w 1312"/>
                              <a:gd name="T2" fmla="+- 0 1181 1181"/>
                              <a:gd name="T3" fmla="*/ 1181 h 1417"/>
                              <a:gd name="T4" fmla="+- 0 5777 4808"/>
                              <a:gd name="T5" fmla="*/ T4 w 1312"/>
                              <a:gd name="T6" fmla="+- 0 1198 1181"/>
                              <a:gd name="T7" fmla="*/ 1198 h 1417"/>
                              <a:gd name="T8" fmla="+- 0 5703 4808"/>
                              <a:gd name="T9" fmla="*/ T8 w 1312"/>
                              <a:gd name="T10" fmla="+- 0 1218 1181"/>
                              <a:gd name="T11" fmla="*/ 1218 h 1417"/>
                              <a:gd name="T12" fmla="+- 0 5630 4808"/>
                              <a:gd name="T13" fmla="*/ T12 w 1312"/>
                              <a:gd name="T14" fmla="+- 0 1242 1181"/>
                              <a:gd name="T15" fmla="*/ 1242 h 1417"/>
                              <a:gd name="T16" fmla="+- 0 5559 4808"/>
                              <a:gd name="T17" fmla="*/ T16 w 1312"/>
                              <a:gd name="T18" fmla="+- 0 1270 1181"/>
                              <a:gd name="T19" fmla="*/ 1270 h 1417"/>
                              <a:gd name="T20" fmla="+- 0 5489 4808"/>
                              <a:gd name="T21" fmla="*/ T20 w 1312"/>
                              <a:gd name="T22" fmla="+- 0 1301 1181"/>
                              <a:gd name="T23" fmla="*/ 1301 h 1417"/>
                              <a:gd name="T24" fmla="+- 0 5421 4808"/>
                              <a:gd name="T25" fmla="*/ T24 w 1312"/>
                              <a:gd name="T26" fmla="+- 0 1336 1181"/>
                              <a:gd name="T27" fmla="*/ 1336 h 1417"/>
                              <a:gd name="T28" fmla="+- 0 5356 4808"/>
                              <a:gd name="T29" fmla="*/ T28 w 1312"/>
                              <a:gd name="T30" fmla="+- 0 1375 1181"/>
                              <a:gd name="T31" fmla="*/ 1375 h 1417"/>
                              <a:gd name="T32" fmla="+- 0 5292 4808"/>
                              <a:gd name="T33" fmla="*/ T32 w 1312"/>
                              <a:gd name="T34" fmla="+- 0 1418 1181"/>
                              <a:gd name="T35" fmla="*/ 1418 h 1417"/>
                              <a:gd name="T36" fmla="+- 0 5230 4808"/>
                              <a:gd name="T37" fmla="*/ T36 w 1312"/>
                              <a:gd name="T38" fmla="+- 0 1463 1181"/>
                              <a:gd name="T39" fmla="*/ 1463 h 1417"/>
                              <a:gd name="T40" fmla="+- 0 5171 4808"/>
                              <a:gd name="T41" fmla="*/ T40 w 1312"/>
                              <a:gd name="T42" fmla="+- 0 1512 1181"/>
                              <a:gd name="T43" fmla="*/ 1512 h 1417"/>
                              <a:gd name="T44" fmla="+- 0 5114 4808"/>
                              <a:gd name="T45" fmla="*/ T44 w 1312"/>
                              <a:gd name="T46" fmla="+- 0 1564 1181"/>
                              <a:gd name="T47" fmla="*/ 1564 h 1417"/>
                              <a:gd name="T48" fmla="+- 0 5061 4808"/>
                              <a:gd name="T49" fmla="*/ T48 w 1312"/>
                              <a:gd name="T50" fmla="+- 0 1619 1181"/>
                              <a:gd name="T51" fmla="*/ 1619 h 1417"/>
                              <a:gd name="T52" fmla="+- 0 5011 4808"/>
                              <a:gd name="T53" fmla="*/ T52 w 1312"/>
                              <a:gd name="T54" fmla="+- 0 1677 1181"/>
                              <a:gd name="T55" fmla="*/ 1677 h 1417"/>
                              <a:gd name="T56" fmla="+- 0 4963 4808"/>
                              <a:gd name="T57" fmla="*/ T56 w 1312"/>
                              <a:gd name="T58" fmla="+- 0 1737 1181"/>
                              <a:gd name="T59" fmla="*/ 1737 h 1417"/>
                              <a:gd name="T60" fmla="+- 0 4919 4808"/>
                              <a:gd name="T61" fmla="*/ T60 w 1312"/>
                              <a:gd name="T62" fmla="+- 0 1799 1181"/>
                              <a:gd name="T63" fmla="*/ 1799 h 1417"/>
                              <a:gd name="T64" fmla="+- 0 4879 4808"/>
                              <a:gd name="T65" fmla="*/ T64 w 1312"/>
                              <a:gd name="T66" fmla="+- 0 1864 1181"/>
                              <a:gd name="T67" fmla="*/ 1864 h 1417"/>
                              <a:gd name="T68" fmla="+- 0 4841 4808"/>
                              <a:gd name="T69" fmla="*/ T68 w 1312"/>
                              <a:gd name="T70" fmla="+- 0 1931 1181"/>
                              <a:gd name="T71" fmla="*/ 1931 h 1417"/>
                              <a:gd name="T72" fmla="+- 0 4808 4808"/>
                              <a:gd name="T73" fmla="*/ T72 w 1312"/>
                              <a:gd name="T74" fmla="+- 0 2000 1181"/>
                              <a:gd name="T75" fmla="*/ 2000 h 1417"/>
                              <a:gd name="T76" fmla="+- 0 6119 4808"/>
                              <a:gd name="T77" fmla="*/ T76 w 1312"/>
                              <a:gd name="T78" fmla="+- 0 2597 1181"/>
                              <a:gd name="T79" fmla="*/ 2597 h 1417"/>
                              <a:gd name="T80" fmla="+- 0 5852 4808"/>
                              <a:gd name="T81" fmla="*/ T80 w 1312"/>
                              <a:gd name="T82" fmla="+- 0 1181 1181"/>
                              <a:gd name="T83" fmla="*/ 1181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2" h="1417">
                                <a:moveTo>
                                  <a:pt x="1044" y="0"/>
                                </a:moveTo>
                                <a:lnTo>
                                  <a:pt x="969" y="17"/>
                                </a:lnTo>
                                <a:lnTo>
                                  <a:pt x="895" y="37"/>
                                </a:lnTo>
                                <a:lnTo>
                                  <a:pt x="822" y="61"/>
                                </a:lnTo>
                                <a:lnTo>
                                  <a:pt x="751" y="89"/>
                                </a:lnTo>
                                <a:lnTo>
                                  <a:pt x="681" y="120"/>
                                </a:lnTo>
                                <a:lnTo>
                                  <a:pt x="613" y="155"/>
                                </a:lnTo>
                                <a:lnTo>
                                  <a:pt x="548" y="194"/>
                                </a:lnTo>
                                <a:lnTo>
                                  <a:pt x="484" y="237"/>
                                </a:lnTo>
                                <a:lnTo>
                                  <a:pt x="422" y="282"/>
                                </a:lnTo>
                                <a:lnTo>
                                  <a:pt x="363" y="331"/>
                                </a:lnTo>
                                <a:lnTo>
                                  <a:pt x="306" y="383"/>
                                </a:lnTo>
                                <a:lnTo>
                                  <a:pt x="253" y="438"/>
                                </a:lnTo>
                                <a:lnTo>
                                  <a:pt x="203" y="496"/>
                                </a:lnTo>
                                <a:lnTo>
                                  <a:pt x="155" y="556"/>
                                </a:lnTo>
                                <a:lnTo>
                                  <a:pt x="111" y="618"/>
                                </a:lnTo>
                                <a:lnTo>
                                  <a:pt x="71" y="683"/>
                                </a:lnTo>
                                <a:lnTo>
                                  <a:pt x="33" y="750"/>
                                </a:lnTo>
                                <a:lnTo>
                                  <a:pt x="0" y="819"/>
                                </a:lnTo>
                                <a:lnTo>
                                  <a:pt x="1311" y="1416"/>
                                </a:lnTo>
                                <a:lnTo>
                                  <a:pt x="1044" y="0"/>
                                </a:lnTo>
                                <a:close/>
                              </a:path>
                            </a:pathLst>
                          </a:custGeom>
                          <a:solidFill>
                            <a:srgbClr val="FFCA66"/>
                          </a:solidFill>
                          <a:ln>
                            <a:noFill/>
                          </a:ln>
                        </wps:spPr>
                        <wps:bodyPr rot="0" vert="horz" wrap="square" lIns="91440" tIns="45720" rIns="91440" bIns="45720" anchor="t" anchorCtr="0" upright="1">
                          <a:noAutofit/>
                        </wps:bodyPr>
                      </wps:wsp>
                      <wps:wsp>
                        <wps:cNvPr id="840" name="docshape299"/>
                        <wps:cNvSpPr/>
                        <wps:spPr bwMode="auto">
                          <a:xfrm>
                            <a:off x="4807" y="1181"/>
                            <a:ext cx="1312" cy="1417"/>
                          </a:xfrm>
                          <a:custGeom>
                            <a:avLst/>
                            <a:gdLst>
                              <a:gd name="T0" fmla="+- 0 6119 4808"/>
                              <a:gd name="T1" fmla="*/ T0 w 1312"/>
                              <a:gd name="T2" fmla="+- 0 2597 1181"/>
                              <a:gd name="T3" fmla="*/ 2597 h 1417"/>
                              <a:gd name="T4" fmla="+- 0 4808 4808"/>
                              <a:gd name="T5" fmla="*/ T4 w 1312"/>
                              <a:gd name="T6" fmla="+- 0 2000 1181"/>
                              <a:gd name="T7" fmla="*/ 2000 h 1417"/>
                              <a:gd name="T8" fmla="+- 0 4841 4808"/>
                              <a:gd name="T9" fmla="*/ T8 w 1312"/>
                              <a:gd name="T10" fmla="+- 0 1931 1181"/>
                              <a:gd name="T11" fmla="*/ 1931 h 1417"/>
                              <a:gd name="T12" fmla="+- 0 4879 4808"/>
                              <a:gd name="T13" fmla="*/ T12 w 1312"/>
                              <a:gd name="T14" fmla="+- 0 1864 1181"/>
                              <a:gd name="T15" fmla="*/ 1864 h 1417"/>
                              <a:gd name="T16" fmla="+- 0 4919 4808"/>
                              <a:gd name="T17" fmla="*/ T16 w 1312"/>
                              <a:gd name="T18" fmla="+- 0 1799 1181"/>
                              <a:gd name="T19" fmla="*/ 1799 h 1417"/>
                              <a:gd name="T20" fmla="+- 0 4963 4808"/>
                              <a:gd name="T21" fmla="*/ T20 w 1312"/>
                              <a:gd name="T22" fmla="+- 0 1737 1181"/>
                              <a:gd name="T23" fmla="*/ 1737 h 1417"/>
                              <a:gd name="T24" fmla="+- 0 5011 4808"/>
                              <a:gd name="T25" fmla="*/ T24 w 1312"/>
                              <a:gd name="T26" fmla="+- 0 1677 1181"/>
                              <a:gd name="T27" fmla="*/ 1677 h 1417"/>
                              <a:gd name="T28" fmla="+- 0 5061 4808"/>
                              <a:gd name="T29" fmla="*/ T28 w 1312"/>
                              <a:gd name="T30" fmla="+- 0 1619 1181"/>
                              <a:gd name="T31" fmla="*/ 1619 h 1417"/>
                              <a:gd name="T32" fmla="+- 0 5114 4808"/>
                              <a:gd name="T33" fmla="*/ T32 w 1312"/>
                              <a:gd name="T34" fmla="+- 0 1564 1181"/>
                              <a:gd name="T35" fmla="*/ 1564 h 1417"/>
                              <a:gd name="T36" fmla="+- 0 5171 4808"/>
                              <a:gd name="T37" fmla="*/ T36 w 1312"/>
                              <a:gd name="T38" fmla="+- 0 1512 1181"/>
                              <a:gd name="T39" fmla="*/ 1512 h 1417"/>
                              <a:gd name="T40" fmla="+- 0 5230 4808"/>
                              <a:gd name="T41" fmla="*/ T40 w 1312"/>
                              <a:gd name="T42" fmla="+- 0 1463 1181"/>
                              <a:gd name="T43" fmla="*/ 1463 h 1417"/>
                              <a:gd name="T44" fmla="+- 0 5292 4808"/>
                              <a:gd name="T45" fmla="*/ T44 w 1312"/>
                              <a:gd name="T46" fmla="+- 0 1418 1181"/>
                              <a:gd name="T47" fmla="*/ 1418 h 1417"/>
                              <a:gd name="T48" fmla="+- 0 5356 4808"/>
                              <a:gd name="T49" fmla="*/ T48 w 1312"/>
                              <a:gd name="T50" fmla="+- 0 1375 1181"/>
                              <a:gd name="T51" fmla="*/ 1375 h 1417"/>
                              <a:gd name="T52" fmla="+- 0 5421 4808"/>
                              <a:gd name="T53" fmla="*/ T52 w 1312"/>
                              <a:gd name="T54" fmla="+- 0 1336 1181"/>
                              <a:gd name="T55" fmla="*/ 1336 h 1417"/>
                              <a:gd name="T56" fmla="+- 0 5489 4808"/>
                              <a:gd name="T57" fmla="*/ T56 w 1312"/>
                              <a:gd name="T58" fmla="+- 0 1301 1181"/>
                              <a:gd name="T59" fmla="*/ 1301 h 1417"/>
                              <a:gd name="T60" fmla="+- 0 5559 4808"/>
                              <a:gd name="T61" fmla="*/ T60 w 1312"/>
                              <a:gd name="T62" fmla="+- 0 1270 1181"/>
                              <a:gd name="T63" fmla="*/ 1270 h 1417"/>
                              <a:gd name="T64" fmla="+- 0 5630 4808"/>
                              <a:gd name="T65" fmla="*/ T64 w 1312"/>
                              <a:gd name="T66" fmla="+- 0 1242 1181"/>
                              <a:gd name="T67" fmla="*/ 1242 h 1417"/>
                              <a:gd name="T68" fmla="+- 0 5703 4808"/>
                              <a:gd name="T69" fmla="*/ T68 w 1312"/>
                              <a:gd name="T70" fmla="+- 0 1218 1181"/>
                              <a:gd name="T71" fmla="*/ 1218 h 1417"/>
                              <a:gd name="T72" fmla="+- 0 5777 4808"/>
                              <a:gd name="T73" fmla="*/ T72 w 1312"/>
                              <a:gd name="T74" fmla="+- 0 1198 1181"/>
                              <a:gd name="T75" fmla="*/ 1198 h 1417"/>
                              <a:gd name="T76" fmla="+- 0 5852 4808"/>
                              <a:gd name="T77" fmla="*/ T76 w 1312"/>
                              <a:gd name="T78" fmla="+- 0 1181 1181"/>
                              <a:gd name="T79" fmla="*/ 1181 h 1417"/>
                              <a:gd name="T80" fmla="+- 0 6119 4808"/>
                              <a:gd name="T81" fmla="*/ T80 w 1312"/>
                              <a:gd name="T82" fmla="+- 0 2597 1181"/>
                              <a:gd name="T83" fmla="*/ 2597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2" h="1417">
                                <a:moveTo>
                                  <a:pt x="1311" y="1416"/>
                                </a:moveTo>
                                <a:lnTo>
                                  <a:pt x="0" y="819"/>
                                </a:lnTo>
                                <a:lnTo>
                                  <a:pt x="33" y="750"/>
                                </a:lnTo>
                                <a:lnTo>
                                  <a:pt x="71" y="683"/>
                                </a:lnTo>
                                <a:lnTo>
                                  <a:pt x="111" y="618"/>
                                </a:lnTo>
                                <a:lnTo>
                                  <a:pt x="155" y="556"/>
                                </a:lnTo>
                                <a:lnTo>
                                  <a:pt x="203" y="496"/>
                                </a:lnTo>
                                <a:lnTo>
                                  <a:pt x="253" y="438"/>
                                </a:lnTo>
                                <a:lnTo>
                                  <a:pt x="306" y="383"/>
                                </a:lnTo>
                                <a:lnTo>
                                  <a:pt x="363" y="331"/>
                                </a:lnTo>
                                <a:lnTo>
                                  <a:pt x="422" y="282"/>
                                </a:lnTo>
                                <a:lnTo>
                                  <a:pt x="484" y="237"/>
                                </a:lnTo>
                                <a:lnTo>
                                  <a:pt x="548" y="194"/>
                                </a:lnTo>
                                <a:lnTo>
                                  <a:pt x="613" y="155"/>
                                </a:lnTo>
                                <a:lnTo>
                                  <a:pt x="681" y="120"/>
                                </a:lnTo>
                                <a:lnTo>
                                  <a:pt x="751" y="89"/>
                                </a:lnTo>
                                <a:lnTo>
                                  <a:pt x="822" y="61"/>
                                </a:lnTo>
                                <a:lnTo>
                                  <a:pt x="895" y="37"/>
                                </a:lnTo>
                                <a:lnTo>
                                  <a:pt x="969" y="17"/>
                                </a:lnTo>
                                <a:lnTo>
                                  <a:pt x="1044" y="0"/>
                                </a:lnTo>
                                <a:lnTo>
                                  <a:pt x="1311" y="1416"/>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841" name="docshape300"/>
                        <wps:cNvSpPr/>
                        <wps:spPr bwMode="auto">
                          <a:xfrm>
                            <a:off x="5681" y="1156"/>
                            <a:ext cx="438" cy="1442"/>
                          </a:xfrm>
                          <a:custGeom>
                            <a:avLst/>
                            <a:gdLst>
                              <a:gd name="T0" fmla="+- 0 6119 5682"/>
                              <a:gd name="T1" fmla="*/ T0 w 438"/>
                              <a:gd name="T2" fmla="+- 0 1156 1156"/>
                              <a:gd name="T3" fmla="*/ 1156 h 1442"/>
                              <a:gd name="T4" fmla="+- 0 6008 5682"/>
                              <a:gd name="T5" fmla="*/ T4 w 438"/>
                              <a:gd name="T6" fmla="+- 0 1160 1156"/>
                              <a:gd name="T7" fmla="*/ 1160 h 1442"/>
                              <a:gd name="T8" fmla="+- 0 5898 5682"/>
                              <a:gd name="T9" fmla="*/ T8 w 438"/>
                              <a:gd name="T10" fmla="+- 0 1173 1156"/>
                              <a:gd name="T11" fmla="*/ 1173 h 1442"/>
                              <a:gd name="T12" fmla="+- 0 5789 5682"/>
                              <a:gd name="T13" fmla="*/ T12 w 438"/>
                              <a:gd name="T14" fmla="+- 0 1195 1156"/>
                              <a:gd name="T15" fmla="*/ 1195 h 1442"/>
                              <a:gd name="T16" fmla="+- 0 5682 5682"/>
                              <a:gd name="T17" fmla="*/ T16 w 438"/>
                              <a:gd name="T18" fmla="+- 0 1224 1156"/>
                              <a:gd name="T19" fmla="*/ 1224 h 1442"/>
                              <a:gd name="T20" fmla="+- 0 6119 5682"/>
                              <a:gd name="T21" fmla="*/ T20 w 438"/>
                              <a:gd name="T22" fmla="+- 0 2597 1156"/>
                              <a:gd name="T23" fmla="*/ 2597 h 1442"/>
                              <a:gd name="T24" fmla="+- 0 6119 5682"/>
                              <a:gd name="T25" fmla="*/ T24 w 438"/>
                              <a:gd name="T26" fmla="+- 0 1156 1156"/>
                              <a:gd name="T27" fmla="*/ 1156 h 1442"/>
                            </a:gdLst>
                            <a:ahLst/>
                            <a:cxnLst>
                              <a:cxn ang="0">
                                <a:pos x="T1" y="T3"/>
                              </a:cxn>
                              <a:cxn ang="0">
                                <a:pos x="T5" y="T7"/>
                              </a:cxn>
                              <a:cxn ang="0">
                                <a:pos x="T9" y="T11"/>
                              </a:cxn>
                              <a:cxn ang="0">
                                <a:pos x="T13" y="T15"/>
                              </a:cxn>
                              <a:cxn ang="0">
                                <a:pos x="T17" y="T19"/>
                              </a:cxn>
                              <a:cxn ang="0">
                                <a:pos x="T21" y="T23"/>
                              </a:cxn>
                              <a:cxn ang="0">
                                <a:pos x="T25" y="T27"/>
                              </a:cxn>
                            </a:cxnLst>
                            <a:rect l="0" t="0" r="r" b="b"/>
                            <a:pathLst>
                              <a:path w="438" h="1442">
                                <a:moveTo>
                                  <a:pt x="437" y="0"/>
                                </a:moveTo>
                                <a:lnTo>
                                  <a:pt x="326" y="4"/>
                                </a:lnTo>
                                <a:lnTo>
                                  <a:pt x="216" y="17"/>
                                </a:lnTo>
                                <a:lnTo>
                                  <a:pt x="107" y="39"/>
                                </a:lnTo>
                                <a:lnTo>
                                  <a:pt x="0" y="68"/>
                                </a:lnTo>
                                <a:lnTo>
                                  <a:pt x="437" y="1441"/>
                                </a:lnTo>
                                <a:lnTo>
                                  <a:pt x="437" y="0"/>
                                </a:lnTo>
                                <a:close/>
                              </a:path>
                            </a:pathLst>
                          </a:custGeom>
                          <a:solidFill>
                            <a:srgbClr val="FFE7BD"/>
                          </a:solidFill>
                          <a:ln>
                            <a:noFill/>
                          </a:ln>
                        </wps:spPr>
                        <wps:bodyPr rot="0" vert="horz" wrap="square" lIns="91440" tIns="45720" rIns="91440" bIns="45720" anchor="t" anchorCtr="0" upright="1">
                          <a:noAutofit/>
                        </wps:bodyPr>
                      </wps:wsp>
                      <wps:wsp>
                        <wps:cNvPr id="842" name="docshape301"/>
                        <wps:cNvSpPr/>
                        <wps:spPr bwMode="auto">
                          <a:xfrm>
                            <a:off x="5681" y="1156"/>
                            <a:ext cx="438" cy="1442"/>
                          </a:xfrm>
                          <a:custGeom>
                            <a:avLst/>
                            <a:gdLst>
                              <a:gd name="T0" fmla="+- 0 6119 5682"/>
                              <a:gd name="T1" fmla="*/ T0 w 438"/>
                              <a:gd name="T2" fmla="+- 0 2597 1156"/>
                              <a:gd name="T3" fmla="*/ 2597 h 1442"/>
                              <a:gd name="T4" fmla="+- 0 5682 5682"/>
                              <a:gd name="T5" fmla="*/ T4 w 438"/>
                              <a:gd name="T6" fmla="+- 0 1224 1156"/>
                              <a:gd name="T7" fmla="*/ 1224 h 1442"/>
                              <a:gd name="T8" fmla="+- 0 5735 5682"/>
                              <a:gd name="T9" fmla="*/ T8 w 438"/>
                              <a:gd name="T10" fmla="+- 0 1208 1156"/>
                              <a:gd name="T11" fmla="*/ 1208 h 1442"/>
                              <a:gd name="T12" fmla="+- 0 5789 5682"/>
                              <a:gd name="T13" fmla="*/ T12 w 438"/>
                              <a:gd name="T14" fmla="+- 0 1195 1156"/>
                              <a:gd name="T15" fmla="*/ 1195 h 1442"/>
                              <a:gd name="T16" fmla="+- 0 5898 5682"/>
                              <a:gd name="T17" fmla="*/ T16 w 438"/>
                              <a:gd name="T18" fmla="+- 0 1173 1156"/>
                              <a:gd name="T19" fmla="*/ 1173 h 1442"/>
                              <a:gd name="T20" fmla="+- 0 6008 5682"/>
                              <a:gd name="T21" fmla="*/ T20 w 438"/>
                              <a:gd name="T22" fmla="+- 0 1160 1156"/>
                              <a:gd name="T23" fmla="*/ 1160 h 1442"/>
                              <a:gd name="T24" fmla="+- 0 6119 5682"/>
                              <a:gd name="T25" fmla="*/ T24 w 438"/>
                              <a:gd name="T26" fmla="+- 0 1156 1156"/>
                              <a:gd name="T27" fmla="*/ 1156 h 1442"/>
                              <a:gd name="T28" fmla="+- 0 6119 5682"/>
                              <a:gd name="T29" fmla="*/ T28 w 438"/>
                              <a:gd name="T30" fmla="+- 0 2597 1156"/>
                              <a:gd name="T31" fmla="*/ 2597 h 144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8" h="1442">
                                <a:moveTo>
                                  <a:pt x="437" y="1441"/>
                                </a:moveTo>
                                <a:lnTo>
                                  <a:pt x="0" y="68"/>
                                </a:lnTo>
                                <a:lnTo>
                                  <a:pt x="53" y="52"/>
                                </a:lnTo>
                                <a:lnTo>
                                  <a:pt x="107" y="39"/>
                                </a:lnTo>
                                <a:lnTo>
                                  <a:pt x="216" y="17"/>
                                </a:lnTo>
                                <a:lnTo>
                                  <a:pt x="326" y="4"/>
                                </a:lnTo>
                                <a:lnTo>
                                  <a:pt x="437" y="0"/>
                                </a:lnTo>
                                <a:lnTo>
                                  <a:pt x="437"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843" name="docshape302"/>
                        <wps:cNvSpPr/>
                        <wps:spPr bwMode="auto">
                          <a:xfrm>
                            <a:off x="5146" y="1617"/>
                            <a:ext cx="1946" cy="1946"/>
                          </a:xfrm>
                          <a:custGeom>
                            <a:avLst/>
                            <a:gdLst>
                              <a:gd name="T0" fmla="+- 0 6043 5147"/>
                              <a:gd name="T1" fmla="*/ T0 w 1946"/>
                              <a:gd name="T2" fmla="+- 0 1620 1617"/>
                              <a:gd name="T3" fmla="*/ 1620 h 1946"/>
                              <a:gd name="T4" fmla="+- 0 5896 5147"/>
                              <a:gd name="T5" fmla="*/ T4 w 1946"/>
                              <a:gd name="T6" fmla="+- 0 1643 1617"/>
                              <a:gd name="T7" fmla="*/ 1643 h 1946"/>
                              <a:gd name="T8" fmla="+- 0 5757 5147"/>
                              <a:gd name="T9" fmla="*/ T8 w 1946"/>
                              <a:gd name="T10" fmla="+- 0 1687 1617"/>
                              <a:gd name="T11" fmla="*/ 1687 h 1946"/>
                              <a:gd name="T12" fmla="+- 0 5628 5147"/>
                              <a:gd name="T13" fmla="*/ T12 w 1946"/>
                              <a:gd name="T14" fmla="+- 0 1750 1617"/>
                              <a:gd name="T15" fmla="*/ 1750 h 1946"/>
                              <a:gd name="T16" fmla="+- 0 5511 5147"/>
                              <a:gd name="T17" fmla="*/ T16 w 1946"/>
                              <a:gd name="T18" fmla="+- 0 1831 1617"/>
                              <a:gd name="T19" fmla="*/ 1831 h 1946"/>
                              <a:gd name="T20" fmla="+- 0 5407 5147"/>
                              <a:gd name="T21" fmla="*/ T20 w 1946"/>
                              <a:gd name="T22" fmla="+- 0 1928 1617"/>
                              <a:gd name="T23" fmla="*/ 1928 h 1946"/>
                              <a:gd name="T24" fmla="+- 0 5318 5147"/>
                              <a:gd name="T25" fmla="*/ T24 w 1946"/>
                              <a:gd name="T26" fmla="+- 0 2039 1617"/>
                              <a:gd name="T27" fmla="*/ 2039 h 1946"/>
                              <a:gd name="T28" fmla="+- 0 5245 5147"/>
                              <a:gd name="T29" fmla="*/ T28 w 1946"/>
                              <a:gd name="T30" fmla="+- 0 2162 1617"/>
                              <a:gd name="T31" fmla="*/ 2162 h 1946"/>
                              <a:gd name="T32" fmla="+- 0 5192 5147"/>
                              <a:gd name="T33" fmla="*/ T32 w 1946"/>
                              <a:gd name="T34" fmla="+- 0 2297 1617"/>
                              <a:gd name="T35" fmla="*/ 2297 h 1946"/>
                              <a:gd name="T36" fmla="+- 0 5158 5147"/>
                              <a:gd name="T37" fmla="*/ T36 w 1946"/>
                              <a:gd name="T38" fmla="+- 0 2440 1617"/>
                              <a:gd name="T39" fmla="*/ 2440 h 1946"/>
                              <a:gd name="T40" fmla="+- 0 5147 5147"/>
                              <a:gd name="T41" fmla="*/ T40 w 1946"/>
                              <a:gd name="T42" fmla="+- 0 2590 1617"/>
                              <a:gd name="T43" fmla="*/ 2590 h 1946"/>
                              <a:gd name="T44" fmla="+- 0 5158 5147"/>
                              <a:gd name="T45" fmla="*/ T44 w 1946"/>
                              <a:gd name="T46" fmla="+- 0 2741 1617"/>
                              <a:gd name="T47" fmla="*/ 2741 h 1946"/>
                              <a:gd name="T48" fmla="+- 0 5192 5147"/>
                              <a:gd name="T49" fmla="*/ T48 w 1946"/>
                              <a:gd name="T50" fmla="+- 0 2884 1617"/>
                              <a:gd name="T51" fmla="*/ 2884 h 1946"/>
                              <a:gd name="T52" fmla="+- 0 5245 5147"/>
                              <a:gd name="T53" fmla="*/ T52 w 1946"/>
                              <a:gd name="T54" fmla="+- 0 3018 1617"/>
                              <a:gd name="T55" fmla="*/ 3018 h 1946"/>
                              <a:gd name="T56" fmla="+- 0 5318 5147"/>
                              <a:gd name="T57" fmla="*/ T56 w 1946"/>
                              <a:gd name="T58" fmla="+- 0 3141 1617"/>
                              <a:gd name="T59" fmla="*/ 3141 h 1946"/>
                              <a:gd name="T60" fmla="+- 0 5407 5147"/>
                              <a:gd name="T61" fmla="*/ T60 w 1946"/>
                              <a:gd name="T62" fmla="+- 0 3252 1617"/>
                              <a:gd name="T63" fmla="*/ 3252 h 1946"/>
                              <a:gd name="T64" fmla="+- 0 5511 5147"/>
                              <a:gd name="T65" fmla="*/ T64 w 1946"/>
                              <a:gd name="T66" fmla="+- 0 3349 1617"/>
                              <a:gd name="T67" fmla="*/ 3349 h 1946"/>
                              <a:gd name="T68" fmla="+- 0 5628 5147"/>
                              <a:gd name="T69" fmla="*/ T68 w 1946"/>
                              <a:gd name="T70" fmla="+- 0 3430 1617"/>
                              <a:gd name="T71" fmla="*/ 3430 h 1946"/>
                              <a:gd name="T72" fmla="+- 0 5757 5147"/>
                              <a:gd name="T73" fmla="*/ T72 w 1946"/>
                              <a:gd name="T74" fmla="+- 0 3493 1617"/>
                              <a:gd name="T75" fmla="*/ 3493 h 1946"/>
                              <a:gd name="T76" fmla="+- 0 5896 5147"/>
                              <a:gd name="T77" fmla="*/ T76 w 1946"/>
                              <a:gd name="T78" fmla="+- 0 3537 1617"/>
                              <a:gd name="T79" fmla="*/ 3537 h 1946"/>
                              <a:gd name="T80" fmla="+- 0 6043 5147"/>
                              <a:gd name="T81" fmla="*/ T80 w 1946"/>
                              <a:gd name="T82" fmla="+- 0 3560 1617"/>
                              <a:gd name="T83" fmla="*/ 3560 h 1946"/>
                              <a:gd name="T84" fmla="+- 0 6195 5147"/>
                              <a:gd name="T85" fmla="*/ T84 w 1946"/>
                              <a:gd name="T86" fmla="+- 0 3560 1617"/>
                              <a:gd name="T87" fmla="*/ 3560 h 1946"/>
                              <a:gd name="T88" fmla="+- 0 6342 5147"/>
                              <a:gd name="T89" fmla="*/ T88 w 1946"/>
                              <a:gd name="T90" fmla="+- 0 3537 1617"/>
                              <a:gd name="T91" fmla="*/ 3537 h 1946"/>
                              <a:gd name="T92" fmla="+- 0 6481 5147"/>
                              <a:gd name="T93" fmla="*/ T92 w 1946"/>
                              <a:gd name="T94" fmla="+- 0 3493 1617"/>
                              <a:gd name="T95" fmla="*/ 3493 h 1946"/>
                              <a:gd name="T96" fmla="+- 0 6610 5147"/>
                              <a:gd name="T97" fmla="*/ T96 w 1946"/>
                              <a:gd name="T98" fmla="+- 0 3430 1617"/>
                              <a:gd name="T99" fmla="*/ 3430 h 1946"/>
                              <a:gd name="T100" fmla="+- 0 6728 5147"/>
                              <a:gd name="T101" fmla="*/ T100 w 1946"/>
                              <a:gd name="T102" fmla="+- 0 3349 1617"/>
                              <a:gd name="T103" fmla="*/ 3349 h 1946"/>
                              <a:gd name="T104" fmla="+- 0 6832 5147"/>
                              <a:gd name="T105" fmla="*/ T104 w 1946"/>
                              <a:gd name="T106" fmla="+- 0 3252 1617"/>
                              <a:gd name="T107" fmla="*/ 3252 h 1946"/>
                              <a:gd name="T108" fmla="+- 0 6921 5147"/>
                              <a:gd name="T109" fmla="*/ T108 w 1946"/>
                              <a:gd name="T110" fmla="+- 0 3141 1617"/>
                              <a:gd name="T111" fmla="*/ 3141 h 1946"/>
                              <a:gd name="T112" fmla="+- 0 6993 5147"/>
                              <a:gd name="T113" fmla="*/ T112 w 1946"/>
                              <a:gd name="T114" fmla="+- 0 3018 1617"/>
                              <a:gd name="T115" fmla="*/ 3018 h 1946"/>
                              <a:gd name="T116" fmla="+- 0 7047 5147"/>
                              <a:gd name="T117" fmla="*/ T116 w 1946"/>
                              <a:gd name="T118" fmla="+- 0 2884 1617"/>
                              <a:gd name="T119" fmla="*/ 2884 h 1946"/>
                              <a:gd name="T120" fmla="+- 0 7081 5147"/>
                              <a:gd name="T121" fmla="*/ T120 w 1946"/>
                              <a:gd name="T122" fmla="+- 0 2741 1617"/>
                              <a:gd name="T123" fmla="*/ 2741 h 1946"/>
                              <a:gd name="T124" fmla="+- 0 7092 5147"/>
                              <a:gd name="T125" fmla="*/ T124 w 1946"/>
                              <a:gd name="T126" fmla="+- 0 2590 1617"/>
                              <a:gd name="T127" fmla="*/ 2590 h 1946"/>
                              <a:gd name="T128" fmla="+- 0 7081 5147"/>
                              <a:gd name="T129" fmla="*/ T128 w 1946"/>
                              <a:gd name="T130" fmla="+- 0 2440 1617"/>
                              <a:gd name="T131" fmla="*/ 2440 h 1946"/>
                              <a:gd name="T132" fmla="+- 0 7047 5147"/>
                              <a:gd name="T133" fmla="*/ T132 w 1946"/>
                              <a:gd name="T134" fmla="+- 0 2297 1617"/>
                              <a:gd name="T135" fmla="*/ 2297 h 1946"/>
                              <a:gd name="T136" fmla="+- 0 6993 5147"/>
                              <a:gd name="T137" fmla="*/ T136 w 1946"/>
                              <a:gd name="T138" fmla="+- 0 2162 1617"/>
                              <a:gd name="T139" fmla="*/ 2162 h 1946"/>
                              <a:gd name="T140" fmla="+- 0 6921 5147"/>
                              <a:gd name="T141" fmla="*/ T140 w 1946"/>
                              <a:gd name="T142" fmla="+- 0 2039 1617"/>
                              <a:gd name="T143" fmla="*/ 2039 h 1946"/>
                              <a:gd name="T144" fmla="+- 0 6832 5147"/>
                              <a:gd name="T145" fmla="*/ T144 w 1946"/>
                              <a:gd name="T146" fmla="+- 0 1928 1617"/>
                              <a:gd name="T147" fmla="*/ 1928 h 1946"/>
                              <a:gd name="T148" fmla="+- 0 6728 5147"/>
                              <a:gd name="T149" fmla="*/ T148 w 1946"/>
                              <a:gd name="T150" fmla="+- 0 1831 1617"/>
                              <a:gd name="T151" fmla="*/ 1831 h 1946"/>
                              <a:gd name="T152" fmla="+- 0 6610 5147"/>
                              <a:gd name="T153" fmla="*/ T152 w 1946"/>
                              <a:gd name="T154" fmla="+- 0 1750 1617"/>
                              <a:gd name="T155" fmla="*/ 1750 h 1946"/>
                              <a:gd name="T156" fmla="+- 0 6481 5147"/>
                              <a:gd name="T157" fmla="*/ T156 w 1946"/>
                              <a:gd name="T158" fmla="+- 0 1687 1617"/>
                              <a:gd name="T159" fmla="*/ 1687 h 1946"/>
                              <a:gd name="T160" fmla="+- 0 6342 5147"/>
                              <a:gd name="T161" fmla="*/ T160 w 1946"/>
                              <a:gd name="T162" fmla="+- 0 1643 1617"/>
                              <a:gd name="T163" fmla="*/ 1643 h 1946"/>
                              <a:gd name="T164" fmla="+- 0 6195 5147"/>
                              <a:gd name="T165" fmla="*/ T164 w 1946"/>
                              <a:gd name="T166" fmla="+- 0 1620 1617"/>
                              <a:gd name="T167" fmla="*/ 1620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2" y="0"/>
                                </a:moveTo>
                                <a:lnTo>
                                  <a:pt x="896" y="3"/>
                                </a:lnTo>
                                <a:lnTo>
                                  <a:pt x="822" y="12"/>
                                </a:lnTo>
                                <a:lnTo>
                                  <a:pt x="749" y="26"/>
                                </a:lnTo>
                                <a:lnTo>
                                  <a:pt x="679" y="46"/>
                                </a:lnTo>
                                <a:lnTo>
                                  <a:pt x="610" y="70"/>
                                </a:lnTo>
                                <a:lnTo>
                                  <a:pt x="545" y="99"/>
                                </a:lnTo>
                                <a:lnTo>
                                  <a:pt x="481" y="133"/>
                                </a:lnTo>
                                <a:lnTo>
                                  <a:pt x="421" y="172"/>
                                </a:lnTo>
                                <a:lnTo>
                                  <a:pt x="364" y="214"/>
                                </a:lnTo>
                                <a:lnTo>
                                  <a:pt x="310" y="261"/>
                                </a:lnTo>
                                <a:lnTo>
                                  <a:pt x="260" y="311"/>
                                </a:lnTo>
                                <a:lnTo>
                                  <a:pt x="213" y="365"/>
                                </a:lnTo>
                                <a:lnTo>
                                  <a:pt x="171" y="422"/>
                                </a:lnTo>
                                <a:lnTo>
                                  <a:pt x="132" y="482"/>
                                </a:lnTo>
                                <a:lnTo>
                                  <a:pt x="98" y="545"/>
                                </a:lnTo>
                                <a:lnTo>
                                  <a:pt x="69" y="611"/>
                                </a:lnTo>
                                <a:lnTo>
                                  <a:pt x="45" y="680"/>
                                </a:lnTo>
                                <a:lnTo>
                                  <a:pt x="25" y="750"/>
                                </a:lnTo>
                                <a:lnTo>
                                  <a:pt x="11" y="823"/>
                                </a:lnTo>
                                <a:lnTo>
                                  <a:pt x="2" y="897"/>
                                </a:lnTo>
                                <a:lnTo>
                                  <a:pt x="0" y="973"/>
                                </a:lnTo>
                                <a:lnTo>
                                  <a:pt x="2" y="1049"/>
                                </a:lnTo>
                                <a:lnTo>
                                  <a:pt x="11" y="1124"/>
                                </a:lnTo>
                                <a:lnTo>
                                  <a:pt x="25" y="1196"/>
                                </a:lnTo>
                                <a:lnTo>
                                  <a:pt x="45" y="1267"/>
                                </a:lnTo>
                                <a:lnTo>
                                  <a:pt x="69" y="1335"/>
                                </a:lnTo>
                                <a:lnTo>
                                  <a:pt x="98" y="1401"/>
                                </a:lnTo>
                                <a:lnTo>
                                  <a:pt x="132" y="1464"/>
                                </a:lnTo>
                                <a:lnTo>
                                  <a:pt x="171" y="1524"/>
                                </a:lnTo>
                                <a:lnTo>
                                  <a:pt x="213" y="1582"/>
                                </a:lnTo>
                                <a:lnTo>
                                  <a:pt x="260" y="1635"/>
                                </a:lnTo>
                                <a:lnTo>
                                  <a:pt x="310" y="1686"/>
                                </a:lnTo>
                                <a:lnTo>
                                  <a:pt x="364" y="1732"/>
                                </a:lnTo>
                                <a:lnTo>
                                  <a:pt x="421" y="1775"/>
                                </a:lnTo>
                                <a:lnTo>
                                  <a:pt x="481" y="1813"/>
                                </a:lnTo>
                                <a:lnTo>
                                  <a:pt x="545" y="1847"/>
                                </a:lnTo>
                                <a:lnTo>
                                  <a:pt x="610" y="1876"/>
                                </a:lnTo>
                                <a:lnTo>
                                  <a:pt x="679" y="1901"/>
                                </a:lnTo>
                                <a:lnTo>
                                  <a:pt x="749" y="1920"/>
                                </a:lnTo>
                                <a:lnTo>
                                  <a:pt x="822" y="1934"/>
                                </a:lnTo>
                                <a:lnTo>
                                  <a:pt x="896" y="1943"/>
                                </a:lnTo>
                                <a:lnTo>
                                  <a:pt x="972" y="1946"/>
                                </a:lnTo>
                                <a:lnTo>
                                  <a:pt x="1048" y="1943"/>
                                </a:lnTo>
                                <a:lnTo>
                                  <a:pt x="1123" y="1934"/>
                                </a:lnTo>
                                <a:lnTo>
                                  <a:pt x="1195" y="1920"/>
                                </a:lnTo>
                                <a:lnTo>
                                  <a:pt x="1266" y="1901"/>
                                </a:lnTo>
                                <a:lnTo>
                                  <a:pt x="1334" y="1876"/>
                                </a:lnTo>
                                <a:lnTo>
                                  <a:pt x="1400" y="1847"/>
                                </a:lnTo>
                                <a:lnTo>
                                  <a:pt x="1463" y="1813"/>
                                </a:lnTo>
                                <a:lnTo>
                                  <a:pt x="1524" y="1775"/>
                                </a:lnTo>
                                <a:lnTo>
                                  <a:pt x="1581" y="1732"/>
                                </a:lnTo>
                                <a:lnTo>
                                  <a:pt x="1635" y="1686"/>
                                </a:lnTo>
                                <a:lnTo>
                                  <a:pt x="1685" y="1635"/>
                                </a:lnTo>
                                <a:lnTo>
                                  <a:pt x="1731" y="1582"/>
                                </a:lnTo>
                                <a:lnTo>
                                  <a:pt x="1774" y="1524"/>
                                </a:lnTo>
                                <a:lnTo>
                                  <a:pt x="1812" y="1464"/>
                                </a:lnTo>
                                <a:lnTo>
                                  <a:pt x="1846" y="1401"/>
                                </a:lnTo>
                                <a:lnTo>
                                  <a:pt x="1876" y="1335"/>
                                </a:lnTo>
                                <a:lnTo>
                                  <a:pt x="1900" y="1267"/>
                                </a:lnTo>
                                <a:lnTo>
                                  <a:pt x="1919" y="1196"/>
                                </a:lnTo>
                                <a:lnTo>
                                  <a:pt x="1934" y="1124"/>
                                </a:lnTo>
                                <a:lnTo>
                                  <a:pt x="1942" y="1049"/>
                                </a:lnTo>
                                <a:lnTo>
                                  <a:pt x="1945" y="973"/>
                                </a:lnTo>
                                <a:lnTo>
                                  <a:pt x="1942" y="897"/>
                                </a:lnTo>
                                <a:lnTo>
                                  <a:pt x="1934" y="823"/>
                                </a:lnTo>
                                <a:lnTo>
                                  <a:pt x="1919" y="750"/>
                                </a:lnTo>
                                <a:lnTo>
                                  <a:pt x="1900" y="680"/>
                                </a:lnTo>
                                <a:lnTo>
                                  <a:pt x="1876" y="611"/>
                                </a:lnTo>
                                <a:lnTo>
                                  <a:pt x="1846" y="545"/>
                                </a:lnTo>
                                <a:lnTo>
                                  <a:pt x="1812" y="482"/>
                                </a:lnTo>
                                <a:lnTo>
                                  <a:pt x="1774" y="422"/>
                                </a:lnTo>
                                <a:lnTo>
                                  <a:pt x="1731" y="365"/>
                                </a:lnTo>
                                <a:lnTo>
                                  <a:pt x="1685" y="311"/>
                                </a:lnTo>
                                <a:lnTo>
                                  <a:pt x="1635" y="261"/>
                                </a:lnTo>
                                <a:lnTo>
                                  <a:pt x="1581" y="214"/>
                                </a:lnTo>
                                <a:lnTo>
                                  <a:pt x="1524" y="172"/>
                                </a:lnTo>
                                <a:lnTo>
                                  <a:pt x="1463" y="133"/>
                                </a:lnTo>
                                <a:lnTo>
                                  <a:pt x="1400" y="99"/>
                                </a:lnTo>
                                <a:lnTo>
                                  <a:pt x="1334" y="70"/>
                                </a:lnTo>
                                <a:lnTo>
                                  <a:pt x="1266" y="46"/>
                                </a:lnTo>
                                <a:lnTo>
                                  <a:pt x="1195" y="26"/>
                                </a:lnTo>
                                <a:lnTo>
                                  <a:pt x="1123" y="12"/>
                                </a:lnTo>
                                <a:lnTo>
                                  <a:pt x="1048" y="3"/>
                                </a:lnTo>
                                <a:lnTo>
                                  <a:pt x="972"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292" o:spid="_x0000_s1026" o:spt="203" style="position:absolute;left:0pt;margin-left:233.35pt;margin-top:57.25pt;height:145.25pt;width:144.7pt;mso-position-horizontal-relative:page;z-index:252003328;mso-width-relative:page;mso-height-relative:page;" coordorigin="4667,1145" coordsize="2894,2905" o:gfxdata="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">
                <o:lock v:ext="edit" aspectratio="f"/>
                <v:shape id="docshape293" o:spid="_x0000_s1026" o:spt="100" style="position:absolute;left:4938;top:1156;height:2883;width:2622;" fillcolor="#CF4300" filled="t" stroked="f" coordsize="2622,2883" o:gfxdata="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zENG/&#10;AAAA3AAAAA8AAAAAAAAAAQAgAAAAIgAAAGRycy9kb3ducmV2LnhtbFBLAQIUABQAAAAIAIdO4kAz&#10;LwWeOwAAADkAAAAQAAAAAAAAAAEAIAAAAA4BAABkcnMvc2hhcGV4bWwueG1sUEsFBgAAAAAGAAYA&#10;WwEAALgDAAAAAA==&#10;" path="m1180,0l1133,1,1180,1441,0,2267,46,2330,96,2390,148,2447,203,2500,261,2551,321,2598,383,2642,448,2682,515,2719,583,2753,653,2782,725,2808,798,2831,873,2849,948,2864,1025,2874,1102,2880,1180,2882,1256,2880,1331,2874,1405,2865,1478,2851,1550,2834,1620,2813,1689,2789,1756,2761,1821,2730,1885,2696,1946,2659,2006,2620,2063,2577,2119,2531,2172,2483,2222,2433,2270,2380,2316,2324,2359,2267,2399,2207,2435,2145,2469,2082,2500,2017,2528,1950,2552,1881,2573,1811,2590,1739,2604,1666,2613,1592,2619,1517,2621,1441,2619,1365,2613,1290,2604,1216,2590,1143,2573,1072,2552,1002,2528,933,2500,866,2469,801,2435,737,2399,675,2359,616,2316,558,2270,503,2222,450,2172,399,2119,351,2063,306,2006,263,1946,223,1885,186,1821,152,1756,121,1689,94,1620,70,1550,49,1478,32,1405,18,1331,8,1256,2,1180,0xe">
                  <v:path o:connectlocs="1133,1157;0,3423;96,3546;203,3656;321,3754;448,3838;583,3909;725,3964;873,4005;1025,4030;1180,4038;1331,4030;1478,4007;1620,3969;1756,3917;1885,3852;2006,3776;2119,3687;2222,3589;2316,3480;2399,3363;2469,3238;2528,3106;2573,2967;2604,2822;2619,2673;2619,2521;2604,2372;2573,2228;2528,2089;2469,1957;2399,1831;2316,1714;2222,1606;2119,1507;2006,1419;1885,1342;1756,1277;1620,1226;1478,1188;1331,1164;1180,1156" o:connectangles="0,0,0,0,0,0,0,0,0,0,0,0,0,0,0,0,0,0,0,0,0,0,0,0,0,0,0,0,0,0,0,0,0,0,0,0,0,0,0,0,0,0"/>
                  <v:fill on="t" focussize="0,0"/>
                  <v:stroke on="f"/>
                  <v:imagedata o:title=""/>
                  <o:lock v:ext="edit" aspectratio="f"/>
                </v:shape>
                <v:shape id="docshape294" o:spid="_x0000_s1026" o:spt="100" style="position:absolute;left:4678;top:1267;height:2771;width:2807;" fillcolor="#FF7A00" filled="t" stroked="f" coordsize="2807,2771" o:gfxdata="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qP6avQAA&#10;ANwAAAAPAAAAAAAAAAEAIAAAACIAAABkcnMvZG93bnJldi54bWxQSwECFAAUAAAACACHTuJAMy8F&#10;njsAAAA5AAAAEAAAAAAAAAABACAAAAAMAQAAZHJzL3NoYXBleG1sLnhtbFBLBQYAAAAABgAGAFsB&#10;AAC2AwAAAAA=&#10;" path="m886,0l814,33,745,69,678,108,614,151,552,197,493,246,437,298,383,352,333,410,286,469,242,532,202,596,165,662,131,731,101,801,75,873,53,946,34,1021,19,1097,9,1174,2,1252,0,1330,2,1406,8,1481,18,1555,32,1628,49,1700,70,1770,94,1839,121,1906,152,1971,186,2034,223,2096,263,2156,306,2213,351,2269,399,2322,450,2372,503,2420,558,2466,616,2509,675,2548,737,2585,801,2619,866,2650,933,2678,1002,2702,1072,2723,1143,2740,1216,2754,1290,2763,1365,2769,1441,2771,1518,2769,1594,2763,1669,2753,1743,2739,1816,2722,1887,2700,1957,2675,2026,2647,2092,2615,2157,2580,2220,2542,2281,2500,2340,2456,2397,2408,2451,2358,2502,2305,2551,2249,2597,2191,2640,2130,2680,2067,2717,2001,2750,1933,2780,1863,2807,1791,1441,1330,886,0xe">
                  <v:path o:connectlocs="814,1300;678,1375;552,1464;437,1565;333,1677;242,1799;165,1929;101,2068;53,2213;19,2364;2,2519;2,2673;18,2822;49,2967;94,3106;152,3238;223,3363;306,3480;399,3589;503,3687;616,3776;737,3852;866,3917;1002,3969;1143,4007;1290,4030;1441,4038;1594,4030;1743,4006;1887,3967;2026,3914;2157,3847;2281,3767;2397,3675;2502,3572;2597,3458;2680,3334;2750,3200;2807,3058;886,1267" o:connectangles="0,0,0,0,0,0,0,0,0,0,0,0,0,0,0,0,0,0,0,0,0,0,0,0,0,0,0,0,0,0,0,0,0,0,0,0,0,0,0,0"/>
                  <v:fill on="t" focussize="0,0"/>
                  <v:stroke on="f"/>
                  <v:imagedata o:title=""/>
                  <o:lock v:ext="edit" aspectratio="f"/>
                </v:shape>
                <v:shape id="docshape295" o:spid="_x0000_s1026" o:spt="100" style="position:absolute;left:4678;top:1267;height:2771;width:2807;" filled="f" stroked="t" coordsize="2807,2771" o:gfxdata="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Gldr&#10;wAAAANwAAAAPAAAAAAAAAAEAIAAAACIAAABkcnMvZG93bnJldi54bWxQSwECFAAUAAAACACHTuJA&#10;My8FnjsAAAA5AAAAEAAAAAAAAAABACAAAAAPAQAAZHJzL3NoYXBleG1sLnhtbFBLBQYAAAAABgAG&#10;AFsBAAC5AwAAAAA=&#10;" path="m1441,1330l2807,1791,2780,1863,2750,1933,2717,2001,2680,2067,2640,2130,2597,2191,2551,2249,2502,2305,2451,2358,2397,2408,2340,2456,2281,2500,2220,2542,2157,2580,2092,2615,2026,2647,1957,2675,1887,2700,1816,2722,1743,2739,1669,2753,1594,2763,1518,2769,1441,2771,1365,2769,1290,2763,1216,2754,1143,2740,1072,2723,1002,2702,933,2678,866,2650,801,2619,737,2585,675,2548,616,2509,558,2466,503,2420,450,2372,399,2322,351,2269,306,2213,263,2156,223,2096,186,2034,152,1971,121,1906,94,1839,70,1770,49,1700,32,1628,18,1555,8,1481,2,1406,0,1330,2,1252,9,1174,19,1097,34,1021,53,946,75,873,101,801,131,731,165,662,202,596,242,532,286,469,333,410,383,352,437,298,493,246,552,197,614,151,678,108,745,69,814,33,886,0,1441,1330xe">
                  <v:path o:connectlocs="2807,3058;2750,3200;2680,3334;2597,3458;2502,3572;2397,3675;2281,3767;2157,3847;2026,3914;1887,3967;1743,4006;1594,4030;1441,4038;1290,4030;1143,4007;1002,3969;866,3917;737,3852;616,3776;503,3687;399,3589;306,3480;223,3363;152,3238;94,3106;49,2967;18,2822;2,2673;2,2519;19,2364;53,2213;101,2068;165,1929;242,1799;333,1677;437,1565;552,1464;678,1375;814,1300;1441,2597" o:connectangles="0,0,0,0,0,0,0,0,0,0,0,0,0,0,0,0,0,0,0,0,0,0,0,0,0,0,0,0,0,0,0,0,0,0,0,0,0,0,0,0"/>
                  <v:fill on="f" focussize="0,0"/>
                  <v:stroke weight="1.11196850393701pt" color="#FFFFFF" joinstyle="round"/>
                  <v:imagedata o:title=""/>
                  <o:lock v:ext="edit" aspectratio="f"/>
                </v:shape>
                <v:shape id="docshape296" o:spid="_x0000_s1026" o:spt="100" style="position:absolute;left:4678;top:1267;height:2599;width:1442;" fillcolor="#FFA600" filled="t" stroked="f" coordsize="1442,2599" o:gfxdata="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xgrke/&#10;AAAA3AAAAA8AAAAAAAAAAQAgAAAAIgAAAGRycy9kb3ducmV2LnhtbFBLAQIUABQAAAAIAIdO4kAz&#10;LwWeOwAAADkAAAAQAAAAAAAAAAEAIAAAAA4BAABkcnMvc2hhcGV4bWwueG1sUEsFBgAAAAAGAAYA&#10;WwEAALgDAAAAAA==&#10;" path="m886,0l814,33,745,69,678,108,614,151,552,197,493,246,437,298,383,352,333,410,286,469,242,532,202,596,165,662,131,731,101,801,75,873,53,946,34,1021,19,1097,9,1174,2,1252,0,1330,2,1409,9,1488,20,1565,34,1641,53,1716,76,1790,102,1862,133,1933,167,2002,204,2069,245,2134,290,2196,337,2256,388,2314,443,2369,500,2421,560,2470,623,2516,689,2559,757,2599,1441,1330,886,0xe">
                  <v:path o:connectlocs="886,1267;814,1300;745,1336;678,1375;614,1418;552,1464;493,1513;437,1565;383,1619;333,1677;286,1736;242,1799;202,1863;165,1929;131,1998;101,2068;75,2140;53,2213;34,2288;19,2364;9,2441;2,2519;0,2597;2,2676;9,2755;20,2832;34,2908;53,2983;76,3057;102,3129;133,3200;167,3269;204,3336;245,3401;290,3463;337,3523;388,3581;443,3636;500,3688;560,3737;623,3783;689,3826;757,3866;1441,2597;886,1267" o:connectangles="0,0,0,0,0,0,0,0,0,0,0,0,0,0,0,0,0,0,0,0,0,0,0,0,0,0,0,0,0,0,0,0,0,0,0,0,0,0,0,0,0,0,0,0,0"/>
                  <v:fill on="t" focussize="0,0"/>
                  <v:stroke on="f"/>
                  <v:imagedata o:title=""/>
                  <o:lock v:ext="edit" aspectratio="f"/>
                </v:shape>
                <v:shape id="docshape297" o:spid="_x0000_s1026" o:spt="100" style="position:absolute;left:4678;top:1267;height:2599;width:1442;" filled="f" stroked="t" coordsize="1442,2599" o:gfxdata="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YYJyugAAANwA&#10;AAAPAAAAAAAAAAEAIAAAACIAAABkcnMvZG93bnJldi54bWxQSwECFAAUAAAACACHTuJAMy8FnjsA&#10;AAA5AAAAEAAAAAAAAAABACAAAAAJAQAAZHJzL3NoYXBleG1sLnhtbFBLBQYAAAAABgAGAFsBAACz&#10;AwAAAAA=&#10;" path="m1441,1330l757,2599,689,2559,623,2516,560,2470,500,2421,443,2369,388,2314,337,2256,290,2196,245,2134,204,2069,167,2002,133,1933,102,1862,76,1790,53,1716,34,1641,20,1565,9,1488,2,1409,0,1330,2,1252,9,1174,19,1097,34,1021,53,946,75,873,101,801,131,731,165,662,202,596,242,532,286,469,333,410,383,352,437,298,493,246,552,197,614,151,678,108,745,69,814,33,886,0,1441,1330xe">
                  <v:path o:connectlocs="1441,2597;757,3866;689,3826;623,3783;560,3737;500,3688;443,3636;388,3581;337,3523;290,3463;245,3401;204,3336;167,3269;133,3200;102,3129;76,3057;53,2983;34,2908;20,2832;9,2755;2,2676;0,2597;2,2519;9,2441;19,2364;34,2288;53,2213;75,2140;101,2068;131,1998;165,1929;202,1863;242,1799;286,1736;333,1677;383,1619;437,1565;493,1513;552,1464;614,1418;678,1375;745,1336;814,1300;886,1267;1441,2597" o:connectangles="0,0,0,0,0,0,0,0,0,0,0,0,0,0,0,0,0,0,0,0,0,0,0,0,0,0,0,0,0,0,0,0,0,0,0,0,0,0,0,0,0,0,0,0,0"/>
                  <v:fill on="f" focussize="0,0"/>
                  <v:stroke weight="1.11196850393701pt" color="#FFFFFF" joinstyle="round"/>
                  <v:imagedata o:title=""/>
                  <o:lock v:ext="edit" aspectratio="f"/>
                </v:shape>
                <v:shape id="docshape298" o:spid="_x0000_s1026" o:spt="100" style="position:absolute;left:4807;top:1181;height:1417;width:1312;" fillcolor="#FFCA66" filled="t" stroked="f" coordsize="1312,1417" o:gfxdata="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3tkG/&#10;AAAA3AAAAA8AAAAAAAAAAQAgAAAAIgAAAGRycy9kb3ducmV2LnhtbFBLAQIUABQAAAAIAIdO4kAz&#10;LwWeOwAAADkAAAAQAAAAAAAAAAEAIAAAAA4BAABkcnMvc2hhcGV4bWwueG1sUEsFBgAAAAAGAAYA&#10;WwEAALgDAAAAAA==&#10;" path="m1044,0l969,17,895,37,822,61,751,89,681,120,613,155,548,194,484,237,422,282,363,331,306,383,253,438,203,496,155,556,111,618,71,683,33,750,0,819,1311,1416,1044,0xe">
                  <v:path o:connectlocs="1044,1181;969,1198;895,1218;822,1242;751,1270;681,1301;613,1336;548,1375;484,1418;422,1463;363,1512;306,1564;253,1619;203,1677;155,1737;111,1799;71,1864;33,1931;0,2000;1311,2597;1044,1181" o:connectangles="0,0,0,0,0,0,0,0,0,0,0,0,0,0,0,0,0,0,0,0,0"/>
                  <v:fill on="t" focussize="0,0"/>
                  <v:stroke on="f"/>
                  <v:imagedata o:title=""/>
                  <o:lock v:ext="edit" aspectratio="f"/>
                </v:shape>
                <v:shape id="docshape299" o:spid="_x0000_s1026" o:spt="100" style="position:absolute;left:4807;top:1181;height:1417;width:1312;" filled="f" stroked="t" coordsize="1312,1417" o:gfxdata="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niSEvQAA&#10;ANwAAAAPAAAAAAAAAAEAIAAAACIAAABkcnMvZG93bnJldi54bWxQSwECFAAUAAAACACHTuJAMy8F&#10;njsAAAA5AAAAEAAAAAAAAAABACAAAAAMAQAAZHJzL3NoYXBleG1sLnhtbFBLBQYAAAAABgAGAFsB&#10;AAC2AwAAAAA=&#10;" path="m1311,1416l0,819,33,750,71,683,111,618,155,556,203,496,253,438,306,383,363,331,422,282,484,237,548,194,613,155,681,120,751,89,822,61,895,37,969,17,1044,0,1311,1416xe">
                  <v:path o:connectlocs="1311,2597;0,2000;33,1931;71,1864;111,1799;155,1737;203,1677;253,1619;306,1564;363,1512;422,1463;484,1418;548,1375;613,1336;681,1301;751,1270;822,1242;895,1218;969,1198;1044,1181;1311,2597" o:connectangles="0,0,0,0,0,0,0,0,0,0,0,0,0,0,0,0,0,0,0,0,0"/>
                  <v:fill on="f" focussize="0,0"/>
                  <v:stroke weight="1.11196850393701pt" color="#FFFFFF" joinstyle="round"/>
                  <v:imagedata o:title=""/>
                  <o:lock v:ext="edit" aspectratio="f"/>
                </v:shape>
                <v:shape id="docshape300" o:spid="_x0000_s1026" o:spt="100" style="position:absolute;left:5681;top:1156;height:1442;width:438;" fillcolor="#FFE7BD" filled="t" stroked="f" coordsize="438,1442" o:gfxdata="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aVcb4A&#10;AADcAAAADwAAAAAAAAABACAAAAAiAAAAZHJzL2Rvd25yZXYueG1sUEsBAhQAFAAAAAgAh07iQDMv&#10;BZ47AAAAOQAAABAAAAAAAAAAAQAgAAAADQEAAGRycy9zaGFwZXhtbC54bWxQSwUGAAAAAAYABgBb&#10;AQAAtwMAAAAA&#10;" path="m437,0l326,4,216,17,107,39,0,68,437,1441,437,0xe">
                  <v:path o:connectlocs="437,1156;326,1160;216,1173;107,1195;0,1224;437,2597;437,1156" o:connectangles="0,0,0,0,0,0,0"/>
                  <v:fill on="t" focussize="0,0"/>
                  <v:stroke on="f"/>
                  <v:imagedata o:title=""/>
                  <o:lock v:ext="edit" aspectratio="f"/>
                </v:shape>
                <v:shape id="docshape301" o:spid="_x0000_s1026" o:spt="100" style="position:absolute;left:5681;top:1156;height:1442;width:438;" filled="f" stroked="t" coordsize="438,1442" o:gfxdata="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zXF/74A&#10;AADcAAAADwAAAAAAAAABACAAAAAiAAAAZHJzL2Rvd25yZXYueG1sUEsBAhQAFAAAAAgAh07iQDMv&#10;BZ47AAAAOQAAABAAAAAAAAAAAQAgAAAADQEAAGRycy9zaGFwZXhtbC54bWxQSwUGAAAAAAYABgBb&#10;AQAAtwMAAAAA&#10;" path="m437,1441l0,68,53,52,107,39,216,17,326,4,437,0,437,1441xe">
                  <v:path o:connectlocs="437,2597;0,1224;53,1208;107,1195;216,1173;326,1160;437,1156;437,2597" o:connectangles="0,0,0,0,0,0,0,0"/>
                  <v:fill on="f" focussize="0,0"/>
                  <v:stroke weight="1.11196850393701pt" color="#FFFFFF" joinstyle="round"/>
                  <v:imagedata o:title=""/>
                  <o:lock v:ext="edit" aspectratio="f"/>
                </v:shape>
                <v:shape id="docshape302" o:spid="_x0000_s1026" o:spt="100" style="position:absolute;left:5146;top:1617;height:1946;width:1946;" fillcolor="#FFFFFF" filled="t" stroked="f" coordsize="1946,1946" o:gfxdata="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Job4A&#10;AADcAAAADwAAAAAAAAABACAAAAAiAAAAZHJzL2Rvd25yZXYueG1sUEsBAhQAFAAAAAgAh07iQDMv&#10;BZ47AAAAOQAAABAAAAAAAAAAAQAgAAAADQEAAGRycy9zaGFwZXhtbC54bWxQSwUGAAAAAAYABgBb&#10;AQAAtwMAAAAA&#10;" path="m972,0l896,3,822,12,749,26,679,46,610,70,545,99,481,133,421,172,364,214,310,261,260,311,213,365,171,422,132,482,98,545,69,611,45,680,25,750,11,823,2,897,0,973,2,1049,11,1124,25,1196,45,1267,69,1335,98,1401,132,1464,171,1524,213,1582,260,1635,310,1686,364,1732,421,1775,481,1813,545,1847,610,1876,679,1901,749,1920,822,1934,896,1943,972,1946,1048,1943,1123,1934,1195,1920,1266,1901,1334,1876,1400,1847,1463,1813,1524,1775,1581,1732,1635,1686,1685,1635,1731,1582,1774,1524,1812,1464,1846,1401,1876,1335,1900,1267,1919,1196,1934,1124,1942,1049,1945,973,1942,897,1934,823,1919,750,1900,680,1876,611,1846,545,1812,482,1774,422,1731,365,1685,311,1635,261,1581,214,1524,172,1463,133,1400,99,1334,70,1266,46,1195,26,1123,12,1048,3,972,0xe">
                  <v:path o:connectlocs="896,1620;749,1643;610,1687;481,1750;364,1831;260,1928;171,2039;98,2162;45,2297;11,2440;0,2590;11,2741;45,2884;98,3018;171,3141;260,3252;364,3349;481,3430;610,3493;749,3537;896,3560;1048,3560;1195,3537;1334,3493;1463,3430;1581,3349;1685,3252;1774,3141;1846,3018;1900,2884;1934,2741;1945,2590;1934,2440;1900,2297;1846,2162;1774,2039;1685,1928;1581,1831;1463,1750;1334,1687;1195,1643;1048,1620" o:connectangles="0,0,0,0,0,0,0,0,0,0,0,0,0,0,0,0,0,0,0,0,0,0,0,0,0,0,0,0,0,0,0,0,0,0,0,0,0,0,0,0,0,0"/>
                  <v:fill on="t" focussize="0,0"/>
                  <v:stroke on="f"/>
                  <v:imagedata o:title=""/>
                  <o:lock v:ext="edit" aspectratio="f"/>
                </v:shape>
              </v:group>
            </w:pict>
          </mc:Fallback>
        </mc:AlternateContent>
      </w:r>
      <w:r>
        <w:rPr>
          <w:rFonts w:hint="eastAsia" w:ascii="微软雅黑" w:hAnsi="微软雅黑" w:eastAsia="微软雅黑" w:cs="微软雅黑"/>
          <w:lang w:eastAsia="zh-CN"/>
        </w:rPr>
        <w:t>在网络安全领域，专业人士广泛预计，在未来五年内，</w:t>
      </w:r>
      <w:r>
        <w:rPr>
          <w:rFonts w:ascii="微软雅黑" w:hAnsi="微软雅黑" w:eastAsia="微软雅黑"/>
          <w:lang w:eastAsia="zh-CN"/>
        </w:rPr>
        <w:t xml:space="preserve">AI </w:t>
      </w:r>
      <w:r>
        <w:rPr>
          <w:rFonts w:hint="eastAsia" w:ascii="微软雅黑" w:hAnsi="微软雅黑" w:eastAsia="微软雅黑" w:cs="微软雅黑"/>
          <w:lang w:eastAsia="zh-CN"/>
        </w:rPr>
        <w:t>将对他们的工作职责和岗位产生显著影响。这种观点反映了</w:t>
      </w:r>
      <w:r>
        <w:rPr>
          <w:rFonts w:ascii="微软雅黑" w:hAnsi="微软雅黑" w:eastAsia="微软雅黑"/>
          <w:lang w:eastAsia="zh-CN"/>
        </w:rPr>
        <w:t xml:space="preserve"> AI </w:t>
      </w:r>
      <w:r>
        <w:rPr>
          <w:rFonts w:hint="eastAsia" w:ascii="微软雅黑" w:hAnsi="微软雅黑" w:eastAsia="微软雅黑" w:cs="微软雅黑"/>
          <w:lang w:eastAsia="zh-CN"/>
        </w:rPr>
        <w:t>在职场中的颠覆性。有相当一部分人（</w:t>
      </w:r>
      <w:r>
        <w:rPr>
          <w:rFonts w:ascii="微软雅黑" w:hAnsi="微软雅黑" w:eastAsia="微软雅黑"/>
          <w:lang w:eastAsia="zh-CN"/>
        </w:rPr>
        <w:t>58%</w:t>
      </w:r>
      <w:r>
        <w:rPr>
          <w:rFonts w:hint="eastAsia" w:ascii="微软雅黑" w:hAnsi="微软雅黑" w:eastAsia="微软雅黑"/>
          <w:lang w:eastAsia="zh-CN"/>
        </w:rPr>
        <w:t>）</w:t>
      </w:r>
      <w:r>
        <w:rPr>
          <w:rFonts w:ascii="微软雅黑" w:hAnsi="微软雅黑" w:eastAsia="微软雅黑"/>
          <w:lang w:eastAsia="zh-CN"/>
        </w:rPr>
        <w:t xml:space="preserve"> </w:t>
      </w:r>
      <w:r>
        <w:rPr>
          <w:rFonts w:hint="eastAsia" w:ascii="微软雅黑" w:hAnsi="微软雅黑" w:eastAsia="微软雅黑" w:cs="微软雅黑"/>
          <w:lang w:eastAsia="zh-CN"/>
        </w:rPr>
        <w:t>认为</w:t>
      </w:r>
      <w:r>
        <w:rPr>
          <w:rFonts w:ascii="微软雅黑" w:hAnsi="微软雅黑" w:eastAsia="微软雅黑"/>
          <w:lang w:eastAsia="zh-CN"/>
        </w:rPr>
        <w:t xml:space="preserve"> AI </w:t>
      </w:r>
      <w:r>
        <w:rPr>
          <w:rFonts w:hint="eastAsia" w:ascii="微软雅黑" w:hAnsi="微软雅黑" w:eastAsia="微软雅黑" w:cs="微软雅黑"/>
          <w:lang w:eastAsia="zh-CN"/>
        </w:rPr>
        <w:t>将成为支持和提升他们当前工作职能的工具。</w:t>
      </w:r>
    </w:p>
    <w:p>
      <w:pPr>
        <w:pStyle w:val="6"/>
        <w:spacing w:line="276" w:lineRule="auto"/>
        <w:ind w:left="920" w:right="2770"/>
        <w:rPr>
          <w:rFonts w:ascii="微软雅黑" w:hAnsi="微软雅黑" w:eastAsia="微软雅黑"/>
          <w:lang w:eastAsia="zh-CN"/>
        </w:rPr>
      </w:pPr>
      <w:r>
        <w:rPr>
          <w:rFonts w:hint="eastAsia" w:ascii="微软雅黑" w:hAnsi="微软雅黑" w:eastAsia="微软雅黑" w:cs="微软雅黑"/>
          <w:lang w:eastAsia="zh-CN"/>
        </w:rPr>
        <w:t>具体来说，有</w:t>
      </w:r>
      <w:r>
        <w:rPr>
          <w:rFonts w:ascii="微软雅黑" w:hAnsi="微软雅黑" w:eastAsia="微软雅黑"/>
          <w:lang w:eastAsia="zh-CN"/>
        </w:rPr>
        <w:t xml:space="preserve"> 30% </w:t>
      </w:r>
      <w:r>
        <w:rPr>
          <w:rFonts w:hint="eastAsia" w:ascii="微软雅黑" w:hAnsi="微软雅黑" w:eastAsia="微软雅黑"/>
          <w:lang w:eastAsia="zh-CN"/>
        </w:rPr>
        <w:t>的人相信</w:t>
      </w:r>
      <w:r>
        <w:rPr>
          <w:rFonts w:ascii="微软雅黑" w:hAnsi="微软雅黑" w:eastAsia="微软雅黑"/>
          <w:lang w:eastAsia="zh-CN"/>
        </w:rPr>
        <w:t xml:space="preserve"> AI </w:t>
      </w:r>
      <w:r>
        <w:rPr>
          <w:rFonts w:hint="eastAsia" w:ascii="微软雅黑" w:hAnsi="微软雅黑" w:eastAsia="微软雅黑"/>
          <w:lang w:eastAsia="zh-CN"/>
        </w:rPr>
        <w:t>将有助于提升他们的某些技能，而</w:t>
      </w:r>
      <w:r>
        <w:rPr>
          <w:rFonts w:ascii="微软雅黑" w:hAnsi="微软雅黑" w:eastAsia="微软雅黑"/>
          <w:lang w:eastAsia="zh-CN"/>
        </w:rPr>
        <w:t xml:space="preserve"> 28% </w:t>
      </w:r>
      <w:r>
        <w:rPr>
          <w:rFonts w:hint="eastAsia" w:ascii="微软雅黑" w:hAnsi="微软雅黑" w:eastAsia="微软雅黑"/>
          <w:lang w:eastAsia="zh-CN"/>
        </w:rPr>
        <w:t>的人认为</w:t>
      </w:r>
      <w:r>
        <w:rPr>
          <w:rFonts w:ascii="微软雅黑" w:hAnsi="微软雅黑" w:eastAsia="微软雅黑"/>
          <w:lang w:eastAsia="zh-CN"/>
        </w:rPr>
        <w:t xml:space="preserve"> AI </w:t>
      </w:r>
      <w:r>
        <w:rPr>
          <w:rFonts w:hint="eastAsia" w:ascii="微软雅黑" w:hAnsi="微软雅黑" w:eastAsia="微软雅黑"/>
          <w:lang w:eastAsia="zh-CN"/>
        </w:rPr>
        <w:t>将全面支持他们现有的工作职责。</w:t>
      </w:r>
    </w:p>
    <w:p>
      <w:pPr>
        <w:rPr>
          <w:sz w:val="16"/>
          <w:lang w:eastAsia="zh-CN"/>
        </w:rPr>
      </w:pPr>
      <w:r>
        <w:rPr>
          <w:lang w:eastAsia="zh-CN"/>
        </w:rPr>
        <w:br w:type="column"/>
      </w: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spacing w:before="2"/>
        <w:rPr>
          <w:sz w:val="19"/>
          <w:lang w:eastAsia="zh-CN"/>
        </w:rPr>
      </w:pPr>
    </w:p>
    <w:p>
      <w:pPr>
        <w:ind w:left="782"/>
        <w:rPr>
          <w:sz w:val="12"/>
        </w:rPr>
      </w:pPr>
      <w:r>
        <w:drawing>
          <wp:inline distT="0" distB="0" distL="0" distR="0">
            <wp:extent cx="82550" cy="82550"/>
            <wp:effectExtent l="0" t="0" r="6350" b="6350"/>
            <wp:docPr id="844"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31.png"/>
                    <pic:cNvPicPr>
                      <a:picLocks noChangeAspect="1"/>
                    </pic:cNvPicPr>
                  </pic:nvPicPr>
                  <pic:blipFill>
                    <a:blip r:embed="rId60" cstate="print"/>
                    <a:stretch>
                      <a:fillRect/>
                    </a:stretch>
                  </pic:blipFill>
                  <pic:spPr>
                    <a:xfrm>
                      <a:off x="0" y="0"/>
                      <a:ext cx="82753" cy="82753"/>
                    </a:xfrm>
                    <a:prstGeom prst="rect">
                      <a:avLst/>
                    </a:prstGeom>
                  </pic:spPr>
                </pic:pic>
              </a:graphicData>
            </a:graphic>
          </wp:inline>
        </w:drawing>
      </w:r>
      <w:r>
        <w:rPr>
          <w:rFonts w:ascii="Times New Roman"/>
          <w:spacing w:val="29"/>
          <w:w w:val="115"/>
          <w:position w:val="2"/>
          <w:sz w:val="20"/>
        </w:rPr>
        <w:t xml:space="preserve"> </w:t>
      </w:r>
      <w:r>
        <w:rPr>
          <w:rFonts w:ascii="Century Gothic"/>
          <w:b/>
          <w:color w:val="141221"/>
          <w:w w:val="115"/>
          <w:position w:val="2"/>
          <w:sz w:val="12"/>
        </w:rPr>
        <w:t>30%</w:t>
      </w:r>
      <w:r>
        <w:rPr>
          <w:rFonts w:ascii="Century Gothic"/>
          <w:b/>
          <w:color w:val="141221"/>
          <w:spacing w:val="59"/>
          <w:w w:val="115"/>
          <w:position w:val="2"/>
          <w:sz w:val="12"/>
        </w:rPr>
        <w:t xml:space="preserve">  </w:t>
      </w:r>
      <w:r>
        <w:rPr>
          <w:rFonts w:hint="eastAsia" w:ascii="微软雅黑" w:hAnsi="微软雅黑" w:eastAsia="微软雅黑" w:cs="微软雅黑"/>
          <w:color w:val="141221"/>
          <w:w w:val="115"/>
          <w:position w:val="2"/>
          <w:sz w:val="12"/>
        </w:rPr>
        <w:t>帮助增强部分技能</w:t>
      </w:r>
    </w:p>
    <w:p>
      <w:pPr>
        <w:pStyle w:val="6"/>
        <w:spacing w:before="6"/>
        <w:rPr>
          <w:sz w:val="12"/>
        </w:rPr>
      </w:pPr>
      <w:r>
        <w:drawing>
          <wp:anchor distT="0" distB="0" distL="0" distR="0" simplePos="0" relativeHeight="252004352" behindDoc="0" locked="0" layoutInCell="1" allowOverlap="1">
            <wp:simplePos x="0" y="0"/>
            <wp:positionH relativeFrom="page">
              <wp:posOffset>5029835</wp:posOffset>
            </wp:positionH>
            <wp:positionV relativeFrom="paragraph">
              <wp:posOffset>288290</wp:posOffset>
            </wp:positionV>
            <wp:extent cx="82550" cy="82550"/>
            <wp:effectExtent l="0" t="0" r="6350" b="6350"/>
            <wp:wrapNone/>
            <wp:docPr id="84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image9.png"/>
                    <pic:cNvPicPr>
                      <a:picLocks noChangeAspect="1"/>
                    </pic:cNvPicPr>
                  </pic:nvPicPr>
                  <pic:blipFill>
                    <a:blip r:embed="rId56" cstate="print"/>
                    <a:stretch>
                      <a:fillRect/>
                    </a:stretch>
                  </pic:blipFill>
                  <pic:spPr>
                    <a:xfrm>
                      <a:off x="0" y="0"/>
                      <a:ext cx="82550" cy="82550"/>
                    </a:xfrm>
                    <a:prstGeom prst="rect">
                      <a:avLst/>
                    </a:prstGeom>
                  </pic:spPr>
                </pic:pic>
              </a:graphicData>
            </a:graphic>
          </wp:anchor>
        </w:drawing>
      </w:r>
      <w:r>
        <w:drawing>
          <wp:anchor distT="0" distB="0" distL="0" distR="0" simplePos="0" relativeHeight="252005376" behindDoc="0" locked="0" layoutInCell="1" allowOverlap="1">
            <wp:simplePos x="0" y="0"/>
            <wp:positionH relativeFrom="page">
              <wp:posOffset>5029835</wp:posOffset>
            </wp:positionH>
            <wp:positionV relativeFrom="paragraph">
              <wp:posOffset>94615</wp:posOffset>
            </wp:positionV>
            <wp:extent cx="81915" cy="81915"/>
            <wp:effectExtent l="0" t="0" r="6985" b="6985"/>
            <wp:wrapNone/>
            <wp:docPr id="84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8.png"/>
                    <pic:cNvPicPr>
                      <a:picLocks noChangeAspect="1"/>
                    </pic:cNvPicPr>
                  </pic:nvPicPr>
                  <pic:blipFill>
                    <a:blip r:embed="rId57" cstate="print"/>
                    <a:stretch>
                      <a:fillRect/>
                    </a:stretch>
                  </pic:blipFill>
                  <pic:spPr>
                    <a:xfrm>
                      <a:off x="0" y="0"/>
                      <a:ext cx="81915" cy="81915"/>
                    </a:xfrm>
                    <a:prstGeom prst="rect">
                      <a:avLst/>
                    </a:prstGeom>
                  </pic:spPr>
                </pic:pic>
              </a:graphicData>
            </a:graphic>
          </wp:anchor>
        </w:drawing>
      </w:r>
      <w:r>
        <w:drawing>
          <wp:anchor distT="0" distB="0" distL="0" distR="0" simplePos="0" relativeHeight="252006400" behindDoc="0" locked="0" layoutInCell="1" allowOverlap="1">
            <wp:simplePos x="0" y="0"/>
            <wp:positionH relativeFrom="page">
              <wp:posOffset>5029835</wp:posOffset>
            </wp:positionH>
            <wp:positionV relativeFrom="paragraph">
              <wp:posOffset>481965</wp:posOffset>
            </wp:positionV>
            <wp:extent cx="82550" cy="82550"/>
            <wp:effectExtent l="0" t="0" r="6350" b="6350"/>
            <wp:wrapNone/>
            <wp:docPr id="84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image10.png"/>
                    <pic:cNvPicPr>
                      <a:picLocks noChangeAspect="1"/>
                    </pic:cNvPicPr>
                  </pic:nvPicPr>
                  <pic:blipFill>
                    <a:blip r:embed="rId58" cstate="print"/>
                    <a:stretch>
                      <a:fillRect/>
                    </a:stretch>
                  </pic:blipFill>
                  <pic:spPr>
                    <a:xfrm>
                      <a:off x="0" y="0"/>
                      <a:ext cx="82550" cy="82550"/>
                    </a:xfrm>
                    <a:prstGeom prst="rect">
                      <a:avLst/>
                    </a:prstGeom>
                  </pic:spPr>
                </pic:pic>
              </a:graphicData>
            </a:graphic>
          </wp:anchor>
        </w:drawing>
      </w:r>
      <w:r>
        <w:drawing>
          <wp:anchor distT="0" distB="0" distL="0" distR="0" simplePos="0" relativeHeight="252007424" behindDoc="0" locked="0" layoutInCell="1" allowOverlap="1">
            <wp:simplePos x="0" y="0"/>
            <wp:positionH relativeFrom="page">
              <wp:posOffset>5029835</wp:posOffset>
            </wp:positionH>
            <wp:positionV relativeFrom="paragraph">
              <wp:posOffset>675640</wp:posOffset>
            </wp:positionV>
            <wp:extent cx="82550" cy="82550"/>
            <wp:effectExtent l="0" t="0" r="6350" b="6350"/>
            <wp:wrapNone/>
            <wp:docPr id="84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11.png"/>
                    <pic:cNvPicPr>
                      <a:picLocks noChangeAspect="1"/>
                    </pic:cNvPicPr>
                  </pic:nvPicPr>
                  <pic:blipFill>
                    <a:blip r:embed="rId59" cstate="print"/>
                    <a:stretch>
                      <a:fillRect/>
                    </a:stretch>
                  </pic:blipFill>
                  <pic:spPr>
                    <a:xfrm>
                      <a:off x="0" y="0"/>
                      <a:ext cx="82295" cy="82296"/>
                    </a:xfrm>
                    <a:prstGeom prst="rect">
                      <a:avLst/>
                    </a:prstGeom>
                  </pic:spPr>
                </pic:pic>
              </a:graphicData>
            </a:graphic>
          </wp:anchor>
        </w:drawing>
      </w:r>
    </w:p>
    <w:tbl>
      <w:tblPr>
        <w:tblStyle w:val="8"/>
        <w:tblW w:w="0" w:type="auto"/>
        <w:tblInd w:w="957" w:type="dxa"/>
        <w:tblLayout w:type="fixed"/>
        <w:tblCellMar>
          <w:top w:w="0" w:type="dxa"/>
          <w:left w:w="0" w:type="dxa"/>
          <w:bottom w:w="0" w:type="dxa"/>
          <w:right w:w="0" w:type="dxa"/>
        </w:tblCellMar>
      </w:tblPr>
      <w:tblGrid>
        <w:gridCol w:w="406"/>
        <w:gridCol w:w="2304"/>
      </w:tblGrid>
      <w:tr>
        <w:tblPrEx>
          <w:tblCellMar>
            <w:top w:w="0" w:type="dxa"/>
            <w:left w:w="0" w:type="dxa"/>
            <w:bottom w:w="0" w:type="dxa"/>
            <w:right w:w="0" w:type="dxa"/>
          </w:tblCellMar>
        </w:tblPrEx>
        <w:trPr>
          <w:trHeight w:val="230" w:hRule="atLeast"/>
        </w:trPr>
        <w:tc>
          <w:tcPr>
            <w:tcW w:w="406" w:type="dxa"/>
          </w:tcPr>
          <w:p>
            <w:pPr>
              <w:pStyle w:val="13"/>
              <w:spacing w:before="2"/>
              <w:ind w:left="36" w:right="81"/>
              <w:jc w:val="center"/>
              <w:rPr>
                <w:rFonts w:ascii="Century Gothic"/>
                <w:b/>
                <w:sz w:val="12"/>
              </w:rPr>
            </w:pPr>
            <w:r>
              <w:rPr>
                <w:rFonts w:ascii="Century Gothic"/>
                <w:b/>
                <w:color w:val="141221"/>
                <w:spacing w:val="-5"/>
                <w:w w:val="110"/>
                <w:sz w:val="12"/>
              </w:rPr>
              <w:t>28%</w:t>
            </w:r>
          </w:p>
        </w:tc>
        <w:tc>
          <w:tcPr>
            <w:tcW w:w="2304" w:type="dxa"/>
          </w:tcPr>
          <w:p>
            <w:pPr>
              <w:pStyle w:val="13"/>
              <w:spacing w:before="8"/>
              <w:ind w:left="95"/>
              <w:rPr>
                <w:sz w:val="12"/>
                <w:lang w:eastAsia="zh-CN"/>
              </w:rPr>
            </w:pPr>
            <w:r>
              <w:rPr>
                <w:rFonts w:hint="eastAsia" w:ascii="微软雅黑" w:hAnsi="微软雅黑" w:eastAsia="微软雅黑" w:cs="微软雅黑"/>
                <w:color w:val="141221"/>
                <w:w w:val="110"/>
                <w:sz w:val="12"/>
                <w:lang w:eastAsia="zh-CN"/>
              </w:rPr>
              <w:t>在当前的工作中提供整体支持</w:t>
            </w:r>
          </w:p>
        </w:tc>
      </w:tr>
      <w:tr>
        <w:tblPrEx>
          <w:tblCellMar>
            <w:top w:w="0" w:type="dxa"/>
            <w:left w:w="0" w:type="dxa"/>
            <w:bottom w:w="0" w:type="dxa"/>
            <w:right w:w="0" w:type="dxa"/>
          </w:tblCellMar>
        </w:tblPrEx>
        <w:trPr>
          <w:trHeight w:val="305" w:hRule="atLeast"/>
        </w:trPr>
        <w:tc>
          <w:tcPr>
            <w:tcW w:w="406" w:type="dxa"/>
          </w:tcPr>
          <w:p>
            <w:pPr>
              <w:pStyle w:val="13"/>
              <w:spacing w:before="77"/>
              <w:ind w:left="36" w:right="79"/>
              <w:jc w:val="center"/>
              <w:rPr>
                <w:rFonts w:ascii="Century Gothic"/>
                <w:b/>
                <w:sz w:val="12"/>
              </w:rPr>
            </w:pPr>
            <w:r>
              <w:rPr>
                <w:rFonts w:ascii="Century Gothic"/>
                <w:b/>
                <w:color w:val="141221"/>
                <w:spacing w:val="-5"/>
                <w:w w:val="110"/>
                <w:sz w:val="12"/>
              </w:rPr>
              <w:t>24%</w:t>
            </w:r>
          </w:p>
        </w:tc>
        <w:tc>
          <w:tcPr>
            <w:tcW w:w="2304" w:type="dxa"/>
          </w:tcPr>
          <w:p>
            <w:pPr>
              <w:pStyle w:val="13"/>
              <w:spacing w:before="83"/>
              <w:ind w:left="95"/>
              <w:rPr>
                <w:sz w:val="12"/>
                <w:lang w:eastAsia="zh-CN"/>
              </w:rPr>
            </w:pPr>
            <w:r>
              <w:rPr>
                <w:rFonts w:hint="eastAsia" w:ascii="微软雅黑" w:hAnsi="微软雅黑" w:eastAsia="微软雅黑" w:cs="微软雅黑"/>
                <w:color w:val="141221"/>
                <w:w w:val="110"/>
                <w:sz w:val="12"/>
                <w:lang w:eastAsia="zh-CN"/>
              </w:rPr>
              <w:t>替代职责中的大部分</w:t>
            </w:r>
          </w:p>
        </w:tc>
      </w:tr>
      <w:tr>
        <w:tblPrEx>
          <w:tblCellMar>
            <w:top w:w="0" w:type="dxa"/>
            <w:left w:w="0" w:type="dxa"/>
            <w:bottom w:w="0" w:type="dxa"/>
            <w:right w:w="0" w:type="dxa"/>
          </w:tblCellMar>
        </w:tblPrEx>
        <w:trPr>
          <w:trHeight w:val="305" w:hRule="atLeast"/>
        </w:trPr>
        <w:tc>
          <w:tcPr>
            <w:tcW w:w="406" w:type="dxa"/>
          </w:tcPr>
          <w:p>
            <w:pPr>
              <w:pStyle w:val="13"/>
              <w:spacing w:before="77"/>
              <w:ind w:left="21" w:right="81"/>
              <w:jc w:val="center"/>
              <w:rPr>
                <w:rFonts w:ascii="Century Gothic"/>
                <w:b/>
                <w:sz w:val="12"/>
              </w:rPr>
            </w:pPr>
            <w:r>
              <w:rPr>
                <w:rFonts w:ascii="Century Gothic"/>
                <w:b/>
                <w:color w:val="141221"/>
                <w:spacing w:val="-5"/>
                <w:sz w:val="12"/>
              </w:rPr>
              <w:t>12%</w:t>
            </w:r>
          </w:p>
        </w:tc>
        <w:tc>
          <w:tcPr>
            <w:tcW w:w="2304" w:type="dxa"/>
          </w:tcPr>
          <w:p>
            <w:pPr>
              <w:pStyle w:val="13"/>
              <w:spacing w:before="83"/>
              <w:ind w:left="95"/>
              <w:rPr>
                <w:sz w:val="12"/>
                <w:lang w:eastAsia="zh-CN"/>
              </w:rPr>
            </w:pPr>
            <w:r>
              <w:rPr>
                <w:rFonts w:hint="eastAsia" w:ascii="微软雅黑" w:hAnsi="微软雅黑" w:eastAsia="微软雅黑" w:cs="微软雅黑"/>
                <w:color w:val="141221"/>
                <w:spacing w:val="-2"/>
                <w:w w:val="115"/>
                <w:sz w:val="12"/>
              </w:rPr>
              <w:t>完全取代您的</w:t>
            </w:r>
            <w:r>
              <w:rPr>
                <w:rFonts w:hint="eastAsia" w:ascii="微软雅黑" w:hAnsi="微软雅黑" w:eastAsia="微软雅黑" w:cs="微软雅黑"/>
                <w:color w:val="141221"/>
                <w:spacing w:val="-2"/>
                <w:w w:val="115"/>
                <w:sz w:val="12"/>
                <w:lang w:eastAsia="zh-CN"/>
              </w:rPr>
              <w:t>岗位</w:t>
            </w:r>
          </w:p>
        </w:tc>
      </w:tr>
      <w:tr>
        <w:tblPrEx>
          <w:tblCellMar>
            <w:top w:w="0" w:type="dxa"/>
            <w:left w:w="0" w:type="dxa"/>
            <w:bottom w:w="0" w:type="dxa"/>
            <w:right w:w="0" w:type="dxa"/>
          </w:tblCellMar>
        </w:tblPrEx>
        <w:trPr>
          <w:trHeight w:val="230" w:hRule="atLeast"/>
        </w:trPr>
        <w:tc>
          <w:tcPr>
            <w:tcW w:w="406" w:type="dxa"/>
          </w:tcPr>
          <w:p>
            <w:pPr>
              <w:pStyle w:val="13"/>
              <w:spacing w:before="77" w:line="133" w:lineRule="exact"/>
              <w:ind w:left="36" w:right="160"/>
              <w:jc w:val="center"/>
              <w:rPr>
                <w:rFonts w:ascii="Century Gothic"/>
                <w:b/>
                <w:sz w:val="12"/>
              </w:rPr>
            </w:pPr>
            <w:r>
              <w:rPr>
                <w:rFonts w:ascii="Century Gothic"/>
                <w:b/>
                <w:color w:val="141221"/>
                <w:spacing w:val="-5"/>
                <w:w w:val="105"/>
                <w:sz w:val="12"/>
              </w:rPr>
              <w:t>5%</w:t>
            </w:r>
          </w:p>
        </w:tc>
        <w:tc>
          <w:tcPr>
            <w:tcW w:w="2304" w:type="dxa"/>
          </w:tcPr>
          <w:p>
            <w:pPr>
              <w:pStyle w:val="13"/>
              <w:spacing w:before="83" w:line="127" w:lineRule="exact"/>
              <w:ind w:left="95"/>
              <w:rPr>
                <w:sz w:val="12"/>
              </w:rPr>
            </w:pPr>
            <w:r>
              <w:rPr>
                <w:rFonts w:hint="eastAsia" w:ascii="微软雅黑" w:hAnsi="微软雅黑" w:eastAsia="微软雅黑" w:cs="微软雅黑"/>
                <w:color w:val="141221"/>
                <w:w w:val="115"/>
                <w:sz w:val="12"/>
              </w:rPr>
              <w:t>对您的</w:t>
            </w:r>
            <w:r>
              <w:rPr>
                <w:rFonts w:hint="eastAsia" w:ascii="微软雅黑" w:hAnsi="微软雅黑" w:eastAsia="微软雅黑" w:cs="微软雅黑"/>
                <w:color w:val="141221"/>
                <w:w w:val="115"/>
                <w:sz w:val="12"/>
                <w:lang w:eastAsia="zh-CN"/>
              </w:rPr>
              <w:t>岗位</w:t>
            </w:r>
            <w:r>
              <w:rPr>
                <w:rFonts w:hint="eastAsia" w:ascii="微软雅黑" w:hAnsi="微软雅黑" w:eastAsia="微软雅黑" w:cs="微软雅黑"/>
                <w:color w:val="141221"/>
                <w:w w:val="115"/>
                <w:sz w:val="12"/>
              </w:rPr>
              <w:t>没有影响</w:t>
            </w:r>
          </w:p>
        </w:tc>
      </w:tr>
    </w:tbl>
    <w:p>
      <w:pPr>
        <w:spacing w:line="127" w:lineRule="exact"/>
        <w:rPr>
          <w:sz w:val="12"/>
          <w:lang w:eastAsia="zh-CN"/>
        </w:rPr>
        <w:sectPr>
          <w:type w:val="continuous"/>
          <w:pgSz w:w="12240" w:h="15840"/>
          <w:pgMar w:top="1220" w:right="0" w:bottom="860" w:left="520" w:header="0" w:footer="675" w:gutter="0"/>
          <w:cols w:equalWidth="0" w:num="2">
            <w:col w:w="6578" w:space="40"/>
            <w:col w:w="5102"/>
          </w:cols>
        </w:sectPr>
      </w:pPr>
    </w:p>
    <w:p>
      <w:pPr>
        <w:pStyle w:val="6"/>
        <w:spacing w:before="7"/>
        <w:rPr>
          <w:sz w:val="22"/>
          <w:lang w:eastAsia="zh-CN"/>
        </w:rPr>
      </w:pPr>
    </w:p>
    <w:p>
      <w:pPr>
        <w:pStyle w:val="6"/>
        <w:spacing w:line="276" w:lineRule="auto"/>
        <w:ind w:left="920" w:right="1687"/>
        <w:jc w:val="both"/>
        <w:rPr>
          <w:rFonts w:ascii="微软雅黑" w:hAnsi="微软雅黑" w:eastAsia="微软雅黑" w:cs="微软雅黑"/>
          <w:lang w:eastAsia="zh-CN"/>
        </w:rPr>
      </w:pPr>
      <w:r>
        <w:rPr>
          <w:rFonts w:hint="eastAsia" w:ascii="微软雅黑" w:hAnsi="微软雅黑" w:eastAsia="微软雅黑" w:cs="微软雅黑"/>
          <w:lang w:eastAsia="zh-CN"/>
        </w:rPr>
        <w:t>这种看法突出了</w:t>
      </w:r>
      <w:r>
        <w:rPr>
          <w:rFonts w:ascii="微软雅黑" w:hAnsi="微软雅黑" w:eastAsia="微软雅黑"/>
          <w:lang w:eastAsia="zh-CN"/>
        </w:rPr>
        <w:t xml:space="preserve"> AI </w:t>
      </w:r>
      <w:r>
        <w:rPr>
          <w:rFonts w:hint="eastAsia" w:ascii="微软雅黑" w:hAnsi="微软雅黑" w:eastAsia="微软雅黑" w:cs="微软雅黑"/>
          <w:lang w:eastAsia="zh-CN"/>
        </w:rPr>
        <w:t>提高人类能力的可能性，尤其是在将人工执行和日常工作自动化的方面。诸如</w:t>
      </w:r>
      <w:r>
        <w:rPr>
          <w:rFonts w:ascii="微软雅黑" w:hAnsi="微软雅黑" w:eastAsia="微软雅黑" w:cs="微软雅黑"/>
          <w:lang w:eastAsia="zh-CN"/>
        </w:rPr>
        <w:t xml:space="preserve"> AI </w:t>
      </w:r>
      <w:r>
        <w:rPr>
          <w:rFonts w:hint="eastAsia" w:ascii="微软雅黑" w:hAnsi="微软雅黑" w:eastAsia="微软雅黑" w:cs="微软雅黑"/>
          <w:lang w:eastAsia="zh-CN"/>
        </w:rPr>
        <w:t>驱动的聊天机器人和分析工具等技术有望简化流程并提升效率，从而协助安全专家更加高效地处理工作</w:t>
      </w:r>
      <w:del w:id="243" w:author="张家齐" w:date="2024-05-06T15:30:26Z">
        <w:r>
          <w:rPr>
            <w:rFonts w:hint="eastAsia" w:ascii="微软雅黑" w:hAnsi="微软雅黑" w:eastAsia="微软雅黑" w:cs="微软雅黑"/>
            <w:lang w:eastAsia="zh-CN"/>
          </w:rPr>
          <w:delText>负载</w:delText>
        </w:r>
      </w:del>
      <w:r>
        <w:rPr>
          <w:rFonts w:hint="eastAsia" w:ascii="微软雅黑" w:hAnsi="微软雅黑" w:eastAsia="微软雅黑" w:cs="微软雅黑"/>
          <w:lang w:eastAsia="zh-CN"/>
        </w:rPr>
        <w:t>。这样，他们就可以将时间从繁琐的任务中解放出来，转而关注职责中更为复杂和更</w:t>
      </w:r>
      <w:ins w:id="244" w:author="张家齐" w:date="2024-05-06T15:29:39Z">
        <w:r>
          <w:rPr>
            <w:rFonts w:hint="eastAsia" w:ascii="微软雅黑" w:hAnsi="微软雅黑" w:eastAsia="微软雅黑" w:cs="微软雅黑"/>
            <w:lang w:val="en-US" w:eastAsia="zh-CN"/>
          </w:rPr>
          <w:t>需要</w:t>
        </w:r>
      </w:ins>
      <w:del w:id="245" w:author="张家齐" w:date="2024-05-06T15:29:37Z">
        <w:r>
          <w:rPr>
            <w:rFonts w:hint="eastAsia" w:ascii="微软雅黑" w:hAnsi="微软雅黑" w:eastAsia="微软雅黑" w:cs="微软雅黑"/>
            <w:lang w:eastAsia="zh-CN"/>
          </w:rPr>
          <w:delText>有</w:delText>
        </w:r>
      </w:del>
      <w:r>
        <w:rPr>
          <w:rFonts w:hint="eastAsia" w:ascii="微软雅黑" w:hAnsi="微软雅黑" w:eastAsia="微软雅黑" w:cs="微软雅黑"/>
          <w:lang w:eastAsia="zh-CN"/>
        </w:rPr>
        <w:t>创造性的</w:t>
      </w:r>
      <w:ins w:id="246" w:author="张家齐" w:date="2024-05-06T15:29:34Z">
        <w:r>
          <w:rPr>
            <w:rFonts w:hint="eastAsia" w:ascii="微软雅黑" w:hAnsi="微软雅黑" w:eastAsia="微软雅黑" w:cs="微软雅黑"/>
            <w:lang w:val="en-US" w:eastAsia="zh-CN"/>
          </w:rPr>
          <w:t>部分</w:t>
        </w:r>
      </w:ins>
      <w:del w:id="247" w:author="张家齐" w:date="2024-05-06T15:29:30Z">
        <w:r>
          <w:rPr>
            <w:rFonts w:hint="eastAsia" w:ascii="微软雅黑" w:hAnsi="微软雅黑" w:eastAsia="微软雅黑" w:cs="微软雅黑"/>
            <w:lang w:eastAsia="zh-CN"/>
          </w:rPr>
          <w:delText>能</w:delText>
        </w:r>
      </w:del>
      <w:del w:id="248" w:author="张家齐" w:date="2024-05-06T15:29:29Z">
        <w:r>
          <w:rPr>
            <w:rFonts w:hint="eastAsia" w:ascii="微软雅黑" w:hAnsi="微软雅黑" w:eastAsia="微软雅黑" w:cs="微软雅黑"/>
            <w:lang w:eastAsia="zh-CN"/>
          </w:rPr>
          <w:delText>力</w:delText>
        </w:r>
      </w:del>
      <w:r>
        <w:rPr>
          <w:rFonts w:hint="eastAsia" w:ascii="微软雅黑" w:hAnsi="微软雅黑" w:eastAsia="微软雅黑" w:cs="微软雅黑"/>
          <w:lang w:eastAsia="zh-CN"/>
        </w:rPr>
        <w:t>。</w:t>
      </w:r>
    </w:p>
    <w:p>
      <w:pPr>
        <w:pStyle w:val="6"/>
        <w:spacing w:line="276" w:lineRule="auto"/>
        <w:ind w:left="920" w:right="1687"/>
        <w:rPr>
          <w:rFonts w:ascii="微软雅黑" w:hAnsi="微软雅黑" w:eastAsia="微软雅黑" w:cs="微软雅黑"/>
          <w:lang w:eastAsia="zh-CN"/>
        </w:rPr>
      </w:pPr>
    </w:p>
    <w:p>
      <w:pPr>
        <w:pStyle w:val="6"/>
        <w:spacing w:line="276" w:lineRule="auto"/>
        <w:ind w:left="920" w:right="1687"/>
        <w:rPr>
          <w:rFonts w:ascii="微软雅黑" w:hAnsi="微软雅黑" w:eastAsia="微软雅黑" w:cs="微软雅黑"/>
          <w:lang w:eastAsia="zh-CN"/>
        </w:rPr>
      </w:pPr>
    </w:p>
    <w:p>
      <w:pPr>
        <w:pStyle w:val="6"/>
        <w:spacing w:line="276" w:lineRule="auto"/>
        <w:ind w:left="920" w:right="1687"/>
        <w:rPr>
          <w:w w:val="115"/>
          <w:lang w:eastAsia="zh-CN"/>
        </w:rPr>
      </w:pPr>
      <w:r>
        <w:rPr>
          <w:w w:val="115"/>
          <w:lang w:eastAsia="zh-CN"/>
        </w:rPr>
        <w:t xml:space="preserve">There’s a notable concern among these professionals about AI’s ability to replace human roles. </w:t>
      </w:r>
      <w:r>
        <w:rPr>
          <w:w w:val="115"/>
        </w:rPr>
        <w:t>About 24% foresee AI replacing significant parts of their job, and 12% even predict a complete replacement of their role. This apprehension is more pronounced in aspects of cybersecurity work</w:t>
      </w:r>
      <w:r>
        <w:rPr>
          <w:spacing w:val="-12"/>
          <w:w w:val="115"/>
        </w:rPr>
        <w:t xml:space="preserve"> </w:t>
      </w:r>
      <w:r>
        <w:rPr>
          <w:w w:val="115"/>
        </w:rPr>
        <w:t>that</w:t>
      </w:r>
      <w:r>
        <w:rPr>
          <w:spacing w:val="-12"/>
          <w:w w:val="115"/>
        </w:rPr>
        <w:t xml:space="preserve"> </w:t>
      </w:r>
      <w:r>
        <w:rPr>
          <w:w w:val="115"/>
        </w:rPr>
        <w:t>are</w:t>
      </w:r>
      <w:r>
        <w:rPr>
          <w:spacing w:val="-12"/>
          <w:w w:val="115"/>
        </w:rPr>
        <w:t xml:space="preserve"> </w:t>
      </w:r>
      <w:r>
        <w:rPr>
          <w:w w:val="115"/>
        </w:rPr>
        <w:t>heavily</w:t>
      </w:r>
      <w:r>
        <w:rPr>
          <w:spacing w:val="-12"/>
          <w:w w:val="115"/>
        </w:rPr>
        <w:t xml:space="preserve"> </w:t>
      </w:r>
      <w:r>
        <w:rPr>
          <w:w w:val="115"/>
        </w:rPr>
        <w:t>manual</w:t>
      </w:r>
      <w:r>
        <w:rPr>
          <w:spacing w:val="-12"/>
          <w:w w:val="115"/>
        </w:rPr>
        <w:t xml:space="preserve"> </w:t>
      </w:r>
      <w:r>
        <w:rPr>
          <w:w w:val="115"/>
        </w:rPr>
        <w:t>or</w:t>
      </w:r>
      <w:r>
        <w:rPr>
          <w:spacing w:val="-12"/>
          <w:w w:val="115"/>
        </w:rPr>
        <w:t xml:space="preserve"> </w:t>
      </w:r>
      <w:r>
        <w:rPr>
          <w:w w:val="115"/>
        </w:rPr>
        <w:t>repetitive,</w:t>
      </w:r>
      <w:r>
        <w:rPr>
          <w:spacing w:val="-12"/>
          <w:w w:val="115"/>
        </w:rPr>
        <w:t xml:space="preserve"> </w:t>
      </w:r>
      <w:r>
        <w:rPr>
          <w:w w:val="115"/>
        </w:rPr>
        <w:t>where</w:t>
      </w:r>
      <w:r>
        <w:rPr>
          <w:spacing w:val="-12"/>
          <w:w w:val="115"/>
        </w:rPr>
        <w:t xml:space="preserve"> </w:t>
      </w:r>
      <w:r>
        <w:rPr>
          <w:w w:val="115"/>
        </w:rPr>
        <w:t>AI’s</w:t>
      </w:r>
      <w:r>
        <w:rPr>
          <w:spacing w:val="-12"/>
          <w:w w:val="115"/>
        </w:rPr>
        <w:t xml:space="preserve"> </w:t>
      </w:r>
      <w:r>
        <w:rPr>
          <w:w w:val="115"/>
        </w:rPr>
        <w:t>capabilities</w:t>
      </w:r>
      <w:r>
        <w:rPr>
          <w:spacing w:val="-12"/>
          <w:w w:val="115"/>
        </w:rPr>
        <w:t xml:space="preserve"> </w:t>
      </w:r>
      <w:r>
        <w:rPr>
          <w:w w:val="115"/>
        </w:rPr>
        <w:t>for</w:t>
      </w:r>
      <w:r>
        <w:rPr>
          <w:spacing w:val="-12"/>
          <w:w w:val="115"/>
        </w:rPr>
        <w:t xml:space="preserve"> </w:t>
      </w:r>
      <w:r>
        <w:rPr>
          <w:w w:val="115"/>
        </w:rPr>
        <w:t>automation</w:t>
      </w:r>
      <w:r>
        <w:rPr>
          <w:spacing w:val="-12"/>
          <w:w w:val="115"/>
        </w:rPr>
        <w:t xml:space="preserve"> </w:t>
      </w:r>
      <w:r>
        <w:rPr>
          <w:w w:val="115"/>
        </w:rPr>
        <w:t>are</w:t>
      </w:r>
      <w:r>
        <w:rPr>
          <w:spacing w:val="-12"/>
          <w:w w:val="115"/>
        </w:rPr>
        <w:t xml:space="preserve"> </w:t>
      </w:r>
      <w:r>
        <w:rPr>
          <w:w w:val="115"/>
        </w:rPr>
        <w:t>most</w:t>
      </w:r>
      <w:r>
        <w:rPr>
          <w:spacing w:val="-12"/>
          <w:w w:val="115"/>
        </w:rPr>
        <w:t xml:space="preserve"> </w:t>
      </w:r>
      <w:r>
        <w:rPr>
          <w:w w:val="115"/>
        </w:rPr>
        <w:t>directly applicable.</w:t>
      </w:r>
      <w:r>
        <w:rPr>
          <w:spacing w:val="-3"/>
          <w:w w:val="115"/>
        </w:rPr>
        <w:t xml:space="preserve"> </w:t>
      </w:r>
      <w:r>
        <w:rPr>
          <w:w w:val="115"/>
        </w:rPr>
        <w:t>It’s</w:t>
      </w:r>
      <w:r>
        <w:rPr>
          <w:spacing w:val="-3"/>
          <w:w w:val="115"/>
        </w:rPr>
        <w:t xml:space="preserve"> </w:t>
      </w:r>
      <w:r>
        <w:rPr>
          <w:w w:val="115"/>
        </w:rPr>
        <w:t>important</w:t>
      </w:r>
      <w:r>
        <w:rPr>
          <w:spacing w:val="-3"/>
          <w:w w:val="115"/>
        </w:rPr>
        <w:t xml:space="preserve"> </w:t>
      </w:r>
      <w:r>
        <w:rPr>
          <w:w w:val="115"/>
        </w:rPr>
        <w:t>to</w:t>
      </w:r>
      <w:r>
        <w:rPr>
          <w:spacing w:val="-3"/>
          <w:w w:val="115"/>
        </w:rPr>
        <w:t xml:space="preserve"> </w:t>
      </w:r>
      <w:r>
        <w:rPr>
          <w:w w:val="115"/>
        </w:rPr>
        <w:t>recognize</w:t>
      </w:r>
      <w:r>
        <w:rPr>
          <w:spacing w:val="-3"/>
          <w:w w:val="115"/>
        </w:rPr>
        <w:t xml:space="preserve"> </w:t>
      </w:r>
      <w:r>
        <w:rPr>
          <w:w w:val="115"/>
        </w:rPr>
        <w:t>that</w:t>
      </w:r>
      <w:r>
        <w:rPr>
          <w:spacing w:val="-3"/>
          <w:w w:val="115"/>
        </w:rPr>
        <w:t xml:space="preserve"> </w:t>
      </w:r>
      <w:r>
        <w:rPr>
          <w:w w:val="115"/>
        </w:rPr>
        <w:t>while</w:t>
      </w:r>
      <w:r>
        <w:rPr>
          <w:spacing w:val="-3"/>
          <w:w w:val="115"/>
        </w:rPr>
        <w:t xml:space="preserve"> </w:t>
      </w:r>
      <w:r>
        <w:rPr>
          <w:w w:val="115"/>
        </w:rPr>
        <w:t>AI</w:t>
      </w:r>
      <w:r>
        <w:rPr>
          <w:spacing w:val="-3"/>
          <w:w w:val="115"/>
        </w:rPr>
        <w:t xml:space="preserve"> </w:t>
      </w:r>
      <w:r>
        <w:rPr>
          <w:w w:val="115"/>
        </w:rPr>
        <w:t>is</w:t>
      </w:r>
      <w:r>
        <w:rPr>
          <w:spacing w:val="-3"/>
          <w:w w:val="115"/>
        </w:rPr>
        <w:t xml:space="preserve"> </w:t>
      </w:r>
      <w:r>
        <w:rPr>
          <w:w w:val="115"/>
        </w:rPr>
        <w:t>seen</w:t>
      </w:r>
      <w:r>
        <w:rPr>
          <w:spacing w:val="-3"/>
          <w:w w:val="115"/>
        </w:rPr>
        <w:t xml:space="preserve"> </w:t>
      </w:r>
      <w:r>
        <w:rPr>
          <w:w w:val="115"/>
        </w:rPr>
        <w:t>as</w:t>
      </w:r>
      <w:r>
        <w:rPr>
          <w:spacing w:val="-3"/>
          <w:w w:val="115"/>
        </w:rPr>
        <w:t xml:space="preserve"> </w:t>
      </w:r>
      <w:r>
        <w:rPr>
          <w:w w:val="115"/>
        </w:rPr>
        <w:t>a</w:t>
      </w:r>
      <w:r>
        <w:rPr>
          <w:spacing w:val="-3"/>
          <w:w w:val="115"/>
        </w:rPr>
        <w:t xml:space="preserve"> </w:t>
      </w:r>
      <w:r>
        <w:rPr>
          <w:w w:val="115"/>
        </w:rPr>
        <w:t>supportive</w:t>
      </w:r>
      <w:r>
        <w:rPr>
          <w:spacing w:val="-3"/>
          <w:w w:val="115"/>
        </w:rPr>
        <w:t xml:space="preserve"> </w:t>
      </w:r>
      <w:r>
        <w:rPr>
          <w:w w:val="115"/>
        </w:rPr>
        <w:t>and</w:t>
      </w:r>
      <w:r>
        <w:rPr>
          <w:spacing w:val="-3"/>
          <w:w w:val="115"/>
        </w:rPr>
        <w:t xml:space="preserve"> </w:t>
      </w:r>
      <w:r>
        <w:rPr>
          <w:w w:val="115"/>
        </w:rPr>
        <w:t>enhancing</w:t>
      </w:r>
      <w:r>
        <w:rPr>
          <w:spacing w:val="-3"/>
          <w:w w:val="115"/>
        </w:rPr>
        <w:t xml:space="preserve"> </w:t>
      </w:r>
      <w:r>
        <w:rPr>
          <w:w w:val="115"/>
        </w:rPr>
        <w:t>tool,</w:t>
      </w:r>
      <w:r>
        <w:rPr>
          <w:spacing w:val="-3"/>
          <w:w w:val="115"/>
        </w:rPr>
        <w:t xml:space="preserve"> </w:t>
      </w:r>
      <w:r>
        <w:rPr>
          <w:w w:val="115"/>
        </w:rPr>
        <w:t>its potential to disrupt existing job structures in cybersecurity is also a key consideration. Security professionals are thus faced with the dual challenge of leveraging AI for its benefits while also preparing</w:t>
      </w:r>
      <w:r>
        <w:rPr>
          <w:spacing w:val="-1"/>
          <w:w w:val="115"/>
        </w:rPr>
        <w:t xml:space="preserve"> </w:t>
      </w:r>
      <w:r>
        <w:rPr>
          <w:w w:val="115"/>
        </w:rPr>
        <w:t>for</w:t>
      </w:r>
      <w:r>
        <w:rPr>
          <w:spacing w:val="-1"/>
          <w:w w:val="115"/>
        </w:rPr>
        <w:t xml:space="preserve"> </w:t>
      </w:r>
      <w:r>
        <w:rPr>
          <w:w w:val="115"/>
        </w:rPr>
        <w:t>the</w:t>
      </w:r>
      <w:r>
        <w:rPr>
          <w:spacing w:val="-1"/>
          <w:w w:val="115"/>
        </w:rPr>
        <w:t xml:space="preserve"> </w:t>
      </w:r>
      <w:r>
        <w:rPr>
          <w:w w:val="115"/>
        </w:rPr>
        <w:t>shifts</w:t>
      </w:r>
      <w:r>
        <w:rPr>
          <w:spacing w:val="-1"/>
          <w:w w:val="115"/>
        </w:rPr>
        <w:t xml:space="preserve"> </w:t>
      </w:r>
      <w:r>
        <w:rPr>
          <w:w w:val="115"/>
        </w:rPr>
        <w:t>it</w:t>
      </w:r>
      <w:r>
        <w:rPr>
          <w:spacing w:val="-1"/>
          <w:w w:val="115"/>
        </w:rPr>
        <w:t xml:space="preserve"> </w:t>
      </w:r>
      <w:r>
        <w:rPr>
          <w:w w:val="115"/>
        </w:rPr>
        <w:t>may</w:t>
      </w:r>
      <w:r>
        <w:rPr>
          <w:spacing w:val="-1"/>
          <w:w w:val="115"/>
        </w:rPr>
        <w:t xml:space="preserve"> </w:t>
      </w:r>
      <w:r>
        <w:rPr>
          <w:w w:val="115"/>
        </w:rPr>
        <w:t>bring</w:t>
      </w:r>
      <w:r>
        <w:rPr>
          <w:spacing w:val="-1"/>
          <w:w w:val="115"/>
        </w:rPr>
        <w:t xml:space="preserve"> </w:t>
      </w:r>
      <w:r>
        <w:rPr>
          <w:w w:val="115"/>
        </w:rPr>
        <w:t>in</w:t>
      </w:r>
      <w:r>
        <w:rPr>
          <w:spacing w:val="-1"/>
          <w:w w:val="115"/>
        </w:rPr>
        <w:t xml:space="preserve"> </w:t>
      </w:r>
      <w:r>
        <w:rPr>
          <w:w w:val="115"/>
        </w:rPr>
        <w:t>the</w:t>
      </w:r>
      <w:r>
        <w:rPr>
          <w:spacing w:val="-1"/>
          <w:w w:val="115"/>
        </w:rPr>
        <w:t xml:space="preserve"> </w:t>
      </w:r>
      <w:r>
        <w:rPr>
          <w:w w:val="115"/>
        </w:rPr>
        <w:t>job</w:t>
      </w:r>
      <w:r>
        <w:rPr>
          <w:spacing w:val="-1"/>
          <w:w w:val="115"/>
        </w:rPr>
        <w:t xml:space="preserve"> </w:t>
      </w:r>
      <w:r>
        <w:rPr>
          <w:w w:val="115"/>
        </w:rPr>
        <w:t>market,</w:t>
      </w:r>
      <w:r>
        <w:rPr>
          <w:spacing w:val="-1"/>
          <w:w w:val="115"/>
        </w:rPr>
        <w:t xml:space="preserve"> </w:t>
      </w:r>
      <w:r>
        <w:rPr>
          <w:w w:val="115"/>
        </w:rPr>
        <w:t>highlighting</w:t>
      </w:r>
      <w:r>
        <w:rPr>
          <w:spacing w:val="-1"/>
          <w:w w:val="115"/>
        </w:rPr>
        <w:t xml:space="preserve"> </w:t>
      </w:r>
      <w:r>
        <w:rPr>
          <w:w w:val="115"/>
        </w:rPr>
        <w:t>the</w:t>
      </w:r>
      <w:r>
        <w:rPr>
          <w:spacing w:val="-1"/>
          <w:w w:val="115"/>
        </w:rPr>
        <w:t xml:space="preserve"> </w:t>
      </w:r>
      <w:r>
        <w:rPr>
          <w:w w:val="115"/>
        </w:rPr>
        <w:t>importance</w:t>
      </w:r>
      <w:r>
        <w:rPr>
          <w:spacing w:val="-1"/>
          <w:w w:val="115"/>
        </w:rPr>
        <w:t xml:space="preserve"> </w:t>
      </w:r>
      <w:r>
        <w:rPr>
          <w:w w:val="115"/>
        </w:rPr>
        <w:t>of</w:t>
      </w:r>
      <w:r>
        <w:rPr>
          <w:spacing w:val="-1"/>
          <w:w w:val="115"/>
        </w:rPr>
        <w:t xml:space="preserve"> </w:t>
      </w:r>
      <w:r>
        <w:rPr>
          <w:w w:val="115"/>
        </w:rPr>
        <w:t>adaptability and continuous skill development in this rapidly evolving field.</w:t>
      </w:r>
    </w:p>
    <w:p>
      <w:pPr>
        <w:pStyle w:val="6"/>
        <w:spacing w:line="276" w:lineRule="auto"/>
        <w:ind w:left="920" w:right="1687"/>
        <w:rPr>
          <w:w w:val="115"/>
          <w:lang w:eastAsia="zh-CN"/>
        </w:rPr>
      </w:pPr>
    </w:p>
    <w:p>
      <w:pPr>
        <w:pStyle w:val="6"/>
        <w:spacing w:line="276" w:lineRule="auto"/>
        <w:ind w:left="920" w:right="1687"/>
        <w:rPr>
          <w:w w:val="115"/>
          <w:lang w:eastAsia="zh-CN"/>
        </w:rPr>
      </w:pPr>
    </w:p>
    <w:p>
      <w:pPr>
        <w:pStyle w:val="6"/>
        <w:spacing w:line="276" w:lineRule="auto"/>
        <w:ind w:left="920" w:right="1687"/>
        <w:rPr>
          <w:rFonts w:ascii="微软雅黑" w:hAnsi="微软雅黑" w:eastAsia="微软雅黑" w:cs="微软雅黑"/>
          <w:lang w:val="zh-CN" w:eastAsia="zh-CN"/>
        </w:rPr>
      </w:pPr>
      <w:r>
        <w:rPr>
          <w:rFonts w:hint="eastAsia" w:ascii="微软雅黑" w:hAnsi="微软雅黑" w:eastAsia="微软雅黑" w:cs="微软雅黑"/>
          <w:lang w:val="zh-CN" w:eastAsia="zh-CN"/>
        </w:rPr>
        <w:t>然而，专业人士对</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取代人类职位的能力也表示出</w:t>
      </w:r>
      <w:ins w:id="249" w:author="张家齐" w:date="2024-05-06T15:35:39Z">
        <w:r>
          <w:rPr>
            <w:rFonts w:hint="eastAsia" w:ascii="微软雅黑" w:hAnsi="微软雅黑" w:eastAsia="微软雅黑" w:cs="微软雅黑"/>
            <w:lang w:val="en-US" w:eastAsia="zh-CN"/>
          </w:rPr>
          <w:t>明细</w:t>
        </w:r>
      </w:ins>
      <w:del w:id="250" w:author="张家齐" w:date="2024-05-06T15:35:37Z">
        <w:r>
          <w:rPr>
            <w:rFonts w:hint="eastAsia" w:ascii="微软雅黑" w:hAnsi="微软雅黑" w:eastAsia="微软雅黑" w:cs="微软雅黑"/>
            <w:lang w:val="zh-CN" w:eastAsia="zh-CN"/>
          </w:rPr>
          <w:delText>显著</w:delText>
        </w:r>
      </w:del>
      <w:r>
        <w:rPr>
          <w:rFonts w:hint="eastAsia" w:ascii="微软雅黑" w:hAnsi="微软雅黑" w:eastAsia="微软雅黑" w:cs="微软雅黑"/>
          <w:lang w:val="zh-CN" w:eastAsia="zh-CN"/>
        </w:rPr>
        <w:t>的担忧。约</w:t>
      </w:r>
      <w:r>
        <w:rPr>
          <w:rFonts w:ascii="微软雅黑" w:hAnsi="微软雅黑" w:eastAsia="微软雅黑"/>
          <w:lang w:val="zh-CN" w:eastAsia="zh-CN"/>
        </w:rPr>
        <w:t xml:space="preserve"> 24% </w:t>
      </w:r>
      <w:r>
        <w:rPr>
          <w:rFonts w:hint="eastAsia" w:ascii="微软雅黑" w:hAnsi="微软雅黑" w:eastAsia="微软雅黑" w:cs="微软雅黑"/>
          <w:lang w:val="zh-CN" w:eastAsia="zh-CN"/>
        </w:rPr>
        <w:t>的人预计</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将取代他们工作的重要部分，还有</w:t>
      </w:r>
      <w:r>
        <w:rPr>
          <w:rFonts w:ascii="微软雅黑" w:hAnsi="微软雅黑" w:eastAsia="微软雅黑"/>
          <w:lang w:val="zh-CN" w:eastAsia="zh-CN"/>
        </w:rPr>
        <w:t xml:space="preserve"> 12% </w:t>
      </w:r>
      <w:r>
        <w:rPr>
          <w:rFonts w:hint="eastAsia" w:ascii="微软雅黑" w:hAnsi="微软雅黑" w:eastAsia="微软雅黑" w:cs="微软雅黑"/>
          <w:lang w:val="zh-CN" w:eastAsia="zh-CN"/>
        </w:rPr>
        <w:t>的人甚至预测 AI 将完全取代他们的职位。这种担忧</w:t>
      </w:r>
      <w:ins w:id="251" w:author="张家齐" w:date="2024-05-06T15:38:54Z">
        <w:r>
          <w:rPr>
            <w:rFonts w:hint="eastAsia" w:ascii="微软雅黑" w:hAnsi="微软雅黑" w:eastAsia="微软雅黑" w:cs="微软雅黑"/>
            <w:lang w:val="en-US" w:eastAsia="zh-CN"/>
          </w:rPr>
          <w:t>更</w:t>
        </w:r>
      </w:ins>
      <w:ins w:id="252" w:author="张家齐" w:date="2024-05-06T15:38:55Z">
        <w:r>
          <w:rPr>
            <w:rFonts w:hint="eastAsia" w:ascii="微软雅黑" w:hAnsi="微软雅黑" w:eastAsia="微软雅黑" w:cs="微软雅黑"/>
            <w:lang w:val="en-US" w:eastAsia="zh-CN"/>
          </w:rPr>
          <w:t>明显的</w:t>
        </w:r>
      </w:ins>
      <w:ins w:id="253" w:author="张家齐" w:date="2024-05-06T15:39:00Z">
        <w:r>
          <w:rPr>
            <w:rFonts w:hint="eastAsia" w:ascii="微软雅黑" w:hAnsi="微软雅黑" w:eastAsia="微软雅黑" w:cs="微软雅黑"/>
            <w:lang w:val="en-US" w:eastAsia="zh-CN"/>
          </w:rPr>
          <w:t>体现</w:t>
        </w:r>
      </w:ins>
      <w:r>
        <w:rPr>
          <w:rFonts w:hint="eastAsia" w:ascii="微软雅黑" w:hAnsi="微软雅黑" w:eastAsia="微软雅黑" w:cs="微软雅黑"/>
          <w:lang w:val="zh-CN" w:eastAsia="zh-CN"/>
        </w:rPr>
        <w:t>在网络安全领域中那些</w:t>
      </w:r>
      <w:del w:id="254" w:author="张家齐" w:date="2024-05-06T15:38:27Z">
        <w:r>
          <w:rPr>
            <w:rFonts w:hint="default" w:ascii="微软雅黑" w:hAnsi="微软雅黑" w:eastAsia="微软雅黑" w:cs="微软雅黑"/>
            <w:lang w:val="en-US" w:eastAsia="zh-CN"/>
          </w:rPr>
          <w:delText>人工执行</w:delText>
        </w:r>
      </w:del>
      <w:ins w:id="255" w:author="张家齐" w:date="2024-05-06T15:38:29Z">
        <w:r>
          <w:rPr>
            <w:rFonts w:hint="eastAsia" w:ascii="微软雅黑" w:hAnsi="微软雅黑" w:eastAsia="微软雅黑" w:cs="微软雅黑"/>
            <w:lang w:val="en-US" w:eastAsia="zh-CN"/>
          </w:rPr>
          <w:t>手动</w:t>
        </w:r>
      </w:ins>
      <w:ins w:id="256" w:author="张家齐" w:date="2024-05-06T15:38:30Z">
        <w:r>
          <w:rPr>
            <w:rFonts w:hint="eastAsia" w:ascii="微软雅黑" w:hAnsi="微软雅黑" w:eastAsia="微软雅黑" w:cs="微软雅黑"/>
            <w:lang w:val="en-US" w:eastAsia="zh-CN"/>
          </w:rPr>
          <w:t>的</w:t>
        </w:r>
      </w:ins>
      <w:r>
        <w:rPr>
          <w:rFonts w:hint="eastAsia" w:ascii="微软雅黑" w:hAnsi="微软雅黑" w:eastAsia="微软雅黑" w:cs="微软雅黑"/>
          <w:lang w:val="zh-CN" w:eastAsia="zh-CN"/>
        </w:rPr>
        <w:t>或重复性</w:t>
      </w:r>
      <w:ins w:id="257" w:author="张家齐" w:date="2024-05-06T15:38:32Z">
        <w:r>
          <w:rPr>
            <w:rFonts w:hint="eastAsia" w:ascii="微软雅黑" w:hAnsi="微软雅黑" w:eastAsia="微软雅黑" w:cs="微软雅黑"/>
            <w:lang w:val="en-US" w:eastAsia="zh-CN"/>
          </w:rPr>
          <w:t>的</w:t>
        </w:r>
      </w:ins>
      <w:r>
        <w:rPr>
          <w:rFonts w:hint="eastAsia" w:ascii="微软雅黑" w:hAnsi="微软雅黑" w:eastAsia="微软雅黑" w:cs="微软雅黑"/>
          <w:lang w:val="zh-CN" w:eastAsia="zh-CN"/>
        </w:rPr>
        <w:t>工作上</w:t>
      </w:r>
      <w:del w:id="258" w:author="张家齐" w:date="2024-05-06T15:38:51Z">
        <w:r>
          <w:rPr>
            <w:rFonts w:hint="eastAsia" w:ascii="微软雅黑" w:hAnsi="微软雅黑" w:eastAsia="微软雅黑" w:cs="微软雅黑"/>
            <w:lang w:val="zh-CN" w:eastAsia="zh-CN"/>
          </w:rPr>
          <w:delText>明显体现</w:delText>
        </w:r>
      </w:del>
      <w:r>
        <w:rPr>
          <w:rFonts w:hint="eastAsia" w:ascii="微软雅黑" w:hAnsi="微软雅黑" w:eastAsia="微软雅黑" w:cs="微软雅黑"/>
          <w:lang w:val="zh-CN" w:eastAsia="zh-CN"/>
        </w:rPr>
        <w:t>，因为</w:t>
      </w:r>
      <w:r>
        <w:rPr>
          <w:rFonts w:ascii="微软雅黑" w:hAnsi="微软雅黑" w:eastAsia="微软雅黑"/>
          <w:lang w:val="zh-CN" w:eastAsia="zh-CN"/>
        </w:rPr>
        <w:t xml:space="preserve"> AI</w:t>
      </w:r>
      <w:r>
        <w:rPr>
          <w:rFonts w:hint="eastAsia" w:ascii="微软雅黑" w:hAnsi="微软雅黑" w:eastAsia="微软雅黑"/>
          <w:lang w:val="zh-CN" w:eastAsia="zh-CN"/>
        </w:rPr>
        <w:t xml:space="preserve"> </w:t>
      </w:r>
      <w:r>
        <w:rPr>
          <w:rFonts w:hint="eastAsia" w:ascii="微软雅黑" w:hAnsi="微软雅黑" w:eastAsia="微软雅黑" w:cs="微软雅黑"/>
          <w:lang w:val="zh-CN" w:eastAsia="zh-CN"/>
        </w:rPr>
        <w:t>在这些方面的自动化能力最为直接适用。重要的是，要认识到</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虽然被看作是一种支持和增强工具，但其颠覆现有岗位和职能结构的潜在可能性也是网络安全领域需要重视的关键因素。因此，安全专业人员面临的双重挑战是，一方面要利用</w:t>
      </w:r>
      <w:r>
        <w:rPr>
          <w:rFonts w:ascii="微软雅黑" w:hAnsi="微软雅黑" w:eastAsia="微软雅黑"/>
          <w:lang w:val="zh-CN" w:eastAsia="zh-CN"/>
        </w:rPr>
        <w:t xml:space="preserve"> AI </w:t>
      </w:r>
      <w:r>
        <w:rPr>
          <w:rFonts w:hint="eastAsia" w:ascii="微软雅黑" w:hAnsi="微软雅黑" w:eastAsia="微软雅黑" w:cs="微软雅黑"/>
          <w:lang w:val="zh-CN" w:eastAsia="zh-CN"/>
        </w:rPr>
        <w:t>带来的好处，另一方面也要为其可能引发的职场变革做好准备，这突显了在这快速发展变化的领域中，适应性和持续</w:t>
      </w:r>
      <w:ins w:id="259" w:author="张家齐" w:date="2024-05-06T15:39:33Z">
        <w:r>
          <w:rPr>
            <w:rFonts w:hint="eastAsia" w:ascii="微软雅黑" w:hAnsi="微软雅黑" w:eastAsia="微软雅黑" w:cs="微软雅黑"/>
            <w:lang w:val="en-US" w:eastAsia="zh-CN"/>
          </w:rPr>
          <w:t>的</w:t>
        </w:r>
      </w:ins>
      <w:r>
        <w:rPr>
          <w:rFonts w:hint="eastAsia" w:ascii="微软雅黑" w:hAnsi="微软雅黑" w:eastAsia="微软雅黑" w:cs="微软雅黑"/>
          <w:lang w:val="zh-CN" w:eastAsia="zh-CN"/>
        </w:rPr>
        <w:t>技能提升的重要性。</w:t>
      </w:r>
    </w:p>
    <w:p>
      <w:pPr>
        <w:pStyle w:val="6"/>
        <w:spacing w:before="28" w:line="276" w:lineRule="auto"/>
        <w:ind w:left="920" w:right="1444"/>
        <w:rPr>
          <w:rFonts w:ascii="微软雅黑" w:hAnsi="微软雅黑" w:eastAsia="微软雅黑"/>
          <w:lang w:val="zh-CN" w:eastAsia="zh-CN"/>
        </w:rPr>
      </w:pPr>
    </w:p>
    <w:p>
      <w:pPr>
        <w:pStyle w:val="6"/>
        <w:spacing w:line="276" w:lineRule="auto"/>
        <w:ind w:left="920" w:right="1687"/>
        <w:rPr>
          <w:w w:val="115"/>
          <w:lang w:eastAsia="zh-CN"/>
        </w:rPr>
      </w:pPr>
    </w:p>
    <w:p>
      <w:pPr>
        <w:pStyle w:val="6"/>
        <w:spacing w:line="276" w:lineRule="auto"/>
        <w:ind w:left="920" w:right="1687"/>
        <w:rPr>
          <w:lang w:eastAsia="zh-CN"/>
        </w:rPr>
      </w:pPr>
    </w:p>
    <w:p>
      <w:pPr>
        <w:pStyle w:val="6"/>
        <w:spacing w:before="9"/>
        <w:rPr>
          <w:sz w:val="22"/>
          <w:lang w:eastAsia="zh-CN"/>
        </w:rPr>
      </w:pPr>
    </w:p>
    <w:p>
      <w:pPr>
        <w:pStyle w:val="4"/>
        <w:spacing w:before="0" w:line="252" w:lineRule="auto"/>
        <w:ind w:right="1444"/>
        <w:rPr>
          <w:w w:val="115"/>
          <w:lang w:eastAsia="zh-CN"/>
        </w:rPr>
      </w:pPr>
      <w:r>
        <w:rPr>
          <w:w w:val="115"/>
        </w:rPr>
        <w:t>Confidence</w:t>
      </w:r>
      <w:r>
        <w:rPr>
          <w:spacing w:val="-10"/>
          <w:w w:val="115"/>
        </w:rPr>
        <w:t xml:space="preserve"> </w:t>
      </w:r>
      <w:r>
        <w:rPr>
          <w:w w:val="115"/>
        </w:rPr>
        <w:t>in</w:t>
      </w:r>
      <w:r>
        <w:rPr>
          <w:spacing w:val="-10"/>
          <w:w w:val="115"/>
        </w:rPr>
        <w:t xml:space="preserve"> </w:t>
      </w:r>
      <w:r>
        <w:rPr>
          <w:w w:val="115"/>
        </w:rPr>
        <w:t>organizations’</w:t>
      </w:r>
      <w:r>
        <w:rPr>
          <w:spacing w:val="-10"/>
          <w:w w:val="115"/>
        </w:rPr>
        <w:t xml:space="preserve"> </w:t>
      </w:r>
      <w:r>
        <w:rPr>
          <w:w w:val="115"/>
        </w:rPr>
        <w:t>skills</w:t>
      </w:r>
      <w:r>
        <w:rPr>
          <w:spacing w:val="-10"/>
          <w:w w:val="115"/>
        </w:rPr>
        <w:t xml:space="preserve"> </w:t>
      </w:r>
      <w:r>
        <w:rPr>
          <w:w w:val="115"/>
        </w:rPr>
        <w:t>to</w:t>
      </w:r>
      <w:r>
        <w:rPr>
          <w:spacing w:val="-10"/>
          <w:w w:val="115"/>
        </w:rPr>
        <w:t xml:space="preserve"> </w:t>
      </w:r>
      <w:r>
        <w:rPr>
          <w:w w:val="115"/>
        </w:rPr>
        <w:t>execute</w:t>
      </w:r>
      <w:r>
        <w:rPr>
          <w:spacing w:val="-10"/>
          <w:w w:val="115"/>
        </w:rPr>
        <w:t xml:space="preserve"> </w:t>
      </w:r>
      <w:r>
        <w:rPr>
          <w:w w:val="115"/>
        </w:rPr>
        <w:t>a</w:t>
      </w:r>
      <w:r>
        <w:rPr>
          <w:spacing w:val="-10"/>
          <w:w w:val="115"/>
        </w:rPr>
        <w:t xml:space="preserve"> </w:t>
      </w:r>
      <w:r>
        <w:rPr>
          <w:w w:val="115"/>
        </w:rPr>
        <w:t>security</w:t>
      </w:r>
      <w:r>
        <w:rPr>
          <w:spacing w:val="-10"/>
          <w:w w:val="115"/>
        </w:rPr>
        <w:t xml:space="preserve"> </w:t>
      </w:r>
      <w:r>
        <w:rPr>
          <w:w w:val="115"/>
        </w:rPr>
        <w:t>strategy leveraging AI</w:t>
      </w:r>
    </w:p>
    <w:p>
      <w:pPr>
        <w:pStyle w:val="4"/>
        <w:spacing w:before="0" w:line="252" w:lineRule="auto"/>
        <w:ind w:right="1444"/>
        <w:rPr>
          <w:lang w:eastAsia="zh-CN"/>
        </w:rPr>
      </w:pPr>
      <w:r>
        <w:rPr>
          <w:rFonts w:hint="eastAsia" w:ascii="微软雅黑" w:hAnsi="微软雅黑" w:eastAsia="微软雅黑" w:cs="微软雅黑"/>
          <w:lang w:eastAsia="zh-CN"/>
        </w:rPr>
        <w:t>对组织利用</w:t>
      </w:r>
      <w:r>
        <w:rPr>
          <w:lang w:eastAsia="zh-CN"/>
        </w:rPr>
        <w:t xml:space="preserve"> AI </w:t>
      </w:r>
      <w:r>
        <w:rPr>
          <w:rFonts w:hint="eastAsia" w:ascii="微软雅黑" w:hAnsi="微软雅黑" w:eastAsia="微软雅黑" w:cs="微软雅黑"/>
          <w:lang w:eastAsia="zh-CN"/>
        </w:rPr>
        <w:t>能力实施安全策略的信心</w:t>
      </w:r>
    </w:p>
    <w:p>
      <w:pPr>
        <w:pStyle w:val="4"/>
        <w:spacing w:before="0" w:line="252" w:lineRule="auto"/>
        <w:ind w:right="1444"/>
        <w:rPr>
          <w:lang w:eastAsia="zh-CN"/>
        </w:rPr>
      </w:pPr>
    </w:p>
    <w:p>
      <w:pPr>
        <w:pStyle w:val="6"/>
        <w:spacing w:before="278" w:line="276" w:lineRule="auto"/>
        <w:ind w:left="920" w:right="1507"/>
        <w:rPr>
          <w:w w:val="115"/>
          <w:lang w:eastAsia="zh-CN"/>
        </w:rPr>
      </w:pPr>
      <w:r>
        <w:rPr>
          <w:w w:val="115"/>
        </w:rPr>
        <w:t>In the cybersecurity sector, there’s a cautiously optimistic view regarding organizations’ readiness to leverage AI. About 48% of professionals express confidence in their organization’s ability to implement</w:t>
      </w:r>
      <w:r>
        <w:rPr>
          <w:spacing w:val="-2"/>
          <w:w w:val="115"/>
        </w:rPr>
        <w:t xml:space="preserve"> </w:t>
      </w:r>
      <w:r>
        <w:rPr>
          <w:w w:val="115"/>
        </w:rPr>
        <w:t>AI</w:t>
      </w:r>
      <w:r>
        <w:rPr>
          <w:spacing w:val="-2"/>
          <w:w w:val="115"/>
        </w:rPr>
        <w:t xml:space="preserve"> </w:t>
      </w:r>
      <w:r>
        <w:rPr>
          <w:w w:val="115"/>
        </w:rPr>
        <w:t>strategies</w:t>
      </w:r>
      <w:r>
        <w:rPr>
          <w:spacing w:val="-2"/>
          <w:w w:val="115"/>
        </w:rPr>
        <w:t xml:space="preserve"> </w:t>
      </w:r>
      <w:r>
        <w:rPr>
          <w:w w:val="115"/>
        </w:rPr>
        <w:t>effectively,</w:t>
      </w:r>
      <w:r>
        <w:rPr>
          <w:spacing w:val="-2"/>
          <w:w w:val="115"/>
        </w:rPr>
        <w:t xml:space="preserve"> </w:t>
      </w:r>
      <w:r>
        <w:rPr>
          <w:w w:val="115"/>
        </w:rPr>
        <w:t>with</w:t>
      </w:r>
      <w:r>
        <w:rPr>
          <w:spacing w:val="-2"/>
          <w:w w:val="115"/>
        </w:rPr>
        <w:t xml:space="preserve"> </w:t>
      </w:r>
      <w:r>
        <w:rPr>
          <w:w w:val="115"/>
        </w:rPr>
        <w:t>28%</w:t>
      </w:r>
      <w:r>
        <w:rPr>
          <w:spacing w:val="-2"/>
          <w:w w:val="115"/>
        </w:rPr>
        <w:t xml:space="preserve"> </w:t>
      </w:r>
      <w:r>
        <w:rPr>
          <w:w w:val="115"/>
        </w:rPr>
        <w:t>feeling</w:t>
      </w:r>
      <w:r>
        <w:rPr>
          <w:spacing w:val="-2"/>
          <w:w w:val="115"/>
        </w:rPr>
        <w:t xml:space="preserve"> </w:t>
      </w:r>
      <w:r>
        <w:rPr>
          <w:w w:val="115"/>
        </w:rPr>
        <w:t>reasonably</w:t>
      </w:r>
      <w:r>
        <w:rPr>
          <w:spacing w:val="-2"/>
          <w:w w:val="115"/>
        </w:rPr>
        <w:t xml:space="preserve"> </w:t>
      </w:r>
      <w:r>
        <w:rPr>
          <w:w w:val="115"/>
        </w:rPr>
        <w:t>confident</w:t>
      </w:r>
      <w:r>
        <w:rPr>
          <w:spacing w:val="-2"/>
          <w:w w:val="115"/>
        </w:rPr>
        <w:t xml:space="preserve"> </w:t>
      </w:r>
      <w:r>
        <w:rPr>
          <w:w w:val="115"/>
        </w:rPr>
        <w:t>and</w:t>
      </w:r>
      <w:r>
        <w:rPr>
          <w:spacing w:val="-2"/>
          <w:w w:val="115"/>
        </w:rPr>
        <w:t xml:space="preserve"> </w:t>
      </w:r>
      <w:r>
        <w:rPr>
          <w:w w:val="115"/>
        </w:rPr>
        <w:t>20%</w:t>
      </w:r>
      <w:r>
        <w:rPr>
          <w:spacing w:val="-2"/>
          <w:w w:val="115"/>
        </w:rPr>
        <w:t xml:space="preserve"> </w:t>
      </w:r>
      <w:r>
        <w:rPr>
          <w:w w:val="115"/>
        </w:rPr>
        <w:t>very</w:t>
      </w:r>
      <w:r>
        <w:rPr>
          <w:spacing w:val="-2"/>
          <w:w w:val="115"/>
        </w:rPr>
        <w:t xml:space="preserve"> </w:t>
      </w:r>
      <w:r>
        <w:rPr>
          <w:w w:val="115"/>
        </w:rPr>
        <w:t>confident. This level of assurance is intriguing, considering the nascent stage of AI in this field. It suggests that many professionals might be optimistic about their preparedness or overlook the intricacies of AI integration, a classic scenario of an unknown unknown.</w:t>
      </w:r>
    </w:p>
    <w:p>
      <w:pPr>
        <w:pStyle w:val="6"/>
        <w:spacing w:before="278" w:line="276" w:lineRule="auto"/>
        <w:ind w:left="920" w:right="1507"/>
        <w:jc w:val="both"/>
        <w:rPr>
          <w:rFonts w:hint="default" w:ascii="微软雅黑" w:hAnsi="微软雅黑" w:eastAsia="微软雅黑"/>
          <w:lang w:val="en-US" w:eastAsia="zh-CN"/>
        </w:rPr>
      </w:pPr>
      <w:r>
        <w:rPr>
          <w:rFonts w:hint="eastAsia" w:ascii="微软雅黑" w:hAnsi="微软雅黑" w:eastAsia="微软雅黑" w:cs="微软雅黑"/>
          <w:lang w:eastAsia="zh-CN"/>
        </w:rPr>
        <w:t>在网络安全行业中，安全从业人员对组织准备利用</w:t>
      </w:r>
      <w:r>
        <w:rPr>
          <w:rFonts w:ascii="微软雅黑" w:hAnsi="微软雅黑" w:eastAsia="微软雅黑"/>
          <w:lang w:eastAsia="zh-CN"/>
        </w:rPr>
        <w:t xml:space="preserve"> AI </w:t>
      </w:r>
      <w:r>
        <w:rPr>
          <w:rFonts w:hint="eastAsia" w:ascii="微软雅黑" w:hAnsi="微软雅黑" w:eastAsia="微软雅黑" w:cs="微软雅黑"/>
          <w:lang w:eastAsia="zh-CN"/>
        </w:rPr>
        <w:t>的能力持谨慎乐观态度。大约</w:t>
      </w:r>
      <w:r>
        <w:rPr>
          <w:rFonts w:ascii="微软雅黑" w:hAnsi="微软雅黑" w:eastAsia="微软雅黑"/>
          <w:lang w:eastAsia="zh-CN"/>
        </w:rPr>
        <w:t xml:space="preserve"> 48% </w:t>
      </w:r>
      <w:r>
        <w:rPr>
          <w:rFonts w:hint="eastAsia" w:ascii="微软雅黑" w:hAnsi="微软雅黑" w:eastAsia="微软雅黑" w:cs="微软雅黑"/>
          <w:lang w:eastAsia="zh-CN"/>
        </w:rPr>
        <w:t>的专业人员对他们的组织有效地实施</w:t>
      </w:r>
      <w:r>
        <w:rPr>
          <w:rFonts w:ascii="微软雅黑" w:hAnsi="微软雅黑" w:eastAsia="微软雅黑"/>
          <w:lang w:eastAsia="zh-CN"/>
        </w:rPr>
        <w:t xml:space="preserve"> AI </w:t>
      </w:r>
      <w:r>
        <w:rPr>
          <w:rFonts w:hint="eastAsia" w:ascii="微软雅黑" w:hAnsi="微软雅黑" w:eastAsia="微软雅黑" w:cs="微软雅黑"/>
          <w:lang w:eastAsia="zh-CN"/>
        </w:rPr>
        <w:t>策略的能力表示有信心，其中</w:t>
      </w:r>
      <w:r>
        <w:rPr>
          <w:rFonts w:ascii="微软雅黑" w:hAnsi="微软雅黑" w:eastAsia="微软雅黑"/>
          <w:lang w:eastAsia="zh-CN"/>
        </w:rPr>
        <w:t xml:space="preserve"> 28% </w:t>
      </w:r>
      <w:r>
        <w:rPr>
          <w:rFonts w:hint="eastAsia" w:ascii="微软雅黑" w:hAnsi="微软雅黑" w:eastAsia="微软雅黑" w:cs="微软雅黑"/>
          <w:lang w:eastAsia="zh-CN"/>
        </w:rPr>
        <w:t>的人认为相当有信心，</w:t>
      </w:r>
      <w:r>
        <w:rPr>
          <w:rFonts w:ascii="微软雅黑" w:hAnsi="微软雅黑" w:eastAsia="微软雅黑"/>
          <w:lang w:eastAsia="zh-CN"/>
        </w:rPr>
        <w:t xml:space="preserve">20% </w:t>
      </w:r>
      <w:r>
        <w:rPr>
          <w:rFonts w:hint="eastAsia" w:ascii="微软雅黑" w:hAnsi="微软雅黑" w:eastAsia="微软雅黑" w:cs="微软雅黑"/>
          <w:lang w:eastAsia="zh-CN"/>
        </w:rPr>
        <w:t>的人非常有信心。考虑到</w:t>
      </w:r>
      <w:r>
        <w:rPr>
          <w:rFonts w:ascii="微软雅黑" w:hAnsi="微软雅黑" w:eastAsia="微软雅黑"/>
          <w:lang w:eastAsia="zh-CN"/>
        </w:rPr>
        <w:t xml:space="preserve"> AI </w:t>
      </w:r>
      <w:r>
        <w:rPr>
          <w:rFonts w:hint="eastAsia" w:ascii="微软雅黑" w:hAnsi="微软雅黑" w:eastAsia="微软雅黑" w:cs="微软雅黑"/>
          <w:lang w:eastAsia="zh-CN"/>
        </w:rPr>
        <w:t>在该领域还处于初期阶段，这种程度的信心显得尤为引人注意。这种情况表明，许多专业人士可能对他们的准备情况过于乐观，或者忽视了</w:t>
      </w:r>
      <w:r>
        <w:rPr>
          <w:rFonts w:ascii="微软雅黑" w:hAnsi="微软雅黑" w:eastAsia="微软雅黑"/>
          <w:lang w:eastAsia="zh-CN"/>
        </w:rPr>
        <w:t xml:space="preserve"> AI </w:t>
      </w:r>
      <w:r>
        <w:rPr>
          <w:rFonts w:hint="eastAsia" w:ascii="微软雅黑" w:hAnsi="微软雅黑" w:eastAsia="微软雅黑"/>
          <w:lang w:eastAsia="zh-CN"/>
        </w:rPr>
        <w:t>集成</w:t>
      </w:r>
      <w:r>
        <w:rPr>
          <w:rFonts w:hint="eastAsia" w:ascii="微软雅黑" w:hAnsi="微软雅黑" w:eastAsia="微软雅黑" w:cs="微软雅黑"/>
          <w:lang w:eastAsia="zh-CN"/>
        </w:rPr>
        <w:t>应用的复杂性，这是一个</w:t>
      </w:r>
      <w:r>
        <w:rPr>
          <w:rFonts w:hint="eastAsia" w:ascii="微软雅黑" w:hAnsi="微软雅黑" w:eastAsia="微软雅黑"/>
          <w:lang w:eastAsia="zh-CN"/>
        </w:rPr>
        <w:t>“</w:t>
      </w:r>
      <w:del w:id="260" w:author="张家齐" w:date="2024-05-06T16:07:36Z">
        <w:r>
          <w:rPr>
            <w:rFonts w:hint="default" w:ascii="微软雅黑" w:hAnsi="微软雅黑" w:eastAsia="微软雅黑" w:cs="微软雅黑"/>
            <w:lang w:val="en-US" w:eastAsia="zh-CN"/>
          </w:rPr>
          <w:delText>不知之不知”（对未知情况的未知）的经典示例。</w:delText>
        </w:r>
      </w:del>
      <w:ins w:id="261" w:author="张家齐" w:date="2024-05-06T16:07:37Z">
        <w:r>
          <w:rPr>
            <w:rFonts w:hint="eastAsia" w:ascii="微软雅黑" w:hAnsi="微软雅黑" w:eastAsia="微软雅黑" w:cs="微软雅黑"/>
            <w:lang w:val="en-US" w:eastAsia="zh-CN"/>
          </w:rPr>
          <w:t>不知道</w:t>
        </w:r>
      </w:ins>
      <w:ins w:id="262" w:author="张家齐" w:date="2024-05-06T16:07:38Z">
        <w:r>
          <w:rPr>
            <w:rFonts w:hint="eastAsia" w:ascii="微软雅黑" w:hAnsi="微软雅黑" w:eastAsia="微软雅黑" w:cs="微软雅黑"/>
            <w:lang w:val="en-US" w:eastAsia="zh-CN"/>
          </w:rPr>
          <w:t>自己</w:t>
        </w:r>
      </w:ins>
      <w:ins w:id="263" w:author="张家齐" w:date="2024-05-06T16:07:40Z">
        <w:r>
          <w:rPr>
            <w:rFonts w:hint="eastAsia" w:ascii="微软雅黑" w:hAnsi="微软雅黑" w:eastAsia="微软雅黑" w:cs="微软雅黑"/>
            <w:lang w:val="en-US" w:eastAsia="zh-CN"/>
          </w:rPr>
          <w:t>不知道什么</w:t>
        </w:r>
      </w:ins>
      <w:ins w:id="264" w:author="张家齐" w:date="2024-05-06T16:07:54Z">
        <w:r>
          <w:rPr>
            <w:rFonts w:hint="default" w:ascii="微软雅黑" w:hAnsi="微软雅黑" w:eastAsia="微软雅黑" w:cs="微软雅黑"/>
            <w:lang w:val="en-US" w:eastAsia="zh-CN"/>
          </w:rPr>
          <w:t>”</w:t>
        </w:r>
      </w:ins>
      <w:ins w:id="265" w:author="张家齐" w:date="2024-05-06T16:07:42Z">
        <w:r>
          <w:rPr>
            <w:rFonts w:hint="eastAsia" w:ascii="微软雅黑" w:hAnsi="微软雅黑" w:eastAsia="微软雅黑" w:cs="微软雅黑"/>
            <w:lang w:val="en-US" w:eastAsia="zh-CN"/>
          </w:rPr>
          <w:t>的</w:t>
        </w:r>
      </w:ins>
      <w:ins w:id="266" w:author="张家齐" w:date="2024-05-06T16:14:38Z">
        <w:r>
          <w:rPr>
            <w:rFonts w:hint="eastAsia" w:ascii="微软雅黑" w:hAnsi="微软雅黑" w:eastAsia="微软雅黑" w:cs="微软雅黑"/>
            <w:lang w:val="en-US" w:eastAsia="zh-CN"/>
          </w:rPr>
          <w:t>经典</w:t>
        </w:r>
      </w:ins>
      <w:ins w:id="267" w:author="张家齐" w:date="2024-05-06T16:08:02Z">
        <w:r>
          <w:rPr>
            <w:rFonts w:hint="eastAsia" w:ascii="微软雅黑" w:hAnsi="微软雅黑" w:eastAsia="微软雅黑" w:cs="微软雅黑"/>
            <w:lang w:val="en-US" w:eastAsia="zh-CN"/>
          </w:rPr>
          <w:t>场景</w:t>
        </w:r>
      </w:ins>
      <w:ins w:id="268" w:author="张家齐" w:date="2024-05-06T16:08:45Z">
        <w:r>
          <w:rPr>
            <w:rFonts w:hint="eastAsia" w:ascii="微软雅黑" w:hAnsi="微软雅黑" w:eastAsia="微软雅黑" w:cs="微软雅黑"/>
            <w:lang w:val="en-US" w:eastAsia="zh-CN"/>
          </w:rPr>
          <w:t>。</w:t>
        </w:r>
      </w:ins>
    </w:p>
    <w:p>
      <w:pPr>
        <w:pStyle w:val="6"/>
        <w:spacing w:before="278" w:line="276" w:lineRule="auto"/>
        <w:ind w:left="920" w:right="1507"/>
        <w:rPr>
          <w:lang w:eastAsia="zh-CN"/>
        </w:rPr>
      </w:pPr>
    </w:p>
    <w:p>
      <w:pPr>
        <w:spacing w:line="276" w:lineRule="auto"/>
        <w:rPr>
          <w:lang w:eastAsia="zh-CN"/>
        </w:rPr>
      </w:pPr>
    </w:p>
    <w:p>
      <w:pPr>
        <w:spacing w:line="276" w:lineRule="auto"/>
        <w:rPr>
          <w:lang w:eastAsia="zh-CN"/>
        </w:rPr>
        <w:sectPr>
          <w:type w:val="continuous"/>
          <w:pgSz w:w="12240" w:h="15840"/>
          <w:pgMar w:top="1500" w:right="0" w:bottom="280" w:left="520" w:header="0" w:footer="675" w:gutter="0"/>
          <w:cols w:space="720" w:num="1"/>
        </w:sectPr>
      </w:pPr>
    </w:p>
    <w:p>
      <w:pPr>
        <w:pStyle w:val="6"/>
        <w:spacing w:before="172" w:line="276" w:lineRule="auto"/>
        <w:ind w:left="920"/>
      </w:pPr>
      <w:r>
        <w:rPr>
          <w:w w:val="115"/>
        </w:rPr>
        <w:t xml:space="preserve">Conversely, a notable 30% remain neutral, indicating </w:t>
      </w:r>
      <w:r>
        <w:rPr>
          <w:spacing w:val="-2"/>
          <w:w w:val="115"/>
        </w:rPr>
        <w:t>either</w:t>
      </w:r>
      <w:r>
        <w:rPr>
          <w:spacing w:val="-7"/>
          <w:w w:val="115"/>
        </w:rPr>
        <w:t xml:space="preserve"> </w:t>
      </w:r>
      <w:r>
        <w:rPr>
          <w:spacing w:val="-2"/>
          <w:w w:val="115"/>
        </w:rPr>
        <w:t>a</w:t>
      </w:r>
      <w:r>
        <w:rPr>
          <w:spacing w:val="-7"/>
          <w:w w:val="115"/>
        </w:rPr>
        <w:t xml:space="preserve"> </w:t>
      </w:r>
      <w:r>
        <w:rPr>
          <w:spacing w:val="-2"/>
          <w:w w:val="115"/>
        </w:rPr>
        <w:t>balanced</w:t>
      </w:r>
      <w:r>
        <w:rPr>
          <w:spacing w:val="-7"/>
          <w:w w:val="115"/>
        </w:rPr>
        <w:t xml:space="preserve"> </w:t>
      </w:r>
      <w:r>
        <w:rPr>
          <w:spacing w:val="-2"/>
          <w:w w:val="115"/>
        </w:rPr>
        <w:t xml:space="preserve">recognition </w:t>
      </w:r>
      <w:r>
        <w:rPr>
          <w:w w:val="115"/>
        </w:rPr>
        <w:t>of their capabilities or uncertainty about the challenges AI might pose.</w:t>
      </w:r>
    </w:p>
    <w:p>
      <w:pPr>
        <w:pStyle w:val="6"/>
        <w:spacing w:line="276" w:lineRule="auto"/>
        <w:ind w:left="920" w:right="91"/>
      </w:pPr>
      <w:r>
        <w:rPr>
          <w:w w:val="115"/>
        </w:rPr>
        <w:t>The remaining 22% show less confidence, including 18% who are somewhat unconfident and 4% who are</w:t>
      </w:r>
      <w:r>
        <w:rPr>
          <w:spacing w:val="-13"/>
          <w:w w:val="115"/>
        </w:rPr>
        <w:t xml:space="preserve"> </w:t>
      </w:r>
      <w:r>
        <w:rPr>
          <w:w w:val="115"/>
        </w:rPr>
        <w:t>not</w:t>
      </w:r>
      <w:r>
        <w:rPr>
          <w:spacing w:val="-13"/>
          <w:w w:val="115"/>
        </w:rPr>
        <w:t xml:space="preserve"> </w:t>
      </w:r>
      <w:r>
        <w:rPr>
          <w:w w:val="115"/>
        </w:rPr>
        <w:t>confident</w:t>
      </w:r>
      <w:r>
        <w:rPr>
          <w:spacing w:val="-13"/>
          <w:w w:val="115"/>
        </w:rPr>
        <w:t xml:space="preserve"> </w:t>
      </w:r>
      <w:r>
        <w:rPr>
          <w:w w:val="115"/>
        </w:rPr>
        <w:t>at</w:t>
      </w:r>
      <w:r>
        <w:rPr>
          <w:spacing w:val="-13"/>
          <w:w w:val="115"/>
        </w:rPr>
        <w:t xml:space="preserve"> </w:t>
      </w:r>
      <w:r>
        <w:rPr>
          <w:w w:val="115"/>
        </w:rPr>
        <w:t>all.</w:t>
      </w:r>
      <w:r>
        <w:rPr>
          <w:spacing w:val="-13"/>
          <w:w w:val="115"/>
        </w:rPr>
        <w:t xml:space="preserve"> </w:t>
      </w:r>
      <w:r>
        <w:rPr>
          <w:w w:val="115"/>
        </w:rPr>
        <w:t>This spread in confidence levels across the cybersecurity community points to a complex landscape where</w:t>
      </w:r>
    </w:p>
    <w:p>
      <w:pPr>
        <w:spacing w:before="9" w:after="25"/>
        <w:rPr>
          <w:sz w:val="14"/>
        </w:rPr>
      </w:pPr>
      <w:r>
        <w:br w:type="column"/>
      </w:r>
    </w:p>
    <w:p>
      <w:pPr>
        <w:pStyle w:val="6"/>
        <w:ind w:left="489"/>
      </w:pPr>
      <w:r>
        <mc:AlternateContent>
          <mc:Choice Requires="wps">
            <w:drawing>
              <wp:inline distT="0" distB="0" distL="0" distR="0">
                <wp:extent cx="3887470" cy="376555"/>
                <wp:effectExtent l="0" t="0" r="11430" b="4445"/>
                <wp:docPr id="849" name="docshape304"/>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spacing w:before="54" w:line="278" w:lineRule="auto"/>
                              <w:ind w:left="1213" w:right="723" w:hanging="364"/>
                              <w:rPr>
                                <w:rFonts w:ascii="Verdana" w:hAnsi="Verdana"/>
                                <w:i/>
                                <w:color w:val="000000"/>
                                <w:sz w:val="17"/>
                              </w:rPr>
                            </w:pPr>
                            <w:r>
                              <w:rPr>
                                <w:rFonts w:ascii="Verdana" w:hAnsi="Verdana"/>
                                <w:i/>
                                <w:color w:val="454C5B"/>
                                <w:spacing w:val="-2"/>
                                <w:w w:val="95"/>
                                <w:sz w:val="17"/>
                              </w:rPr>
                              <w:t>How</w:t>
                            </w:r>
                            <w:r>
                              <w:rPr>
                                <w:rFonts w:ascii="Verdana" w:hAnsi="Verdana"/>
                                <w:i/>
                                <w:color w:val="454C5B"/>
                                <w:spacing w:val="-18"/>
                                <w:w w:val="95"/>
                                <w:sz w:val="17"/>
                              </w:rPr>
                              <w:t xml:space="preserve"> </w:t>
                            </w:r>
                            <w:r>
                              <w:rPr>
                                <w:rFonts w:ascii="Verdana" w:hAnsi="Verdana"/>
                                <w:i/>
                                <w:color w:val="454C5B"/>
                                <w:spacing w:val="-2"/>
                                <w:w w:val="95"/>
                                <w:sz w:val="17"/>
                              </w:rPr>
                              <w:t>confident</w:t>
                            </w:r>
                            <w:r>
                              <w:rPr>
                                <w:rFonts w:ascii="Verdana" w:hAnsi="Verdana"/>
                                <w:i/>
                                <w:color w:val="454C5B"/>
                                <w:spacing w:val="-17"/>
                                <w:w w:val="95"/>
                                <w:sz w:val="17"/>
                              </w:rPr>
                              <w:t xml:space="preserve"> </w:t>
                            </w:r>
                            <w:r>
                              <w:rPr>
                                <w:rFonts w:ascii="Verdana" w:hAnsi="Verdana"/>
                                <w:i/>
                                <w:color w:val="454C5B"/>
                                <w:spacing w:val="-2"/>
                                <w:w w:val="95"/>
                                <w:sz w:val="17"/>
                              </w:rPr>
                              <w:t>are</w:t>
                            </w:r>
                            <w:r>
                              <w:rPr>
                                <w:rFonts w:ascii="Verdana" w:hAnsi="Verdana"/>
                                <w:i/>
                                <w:color w:val="454C5B"/>
                                <w:spacing w:val="-17"/>
                                <w:w w:val="95"/>
                                <w:sz w:val="17"/>
                              </w:rPr>
                              <w:t xml:space="preserve"> </w:t>
                            </w:r>
                            <w:r>
                              <w:rPr>
                                <w:rFonts w:ascii="Verdana" w:hAnsi="Verdana"/>
                                <w:i/>
                                <w:color w:val="454C5B"/>
                                <w:spacing w:val="-2"/>
                                <w:w w:val="95"/>
                                <w:sz w:val="17"/>
                              </w:rPr>
                              <w:t>you</w:t>
                            </w:r>
                            <w:r>
                              <w:rPr>
                                <w:rFonts w:ascii="Verdana" w:hAnsi="Verdana"/>
                                <w:i/>
                                <w:color w:val="454C5B"/>
                                <w:spacing w:val="-17"/>
                                <w:w w:val="95"/>
                                <w:sz w:val="17"/>
                              </w:rPr>
                              <w:t xml:space="preserve"> </w:t>
                            </w:r>
                            <w:r>
                              <w:rPr>
                                <w:rFonts w:ascii="Verdana" w:hAnsi="Verdana"/>
                                <w:i/>
                                <w:color w:val="454C5B"/>
                                <w:spacing w:val="-2"/>
                                <w:w w:val="95"/>
                                <w:sz w:val="17"/>
                              </w:rPr>
                              <w:t>about</w:t>
                            </w:r>
                            <w:r>
                              <w:rPr>
                                <w:rFonts w:ascii="Verdana" w:hAnsi="Verdana"/>
                                <w:i/>
                                <w:color w:val="454C5B"/>
                                <w:spacing w:val="-17"/>
                                <w:w w:val="95"/>
                                <w:sz w:val="17"/>
                              </w:rPr>
                              <w:t xml:space="preserve"> </w:t>
                            </w:r>
                            <w:r>
                              <w:rPr>
                                <w:rFonts w:ascii="Verdana" w:hAnsi="Verdana"/>
                                <w:i/>
                                <w:color w:val="454C5B"/>
                                <w:spacing w:val="-2"/>
                                <w:w w:val="95"/>
                                <w:sz w:val="17"/>
                              </w:rPr>
                              <w:t>your</w:t>
                            </w:r>
                            <w:r>
                              <w:rPr>
                                <w:rFonts w:ascii="Verdana" w:hAnsi="Verdana"/>
                                <w:i/>
                                <w:color w:val="454C5B"/>
                                <w:spacing w:val="-17"/>
                                <w:w w:val="95"/>
                                <w:sz w:val="17"/>
                              </w:rPr>
                              <w:t xml:space="preserve"> </w:t>
                            </w:r>
                            <w:r>
                              <w:rPr>
                                <w:rFonts w:ascii="Verdana" w:hAnsi="Verdana"/>
                                <w:i/>
                                <w:color w:val="454C5B"/>
                                <w:spacing w:val="-2"/>
                                <w:w w:val="95"/>
                                <w:sz w:val="17"/>
                              </w:rPr>
                              <w:t>organization’s</w:t>
                            </w:r>
                            <w:r>
                              <w:rPr>
                                <w:rFonts w:ascii="Verdana" w:hAnsi="Verdana"/>
                                <w:i/>
                                <w:color w:val="454C5B"/>
                                <w:spacing w:val="-17"/>
                                <w:w w:val="95"/>
                                <w:sz w:val="17"/>
                              </w:rPr>
                              <w:t xml:space="preserve"> </w:t>
                            </w:r>
                            <w:r>
                              <w:rPr>
                                <w:rFonts w:ascii="Verdana" w:hAnsi="Verdana"/>
                                <w:i/>
                                <w:color w:val="454C5B"/>
                                <w:spacing w:val="-2"/>
                                <w:w w:val="95"/>
                                <w:sz w:val="17"/>
                              </w:rPr>
                              <w:t>skills</w:t>
                            </w:r>
                            <w:r>
                              <w:rPr>
                                <w:rFonts w:ascii="Verdana" w:hAnsi="Verdana"/>
                                <w:i/>
                                <w:color w:val="454C5B"/>
                                <w:spacing w:val="-17"/>
                                <w:w w:val="95"/>
                                <w:sz w:val="17"/>
                              </w:rPr>
                              <w:t xml:space="preserve"> </w:t>
                            </w:r>
                            <w:r>
                              <w:rPr>
                                <w:rFonts w:ascii="Verdana" w:hAnsi="Verdana"/>
                                <w:i/>
                                <w:color w:val="454C5B"/>
                                <w:spacing w:val="-2"/>
                                <w:w w:val="95"/>
                                <w:sz w:val="17"/>
                              </w:rPr>
                              <w:t xml:space="preserve">to </w:t>
                            </w:r>
                            <w:r>
                              <w:rPr>
                                <w:rFonts w:ascii="Verdana" w:hAnsi="Verdana"/>
                                <w:i/>
                                <w:color w:val="454C5B"/>
                                <w:sz w:val="17"/>
                              </w:rPr>
                              <w:t>execute</w:t>
                            </w:r>
                            <w:r>
                              <w:rPr>
                                <w:rFonts w:ascii="Verdana" w:hAnsi="Verdana"/>
                                <w:i/>
                                <w:color w:val="454C5B"/>
                                <w:spacing w:val="-15"/>
                                <w:sz w:val="17"/>
                              </w:rPr>
                              <w:t xml:space="preserve"> </w:t>
                            </w:r>
                            <w:r>
                              <w:rPr>
                                <w:rFonts w:ascii="Verdana" w:hAnsi="Verdana"/>
                                <w:i/>
                                <w:color w:val="454C5B"/>
                                <w:sz w:val="17"/>
                              </w:rPr>
                              <w:t>a</w:t>
                            </w:r>
                            <w:r>
                              <w:rPr>
                                <w:rFonts w:ascii="Verdana" w:hAnsi="Verdana"/>
                                <w:i/>
                                <w:color w:val="454C5B"/>
                                <w:spacing w:val="-15"/>
                                <w:sz w:val="17"/>
                              </w:rPr>
                              <w:t xml:space="preserve"> </w:t>
                            </w:r>
                            <w:r>
                              <w:rPr>
                                <w:rFonts w:ascii="Verdana" w:hAnsi="Verdana"/>
                                <w:i/>
                                <w:color w:val="454C5B"/>
                                <w:sz w:val="17"/>
                              </w:rPr>
                              <w:t>strategy</w:t>
                            </w:r>
                            <w:r>
                              <w:rPr>
                                <w:rFonts w:ascii="Verdana" w:hAnsi="Verdana"/>
                                <w:i/>
                                <w:color w:val="454C5B"/>
                                <w:spacing w:val="-15"/>
                                <w:sz w:val="17"/>
                              </w:rPr>
                              <w:t xml:space="preserve"> </w:t>
                            </w:r>
                            <w:r>
                              <w:rPr>
                                <w:rFonts w:ascii="Verdana" w:hAnsi="Verdana"/>
                                <w:i/>
                                <w:color w:val="454C5B"/>
                                <w:sz w:val="17"/>
                              </w:rPr>
                              <w:t>for</w:t>
                            </w:r>
                            <w:r>
                              <w:rPr>
                                <w:rFonts w:ascii="Verdana" w:hAnsi="Verdana"/>
                                <w:i/>
                                <w:color w:val="454C5B"/>
                                <w:spacing w:val="-15"/>
                                <w:sz w:val="17"/>
                              </w:rPr>
                              <w:t xml:space="preserve"> </w:t>
                            </w:r>
                            <w:r>
                              <w:rPr>
                                <w:rFonts w:ascii="Verdana" w:hAnsi="Verdana"/>
                                <w:i/>
                                <w:color w:val="454C5B"/>
                                <w:sz w:val="17"/>
                              </w:rPr>
                              <w:t>leveraging</w:t>
                            </w:r>
                            <w:r>
                              <w:rPr>
                                <w:rFonts w:ascii="Verdana" w:hAnsi="Verdana"/>
                                <w:i/>
                                <w:color w:val="454C5B"/>
                                <w:spacing w:val="-15"/>
                                <w:sz w:val="17"/>
                              </w:rPr>
                              <w:t xml:space="preserve"> </w:t>
                            </w:r>
                            <w:r>
                              <w:rPr>
                                <w:rFonts w:ascii="Verdana" w:hAnsi="Verdana"/>
                                <w:i/>
                                <w:color w:val="454C5B"/>
                                <w:sz w:val="17"/>
                              </w:rPr>
                              <w:t>AI</w:t>
                            </w:r>
                            <w:r>
                              <w:rPr>
                                <w:rFonts w:ascii="Verdana" w:hAnsi="Verdana"/>
                                <w:i/>
                                <w:color w:val="454C5B"/>
                                <w:spacing w:val="-15"/>
                                <w:sz w:val="17"/>
                              </w:rPr>
                              <w:t xml:space="preserve"> </w:t>
                            </w:r>
                            <w:r>
                              <w:rPr>
                                <w:rFonts w:ascii="Verdana" w:hAnsi="Verdana"/>
                                <w:i/>
                                <w:color w:val="454C5B"/>
                                <w:sz w:val="17"/>
                              </w:rPr>
                              <w:t>in</w:t>
                            </w:r>
                            <w:r>
                              <w:rPr>
                                <w:rFonts w:ascii="Verdana" w:hAnsi="Verdana"/>
                                <w:i/>
                                <w:color w:val="454C5B"/>
                                <w:spacing w:val="-15"/>
                                <w:sz w:val="17"/>
                              </w:rPr>
                              <w:t xml:space="preserve"> </w:t>
                            </w:r>
                            <w:r>
                              <w:rPr>
                                <w:rFonts w:ascii="Verdana" w:hAnsi="Verdana"/>
                                <w:i/>
                                <w:color w:val="454C5B"/>
                                <w:sz w:val="17"/>
                              </w:rPr>
                              <w:t>security?</w:t>
                            </w:r>
                          </w:p>
                        </w:txbxContent>
                      </wps:txbx>
                      <wps:bodyPr rot="0" vert="horz" wrap="square" lIns="0" tIns="0" rIns="0" bIns="0" anchor="t" anchorCtr="0" upright="1">
                        <a:noAutofit/>
                      </wps:bodyPr>
                    </wps:wsp>
                  </a:graphicData>
                </a:graphic>
              </wp:inline>
            </w:drawing>
          </mc:Choice>
          <mc:Fallback>
            <w:pict>
              <v:shape id="docshape304" o:spid="_x0000_s1026" o:spt="202" type="#_x0000_t202" style="height:29.65pt;width:306.1pt;" fillcolor="#EEF3F8" filled="t" stroked="f" coordsize="21600,21600" o:gfxdata="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7qXnLUAAAABAEAAA8AAAAAAAAAAQAgAAAAIgAAAGRycy9kb3ducmV2Lnht&#10;bFBLAQIUABQAAAAIAIdO4kAAjPcE/QEAAAAEAAAOAAAAAAAAAAEAIAAAACMBAABkcnMvZTJvRG9j&#10;LnhtbFBLBQYAAAAABgAGAFkBAACSBQAAAAA=&#10;">
                <v:fill on="t" focussize="0,0"/>
                <v:stroke on="f"/>
                <v:imagedata o:title=""/>
                <o:lock v:ext="edit" aspectratio="f"/>
                <v:textbox inset="0mm,0mm,0mm,0mm">
                  <w:txbxContent>
                    <w:p>
                      <w:pPr>
                        <w:spacing w:before="54" w:line="278" w:lineRule="auto"/>
                        <w:ind w:left="1213" w:right="723" w:hanging="364"/>
                        <w:rPr>
                          <w:rFonts w:ascii="Verdana" w:hAnsi="Verdana"/>
                          <w:i/>
                          <w:color w:val="000000"/>
                          <w:sz w:val="17"/>
                        </w:rPr>
                      </w:pPr>
                      <w:r>
                        <w:rPr>
                          <w:rFonts w:ascii="Verdana" w:hAnsi="Verdana"/>
                          <w:i/>
                          <w:color w:val="454C5B"/>
                          <w:spacing w:val="-2"/>
                          <w:w w:val="95"/>
                          <w:sz w:val="17"/>
                        </w:rPr>
                        <w:t>How</w:t>
                      </w:r>
                      <w:r>
                        <w:rPr>
                          <w:rFonts w:ascii="Verdana" w:hAnsi="Verdana"/>
                          <w:i/>
                          <w:color w:val="454C5B"/>
                          <w:spacing w:val="-18"/>
                          <w:w w:val="95"/>
                          <w:sz w:val="17"/>
                        </w:rPr>
                        <w:t xml:space="preserve"> </w:t>
                      </w:r>
                      <w:r>
                        <w:rPr>
                          <w:rFonts w:ascii="Verdana" w:hAnsi="Verdana"/>
                          <w:i/>
                          <w:color w:val="454C5B"/>
                          <w:spacing w:val="-2"/>
                          <w:w w:val="95"/>
                          <w:sz w:val="17"/>
                        </w:rPr>
                        <w:t>confident</w:t>
                      </w:r>
                      <w:r>
                        <w:rPr>
                          <w:rFonts w:ascii="Verdana" w:hAnsi="Verdana"/>
                          <w:i/>
                          <w:color w:val="454C5B"/>
                          <w:spacing w:val="-17"/>
                          <w:w w:val="95"/>
                          <w:sz w:val="17"/>
                        </w:rPr>
                        <w:t xml:space="preserve"> </w:t>
                      </w:r>
                      <w:r>
                        <w:rPr>
                          <w:rFonts w:ascii="Verdana" w:hAnsi="Verdana"/>
                          <w:i/>
                          <w:color w:val="454C5B"/>
                          <w:spacing w:val="-2"/>
                          <w:w w:val="95"/>
                          <w:sz w:val="17"/>
                        </w:rPr>
                        <w:t>are</w:t>
                      </w:r>
                      <w:r>
                        <w:rPr>
                          <w:rFonts w:ascii="Verdana" w:hAnsi="Verdana"/>
                          <w:i/>
                          <w:color w:val="454C5B"/>
                          <w:spacing w:val="-17"/>
                          <w:w w:val="95"/>
                          <w:sz w:val="17"/>
                        </w:rPr>
                        <w:t xml:space="preserve"> </w:t>
                      </w:r>
                      <w:r>
                        <w:rPr>
                          <w:rFonts w:ascii="Verdana" w:hAnsi="Verdana"/>
                          <w:i/>
                          <w:color w:val="454C5B"/>
                          <w:spacing w:val="-2"/>
                          <w:w w:val="95"/>
                          <w:sz w:val="17"/>
                        </w:rPr>
                        <w:t>you</w:t>
                      </w:r>
                      <w:r>
                        <w:rPr>
                          <w:rFonts w:ascii="Verdana" w:hAnsi="Verdana"/>
                          <w:i/>
                          <w:color w:val="454C5B"/>
                          <w:spacing w:val="-17"/>
                          <w:w w:val="95"/>
                          <w:sz w:val="17"/>
                        </w:rPr>
                        <w:t xml:space="preserve"> </w:t>
                      </w:r>
                      <w:r>
                        <w:rPr>
                          <w:rFonts w:ascii="Verdana" w:hAnsi="Verdana"/>
                          <w:i/>
                          <w:color w:val="454C5B"/>
                          <w:spacing w:val="-2"/>
                          <w:w w:val="95"/>
                          <w:sz w:val="17"/>
                        </w:rPr>
                        <w:t>about</w:t>
                      </w:r>
                      <w:r>
                        <w:rPr>
                          <w:rFonts w:ascii="Verdana" w:hAnsi="Verdana"/>
                          <w:i/>
                          <w:color w:val="454C5B"/>
                          <w:spacing w:val="-17"/>
                          <w:w w:val="95"/>
                          <w:sz w:val="17"/>
                        </w:rPr>
                        <w:t xml:space="preserve"> </w:t>
                      </w:r>
                      <w:r>
                        <w:rPr>
                          <w:rFonts w:ascii="Verdana" w:hAnsi="Verdana"/>
                          <w:i/>
                          <w:color w:val="454C5B"/>
                          <w:spacing w:val="-2"/>
                          <w:w w:val="95"/>
                          <w:sz w:val="17"/>
                        </w:rPr>
                        <w:t>your</w:t>
                      </w:r>
                      <w:r>
                        <w:rPr>
                          <w:rFonts w:ascii="Verdana" w:hAnsi="Verdana"/>
                          <w:i/>
                          <w:color w:val="454C5B"/>
                          <w:spacing w:val="-17"/>
                          <w:w w:val="95"/>
                          <w:sz w:val="17"/>
                        </w:rPr>
                        <w:t xml:space="preserve"> </w:t>
                      </w:r>
                      <w:r>
                        <w:rPr>
                          <w:rFonts w:ascii="Verdana" w:hAnsi="Verdana"/>
                          <w:i/>
                          <w:color w:val="454C5B"/>
                          <w:spacing w:val="-2"/>
                          <w:w w:val="95"/>
                          <w:sz w:val="17"/>
                        </w:rPr>
                        <w:t>organization’s</w:t>
                      </w:r>
                      <w:r>
                        <w:rPr>
                          <w:rFonts w:ascii="Verdana" w:hAnsi="Verdana"/>
                          <w:i/>
                          <w:color w:val="454C5B"/>
                          <w:spacing w:val="-17"/>
                          <w:w w:val="95"/>
                          <w:sz w:val="17"/>
                        </w:rPr>
                        <w:t xml:space="preserve"> </w:t>
                      </w:r>
                      <w:r>
                        <w:rPr>
                          <w:rFonts w:ascii="Verdana" w:hAnsi="Verdana"/>
                          <w:i/>
                          <w:color w:val="454C5B"/>
                          <w:spacing w:val="-2"/>
                          <w:w w:val="95"/>
                          <w:sz w:val="17"/>
                        </w:rPr>
                        <w:t>skills</w:t>
                      </w:r>
                      <w:r>
                        <w:rPr>
                          <w:rFonts w:ascii="Verdana" w:hAnsi="Verdana"/>
                          <w:i/>
                          <w:color w:val="454C5B"/>
                          <w:spacing w:val="-17"/>
                          <w:w w:val="95"/>
                          <w:sz w:val="17"/>
                        </w:rPr>
                        <w:t xml:space="preserve"> </w:t>
                      </w:r>
                      <w:r>
                        <w:rPr>
                          <w:rFonts w:ascii="Verdana" w:hAnsi="Verdana"/>
                          <w:i/>
                          <w:color w:val="454C5B"/>
                          <w:spacing w:val="-2"/>
                          <w:w w:val="95"/>
                          <w:sz w:val="17"/>
                        </w:rPr>
                        <w:t xml:space="preserve">to </w:t>
                      </w:r>
                      <w:r>
                        <w:rPr>
                          <w:rFonts w:ascii="Verdana" w:hAnsi="Verdana"/>
                          <w:i/>
                          <w:color w:val="454C5B"/>
                          <w:sz w:val="17"/>
                        </w:rPr>
                        <w:t>execute</w:t>
                      </w:r>
                      <w:r>
                        <w:rPr>
                          <w:rFonts w:ascii="Verdana" w:hAnsi="Verdana"/>
                          <w:i/>
                          <w:color w:val="454C5B"/>
                          <w:spacing w:val="-15"/>
                          <w:sz w:val="17"/>
                        </w:rPr>
                        <w:t xml:space="preserve"> </w:t>
                      </w:r>
                      <w:r>
                        <w:rPr>
                          <w:rFonts w:ascii="Verdana" w:hAnsi="Verdana"/>
                          <w:i/>
                          <w:color w:val="454C5B"/>
                          <w:sz w:val="17"/>
                        </w:rPr>
                        <w:t>a</w:t>
                      </w:r>
                      <w:r>
                        <w:rPr>
                          <w:rFonts w:ascii="Verdana" w:hAnsi="Verdana"/>
                          <w:i/>
                          <w:color w:val="454C5B"/>
                          <w:spacing w:val="-15"/>
                          <w:sz w:val="17"/>
                        </w:rPr>
                        <w:t xml:space="preserve"> </w:t>
                      </w:r>
                      <w:r>
                        <w:rPr>
                          <w:rFonts w:ascii="Verdana" w:hAnsi="Verdana"/>
                          <w:i/>
                          <w:color w:val="454C5B"/>
                          <w:sz w:val="17"/>
                        </w:rPr>
                        <w:t>strategy</w:t>
                      </w:r>
                      <w:r>
                        <w:rPr>
                          <w:rFonts w:ascii="Verdana" w:hAnsi="Verdana"/>
                          <w:i/>
                          <w:color w:val="454C5B"/>
                          <w:spacing w:val="-15"/>
                          <w:sz w:val="17"/>
                        </w:rPr>
                        <w:t xml:space="preserve"> </w:t>
                      </w:r>
                      <w:r>
                        <w:rPr>
                          <w:rFonts w:ascii="Verdana" w:hAnsi="Verdana"/>
                          <w:i/>
                          <w:color w:val="454C5B"/>
                          <w:sz w:val="17"/>
                        </w:rPr>
                        <w:t>for</w:t>
                      </w:r>
                      <w:r>
                        <w:rPr>
                          <w:rFonts w:ascii="Verdana" w:hAnsi="Verdana"/>
                          <w:i/>
                          <w:color w:val="454C5B"/>
                          <w:spacing w:val="-15"/>
                          <w:sz w:val="17"/>
                        </w:rPr>
                        <w:t xml:space="preserve"> </w:t>
                      </w:r>
                      <w:r>
                        <w:rPr>
                          <w:rFonts w:ascii="Verdana" w:hAnsi="Verdana"/>
                          <w:i/>
                          <w:color w:val="454C5B"/>
                          <w:sz w:val="17"/>
                        </w:rPr>
                        <w:t>leveraging</w:t>
                      </w:r>
                      <w:r>
                        <w:rPr>
                          <w:rFonts w:ascii="Verdana" w:hAnsi="Verdana"/>
                          <w:i/>
                          <w:color w:val="454C5B"/>
                          <w:spacing w:val="-15"/>
                          <w:sz w:val="17"/>
                        </w:rPr>
                        <w:t xml:space="preserve"> </w:t>
                      </w:r>
                      <w:r>
                        <w:rPr>
                          <w:rFonts w:ascii="Verdana" w:hAnsi="Verdana"/>
                          <w:i/>
                          <w:color w:val="454C5B"/>
                          <w:sz w:val="17"/>
                        </w:rPr>
                        <w:t>AI</w:t>
                      </w:r>
                      <w:r>
                        <w:rPr>
                          <w:rFonts w:ascii="Verdana" w:hAnsi="Verdana"/>
                          <w:i/>
                          <w:color w:val="454C5B"/>
                          <w:spacing w:val="-15"/>
                          <w:sz w:val="17"/>
                        </w:rPr>
                        <w:t xml:space="preserve"> </w:t>
                      </w:r>
                      <w:r>
                        <w:rPr>
                          <w:rFonts w:ascii="Verdana" w:hAnsi="Verdana"/>
                          <w:i/>
                          <w:color w:val="454C5B"/>
                          <w:sz w:val="17"/>
                        </w:rPr>
                        <w:t>in</w:t>
                      </w:r>
                      <w:r>
                        <w:rPr>
                          <w:rFonts w:ascii="Verdana" w:hAnsi="Verdana"/>
                          <w:i/>
                          <w:color w:val="454C5B"/>
                          <w:spacing w:val="-15"/>
                          <w:sz w:val="17"/>
                        </w:rPr>
                        <w:t xml:space="preserve"> </w:t>
                      </w:r>
                      <w:r>
                        <w:rPr>
                          <w:rFonts w:ascii="Verdana" w:hAnsi="Verdana"/>
                          <w:i/>
                          <w:color w:val="454C5B"/>
                          <w:sz w:val="17"/>
                        </w:rPr>
                        <w:t>security?</w:t>
                      </w:r>
                    </w:p>
                  </w:txbxContent>
                </v:textbox>
                <w10:wrap type="none"/>
                <w10:anchorlock/>
              </v:shape>
            </w:pict>
          </mc:Fallback>
        </mc:AlternateContent>
      </w:r>
    </w:p>
    <w:p>
      <w:pPr>
        <w:pStyle w:val="6"/>
        <w:rPr>
          <w:sz w:val="18"/>
        </w:rPr>
      </w:pPr>
    </w:p>
    <w:p>
      <w:pPr>
        <w:pStyle w:val="6"/>
        <w:rPr>
          <w:sz w:val="18"/>
        </w:rPr>
      </w:pPr>
    </w:p>
    <w:p>
      <w:pPr>
        <w:pStyle w:val="6"/>
        <w:rPr>
          <w:sz w:val="18"/>
        </w:rPr>
      </w:pPr>
    </w:p>
    <w:p>
      <w:pPr>
        <w:pStyle w:val="6"/>
        <w:spacing w:before="1"/>
        <w:rPr>
          <w:sz w:val="19"/>
        </w:rPr>
      </w:pPr>
    </w:p>
    <w:p>
      <w:pPr>
        <w:tabs>
          <w:tab w:val="left" w:pos="4399"/>
        </w:tabs>
        <w:ind w:left="3731"/>
        <w:rPr>
          <w:sz w:val="14"/>
        </w:rPr>
      </w:pPr>
      <w:r>
        <w:drawing>
          <wp:anchor distT="0" distB="0" distL="0" distR="0" simplePos="0" relativeHeight="251956224" behindDoc="0" locked="0" layoutInCell="1" allowOverlap="1">
            <wp:simplePos x="0" y="0"/>
            <wp:positionH relativeFrom="page">
              <wp:posOffset>2963545</wp:posOffset>
            </wp:positionH>
            <wp:positionV relativeFrom="paragraph">
              <wp:posOffset>-454660</wp:posOffset>
            </wp:positionV>
            <wp:extent cx="1844040" cy="1844040"/>
            <wp:effectExtent l="0" t="0" r="10160" b="10160"/>
            <wp:wrapNone/>
            <wp:docPr id="850"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32.png"/>
                    <pic:cNvPicPr>
                      <a:picLocks noChangeAspect="1"/>
                    </pic:cNvPicPr>
                  </pic:nvPicPr>
                  <pic:blipFill>
                    <a:blip r:embed="rId61" cstate="print"/>
                    <a:stretch>
                      <a:fillRect/>
                    </a:stretch>
                  </pic:blipFill>
                  <pic:spPr>
                    <a:xfrm>
                      <a:off x="0" y="0"/>
                      <a:ext cx="1844293" cy="1844294"/>
                    </a:xfrm>
                    <a:prstGeom prst="rect">
                      <a:avLst/>
                    </a:prstGeom>
                  </pic:spPr>
                </pic:pic>
              </a:graphicData>
            </a:graphic>
          </wp:anchor>
        </w:drawing>
      </w:r>
      <w:r>
        <w:drawing>
          <wp:inline distT="0" distB="0" distL="0" distR="0">
            <wp:extent cx="82550" cy="82550"/>
            <wp:effectExtent l="0" t="0" r="6350" b="6350"/>
            <wp:docPr id="8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image29.png"/>
                    <pic:cNvPicPr>
                      <a:picLocks noChangeAspect="1"/>
                    </pic:cNvPicPr>
                  </pic:nvPicPr>
                  <pic:blipFill>
                    <a:blip r:embed="rId55" cstate="print"/>
                    <a:stretch>
                      <a:fillRect/>
                    </a:stretch>
                  </pic:blipFill>
                  <pic:spPr>
                    <a:xfrm>
                      <a:off x="0" y="0"/>
                      <a:ext cx="82753" cy="82753"/>
                    </a:xfrm>
                    <a:prstGeom prst="rect">
                      <a:avLst/>
                    </a:prstGeom>
                  </pic:spPr>
                </pic:pic>
              </a:graphicData>
            </a:graphic>
          </wp:inline>
        </w:drawing>
      </w:r>
      <w:r>
        <w:rPr>
          <w:rFonts w:ascii="Times New Roman"/>
          <w:w w:val="115"/>
          <w:position w:val="2"/>
          <w:sz w:val="20"/>
        </w:rPr>
        <w:t xml:space="preserve"> </w:t>
      </w:r>
      <w:r>
        <w:rPr>
          <w:rFonts w:ascii="Century Gothic"/>
          <w:b/>
          <w:color w:val="141221"/>
          <w:w w:val="115"/>
          <w:position w:val="2"/>
          <w:sz w:val="14"/>
        </w:rPr>
        <w:t>4%</w:t>
      </w:r>
      <w:r>
        <w:rPr>
          <w:rFonts w:ascii="Century Gothic"/>
          <w:b/>
          <w:color w:val="141221"/>
          <w:position w:val="2"/>
          <w:sz w:val="14"/>
        </w:rPr>
        <w:tab/>
      </w:r>
      <w:r>
        <w:rPr>
          <w:color w:val="141221"/>
          <w:w w:val="115"/>
          <w:position w:val="2"/>
          <w:sz w:val="14"/>
        </w:rPr>
        <w:t>1</w:t>
      </w:r>
      <w:r>
        <w:rPr>
          <w:color w:val="141221"/>
          <w:spacing w:val="-6"/>
          <w:w w:val="115"/>
          <w:position w:val="2"/>
          <w:sz w:val="14"/>
        </w:rPr>
        <w:t xml:space="preserve"> </w:t>
      </w:r>
      <w:r>
        <w:rPr>
          <w:color w:val="141221"/>
          <w:w w:val="115"/>
          <w:position w:val="2"/>
          <w:sz w:val="14"/>
        </w:rPr>
        <w:t>(Not</w:t>
      </w:r>
      <w:r>
        <w:rPr>
          <w:color w:val="141221"/>
          <w:spacing w:val="-6"/>
          <w:w w:val="115"/>
          <w:position w:val="2"/>
          <w:sz w:val="14"/>
        </w:rPr>
        <w:t xml:space="preserve"> </w:t>
      </w:r>
      <w:r>
        <w:rPr>
          <w:color w:val="141221"/>
          <w:spacing w:val="-2"/>
          <w:w w:val="115"/>
          <w:position w:val="2"/>
          <w:sz w:val="14"/>
        </w:rPr>
        <w:t>Confident)</w:t>
      </w:r>
    </w:p>
    <w:p>
      <w:pPr>
        <w:spacing w:before="125"/>
        <w:ind w:left="3731"/>
        <w:rPr>
          <w:sz w:val="14"/>
        </w:rPr>
      </w:pPr>
      <w:r>
        <w:drawing>
          <wp:inline distT="0" distB="0" distL="0" distR="0">
            <wp:extent cx="82550" cy="82550"/>
            <wp:effectExtent l="0" t="0" r="6350" b="6350"/>
            <wp:docPr id="85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7.png"/>
                    <pic:cNvPicPr>
                      <a:picLocks noChangeAspect="1"/>
                    </pic:cNvPicPr>
                  </pic:nvPicPr>
                  <pic:blipFill>
                    <a:blip r:embed="rId54"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rPr>
        <w:t xml:space="preserve"> </w:t>
      </w:r>
      <w:r>
        <w:rPr>
          <w:rFonts w:ascii="Century Gothic"/>
          <w:b/>
          <w:color w:val="141221"/>
          <w:w w:val="110"/>
          <w:position w:val="2"/>
          <w:sz w:val="14"/>
        </w:rPr>
        <w:t>18%</w:t>
      </w:r>
      <w:r>
        <w:rPr>
          <w:rFonts w:ascii="Century Gothic"/>
          <w:b/>
          <w:color w:val="141221"/>
          <w:spacing w:val="80"/>
          <w:w w:val="150"/>
          <w:position w:val="2"/>
          <w:sz w:val="14"/>
        </w:rPr>
        <w:t xml:space="preserve"> </w:t>
      </w:r>
      <w:r>
        <w:rPr>
          <w:color w:val="141221"/>
          <w:w w:val="110"/>
          <w:position w:val="2"/>
          <w:sz w:val="14"/>
        </w:rPr>
        <w:t>2</w:t>
      </w:r>
    </w:p>
    <w:p>
      <w:pPr>
        <w:spacing w:before="126"/>
        <w:ind w:left="3731"/>
        <w:rPr>
          <w:sz w:val="14"/>
        </w:rPr>
      </w:pPr>
      <w:r>
        <w:drawing>
          <wp:inline distT="0" distB="0" distL="0" distR="0">
            <wp:extent cx="82550" cy="82550"/>
            <wp:effectExtent l="0" t="0" r="6350" b="6350"/>
            <wp:docPr id="85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image6.png"/>
                    <pic:cNvPicPr>
                      <a:picLocks noChangeAspect="1"/>
                    </pic:cNvPicPr>
                  </pic:nvPicPr>
                  <pic:blipFill>
                    <a:blip r:embed="rId62"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rPr>
        <w:t xml:space="preserve"> </w:t>
      </w:r>
      <w:r>
        <w:rPr>
          <w:rFonts w:ascii="Century Gothic"/>
          <w:b/>
          <w:color w:val="141221"/>
          <w:w w:val="110"/>
          <w:position w:val="2"/>
          <w:sz w:val="14"/>
        </w:rPr>
        <w:t>30%</w:t>
      </w:r>
      <w:r>
        <w:rPr>
          <w:rFonts w:ascii="Century Gothic"/>
          <w:b/>
          <w:color w:val="141221"/>
          <w:spacing w:val="80"/>
          <w:w w:val="150"/>
          <w:position w:val="2"/>
          <w:sz w:val="14"/>
        </w:rPr>
        <w:t xml:space="preserve"> </w:t>
      </w:r>
      <w:r>
        <w:rPr>
          <w:color w:val="141221"/>
          <w:w w:val="110"/>
          <w:position w:val="2"/>
          <w:sz w:val="14"/>
        </w:rPr>
        <w:t>3 (Neutral)</w:t>
      </w:r>
    </w:p>
    <w:p>
      <w:pPr>
        <w:spacing w:before="127"/>
        <w:ind w:left="3731"/>
        <w:rPr>
          <w:sz w:val="14"/>
        </w:rPr>
      </w:pPr>
      <w:r>
        <w:drawing>
          <wp:inline distT="0" distB="0" distL="0" distR="0">
            <wp:extent cx="82550" cy="82550"/>
            <wp:effectExtent l="0" t="0" r="6350" b="6350"/>
            <wp:docPr id="85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inline>
        </w:drawing>
      </w:r>
      <w:r>
        <w:rPr>
          <w:rFonts w:ascii="Times New Roman"/>
          <w:spacing w:val="38"/>
          <w:w w:val="115"/>
          <w:position w:val="2"/>
          <w:sz w:val="20"/>
        </w:rPr>
        <w:t xml:space="preserve"> </w:t>
      </w:r>
      <w:r>
        <w:rPr>
          <w:rFonts w:ascii="Century Gothic"/>
          <w:b/>
          <w:color w:val="141221"/>
          <w:w w:val="115"/>
          <w:position w:val="2"/>
          <w:sz w:val="14"/>
        </w:rPr>
        <w:t>28%</w:t>
      </w:r>
      <w:r>
        <w:rPr>
          <w:rFonts w:ascii="Century Gothic"/>
          <w:b/>
          <w:color w:val="141221"/>
          <w:spacing w:val="80"/>
          <w:w w:val="115"/>
          <w:position w:val="2"/>
          <w:sz w:val="14"/>
        </w:rPr>
        <w:t xml:space="preserve"> </w:t>
      </w:r>
      <w:r>
        <w:rPr>
          <w:color w:val="141221"/>
          <w:w w:val="115"/>
          <w:position w:val="2"/>
          <w:sz w:val="14"/>
        </w:rPr>
        <w:t>4</w:t>
      </w:r>
    </w:p>
    <w:p>
      <w:pPr>
        <w:spacing w:before="127"/>
        <w:ind w:left="3731"/>
        <w:rPr>
          <w:sz w:val="14"/>
        </w:rPr>
      </w:pPr>
      <w:r>
        <w:drawing>
          <wp:inline distT="0" distB="0" distL="0" distR="0">
            <wp:extent cx="82550" cy="82550"/>
            <wp:effectExtent l="0" t="0" r="6350" b="6350"/>
            <wp:docPr id="8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image26.png"/>
                    <pic:cNvPicPr>
                      <a:picLocks noChangeAspect="1"/>
                    </pic:cNvPicPr>
                  </pic:nvPicPr>
                  <pic:blipFill>
                    <a:blip r:embed="rId63"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rPr>
        <w:t xml:space="preserve"> </w:t>
      </w:r>
      <w:r>
        <w:rPr>
          <w:rFonts w:ascii="Century Gothic"/>
          <w:b/>
          <w:color w:val="141221"/>
          <w:w w:val="110"/>
          <w:position w:val="2"/>
          <w:sz w:val="14"/>
        </w:rPr>
        <w:t>20%</w:t>
      </w:r>
      <w:r>
        <w:rPr>
          <w:rFonts w:ascii="Century Gothic"/>
          <w:b/>
          <w:color w:val="141221"/>
          <w:spacing w:val="80"/>
          <w:w w:val="150"/>
          <w:position w:val="2"/>
          <w:sz w:val="14"/>
        </w:rPr>
        <w:t xml:space="preserve"> </w:t>
      </w:r>
      <w:r>
        <w:rPr>
          <w:color w:val="141221"/>
          <w:w w:val="110"/>
          <w:position w:val="2"/>
          <w:sz w:val="14"/>
        </w:rPr>
        <w:t>5 (Very Confident)</w:t>
      </w:r>
    </w:p>
    <w:p>
      <w:pPr>
        <w:rPr>
          <w:sz w:val="14"/>
        </w:rPr>
        <w:sectPr>
          <w:pgSz w:w="12240" w:h="15840"/>
          <w:pgMar w:top="1220" w:right="0" w:bottom="860" w:left="520" w:header="0" w:footer="675" w:gutter="0"/>
          <w:cols w:equalWidth="0" w:num="2">
            <w:col w:w="3629" w:space="40"/>
            <w:col w:w="8051"/>
          </w:cols>
        </w:sectPr>
      </w:pPr>
    </w:p>
    <w:p>
      <w:pPr>
        <w:pStyle w:val="6"/>
        <w:spacing w:line="276" w:lineRule="auto"/>
        <w:ind w:left="920" w:right="1772"/>
      </w:pPr>
      <w:r>
        <w:rPr>
          <w:w w:val="115"/>
        </w:rPr>
        <w:t>some</w:t>
      </w:r>
      <w:r>
        <w:rPr>
          <w:spacing w:val="-8"/>
          <w:w w:val="115"/>
        </w:rPr>
        <w:t xml:space="preserve"> </w:t>
      </w:r>
      <w:r>
        <w:rPr>
          <w:w w:val="115"/>
        </w:rPr>
        <w:t>AI</w:t>
      </w:r>
      <w:r>
        <w:rPr>
          <w:spacing w:val="-8"/>
          <w:w w:val="115"/>
        </w:rPr>
        <w:t xml:space="preserve"> </w:t>
      </w:r>
      <w:r>
        <w:rPr>
          <w:w w:val="115"/>
        </w:rPr>
        <w:t>applications</w:t>
      </w:r>
      <w:r>
        <w:rPr>
          <w:spacing w:val="-8"/>
          <w:w w:val="115"/>
        </w:rPr>
        <w:t xml:space="preserve"> </w:t>
      </w:r>
      <w:r>
        <w:rPr>
          <w:w w:val="115"/>
        </w:rPr>
        <w:t>are</w:t>
      </w:r>
      <w:r>
        <w:rPr>
          <w:spacing w:val="-8"/>
          <w:w w:val="115"/>
        </w:rPr>
        <w:t xml:space="preserve"> </w:t>
      </w:r>
      <w:r>
        <w:rPr>
          <w:w w:val="115"/>
        </w:rPr>
        <w:t>seen</w:t>
      </w:r>
      <w:r>
        <w:rPr>
          <w:spacing w:val="-8"/>
          <w:w w:val="115"/>
        </w:rPr>
        <w:t xml:space="preserve"> </w:t>
      </w:r>
      <w:r>
        <w:rPr>
          <w:w w:val="115"/>
        </w:rPr>
        <w:t>as</w:t>
      </w:r>
      <w:r>
        <w:rPr>
          <w:spacing w:val="-8"/>
          <w:w w:val="115"/>
        </w:rPr>
        <w:t xml:space="preserve"> </w:t>
      </w:r>
      <w:r>
        <w:rPr>
          <w:w w:val="115"/>
        </w:rPr>
        <w:t>straightforward</w:t>
      </w:r>
      <w:r>
        <w:rPr>
          <w:spacing w:val="-8"/>
          <w:w w:val="115"/>
        </w:rPr>
        <w:t xml:space="preserve"> </w:t>
      </w:r>
      <w:r>
        <w:rPr>
          <w:w w:val="115"/>
        </w:rPr>
        <w:t>and</w:t>
      </w:r>
      <w:r>
        <w:rPr>
          <w:spacing w:val="-8"/>
          <w:w w:val="115"/>
        </w:rPr>
        <w:t xml:space="preserve"> </w:t>
      </w:r>
      <w:r>
        <w:rPr>
          <w:w w:val="115"/>
        </w:rPr>
        <w:t>readily</w:t>
      </w:r>
      <w:r>
        <w:rPr>
          <w:spacing w:val="-8"/>
          <w:w w:val="115"/>
        </w:rPr>
        <w:t xml:space="preserve"> </w:t>
      </w:r>
      <w:r>
        <w:rPr>
          <w:w w:val="115"/>
        </w:rPr>
        <w:t>deployable,</w:t>
      </w:r>
      <w:r>
        <w:rPr>
          <w:spacing w:val="-8"/>
          <w:w w:val="115"/>
        </w:rPr>
        <w:t xml:space="preserve"> </w:t>
      </w:r>
      <w:r>
        <w:rPr>
          <w:w w:val="115"/>
        </w:rPr>
        <w:t>while</w:t>
      </w:r>
      <w:r>
        <w:rPr>
          <w:spacing w:val="-8"/>
          <w:w w:val="115"/>
        </w:rPr>
        <w:t xml:space="preserve"> </w:t>
      </w:r>
      <w:r>
        <w:rPr>
          <w:w w:val="115"/>
        </w:rPr>
        <w:t>others,</w:t>
      </w:r>
      <w:r>
        <w:rPr>
          <w:spacing w:val="-8"/>
          <w:w w:val="115"/>
        </w:rPr>
        <w:t xml:space="preserve"> </w:t>
      </w:r>
      <w:r>
        <w:rPr>
          <w:w w:val="115"/>
        </w:rPr>
        <w:t>more complex and novel, evoke caution and uncertainty.</w:t>
      </w:r>
    </w:p>
    <w:p>
      <w:pPr>
        <w:pStyle w:val="6"/>
        <w:spacing w:before="2"/>
        <w:rPr>
          <w:sz w:val="22"/>
          <w:lang w:eastAsia="zh-CN"/>
        </w:rPr>
      </w:pPr>
    </w:p>
    <w:p>
      <w:pPr>
        <w:pStyle w:val="6"/>
        <w:spacing w:before="2"/>
        <w:rPr>
          <w:sz w:val="22"/>
          <w:lang w:eastAsia="zh-CN"/>
        </w:rPr>
      </w:pPr>
    </w:p>
    <w:p>
      <w:pPr>
        <w:pStyle w:val="6"/>
        <w:spacing w:before="2"/>
        <w:rPr>
          <w:sz w:val="22"/>
          <w:lang w:eastAsia="zh-CN"/>
        </w:rPr>
        <w:sectPr>
          <w:type w:val="continuous"/>
          <w:pgSz w:w="12240" w:h="15840"/>
          <w:pgMar w:top="1500" w:right="0" w:bottom="280" w:left="520" w:header="0" w:footer="675" w:gutter="0"/>
          <w:cols w:space="720" w:num="1"/>
        </w:sectPr>
      </w:pPr>
    </w:p>
    <w:p>
      <w:pPr>
        <w:pStyle w:val="6"/>
        <w:spacing w:line="276" w:lineRule="auto"/>
        <w:ind w:left="920" w:right="91"/>
        <w:rPr>
          <w:lang w:eastAsia="zh-CN"/>
        </w:rPr>
      </w:pPr>
      <w:r>
        <w:rPr>
          <w:rFonts w:hint="eastAsia" w:ascii="微软雅黑" w:hAnsi="微软雅黑" w:eastAsia="微软雅黑" w:cs="微软雅黑"/>
          <w:lang w:eastAsia="zh-CN"/>
        </w:rPr>
        <w:t>另一方面，有</w:t>
      </w:r>
      <w:r>
        <w:rPr>
          <w:rFonts w:ascii="微软雅黑" w:hAnsi="微软雅黑" w:eastAsia="微软雅黑"/>
          <w:lang w:eastAsia="zh-CN"/>
        </w:rPr>
        <w:t xml:space="preserve"> 30% </w:t>
      </w:r>
      <w:r>
        <w:rPr>
          <w:rFonts w:hint="eastAsia" w:ascii="微软雅黑" w:hAnsi="微软雅黑" w:eastAsia="微软雅黑" w:cs="微软雅黑"/>
          <w:lang w:eastAsia="zh-CN"/>
        </w:rPr>
        <w:t>的人持中立态度，这可能表明他们对自己的能力有一个平衡的认识，或者对</w:t>
      </w:r>
      <w:r>
        <w:rPr>
          <w:rFonts w:ascii="微软雅黑" w:hAnsi="微软雅黑" w:eastAsia="微软雅黑"/>
          <w:lang w:eastAsia="zh-CN"/>
        </w:rPr>
        <w:t xml:space="preserve"> AI </w:t>
      </w:r>
      <w:r>
        <w:rPr>
          <w:rFonts w:hint="eastAsia" w:ascii="微软雅黑" w:hAnsi="微软雅黑" w:eastAsia="微软雅黑" w:cs="微软雅黑"/>
          <w:lang w:eastAsia="zh-CN"/>
        </w:rPr>
        <w:t>可能带来的挑战感到不确定性。其余的</w:t>
      </w:r>
      <w:r>
        <w:rPr>
          <w:rFonts w:ascii="微软雅黑" w:hAnsi="微软雅黑" w:eastAsia="微软雅黑"/>
          <w:lang w:eastAsia="zh-CN"/>
        </w:rPr>
        <w:t xml:space="preserve"> 22% </w:t>
      </w:r>
      <w:r>
        <w:rPr>
          <w:rFonts w:hint="eastAsia" w:ascii="微软雅黑" w:hAnsi="微软雅黑" w:eastAsia="微软雅黑" w:cs="微软雅黑"/>
          <w:lang w:eastAsia="zh-CN"/>
        </w:rPr>
        <w:t>对此表示出较低的信心，其中</w:t>
      </w:r>
      <w:r>
        <w:rPr>
          <w:rFonts w:ascii="微软雅黑" w:hAnsi="微软雅黑" w:eastAsia="微软雅黑"/>
          <w:lang w:eastAsia="zh-CN"/>
        </w:rPr>
        <w:t xml:space="preserve"> 18% </w:t>
      </w:r>
      <w:r>
        <w:rPr>
          <w:rFonts w:hint="eastAsia" w:ascii="微软雅黑" w:hAnsi="微软雅黑" w:eastAsia="微软雅黑" w:cs="微软雅黑"/>
          <w:lang w:eastAsia="zh-CN"/>
        </w:rPr>
        <w:t>的人表示有些不自信，</w:t>
      </w:r>
      <w:r>
        <w:rPr>
          <w:rFonts w:ascii="微软雅黑" w:hAnsi="微软雅黑" w:eastAsia="微软雅黑"/>
          <w:lang w:eastAsia="zh-CN"/>
        </w:rPr>
        <w:t xml:space="preserve">4% </w:t>
      </w:r>
      <w:r>
        <w:rPr>
          <w:rFonts w:hint="eastAsia" w:ascii="微软雅黑" w:hAnsi="微软雅黑" w:eastAsia="微软雅黑" w:cs="微软雅黑"/>
          <w:lang w:eastAsia="zh-CN"/>
        </w:rPr>
        <w:t>的人则完全不自信。网络安全界对信心水平的这种分布揭示了一个复杂的局面：一些</w:t>
      </w:r>
      <w:r>
        <w:rPr>
          <w:rFonts w:ascii="微软雅黑" w:hAnsi="微软雅黑" w:eastAsia="微软雅黑" w:cs="微软雅黑"/>
          <w:lang w:eastAsia="zh-CN"/>
        </w:rPr>
        <w:t xml:space="preserve"> AI </w:t>
      </w:r>
      <w:r>
        <w:rPr>
          <w:rFonts w:hint="eastAsia" w:ascii="微软雅黑" w:hAnsi="微软雅黑" w:eastAsia="微软雅黑" w:cs="微软雅黑"/>
          <w:lang w:eastAsia="zh-CN"/>
        </w:rPr>
        <w:t>应用被认为是简单直接、容易部署的，而其他更为复杂和新颖的应用则引发了安全从业人员对于 AI 的谨慎和不确定性。</w:t>
      </w:r>
    </w:p>
    <w:p>
      <w:pPr>
        <w:spacing w:before="9" w:after="25"/>
        <w:rPr>
          <w:sz w:val="14"/>
          <w:lang w:eastAsia="zh-CN"/>
        </w:rPr>
      </w:pPr>
      <w:r>
        <w:rPr>
          <w:lang w:eastAsia="zh-CN"/>
        </w:rPr>
        <w:br w:type="column"/>
      </w:r>
    </w:p>
    <w:p>
      <w:pPr>
        <w:pStyle w:val="6"/>
        <w:ind w:left="489"/>
      </w:pPr>
      <w:r>
        <mc:AlternateContent>
          <mc:Choice Requires="wps">
            <w:drawing>
              <wp:inline distT="0" distB="0" distL="0" distR="0">
                <wp:extent cx="3887470" cy="376555"/>
                <wp:effectExtent l="0" t="0" r="11430" b="4445"/>
                <wp:docPr id="856" name="docshape304"/>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spacing w:before="54" w:line="278" w:lineRule="auto"/>
                              <w:ind w:left="1213" w:right="723" w:hanging="364"/>
                              <w:rPr>
                                <w:rFonts w:ascii="Verdana" w:hAnsi="Verdana"/>
                                <w:i/>
                                <w:color w:val="000000"/>
                                <w:sz w:val="17"/>
                                <w:lang w:eastAsia="zh-CN"/>
                              </w:rPr>
                            </w:pPr>
                            <w:r>
                              <w:rPr>
                                <w:rFonts w:hint="eastAsia" w:ascii="微软雅黑" w:hAnsi="微软雅黑" w:eastAsia="微软雅黑" w:cs="微软雅黑"/>
                                <w:i/>
                                <w:color w:val="454C5B"/>
                                <w:spacing w:val="-2"/>
                                <w:w w:val="95"/>
                                <w:sz w:val="17"/>
                                <w:lang w:eastAsia="zh-CN"/>
                              </w:rPr>
                              <w:t>您对您的组织在安全方面利用</w:t>
                            </w:r>
                            <w:r>
                              <w:rPr>
                                <w:rFonts w:ascii="Verdana" w:hAnsi="Verdana"/>
                                <w:i/>
                                <w:color w:val="454C5B"/>
                                <w:spacing w:val="-2"/>
                                <w:w w:val="95"/>
                                <w:sz w:val="17"/>
                                <w:lang w:eastAsia="zh-CN"/>
                              </w:rPr>
                              <w:t xml:space="preserve"> AI </w:t>
                            </w:r>
                            <w:r>
                              <w:rPr>
                                <w:rFonts w:hint="eastAsia" w:ascii="微软雅黑" w:hAnsi="微软雅黑" w:eastAsia="微软雅黑" w:cs="微软雅黑"/>
                                <w:i/>
                                <w:color w:val="454C5B"/>
                                <w:spacing w:val="-2"/>
                                <w:w w:val="95"/>
                                <w:sz w:val="17"/>
                                <w:lang w:eastAsia="zh-CN"/>
                              </w:rPr>
                              <w:t>实施策略的能力有多少信心？</w:t>
                            </w:r>
                          </w:p>
                        </w:txbxContent>
                      </wps:txbx>
                      <wps:bodyPr rot="0" vert="horz" wrap="square" lIns="0" tIns="0" rIns="0" bIns="0" anchor="t" anchorCtr="0" upright="1">
                        <a:noAutofit/>
                      </wps:bodyPr>
                    </wps:wsp>
                  </a:graphicData>
                </a:graphic>
              </wp:inline>
            </w:drawing>
          </mc:Choice>
          <mc:Fallback>
            <w:pict>
              <v:shape id="docshape304" o:spid="_x0000_s1026" o:spt="202" type="#_x0000_t202" style="height:29.65pt;width:306.1pt;" fillcolor="#EEF3F8" filled="t" stroked="f" coordsize="21600,21600" o:gfxdata="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pectQAAAAEAQAADwAAAAAAAAABACAAAAAiAAAAZHJzL2Rvd25yZXYueG1s&#10;UEsBAhQAFAAAAAgAh07iQP+ot3L8AQAAAAQAAA4AAAAAAAAAAQAgAAAAIwEAAGRycy9lMm9Eb2Mu&#10;eG1sUEsFBgAAAAAGAAYAWQEAAJEFAAAAAA==&#10;">
                <v:fill on="t" focussize="0,0"/>
                <v:stroke on="f"/>
                <v:imagedata o:title=""/>
                <o:lock v:ext="edit" aspectratio="f"/>
                <v:textbox inset="0mm,0mm,0mm,0mm">
                  <w:txbxContent>
                    <w:p>
                      <w:pPr>
                        <w:spacing w:before="54" w:line="278" w:lineRule="auto"/>
                        <w:ind w:left="1213" w:right="723" w:hanging="364"/>
                        <w:rPr>
                          <w:rFonts w:ascii="Verdana" w:hAnsi="Verdana"/>
                          <w:i/>
                          <w:color w:val="000000"/>
                          <w:sz w:val="17"/>
                          <w:lang w:eastAsia="zh-CN"/>
                        </w:rPr>
                      </w:pPr>
                      <w:r>
                        <w:rPr>
                          <w:rFonts w:hint="eastAsia" w:ascii="微软雅黑" w:hAnsi="微软雅黑" w:eastAsia="微软雅黑" w:cs="微软雅黑"/>
                          <w:i/>
                          <w:color w:val="454C5B"/>
                          <w:spacing w:val="-2"/>
                          <w:w w:val="95"/>
                          <w:sz w:val="17"/>
                          <w:lang w:eastAsia="zh-CN"/>
                        </w:rPr>
                        <w:t>您对您的组织在安全方面利用</w:t>
                      </w:r>
                      <w:r>
                        <w:rPr>
                          <w:rFonts w:ascii="Verdana" w:hAnsi="Verdana"/>
                          <w:i/>
                          <w:color w:val="454C5B"/>
                          <w:spacing w:val="-2"/>
                          <w:w w:val="95"/>
                          <w:sz w:val="17"/>
                          <w:lang w:eastAsia="zh-CN"/>
                        </w:rPr>
                        <w:t xml:space="preserve"> AI </w:t>
                      </w:r>
                      <w:r>
                        <w:rPr>
                          <w:rFonts w:hint="eastAsia" w:ascii="微软雅黑" w:hAnsi="微软雅黑" w:eastAsia="微软雅黑" w:cs="微软雅黑"/>
                          <w:i/>
                          <w:color w:val="454C5B"/>
                          <w:spacing w:val="-2"/>
                          <w:w w:val="95"/>
                          <w:sz w:val="17"/>
                          <w:lang w:eastAsia="zh-CN"/>
                        </w:rPr>
                        <w:t>实施策略的能力有多少信心？</w:t>
                      </w:r>
                    </w:p>
                  </w:txbxContent>
                </v:textbox>
                <w10:wrap type="none"/>
                <w10:anchorlock/>
              </v:shape>
            </w:pict>
          </mc:Fallback>
        </mc:AlternateContent>
      </w:r>
    </w:p>
    <w:p>
      <w:pPr>
        <w:pStyle w:val="6"/>
        <w:rPr>
          <w:sz w:val="18"/>
        </w:rPr>
      </w:pPr>
    </w:p>
    <w:p>
      <w:pPr>
        <w:pStyle w:val="6"/>
        <w:rPr>
          <w:sz w:val="18"/>
        </w:rPr>
      </w:pPr>
    </w:p>
    <w:p>
      <w:pPr>
        <w:pStyle w:val="6"/>
        <w:rPr>
          <w:sz w:val="18"/>
        </w:rPr>
      </w:pPr>
    </w:p>
    <w:p>
      <w:pPr>
        <w:pStyle w:val="6"/>
        <w:spacing w:before="1"/>
        <w:rPr>
          <w:sz w:val="19"/>
        </w:rPr>
      </w:pPr>
    </w:p>
    <w:p>
      <w:pPr>
        <w:tabs>
          <w:tab w:val="left" w:pos="4399"/>
        </w:tabs>
        <w:ind w:left="3731"/>
        <w:rPr>
          <w:sz w:val="14"/>
          <w:lang w:eastAsia="zh-CN"/>
        </w:rPr>
      </w:pPr>
      <w:r>
        <w:drawing>
          <wp:anchor distT="0" distB="0" distL="0" distR="0" simplePos="0" relativeHeight="252009472" behindDoc="0" locked="0" layoutInCell="1" allowOverlap="1">
            <wp:simplePos x="0" y="0"/>
            <wp:positionH relativeFrom="page">
              <wp:posOffset>2963545</wp:posOffset>
            </wp:positionH>
            <wp:positionV relativeFrom="paragraph">
              <wp:posOffset>-454660</wp:posOffset>
            </wp:positionV>
            <wp:extent cx="1844040" cy="1844040"/>
            <wp:effectExtent l="0" t="0" r="10160" b="10160"/>
            <wp:wrapNone/>
            <wp:docPr id="85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image32.png"/>
                    <pic:cNvPicPr>
                      <a:picLocks noChangeAspect="1"/>
                    </pic:cNvPicPr>
                  </pic:nvPicPr>
                  <pic:blipFill>
                    <a:blip r:embed="rId61" cstate="print"/>
                    <a:stretch>
                      <a:fillRect/>
                    </a:stretch>
                  </pic:blipFill>
                  <pic:spPr>
                    <a:xfrm>
                      <a:off x="0" y="0"/>
                      <a:ext cx="1844293" cy="1844294"/>
                    </a:xfrm>
                    <a:prstGeom prst="rect">
                      <a:avLst/>
                    </a:prstGeom>
                  </pic:spPr>
                </pic:pic>
              </a:graphicData>
            </a:graphic>
          </wp:anchor>
        </w:drawing>
      </w:r>
      <w:r>
        <w:drawing>
          <wp:inline distT="0" distB="0" distL="0" distR="0">
            <wp:extent cx="82550" cy="82550"/>
            <wp:effectExtent l="0" t="0" r="6350" b="6350"/>
            <wp:docPr id="858"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29.png"/>
                    <pic:cNvPicPr>
                      <a:picLocks noChangeAspect="1"/>
                    </pic:cNvPicPr>
                  </pic:nvPicPr>
                  <pic:blipFill>
                    <a:blip r:embed="rId55" cstate="print"/>
                    <a:stretch>
                      <a:fillRect/>
                    </a:stretch>
                  </pic:blipFill>
                  <pic:spPr>
                    <a:xfrm>
                      <a:off x="0" y="0"/>
                      <a:ext cx="82753" cy="82753"/>
                    </a:xfrm>
                    <a:prstGeom prst="rect">
                      <a:avLst/>
                    </a:prstGeom>
                  </pic:spPr>
                </pic:pic>
              </a:graphicData>
            </a:graphic>
          </wp:inline>
        </w:drawing>
      </w:r>
      <w:r>
        <w:rPr>
          <w:rFonts w:ascii="Times New Roman"/>
          <w:w w:val="115"/>
          <w:position w:val="2"/>
          <w:sz w:val="20"/>
          <w:lang w:eastAsia="zh-CN"/>
        </w:rPr>
        <w:t xml:space="preserve"> </w:t>
      </w:r>
      <w:r>
        <w:rPr>
          <w:rFonts w:ascii="Century Gothic"/>
          <w:b/>
          <w:color w:val="141221"/>
          <w:w w:val="115"/>
          <w:position w:val="2"/>
          <w:sz w:val="14"/>
          <w:lang w:eastAsia="zh-CN"/>
        </w:rPr>
        <w:t>4%</w:t>
      </w:r>
      <w:r>
        <w:rPr>
          <w:rFonts w:ascii="Century Gothic"/>
          <w:b/>
          <w:color w:val="141221"/>
          <w:position w:val="2"/>
          <w:sz w:val="14"/>
          <w:lang w:eastAsia="zh-CN"/>
        </w:rPr>
        <w:tab/>
      </w:r>
      <w:r>
        <w:rPr>
          <w:color w:val="141221"/>
          <w:w w:val="115"/>
          <w:position w:val="2"/>
          <w:sz w:val="14"/>
          <w:lang w:eastAsia="zh-CN"/>
        </w:rPr>
        <w:t>1</w:t>
      </w:r>
      <w:r>
        <w:rPr>
          <w:color w:val="141221"/>
          <w:spacing w:val="-6"/>
          <w:w w:val="115"/>
          <w:position w:val="2"/>
          <w:sz w:val="14"/>
          <w:lang w:eastAsia="zh-CN"/>
        </w:rPr>
        <w:t xml:space="preserve"> </w:t>
      </w:r>
      <w:r>
        <w:rPr>
          <w:rFonts w:hint="eastAsia" w:ascii="微软雅黑" w:hAnsi="微软雅黑" w:eastAsia="微软雅黑" w:cs="微软雅黑"/>
          <w:color w:val="141221"/>
          <w:w w:val="115"/>
          <w:position w:val="2"/>
          <w:sz w:val="14"/>
          <w:lang w:eastAsia="zh-CN"/>
        </w:rPr>
        <w:t>（完全不自信)</w:t>
      </w:r>
    </w:p>
    <w:p>
      <w:pPr>
        <w:spacing w:before="125"/>
        <w:ind w:left="3731"/>
        <w:rPr>
          <w:sz w:val="14"/>
          <w:lang w:eastAsia="zh-CN"/>
        </w:rPr>
      </w:pPr>
      <w:r>
        <w:drawing>
          <wp:inline distT="0" distB="0" distL="0" distR="0">
            <wp:extent cx="82550" cy="82550"/>
            <wp:effectExtent l="0" t="0" r="6350" b="6350"/>
            <wp:docPr id="85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image7.png"/>
                    <pic:cNvPicPr>
                      <a:picLocks noChangeAspect="1"/>
                    </pic:cNvPicPr>
                  </pic:nvPicPr>
                  <pic:blipFill>
                    <a:blip r:embed="rId54"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lang w:eastAsia="zh-CN"/>
        </w:rPr>
        <w:t xml:space="preserve"> </w:t>
      </w:r>
      <w:r>
        <w:rPr>
          <w:rFonts w:ascii="Century Gothic"/>
          <w:b/>
          <w:color w:val="141221"/>
          <w:w w:val="110"/>
          <w:position w:val="2"/>
          <w:sz w:val="14"/>
          <w:lang w:eastAsia="zh-CN"/>
        </w:rPr>
        <w:t>18%</w:t>
      </w:r>
      <w:r>
        <w:rPr>
          <w:rFonts w:ascii="Century Gothic"/>
          <w:b/>
          <w:color w:val="141221"/>
          <w:spacing w:val="80"/>
          <w:w w:val="150"/>
          <w:position w:val="2"/>
          <w:sz w:val="14"/>
          <w:lang w:eastAsia="zh-CN"/>
        </w:rPr>
        <w:t xml:space="preserve"> </w:t>
      </w:r>
      <w:r>
        <w:rPr>
          <w:color w:val="141221"/>
          <w:w w:val="110"/>
          <w:position w:val="2"/>
          <w:sz w:val="14"/>
          <w:lang w:eastAsia="zh-CN"/>
        </w:rPr>
        <w:t>2</w:t>
      </w:r>
    </w:p>
    <w:p>
      <w:pPr>
        <w:spacing w:before="126"/>
        <w:ind w:left="3731"/>
        <w:rPr>
          <w:rFonts w:ascii="微软雅黑" w:hAnsi="微软雅黑" w:eastAsia="微软雅黑" w:cs="微软雅黑"/>
          <w:sz w:val="14"/>
          <w:lang w:eastAsia="zh-CN"/>
        </w:rPr>
      </w:pPr>
      <w:r>
        <w:drawing>
          <wp:inline distT="0" distB="0" distL="0" distR="0">
            <wp:extent cx="82550" cy="82550"/>
            <wp:effectExtent l="0" t="0" r="6350" b="6350"/>
            <wp:docPr id="86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6.png"/>
                    <pic:cNvPicPr>
                      <a:picLocks noChangeAspect="1"/>
                    </pic:cNvPicPr>
                  </pic:nvPicPr>
                  <pic:blipFill>
                    <a:blip r:embed="rId62"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lang w:eastAsia="zh-CN"/>
        </w:rPr>
        <w:t xml:space="preserve"> </w:t>
      </w:r>
      <w:r>
        <w:rPr>
          <w:rFonts w:ascii="Century Gothic"/>
          <w:b/>
          <w:color w:val="141221"/>
          <w:w w:val="110"/>
          <w:position w:val="2"/>
          <w:sz w:val="14"/>
          <w:lang w:eastAsia="zh-CN"/>
        </w:rPr>
        <w:t>30%</w:t>
      </w:r>
      <w:r>
        <w:rPr>
          <w:rFonts w:ascii="Century Gothic"/>
          <w:b/>
          <w:color w:val="141221"/>
          <w:spacing w:val="80"/>
          <w:w w:val="150"/>
          <w:position w:val="2"/>
          <w:sz w:val="14"/>
          <w:lang w:eastAsia="zh-CN"/>
        </w:rPr>
        <w:t xml:space="preserve"> </w:t>
      </w:r>
      <w:r>
        <w:rPr>
          <w:color w:val="141221"/>
          <w:w w:val="110"/>
          <w:position w:val="2"/>
          <w:sz w:val="14"/>
          <w:lang w:eastAsia="zh-CN"/>
        </w:rPr>
        <w:t xml:space="preserve">3 </w:t>
      </w:r>
      <w:r>
        <w:rPr>
          <w:rFonts w:hint="eastAsia" w:ascii="微软雅黑" w:hAnsi="微软雅黑" w:eastAsia="微软雅黑" w:cs="微软雅黑"/>
          <w:color w:val="141221"/>
          <w:w w:val="110"/>
          <w:position w:val="2"/>
          <w:sz w:val="14"/>
          <w:lang w:eastAsia="zh-CN"/>
        </w:rPr>
        <w:t>（中立态度）</w:t>
      </w:r>
    </w:p>
    <w:p>
      <w:pPr>
        <w:spacing w:before="127"/>
        <w:ind w:left="3731"/>
        <w:rPr>
          <w:sz w:val="14"/>
          <w:lang w:eastAsia="zh-CN"/>
        </w:rPr>
      </w:pPr>
      <w:r>
        <w:drawing>
          <wp:inline distT="0" distB="0" distL="0" distR="0">
            <wp:extent cx="82550" cy="82550"/>
            <wp:effectExtent l="0" t="0" r="6350" b="6350"/>
            <wp:docPr id="86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inline>
        </w:drawing>
      </w:r>
      <w:r>
        <w:rPr>
          <w:rFonts w:ascii="Times New Roman"/>
          <w:spacing w:val="38"/>
          <w:w w:val="115"/>
          <w:position w:val="2"/>
          <w:sz w:val="20"/>
          <w:lang w:eastAsia="zh-CN"/>
        </w:rPr>
        <w:t xml:space="preserve"> </w:t>
      </w:r>
      <w:r>
        <w:rPr>
          <w:rFonts w:ascii="Century Gothic"/>
          <w:b/>
          <w:color w:val="141221"/>
          <w:w w:val="115"/>
          <w:position w:val="2"/>
          <w:sz w:val="14"/>
          <w:lang w:eastAsia="zh-CN"/>
        </w:rPr>
        <w:t>28%</w:t>
      </w:r>
      <w:r>
        <w:rPr>
          <w:rFonts w:ascii="Century Gothic"/>
          <w:b/>
          <w:color w:val="141221"/>
          <w:spacing w:val="80"/>
          <w:w w:val="115"/>
          <w:position w:val="2"/>
          <w:sz w:val="14"/>
          <w:lang w:eastAsia="zh-CN"/>
        </w:rPr>
        <w:t xml:space="preserve"> </w:t>
      </w:r>
      <w:r>
        <w:rPr>
          <w:color w:val="141221"/>
          <w:w w:val="115"/>
          <w:position w:val="2"/>
          <w:sz w:val="14"/>
          <w:lang w:eastAsia="zh-CN"/>
        </w:rPr>
        <w:t>4</w:t>
      </w:r>
    </w:p>
    <w:p>
      <w:pPr>
        <w:spacing w:before="127"/>
        <w:ind w:left="3731"/>
        <w:rPr>
          <w:rFonts w:ascii="微软雅黑" w:hAnsi="微软雅黑" w:eastAsia="微软雅黑" w:cs="微软雅黑"/>
          <w:sz w:val="14"/>
          <w:lang w:eastAsia="zh-CN"/>
        </w:rPr>
        <w:sectPr>
          <w:pgSz w:w="12240" w:h="15840"/>
          <w:pgMar w:top="1220" w:right="0" w:bottom="860" w:left="520" w:header="0" w:footer="675" w:gutter="0"/>
          <w:cols w:equalWidth="0" w:num="2">
            <w:col w:w="3629" w:space="40"/>
            <w:col w:w="8051"/>
          </w:cols>
        </w:sectPr>
      </w:pPr>
      <w:r>
        <w:drawing>
          <wp:inline distT="0" distB="0" distL="0" distR="0">
            <wp:extent cx="82550" cy="82550"/>
            <wp:effectExtent l="0" t="0" r="6350" b="6350"/>
            <wp:docPr id="86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26.png"/>
                    <pic:cNvPicPr>
                      <a:picLocks noChangeAspect="1"/>
                    </pic:cNvPicPr>
                  </pic:nvPicPr>
                  <pic:blipFill>
                    <a:blip r:embed="rId63"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lang w:eastAsia="zh-CN"/>
        </w:rPr>
        <w:t xml:space="preserve"> </w:t>
      </w:r>
      <w:r>
        <w:rPr>
          <w:rFonts w:ascii="Century Gothic"/>
          <w:b/>
          <w:color w:val="141221"/>
          <w:w w:val="110"/>
          <w:position w:val="2"/>
          <w:sz w:val="14"/>
          <w:lang w:eastAsia="zh-CN"/>
        </w:rPr>
        <w:t>20%</w:t>
      </w:r>
      <w:r>
        <w:rPr>
          <w:rFonts w:ascii="Century Gothic"/>
          <w:b/>
          <w:color w:val="141221"/>
          <w:spacing w:val="80"/>
          <w:w w:val="150"/>
          <w:position w:val="2"/>
          <w:sz w:val="14"/>
          <w:lang w:eastAsia="zh-CN"/>
        </w:rPr>
        <w:t xml:space="preserve"> </w:t>
      </w:r>
      <w:r>
        <w:rPr>
          <w:color w:val="141221"/>
          <w:w w:val="110"/>
          <w:position w:val="2"/>
          <w:sz w:val="14"/>
          <w:lang w:eastAsia="zh-CN"/>
        </w:rPr>
        <w:t xml:space="preserve">5 </w:t>
      </w:r>
      <w:r>
        <w:rPr>
          <w:rFonts w:hint="eastAsia" w:ascii="微软雅黑" w:hAnsi="微软雅黑" w:eastAsia="微软雅黑" w:cs="微软雅黑"/>
          <w:color w:val="141221"/>
          <w:w w:val="110"/>
          <w:position w:val="2"/>
          <w:sz w:val="14"/>
          <w:lang w:eastAsia="zh-CN"/>
        </w:rPr>
        <w:t>（非常自信）</w:t>
      </w:r>
    </w:p>
    <w:p>
      <w:pPr>
        <w:pStyle w:val="6"/>
        <w:tabs>
          <w:tab w:val="left" w:pos="1730"/>
        </w:tabs>
        <w:spacing w:before="2"/>
        <w:rPr>
          <w:sz w:val="22"/>
          <w:lang w:eastAsia="zh-CN"/>
        </w:rPr>
      </w:pPr>
    </w:p>
    <w:p>
      <w:pPr>
        <w:pStyle w:val="6"/>
        <w:spacing w:before="2"/>
        <w:rPr>
          <w:sz w:val="22"/>
          <w:lang w:eastAsia="zh-CN"/>
        </w:rPr>
      </w:pPr>
    </w:p>
    <w:p>
      <w:pPr>
        <w:pStyle w:val="4"/>
        <w:spacing w:before="0" w:line="252" w:lineRule="auto"/>
        <w:ind w:right="1444"/>
        <w:rPr>
          <w:w w:val="115"/>
          <w:lang w:eastAsia="zh-CN"/>
        </w:rPr>
      </w:pPr>
      <w:r>
        <w:rPr>
          <w:w w:val="115"/>
        </w:rPr>
        <w:t>Confidence</w:t>
      </w:r>
      <w:r>
        <w:rPr>
          <w:spacing w:val="-10"/>
          <w:w w:val="115"/>
        </w:rPr>
        <w:t xml:space="preserve"> </w:t>
      </w:r>
      <w:r>
        <w:rPr>
          <w:w w:val="115"/>
        </w:rPr>
        <w:t>in</w:t>
      </w:r>
      <w:r>
        <w:rPr>
          <w:spacing w:val="-10"/>
          <w:w w:val="115"/>
        </w:rPr>
        <w:t xml:space="preserve"> </w:t>
      </w:r>
      <w:r>
        <w:rPr>
          <w:w w:val="115"/>
        </w:rPr>
        <w:t>organizations’</w:t>
      </w:r>
      <w:r>
        <w:rPr>
          <w:spacing w:val="-10"/>
          <w:w w:val="115"/>
        </w:rPr>
        <w:t xml:space="preserve"> </w:t>
      </w:r>
      <w:r>
        <w:rPr>
          <w:w w:val="115"/>
        </w:rPr>
        <w:t>skills</w:t>
      </w:r>
      <w:r>
        <w:rPr>
          <w:spacing w:val="-10"/>
          <w:w w:val="115"/>
        </w:rPr>
        <w:t xml:space="preserve"> </w:t>
      </w:r>
      <w:r>
        <w:rPr>
          <w:w w:val="115"/>
        </w:rPr>
        <w:t>to</w:t>
      </w:r>
      <w:r>
        <w:rPr>
          <w:spacing w:val="-10"/>
          <w:w w:val="115"/>
        </w:rPr>
        <w:t xml:space="preserve"> </w:t>
      </w:r>
      <w:r>
        <w:rPr>
          <w:w w:val="115"/>
        </w:rPr>
        <w:t>execute</w:t>
      </w:r>
      <w:r>
        <w:rPr>
          <w:spacing w:val="-10"/>
          <w:w w:val="115"/>
        </w:rPr>
        <w:t xml:space="preserve"> </w:t>
      </w:r>
      <w:r>
        <w:rPr>
          <w:w w:val="115"/>
        </w:rPr>
        <w:t>a</w:t>
      </w:r>
      <w:r>
        <w:rPr>
          <w:spacing w:val="-10"/>
          <w:w w:val="115"/>
        </w:rPr>
        <w:t xml:space="preserve"> </w:t>
      </w:r>
      <w:r>
        <w:rPr>
          <w:w w:val="115"/>
        </w:rPr>
        <w:t>security</w:t>
      </w:r>
      <w:r>
        <w:rPr>
          <w:spacing w:val="-10"/>
          <w:w w:val="115"/>
        </w:rPr>
        <w:t xml:space="preserve"> </w:t>
      </w:r>
      <w:r>
        <w:rPr>
          <w:w w:val="115"/>
        </w:rPr>
        <w:t>strategy</w:t>
      </w:r>
      <w:r>
        <w:rPr>
          <w:spacing w:val="-10"/>
          <w:w w:val="115"/>
        </w:rPr>
        <w:t xml:space="preserve"> </w:t>
      </w:r>
      <w:r>
        <w:rPr>
          <w:w w:val="115"/>
        </w:rPr>
        <w:t>to protect AI systems</w:t>
      </w:r>
    </w:p>
    <w:p>
      <w:pPr>
        <w:pStyle w:val="6"/>
        <w:spacing w:before="2"/>
        <w:rPr>
          <w:sz w:val="22"/>
          <w:lang w:eastAsia="zh-CN"/>
        </w:rPr>
      </w:pPr>
    </w:p>
    <w:p>
      <w:pPr>
        <w:pStyle w:val="4"/>
        <w:spacing w:before="0" w:line="252" w:lineRule="auto"/>
        <w:ind w:right="1444"/>
        <w:rPr>
          <w:lang w:eastAsia="zh-CN"/>
        </w:rPr>
      </w:pPr>
      <w:r>
        <w:rPr>
          <w:rFonts w:hint="eastAsia" w:ascii="微软雅黑" w:hAnsi="微软雅黑" w:eastAsia="微软雅黑" w:cs="微软雅黑"/>
          <w:lang w:eastAsia="zh-CN"/>
        </w:rPr>
        <w:t>对组织</w:t>
      </w:r>
      <w:del w:id="269" w:author="张家齐" w:date="2024-05-06T16:14:55Z">
        <w:r>
          <w:rPr>
            <w:rFonts w:hint="eastAsia" w:ascii="微软雅黑" w:hAnsi="微软雅黑" w:eastAsia="微软雅黑" w:cs="微软雅黑"/>
            <w:lang w:eastAsia="zh-CN"/>
          </w:rPr>
          <w:delText>在</w:delText>
        </w:r>
      </w:del>
      <w:del w:id="270" w:author="张家齐" w:date="2024-05-06T16:14:52Z">
        <w:r>
          <w:rPr>
            <w:rFonts w:hint="eastAsia" w:ascii="微软雅黑" w:hAnsi="微软雅黑" w:eastAsia="微软雅黑" w:cs="微软雅黑"/>
            <w:lang w:eastAsia="zh-CN"/>
          </w:rPr>
          <w:delText>保护核心业务或使命中利用AI能力</w:delText>
        </w:r>
      </w:del>
      <w:r>
        <w:rPr>
          <w:rFonts w:hint="eastAsia" w:ascii="微软雅黑" w:hAnsi="微软雅黑" w:eastAsia="微软雅黑" w:cs="微软雅黑"/>
          <w:lang w:eastAsia="zh-CN"/>
        </w:rPr>
        <w:t>实施安全策略</w:t>
      </w:r>
      <w:ins w:id="271" w:author="张家齐" w:date="2024-05-06T16:14:57Z">
        <w:r>
          <w:rPr>
            <w:rFonts w:hint="eastAsia" w:ascii="微软雅黑" w:hAnsi="微软雅黑" w:eastAsia="微软雅黑" w:cs="微软雅黑"/>
            <w:lang w:val="en-US" w:eastAsia="zh-CN"/>
          </w:rPr>
          <w:t>以</w:t>
        </w:r>
      </w:ins>
      <w:ins w:id="272" w:author="张家齐" w:date="2024-05-06T16:14:59Z">
        <w:r>
          <w:rPr>
            <w:rFonts w:hint="eastAsia" w:ascii="微软雅黑" w:hAnsi="微软雅黑" w:eastAsia="微软雅黑" w:cs="微软雅黑"/>
            <w:lang w:val="en-US" w:eastAsia="zh-CN"/>
          </w:rPr>
          <w:t>保护</w:t>
        </w:r>
      </w:ins>
      <w:ins w:id="273" w:author="张家齐" w:date="2024-05-06T16:15:01Z">
        <w:r>
          <w:rPr>
            <w:rFonts w:hint="eastAsia" w:ascii="微软雅黑" w:hAnsi="微软雅黑" w:eastAsia="微软雅黑" w:cs="微软雅黑"/>
            <w:lang w:val="en-US" w:eastAsia="zh-CN"/>
          </w:rPr>
          <w:t>AI系统</w:t>
        </w:r>
      </w:ins>
      <w:r>
        <w:rPr>
          <w:rFonts w:hint="eastAsia" w:ascii="微软雅黑" w:hAnsi="微软雅黑" w:eastAsia="微软雅黑" w:cs="微软雅黑"/>
          <w:lang w:eastAsia="zh-CN"/>
        </w:rPr>
        <w:t>的信心</w:t>
      </w:r>
    </w:p>
    <w:p>
      <w:pPr>
        <w:pStyle w:val="4"/>
        <w:spacing w:before="0" w:line="252" w:lineRule="auto"/>
        <w:ind w:right="1444"/>
        <w:rPr>
          <w:lang w:eastAsia="zh-CN"/>
        </w:rPr>
      </w:pPr>
    </w:p>
    <w:p>
      <w:pPr>
        <w:pStyle w:val="6"/>
        <w:spacing w:before="8"/>
        <w:rPr>
          <w:b/>
          <w:sz w:val="13"/>
          <w:lang w:eastAsia="zh-CN"/>
        </w:rPr>
      </w:pPr>
    </w:p>
    <w:p>
      <w:pPr>
        <w:pStyle w:val="6"/>
        <w:spacing w:before="8"/>
        <w:rPr>
          <w:b/>
          <w:sz w:val="13"/>
          <w:lang w:eastAsia="zh-CN"/>
        </w:rPr>
      </w:pPr>
    </w:p>
    <w:p>
      <w:pPr>
        <w:pStyle w:val="6"/>
        <w:spacing w:before="8"/>
        <w:rPr>
          <w:b/>
          <w:sz w:val="13"/>
          <w:lang w:eastAsia="zh-CN"/>
        </w:rPr>
      </w:pPr>
    </w:p>
    <w:p>
      <w:pPr>
        <w:pStyle w:val="6"/>
        <w:spacing w:before="8"/>
        <w:rPr>
          <w:b/>
          <w:sz w:val="13"/>
          <w:lang w:eastAsia="zh-CN"/>
        </w:rPr>
      </w:pPr>
    </w:p>
    <w:p>
      <w:pPr>
        <w:pStyle w:val="6"/>
        <w:spacing w:before="112" w:line="276" w:lineRule="auto"/>
        <w:ind w:left="7400" w:right="1444"/>
      </w:pPr>
      <w:r>
        <mc:AlternateContent>
          <mc:Choice Requires="wps">
            <w:drawing>
              <wp:anchor distT="0" distB="0" distL="114300" distR="114300" simplePos="0" relativeHeight="251960320" behindDoc="0" locked="0" layoutInCell="1" allowOverlap="1">
                <wp:simplePos x="0" y="0"/>
                <wp:positionH relativeFrom="page">
                  <wp:posOffset>913130</wp:posOffset>
                </wp:positionH>
                <wp:positionV relativeFrom="paragraph">
                  <wp:posOffset>102235</wp:posOffset>
                </wp:positionV>
                <wp:extent cx="3887470" cy="376555"/>
                <wp:effectExtent l="0" t="0" r="11430" b="4445"/>
                <wp:wrapNone/>
                <wp:docPr id="863" name="docshape305"/>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spacing w:before="54" w:line="278" w:lineRule="auto"/>
                              <w:ind w:left="304" w:firstLine="145"/>
                              <w:rPr>
                                <w:rFonts w:ascii="Verdana"/>
                                <w:i/>
                                <w:color w:val="000000"/>
                                <w:sz w:val="17"/>
                              </w:rPr>
                            </w:pPr>
                            <w:r>
                              <w:rPr>
                                <w:rFonts w:ascii="Verdana"/>
                                <w:i/>
                                <w:color w:val="454C5B"/>
                                <w:w w:val="95"/>
                                <w:sz w:val="17"/>
                              </w:rPr>
                              <w:t>How</w:t>
                            </w:r>
                            <w:r>
                              <w:rPr>
                                <w:rFonts w:ascii="Verdana"/>
                                <w:i/>
                                <w:color w:val="454C5B"/>
                                <w:spacing w:val="-14"/>
                                <w:w w:val="95"/>
                                <w:sz w:val="17"/>
                              </w:rPr>
                              <w:t xml:space="preserve"> </w:t>
                            </w:r>
                            <w:r>
                              <w:rPr>
                                <w:rFonts w:ascii="Verdana"/>
                                <w:i/>
                                <w:color w:val="454C5B"/>
                                <w:w w:val="95"/>
                                <w:sz w:val="17"/>
                              </w:rPr>
                              <w:t>confident</w:t>
                            </w:r>
                            <w:r>
                              <w:rPr>
                                <w:rFonts w:ascii="Verdana"/>
                                <w:i/>
                                <w:color w:val="454C5B"/>
                                <w:spacing w:val="-14"/>
                                <w:w w:val="95"/>
                                <w:sz w:val="17"/>
                              </w:rPr>
                              <w:t xml:space="preserve"> </w:t>
                            </w:r>
                            <w:r>
                              <w:rPr>
                                <w:rFonts w:ascii="Verdana"/>
                                <w:i/>
                                <w:color w:val="454C5B"/>
                                <w:w w:val="95"/>
                                <w:sz w:val="17"/>
                              </w:rPr>
                              <w:t>are</w:t>
                            </w:r>
                            <w:r>
                              <w:rPr>
                                <w:rFonts w:ascii="Verdana"/>
                                <w:i/>
                                <w:color w:val="454C5B"/>
                                <w:spacing w:val="-14"/>
                                <w:w w:val="95"/>
                                <w:sz w:val="17"/>
                              </w:rPr>
                              <w:t xml:space="preserve"> </w:t>
                            </w:r>
                            <w:r>
                              <w:rPr>
                                <w:rFonts w:ascii="Verdana"/>
                                <w:i/>
                                <w:color w:val="454C5B"/>
                                <w:w w:val="95"/>
                                <w:sz w:val="17"/>
                              </w:rPr>
                              <w:t>you</w:t>
                            </w:r>
                            <w:r>
                              <w:rPr>
                                <w:rFonts w:ascii="Verdana"/>
                                <w:i/>
                                <w:color w:val="454C5B"/>
                                <w:spacing w:val="-14"/>
                                <w:w w:val="95"/>
                                <w:sz w:val="17"/>
                              </w:rPr>
                              <w:t xml:space="preserve"> </w:t>
                            </w:r>
                            <w:r>
                              <w:rPr>
                                <w:rFonts w:ascii="Verdana"/>
                                <w:i/>
                                <w:color w:val="454C5B"/>
                                <w:w w:val="95"/>
                                <w:sz w:val="17"/>
                              </w:rPr>
                              <w:t>about</w:t>
                            </w:r>
                            <w:r>
                              <w:rPr>
                                <w:rFonts w:ascii="Verdana"/>
                                <w:i/>
                                <w:color w:val="454C5B"/>
                                <w:spacing w:val="-14"/>
                                <w:w w:val="95"/>
                                <w:sz w:val="17"/>
                              </w:rPr>
                              <w:t xml:space="preserve"> </w:t>
                            </w:r>
                            <w:r>
                              <w:rPr>
                                <w:rFonts w:ascii="Verdana"/>
                                <w:i/>
                                <w:color w:val="454C5B"/>
                                <w:w w:val="95"/>
                                <w:sz w:val="17"/>
                              </w:rPr>
                              <w:t>your</w:t>
                            </w:r>
                            <w:r>
                              <w:rPr>
                                <w:rFonts w:ascii="Verdana"/>
                                <w:i/>
                                <w:color w:val="454C5B"/>
                                <w:spacing w:val="-14"/>
                                <w:w w:val="95"/>
                                <w:sz w:val="17"/>
                              </w:rPr>
                              <w:t xml:space="preserve"> </w:t>
                            </w:r>
                            <w:r>
                              <w:rPr>
                                <w:rFonts w:ascii="Verdana"/>
                                <w:i/>
                                <w:color w:val="454C5B"/>
                                <w:w w:val="95"/>
                                <w:sz w:val="17"/>
                              </w:rPr>
                              <w:t>organization's</w:t>
                            </w:r>
                            <w:r>
                              <w:rPr>
                                <w:rFonts w:ascii="Verdana"/>
                                <w:i/>
                                <w:color w:val="454C5B"/>
                                <w:spacing w:val="-14"/>
                                <w:w w:val="95"/>
                                <w:sz w:val="17"/>
                              </w:rPr>
                              <w:t xml:space="preserve"> </w:t>
                            </w:r>
                            <w:r>
                              <w:rPr>
                                <w:rFonts w:ascii="Verdana"/>
                                <w:i/>
                                <w:color w:val="454C5B"/>
                                <w:w w:val="95"/>
                                <w:sz w:val="17"/>
                              </w:rPr>
                              <w:t>skills</w:t>
                            </w:r>
                            <w:r>
                              <w:rPr>
                                <w:rFonts w:ascii="Verdana"/>
                                <w:i/>
                                <w:color w:val="454C5B"/>
                                <w:spacing w:val="-14"/>
                                <w:w w:val="95"/>
                                <w:sz w:val="17"/>
                              </w:rPr>
                              <w:t xml:space="preserve"> </w:t>
                            </w:r>
                            <w:r>
                              <w:rPr>
                                <w:rFonts w:ascii="Verdana"/>
                                <w:i/>
                                <w:color w:val="454C5B"/>
                                <w:w w:val="95"/>
                                <w:sz w:val="17"/>
                              </w:rPr>
                              <w:t>to</w:t>
                            </w:r>
                            <w:r>
                              <w:rPr>
                                <w:rFonts w:ascii="Verdana"/>
                                <w:i/>
                                <w:color w:val="454C5B"/>
                                <w:spacing w:val="-14"/>
                                <w:w w:val="95"/>
                                <w:sz w:val="17"/>
                              </w:rPr>
                              <w:t xml:space="preserve"> </w:t>
                            </w:r>
                            <w:r>
                              <w:rPr>
                                <w:rFonts w:ascii="Verdana"/>
                                <w:i/>
                                <w:color w:val="454C5B"/>
                                <w:w w:val="95"/>
                                <w:sz w:val="17"/>
                              </w:rPr>
                              <w:t>execute</w:t>
                            </w:r>
                            <w:r>
                              <w:rPr>
                                <w:rFonts w:ascii="Verdana"/>
                                <w:i/>
                                <w:color w:val="454C5B"/>
                                <w:spacing w:val="-14"/>
                                <w:w w:val="95"/>
                                <w:sz w:val="17"/>
                              </w:rPr>
                              <w:t xml:space="preserve"> </w:t>
                            </w:r>
                            <w:r>
                              <w:rPr>
                                <w:rFonts w:ascii="Verdana"/>
                                <w:i/>
                                <w:color w:val="454C5B"/>
                                <w:w w:val="95"/>
                                <w:sz w:val="17"/>
                              </w:rPr>
                              <w:t xml:space="preserve">a </w:t>
                            </w:r>
                            <w:r>
                              <w:rPr>
                                <w:rFonts w:ascii="Verdana"/>
                                <w:i/>
                                <w:color w:val="454C5B"/>
                                <w:w w:val="90"/>
                                <w:sz w:val="17"/>
                              </w:rPr>
                              <w:t>security strategy for protecting AI used in your core business/mission?</w:t>
                            </w:r>
                          </w:p>
                        </w:txbxContent>
                      </wps:txbx>
                      <wps:bodyPr rot="0" vert="horz" wrap="square" lIns="0" tIns="0" rIns="0" bIns="0" anchor="t" anchorCtr="0" upright="1">
                        <a:noAutofit/>
                      </wps:bodyPr>
                    </wps:wsp>
                  </a:graphicData>
                </a:graphic>
              </wp:anchor>
            </w:drawing>
          </mc:Choice>
          <mc:Fallback>
            <w:pict>
              <v:shape id="docshape305" o:spid="_x0000_s1026" o:spt="202" type="#_x0000_t202" style="position:absolute;left:0pt;margin-left:71.9pt;margin-top:8.05pt;height:29.65pt;width:306.1pt;mso-position-horizontal-relative:page;z-index:251960320;mso-width-relative:page;mso-height-relative:page;" fillcolor="#EEF3F8" filled="t" stroked="f" coordsize="21600,21600" o:gfxdata="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rxXMA1gAAAAkBAAAPAAAAAAAAAAEAIAAAACIAAABkcnMvZG93bnJl&#10;di54bWxQSwECFAAUAAAACACHTuJAGU6fvv8BAAAABAAADgAAAAAAAAABACAAAAAlAQAAZHJzL2Uy&#10;b0RvYy54bWxQSwUGAAAAAAYABgBZAQAAlgUAAAAA&#10;">
                <v:fill on="t" focussize="0,0"/>
                <v:stroke on="f"/>
                <v:imagedata o:title=""/>
                <o:lock v:ext="edit" aspectratio="f"/>
                <v:textbox inset="0mm,0mm,0mm,0mm">
                  <w:txbxContent>
                    <w:p>
                      <w:pPr>
                        <w:spacing w:before="54" w:line="278" w:lineRule="auto"/>
                        <w:ind w:left="304" w:firstLine="145"/>
                        <w:rPr>
                          <w:rFonts w:ascii="Verdana"/>
                          <w:i/>
                          <w:color w:val="000000"/>
                          <w:sz w:val="17"/>
                        </w:rPr>
                      </w:pPr>
                      <w:r>
                        <w:rPr>
                          <w:rFonts w:ascii="Verdana"/>
                          <w:i/>
                          <w:color w:val="454C5B"/>
                          <w:w w:val="95"/>
                          <w:sz w:val="17"/>
                        </w:rPr>
                        <w:t>How</w:t>
                      </w:r>
                      <w:r>
                        <w:rPr>
                          <w:rFonts w:ascii="Verdana"/>
                          <w:i/>
                          <w:color w:val="454C5B"/>
                          <w:spacing w:val="-14"/>
                          <w:w w:val="95"/>
                          <w:sz w:val="17"/>
                        </w:rPr>
                        <w:t xml:space="preserve"> </w:t>
                      </w:r>
                      <w:r>
                        <w:rPr>
                          <w:rFonts w:ascii="Verdana"/>
                          <w:i/>
                          <w:color w:val="454C5B"/>
                          <w:w w:val="95"/>
                          <w:sz w:val="17"/>
                        </w:rPr>
                        <w:t>confident</w:t>
                      </w:r>
                      <w:r>
                        <w:rPr>
                          <w:rFonts w:ascii="Verdana"/>
                          <w:i/>
                          <w:color w:val="454C5B"/>
                          <w:spacing w:val="-14"/>
                          <w:w w:val="95"/>
                          <w:sz w:val="17"/>
                        </w:rPr>
                        <w:t xml:space="preserve"> </w:t>
                      </w:r>
                      <w:r>
                        <w:rPr>
                          <w:rFonts w:ascii="Verdana"/>
                          <w:i/>
                          <w:color w:val="454C5B"/>
                          <w:w w:val="95"/>
                          <w:sz w:val="17"/>
                        </w:rPr>
                        <w:t>are</w:t>
                      </w:r>
                      <w:r>
                        <w:rPr>
                          <w:rFonts w:ascii="Verdana"/>
                          <w:i/>
                          <w:color w:val="454C5B"/>
                          <w:spacing w:val="-14"/>
                          <w:w w:val="95"/>
                          <w:sz w:val="17"/>
                        </w:rPr>
                        <w:t xml:space="preserve"> </w:t>
                      </w:r>
                      <w:r>
                        <w:rPr>
                          <w:rFonts w:ascii="Verdana"/>
                          <w:i/>
                          <w:color w:val="454C5B"/>
                          <w:w w:val="95"/>
                          <w:sz w:val="17"/>
                        </w:rPr>
                        <w:t>you</w:t>
                      </w:r>
                      <w:r>
                        <w:rPr>
                          <w:rFonts w:ascii="Verdana"/>
                          <w:i/>
                          <w:color w:val="454C5B"/>
                          <w:spacing w:val="-14"/>
                          <w:w w:val="95"/>
                          <w:sz w:val="17"/>
                        </w:rPr>
                        <w:t xml:space="preserve"> </w:t>
                      </w:r>
                      <w:r>
                        <w:rPr>
                          <w:rFonts w:ascii="Verdana"/>
                          <w:i/>
                          <w:color w:val="454C5B"/>
                          <w:w w:val="95"/>
                          <w:sz w:val="17"/>
                        </w:rPr>
                        <w:t>about</w:t>
                      </w:r>
                      <w:r>
                        <w:rPr>
                          <w:rFonts w:ascii="Verdana"/>
                          <w:i/>
                          <w:color w:val="454C5B"/>
                          <w:spacing w:val="-14"/>
                          <w:w w:val="95"/>
                          <w:sz w:val="17"/>
                        </w:rPr>
                        <w:t xml:space="preserve"> </w:t>
                      </w:r>
                      <w:r>
                        <w:rPr>
                          <w:rFonts w:ascii="Verdana"/>
                          <w:i/>
                          <w:color w:val="454C5B"/>
                          <w:w w:val="95"/>
                          <w:sz w:val="17"/>
                        </w:rPr>
                        <w:t>your</w:t>
                      </w:r>
                      <w:r>
                        <w:rPr>
                          <w:rFonts w:ascii="Verdana"/>
                          <w:i/>
                          <w:color w:val="454C5B"/>
                          <w:spacing w:val="-14"/>
                          <w:w w:val="95"/>
                          <w:sz w:val="17"/>
                        </w:rPr>
                        <w:t xml:space="preserve"> </w:t>
                      </w:r>
                      <w:r>
                        <w:rPr>
                          <w:rFonts w:ascii="Verdana"/>
                          <w:i/>
                          <w:color w:val="454C5B"/>
                          <w:w w:val="95"/>
                          <w:sz w:val="17"/>
                        </w:rPr>
                        <w:t>organization's</w:t>
                      </w:r>
                      <w:r>
                        <w:rPr>
                          <w:rFonts w:ascii="Verdana"/>
                          <w:i/>
                          <w:color w:val="454C5B"/>
                          <w:spacing w:val="-14"/>
                          <w:w w:val="95"/>
                          <w:sz w:val="17"/>
                        </w:rPr>
                        <w:t xml:space="preserve"> </w:t>
                      </w:r>
                      <w:r>
                        <w:rPr>
                          <w:rFonts w:ascii="Verdana"/>
                          <w:i/>
                          <w:color w:val="454C5B"/>
                          <w:w w:val="95"/>
                          <w:sz w:val="17"/>
                        </w:rPr>
                        <w:t>skills</w:t>
                      </w:r>
                      <w:r>
                        <w:rPr>
                          <w:rFonts w:ascii="Verdana"/>
                          <w:i/>
                          <w:color w:val="454C5B"/>
                          <w:spacing w:val="-14"/>
                          <w:w w:val="95"/>
                          <w:sz w:val="17"/>
                        </w:rPr>
                        <w:t xml:space="preserve"> </w:t>
                      </w:r>
                      <w:r>
                        <w:rPr>
                          <w:rFonts w:ascii="Verdana"/>
                          <w:i/>
                          <w:color w:val="454C5B"/>
                          <w:w w:val="95"/>
                          <w:sz w:val="17"/>
                        </w:rPr>
                        <w:t>to</w:t>
                      </w:r>
                      <w:r>
                        <w:rPr>
                          <w:rFonts w:ascii="Verdana"/>
                          <w:i/>
                          <w:color w:val="454C5B"/>
                          <w:spacing w:val="-14"/>
                          <w:w w:val="95"/>
                          <w:sz w:val="17"/>
                        </w:rPr>
                        <w:t xml:space="preserve"> </w:t>
                      </w:r>
                      <w:r>
                        <w:rPr>
                          <w:rFonts w:ascii="Verdana"/>
                          <w:i/>
                          <w:color w:val="454C5B"/>
                          <w:w w:val="95"/>
                          <w:sz w:val="17"/>
                        </w:rPr>
                        <w:t>execute</w:t>
                      </w:r>
                      <w:r>
                        <w:rPr>
                          <w:rFonts w:ascii="Verdana"/>
                          <w:i/>
                          <w:color w:val="454C5B"/>
                          <w:spacing w:val="-14"/>
                          <w:w w:val="95"/>
                          <w:sz w:val="17"/>
                        </w:rPr>
                        <w:t xml:space="preserve"> </w:t>
                      </w:r>
                      <w:r>
                        <w:rPr>
                          <w:rFonts w:ascii="Verdana"/>
                          <w:i/>
                          <w:color w:val="454C5B"/>
                          <w:w w:val="95"/>
                          <w:sz w:val="17"/>
                        </w:rPr>
                        <w:t xml:space="preserve">a </w:t>
                      </w:r>
                      <w:r>
                        <w:rPr>
                          <w:rFonts w:ascii="Verdana"/>
                          <w:i/>
                          <w:color w:val="454C5B"/>
                          <w:w w:val="90"/>
                          <w:sz w:val="17"/>
                        </w:rPr>
                        <w:t>security strategy for protecting AI used in your core business/mission?</w:t>
                      </w:r>
                    </w:p>
                  </w:txbxContent>
                </v:textbox>
              </v:shape>
            </w:pict>
          </mc:Fallback>
        </mc:AlternateContent>
      </w:r>
      <w:r>
        <w:rPr>
          <w:w w:val="115"/>
        </w:rPr>
        <w:t>In</w:t>
      </w:r>
      <w:r>
        <w:rPr>
          <w:spacing w:val="-2"/>
          <w:w w:val="115"/>
        </w:rPr>
        <w:t xml:space="preserve"> </w:t>
      </w:r>
      <w:r>
        <w:rPr>
          <w:w w:val="115"/>
        </w:rPr>
        <w:t>assessing</w:t>
      </w:r>
      <w:r>
        <w:rPr>
          <w:spacing w:val="-2"/>
          <w:w w:val="115"/>
        </w:rPr>
        <w:t xml:space="preserve"> </w:t>
      </w:r>
      <w:r>
        <w:rPr>
          <w:w w:val="115"/>
        </w:rPr>
        <w:t>confidence</w:t>
      </w:r>
      <w:r>
        <w:rPr>
          <w:spacing w:val="-2"/>
          <w:w w:val="115"/>
        </w:rPr>
        <w:t xml:space="preserve"> </w:t>
      </w:r>
      <w:r>
        <w:rPr>
          <w:w w:val="115"/>
        </w:rPr>
        <w:t>levels regarding the execution</w:t>
      </w:r>
    </w:p>
    <w:p>
      <w:pPr>
        <w:pStyle w:val="6"/>
        <w:spacing w:line="276" w:lineRule="auto"/>
        <w:ind w:left="7400" w:right="1444"/>
      </w:pPr>
      <w:r>
        <w:drawing>
          <wp:anchor distT="0" distB="0" distL="0" distR="0" simplePos="0" relativeHeight="251957248" behindDoc="0" locked="0" layoutInCell="1" allowOverlap="1">
            <wp:simplePos x="0" y="0"/>
            <wp:positionH relativeFrom="page">
              <wp:posOffset>906145</wp:posOffset>
            </wp:positionH>
            <wp:positionV relativeFrom="paragraph">
              <wp:posOffset>177165</wp:posOffset>
            </wp:positionV>
            <wp:extent cx="1844040" cy="1844040"/>
            <wp:effectExtent l="0" t="0" r="10160" b="10160"/>
            <wp:wrapNone/>
            <wp:docPr id="86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33.png"/>
                    <pic:cNvPicPr>
                      <a:picLocks noChangeAspect="1"/>
                    </pic:cNvPicPr>
                  </pic:nvPicPr>
                  <pic:blipFill>
                    <a:blip r:embed="rId64" cstate="print"/>
                    <a:stretch>
                      <a:fillRect/>
                    </a:stretch>
                  </pic:blipFill>
                  <pic:spPr>
                    <a:xfrm>
                      <a:off x="0" y="0"/>
                      <a:ext cx="1844342" cy="1844293"/>
                    </a:xfrm>
                    <a:prstGeom prst="rect">
                      <a:avLst/>
                    </a:prstGeom>
                  </pic:spPr>
                </pic:pic>
              </a:graphicData>
            </a:graphic>
          </wp:anchor>
        </w:drawing>
      </w:r>
      <w:r>
        <w:drawing>
          <wp:anchor distT="0" distB="0" distL="0" distR="0" simplePos="0" relativeHeight="251958272" behindDoc="0" locked="0" layoutInCell="1" allowOverlap="1">
            <wp:simplePos x="0" y="0"/>
            <wp:positionH relativeFrom="page">
              <wp:posOffset>2971800</wp:posOffset>
            </wp:positionH>
            <wp:positionV relativeFrom="paragraph">
              <wp:posOffset>844550</wp:posOffset>
            </wp:positionV>
            <wp:extent cx="82550" cy="82550"/>
            <wp:effectExtent l="0" t="0" r="6350" b="6350"/>
            <wp:wrapNone/>
            <wp:docPr id="86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anchor>
        </w:drawing>
      </w:r>
      <w:r>
        <w:drawing>
          <wp:anchor distT="0" distB="0" distL="0" distR="0" simplePos="0" relativeHeight="251958272" behindDoc="0" locked="0" layoutInCell="1" allowOverlap="1">
            <wp:simplePos x="0" y="0"/>
            <wp:positionH relativeFrom="page">
              <wp:posOffset>2971800</wp:posOffset>
            </wp:positionH>
            <wp:positionV relativeFrom="paragraph">
              <wp:posOffset>651510</wp:posOffset>
            </wp:positionV>
            <wp:extent cx="82550" cy="82550"/>
            <wp:effectExtent l="0" t="0" r="6350" b="6350"/>
            <wp:wrapNone/>
            <wp:docPr id="86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14.png"/>
                    <pic:cNvPicPr>
                      <a:picLocks noChangeAspect="1"/>
                    </pic:cNvPicPr>
                  </pic:nvPicPr>
                  <pic:blipFill>
                    <a:blip r:embed="rId65" cstate="print"/>
                    <a:stretch>
                      <a:fillRect/>
                    </a:stretch>
                  </pic:blipFill>
                  <pic:spPr>
                    <a:xfrm>
                      <a:off x="0" y="0"/>
                      <a:ext cx="82753" cy="82753"/>
                    </a:xfrm>
                    <a:prstGeom prst="rect">
                      <a:avLst/>
                    </a:prstGeom>
                  </pic:spPr>
                </pic:pic>
              </a:graphicData>
            </a:graphic>
          </wp:anchor>
        </w:drawing>
      </w:r>
      <w:r>
        <mc:AlternateContent>
          <mc:Choice Requires="wps">
            <w:drawing>
              <wp:anchor distT="0" distB="0" distL="114300" distR="114300" simplePos="0" relativeHeight="251960320" behindDoc="0" locked="0" layoutInCell="1" allowOverlap="1">
                <wp:simplePos x="0" y="0"/>
                <wp:positionH relativeFrom="page">
                  <wp:posOffset>3077845</wp:posOffset>
                </wp:positionH>
                <wp:positionV relativeFrom="paragraph">
                  <wp:posOffset>633730</wp:posOffset>
                </wp:positionV>
                <wp:extent cx="1098550" cy="888365"/>
                <wp:effectExtent l="0" t="0" r="0" b="0"/>
                <wp:wrapNone/>
                <wp:docPr id="867" name="docshape306"/>
                <wp:cNvGraphicFramePr/>
                <a:graphic xmlns:a="http://schemas.openxmlformats.org/drawingml/2006/main">
                  <a:graphicData uri="http://schemas.microsoft.com/office/word/2010/wordprocessingShape">
                    <wps:wsp>
                      <wps:cNvSpPr txBox="1"/>
                      <wps:spPr bwMode="auto">
                        <a:xfrm>
                          <a:off x="0" y="0"/>
                          <a:ext cx="1098550" cy="888365"/>
                        </a:xfrm>
                        <a:prstGeom prst="rect">
                          <a:avLst/>
                        </a:prstGeom>
                        <a:noFill/>
                        <a:ln>
                          <a:noFill/>
                        </a:ln>
                      </wps:spPr>
                      <wps:txbx>
                        <w:txbxContent>
                          <w:tbl>
                            <w:tblPr>
                              <w:tblStyle w:val="8"/>
                              <w:tblW w:w="0" w:type="auto"/>
                              <w:tblInd w:w="7" w:type="dxa"/>
                              <w:tblLayout w:type="fixed"/>
                              <w:tblCellMar>
                                <w:top w:w="0" w:type="dxa"/>
                                <w:left w:w="0" w:type="dxa"/>
                                <w:bottom w:w="0" w:type="dxa"/>
                                <w:right w:w="0" w:type="dxa"/>
                              </w:tblCellMar>
                            </w:tblPr>
                            <w:tblGrid>
                              <w:gridCol w:w="425"/>
                              <w:gridCol w:w="1304"/>
                            </w:tblGrid>
                            <w:tr>
                              <w:tblPrEx>
                                <w:tblCellMar>
                                  <w:top w:w="0" w:type="dxa"/>
                                  <w:left w:w="0" w:type="dxa"/>
                                  <w:bottom w:w="0" w:type="dxa"/>
                                  <w:right w:w="0" w:type="dxa"/>
                                </w:tblCellMar>
                              </w:tblPrEx>
                              <w:trPr>
                                <w:trHeight w:val="242" w:hRule="atLeast"/>
                              </w:trPr>
                              <w:tc>
                                <w:tcPr>
                                  <w:tcW w:w="425" w:type="dxa"/>
                                </w:tcPr>
                                <w:p>
                                  <w:pPr>
                                    <w:pStyle w:val="13"/>
                                    <w:spacing w:before="2"/>
                                    <w:rPr>
                                      <w:rFonts w:ascii="Century Gothic"/>
                                      <w:b/>
                                      <w:sz w:val="14"/>
                                    </w:rPr>
                                  </w:pPr>
                                  <w:r>
                                    <w:rPr>
                                      <w:rFonts w:ascii="Century Gothic"/>
                                      <w:b/>
                                      <w:color w:val="141221"/>
                                      <w:spacing w:val="-5"/>
                                      <w:w w:val="110"/>
                                      <w:sz w:val="14"/>
                                    </w:rPr>
                                    <w:t>4%</w:t>
                                  </w:r>
                                </w:p>
                              </w:tc>
                              <w:tc>
                                <w:tcPr>
                                  <w:tcW w:w="1304" w:type="dxa"/>
                                </w:tcPr>
                                <w:p>
                                  <w:pPr>
                                    <w:pStyle w:val="13"/>
                                    <w:spacing w:before="9"/>
                                    <w:ind w:left="76"/>
                                    <w:rPr>
                                      <w:sz w:val="14"/>
                                    </w:rPr>
                                  </w:pPr>
                                  <w:r>
                                    <w:rPr>
                                      <w:color w:val="141221"/>
                                      <w:w w:val="115"/>
                                      <w:sz w:val="14"/>
                                    </w:rPr>
                                    <w:t>1</w:t>
                                  </w:r>
                                  <w:r>
                                    <w:rPr>
                                      <w:color w:val="141221"/>
                                      <w:spacing w:val="-6"/>
                                      <w:w w:val="115"/>
                                      <w:sz w:val="14"/>
                                    </w:rPr>
                                    <w:t xml:space="preserve"> </w:t>
                                  </w:r>
                                  <w:r>
                                    <w:rPr>
                                      <w:color w:val="141221"/>
                                      <w:w w:val="115"/>
                                      <w:sz w:val="14"/>
                                    </w:rPr>
                                    <w:t>(Not</w:t>
                                  </w:r>
                                  <w:r>
                                    <w:rPr>
                                      <w:color w:val="141221"/>
                                      <w:spacing w:val="-6"/>
                                      <w:w w:val="115"/>
                                      <w:sz w:val="14"/>
                                    </w:rPr>
                                    <w:t xml:space="preserve"> </w:t>
                                  </w:r>
                                  <w:r>
                                    <w:rPr>
                                      <w:color w:val="141221"/>
                                      <w:spacing w:val="-2"/>
                                      <w:w w:val="115"/>
                                      <w:sz w:val="14"/>
                                    </w:rPr>
                                    <w:t>Confident)</w:t>
                                  </w:r>
                                </w:p>
                              </w:tc>
                            </w:tr>
                            <w:tr>
                              <w:tblPrEx>
                                <w:tblCellMar>
                                  <w:top w:w="0" w:type="dxa"/>
                                  <w:left w:w="0" w:type="dxa"/>
                                  <w:bottom w:w="0" w:type="dxa"/>
                                  <w:right w:w="0" w:type="dxa"/>
                                </w:tblCellMar>
                              </w:tblPrEx>
                              <w:trPr>
                                <w:trHeight w:val="304" w:hRule="atLeast"/>
                              </w:trPr>
                              <w:tc>
                                <w:tcPr>
                                  <w:tcW w:w="425" w:type="dxa"/>
                                </w:tcPr>
                                <w:p>
                                  <w:pPr>
                                    <w:pStyle w:val="13"/>
                                    <w:spacing w:before="63"/>
                                    <w:rPr>
                                      <w:rFonts w:ascii="Century Gothic"/>
                                      <w:b/>
                                      <w:sz w:val="14"/>
                                    </w:rPr>
                                  </w:pPr>
                                  <w:r>
                                    <w:rPr>
                                      <w:rFonts w:ascii="Century Gothic"/>
                                      <w:b/>
                                      <w:color w:val="141221"/>
                                      <w:spacing w:val="-5"/>
                                      <w:sz w:val="14"/>
                                    </w:rPr>
                                    <w:t>17%</w:t>
                                  </w:r>
                                </w:p>
                              </w:tc>
                              <w:tc>
                                <w:tcPr>
                                  <w:tcW w:w="1304" w:type="dxa"/>
                                </w:tcPr>
                                <w:p>
                                  <w:pPr>
                                    <w:pStyle w:val="13"/>
                                    <w:spacing w:before="70"/>
                                    <w:ind w:left="76"/>
                                    <w:rPr>
                                      <w:sz w:val="14"/>
                                    </w:rPr>
                                  </w:pPr>
                                  <w:r>
                                    <w:rPr>
                                      <w:color w:val="141221"/>
                                      <w:w w:val="110"/>
                                      <w:sz w:val="14"/>
                                    </w:rPr>
                                    <w:t>2</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27%</w:t>
                                  </w:r>
                                </w:p>
                              </w:tc>
                              <w:tc>
                                <w:tcPr>
                                  <w:tcW w:w="1304" w:type="dxa"/>
                                </w:tcPr>
                                <w:p>
                                  <w:pPr>
                                    <w:pStyle w:val="13"/>
                                    <w:spacing w:before="71"/>
                                    <w:ind w:left="76"/>
                                    <w:rPr>
                                      <w:sz w:val="14"/>
                                    </w:rPr>
                                  </w:pPr>
                                  <w:r>
                                    <w:rPr>
                                      <w:color w:val="141221"/>
                                      <w:w w:val="110"/>
                                      <w:sz w:val="14"/>
                                    </w:rPr>
                                    <w:t>3</w:t>
                                  </w:r>
                                  <w:r>
                                    <w:rPr>
                                      <w:color w:val="141221"/>
                                      <w:spacing w:val="-2"/>
                                      <w:w w:val="110"/>
                                      <w:sz w:val="14"/>
                                    </w:rPr>
                                    <w:t xml:space="preserve"> (Neutral)</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25%</w:t>
                                  </w:r>
                                </w:p>
                              </w:tc>
                              <w:tc>
                                <w:tcPr>
                                  <w:tcW w:w="1304" w:type="dxa"/>
                                </w:tcPr>
                                <w:p>
                                  <w:pPr>
                                    <w:pStyle w:val="13"/>
                                    <w:spacing w:before="71"/>
                                    <w:ind w:left="76"/>
                                    <w:rPr>
                                      <w:sz w:val="14"/>
                                    </w:rPr>
                                  </w:pPr>
                                  <w:r>
                                    <w:rPr>
                                      <w:color w:val="141221"/>
                                      <w:w w:val="126"/>
                                      <w:sz w:val="14"/>
                                    </w:rPr>
                                    <w:t>4</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26%</w:t>
                                  </w:r>
                                </w:p>
                              </w:tc>
                              <w:tc>
                                <w:tcPr>
                                  <w:tcW w:w="1304" w:type="dxa"/>
                                </w:tcPr>
                                <w:p>
                                  <w:pPr>
                                    <w:pStyle w:val="13"/>
                                    <w:spacing w:before="71" w:line="151" w:lineRule="exact"/>
                                    <w:ind w:left="76"/>
                                    <w:rPr>
                                      <w:sz w:val="14"/>
                                    </w:rPr>
                                  </w:pPr>
                                  <w:r>
                                    <w:rPr>
                                      <w:color w:val="141221"/>
                                      <w:spacing w:val="-2"/>
                                      <w:w w:val="115"/>
                                      <w:sz w:val="14"/>
                                    </w:rPr>
                                    <w:t>5</w:t>
                                  </w:r>
                                  <w:r>
                                    <w:rPr>
                                      <w:color w:val="141221"/>
                                      <w:spacing w:val="-7"/>
                                      <w:w w:val="115"/>
                                      <w:sz w:val="14"/>
                                    </w:rPr>
                                    <w:t xml:space="preserve"> </w:t>
                                  </w:r>
                                  <w:r>
                                    <w:rPr>
                                      <w:color w:val="141221"/>
                                      <w:spacing w:val="-2"/>
                                      <w:w w:val="115"/>
                                      <w:sz w:val="14"/>
                                    </w:rPr>
                                    <w:t>(Very</w:t>
                                  </w:r>
                                  <w:r>
                                    <w:rPr>
                                      <w:color w:val="141221"/>
                                      <w:spacing w:val="-6"/>
                                      <w:w w:val="115"/>
                                      <w:sz w:val="14"/>
                                    </w:rPr>
                                    <w:t xml:space="preserve"> </w:t>
                                  </w:r>
                                  <w:r>
                                    <w:rPr>
                                      <w:color w:val="141221"/>
                                      <w:spacing w:val="-2"/>
                                      <w:w w:val="115"/>
                                      <w:sz w:val="14"/>
                                    </w:rPr>
                                    <w:t>Confident)</w:t>
                                  </w:r>
                                </w:p>
                              </w:tc>
                            </w:tr>
                          </w:tbl>
                          <w:p>
                            <w:pPr>
                              <w:pStyle w:val="6"/>
                            </w:pPr>
                          </w:p>
                        </w:txbxContent>
                      </wps:txbx>
                      <wps:bodyPr rot="0" vert="horz" wrap="square" lIns="0" tIns="0" rIns="0" bIns="0" anchor="t" anchorCtr="0" upright="1">
                        <a:noAutofit/>
                      </wps:bodyPr>
                    </wps:wsp>
                  </a:graphicData>
                </a:graphic>
              </wp:anchor>
            </w:drawing>
          </mc:Choice>
          <mc:Fallback>
            <w:pict>
              <v:shape id="docshape306" o:spid="_x0000_s1026" o:spt="202" type="#_x0000_t202" style="position:absolute;left:0pt;margin-left:242.35pt;margin-top:49.9pt;height:69.95pt;width:86.5pt;mso-position-horizontal-relative:page;z-index:251960320;mso-width-relative:page;mso-height-relative:page;" filled="f" stroked="f" coordsize="21600,21600" o:gfxdata="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uZvbdoA&#10;AAAKAQAADwAAAAAAAAABACAAAAAiAAAAZHJzL2Rvd25yZXYueG1sUEsBAhQAFAAAAAgAh07iQN1B&#10;M1/kAQAA1wMAAA4AAAAAAAAAAQAgAAAAKQEAAGRycy9lMm9Eb2MueG1sUEsFBgAAAAAGAAYAWQEA&#10;AH8FAAAAAA==&#10;">
                <v:fill on="f" focussize="0,0"/>
                <v:stroke on="f"/>
                <v:imagedata o:title=""/>
                <o:lock v:ext="edit" aspectratio="f"/>
                <v:textbox inset="0mm,0mm,0mm,0mm">
                  <w:txbxContent>
                    <w:tbl>
                      <w:tblPr>
                        <w:tblStyle w:val="8"/>
                        <w:tblW w:w="0" w:type="auto"/>
                        <w:tblInd w:w="7" w:type="dxa"/>
                        <w:tblLayout w:type="fixed"/>
                        <w:tblCellMar>
                          <w:top w:w="0" w:type="dxa"/>
                          <w:left w:w="0" w:type="dxa"/>
                          <w:bottom w:w="0" w:type="dxa"/>
                          <w:right w:w="0" w:type="dxa"/>
                        </w:tblCellMar>
                      </w:tblPr>
                      <w:tblGrid>
                        <w:gridCol w:w="425"/>
                        <w:gridCol w:w="1304"/>
                      </w:tblGrid>
                      <w:tr>
                        <w:tblPrEx>
                          <w:tblCellMar>
                            <w:top w:w="0" w:type="dxa"/>
                            <w:left w:w="0" w:type="dxa"/>
                            <w:bottom w:w="0" w:type="dxa"/>
                            <w:right w:w="0" w:type="dxa"/>
                          </w:tblCellMar>
                        </w:tblPrEx>
                        <w:trPr>
                          <w:trHeight w:val="242" w:hRule="atLeast"/>
                        </w:trPr>
                        <w:tc>
                          <w:tcPr>
                            <w:tcW w:w="425" w:type="dxa"/>
                          </w:tcPr>
                          <w:p>
                            <w:pPr>
                              <w:pStyle w:val="13"/>
                              <w:spacing w:before="2"/>
                              <w:rPr>
                                <w:rFonts w:ascii="Century Gothic"/>
                                <w:b/>
                                <w:sz w:val="14"/>
                              </w:rPr>
                            </w:pPr>
                            <w:r>
                              <w:rPr>
                                <w:rFonts w:ascii="Century Gothic"/>
                                <w:b/>
                                <w:color w:val="141221"/>
                                <w:spacing w:val="-5"/>
                                <w:w w:val="110"/>
                                <w:sz w:val="14"/>
                              </w:rPr>
                              <w:t>4%</w:t>
                            </w:r>
                          </w:p>
                        </w:tc>
                        <w:tc>
                          <w:tcPr>
                            <w:tcW w:w="1304" w:type="dxa"/>
                          </w:tcPr>
                          <w:p>
                            <w:pPr>
                              <w:pStyle w:val="13"/>
                              <w:spacing w:before="9"/>
                              <w:ind w:left="76"/>
                              <w:rPr>
                                <w:sz w:val="14"/>
                              </w:rPr>
                            </w:pPr>
                            <w:r>
                              <w:rPr>
                                <w:color w:val="141221"/>
                                <w:w w:val="115"/>
                                <w:sz w:val="14"/>
                              </w:rPr>
                              <w:t>1</w:t>
                            </w:r>
                            <w:r>
                              <w:rPr>
                                <w:color w:val="141221"/>
                                <w:spacing w:val="-6"/>
                                <w:w w:val="115"/>
                                <w:sz w:val="14"/>
                              </w:rPr>
                              <w:t xml:space="preserve"> </w:t>
                            </w:r>
                            <w:r>
                              <w:rPr>
                                <w:color w:val="141221"/>
                                <w:w w:val="115"/>
                                <w:sz w:val="14"/>
                              </w:rPr>
                              <w:t>(Not</w:t>
                            </w:r>
                            <w:r>
                              <w:rPr>
                                <w:color w:val="141221"/>
                                <w:spacing w:val="-6"/>
                                <w:w w:val="115"/>
                                <w:sz w:val="14"/>
                              </w:rPr>
                              <w:t xml:space="preserve"> </w:t>
                            </w:r>
                            <w:r>
                              <w:rPr>
                                <w:color w:val="141221"/>
                                <w:spacing w:val="-2"/>
                                <w:w w:val="115"/>
                                <w:sz w:val="14"/>
                              </w:rPr>
                              <w:t>Confident)</w:t>
                            </w:r>
                          </w:p>
                        </w:tc>
                      </w:tr>
                      <w:tr>
                        <w:tblPrEx>
                          <w:tblCellMar>
                            <w:top w:w="0" w:type="dxa"/>
                            <w:left w:w="0" w:type="dxa"/>
                            <w:bottom w:w="0" w:type="dxa"/>
                            <w:right w:w="0" w:type="dxa"/>
                          </w:tblCellMar>
                        </w:tblPrEx>
                        <w:trPr>
                          <w:trHeight w:val="304" w:hRule="atLeast"/>
                        </w:trPr>
                        <w:tc>
                          <w:tcPr>
                            <w:tcW w:w="425" w:type="dxa"/>
                          </w:tcPr>
                          <w:p>
                            <w:pPr>
                              <w:pStyle w:val="13"/>
                              <w:spacing w:before="63"/>
                              <w:rPr>
                                <w:rFonts w:ascii="Century Gothic"/>
                                <w:b/>
                                <w:sz w:val="14"/>
                              </w:rPr>
                            </w:pPr>
                            <w:r>
                              <w:rPr>
                                <w:rFonts w:ascii="Century Gothic"/>
                                <w:b/>
                                <w:color w:val="141221"/>
                                <w:spacing w:val="-5"/>
                                <w:sz w:val="14"/>
                              </w:rPr>
                              <w:t>17%</w:t>
                            </w:r>
                          </w:p>
                        </w:tc>
                        <w:tc>
                          <w:tcPr>
                            <w:tcW w:w="1304" w:type="dxa"/>
                          </w:tcPr>
                          <w:p>
                            <w:pPr>
                              <w:pStyle w:val="13"/>
                              <w:spacing w:before="70"/>
                              <w:ind w:left="76"/>
                              <w:rPr>
                                <w:sz w:val="14"/>
                              </w:rPr>
                            </w:pPr>
                            <w:r>
                              <w:rPr>
                                <w:color w:val="141221"/>
                                <w:w w:val="110"/>
                                <w:sz w:val="14"/>
                              </w:rPr>
                              <w:t>2</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27%</w:t>
                            </w:r>
                          </w:p>
                        </w:tc>
                        <w:tc>
                          <w:tcPr>
                            <w:tcW w:w="1304" w:type="dxa"/>
                          </w:tcPr>
                          <w:p>
                            <w:pPr>
                              <w:pStyle w:val="13"/>
                              <w:spacing w:before="71"/>
                              <w:ind w:left="76"/>
                              <w:rPr>
                                <w:sz w:val="14"/>
                              </w:rPr>
                            </w:pPr>
                            <w:r>
                              <w:rPr>
                                <w:color w:val="141221"/>
                                <w:w w:val="110"/>
                                <w:sz w:val="14"/>
                              </w:rPr>
                              <w:t>3</w:t>
                            </w:r>
                            <w:r>
                              <w:rPr>
                                <w:color w:val="141221"/>
                                <w:spacing w:val="-2"/>
                                <w:w w:val="110"/>
                                <w:sz w:val="14"/>
                              </w:rPr>
                              <w:t xml:space="preserve"> (Neutral)</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25%</w:t>
                            </w:r>
                          </w:p>
                        </w:tc>
                        <w:tc>
                          <w:tcPr>
                            <w:tcW w:w="1304" w:type="dxa"/>
                          </w:tcPr>
                          <w:p>
                            <w:pPr>
                              <w:pStyle w:val="13"/>
                              <w:spacing w:before="71"/>
                              <w:ind w:left="76"/>
                              <w:rPr>
                                <w:sz w:val="14"/>
                              </w:rPr>
                            </w:pPr>
                            <w:r>
                              <w:rPr>
                                <w:color w:val="141221"/>
                                <w:w w:val="126"/>
                                <w:sz w:val="14"/>
                              </w:rPr>
                              <w:t>4</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26%</w:t>
                            </w:r>
                          </w:p>
                        </w:tc>
                        <w:tc>
                          <w:tcPr>
                            <w:tcW w:w="1304" w:type="dxa"/>
                          </w:tcPr>
                          <w:p>
                            <w:pPr>
                              <w:pStyle w:val="13"/>
                              <w:spacing w:before="71" w:line="151" w:lineRule="exact"/>
                              <w:ind w:left="76"/>
                              <w:rPr>
                                <w:sz w:val="14"/>
                              </w:rPr>
                            </w:pPr>
                            <w:r>
                              <w:rPr>
                                <w:color w:val="141221"/>
                                <w:spacing w:val="-2"/>
                                <w:w w:val="115"/>
                                <w:sz w:val="14"/>
                              </w:rPr>
                              <w:t>5</w:t>
                            </w:r>
                            <w:r>
                              <w:rPr>
                                <w:color w:val="141221"/>
                                <w:spacing w:val="-7"/>
                                <w:w w:val="115"/>
                                <w:sz w:val="14"/>
                              </w:rPr>
                              <w:t xml:space="preserve"> </w:t>
                            </w:r>
                            <w:r>
                              <w:rPr>
                                <w:color w:val="141221"/>
                                <w:spacing w:val="-2"/>
                                <w:w w:val="115"/>
                                <w:sz w:val="14"/>
                              </w:rPr>
                              <w:t>(Very</w:t>
                            </w:r>
                            <w:r>
                              <w:rPr>
                                <w:color w:val="141221"/>
                                <w:spacing w:val="-6"/>
                                <w:w w:val="115"/>
                                <w:sz w:val="14"/>
                              </w:rPr>
                              <w:t xml:space="preserve"> </w:t>
                            </w:r>
                            <w:r>
                              <w:rPr>
                                <w:color w:val="141221"/>
                                <w:spacing w:val="-2"/>
                                <w:w w:val="115"/>
                                <w:sz w:val="14"/>
                              </w:rPr>
                              <w:t>Confident)</w:t>
                            </w:r>
                          </w:p>
                        </w:tc>
                      </w:tr>
                    </w:tbl>
                    <w:p>
                      <w:pPr>
                        <w:pStyle w:val="6"/>
                      </w:pPr>
                    </w:p>
                  </w:txbxContent>
                </v:textbox>
              </v:shape>
            </w:pict>
          </mc:Fallback>
        </mc:AlternateContent>
      </w:r>
      <w:r>
        <w:rPr>
          <w:w w:val="115"/>
        </w:rPr>
        <w:t>of a security strategy for protecting AI within core business or mission functions, there is a comparable yet slightly more confident</w:t>
      </w:r>
    </w:p>
    <w:p>
      <w:pPr>
        <w:pStyle w:val="6"/>
        <w:spacing w:line="276" w:lineRule="auto"/>
        <w:ind w:left="7400" w:right="1444"/>
      </w:pPr>
      <w:r>
        <w:drawing>
          <wp:anchor distT="0" distB="0" distL="0" distR="0" simplePos="0" relativeHeight="251957248" behindDoc="0" locked="0" layoutInCell="1" allowOverlap="1">
            <wp:simplePos x="0" y="0"/>
            <wp:positionH relativeFrom="page">
              <wp:posOffset>2971800</wp:posOffset>
            </wp:positionH>
            <wp:positionV relativeFrom="paragraph">
              <wp:posOffset>149225</wp:posOffset>
            </wp:positionV>
            <wp:extent cx="82550" cy="82550"/>
            <wp:effectExtent l="0" t="0" r="6350" b="6350"/>
            <wp:wrapNone/>
            <wp:docPr id="86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9.png"/>
                    <pic:cNvPicPr>
                      <a:picLocks noChangeAspect="1"/>
                    </pic:cNvPicPr>
                  </pic:nvPicPr>
                  <pic:blipFill>
                    <a:blip r:embed="rId56" cstate="print"/>
                    <a:stretch>
                      <a:fillRect/>
                    </a:stretch>
                  </pic:blipFill>
                  <pic:spPr>
                    <a:xfrm>
                      <a:off x="0" y="0"/>
                      <a:ext cx="82753" cy="82753"/>
                    </a:xfrm>
                    <a:prstGeom prst="rect">
                      <a:avLst/>
                    </a:prstGeom>
                  </pic:spPr>
                </pic:pic>
              </a:graphicData>
            </a:graphic>
          </wp:anchor>
        </w:drawing>
      </w:r>
      <w:r>
        <w:drawing>
          <wp:anchor distT="0" distB="0" distL="0" distR="0" simplePos="0" relativeHeight="251959296" behindDoc="0" locked="0" layoutInCell="1" allowOverlap="1">
            <wp:simplePos x="0" y="0"/>
            <wp:positionH relativeFrom="page">
              <wp:posOffset>2971800</wp:posOffset>
            </wp:positionH>
            <wp:positionV relativeFrom="paragraph">
              <wp:posOffset>342900</wp:posOffset>
            </wp:positionV>
            <wp:extent cx="82550" cy="82550"/>
            <wp:effectExtent l="0" t="0" r="6350" b="6350"/>
            <wp:wrapNone/>
            <wp:docPr id="86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image8.png"/>
                    <pic:cNvPicPr>
                      <a:picLocks noChangeAspect="1"/>
                    </pic:cNvPicPr>
                  </pic:nvPicPr>
                  <pic:blipFill>
                    <a:blip r:embed="rId57" cstate="print"/>
                    <a:stretch>
                      <a:fillRect/>
                    </a:stretch>
                  </pic:blipFill>
                  <pic:spPr>
                    <a:xfrm>
                      <a:off x="0" y="0"/>
                      <a:ext cx="82753" cy="82753"/>
                    </a:xfrm>
                    <a:prstGeom prst="rect">
                      <a:avLst/>
                    </a:prstGeom>
                  </pic:spPr>
                </pic:pic>
              </a:graphicData>
            </a:graphic>
          </wp:anchor>
        </w:drawing>
      </w:r>
      <w:r>
        <w:rPr>
          <w:w w:val="115"/>
        </w:rPr>
        <w:t>stance</w:t>
      </w:r>
      <w:r>
        <w:rPr>
          <w:spacing w:val="-3"/>
          <w:w w:val="115"/>
        </w:rPr>
        <w:t xml:space="preserve"> </w:t>
      </w:r>
      <w:r>
        <w:rPr>
          <w:w w:val="115"/>
        </w:rPr>
        <w:t>among</w:t>
      </w:r>
      <w:r>
        <w:rPr>
          <w:spacing w:val="-3"/>
          <w:w w:val="115"/>
        </w:rPr>
        <w:t xml:space="preserve"> </w:t>
      </w:r>
      <w:r>
        <w:rPr>
          <w:w w:val="115"/>
        </w:rPr>
        <w:t>professionals compared to their views on leveraging AI in security.</w:t>
      </w:r>
    </w:p>
    <w:p>
      <w:pPr>
        <w:pStyle w:val="6"/>
        <w:spacing w:line="276" w:lineRule="auto"/>
        <w:ind w:left="7400" w:right="1557"/>
      </w:pPr>
      <w:r>
        <w:drawing>
          <wp:anchor distT="0" distB="0" distL="0" distR="0" simplePos="0" relativeHeight="251959296" behindDoc="0" locked="0" layoutInCell="1" allowOverlap="1">
            <wp:simplePos x="0" y="0"/>
            <wp:positionH relativeFrom="page">
              <wp:posOffset>2971800</wp:posOffset>
            </wp:positionH>
            <wp:positionV relativeFrom="paragraph">
              <wp:posOffset>3175</wp:posOffset>
            </wp:positionV>
            <wp:extent cx="82550" cy="82550"/>
            <wp:effectExtent l="0" t="0" r="6350" b="6350"/>
            <wp:wrapNone/>
            <wp:docPr id="87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31.png"/>
                    <pic:cNvPicPr>
                      <a:picLocks noChangeAspect="1"/>
                    </pic:cNvPicPr>
                  </pic:nvPicPr>
                  <pic:blipFill>
                    <a:blip r:embed="rId60" cstate="print"/>
                    <a:stretch>
                      <a:fillRect/>
                    </a:stretch>
                  </pic:blipFill>
                  <pic:spPr>
                    <a:xfrm>
                      <a:off x="0" y="0"/>
                      <a:ext cx="82753" cy="82753"/>
                    </a:xfrm>
                    <a:prstGeom prst="rect">
                      <a:avLst/>
                    </a:prstGeom>
                  </pic:spPr>
                </pic:pic>
              </a:graphicData>
            </a:graphic>
          </wp:anchor>
        </w:drawing>
      </w:r>
      <w:r>
        <w:rPr>
          <w:w w:val="115"/>
        </w:rPr>
        <w:t>About 51% of respondents lean towards confidence, with 25% feeling reasonably confident and 26% very confident.</w:t>
      </w:r>
      <w:r>
        <w:rPr>
          <w:spacing w:val="1"/>
          <w:w w:val="115"/>
        </w:rPr>
        <w:t xml:space="preserve"> </w:t>
      </w:r>
      <w:r>
        <w:rPr>
          <w:w w:val="115"/>
        </w:rPr>
        <w:t>This</w:t>
      </w:r>
      <w:r>
        <w:rPr>
          <w:spacing w:val="2"/>
          <w:w w:val="115"/>
        </w:rPr>
        <w:t xml:space="preserve"> </w:t>
      </w:r>
      <w:r>
        <w:rPr>
          <w:w w:val="115"/>
        </w:rPr>
        <w:t>slightly</w:t>
      </w:r>
      <w:r>
        <w:rPr>
          <w:spacing w:val="1"/>
          <w:w w:val="115"/>
        </w:rPr>
        <w:t xml:space="preserve"> </w:t>
      </w:r>
      <w:r>
        <w:rPr>
          <w:spacing w:val="-2"/>
          <w:w w:val="115"/>
        </w:rPr>
        <w:t>higher</w:t>
      </w:r>
    </w:p>
    <w:p>
      <w:pPr>
        <w:pStyle w:val="6"/>
        <w:spacing w:line="276" w:lineRule="auto"/>
        <w:ind w:left="920" w:right="1193"/>
      </w:pPr>
      <w:r>
        <w:rPr>
          <w:w w:val="115"/>
        </w:rPr>
        <w:t>confidence level, particularly in the ‘very confident’ category, is notable. However, it also suggests a potential</w:t>
      </w:r>
      <w:r>
        <w:rPr>
          <w:spacing w:val="-4"/>
          <w:w w:val="115"/>
        </w:rPr>
        <w:t xml:space="preserve"> </w:t>
      </w:r>
      <w:r>
        <w:rPr>
          <w:w w:val="115"/>
        </w:rPr>
        <w:t>underestimation</w:t>
      </w:r>
      <w:r>
        <w:rPr>
          <w:spacing w:val="-4"/>
          <w:w w:val="115"/>
        </w:rPr>
        <w:t xml:space="preserve"> </w:t>
      </w:r>
      <w:r>
        <w:rPr>
          <w:w w:val="115"/>
        </w:rPr>
        <w:t>of</w:t>
      </w:r>
      <w:r>
        <w:rPr>
          <w:spacing w:val="-4"/>
          <w:w w:val="115"/>
        </w:rPr>
        <w:t xml:space="preserve"> </w:t>
      </w:r>
      <w:r>
        <w:rPr>
          <w:w w:val="115"/>
        </w:rPr>
        <w:t>the</w:t>
      </w:r>
      <w:r>
        <w:rPr>
          <w:spacing w:val="-4"/>
          <w:w w:val="115"/>
        </w:rPr>
        <w:t xml:space="preserve"> </w:t>
      </w:r>
      <w:r>
        <w:rPr>
          <w:w w:val="115"/>
        </w:rPr>
        <w:t>unique</w:t>
      </w:r>
      <w:r>
        <w:rPr>
          <w:spacing w:val="-4"/>
          <w:w w:val="115"/>
        </w:rPr>
        <w:t xml:space="preserve"> </w:t>
      </w:r>
      <w:r>
        <w:rPr>
          <w:w w:val="115"/>
        </w:rPr>
        <w:t>challenges</w:t>
      </w:r>
      <w:r>
        <w:rPr>
          <w:spacing w:val="-4"/>
          <w:w w:val="115"/>
        </w:rPr>
        <w:t xml:space="preserve"> </w:t>
      </w:r>
      <w:r>
        <w:rPr>
          <w:w w:val="115"/>
        </w:rPr>
        <w:t>and</w:t>
      </w:r>
      <w:r>
        <w:rPr>
          <w:spacing w:val="-4"/>
          <w:w w:val="115"/>
        </w:rPr>
        <w:t xml:space="preserve"> </w:t>
      </w:r>
      <w:r>
        <w:rPr>
          <w:w w:val="115"/>
        </w:rPr>
        <w:t>threats</w:t>
      </w:r>
      <w:r>
        <w:rPr>
          <w:spacing w:val="-4"/>
          <w:w w:val="115"/>
        </w:rPr>
        <w:t xml:space="preserve"> </w:t>
      </w:r>
      <w:r>
        <w:rPr>
          <w:w w:val="115"/>
        </w:rPr>
        <w:t>associated</w:t>
      </w:r>
      <w:r>
        <w:rPr>
          <w:spacing w:val="-4"/>
          <w:w w:val="115"/>
        </w:rPr>
        <w:t xml:space="preserve"> </w:t>
      </w:r>
      <w:r>
        <w:rPr>
          <w:w w:val="115"/>
        </w:rPr>
        <w:t>with</w:t>
      </w:r>
      <w:r>
        <w:rPr>
          <w:spacing w:val="-4"/>
          <w:w w:val="115"/>
        </w:rPr>
        <w:t xml:space="preserve"> </w:t>
      </w:r>
      <w:r>
        <w:rPr>
          <w:w w:val="115"/>
        </w:rPr>
        <w:t>securing</w:t>
      </w:r>
      <w:r>
        <w:rPr>
          <w:spacing w:val="-4"/>
          <w:w w:val="115"/>
        </w:rPr>
        <w:t xml:space="preserve"> </w:t>
      </w:r>
      <w:r>
        <w:rPr>
          <w:w w:val="115"/>
        </w:rPr>
        <w:t>AI</w:t>
      </w:r>
      <w:r>
        <w:rPr>
          <w:spacing w:val="-4"/>
          <w:w w:val="115"/>
        </w:rPr>
        <w:t xml:space="preserve"> </w:t>
      </w:r>
      <w:r>
        <w:rPr>
          <w:w w:val="115"/>
        </w:rPr>
        <w:t>systems, possibly due to a perception of AI as just another application in the business environment.</w:t>
      </w:r>
    </w:p>
    <w:p>
      <w:pPr>
        <w:pStyle w:val="6"/>
        <w:spacing w:before="10"/>
        <w:rPr>
          <w:sz w:val="21"/>
        </w:rPr>
      </w:pPr>
    </w:p>
    <w:p>
      <w:pPr>
        <w:pStyle w:val="6"/>
        <w:spacing w:line="276" w:lineRule="auto"/>
        <w:ind w:left="920" w:right="1444"/>
      </w:pPr>
      <w:r>
        <w:rPr>
          <w:w w:val="115"/>
        </w:rPr>
        <w:t>On the other hand, 27% of respondents adopt a neutral stance, perhaps reflecting a cautious acknowledgment</w:t>
      </w:r>
      <w:r>
        <w:rPr>
          <w:spacing w:val="-5"/>
          <w:w w:val="115"/>
        </w:rPr>
        <w:t xml:space="preserve"> </w:t>
      </w:r>
      <w:r>
        <w:rPr>
          <w:w w:val="115"/>
        </w:rPr>
        <w:t>of</w:t>
      </w:r>
      <w:r>
        <w:rPr>
          <w:spacing w:val="-5"/>
          <w:w w:val="115"/>
        </w:rPr>
        <w:t xml:space="preserve"> </w:t>
      </w:r>
      <w:r>
        <w:rPr>
          <w:w w:val="115"/>
        </w:rPr>
        <w:t>the</w:t>
      </w:r>
      <w:r>
        <w:rPr>
          <w:spacing w:val="-5"/>
          <w:w w:val="115"/>
        </w:rPr>
        <w:t xml:space="preserve"> </w:t>
      </w:r>
      <w:r>
        <w:rPr>
          <w:w w:val="115"/>
        </w:rPr>
        <w:t>complexities</w:t>
      </w:r>
      <w:r>
        <w:rPr>
          <w:spacing w:val="-5"/>
          <w:w w:val="115"/>
        </w:rPr>
        <w:t xml:space="preserve"> </w:t>
      </w:r>
      <w:r>
        <w:rPr>
          <w:w w:val="115"/>
        </w:rPr>
        <w:t>involved</w:t>
      </w:r>
      <w:r>
        <w:rPr>
          <w:spacing w:val="-5"/>
          <w:w w:val="115"/>
        </w:rPr>
        <w:t xml:space="preserve"> </w:t>
      </w:r>
      <w:r>
        <w:rPr>
          <w:w w:val="115"/>
        </w:rPr>
        <w:t>or</w:t>
      </w:r>
      <w:r>
        <w:rPr>
          <w:spacing w:val="-5"/>
          <w:w w:val="115"/>
        </w:rPr>
        <w:t xml:space="preserve"> </w:t>
      </w:r>
      <w:r>
        <w:rPr>
          <w:w w:val="115"/>
        </w:rPr>
        <w:t>an</w:t>
      </w:r>
      <w:r>
        <w:rPr>
          <w:spacing w:val="-5"/>
          <w:w w:val="115"/>
        </w:rPr>
        <w:t xml:space="preserve"> </w:t>
      </w:r>
      <w:r>
        <w:rPr>
          <w:w w:val="115"/>
        </w:rPr>
        <w:t>uncertainty</w:t>
      </w:r>
      <w:r>
        <w:rPr>
          <w:spacing w:val="-5"/>
          <w:w w:val="115"/>
        </w:rPr>
        <w:t xml:space="preserve"> </w:t>
      </w:r>
      <w:r>
        <w:rPr>
          <w:w w:val="115"/>
        </w:rPr>
        <w:t>about</w:t>
      </w:r>
      <w:r>
        <w:rPr>
          <w:spacing w:val="-5"/>
          <w:w w:val="115"/>
        </w:rPr>
        <w:t xml:space="preserve"> </w:t>
      </w:r>
      <w:r>
        <w:rPr>
          <w:w w:val="115"/>
        </w:rPr>
        <w:t>the</w:t>
      </w:r>
      <w:r>
        <w:rPr>
          <w:spacing w:val="-5"/>
          <w:w w:val="115"/>
        </w:rPr>
        <w:t xml:space="preserve"> </w:t>
      </w:r>
      <w:r>
        <w:rPr>
          <w:w w:val="115"/>
        </w:rPr>
        <w:t>emerging</w:t>
      </w:r>
      <w:r>
        <w:rPr>
          <w:spacing w:val="-5"/>
          <w:w w:val="115"/>
        </w:rPr>
        <w:t xml:space="preserve"> </w:t>
      </w:r>
      <w:r>
        <w:rPr>
          <w:w w:val="115"/>
        </w:rPr>
        <w:t>threats</w:t>
      </w:r>
      <w:r>
        <w:rPr>
          <w:spacing w:val="-5"/>
          <w:w w:val="115"/>
        </w:rPr>
        <w:t xml:space="preserve"> </w:t>
      </w:r>
      <w:r>
        <w:rPr>
          <w:w w:val="115"/>
        </w:rPr>
        <w:t>specific to AI. The lower confidence spectrum includes 17% who are somewhat unconfident and 4% who</w:t>
      </w:r>
    </w:p>
    <w:p>
      <w:pPr>
        <w:pStyle w:val="6"/>
        <w:spacing w:line="276" w:lineRule="auto"/>
        <w:ind w:left="920" w:right="1444"/>
      </w:pPr>
      <w:r>
        <w:rPr>
          <w:w w:val="115"/>
        </w:rPr>
        <w:t>are not confident at all. The overall trend indicates that while many professionals are confident in their</w:t>
      </w:r>
      <w:r>
        <w:rPr>
          <w:spacing w:val="-5"/>
          <w:w w:val="115"/>
        </w:rPr>
        <w:t xml:space="preserve"> </w:t>
      </w:r>
      <w:r>
        <w:rPr>
          <w:w w:val="115"/>
        </w:rPr>
        <w:t>organization’s</w:t>
      </w:r>
      <w:r>
        <w:rPr>
          <w:spacing w:val="-5"/>
          <w:w w:val="115"/>
        </w:rPr>
        <w:t xml:space="preserve"> </w:t>
      </w:r>
      <w:r>
        <w:rPr>
          <w:w w:val="115"/>
        </w:rPr>
        <w:t>ability</w:t>
      </w:r>
      <w:r>
        <w:rPr>
          <w:spacing w:val="-5"/>
          <w:w w:val="115"/>
        </w:rPr>
        <w:t xml:space="preserve"> </w:t>
      </w:r>
      <w:r>
        <w:rPr>
          <w:w w:val="115"/>
        </w:rPr>
        <w:t>to</w:t>
      </w:r>
      <w:r>
        <w:rPr>
          <w:spacing w:val="-5"/>
          <w:w w:val="115"/>
        </w:rPr>
        <w:t xml:space="preserve"> </w:t>
      </w:r>
      <w:r>
        <w:rPr>
          <w:w w:val="115"/>
        </w:rPr>
        <w:t>protect</w:t>
      </w:r>
      <w:r>
        <w:rPr>
          <w:spacing w:val="-5"/>
          <w:w w:val="115"/>
        </w:rPr>
        <w:t xml:space="preserve"> </w:t>
      </w:r>
      <w:r>
        <w:rPr>
          <w:w w:val="115"/>
        </w:rPr>
        <w:t>AI</w:t>
      </w:r>
      <w:r>
        <w:rPr>
          <w:spacing w:val="-5"/>
          <w:w w:val="115"/>
        </w:rPr>
        <w:t xml:space="preserve"> </w:t>
      </w:r>
      <w:r>
        <w:rPr>
          <w:w w:val="115"/>
        </w:rPr>
        <w:t>systems,</w:t>
      </w:r>
      <w:r>
        <w:rPr>
          <w:spacing w:val="-5"/>
          <w:w w:val="115"/>
        </w:rPr>
        <w:t xml:space="preserve"> </w:t>
      </w:r>
      <w:r>
        <w:rPr>
          <w:w w:val="115"/>
        </w:rPr>
        <w:t>there’s</w:t>
      </w:r>
      <w:r>
        <w:rPr>
          <w:spacing w:val="-5"/>
          <w:w w:val="115"/>
        </w:rPr>
        <w:t xml:space="preserve"> </w:t>
      </w:r>
      <w:r>
        <w:rPr>
          <w:w w:val="115"/>
        </w:rPr>
        <w:t>still</w:t>
      </w:r>
      <w:r>
        <w:rPr>
          <w:spacing w:val="-5"/>
          <w:w w:val="115"/>
        </w:rPr>
        <w:t xml:space="preserve"> </w:t>
      </w:r>
      <w:r>
        <w:rPr>
          <w:w w:val="115"/>
        </w:rPr>
        <w:t>a</w:t>
      </w:r>
      <w:r>
        <w:rPr>
          <w:spacing w:val="-5"/>
          <w:w w:val="115"/>
        </w:rPr>
        <w:t xml:space="preserve"> </w:t>
      </w:r>
      <w:r>
        <w:rPr>
          <w:w w:val="115"/>
        </w:rPr>
        <w:t>significant</w:t>
      </w:r>
      <w:r>
        <w:rPr>
          <w:spacing w:val="-5"/>
          <w:w w:val="115"/>
        </w:rPr>
        <w:t xml:space="preserve"> </w:t>
      </w:r>
      <w:r>
        <w:rPr>
          <w:w w:val="115"/>
        </w:rPr>
        <w:t>portion</w:t>
      </w:r>
      <w:r>
        <w:rPr>
          <w:spacing w:val="-5"/>
          <w:w w:val="115"/>
        </w:rPr>
        <w:t xml:space="preserve"> </w:t>
      </w:r>
      <w:r>
        <w:rPr>
          <w:w w:val="115"/>
        </w:rPr>
        <w:t>that</w:t>
      </w:r>
      <w:r>
        <w:rPr>
          <w:spacing w:val="-5"/>
          <w:w w:val="115"/>
        </w:rPr>
        <w:t xml:space="preserve"> </w:t>
      </w:r>
      <w:r>
        <w:rPr>
          <w:w w:val="115"/>
        </w:rPr>
        <w:t>recognizes</w:t>
      </w:r>
      <w:r>
        <w:rPr>
          <w:spacing w:val="-5"/>
          <w:w w:val="115"/>
        </w:rPr>
        <w:t xml:space="preserve"> </w:t>
      </w:r>
      <w:r>
        <w:rPr>
          <w:w w:val="115"/>
        </w:rPr>
        <w:t>the unknowns and potential underestimation of threats.</w:t>
      </w:r>
    </w:p>
    <w:p>
      <w:pPr>
        <w:spacing w:line="276" w:lineRule="auto"/>
        <w:rPr>
          <w:lang w:eastAsia="zh-CN"/>
        </w:rPr>
      </w:pPr>
    </w:p>
    <w:p>
      <w:pPr>
        <w:spacing w:line="276" w:lineRule="auto"/>
        <w:rPr>
          <w:lang w:eastAsia="zh-CN"/>
        </w:rPr>
        <w:sectPr>
          <w:pgSz w:w="12240" w:h="15840"/>
          <w:pgMar w:top="1500" w:right="0" w:bottom="280" w:left="520" w:header="0" w:footer="675" w:gutter="0"/>
          <w:cols w:space="720" w:num="1"/>
        </w:sectPr>
      </w:pPr>
    </w:p>
    <w:p>
      <w:pPr>
        <w:pStyle w:val="6"/>
        <w:spacing w:before="8"/>
        <w:rPr>
          <w:b/>
          <w:sz w:val="13"/>
        </w:rPr>
      </w:pPr>
    </w:p>
    <w:p>
      <w:pPr>
        <w:pStyle w:val="6"/>
        <w:spacing w:before="112" w:line="276" w:lineRule="auto"/>
        <w:ind w:left="7400" w:right="1444"/>
        <w:rPr>
          <w:rFonts w:ascii="微软雅黑" w:hAnsi="微软雅黑" w:eastAsia="微软雅黑" w:cs="微软雅黑"/>
          <w:lang w:eastAsia="zh-CN"/>
        </w:rPr>
      </w:pPr>
      <w:r>
        <w:drawing>
          <wp:anchor distT="0" distB="0" distL="114300" distR="114300" simplePos="0" relativeHeight="252017664" behindDoc="0" locked="0" layoutInCell="1" allowOverlap="1">
            <wp:simplePos x="0" y="0"/>
            <wp:positionH relativeFrom="column">
              <wp:posOffset>2642235</wp:posOffset>
            </wp:positionH>
            <wp:positionV relativeFrom="paragraph">
              <wp:posOffset>1417955</wp:posOffset>
            </wp:positionV>
            <wp:extent cx="82550" cy="82550"/>
            <wp:effectExtent l="0" t="0" r="6350" b="6350"/>
            <wp:wrapNone/>
            <wp:docPr id="87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image31.png"/>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82550" cy="82550"/>
                    </a:xfrm>
                    <a:prstGeom prst="rect">
                      <a:avLst/>
                    </a:prstGeom>
                  </pic:spPr>
                </pic:pic>
              </a:graphicData>
            </a:graphic>
          </wp:anchor>
        </w:drawing>
      </w:r>
      <w:r>
        <w:drawing>
          <wp:anchor distT="0" distB="0" distL="0" distR="0" simplePos="0" relativeHeight="252010496" behindDoc="0" locked="0" layoutInCell="1" allowOverlap="1">
            <wp:simplePos x="0" y="0"/>
            <wp:positionH relativeFrom="page">
              <wp:posOffset>914400</wp:posOffset>
            </wp:positionH>
            <wp:positionV relativeFrom="paragraph">
              <wp:posOffset>564515</wp:posOffset>
            </wp:positionV>
            <wp:extent cx="1844040" cy="1844040"/>
            <wp:effectExtent l="0" t="0" r="10160" b="10160"/>
            <wp:wrapNone/>
            <wp:docPr id="872"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33.png"/>
                    <pic:cNvPicPr>
                      <a:picLocks noChangeAspect="1"/>
                    </pic:cNvPicPr>
                  </pic:nvPicPr>
                  <pic:blipFill>
                    <a:blip r:embed="rId64" cstate="print"/>
                    <a:stretch>
                      <a:fillRect/>
                    </a:stretch>
                  </pic:blipFill>
                  <pic:spPr>
                    <a:xfrm>
                      <a:off x="0" y="0"/>
                      <a:ext cx="1844040" cy="1844040"/>
                    </a:xfrm>
                    <a:prstGeom prst="rect">
                      <a:avLst/>
                    </a:prstGeom>
                  </pic:spPr>
                </pic:pic>
              </a:graphicData>
            </a:graphic>
          </wp:anchor>
        </w:drawing>
      </w:r>
      <w:r>
        <mc:AlternateContent>
          <mc:Choice Requires="wps">
            <w:drawing>
              <wp:anchor distT="0" distB="0" distL="114300" distR="114300" simplePos="0" relativeHeight="252015616" behindDoc="0" locked="0" layoutInCell="1" allowOverlap="1">
                <wp:simplePos x="0" y="0"/>
                <wp:positionH relativeFrom="page">
                  <wp:posOffset>918210</wp:posOffset>
                </wp:positionH>
                <wp:positionV relativeFrom="paragraph">
                  <wp:posOffset>36830</wp:posOffset>
                </wp:positionV>
                <wp:extent cx="3887470" cy="376555"/>
                <wp:effectExtent l="0" t="0" r="11430" b="4445"/>
                <wp:wrapNone/>
                <wp:docPr id="873" name="docshape305"/>
                <wp:cNvGraphicFramePr/>
                <a:graphic xmlns:a="http://schemas.openxmlformats.org/drawingml/2006/main">
                  <a:graphicData uri="http://schemas.microsoft.com/office/word/2010/wordprocessingShape">
                    <wps:wsp>
                      <wps:cNvSpPr txBox="1"/>
                      <wps:spPr bwMode="auto">
                        <a:xfrm>
                          <a:off x="0" y="0"/>
                          <a:ext cx="3887470" cy="376555"/>
                        </a:xfrm>
                        <a:prstGeom prst="rect">
                          <a:avLst/>
                        </a:prstGeom>
                        <a:solidFill>
                          <a:srgbClr val="EEF3F8"/>
                        </a:solidFill>
                        <a:ln>
                          <a:noFill/>
                        </a:ln>
                      </wps:spPr>
                      <wps:txbx>
                        <w:txbxContent>
                          <w:p>
                            <w:pPr>
                              <w:jc w:val="center"/>
                              <w:rPr>
                                <w:rFonts w:ascii="Verdana"/>
                                <w:i/>
                                <w:color w:val="454C5B"/>
                                <w:w w:val="95"/>
                                <w:sz w:val="17"/>
                                <w:lang w:eastAsia="zh-CN"/>
                              </w:rPr>
                            </w:pPr>
                            <w:r>
                              <w:rPr>
                                <w:rFonts w:hint="eastAsia" w:ascii="微软雅黑" w:hAnsi="微软雅黑" w:eastAsia="微软雅黑" w:cs="微软雅黑"/>
                                <w:i/>
                                <w:color w:val="454C5B"/>
                                <w:w w:val="95"/>
                                <w:sz w:val="17"/>
                                <w:lang w:eastAsia="zh-CN"/>
                              </w:rPr>
                              <w:t>您对您的组织</w:t>
                            </w:r>
                            <w:del w:id="274" w:author="张家齐" w:date="2024-05-06T16:15:57Z">
                              <w:r>
                                <w:rPr>
                                  <w:rFonts w:hint="eastAsia" w:ascii="微软雅黑" w:hAnsi="微软雅黑" w:eastAsia="微软雅黑" w:cs="微软雅黑"/>
                                  <w:i/>
                                  <w:color w:val="454C5B"/>
                                  <w:w w:val="95"/>
                                  <w:sz w:val="17"/>
                                  <w:lang w:eastAsia="zh-CN"/>
                                </w:rPr>
                                <w:delText>在保护核心业务或使命中使用</w:delText>
                              </w:r>
                            </w:del>
                            <w:del w:id="275" w:author="张家齐" w:date="2024-05-06T16:15:57Z">
                              <w:r>
                                <w:rPr>
                                  <w:rFonts w:ascii="Verdana"/>
                                  <w:i/>
                                  <w:color w:val="454C5B"/>
                                  <w:w w:val="95"/>
                                  <w:sz w:val="17"/>
                                  <w:lang w:eastAsia="zh-CN"/>
                                </w:rPr>
                                <w:delText xml:space="preserve"> AI </w:delText>
                              </w:r>
                            </w:del>
                            <w:del w:id="276" w:author="张家齐" w:date="2024-05-06T16:15:57Z">
                              <w:r>
                                <w:rPr>
                                  <w:rFonts w:hint="eastAsia" w:ascii="微软雅黑" w:hAnsi="微软雅黑" w:eastAsia="微软雅黑" w:cs="微软雅黑"/>
                                  <w:i/>
                                  <w:color w:val="454C5B"/>
                                  <w:w w:val="95"/>
                                  <w:sz w:val="17"/>
                                  <w:lang w:eastAsia="zh-CN"/>
                                </w:rPr>
                                <w:delText>能力</w:delText>
                              </w:r>
                            </w:del>
                            <w:r>
                              <w:rPr>
                                <w:rFonts w:hint="eastAsia" w:ascii="微软雅黑" w:hAnsi="微软雅黑" w:eastAsia="微软雅黑" w:cs="微软雅黑"/>
                                <w:i/>
                                <w:color w:val="454C5B"/>
                                <w:w w:val="95"/>
                                <w:sz w:val="17"/>
                                <w:lang w:eastAsia="zh-CN"/>
                              </w:rPr>
                              <w:t>实施安全策略</w:t>
                            </w:r>
                            <w:ins w:id="277" w:author="张家齐" w:date="2024-05-06T16:16:08Z">
                              <w:r>
                                <w:rPr>
                                  <w:rFonts w:hint="eastAsia" w:ascii="微软雅黑" w:hAnsi="微软雅黑" w:eastAsia="微软雅黑" w:cs="微软雅黑"/>
                                  <w:i/>
                                  <w:color w:val="454C5B"/>
                                  <w:w w:val="95"/>
                                  <w:sz w:val="17"/>
                                  <w:lang w:val="en-US" w:eastAsia="zh-CN"/>
                                </w:rPr>
                                <w:t>以</w:t>
                              </w:r>
                            </w:ins>
                            <w:ins w:id="278" w:author="张家齐" w:date="2024-05-06T16:16:09Z">
                              <w:r>
                                <w:rPr>
                                  <w:rFonts w:hint="eastAsia" w:ascii="微软雅黑" w:hAnsi="微软雅黑" w:eastAsia="微软雅黑" w:cs="微软雅黑"/>
                                  <w:i/>
                                  <w:color w:val="454C5B"/>
                                  <w:w w:val="95"/>
                                  <w:sz w:val="17"/>
                                  <w:lang w:val="en-US" w:eastAsia="zh-CN"/>
                                </w:rPr>
                                <w:t>保护</w:t>
                              </w:r>
                            </w:ins>
                            <w:ins w:id="279" w:author="张家齐" w:date="2024-05-06T16:16:10Z">
                              <w:r>
                                <w:rPr>
                                  <w:rFonts w:hint="eastAsia" w:ascii="微软雅黑" w:hAnsi="微软雅黑" w:eastAsia="微软雅黑" w:cs="微软雅黑"/>
                                  <w:i/>
                                  <w:color w:val="454C5B"/>
                                  <w:w w:val="95"/>
                                  <w:sz w:val="17"/>
                                  <w:lang w:val="en-US" w:eastAsia="zh-CN"/>
                                </w:rPr>
                                <w:t>在</w:t>
                              </w:r>
                            </w:ins>
                            <w:ins w:id="280" w:author="张家齐" w:date="2024-05-06T16:16:14Z">
                              <w:r>
                                <w:rPr>
                                  <w:rFonts w:hint="eastAsia" w:ascii="微软雅黑" w:hAnsi="微软雅黑" w:eastAsia="微软雅黑" w:cs="微软雅黑"/>
                                  <w:i/>
                                  <w:color w:val="454C5B"/>
                                  <w:w w:val="95"/>
                                  <w:sz w:val="17"/>
                                  <w:lang w:val="en-US" w:eastAsia="zh-CN"/>
                                </w:rPr>
                                <w:t>您的</w:t>
                              </w:r>
                            </w:ins>
                            <w:ins w:id="281" w:author="张家齐" w:date="2024-05-06T16:16:16Z">
                              <w:r>
                                <w:rPr>
                                  <w:rFonts w:hint="eastAsia" w:ascii="微软雅黑" w:hAnsi="微软雅黑" w:eastAsia="微软雅黑" w:cs="微软雅黑"/>
                                  <w:i/>
                                  <w:color w:val="454C5B"/>
                                  <w:w w:val="95"/>
                                  <w:sz w:val="17"/>
                                  <w:lang w:val="en-US" w:eastAsia="zh-CN"/>
                                </w:rPr>
                                <w:t>核心</w:t>
                              </w:r>
                            </w:ins>
                            <w:ins w:id="282" w:author="张家齐" w:date="2024-05-06T16:16:17Z">
                              <w:r>
                                <w:rPr>
                                  <w:rFonts w:hint="eastAsia" w:ascii="微软雅黑" w:hAnsi="微软雅黑" w:eastAsia="微软雅黑" w:cs="微软雅黑"/>
                                  <w:i/>
                                  <w:color w:val="454C5B"/>
                                  <w:w w:val="95"/>
                                  <w:sz w:val="17"/>
                                  <w:lang w:val="en-US" w:eastAsia="zh-CN"/>
                                </w:rPr>
                                <w:t>业务</w:t>
                              </w:r>
                            </w:ins>
                            <w:ins w:id="283" w:author="张家齐" w:date="2024-05-06T16:16:18Z">
                              <w:r>
                                <w:rPr>
                                  <w:rFonts w:hint="eastAsia" w:ascii="微软雅黑" w:hAnsi="微软雅黑" w:eastAsia="微软雅黑" w:cs="微软雅黑"/>
                                  <w:i/>
                                  <w:color w:val="454C5B"/>
                                  <w:w w:val="95"/>
                                  <w:sz w:val="17"/>
                                  <w:lang w:val="en-US" w:eastAsia="zh-CN"/>
                                </w:rPr>
                                <w:t>或</w:t>
                              </w:r>
                            </w:ins>
                            <w:ins w:id="284" w:author="张家齐" w:date="2024-05-06T16:18:03Z">
                              <w:r>
                                <w:rPr>
                                  <w:rFonts w:hint="eastAsia" w:ascii="微软雅黑" w:hAnsi="微软雅黑" w:eastAsia="微软雅黑" w:cs="微软雅黑"/>
                                  <w:i/>
                                  <w:color w:val="454C5B"/>
                                  <w:w w:val="95"/>
                                  <w:sz w:val="17"/>
                                  <w:lang w:val="en-US" w:eastAsia="zh-CN"/>
                                </w:rPr>
                                <w:t>任务</w:t>
                              </w:r>
                            </w:ins>
                            <w:ins w:id="285" w:author="张家齐" w:date="2024-05-06T16:16:21Z">
                              <w:r>
                                <w:rPr>
                                  <w:rFonts w:hint="eastAsia" w:ascii="微软雅黑" w:hAnsi="微软雅黑" w:eastAsia="微软雅黑" w:cs="微软雅黑"/>
                                  <w:i/>
                                  <w:color w:val="454C5B"/>
                                  <w:w w:val="95"/>
                                  <w:sz w:val="17"/>
                                  <w:lang w:val="en-US" w:eastAsia="zh-CN"/>
                                </w:rPr>
                                <w:t>中</w:t>
                              </w:r>
                            </w:ins>
                            <w:ins w:id="286" w:author="张家齐" w:date="2024-05-06T16:16:22Z">
                              <w:r>
                                <w:rPr>
                                  <w:rFonts w:hint="eastAsia" w:ascii="微软雅黑" w:hAnsi="微软雅黑" w:eastAsia="微软雅黑" w:cs="微软雅黑"/>
                                  <w:i/>
                                  <w:color w:val="454C5B"/>
                                  <w:w w:val="95"/>
                                  <w:sz w:val="17"/>
                                  <w:lang w:val="en-US" w:eastAsia="zh-CN"/>
                                </w:rPr>
                                <w:t>使用</w:t>
                              </w:r>
                            </w:ins>
                            <w:ins w:id="287" w:author="张家齐" w:date="2024-05-06T16:16:23Z">
                              <w:r>
                                <w:rPr>
                                  <w:rFonts w:hint="eastAsia" w:ascii="微软雅黑" w:hAnsi="微软雅黑" w:eastAsia="微软雅黑" w:cs="微软雅黑"/>
                                  <w:i/>
                                  <w:color w:val="454C5B"/>
                                  <w:w w:val="95"/>
                                  <w:sz w:val="17"/>
                                  <w:lang w:val="en-US" w:eastAsia="zh-CN"/>
                                </w:rPr>
                                <w:t>的</w:t>
                              </w:r>
                            </w:ins>
                            <w:ins w:id="288" w:author="张家齐" w:date="2024-05-06T16:16:24Z">
                              <w:r>
                                <w:rPr>
                                  <w:rFonts w:hint="eastAsia" w:ascii="微软雅黑" w:hAnsi="微软雅黑" w:eastAsia="微软雅黑" w:cs="微软雅黑"/>
                                  <w:i/>
                                  <w:color w:val="454C5B"/>
                                  <w:w w:val="95"/>
                                  <w:sz w:val="17"/>
                                  <w:lang w:val="en-US" w:eastAsia="zh-CN"/>
                                </w:rPr>
                                <w:t>AI系统</w:t>
                              </w:r>
                            </w:ins>
                            <w:ins w:id="289" w:author="张家齐" w:date="2024-05-06T16:16:25Z">
                              <w:r>
                                <w:rPr>
                                  <w:rFonts w:hint="eastAsia" w:ascii="微软雅黑" w:hAnsi="微软雅黑" w:eastAsia="微软雅黑" w:cs="微软雅黑"/>
                                  <w:i/>
                                  <w:color w:val="454C5B"/>
                                  <w:w w:val="95"/>
                                  <w:sz w:val="17"/>
                                  <w:lang w:val="en-US" w:eastAsia="zh-CN"/>
                                </w:rPr>
                                <w:t>的</w:t>
                              </w:r>
                            </w:ins>
                            <w:ins w:id="290" w:author="张家齐" w:date="2024-05-06T16:16:27Z">
                              <w:r>
                                <w:rPr>
                                  <w:rFonts w:hint="eastAsia" w:ascii="微软雅黑" w:hAnsi="微软雅黑" w:eastAsia="微软雅黑" w:cs="微软雅黑"/>
                                  <w:i/>
                                  <w:color w:val="454C5B"/>
                                  <w:w w:val="95"/>
                                  <w:sz w:val="17"/>
                                  <w:lang w:val="en-US" w:eastAsia="zh-CN"/>
                                </w:rPr>
                                <w:t>能力</w:t>
                              </w:r>
                            </w:ins>
                            <w:r>
                              <w:rPr>
                                <w:rFonts w:hint="eastAsia" w:ascii="微软雅黑" w:hAnsi="微软雅黑" w:eastAsia="微软雅黑" w:cs="微软雅黑"/>
                                <w:i/>
                                <w:color w:val="454C5B"/>
                                <w:w w:val="95"/>
                                <w:sz w:val="17"/>
                                <w:lang w:eastAsia="zh-CN"/>
                              </w:rPr>
                              <w:t>有多少信心？</w:t>
                            </w:r>
                          </w:p>
                        </w:txbxContent>
                      </wps:txbx>
                      <wps:bodyPr rot="0" vert="horz" wrap="square" lIns="0" tIns="0" rIns="0" bIns="0" anchor="t" anchorCtr="0" upright="1">
                        <a:noAutofit/>
                      </wps:bodyPr>
                    </wps:wsp>
                  </a:graphicData>
                </a:graphic>
              </wp:anchor>
            </w:drawing>
          </mc:Choice>
          <mc:Fallback>
            <w:pict>
              <v:shape id="docshape305" o:spid="_x0000_s1026" o:spt="202" type="#_x0000_t202" style="position:absolute;left:0pt;margin-left:72.3pt;margin-top:2.9pt;height:29.65pt;width:306.1pt;mso-position-horizontal-relative:page;z-index:252015616;mso-width-relative:page;mso-height-relative:page;" fillcolor="#EEF3F8" filled="t" stroked="f" coordsize="21600,21600" o:gfxdata="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xfC1DWAAAACAEAAA8AAAAAAAAAAQAgAAAAIgAAAGRycy9kb3ducmV2&#10;LnhtbFBLAQIUABQAAAAIAIdO4kDve1JJ/gEAAAAEAAAOAAAAAAAAAAEAIAAAACUBAABkcnMvZTJv&#10;RG9jLnhtbFBLBQYAAAAABgAGAFkBAACVBQAAAAA=&#10;">
                <v:fill on="t" focussize="0,0"/>
                <v:stroke on="f"/>
                <v:imagedata o:title=""/>
                <o:lock v:ext="edit" aspectratio="f"/>
                <v:textbox inset="0mm,0mm,0mm,0mm">
                  <w:txbxContent>
                    <w:p>
                      <w:pPr>
                        <w:jc w:val="center"/>
                        <w:rPr>
                          <w:rFonts w:ascii="Verdana"/>
                          <w:i/>
                          <w:color w:val="454C5B"/>
                          <w:w w:val="95"/>
                          <w:sz w:val="17"/>
                          <w:lang w:eastAsia="zh-CN"/>
                        </w:rPr>
                      </w:pPr>
                      <w:r>
                        <w:rPr>
                          <w:rFonts w:hint="eastAsia" w:ascii="微软雅黑" w:hAnsi="微软雅黑" w:eastAsia="微软雅黑" w:cs="微软雅黑"/>
                          <w:i/>
                          <w:color w:val="454C5B"/>
                          <w:w w:val="95"/>
                          <w:sz w:val="17"/>
                          <w:lang w:eastAsia="zh-CN"/>
                        </w:rPr>
                        <w:t>您对您的组织</w:t>
                      </w:r>
                      <w:del w:id="291" w:author="张家齐" w:date="2024-05-06T16:15:57Z">
                        <w:r>
                          <w:rPr>
                            <w:rFonts w:hint="eastAsia" w:ascii="微软雅黑" w:hAnsi="微软雅黑" w:eastAsia="微软雅黑" w:cs="微软雅黑"/>
                            <w:i/>
                            <w:color w:val="454C5B"/>
                            <w:w w:val="95"/>
                            <w:sz w:val="17"/>
                            <w:lang w:eastAsia="zh-CN"/>
                          </w:rPr>
                          <w:delText>在保护核心业务或使命中使用</w:delText>
                        </w:r>
                      </w:del>
                      <w:del w:id="292" w:author="张家齐" w:date="2024-05-06T16:15:57Z">
                        <w:r>
                          <w:rPr>
                            <w:rFonts w:ascii="Verdana"/>
                            <w:i/>
                            <w:color w:val="454C5B"/>
                            <w:w w:val="95"/>
                            <w:sz w:val="17"/>
                            <w:lang w:eastAsia="zh-CN"/>
                          </w:rPr>
                          <w:delText xml:space="preserve"> AI </w:delText>
                        </w:r>
                      </w:del>
                      <w:del w:id="293" w:author="张家齐" w:date="2024-05-06T16:15:57Z">
                        <w:r>
                          <w:rPr>
                            <w:rFonts w:hint="eastAsia" w:ascii="微软雅黑" w:hAnsi="微软雅黑" w:eastAsia="微软雅黑" w:cs="微软雅黑"/>
                            <w:i/>
                            <w:color w:val="454C5B"/>
                            <w:w w:val="95"/>
                            <w:sz w:val="17"/>
                            <w:lang w:eastAsia="zh-CN"/>
                          </w:rPr>
                          <w:delText>能力</w:delText>
                        </w:r>
                      </w:del>
                      <w:r>
                        <w:rPr>
                          <w:rFonts w:hint="eastAsia" w:ascii="微软雅黑" w:hAnsi="微软雅黑" w:eastAsia="微软雅黑" w:cs="微软雅黑"/>
                          <w:i/>
                          <w:color w:val="454C5B"/>
                          <w:w w:val="95"/>
                          <w:sz w:val="17"/>
                          <w:lang w:eastAsia="zh-CN"/>
                        </w:rPr>
                        <w:t>实施安全策略</w:t>
                      </w:r>
                      <w:ins w:id="294" w:author="张家齐" w:date="2024-05-06T16:16:08Z">
                        <w:r>
                          <w:rPr>
                            <w:rFonts w:hint="eastAsia" w:ascii="微软雅黑" w:hAnsi="微软雅黑" w:eastAsia="微软雅黑" w:cs="微软雅黑"/>
                            <w:i/>
                            <w:color w:val="454C5B"/>
                            <w:w w:val="95"/>
                            <w:sz w:val="17"/>
                            <w:lang w:val="en-US" w:eastAsia="zh-CN"/>
                          </w:rPr>
                          <w:t>以</w:t>
                        </w:r>
                      </w:ins>
                      <w:ins w:id="295" w:author="张家齐" w:date="2024-05-06T16:16:09Z">
                        <w:r>
                          <w:rPr>
                            <w:rFonts w:hint="eastAsia" w:ascii="微软雅黑" w:hAnsi="微软雅黑" w:eastAsia="微软雅黑" w:cs="微软雅黑"/>
                            <w:i/>
                            <w:color w:val="454C5B"/>
                            <w:w w:val="95"/>
                            <w:sz w:val="17"/>
                            <w:lang w:val="en-US" w:eastAsia="zh-CN"/>
                          </w:rPr>
                          <w:t>保护</w:t>
                        </w:r>
                      </w:ins>
                      <w:ins w:id="296" w:author="张家齐" w:date="2024-05-06T16:16:10Z">
                        <w:r>
                          <w:rPr>
                            <w:rFonts w:hint="eastAsia" w:ascii="微软雅黑" w:hAnsi="微软雅黑" w:eastAsia="微软雅黑" w:cs="微软雅黑"/>
                            <w:i/>
                            <w:color w:val="454C5B"/>
                            <w:w w:val="95"/>
                            <w:sz w:val="17"/>
                            <w:lang w:val="en-US" w:eastAsia="zh-CN"/>
                          </w:rPr>
                          <w:t>在</w:t>
                        </w:r>
                      </w:ins>
                      <w:ins w:id="297" w:author="张家齐" w:date="2024-05-06T16:16:14Z">
                        <w:r>
                          <w:rPr>
                            <w:rFonts w:hint="eastAsia" w:ascii="微软雅黑" w:hAnsi="微软雅黑" w:eastAsia="微软雅黑" w:cs="微软雅黑"/>
                            <w:i/>
                            <w:color w:val="454C5B"/>
                            <w:w w:val="95"/>
                            <w:sz w:val="17"/>
                            <w:lang w:val="en-US" w:eastAsia="zh-CN"/>
                          </w:rPr>
                          <w:t>您的</w:t>
                        </w:r>
                      </w:ins>
                      <w:ins w:id="298" w:author="张家齐" w:date="2024-05-06T16:16:16Z">
                        <w:r>
                          <w:rPr>
                            <w:rFonts w:hint="eastAsia" w:ascii="微软雅黑" w:hAnsi="微软雅黑" w:eastAsia="微软雅黑" w:cs="微软雅黑"/>
                            <w:i/>
                            <w:color w:val="454C5B"/>
                            <w:w w:val="95"/>
                            <w:sz w:val="17"/>
                            <w:lang w:val="en-US" w:eastAsia="zh-CN"/>
                          </w:rPr>
                          <w:t>核心</w:t>
                        </w:r>
                      </w:ins>
                      <w:ins w:id="299" w:author="张家齐" w:date="2024-05-06T16:16:17Z">
                        <w:r>
                          <w:rPr>
                            <w:rFonts w:hint="eastAsia" w:ascii="微软雅黑" w:hAnsi="微软雅黑" w:eastAsia="微软雅黑" w:cs="微软雅黑"/>
                            <w:i/>
                            <w:color w:val="454C5B"/>
                            <w:w w:val="95"/>
                            <w:sz w:val="17"/>
                            <w:lang w:val="en-US" w:eastAsia="zh-CN"/>
                          </w:rPr>
                          <w:t>业务</w:t>
                        </w:r>
                      </w:ins>
                      <w:ins w:id="300" w:author="张家齐" w:date="2024-05-06T16:16:18Z">
                        <w:r>
                          <w:rPr>
                            <w:rFonts w:hint="eastAsia" w:ascii="微软雅黑" w:hAnsi="微软雅黑" w:eastAsia="微软雅黑" w:cs="微软雅黑"/>
                            <w:i/>
                            <w:color w:val="454C5B"/>
                            <w:w w:val="95"/>
                            <w:sz w:val="17"/>
                            <w:lang w:val="en-US" w:eastAsia="zh-CN"/>
                          </w:rPr>
                          <w:t>或</w:t>
                        </w:r>
                      </w:ins>
                      <w:ins w:id="301" w:author="张家齐" w:date="2024-05-06T16:18:03Z">
                        <w:r>
                          <w:rPr>
                            <w:rFonts w:hint="eastAsia" w:ascii="微软雅黑" w:hAnsi="微软雅黑" w:eastAsia="微软雅黑" w:cs="微软雅黑"/>
                            <w:i/>
                            <w:color w:val="454C5B"/>
                            <w:w w:val="95"/>
                            <w:sz w:val="17"/>
                            <w:lang w:val="en-US" w:eastAsia="zh-CN"/>
                          </w:rPr>
                          <w:t>任务</w:t>
                        </w:r>
                      </w:ins>
                      <w:ins w:id="302" w:author="张家齐" w:date="2024-05-06T16:16:21Z">
                        <w:r>
                          <w:rPr>
                            <w:rFonts w:hint="eastAsia" w:ascii="微软雅黑" w:hAnsi="微软雅黑" w:eastAsia="微软雅黑" w:cs="微软雅黑"/>
                            <w:i/>
                            <w:color w:val="454C5B"/>
                            <w:w w:val="95"/>
                            <w:sz w:val="17"/>
                            <w:lang w:val="en-US" w:eastAsia="zh-CN"/>
                          </w:rPr>
                          <w:t>中</w:t>
                        </w:r>
                      </w:ins>
                      <w:ins w:id="303" w:author="张家齐" w:date="2024-05-06T16:16:22Z">
                        <w:r>
                          <w:rPr>
                            <w:rFonts w:hint="eastAsia" w:ascii="微软雅黑" w:hAnsi="微软雅黑" w:eastAsia="微软雅黑" w:cs="微软雅黑"/>
                            <w:i/>
                            <w:color w:val="454C5B"/>
                            <w:w w:val="95"/>
                            <w:sz w:val="17"/>
                            <w:lang w:val="en-US" w:eastAsia="zh-CN"/>
                          </w:rPr>
                          <w:t>使用</w:t>
                        </w:r>
                      </w:ins>
                      <w:ins w:id="304" w:author="张家齐" w:date="2024-05-06T16:16:23Z">
                        <w:r>
                          <w:rPr>
                            <w:rFonts w:hint="eastAsia" w:ascii="微软雅黑" w:hAnsi="微软雅黑" w:eastAsia="微软雅黑" w:cs="微软雅黑"/>
                            <w:i/>
                            <w:color w:val="454C5B"/>
                            <w:w w:val="95"/>
                            <w:sz w:val="17"/>
                            <w:lang w:val="en-US" w:eastAsia="zh-CN"/>
                          </w:rPr>
                          <w:t>的</w:t>
                        </w:r>
                      </w:ins>
                      <w:ins w:id="305" w:author="张家齐" w:date="2024-05-06T16:16:24Z">
                        <w:r>
                          <w:rPr>
                            <w:rFonts w:hint="eastAsia" w:ascii="微软雅黑" w:hAnsi="微软雅黑" w:eastAsia="微软雅黑" w:cs="微软雅黑"/>
                            <w:i/>
                            <w:color w:val="454C5B"/>
                            <w:w w:val="95"/>
                            <w:sz w:val="17"/>
                            <w:lang w:val="en-US" w:eastAsia="zh-CN"/>
                          </w:rPr>
                          <w:t>AI系统</w:t>
                        </w:r>
                      </w:ins>
                      <w:ins w:id="306" w:author="张家齐" w:date="2024-05-06T16:16:25Z">
                        <w:r>
                          <w:rPr>
                            <w:rFonts w:hint="eastAsia" w:ascii="微软雅黑" w:hAnsi="微软雅黑" w:eastAsia="微软雅黑" w:cs="微软雅黑"/>
                            <w:i/>
                            <w:color w:val="454C5B"/>
                            <w:w w:val="95"/>
                            <w:sz w:val="17"/>
                            <w:lang w:val="en-US" w:eastAsia="zh-CN"/>
                          </w:rPr>
                          <w:t>的</w:t>
                        </w:r>
                      </w:ins>
                      <w:ins w:id="307" w:author="张家齐" w:date="2024-05-06T16:16:27Z">
                        <w:r>
                          <w:rPr>
                            <w:rFonts w:hint="eastAsia" w:ascii="微软雅黑" w:hAnsi="微软雅黑" w:eastAsia="微软雅黑" w:cs="微软雅黑"/>
                            <w:i/>
                            <w:color w:val="454C5B"/>
                            <w:w w:val="95"/>
                            <w:sz w:val="17"/>
                            <w:lang w:val="en-US" w:eastAsia="zh-CN"/>
                          </w:rPr>
                          <w:t>能力</w:t>
                        </w:r>
                      </w:ins>
                      <w:r>
                        <w:rPr>
                          <w:rFonts w:hint="eastAsia" w:ascii="微软雅黑" w:hAnsi="微软雅黑" w:eastAsia="微软雅黑" w:cs="微软雅黑"/>
                          <w:i/>
                          <w:color w:val="454C5B"/>
                          <w:w w:val="95"/>
                          <w:sz w:val="17"/>
                          <w:lang w:eastAsia="zh-CN"/>
                        </w:rPr>
                        <w:t>有多少信心？</w:t>
                      </w:r>
                    </w:p>
                  </w:txbxContent>
                </v:textbox>
              </v:shape>
            </w:pict>
          </mc:Fallback>
        </mc:AlternateContent>
      </w:r>
      <w:r>
        <w:drawing>
          <wp:anchor distT="0" distB="0" distL="0" distR="0" simplePos="0" relativeHeight="252014592" behindDoc="0" locked="0" layoutInCell="1" allowOverlap="1">
            <wp:simplePos x="0" y="0"/>
            <wp:positionH relativeFrom="page">
              <wp:posOffset>2971800</wp:posOffset>
            </wp:positionH>
            <wp:positionV relativeFrom="paragraph">
              <wp:posOffset>1217295</wp:posOffset>
            </wp:positionV>
            <wp:extent cx="82550" cy="82550"/>
            <wp:effectExtent l="0" t="0" r="6350" b="6350"/>
            <wp:wrapNone/>
            <wp:docPr id="87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8.png"/>
                    <pic:cNvPicPr>
                      <a:picLocks noChangeAspect="1"/>
                    </pic:cNvPicPr>
                  </pic:nvPicPr>
                  <pic:blipFill>
                    <a:blip r:embed="rId57" cstate="print"/>
                    <a:stretch>
                      <a:fillRect/>
                    </a:stretch>
                  </pic:blipFill>
                  <pic:spPr>
                    <a:xfrm>
                      <a:off x="0" y="0"/>
                      <a:ext cx="82550" cy="82550"/>
                    </a:xfrm>
                    <a:prstGeom prst="rect">
                      <a:avLst/>
                    </a:prstGeom>
                  </pic:spPr>
                </pic:pic>
              </a:graphicData>
            </a:graphic>
          </wp:anchor>
        </w:drawing>
      </w:r>
      <w:r>
        <w:drawing>
          <wp:anchor distT="0" distB="0" distL="0" distR="0" simplePos="0" relativeHeight="252011520" behindDoc="0" locked="0" layoutInCell="1" allowOverlap="1">
            <wp:simplePos x="0" y="0"/>
            <wp:positionH relativeFrom="page">
              <wp:posOffset>2971800</wp:posOffset>
            </wp:positionH>
            <wp:positionV relativeFrom="paragraph">
              <wp:posOffset>1023620</wp:posOffset>
            </wp:positionV>
            <wp:extent cx="82550" cy="82550"/>
            <wp:effectExtent l="0" t="0" r="6350" b="6350"/>
            <wp:wrapNone/>
            <wp:docPr id="87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image9.png"/>
                    <pic:cNvPicPr>
                      <a:picLocks noChangeAspect="1"/>
                    </pic:cNvPicPr>
                  </pic:nvPicPr>
                  <pic:blipFill>
                    <a:blip r:embed="rId56" cstate="print"/>
                    <a:stretch>
                      <a:fillRect/>
                    </a:stretch>
                  </pic:blipFill>
                  <pic:spPr>
                    <a:xfrm>
                      <a:off x="0" y="0"/>
                      <a:ext cx="82550" cy="82550"/>
                    </a:xfrm>
                    <a:prstGeom prst="rect">
                      <a:avLst/>
                    </a:prstGeom>
                  </pic:spPr>
                </pic:pic>
              </a:graphicData>
            </a:graphic>
          </wp:anchor>
        </w:drawing>
      </w:r>
      <w:r>
        <w:rPr>
          <w:rFonts w:hint="eastAsia" w:ascii="微软雅黑" w:hAnsi="微软雅黑" w:eastAsia="微软雅黑" w:cs="微软雅黑"/>
          <w:lang w:eastAsia="zh-CN"/>
        </w:rPr>
        <w:t>在评估专业人士对执行保护核心业务或</w:t>
      </w:r>
      <w:del w:id="308" w:author="张家齐" w:date="2024-05-06T16:17:55Z">
        <w:r>
          <w:rPr>
            <w:rFonts w:hint="default" w:ascii="微软雅黑" w:hAnsi="微软雅黑" w:eastAsia="微软雅黑" w:cs="微软雅黑"/>
            <w:lang w:val="en-US" w:eastAsia="zh-CN"/>
          </w:rPr>
          <w:delText>使命</w:delText>
        </w:r>
      </w:del>
      <w:ins w:id="309" w:author="张家齐" w:date="2024-05-06T16:17:59Z">
        <w:r>
          <w:rPr>
            <w:rFonts w:hint="eastAsia" w:ascii="微软雅黑" w:hAnsi="微软雅黑" w:eastAsia="微软雅黑" w:cs="微软雅黑"/>
            <w:lang w:val="en-US" w:eastAsia="zh-CN"/>
          </w:rPr>
          <w:t>任务</w:t>
        </w:r>
      </w:ins>
      <w:r>
        <w:rPr>
          <w:rFonts w:hint="eastAsia" w:ascii="微软雅黑" w:hAnsi="微软雅黑" w:eastAsia="微软雅黑" w:cs="微软雅黑"/>
          <w:lang w:eastAsia="zh-CN"/>
        </w:rPr>
        <w:t>中</w:t>
      </w:r>
      <w:r>
        <w:rPr>
          <w:lang w:eastAsia="zh-CN"/>
        </w:rPr>
        <w:t xml:space="preserve"> AI </w:t>
      </w:r>
      <w:r>
        <w:rPr>
          <w:rFonts w:hint="eastAsia" w:ascii="微软雅黑" w:hAnsi="微软雅黑" w:eastAsia="微软雅黑" w:cs="微软雅黑"/>
          <w:lang w:eastAsia="zh-CN"/>
        </w:rPr>
        <w:t>系统的安全策略的信心水平时，相较于他们对在安全领域利用</w:t>
      </w:r>
      <w:r>
        <w:rPr>
          <w:lang w:eastAsia="zh-CN"/>
        </w:rPr>
        <w:t xml:space="preserve"> AI </w:t>
      </w:r>
      <w:r>
        <w:rPr>
          <w:rFonts w:hint="eastAsia" w:ascii="微软雅黑" w:hAnsi="微软雅黑" w:eastAsia="微软雅黑" w:cs="微软雅黑"/>
          <w:lang w:eastAsia="zh-CN"/>
        </w:rPr>
        <w:t>的看法，这里表现出了近似但略高于前者的信心</w:t>
      </w:r>
      <w:r>
        <w:drawing>
          <wp:anchor distT="0" distB="0" distL="0" distR="0" simplePos="0" relativeHeight="252012544" behindDoc="0" locked="0" layoutInCell="1" allowOverlap="1">
            <wp:simplePos x="0" y="0"/>
            <wp:positionH relativeFrom="page">
              <wp:posOffset>2971800</wp:posOffset>
            </wp:positionH>
            <wp:positionV relativeFrom="paragraph">
              <wp:posOffset>844550</wp:posOffset>
            </wp:positionV>
            <wp:extent cx="82550" cy="82550"/>
            <wp:effectExtent l="0" t="0" r="6350" b="6350"/>
            <wp:wrapNone/>
            <wp:docPr id="87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anchor>
        </w:drawing>
      </w:r>
      <w:r>
        <w:drawing>
          <wp:anchor distT="0" distB="0" distL="0" distR="0" simplePos="0" relativeHeight="252013568" behindDoc="0" locked="0" layoutInCell="1" allowOverlap="1">
            <wp:simplePos x="0" y="0"/>
            <wp:positionH relativeFrom="page">
              <wp:posOffset>2971800</wp:posOffset>
            </wp:positionH>
            <wp:positionV relativeFrom="paragraph">
              <wp:posOffset>651510</wp:posOffset>
            </wp:positionV>
            <wp:extent cx="82550" cy="82550"/>
            <wp:effectExtent l="0" t="0" r="6350" b="6350"/>
            <wp:wrapNone/>
            <wp:docPr id="87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image14.png"/>
                    <pic:cNvPicPr>
                      <a:picLocks noChangeAspect="1"/>
                    </pic:cNvPicPr>
                  </pic:nvPicPr>
                  <pic:blipFill>
                    <a:blip r:embed="rId65" cstate="print"/>
                    <a:stretch>
                      <a:fillRect/>
                    </a:stretch>
                  </pic:blipFill>
                  <pic:spPr>
                    <a:xfrm>
                      <a:off x="0" y="0"/>
                      <a:ext cx="82753" cy="82753"/>
                    </a:xfrm>
                    <a:prstGeom prst="rect">
                      <a:avLst/>
                    </a:prstGeom>
                  </pic:spPr>
                </pic:pic>
              </a:graphicData>
            </a:graphic>
          </wp:anchor>
        </w:drawing>
      </w:r>
      <w:r>
        <mc:AlternateContent>
          <mc:Choice Requires="wps">
            <w:drawing>
              <wp:anchor distT="0" distB="0" distL="114300" distR="114300" simplePos="0" relativeHeight="252016640" behindDoc="0" locked="0" layoutInCell="1" allowOverlap="1">
                <wp:simplePos x="0" y="0"/>
                <wp:positionH relativeFrom="page">
                  <wp:posOffset>3077845</wp:posOffset>
                </wp:positionH>
                <wp:positionV relativeFrom="paragraph">
                  <wp:posOffset>633730</wp:posOffset>
                </wp:positionV>
                <wp:extent cx="1098550" cy="888365"/>
                <wp:effectExtent l="0" t="0" r="0" b="0"/>
                <wp:wrapNone/>
                <wp:docPr id="878" name="docshape306"/>
                <wp:cNvGraphicFramePr/>
                <a:graphic xmlns:a="http://schemas.openxmlformats.org/drawingml/2006/main">
                  <a:graphicData uri="http://schemas.microsoft.com/office/word/2010/wordprocessingShape">
                    <wps:wsp>
                      <wps:cNvSpPr txBox="1"/>
                      <wps:spPr bwMode="auto">
                        <a:xfrm>
                          <a:off x="0" y="0"/>
                          <a:ext cx="1098550" cy="888365"/>
                        </a:xfrm>
                        <a:prstGeom prst="rect">
                          <a:avLst/>
                        </a:prstGeom>
                        <a:noFill/>
                        <a:ln>
                          <a:noFill/>
                        </a:ln>
                      </wps:spPr>
                      <wps:txbx>
                        <w:txbxContent>
                          <w:tbl>
                            <w:tblPr>
                              <w:tblStyle w:val="8"/>
                              <w:tblW w:w="0" w:type="auto"/>
                              <w:tblInd w:w="7" w:type="dxa"/>
                              <w:tblLayout w:type="fixed"/>
                              <w:tblCellMar>
                                <w:top w:w="0" w:type="dxa"/>
                                <w:left w:w="0" w:type="dxa"/>
                                <w:bottom w:w="0" w:type="dxa"/>
                                <w:right w:w="0" w:type="dxa"/>
                              </w:tblCellMar>
                            </w:tblPr>
                            <w:tblGrid>
                              <w:gridCol w:w="425"/>
                              <w:gridCol w:w="1304"/>
                            </w:tblGrid>
                            <w:tr>
                              <w:tblPrEx>
                                <w:tblCellMar>
                                  <w:top w:w="0" w:type="dxa"/>
                                  <w:left w:w="0" w:type="dxa"/>
                                  <w:bottom w:w="0" w:type="dxa"/>
                                  <w:right w:w="0" w:type="dxa"/>
                                </w:tblCellMar>
                              </w:tblPrEx>
                              <w:trPr>
                                <w:trHeight w:val="242" w:hRule="atLeast"/>
                              </w:trPr>
                              <w:tc>
                                <w:tcPr>
                                  <w:tcW w:w="425" w:type="dxa"/>
                                </w:tcPr>
                                <w:p>
                                  <w:pPr>
                                    <w:pStyle w:val="13"/>
                                    <w:spacing w:before="2"/>
                                    <w:rPr>
                                      <w:rFonts w:ascii="Century Gothic"/>
                                      <w:b/>
                                      <w:sz w:val="14"/>
                                    </w:rPr>
                                  </w:pPr>
                                  <w:r>
                                    <w:rPr>
                                      <w:rFonts w:ascii="Century Gothic"/>
                                      <w:b/>
                                      <w:color w:val="141221"/>
                                      <w:spacing w:val="-5"/>
                                      <w:w w:val="110"/>
                                      <w:sz w:val="14"/>
                                    </w:rPr>
                                    <w:t>4%</w:t>
                                  </w:r>
                                </w:p>
                              </w:tc>
                              <w:tc>
                                <w:tcPr>
                                  <w:tcW w:w="1304" w:type="dxa"/>
                                </w:tcPr>
                                <w:p>
                                  <w:pPr>
                                    <w:pStyle w:val="13"/>
                                    <w:spacing w:before="9"/>
                                    <w:ind w:left="76"/>
                                    <w:rPr>
                                      <w:rFonts w:ascii="微软雅黑" w:hAnsi="微软雅黑" w:eastAsia="微软雅黑" w:cs="微软雅黑"/>
                                      <w:sz w:val="14"/>
                                      <w:lang w:eastAsia="zh-CN"/>
                                    </w:rPr>
                                  </w:pPr>
                                  <w:r>
                                    <w:rPr>
                                      <w:color w:val="141221"/>
                                      <w:w w:val="115"/>
                                      <w:sz w:val="14"/>
                                    </w:rPr>
                                    <w:t>1</w:t>
                                  </w:r>
                                  <w:r>
                                    <w:rPr>
                                      <w:color w:val="141221"/>
                                      <w:spacing w:val="-6"/>
                                      <w:w w:val="115"/>
                                      <w:sz w:val="14"/>
                                    </w:rPr>
                                    <w:t xml:space="preserve"> </w:t>
                                  </w:r>
                                  <w:r>
                                    <w:rPr>
                                      <w:rFonts w:hint="eastAsia" w:ascii="微软雅黑" w:hAnsi="微软雅黑" w:eastAsia="微软雅黑" w:cs="微软雅黑"/>
                                      <w:color w:val="141221"/>
                                      <w:spacing w:val="-2"/>
                                      <w:w w:val="115"/>
                                      <w:sz w:val="14"/>
                                      <w:lang w:eastAsia="zh-CN"/>
                                    </w:rPr>
                                    <w:t>（完全不自信）</w:t>
                                  </w:r>
                                </w:p>
                              </w:tc>
                            </w:tr>
                            <w:tr>
                              <w:tblPrEx>
                                <w:tblCellMar>
                                  <w:top w:w="0" w:type="dxa"/>
                                  <w:left w:w="0" w:type="dxa"/>
                                  <w:bottom w:w="0" w:type="dxa"/>
                                  <w:right w:w="0" w:type="dxa"/>
                                </w:tblCellMar>
                              </w:tblPrEx>
                              <w:trPr>
                                <w:trHeight w:val="304" w:hRule="atLeast"/>
                              </w:trPr>
                              <w:tc>
                                <w:tcPr>
                                  <w:tcW w:w="425" w:type="dxa"/>
                                </w:tcPr>
                                <w:p>
                                  <w:pPr>
                                    <w:pStyle w:val="13"/>
                                    <w:spacing w:before="63"/>
                                    <w:rPr>
                                      <w:rFonts w:ascii="Century Gothic"/>
                                      <w:b/>
                                      <w:sz w:val="14"/>
                                    </w:rPr>
                                  </w:pPr>
                                  <w:r>
                                    <w:rPr>
                                      <w:rFonts w:ascii="Century Gothic"/>
                                      <w:b/>
                                      <w:color w:val="141221"/>
                                      <w:spacing w:val="-5"/>
                                      <w:sz w:val="14"/>
                                    </w:rPr>
                                    <w:t>17%</w:t>
                                  </w:r>
                                </w:p>
                              </w:tc>
                              <w:tc>
                                <w:tcPr>
                                  <w:tcW w:w="1304" w:type="dxa"/>
                                </w:tcPr>
                                <w:p>
                                  <w:pPr>
                                    <w:pStyle w:val="13"/>
                                    <w:spacing w:before="70"/>
                                    <w:ind w:left="76"/>
                                    <w:rPr>
                                      <w:sz w:val="14"/>
                                    </w:rPr>
                                  </w:pPr>
                                  <w:r>
                                    <w:rPr>
                                      <w:color w:val="141221"/>
                                      <w:w w:val="110"/>
                                      <w:sz w:val="14"/>
                                    </w:rPr>
                                    <w:t>2</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27%</w:t>
                                  </w:r>
                                </w:p>
                              </w:tc>
                              <w:tc>
                                <w:tcPr>
                                  <w:tcW w:w="1304" w:type="dxa"/>
                                </w:tcPr>
                                <w:p>
                                  <w:pPr>
                                    <w:pStyle w:val="13"/>
                                    <w:spacing w:before="71"/>
                                    <w:ind w:left="76"/>
                                    <w:rPr>
                                      <w:rFonts w:ascii="微软雅黑" w:hAnsi="微软雅黑" w:eastAsia="微软雅黑" w:cs="微软雅黑"/>
                                      <w:sz w:val="14"/>
                                      <w:lang w:eastAsia="zh-CN"/>
                                    </w:rPr>
                                  </w:pPr>
                                  <w:r>
                                    <w:rPr>
                                      <w:color w:val="141221"/>
                                      <w:w w:val="110"/>
                                      <w:sz w:val="14"/>
                                    </w:rPr>
                                    <w:t>3</w:t>
                                  </w:r>
                                  <w:r>
                                    <w:rPr>
                                      <w:color w:val="141221"/>
                                      <w:spacing w:val="-2"/>
                                      <w:w w:val="110"/>
                                      <w:sz w:val="14"/>
                                    </w:rPr>
                                    <w:t xml:space="preserve"> </w:t>
                                  </w:r>
                                  <w:r>
                                    <w:rPr>
                                      <w:rFonts w:hint="eastAsia" w:ascii="微软雅黑" w:hAnsi="微软雅黑" w:eastAsia="微软雅黑" w:cs="微软雅黑"/>
                                      <w:color w:val="141221"/>
                                      <w:spacing w:val="-2"/>
                                      <w:w w:val="110"/>
                                      <w:sz w:val="14"/>
                                      <w:lang w:eastAsia="zh-CN"/>
                                    </w:rPr>
                                    <w:t>（中立态度）</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25%</w:t>
                                  </w:r>
                                </w:p>
                              </w:tc>
                              <w:tc>
                                <w:tcPr>
                                  <w:tcW w:w="1304" w:type="dxa"/>
                                </w:tcPr>
                                <w:p>
                                  <w:pPr>
                                    <w:pStyle w:val="13"/>
                                    <w:spacing w:before="71"/>
                                    <w:ind w:left="76"/>
                                    <w:rPr>
                                      <w:sz w:val="14"/>
                                    </w:rPr>
                                  </w:pPr>
                                  <w:r>
                                    <w:rPr>
                                      <w:color w:val="141221"/>
                                      <w:w w:val="126"/>
                                      <w:sz w:val="14"/>
                                    </w:rPr>
                                    <w:t>4</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26%</w:t>
                                  </w:r>
                                </w:p>
                              </w:tc>
                              <w:tc>
                                <w:tcPr>
                                  <w:tcW w:w="1304" w:type="dxa"/>
                                </w:tcPr>
                                <w:p>
                                  <w:pPr>
                                    <w:pStyle w:val="13"/>
                                    <w:spacing w:before="71" w:line="151" w:lineRule="exact"/>
                                    <w:ind w:left="76"/>
                                    <w:rPr>
                                      <w:rFonts w:ascii="微软雅黑" w:hAnsi="微软雅黑" w:eastAsia="微软雅黑" w:cs="微软雅黑"/>
                                      <w:sz w:val="14"/>
                                      <w:lang w:eastAsia="zh-CN"/>
                                    </w:rPr>
                                  </w:pPr>
                                  <w:r>
                                    <w:rPr>
                                      <w:color w:val="141221"/>
                                      <w:spacing w:val="-2"/>
                                      <w:w w:val="115"/>
                                      <w:sz w:val="14"/>
                                    </w:rPr>
                                    <w:t>5</w:t>
                                  </w:r>
                                  <w:r>
                                    <w:rPr>
                                      <w:color w:val="141221"/>
                                      <w:spacing w:val="-7"/>
                                      <w:w w:val="115"/>
                                      <w:sz w:val="14"/>
                                    </w:rPr>
                                    <w:t xml:space="preserve"> </w:t>
                                  </w:r>
                                  <w:r>
                                    <w:rPr>
                                      <w:rFonts w:hint="eastAsia" w:ascii="微软雅黑" w:hAnsi="微软雅黑" w:eastAsia="微软雅黑" w:cs="微软雅黑"/>
                                      <w:color w:val="141221"/>
                                      <w:spacing w:val="-2"/>
                                      <w:w w:val="115"/>
                                      <w:sz w:val="14"/>
                                      <w:lang w:eastAsia="zh-CN"/>
                                    </w:rPr>
                                    <w:t>（非常自信）</w:t>
                                  </w:r>
                                </w:p>
                              </w:tc>
                            </w:tr>
                          </w:tbl>
                          <w:p>
                            <w:pPr>
                              <w:pStyle w:val="6"/>
                              <w:rPr>
                                <w:lang w:eastAsia="zh-CN"/>
                              </w:rPr>
                            </w:pPr>
                          </w:p>
                        </w:txbxContent>
                      </wps:txbx>
                      <wps:bodyPr rot="0" vert="horz" wrap="square" lIns="0" tIns="0" rIns="0" bIns="0" anchor="t" anchorCtr="0" upright="1">
                        <a:noAutofit/>
                      </wps:bodyPr>
                    </wps:wsp>
                  </a:graphicData>
                </a:graphic>
              </wp:anchor>
            </w:drawing>
          </mc:Choice>
          <mc:Fallback>
            <w:pict>
              <v:shape id="docshape306" o:spid="_x0000_s1026" o:spt="202" type="#_x0000_t202" style="position:absolute;left:0pt;margin-left:242.35pt;margin-top:49.9pt;height:69.95pt;width:86.5pt;mso-position-horizontal-relative:page;z-index:252016640;mso-width-relative:page;mso-height-relative:page;" filled="f" stroked="f" coordsize="21600,21600" o:gfxdata="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uZvbdoA&#10;AAAKAQAADwAAAAAAAAABACAAAAAiAAAAZHJzL2Rvd25yZXYueG1sUEsBAhQAFAAAAAgAh07iQL3F&#10;OI/kAQAA1wMAAA4AAAAAAAAAAQAgAAAAKQEAAGRycy9lMm9Eb2MueG1sUEsFBgAAAAAGAAYAWQEA&#10;AH8FAAAAAA==&#10;">
                <v:fill on="f" focussize="0,0"/>
                <v:stroke on="f"/>
                <v:imagedata o:title=""/>
                <o:lock v:ext="edit" aspectratio="f"/>
                <v:textbox inset="0mm,0mm,0mm,0mm">
                  <w:txbxContent>
                    <w:tbl>
                      <w:tblPr>
                        <w:tblStyle w:val="8"/>
                        <w:tblW w:w="0" w:type="auto"/>
                        <w:tblInd w:w="7" w:type="dxa"/>
                        <w:tblLayout w:type="fixed"/>
                        <w:tblCellMar>
                          <w:top w:w="0" w:type="dxa"/>
                          <w:left w:w="0" w:type="dxa"/>
                          <w:bottom w:w="0" w:type="dxa"/>
                          <w:right w:w="0" w:type="dxa"/>
                        </w:tblCellMar>
                      </w:tblPr>
                      <w:tblGrid>
                        <w:gridCol w:w="425"/>
                        <w:gridCol w:w="1304"/>
                      </w:tblGrid>
                      <w:tr>
                        <w:tblPrEx>
                          <w:tblCellMar>
                            <w:top w:w="0" w:type="dxa"/>
                            <w:left w:w="0" w:type="dxa"/>
                            <w:bottom w:w="0" w:type="dxa"/>
                            <w:right w:w="0" w:type="dxa"/>
                          </w:tblCellMar>
                        </w:tblPrEx>
                        <w:trPr>
                          <w:trHeight w:val="242" w:hRule="atLeast"/>
                        </w:trPr>
                        <w:tc>
                          <w:tcPr>
                            <w:tcW w:w="425" w:type="dxa"/>
                          </w:tcPr>
                          <w:p>
                            <w:pPr>
                              <w:pStyle w:val="13"/>
                              <w:spacing w:before="2"/>
                              <w:rPr>
                                <w:rFonts w:ascii="Century Gothic"/>
                                <w:b/>
                                <w:sz w:val="14"/>
                              </w:rPr>
                            </w:pPr>
                            <w:r>
                              <w:rPr>
                                <w:rFonts w:ascii="Century Gothic"/>
                                <w:b/>
                                <w:color w:val="141221"/>
                                <w:spacing w:val="-5"/>
                                <w:w w:val="110"/>
                                <w:sz w:val="14"/>
                              </w:rPr>
                              <w:t>4%</w:t>
                            </w:r>
                          </w:p>
                        </w:tc>
                        <w:tc>
                          <w:tcPr>
                            <w:tcW w:w="1304" w:type="dxa"/>
                          </w:tcPr>
                          <w:p>
                            <w:pPr>
                              <w:pStyle w:val="13"/>
                              <w:spacing w:before="9"/>
                              <w:ind w:left="76"/>
                              <w:rPr>
                                <w:rFonts w:ascii="微软雅黑" w:hAnsi="微软雅黑" w:eastAsia="微软雅黑" w:cs="微软雅黑"/>
                                <w:sz w:val="14"/>
                                <w:lang w:eastAsia="zh-CN"/>
                              </w:rPr>
                            </w:pPr>
                            <w:r>
                              <w:rPr>
                                <w:color w:val="141221"/>
                                <w:w w:val="115"/>
                                <w:sz w:val="14"/>
                              </w:rPr>
                              <w:t>1</w:t>
                            </w:r>
                            <w:r>
                              <w:rPr>
                                <w:color w:val="141221"/>
                                <w:spacing w:val="-6"/>
                                <w:w w:val="115"/>
                                <w:sz w:val="14"/>
                              </w:rPr>
                              <w:t xml:space="preserve"> </w:t>
                            </w:r>
                            <w:r>
                              <w:rPr>
                                <w:rFonts w:hint="eastAsia" w:ascii="微软雅黑" w:hAnsi="微软雅黑" w:eastAsia="微软雅黑" w:cs="微软雅黑"/>
                                <w:color w:val="141221"/>
                                <w:spacing w:val="-2"/>
                                <w:w w:val="115"/>
                                <w:sz w:val="14"/>
                                <w:lang w:eastAsia="zh-CN"/>
                              </w:rPr>
                              <w:t>（完全不自信）</w:t>
                            </w:r>
                          </w:p>
                        </w:tc>
                      </w:tr>
                      <w:tr>
                        <w:tblPrEx>
                          <w:tblCellMar>
                            <w:top w:w="0" w:type="dxa"/>
                            <w:left w:w="0" w:type="dxa"/>
                            <w:bottom w:w="0" w:type="dxa"/>
                            <w:right w:w="0" w:type="dxa"/>
                          </w:tblCellMar>
                        </w:tblPrEx>
                        <w:trPr>
                          <w:trHeight w:val="304" w:hRule="atLeast"/>
                        </w:trPr>
                        <w:tc>
                          <w:tcPr>
                            <w:tcW w:w="425" w:type="dxa"/>
                          </w:tcPr>
                          <w:p>
                            <w:pPr>
                              <w:pStyle w:val="13"/>
                              <w:spacing w:before="63"/>
                              <w:rPr>
                                <w:rFonts w:ascii="Century Gothic"/>
                                <w:b/>
                                <w:sz w:val="14"/>
                              </w:rPr>
                            </w:pPr>
                            <w:r>
                              <w:rPr>
                                <w:rFonts w:ascii="Century Gothic"/>
                                <w:b/>
                                <w:color w:val="141221"/>
                                <w:spacing w:val="-5"/>
                                <w:sz w:val="14"/>
                              </w:rPr>
                              <w:t>17%</w:t>
                            </w:r>
                          </w:p>
                        </w:tc>
                        <w:tc>
                          <w:tcPr>
                            <w:tcW w:w="1304" w:type="dxa"/>
                          </w:tcPr>
                          <w:p>
                            <w:pPr>
                              <w:pStyle w:val="13"/>
                              <w:spacing w:before="70"/>
                              <w:ind w:left="76"/>
                              <w:rPr>
                                <w:sz w:val="14"/>
                              </w:rPr>
                            </w:pPr>
                            <w:r>
                              <w:rPr>
                                <w:color w:val="141221"/>
                                <w:w w:val="110"/>
                                <w:sz w:val="14"/>
                              </w:rPr>
                              <w:t>2</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27%</w:t>
                            </w:r>
                          </w:p>
                        </w:tc>
                        <w:tc>
                          <w:tcPr>
                            <w:tcW w:w="1304" w:type="dxa"/>
                          </w:tcPr>
                          <w:p>
                            <w:pPr>
                              <w:pStyle w:val="13"/>
                              <w:spacing w:before="71"/>
                              <w:ind w:left="76"/>
                              <w:rPr>
                                <w:rFonts w:ascii="微软雅黑" w:hAnsi="微软雅黑" w:eastAsia="微软雅黑" w:cs="微软雅黑"/>
                                <w:sz w:val="14"/>
                                <w:lang w:eastAsia="zh-CN"/>
                              </w:rPr>
                            </w:pPr>
                            <w:r>
                              <w:rPr>
                                <w:color w:val="141221"/>
                                <w:w w:val="110"/>
                                <w:sz w:val="14"/>
                              </w:rPr>
                              <w:t>3</w:t>
                            </w:r>
                            <w:r>
                              <w:rPr>
                                <w:color w:val="141221"/>
                                <w:spacing w:val="-2"/>
                                <w:w w:val="110"/>
                                <w:sz w:val="14"/>
                              </w:rPr>
                              <w:t xml:space="preserve"> </w:t>
                            </w:r>
                            <w:r>
                              <w:rPr>
                                <w:rFonts w:hint="eastAsia" w:ascii="微软雅黑" w:hAnsi="微软雅黑" w:eastAsia="微软雅黑" w:cs="微软雅黑"/>
                                <w:color w:val="141221"/>
                                <w:spacing w:val="-2"/>
                                <w:w w:val="110"/>
                                <w:sz w:val="14"/>
                                <w:lang w:eastAsia="zh-CN"/>
                              </w:rPr>
                              <w:t>（中立态度）</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25%</w:t>
                            </w:r>
                          </w:p>
                        </w:tc>
                        <w:tc>
                          <w:tcPr>
                            <w:tcW w:w="1304" w:type="dxa"/>
                          </w:tcPr>
                          <w:p>
                            <w:pPr>
                              <w:pStyle w:val="13"/>
                              <w:spacing w:before="71"/>
                              <w:ind w:left="76"/>
                              <w:rPr>
                                <w:sz w:val="14"/>
                              </w:rPr>
                            </w:pPr>
                            <w:r>
                              <w:rPr>
                                <w:color w:val="141221"/>
                                <w:w w:val="126"/>
                                <w:sz w:val="14"/>
                              </w:rPr>
                              <w:t>4</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26%</w:t>
                            </w:r>
                          </w:p>
                        </w:tc>
                        <w:tc>
                          <w:tcPr>
                            <w:tcW w:w="1304" w:type="dxa"/>
                          </w:tcPr>
                          <w:p>
                            <w:pPr>
                              <w:pStyle w:val="13"/>
                              <w:spacing w:before="71" w:line="151" w:lineRule="exact"/>
                              <w:ind w:left="76"/>
                              <w:rPr>
                                <w:rFonts w:ascii="微软雅黑" w:hAnsi="微软雅黑" w:eastAsia="微软雅黑" w:cs="微软雅黑"/>
                                <w:sz w:val="14"/>
                                <w:lang w:eastAsia="zh-CN"/>
                              </w:rPr>
                            </w:pPr>
                            <w:r>
                              <w:rPr>
                                <w:color w:val="141221"/>
                                <w:spacing w:val="-2"/>
                                <w:w w:val="115"/>
                                <w:sz w:val="14"/>
                              </w:rPr>
                              <w:t>5</w:t>
                            </w:r>
                            <w:r>
                              <w:rPr>
                                <w:color w:val="141221"/>
                                <w:spacing w:val="-7"/>
                                <w:w w:val="115"/>
                                <w:sz w:val="14"/>
                              </w:rPr>
                              <w:t xml:space="preserve"> </w:t>
                            </w:r>
                            <w:r>
                              <w:rPr>
                                <w:rFonts w:hint="eastAsia" w:ascii="微软雅黑" w:hAnsi="微软雅黑" w:eastAsia="微软雅黑" w:cs="微软雅黑"/>
                                <w:color w:val="141221"/>
                                <w:spacing w:val="-2"/>
                                <w:w w:val="115"/>
                                <w:sz w:val="14"/>
                                <w:lang w:eastAsia="zh-CN"/>
                              </w:rPr>
                              <w:t>（非常自信）</w:t>
                            </w:r>
                          </w:p>
                        </w:tc>
                      </w:tr>
                    </w:tbl>
                    <w:p>
                      <w:pPr>
                        <w:pStyle w:val="6"/>
                        <w:rPr>
                          <w:lang w:eastAsia="zh-CN"/>
                        </w:rPr>
                      </w:pPr>
                    </w:p>
                  </w:txbxContent>
                </v:textbox>
              </v:shape>
            </w:pict>
          </mc:Fallback>
        </mc:AlternateContent>
      </w:r>
      <w:r>
        <w:rPr>
          <w:rFonts w:hint="eastAsia" w:ascii="微软雅黑" w:hAnsi="微软雅黑" w:eastAsia="微软雅黑" w:cs="微软雅黑"/>
          <w:lang w:eastAsia="zh-CN"/>
        </w:rPr>
        <w:t>。</w:t>
      </w:r>
    </w:p>
    <w:p>
      <w:pPr>
        <w:pStyle w:val="6"/>
        <w:spacing w:before="112" w:line="276" w:lineRule="auto"/>
        <w:ind w:left="7400" w:right="1444"/>
        <w:rPr>
          <w:lang w:eastAsia="zh-CN"/>
        </w:rPr>
      </w:pPr>
      <w:r>
        <w:rPr>
          <w:rFonts w:hint="eastAsia" w:ascii="微软雅黑" w:hAnsi="微软雅黑" w:eastAsia="微软雅黑" w:cs="微软雅黑"/>
          <w:lang w:eastAsia="zh-CN"/>
        </w:rPr>
        <w:t>约</w:t>
      </w:r>
      <w:r>
        <w:rPr>
          <w:lang w:eastAsia="zh-CN"/>
        </w:rPr>
        <w:t xml:space="preserve"> 51% </w:t>
      </w:r>
      <w:r>
        <w:rPr>
          <w:rFonts w:hint="eastAsia" w:ascii="微软雅黑" w:hAnsi="微软雅黑" w:eastAsia="微软雅黑" w:cs="微软雅黑"/>
          <w:lang w:eastAsia="zh-CN"/>
        </w:rPr>
        <w:t>的回答者倾向于表示有信心，其中</w:t>
      </w:r>
      <w:r>
        <w:rPr>
          <w:lang w:eastAsia="zh-CN"/>
        </w:rPr>
        <w:t xml:space="preserve"> 25% </w:t>
      </w:r>
      <w:r>
        <w:rPr>
          <w:rFonts w:hint="eastAsia" w:ascii="微软雅黑" w:hAnsi="微软雅黑" w:eastAsia="微软雅黑" w:cs="微软雅黑"/>
          <w:lang w:eastAsia="zh-CN"/>
        </w:rPr>
        <w:t>表示相当自信，</w:t>
      </w:r>
      <w:r>
        <w:rPr>
          <w:lang w:eastAsia="zh-CN"/>
        </w:rPr>
        <w:t xml:space="preserve">26% </w:t>
      </w:r>
      <w:r>
        <w:rPr>
          <w:rFonts w:hint="eastAsia" w:ascii="微软雅黑" w:hAnsi="微软雅黑" w:eastAsia="微软雅黑" w:cs="微软雅黑"/>
          <w:lang w:eastAsia="zh-CN"/>
        </w:rPr>
        <w:t>表示非常自信。尤其是在“非常自信”这一类别中，这种较高的信心水平值得关注。</w:t>
      </w:r>
    </w:p>
    <w:p>
      <w:pPr>
        <w:pStyle w:val="6"/>
        <w:spacing w:line="276" w:lineRule="auto"/>
        <w:ind w:left="920" w:right="1193"/>
        <w:rPr>
          <w:lang w:eastAsia="zh-CN"/>
        </w:rPr>
      </w:pPr>
      <w:r>
        <w:rPr>
          <w:rFonts w:hint="eastAsia" w:ascii="微软雅黑" w:hAnsi="微软雅黑" w:eastAsia="微软雅黑" w:cs="微软雅黑"/>
          <w:lang w:eastAsia="zh-CN"/>
        </w:rPr>
        <w:t>然而，这也可能暗示了人们可能低估了保护</w:t>
      </w:r>
      <w:r>
        <w:rPr>
          <w:rFonts w:ascii="微软雅黑" w:hAnsi="微软雅黑" w:eastAsia="微软雅黑" w:cs="微软雅黑"/>
          <w:lang w:eastAsia="zh-CN"/>
        </w:rPr>
        <w:t xml:space="preserve"> AI </w:t>
      </w:r>
      <w:r>
        <w:rPr>
          <w:rFonts w:hint="eastAsia" w:ascii="微软雅黑" w:hAnsi="微软雅黑" w:eastAsia="微软雅黑" w:cs="微软雅黑"/>
          <w:lang w:eastAsia="zh-CN"/>
        </w:rPr>
        <w:t>系统所面临的独特挑战和威胁，这种低估可能源于将</w:t>
      </w:r>
      <w:r>
        <w:rPr>
          <w:rFonts w:ascii="微软雅黑" w:hAnsi="微软雅黑" w:eastAsia="微软雅黑" w:cs="微软雅黑"/>
          <w:lang w:eastAsia="zh-CN"/>
        </w:rPr>
        <w:t xml:space="preserve"> AI </w:t>
      </w:r>
      <w:r>
        <w:rPr>
          <w:rFonts w:hint="eastAsia" w:ascii="微软雅黑" w:hAnsi="微软雅黑" w:eastAsia="微软雅黑" w:cs="微软雅黑"/>
          <w:lang w:eastAsia="zh-CN"/>
        </w:rPr>
        <w:t>视为仅仅是业务环境中的一种常规应用的观念。</w:t>
      </w:r>
    </w:p>
    <w:p>
      <w:pPr>
        <w:pStyle w:val="6"/>
        <w:spacing w:line="276" w:lineRule="auto"/>
        <w:ind w:left="920" w:right="1193"/>
        <w:rPr>
          <w:lang w:eastAsia="zh-CN"/>
        </w:rPr>
      </w:pPr>
    </w:p>
    <w:p>
      <w:pPr>
        <w:pStyle w:val="6"/>
        <w:spacing w:line="276" w:lineRule="auto"/>
        <w:ind w:left="920" w:right="1444"/>
        <w:rPr>
          <w:lang w:eastAsia="zh-CN"/>
        </w:rPr>
      </w:pPr>
      <w:r>
        <w:rPr>
          <w:rFonts w:hint="eastAsia" w:ascii="微软雅黑" w:hAnsi="微软雅黑" w:eastAsia="微软雅黑" w:cs="微软雅黑"/>
          <w:lang w:eastAsia="zh-CN"/>
        </w:rPr>
        <w:t>另一方面，有</w:t>
      </w:r>
      <w:r>
        <w:rPr>
          <w:rFonts w:ascii="微软雅黑" w:hAnsi="微软雅黑" w:eastAsia="微软雅黑"/>
          <w:lang w:eastAsia="zh-CN"/>
        </w:rPr>
        <w:t xml:space="preserve"> 27% </w:t>
      </w:r>
      <w:r>
        <w:rPr>
          <w:rFonts w:hint="eastAsia" w:ascii="微软雅黑" w:hAnsi="微软雅黑" w:eastAsia="微软雅黑" w:cs="微软雅黑"/>
          <w:lang w:eastAsia="zh-CN"/>
        </w:rPr>
        <w:t>的受访者持中立态度，这或许反映了他们对涉及的复杂性持谨慎的态度或对</w:t>
      </w:r>
      <w:r>
        <w:rPr>
          <w:rFonts w:ascii="微软雅黑" w:hAnsi="微软雅黑" w:eastAsia="微软雅黑"/>
          <w:lang w:eastAsia="zh-CN"/>
        </w:rPr>
        <w:t xml:space="preserve"> AI </w:t>
      </w:r>
      <w:r>
        <w:rPr>
          <w:rFonts w:hint="eastAsia" w:ascii="微软雅黑" w:hAnsi="微软雅黑" w:eastAsia="微软雅黑" w:cs="微软雅黑"/>
          <w:lang w:eastAsia="zh-CN"/>
        </w:rPr>
        <w:t>特有的新兴威胁感到不确定。信心较低的群体中，</w:t>
      </w:r>
      <w:r>
        <w:rPr>
          <w:rFonts w:ascii="微软雅黑" w:hAnsi="微软雅黑" w:eastAsia="微软雅黑"/>
          <w:lang w:eastAsia="zh-CN"/>
        </w:rPr>
        <w:t xml:space="preserve">17% </w:t>
      </w:r>
      <w:r>
        <w:rPr>
          <w:rFonts w:hint="eastAsia" w:ascii="微软雅黑" w:hAnsi="微软雅黑" w:eastAsia="微软雅黑" w:cs="微软雅黑"/>
          <w:lang w:eastAsia="zh-CN"/>
        </w:rPr>
        <w:t>的人表示有些不自信，</w:t>
      </w:r>
      <w:r>
        <w:rPr>
          <w:rFonts w:ascii="微软雅黑" w:hAnsi="微软雅黑" w:eastAsia="微软雅黑"/>
          <w:lang w:eastAsia="zh-CN"/>
        </w:rPr>
        <w:t xml:space="preserve">4% </w:t>
      </w:r>
      <w:r>
        <w:rPr>
          <w:rFonts w:hint="eastAsia" w:ascii="微软雅黑" w:hAnsi="微软雅黑" w:eastAsia="微软雅黑" w:cs="微软雅黑"/>
          <w:lang w:eastAsia="zh-CN"/>
        </w:rPr>
        <w:t>的人则完全不自信。整体趋势显示，虽然许多专业人士对他们的组织在保护</w:t>
      </w:r>
      <w:r>
        <w:rPr>
          <w:rFonts w:ascii="微软雅黑" w:hAnsi="微软雅黑" w:eastAsia="微软雅黑"/>
          <w:lang w:eastAsia="zh-CN"/>
        </w:rPr>
        <w:t xml:space="preserve"> AI </w:t>
      </w:r>
      <w:r>
        <w:rPr>
          <w:rFonts w:hint="eastAsia" w:ascii="微软雅黑" w:hAnsi="微软雅黑" w:eastAsia="微软雅黑" w:cs="微软雅黑"/>
          <w:lang w:eastAsia="zh-CN"/>
        </w:rPr>
        <w:t>系统方面的能力感到自信，但仍有一大部分人意识到了存在的未知因素和可能被低估的威胁。</w:t>
      </w:r>
    </w:p>
    <w:p>
      <w:pPr>
        <w:spacing w:line="276" w:lineRule="auto"/>
        <w:jc w:val="center"/>
        <w:rPr>
          <w:lang w:eastAsia="zh-CN"/>
        </w:rPr>
      </w:pPr>
    </w:p>
    <w:p>
      <w:pPr>
        <w:spacing w:line="276" w:lineRule="auto"/>
        <w:rPr>
          <w:lang w:eastAsia="zh-CN"/>
        </w:rPr>
        <w:sectPr>
          <w:pgSz w:w="12240" w:h="15840"/>
          <w:pgMar w:top="1220" w:right="0" w:bottom="860" w:left="520" w:header="0" w:footer="675" w:gutter="0"/>
          <w:cols w:space="720" w:num="1"/>
        </w:sectPr>
      </w:pPr>
    </w:p>
    <w:p>
      <w:pPr>
        <w:spacing w:line="276" w:lineRule="auto"/>
        <w:rPr>
          <w:lang w:eastAsia="zh-CN"/>
        </w:rPr>
      </w:pPr>
    </w:p>
    <w:p>
      <w:pPr>
        <w:pStyle w:val="3"/>
        <w:tabs>
          <w:tab w:val="left" w:pos="6983"/>
        </w:tabs>
        <w:spacing w:before="146"/>
        <w:rPr>
          <w:spacing w:val="-5"/>
          <w:w w:val="110"/>
          <w:lang w:eastAsia="zh-CN"/>
        </w:rPr>
      </w:pPr>
      <w:r>
        <w:rPr>
          <w:w w:val="110"/>
        </w:rPr>
        <w:t>Industry</w:t>
      </w:r>
      <w:r>
        <w:rPr>
          <w:spacing w:val="28"/>
          <w:w w:val="110"/>
        </w:rPr>
        <w:t xml:space="preserve"> </w:t>
      </w:r>
      <w:r>
        <w:rPr>
          <w:w w:val="110"/>
        </w:rPr>
        <w:t>Familiarity</w:t>
      </w:r>
      <w:r>
        <w:rPr>
          <w:spacing w:val="29"/>
          <w:w w:val="110"/>
        </w:rPr>
        <w:t xml:space="preserve"> </w:t>
      </w:r>
      <w:r>
        <w:rPr>
          <w:w w:val="110"/>
        </w:rPr>
        <w:t>with</w:t>
      </w:r>
      <w:r>
        <w:rPr>
          <w:spacing w:val="28"/>
          <w:w w:val="110"/>
        </w:rPr>
        <w:t xml:space="preserve"> </w:t>
      </w:r>
      <w:r>
        <w:rPr>
          <w:spacing w:val="-5"/>
          <w:w w:val="110"/>
        </w:rPr>
        <w:t>AI</w:t>
      </w:r>
      <w:r>
        <w:rPr>
          <w:spacing w:val="-5"/>
          <w:w w:val="110"/>
        </w:rPr>
        <w:tab/>
      </w:r>
    </w:p>
    <w:p>
      <w:pPr>
        <w:pStyle w:val="3"/>
        <w:spacing w:before="146"/>
        <w:rPr>
          <w:lang w:eastAsia="zh-CN"/>
        </w:rPr>
      </w:pPr>
      <w:r>
        <w:rPr>
          <w:rFonts w:hint="eastAsia"/>
          <w:lang w:eastAsia="zh-CN"/>
        </w:rPr>
        <w:t xml:space="preserve">AI </w:t>
      </w:r>
      <w:r>
        <w:rPr>
          <w:rFonts w:hint="eastAsia" w:ascii="微软雅黑" w:hAnsi="微软雅黑" w:eastAsia="微软雅黑" w:cs="微软雅黑"/>
          <w:lang w:eastAsia="zh-CN"/>
        </w:rPr>
        <w:t>在行业中的成熟度</w:t>
      </w:r>
    </w:p>
    <w:p>
      <w:pPr>
        <w:pStyle w:val="4"/>
        <w:spacing w:before="277"/>
        <w:rPr>
          <w:spacing w:val="-2"/>
          <w:w w:val="115"/>
          <w:lang w:eastAsia="zh-CN"/>
        </w:rPr>
      </w:pPr>
      <w:r>
        <w:rPr>
          <w:spacing w:val="-2"/>
          <w:w w:val="115"/>
        </w:rPr>
        <w:t>Familiarity</w:t>
      </w:r>
      <w:r>
        <w:rPr>
          <w:spacing w:val="-7"/>
          <w:w w:val="115"/>
        </w:rPr>
        <w:t xml:space="preserve"> </w:t>
      </w:r>
      <w:r>
        <w:rPr>
          <w:spacing w:val="-2"/>
          <w:w w:val="115"/>
        </w:rPr>
        <w:t>with</w:t>
      </w:r>
      <w:r>
        <w:rPr>
          <w:spacing w:val="-6"/>
          <w:w w:val="115"/>
        </w:rPr>
        <w:t xml:space="preserve"> </w:t>
      </w:r>
      <w:r>
        <w:rPr>
          <w:spacing w:val="-2"/>
          <w:w w:val="115"/>
        </w:rPr>
        <w:t>AI</w:t>
      </w:r>
      <w:r>
        <w:rPr>
          <w:spacing w:val="-6"/>
          <w:w w:val="115"/>
        </w:rPr>
        <w:t xml:space="preserve"> </w:t>
      </w:r>
      <w:r>
        <w:rPr>
          <w:spacing w:val="-2"/>
          <w:w w:val="115"/>
        </w:rPr>
        <w:t>technologies</w:t>
      </w:r>
      <w:r>
        <w:rPr>
          <w:spacing w:val="-6"/>
          <w:w w:val="115"/>
        </w:rPr>
        <w:t xml:space="preserve"> </w:t>
      </w:r>
      <w:r>
        <w:rPr>
          <w:spacing w:val="-2"/>
          <w:w w:val="115"/>
        </w:rPr>
        <w:t>and</w:t>
      </w:r>
      <w:r>
        <w:rPr>
          <w:spacing w:val="-7"/>
          <w:w w:val="115"/>
        </w:rPr>
        <w:t xml:space="preserve"> </w:t>
      </w:r>
      <w:r>
        <w:rPr>
          <w:spacing w:val="-2"/>
          <w:w w:val="115"/>
        </w:rPr>
        <w:t>systems</w:t>
      </w:r>
    </w:p>
    <w:p>
      <w:pPr>
        <w:pStyle w:val="4"/>
        <w:spacing w:before="277"/>
        <w:rPr>
          <w:lang w:eastAsia="zh-CN"/>
        </w:rPr>
      </w:pPr>
      <w:r>
        <w:rPr>
          <w:rFonts w:hint="eastAsia" w:ascii="微软雅黑" w:hAnsi="微软雅黑" w:eastAsia="微软雅黑" w:cs="微软雅黑"/>
          <w:lang w:eastAsia="zh-CN"/>
        </w:rPr>
        <w:t>对 AI 技术和系统的熟悉程度</w:t>
      </w:r>
    </w:p>
    <w:p>
      <w:pPr>
        <w:pStyle w:val="6"/>
        <w:spacing w:before="290" w:line="276" w:lineRule="auto"/>
        <w:ind w:left="920" w:right="7928"/>
      </w:pPr>
      <w:r>
        <mc:AlternateContent>
          <mc:Choice Requires="wps">
            <w:drawing>
              <wp:anchor distT="0" distB="0" distL="114300" distR="114300" simplePos="0" relativeHeight="251964416" behindDoc="0" locked="0" layoutInCell="1" allowOverlap="1">
                <wp:simplePos x="0" y="0"/>
                <wp:positionH relativeFrom="page">
                  <wp:posOffset>2974340</wp:posOffset>
                </wp:positionH>
                <wp:positionV relativeFrom="paragraph">
                  <wp:posOffset>226060</wp:posOffset>
                </wp:positionV>
                <wp:extent cx="3887470" cy="236855"/>
                <wp:effectExtent l="0" t="0" r="11430" b="4445"/>
                <wp:wrapNone/>
                <wp:docPr id="879" name="docshape307"/>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7"/>
                              <w:ind w:left="441"/>
                              <w:rPr>
                                <w:rFonts w:ascii="Verdana"/>
                                <w:i/>
                                <w:color w:val="000000"/>
                                <w:sz w:val="17"/>
                              </w:rPr>
                            </w:pPr>
                            <w:r>
                              <w:rPr>
                                <w:rFonts w:ascii="Verdana"/>
                                <w:i/>
                                <w:color w:val="454C5B"/>
                                <w:w w:val="90"/>
                                <w:sz w:val="17"/>
                              </w:rPr>
                              <w:t>Rate</w:t>
                            </w:r>
                            <w:r>
                              <w:rPr>
                                <w:rFonts w:ascii="Verdana"/>
                                <w:i/>
                                <w:color w:val="454C5B"/>
                                <w:spacing w:val="-6"/>
                                <w:sz w:val="17"/>
                              </w:rPr>
                              <w:t xml:space="preserve"> </w:t>
                            </w:r>
                            <w:r>
                              <w:rPr>
                                <w:rFonts w:ascii="Verdana"/>
                                <w:i/>
                                <w:color w:val="454C5B"/>
                                <w:w w:val="90"/>
                                <w:sz w:val="17"/>
                              </w:rPr>
                              <w:t>your</w:t>
                            </w:r>
                            <w:r>
                              <w:rPr>
                                <w:rFonts w:ascii="Verdana"/>
                                <w:i/>
                                <w:color w:val="454C5B"/>
                                <w:spacing w:val="-5"/>
                                <w:sz w:val="17"/>
                              </w:rPr>
                              <w:t xml:space="preserve"> </w:t>
                            </w:r>
                            <w:r>
                              <w:rPr>
                                <w:rFonts w:ascii="Verdana"/>
                                <w:i/>
                                <w:color w:val="454C5B"/>
                                <w:w w:val="90"/>
                                <w:sz w:val="17"/>
                              </w:rPr>
                              <w:t>familiarity</w:t>
                            </w:r>
                            <w:r>
                              <w:rPr>
                                <w:rFonts w:ascii="Verdana"/>
                                <w:i/>
                                <w:color w:val="454C5B"/>
                                <w:spacing w:val="-6"/>
                                <w:sz w:val="17"/>
                              </w:rPr>
                              <w:t xml:space="preserve"> </w:t>
                            </w:r>
                            <w:r>
                              <w:rPr>
                                <w:rFonts w:ascii="Verdana"/>
                                <w:i/>
                                <w:color w:val="454C5B"/>
                                <w:w w:val="90"/>
                                <w:sz w:val="17"/>
                              </w:rPr>
                              <w:t>with</w:t>
                            </w:r>
                            <w:r>
                              <w:rPr>
                                <w:rFonts w:ascii="Verdana"/>
                                <w:i/>
                                <w:color w:val="454C5B"/>
                                <w:spacing w:val="-5"/>
                                <w:sz w:val="17"/>
                              </w:rPr>
                              <w:t xml:space="preserve"> </w:t>
                            </w:r>
                            <w:r>
                              <w:rPr>
                                <w:rFonts w:ascii="Verdana"/>
                                <w:i/>
                                <w:color w:val="454C5B"/>
                                <w:w w:val="90"/>
                                <w:sz w:val="17"/>
                              </w:rPr>
                              <w:t>the</w:t>
                            </w:r>
                            <w:r>
                              <w:rPr>
                                <w:rFonts w:ascii="Verdana"/>
                                <w:i/>
                                <w:color w:val="454C5B"/>
                                <w:spacing w:val="-5"/>
                                <w:sz w:val="17"/>
                              </w:rPr>
                              <w:t xml:space="preserve"> </w:t>
                            </w:r>
                            <w:r>
                              <w:rPr>
                                <w:rFonts w:ascii="Verdana"/>
                                <w:i/>
                                <w:color w:val="454C5B"/>
                                <w:w w:val="90"/>
                                <w:sz w:val="17"/>
                              </w:rPr>
                              <w:t>following</w:t>
                            </w:r>
                            <w:r>
                              <w:rPr>
                                <w:rFonts w:ascii="Verdana"/>
                                <w:i/>
                                <w:color w:val="454C5B"/>
                                <w:spacing w:val="-6"/>
                                <w:sz w:val="17"/>
                              </w:rPr>
                              <w:t xml:space="preserve"> </w:t>
                            </w:r>
                            <w:r>
                              <w:rPr>
                                <w:rFonts w:ascii="Verdana"/>
                                <w:i/>
                                <w:color w:val="454C5B"/>
                                <w:w w:val="90"/>
                                <w:sz w:val="17"/>
                              </w:rPr>
                              <w:t>AI</w:t>
                            </w:r>
                            <w:r>
                              <w:rPr>
                                <w:rFonts w:ascii="Verdana"/>
                                <w:i/>
                                <w:color w:val="454C5B"/>
                                <w:spacing w:val="-5"/>
                                <w:sz w:val="17"/>
                              </w:rPr>
                              <w:t xml:space="preserve"> </w:t>
                            </w:r>
                            <w:r>
                              <w:rPr>
                                <w:rFonts w:ascii="Verdana"/>
                                <w:i/>
                                <w:color w:val="454C5B"/>
                                <w:w w:val="90"/>
                                <w:sz w:val="17"/>
                              </w:rPr>
                              <w:t>technologies</w:t>
                            </w:r>
                            <w:r>
                              <w:rPr>
                                <w:rFonts w:ascii="Verdana"/>
                                <w:i/>
                                <w:color w:val="454C5B"/>
                                <w:spacing w:val="-5"/>
                                <w:sz w:val="17"/>
                              </w:rPr>
                              <w:t xml:space="preserve"> </w:t>
                            </w:r>
                            <w:r>
                              <w:rPr>
                                <w:rFonts w:ascii="Verdana"/>
                                <w:i/>
                                <w:color w:val="454C5B"/>
                                <w:w w:val="90"/>
                                <w:sz w:val="17"/>
                              </w:rPr>
                              <w:t>or</w:t>
                            </w:r>
                            <w:r>
                              <w:rPr>
                                <w:rFonts w:ascii="Verdana"/>
                                <w:i/>
                                <w:color w:val="454C5B"/>
                                <w:spacing w:val="-6"/>
                                <w:sz w:val="17"/>
                              </w:rPr>
                              <w:t xml:space="preserve"> </w:t>
                            </w:r>
                            <w:r>
                              <w:rPr>
                                <w:rFonts w:ascii="Verdana"/>
                                <w:i/>
                                <w:color w:val="454C5B"/>
                                <w:spacing w:val="-2"/>
                                <w:w w:val="90"/>
                                <w:sz w:val="17"/>
                              </w:rPr>
                              <w:t>systems:</w:t>
                            </w:r>
                          </w:p>
                        </w:txbxContent>
                      </wps:txbx>
                      <wps:bodyPr rot="0" vert="horz" wrap="square" lIns="0" tIns="0" rIns="0" bIns="0" anchor="t" anchorCtr="0" upright="1">
                        <a:noAutofit/>
                      </wps:bodyPr>
                    </wps:wsp>
                  </a:graphicData>
                </a:graphic>
              </wp:anchor>
            </w:drawing>
          </mc:Choice>
          <mc:Fallback>
            <w:pict>
              <v:shape id="docshape307" o:spid="_x0000_s1026" o:spt="202" type="#_x0000_t202" style="position:absolute;left:0pt;margin-left:234.2pt;margin-top:17.8pt;height:18.65pt;width:306.1pt;mso-position-horizontal-relative:page;z-index:251964416;mso-width-relative:page;mso-height-relative:page;" fillcolor="#EEF3F8" filled="t" stroked="f" coordsize="21600,21600" o:gfxdata="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ZmkzYAAAACgEAAA8AAAAAAAAAAQAgAAAAIgAAAGRycy9kb3ducmV2&#10;LnhtbFBLAQIUABQAAAAIAIdO4kD0jVWT/AEAAAAEAAAOAAAAAAAAAAEAIAAAACcBAABkcnMvZTJv&#10;RG9jLnhtbFBLBQYAAAAABgAGAFkBAACVBQAAAAA=&#10;">
                <v:fill on="t" focussize="0,0"/>
                <v:stroke on="f"/>
                <v:imagedata o:title=""/>
                <o:lock v:ext="edit" aspectratio="f"/>
                <v:textbox inset="0mm,0mm,0mm,0mm">
                  <w:txbxContent>
                    <w:p>
                      <w:pPr>
                        <w:spacing w:before="57"/>
                        <w:ind w:left="441"/>
                        <w:rPr>
                          <w:rFonts w:ascii="Verdana"/>
                          <w:i/>
                          <w:color w:val="000000"/>
                          <w:sz w:val="17"/>
                        </w:rPr>
                      </w:pPr>
                      <w:r>
                        <w:rPr>
                          <w:rFonts w:ascii="Verdana"/>
                          <w:i/>
                          <w:color w:val="454C5B"/>
                          <w:w w:val="90"/>
                          <w:sz w:val="17"/>
                        </w:rPr>
                        <w:t>Rate</w:t>
                      </w:r>
                      <w:r>
                        <w:rPr>
                          <w:rFonts w:ascii="Verdana"/>
                          <w:i/>
                          <w:color w:val="454C5B"/>
                          <w:spacing w:val="-6"/>
                          <w:sz w:val="17"/>
                        </w:rPr>
                        <w:t xml:space="preserve"> </w:t>
                      </w:r>
                      <w:r>
                        <w:rPr>
                          <w:rFonts w:ascii="Verdana"/>
                          <w:i/>
                          <w:color w:val="454C5B"/>
                          <w:w w:val="90"/>
                          <w:sz w:val="17"/>
                        </w:rPr>
                        <w:t>your</w:t>
                      </w:r>
                      <w:r>
                        <w:rPr>
                          <w:rFonts w:ascii="Verdana"/>
                          <w:i/>
                          <w:color w:val="454C5B"/>
                          <w:spacing w:val="-5"/>
                          <w:sz w:val="17"/>
                        </w:rPr>
                        <w:t xml:space="preserve"> </w:t>
                      </w:r>
                      <w:r>
                        <w:rPr>
                          <w:rFonts w:ascii="Verdana"/>
                          <w:i/>
                          <w:color w:val="454C5B"/>
                          <w:w w:val="90"/>
                          <w:sz w:val="17"/>
                        </w:rPr>
                        <w:t>familiarity</w:t>
                      </w:r>
                      <w:r>
                        <w:rPr>
                          <w:rFonts w:ascii="Verdana"/>
                          <w:i/>
                          <w:color w:val="454C5B"/>
                          <w:spacing w:val="-6"/>
                          <w:sz w:val="17"/>
                        </w:rPr>
                        <w:t xml:space="preserve"> </w:t>
                      </w:r>
                      <w:r>
                        <w:rPr>
                          <w:rFonts w:ascii="Verdana"/>
                          <w:i/>
                          <w:color w:val="454C5B"/>
                          <w:w w:val="90"/>
                          <w:sz w:val="17"/>
                        </w:rPr>
                        <w:t>with</w:t>
                      </w:r>
                      <w:r>
                        <w:rPr>
                          <w:rFonts w:ascii="Verdana"/>
                          <w:i/>
                          <w:color w:val="454C5B"/>
                          <w:spacing w:val="-5"/>
                          <w:sz w:val="17"/>
                        </w:rPr>
                        <w:t xml:space="preserve"> </w:t>
                      </w:r>
                      <w:r>
                        <w:rPr>
                          <w:rFonts w:ascii="Verdana"/>
                          <w:i/>
                          <w:color w:val="454C5B"/>
                          <w:w w:val="90"/>
                          <w:sz w:val="17"/>
                        </w:rPr>
                        <w:t>the</w:t>
                      </w:r>
                      <w:r>
                        <w:rPr>
                          <w:rFonts w:ascii="Verdana"/>
                          <w:i/>
                          <w:color w:val="454C5B"/>
                          <w:spacing w:val="-5"/>
                          <w:sz w:val="17"/>
                        </w:rPr>
                        <w:t xml:space="preserve"> </w:t>
                      </w:r>
                      <w:r>
                        <w:rPr>
                          <w:rFonts w:ascii="Verdana"/>
                          <w:i/>
                          <w:color w:val="454C5B"/>
                          <w:w w:val="90"/>
                          <w:sz w:val="17"/>
                        </w:rPr>
                        <w:t>following</w:t>
                      </w:r>
                      <w:r>
                        <w:rPr>
                          <w:rFonts w:ascii="Verdana"/>
                          <w:i/>
                          <w:color w:val="454C5B"/>
                          <w:spacing w:val="-6"/>
                          <w:sz w:val="17"/>
                        </w:rPr>
                        <w:t xml:space="preserve"> </w:t>
                      </w:r>
                      <w:r>
                        <w:rPr>
                          <w:rFonts w:ascii="Verdana"/>
                          <w:i/>
                          <w:color w:val="454C5B"/>
                          <w:w w:val="90"/>
                          <w:sz w:val="17"/>
                        </w:rPr>
                        <w:t>AI</w:t>
                      </w:r>
                      <w:r>
                        <w:rPr>
                          <w:rFonts w:ascii="Verdana"/>
                          <w:i/>
                          <w:color w:val="454C5B"/>
                          <w:spacing w:val="-5"/>
                          <w:sz w:val="17"/>
                        </w:rPr>
                        <w:t xml:space="preserve"> </w:t>
                      </w:r>
                      <w:r>
                        <w:rPr>
                          <w:rFonts w:ascii="Verdana"/>
                          <w:i/>
                          <w:color w:val="454C5B"/>
                          <w:w w:val="90"/>
                          <w:sz w:val="17"/>
                        </w:rPr>
                        <w:t>technologies</w:t>
                      </w:r>
                      <w:r>
                        <w:rPr>
                          <w:rFonts w:ascii="Verdana"/>
                          <w:i/>
                          <w:color w:val="454C5B"/>
                          <w:spacing w:val="-5"/>
                          <w:sz w:val="17"/>
                        </w:rPr>
                        <w:t xml:space="preserve"> </w:t>
                      </w:r>
                      <w:r>
                        <w:rPr>
                          <w:rFonts w:ascii="Verdana"/>
                          <w:i/>
                          <w:color w:val="454C5B"/>
                          <w:w w:val="90"/>
                          <w:sz w:val="17"/>
                        </w:rPr>
                        <w:t>or</w:t>
                      </w:r>
                      <w:r>
                        <w:rPr>
                          <w:rFonts w:ascii="Verdana"/>
                          <w:i/>
                          <w:color w:val="454C5B"/>
                          <w:spacing w:val="-6"/>
                          <w:sz w:val="17"/>
                        </w:rPr>
                        <w:t xml:space="preserve"> </w:t>
                      </w:r>
                      <w:r>
                        <w:rPr>
                          <w:rFonts w:ascii="Verdana"/>
                          <w:i/>
                          <w:color w:val="454C5B"/>
                          <w:spacing w:val="-2"/>
                          <w:w w:val="90"/>
                          <w:sz w:val="17"/>
                        </w:rPr>
                        <w:t>systems:</w:t>
                      </w:r>
                    </w:p>
                  </w:txbxContent>
                </v:textbox>
              </v:shape>
            </w:pict>
          </mc:Fallback>
        </mc:AlternateContent>
      </w:r>
      <w:r>
        <w:rPr>
          <w:w w:val="115"/>
        </w:rPr>
        <w:t>The</w:t>
      </w:r>
      <w:r>
        <w:rPr>
          <w:spacing w:val="-5"/>
          <w:w w:val="115"/>
        </w:rPr>
        <w:t xml:space="preserve"> </w:t>
      </w:r>
      <w:r>
        <w:rPr>
          <w:w w:val="115"/>
        </w:rPr>
        <w:t>survey</w:t>
      </w:r>
      <w:r>
        <w:rPr>
          <w:spacing w:val="-5"/>
          <w:w w:val="115"/>
        </w:rPr>
        <w:t xml:space="preserve"> </w:t>
      </w:r>
      <w:r>
        <w:rPr>
          <w:w w:val="115"/>
        </w:rPr>
        <w:t>results</w:t>
      </w:r>
      <w:r>
        <w:rPr>
          <w:spacing w:val="-5"/>
          <w:w w:val="115"/>
        </w:rPr>
        <w:t xml:space="preserve"> </w:t>
      </w:r>
      <w:r>
        <w:rPr>
          <w:w w:val="115"/>
        </w:rPr>
        <w:t>regarding familiarity with various AI</w:t>
      </w:r>
    </w:p>
    <w:p>
      <w:pPr>
        <w:spacing w:line="276" w:lineRule="auto"/>
        <w:sectPr>
          <w:pgSz w:w="12240" w:h="15840"/>
          <w:pgMar w:top="1220" w:right="0" w:bottom="860" w:left="520" w:header="0" w:footer="675" w:gutter="0"/>
          <w:cols w:space="720" w:num="1"/>
        </w:sectPr>
      </w:pPr>
    </w:p>
    <w:p>
      <w:pPr>
        <w:pStyle w:val="6"/>
        <w:spacing w:before="3" w:line="276" w:lineRule="auto"/>
        <w:ind w:left="920" w:right="20"/>
      </w:pPr>
      <w:r>
        <w:rPr>
          <w:w w:val="115"/>
        </w:rPr>
        <w:t>technologies and systems across the cybersecurity sector show a general trend</w:t>
      </w:r>
      <w:r>
        <w:rPr>
          <w:spacing w:val="40"/>
          <w:w w:val="115"/>
        </w:rPr>
        <w:t xml:space="preserve"> </w:t>
      </w:r>
      <w:r>
        <w:rPr>
          <w:w w:val="115"/>
        </w:rPr>
        <w:t xml:space="preserve">of moderate to somewhat </w:t>
      </w:r>
      <w:r>
        <w:rPr>
          <w:spacing w:val="-2"/>
          <w:w w:val="115"/>
        </w:rPr>
        <w:t>familiarity.</w:t>
      </w:r>
      <w:r>
        <w:rPr>
          <w:spacing w:val="-7"/>
          <w:w w:val="115"/>
        </w:rPr>
        <w:t xml:space="preserve"> </w:t>
      </w:r>
      <w:r>
        <w:rPr>
          <w:spacing w:val="-2"/>
          <w:w w:val="115"/>
        </w:rPr>
        <w:t>Weighted</w:t>
      </w:r>
      <w:r>
        <w:rPr>
          <w:spacing w:val="-7"/>
          <w:w w:val="115"/>
        </w:rPr>
        <w:t xml:space="preserve"> </w:t>
      </w:r>
      <w:r>
        <w:rPr>
          <w:spacing w:val="-2"/>
          <w:w w:val="115"/>
        </w:rPr>
        <w:t xml:space="preserve">averages </w:t>
      </w:r>
      <w:r>
        <w:rPr>
          <w:w w:val="115"/>
        </w:rPr>
        <w:t>for technologies like Natural Language Processing</w:t>
      </w:r>
    </w:p>
    <w:p>
      <w:pPr>
        <w:pStyle w:val="6"/>
        <w:spacing w:line="276" w:lineRule="auto"/>
        <w:ind w:left="920"/>
      </w:pPr>
      <w:r>
        <w:rPr>
          <w:w w:val="115"/>
        </w:rPr>
        <w:t>(NLP), Generative Artificial Intelligence (gen AI), Deep Learning, Expert Systems, Machine Learning, LLM (Language</w:t>
      </w:r>
      <w:r>
        <w:rPr>
          <w:spacing w:val="-13"/>
          <w:w w:val="115"/>
        </w:rPr>
        <w:t xml:space="preserve"> </w:t>
      </w:r>
      <w:r>
        <w:rPr>
          <w:w w:val="115"/>
        </w:rPr>
        <w:t>Models</w:t>
      </w:r>
      <w:r>
        <w:rPr>
          <w:spacing w:val="-13"/>
          <w:w w:val="115"/>
        </w:rPr>
        <w:t xml:space="preserve"> </w:t>
      </w:r>
      <w:r>
        <w:rPr>
          <w:w w:val="115"/>
        </w:rPr>
        <w:t>like</w:t>
      </w:r>
      <w:r>
        <w:rPr>
          <w:spacing w:val="21"/>
          <w:w w:val="115"/>
        </w:rPr>
        <w:t xml:space="preserve"> </w:t>
      </w:r>
      <w:r>
        <w:rPr>
          <w:w w:val="115"/>
        </w:rPr>
        <w:t>Gemini or GPT-4), and Robotics fall within a narrow range. This indicates that, generally, if professionals</w:t>
      </w:r>
      <w:r>
        <w:rPr>
          <w:spacing w:val="-8"/>
          <w:w w:val="115"/>
        </w:rPr>
        <w:t xml:space="preserve"> </w:t>
      </w:r>
      <w:r>
        <w:rPr>
          <w:w w:val="115"/>
        </w:rPr>
        <w:t>are</w:t>
      </w:r>
      <w:r>
        <w:rPr>
          <w:spacing w:val="-8"/>
          <w:w w:val="115"/>
        </w:rPr>
        <w:t xml:space="preserve"> </w:t>
      </w:r>
      <w:r>
        <w:rPr>
          <w:w w:val="115"/>
        </w:rPr>
        <w:t>familiar</w:t>
      </w:r>
      <w:r>
        <w:rPr>
          <w:spacing w:val="-8"/>
          <w:w w:val="115"/>
        </w:rPr>
        <w:t xml:space="preserve"> </w:t>
      </w:r>
      <w:r>
        <w:rPr>
          <w:w w:val="115"/>
        </w:rPr>
        <w:t>with one of these technologies, they likely have a comparable understanding of the others.</w:t>
      </w:r>
    </w:p>
    <w:p>
      <w:pPr>
        <w:tabs>
          <w:tab w:val="left" w:pos="1848"/>
        </w:tabs>
        <w:spacing w:before="27"/>
        <w:ind w:left="554"/>
        <w:rPr>
          <w:rFonts w:ascii="Century Gothic"/>
          <w:b/>
          <w:sz w:val="17"/>
        </w:rPr>
      </w:pPr>
      <w:r>
        <w:br w:type="column"/>
      </w:r>
      <w:r>
        <w:rPr>
          <w:rFonts w:ascii="Century Gothic"/>
          <w:b/>
          <w:color w:val="191929"/>
          <w:spacing w:val="-10"/>
          <w:w w:val="105"/>
          <w:sz w:val="17"/>
        </w:rPr>
        <w:t>0</w:t>
      </w:r>
      <w:r>
        <w:rPr>
          <w:rFonts w:ascii="Century Gothic"/>
          <w:b/>
          <w:color w:val="191929"/>
          <w:sz w:val="17"/>
        </w:rPr>
        <w:tab/>
      </w:r>
      <w:r>
        <w:rPr>
          <w:rFonts w:ascii="Century Gothic"/>
          <w:b/>
          <w:color w:val="191929"/>
          <w:spacing w:val="-10"/>
          <w:w w:val="105"/>
          <w:sz w:val="17"/>
        </w:rPr>
        <w:t>1</w:t>
      </w:r>
    </w:p>
    <w:p>
      <w:pPr>
        <w:spacing w:before="3" w:line="244" w:lineRule="auto"/>
        <w:ind w:left="367" w:right="2033" w:firstLine="116"/>
        <w:rPr>
          <w:sz w:val="14"/>
        </w:rPr>
      </w:pPr>
      <w:r>
        <w:rPr>
          <w:color w:val="697A88"/>
          <w:spacing w:val="-4"/>
          <w:w w:val="115"/>
          <w:sz w:val="14"/>
        </w:rPr>
        <w:t>Not</w:t>
      </w:r>
      <w:r>
        <w:rPr>
          <w:color w:val="697A88"/>
          <w:spacing w:val="40"/>
          <w:w w:val="115"/>
          <w:sz w:val="14"/>
        </w:rPr>
        <w:t xml:space="preserve"> </w:t>
      </w:r>
      <w:r>
        <w:rPr>
          <w:color w:val="697A88"/>
          <w:spacing w:val="-2"/>
          <w:w w:val="110"/>
          <w:sz w:val="14"/>
        </w:rPr>
        <w:t>familiar</w:t>
      </w:r>
    </w:p>
    <w:p>
      <w:pPr>
        <w:spacing w:before="143"/>
        <w:ind w:left="363"/>
        <w:rPr>
          <w:sz w:val="14"/>
        </w:rPr>
      </w:pPr>
      <w:r>
        <mc:AlternateContent>
          <mc:Choice Requires="wpg">
            <w:drawing>
              <wp:anchor distT="0" distB="0" distL="114300" distR="114300" simplePos="0" relativeHeight="251963392" behindDoc="0" locked="0" layoutInCell="1" allowOverlap="1">
                <wp:simplePos x="0" y="0"/>
                <wp:positionH relativeFrom="page">
                  <wp:posOffset>2971800</wp:posOffset>
                </wp:positionH>
                <wp:positionV relativeFrom="paragraph">
                  <wp:posOffset>234315</wp:posOffset>
                </wp:positionV>
                <wp:extent cx="3887470" cy="169545"/>
                <wp:effectExtent l="0" t="0" r="11430" b="8255"/>
                <wp:wrapNone/>
                <wp:docPr id="880" name="docshapegroup308"/>
                <wp:cNvGraphicFramePr/>
                <a:graphic xmlns:a="http://schemas.openxmlformats.org/drawingml/2006/main">
                  <a:graphicData uri="http://schemas.microsoft.com/office/word/2010/wordprocessingGroup">
                    <wpg:wgp>
                      <wpg:cNvGrpSpPr/>
                      <wpg:grpSpPr>
                        <a:xfrm>
                          <a:off x="0" y="0"/>
                          <a:ext cx="3887470" cy="169545"/>
                          <a:chOff x="4680" y="369"/>
                          <a:chExt cx="6122" cy="267"/>
                        </a:xfrm>
                      </wpg:grpSpPr>
                      <wps:wsp>
                        <wps:cNvPr id="881" name="docshape309"/>
                        <wps:cNvSpPr/>
                        <wps:spPr bwMode="auto">
                          <a:xfrm>
                            <a:off x="9213" y="369"/>
                            <a:ext cx="1589" cy="267"/>
                          </a:xfrm>
                          <a:prstGeom prst="rect">
                            <a:avLst/>
                          </a:prstGeom>
                          <a:solidFill>
                            <a:srgbClr val="DCE5EE"/>
                          </a:solidFill>
                          <a:ln>
                            <a:noFill/>
                          </a:ln>
                        </wps:spPr>
                        <wps:bodyPr rot="0" vert="horz" wrap="square" lIns="91440" tIns="45720" rIns="91440" bIns="45720" anchor="t" anchorCtr="0" upright="1">
                          <a:noAutofit/>
                        </wps:bodyPr>
                      </wps:wsp>
                      <wps:wsp>
                        <wps:cNvPr id="882" name="docshape310"/>
                        <wps:cNvSpPr/>
                        <wps:spPr bwMode="auto">
                          <a:xfrm>
                            <a:off x="4680" y="369"/>
                            <a:ext cx="4534" cy="267"/>
                          </a:xfrm>
                          <a:prstGeom prst="rect">
                            <a:avLst/>
                          </a:prstGeom>
                          <a:solidFill>
                            <a:srgbClr val="00539F"/>
                          </a:solidFill>
                          <a:ln>
                            <a:noFill/>
                          </a:ln>
                        </wps:spPr>
                        <wps:bodyPr rot="0" vert="horz" wrap="square" lIns="91440" tIns="45720" rIns="91440" bIns="45720" anchor="t" anchorCtr="0" upright="1">
                          <a:noAutofit/>
                        </wps:bodyPr>
                      </wps:wsp>
                      <wps:wsp>
                        <wps:cNvPr id="883" name="Line 416"/>
                        <wps:cNvCnPr/>
                        <wps:spPr bwMode="auto">
                          <a:xfrm>
                            <a:off x="6213" y="636"/>
                            <a:ext cx="0" cy="0"/>
                          </a:xfrm>
                          <a:prstGeom prst="line">
                            <a:avLst/>
                          </a:prstGeom>
                          <a:noFill/>
                          <a:ln w="5512">
                            <a:solidFill>
                              <a:srgbClr val="FFFFFF"/>
                            </a:solidFill>
                            <a:prstDash val="solid"/>
                            <a:round/>
                          </a:ln>
                        </wps:spPr>
                        <wps:bodyPr/>
                      </wps:wsp>
                      <wps:wsp>
                        <wps:cNvPr id="884" name="Line 415"/>
                        <wps:cNvCnPr/>
                        <wps:spPr bwMode="auto">
                          <a:xfrm>
                            <a:off x="7741" y="636"/>
                            <a:ext cx="0" cy="0"/>
                          </a:xfrm>
                          <a:prstGeom prst="line">
                            <a:avLst/>
                          </a:prstGeom>
                          <a:noFill/>
                          <a:ln w="5512">
                            <a:solidFill>
                              <a:srgbClr val="FFFFFF"/>
                            </a:solidFill>
                            <a:prstDash val="solid"/>
                            <a:round/>
                          </a:ln>
                        </wps:spPr>
                        <wps:bodyPr/>
                      </wps:wsp>
                      <wps:wsp>
                        <wps:cNvPr id="885" name="Line 414"/>
                        <wps:cNvCnPr/>
                        <wps:spPr bwMode="auto">
                          <a:xfrm>
                            <a:off x="9269" y="636"/>
                            <a:ext cx="0" cy="0"/>
                          </a:xfrm>
                          <a:prstGeom prst="line">
                            <a:avLst/>
                          </a:prstGeom>
                          <a:noFill/>
                          <a:ln w="5512">
                            <a:solidFill>
                              <a:srgbClr val="FFFFFF"/>
                            </a:solidFill>
                            <a:prstDash val="solid"/>
                            <a:round/>
                          </a:ln>
                        </wps:spPr>
                        <wps:bodyPr/>
                      </wps:wsp>
                    </wpg:wgp>
                  </a:graphicData>
                </a:graphic>
              </wp:anchor>
            </w:drawing>
          </mc:Choice>
          <mc:Fallback>
            <w:pict>
              <v:group id="docshapegroup308" o:spid="_x0000_s1026" o:spt="203" style="position:absolute;left:0pt;margin-left:234pt;margin-top:18.45pt;height:13.35pt;width:306.1pt;mso-position-horizontal-relative:page;z-index:251963392;mso-width-relative:page;mso-height-relative:page;" coordorigin="4680,369" coordsize="6122,267" o:gfxdata="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">
                <o:lock v:ext="edit" aspectratio="f"/>
                <v:rect id="docshape309" o:spid="_x0000_s1026" o:spt="1" style="position:absolute;left:9213;top:369;height:267;width:1589;" fillcolor="#DCE5EE" filled="t" stroked="f" coordsize="21600,21600" o:gfxdata="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Veuq8AAAA&#10;3AAAAA8AAAAAAAAAAQAgAAAAIgAAAGRycy9kb3ducmV2LnhtbFBLAQIUABQAAAAIAIdO4kAzLwWe&#10;OwAAADkAAAAQAAAAAAAAAAEAIAAAAAsBAABkcnMvc2hhcGV4bWwueG1sUEsFBgAAAAAGAAYAWwEA&#10;ALUDAAAAAA==&#10;">
                  <v:fill on="t" focussize="0,0"/>
                  <v:stroke on="f"/>
                  <v:imagedata o:title=""/>
                  <o:lock v:ext="edit" aspectratio="f"/>
                </v:rect>
                <v:rect id="docshape310" o:spid="_x0000_s1026" o:spt="1" style="position:absolute;left:4680;top:369;height:267;width:4534;" fillcolor="#00539F" filled="t" stroked="f" coordsize="21600,21600" o:gfxdata="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91oLsAAADc&#10;AAAADwAAAAAAAAABACAAAAAiAAAAZHJzL2Rvd25yZXYueG1sUEsBAhQAFAAAAAgAh07iQDMvBZ47&#10;AAAAOQAAABAAAAAAAAAAAQAgAAAACgEAAGRycy9zaGFwZXhtbC54bWxQSwUGAAAAAAYABgBbAQAA&#10;tAMAAAAA&#10;">
                  <v:fill on="t" focussize="0,0"/>
                  <v:stroke on="f"/>
                  <v:imagedata o:title=""/>
                  <o:lock v:ext="edit" aspectratio="f"/>
                </v:rect>
                <v:line id="Line 416" o:spid="_x0000_s1026" o:spt="20" style="position:absolute;left:6213;top:636;height:0;width:0;" filled="f" stroked="t" coordsize="21600,21600" o:gfxdata="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r6Bb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15" o:spid="_x0000_s1026" o:spt="20" style="position:absolute;left:7741;top:636;height:0;width:0;" filled="f" stroked="t" coordsize="21600,21600" o:gfxdata="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E2Jx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line id="Line 414" o:spid="_x0000_s1026" o:spt="20" style="position:absolute;left:9269;top:636;height:0;width:0;" filled="f" stroked="t" coordsize="21600,21600" o:gfxdata="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l/H6r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color w:val="231F37"/>
          <w:w w:val="115"/>
          <w:sz w:val="14"/>
        </w:rPr>
        <w:t>NLP</w:t>
      </w:r>
      <w:r>
        <w:rPr>
          <w:color w:val="231F37"/>
          <w:spacing w:val="3"/>
          <w:w w:val="115"/>
          <w:sz w:val="14"/>
        </w:rPr>
        <w:t xml:space="preserve"> </w:t>
      </w:r>
      <w:r>
        <w:rPr>
          <w:color w:val="231F37"/>
          <w:w w:val="115"/>
          <w:sz w:val="14"/>
        </w:rPr>
        <w:t>(Natural</w:t>
      </w:r>
      <w:r>
        <w:rPr>
          <w:color w:val="231F37"/>
          <w:spacing w:val="3"/>
          <w:w w:val="115"/>
          <w:sz w:val="14"/>
        </w:rPr>
        <w:t xml:space="preserve"> </w:t>
      </w:r>
      <w:r>
        <w:rPr>
          <w:color w:val="231F37"/>
          <w:w w:val="115"/>
          <w:sz w:val="14"/>
        </w:rPr>
        <w:t>Language</w:t>
      </w:r>
      <w:r>
        <w:rPr>
          <w:color w:val="231F37"/>
          <w:spacing w:val="3"/>
          <w:w w:val="115"/>
          <w:sz w:val="14"/>
        </w:rPr>
        <w:t xml:space="preserve"> </w:t>
      </w:r>
      <w:r>
        <w:rPr>
          <w:color w:val="231F37"/>
          <w:w w:val="115"/>
          <w:sz w:val="14"/>
        </w:rPr>
        <w:t>Processing</w:t>
      </w:r>
      <w:r>
        <w:rPr>
          <w:color w:val="231F37"/>
          <w:spacing w:val="3"/>
          <w:w w:val="115"/>
          <w:sz w:val="14"/>
        </w:rPr>
        <w:t xml:space="preserve"> </w:t>
      </w:r>
      <w:r>
        <w:rPr>
          <w:color w:val="231F37"/>
          <w:spacing w:val="-2"/>
          <w:w w:val="115"/>
          <w:sz w:val="14"/>
        </w:rPr>
        <w:t>tools)</w:t>
      </w:r>
    </w:p>
    <w:p>
      <w:pPr>
        <w:pStyle w:val="6"/>
        <w:rPr>
          <w:sz w:val="18"/>
        </w:rPr>
      </w:pPr>
    </w:p>
    <w:p>
      <w:pPr>
        <w:pStyle w:val="6"/>
        <w:spacing w:before="1"/>
        <w:rPr>
          <w:sz w:val="24"/>
        </w:rPr>
      </w:pPr>
    </w:p>
    <w:p>
      <w:pPr>
        <w:spacing w:before="1"/>
        <w:ind w:left="363"/>
        <w:rPr>
          <w:sz w:val="14"/>
        </w:rPr>
      </w:pPr>
      <w:r>
        <mc:AlternateContent>
          <mc:Choice Requires="wpg">
            <w:drawing>
              <wp:anchor distT="0" distB="0" distL="114300" distR="114300" simplePos="0" relativeHeight="251961344" behindDoc="0" locked="0" layoutInCell="1" allowOverlap="1">
                <wp:simplePos x="0" y="0"/>
                <wp:positionH relativeFrom="page">
                  <wp:posOffset>2974340</wp:posOffset>
                </wp:positionH>
                <wp:positionV relativeFrom="paragraph">
                  <wp:posOffset>143510</wp:posOffset>
                </wp:positionV>
                <wp:extent cx="3887470" cy="170180"/>
                <wp:effectExtent l="0" t="0" r="11430" b="7620"/>
                <wp:wrapNone/>
                <wp:docPr id="886" name="docshapegroup311"/>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887" name="docshape312"/>
                        <wps:cNvSpPr/>
                        <wps:spPr bwMode="auto">
                          <a:xfrm>
                            <a:off x="9167" y="227"/>
                            <a:ext cx="1639" cy="267"/>
                          </a:xfrm>
                          <a:prstGeom prst="rect">
                            <a:avLst/>
                          </a:prstGeom>
                          <a:solidFill>
                            <a:srgbClr val="DCE5EE"/>
                          </a:solidFill>
                          <a:ln>
                            <a:noFill/>
                          </a:ln>
                        </wps:spPr>
                        <wps:bodyPr rot="0" vert="horz" wrap="square" lIns="91440" tIns="45720" rIns="91440" bIns="45720" anchor="t" anchorCtr="0" upright="1">
                          <a:noAutofit/>
                        </wps:bodyPr>
                      </wps:wsp>
                      <wps:wsp>
                        <wps:cNvPr id="888" name="docshape313"/>
                        <wps:cNvSpPr/>
                        <wps:spPr bwMode="auto">
                          <a:xfrm>
                            <a:off x="4684" y="226"/>
                            <a:ext cx="4484" cy="267"/>
                          </a:xfrm>
                          <a:prstGeom prst="rect">
                            <a:avLst/>
                          </a:prstGeom>
                          <a:solidFill>
                            <a:srgbClr val="00539F"/>
                          </a:solidFill>
                          <a:ln>
                            <a:noFill/>
                          </a:ln>
                        </wps:spPr>
                        <wps:bodyPr rot="0" vert="horz" wrap="square" lIns="91440" tIns="45720" rIns="91440" bIns="45720" anchor="t" anchorCtr="0" upright="1">
                          <a:noAutofit/>
                        </wps:bodyPr>
                      </wps:wsp>
                      <wps:wsp>
                        <wps:cNvPr id="889" name="Line 410"/>
                        <wps:cNvCnPr/>
                        <wps:spPr bwMode="auto">
                          <a:xfrm>
                            <a:off x="6213" y="494"/>
                            <a:ext cx="0" cy="0"/>
                          </a:xfrm>
                          <a:prstGeom prst="line">
                            <a:avLst/>
                          </a:prstGeom>
                          <a:noFill/>
                          <a:ln w="5512">
                            <a:solidFill>
                              <a:srgbClr val="FFFFFF"/>
                            </a:solidFill>
                            <a:prstDash val="solid"/>
                            <a:round/>
                          </a:ln>
                        </wps:spPr>
                        <wps:bodyPr/>
                      </wps:wsp>
                      <wps:wsp>
                        <wps:cNvPr id="890" name="Line 409"/>
                        <wps:cNvCnPr/>
                        <wps:spPr bwMode="auto">
                          <a:xfrm>
                            <a:off x="7741" y="494"/>
                            <a:ext cx="0" cy="0"/>
                          </a:xfrm>
                          <a:prstGeom prst="line">
                            <a:avLst/>
                          </a:prstGeom>
                          <a:noFill/>
                          <a:ln w="5512">
                            <a:solidFill>
                              <a:srgbClr val="FFFFFF"/>
                            </a:solidFill>
                            <a:prstDash val="solid"/>
                            <a:round/>
                          </a:ln>
                        </wps:spPr>
                        <wps:bodyPr/>
                      </wps:wsp>
                      <wps:wsp>
                        <wps:cNvPr id="891" name="Line 408"/>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11" o:spid="_x0000_s1026" o:spt="203" style="position:absolute;left:0pt;margin-left:234.2pt;margin-top:11.3pt;height:13.4pt;width:306.1pt;mso-position-horizontal-relative:page;z-index:251961344;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JfTU97ZAAAACgEAAA8AAAAAAAAAAQAg&#10;AAAAIgAAAGRycy9kb3ducmV2LnhtbFBLAQIUABQAAAAIAIdO4kC3CX5dKgMAAE8MAAAOAAAAAAAA&#10;AAEAIAAAACgBAABkcnMvZTJvRG9jLnhtbFBLBQYAAAAABgAGAFkBAADEBgAAAAA=&#10;">
                <o:lock v:ext="edit" aspectratio="f"/>
                <v:rect id="docshape312" o:spid="_x0000_s1026" o:spt="1" style="position:absolute;left:9167;top:227;height:267;width:1639;" fillcolor="#DCE5EE" filled="t" stroked="f" coordsize="21600,21600" o:gfxdata="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8EcFvQAA&#10;ANwAAAAPAAAAAAAAAAEAIAAAACIAAABkcnMvZG93bnJldi54bWxQSwECFAAUAAAACACHTuJAMy8F&#10;njsAAAA5AAAAEAAAAAAAAAABACAAAAAMAQAAZHJzL3NoYXBleG1sLnhtbFBLBQYAAAAABgAGAFsB&#10;AAC2AwAAAAA=&#10;">
                  <v:fill on="t" focussize="0,0"/>
                  <v:stroke on="f"/>
                  <v:imagedata o:title=""/>
                  <o:lock v:ext="edit" aspectratio="f"/>
                </v:rect>
                <v:rect id="docshape313" o:spid="_x0000_s1026" o:spt="1" style="position:absolute;left:4684;top:226;height:267;width:4484;" fillcolor="#00539F" filled="t" stroked="f" coordsize="21600,21600" o:gfxdata="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IXQkq5AAAA3AAA&#10;AA8AAAAAAAAAAQAgAAAAIgAAAGRycy9kb3ducmV2LnhtbFBLAQIUABQAAAAIAIdO4kAzLwWeOwAA&#10;ADkAAAAQAAAAAAAAAAEAIAAAAAgBAABkcnMvc2hhcGV4bWwueG1sUEsFBgAAAAAGAAYAWwEAALID&#10;AAAAAA==&#10;">
                  <v:fill on="t" focussize="0,0"/>
                  <v:stroke on="f"/>
                  <v:imagedata o:title=""/>
                  <o:lock v:ext="edit" aspectratio="f"/>
                </v:rect>
                <v:line id="Line 410" o:spid="_x0000_s1026" o:spt="20" style="position:absolute;left:6213;top:494;height:0;width:0;" filled="f" stroked="t" coordsize="21600,21600" o:gfxdata="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xLN77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09" o:spid="_x0000_s1026" o:spt="20" style="position:absolute;left:7741;top:494;height:0;width:0;" filled="f" stroked="t" coordsize="21600,21600" o:gfxdata="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8fKvugAAANwA&#10;AAAPAAAAAAAAAAEAIAAAACIAAABkcnMvZG93bnJldi54bWxQSwECFAAUAAAACACHTuJAMy8FnjsA&#10;AAA5AAAAEAAAAAAAAAABACAAAAAJAQAAZHJzL3NoYXBleG1sLnhtbFBLBQYAAAAABgAGAFsBAACz&#10;AwAAAAA=&#10;">
                  <v:fill on="f" focussize="0,0"/>
                  <v:stroke weight="0.434015748031496pt" color="#FFFFFF" joinstyle="round"/>
                  <v:imagedata o:title=""/>
                  <o:lock v:ext="edit" aspectratio="f"/>
                </v:line>
                <v:line id="Line 408" o:spid="_x0000_s1026" o:spt="20" style="position:absolute;left:9269;top:494;height:0;width:0;" filled="f" stroked="t" coordsize="21600,21600" o:gfxdata="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L1XNL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color w:val="231F37"/>
          <w:w w:val="110"/>
          <w:sz w:val="14"/>
        </w:rPr>
        <w:t>GenAI</w:t>
      </w:r>
      <w:r>
        <w:rPr>
          <w:color w:val="231F37"/>
          <w:spacing w:val="12"/>
          <w:w w:val="110"/>
          <w:sz w:val="14"/>
        </w:rPr>
        <w:t xml:space="preserve"> </w:t>
      </w:r>
      <w:r>
        <w:rPr>
          <w:color w:val="231F37"/>
          <w:w w:val="110"/>
          <w:sz w:val="14"/>
        </w:rPr>
        <w:t>(Generative</w:t>
      </w:r>
      <w:r>
        <w:rPr>
          <w:color w:val="231F37"/>
          <w:spacing w:val="13"/>
          <w:w w:val="110"/>
          <w:sz w:val="14"/>
        </w:rPr>
        <w:t xml:space="preserve"> </w:t>
      </w:r>
      <w:r>
        <w:rPr>
          <w:color w:val="231F37"/>
          <w:w w:val="110"/>
          <w:sz w:val="14"/>
        </w:rPr>
        <w:t>Artificial</w:t>
      </w:r>
      <w:r>
        <w:rPr>
          <w:color w:val="231F37"/>
          <w:spacing w:val="12"/>
          <w:w w:val="110"/>
          <w:sz w:val="14"/>
        </w:rPr>
        <w:t xml:space="preserve"> </w:t>
      </w:r>
      <w:r>
        <w:rPr>
          <w:color w:val="231F37"/>
          <w:spacing w:val="-2"/>
          <w:w w:val="110"/>
          <w:sz w:val="14"/>
        </w:rPr>
        <w:t>Intelligence)</w:t>
      </w:r>
    </w:p>
    <w:p>
      <w:pPr>
        <w:pStyle w:val="6"/>
        <w:rPr>
          <w:sz w:val="18"/>
        </w:rPr>
      </w:pPr>
    </w:p>
    <w:p>
      <w:pPr>
        <w:pStyle w:val="6"/>
        <w:rPr>
          <w:sz w:val="24"/>
        </w:rPr>
      </w:pPr>
    </w:p>
    <w:p>
      <w:pPr>
        <w:spacing w:before="1"/>
        <w:ind w:left="363"/>
        <w:rPr>
          <w:sz w:val="14"/>
        </w:rPr>
      </w:pPr>
      <w:r>
        <mc:AlternateContent>
          <mc:Choice Requires="wpg">
            <w:drawing>
              <wp:anchor distT="0" distB="0" distL="114300" distR="114300" simplePos="0" relativeHeight="251961344" behindDoc="0" locked="0" layoutInCell="1" allowOverlap="1">
                <wp:simplePos x="0" y="0"/>
                <wp:positionH relativeFrom="page">
                  <wp:posOffset>2974340</wp:posOffset>
                </wp:positionH>
                <wp:positionV relativeFrom="paragraph">
                  <wp:posOffset>144145</wp:posOffset>
                </wp:positionV>
                <wp:extent cx="3887470" cy="170180"/>
                <wp:effectExtent l="0" t="0" r="11430" b="7620"/>
                <wp:wrapNone/>
                <wp:docPr id="892" name="docshapegroup314"/>
                <wp:cNvGraphicFramePr/>
                <a:graphic xmlns:a="http://schemas.openxmlformats.org/drawingml/2006/main">
                  <a:graphicData uri="http://schemas.microsoft.com/office/word/2010/wordprocessingGroup">
                    <wpg:wgp>
                      <wpg:cNvGrpSpPr/>
                      <wpg:grpSpPr>
                        <a:xfrm>
                          <a:off x="0" y="0"/>
                          <a:ext cx="3887470" cy="170180"/>
                          <a:chOff x="4684" y="227"/>
                          <a:chExt cx="6122" cy="268"/>
                        </a:xfrm>
                      </wpg:grpSpPr>
                      <wps:wsp>
                        <wps:cNvPr id="893" name="docshape315"/>
                        <wps:cNvSpPr/>
                        <wps:spPr bwMode="auto">
                          <a:xfrm>
                            <a:off x="9137" y="227"/>
                            <a:ext cx="1670" cy="267"/>
                          </a:xfrm>
                          <a:prstGeom prst="rect">
                            <a:avLst/>
                          </a:prstGeom>
                          <a:solidFill>
                            <a:srgbClr val="DCE5EE"/>
                          </a:solidFill>
                          <a:ln>
                            <a:noFill/>
                          </a:ln>
                        </wps:spPr>
                        <wps:bodyPr rot="0" vert="horz" wrap="square" lIns="91440" tIns="45720" rIns="91440" bIns="45720" anchor="t" anchorCtr="0" upright="1">
                          <a:noAutofit/>
                        </wps:bodyPr>
                      </wps:wsp>
                      <wps:wsp>
                        <wps:cNvPr id="894" name="docshape316"/>
                        <wps:cNvSpPr/>
                        <wps:spPr bwMode="auto">
                          <a:xfrm>
                            <a:off x="4684" y="227"/>
                            <a:ext cx="4453" cy="267"/>
                          </a:xfrm>
                          <a:prstGeom prst="rect">
                            <a:avLst/>
                          </a:prstGeom>
                          <a:solidFill>
                            <a:srgbClr val="00539F"/>
                          </a:solidFill>
                          <a:ln>
                            <a:noFill/>
                          </a:ln>
                        </wps:spPr>
                        <wps:bodyPr rot="0" vert="horz" wrap="square" lIns="91440" tIns="45720" rIns="91440" bIns="45720" anchor="t" anchorCtr="0" upright="1">
                          <a:noAutofit/>
                        </wps:bodyPr>
                      </wps:wsp>
                      <wps:wsp>
                        <wps:cNvPr id="895" name="Line 404"/>
                        <wps:cNvCnPr/>
                        <wps:spPr bwMode="auto">
                          <a:xfrm>
                            <a:off x="6213" y="495"/>
                            <a:ext cx="0" cy="0"/>
                          </a:xfrm>
                          <a:prstGeom prst="line">
                            <a:avLst/>
                          </a:prstGeom>
                          <a:noFill/>
                          <a:ln w="5512">
                            <a:solidFill>
                              <a:srgbClr val="FFFFFF"/>
                            </a:solidFill>
                            <a:prstDash val="solid"/>
                            <a:round/>
                          </a:ln>
                        </wps:spPr>
                        <wps:bodyPr/>
                      </wps:wsp>
                      <wps:wsp>
                        <wps:cNvPr id="896" name="Line 403"/>
                        <wps:cNvCnPr/>
                        <wps:spPr bwMode="auto">
                          <a:xfrm>
                            <a:off x="7741" y="495"/>
                            <a:ext cx="0" cy="0"/>
                          </a:xfrm>
                          <a:prstGeom prst="line">
                            <a:avLst/>
                          </a:prstGeom>
                          <a:noFill/>
                          <a:ln w="5512">
                            <a:solidFill>
                              <a:srgbClr val="FFFFFF"/>
                            </a:solidFill>
                            <a:prstDash val="solid"/>
                            <a:round/>
                          </a:ln>
                        </wps:spPr>
                        <wps:bodyPr/>
                      </wps:wsp>
                      <wps:wsp>
                        <wps:cNvPr id="897" name="Line 402"/>
                        <wps:cNvCnPr/>
                        <wps:spPr bwMode="auto">
                          <a:xfrm>
                            <a:off x="9269" y="495"/>
                            <a:ext cx="0" cy="0"/>
                          </a:xfrm>
                          <a:prstGeom prst="line">
                            <a:avLst/>
                          </a:prstGeom>
                          <a:noFill/>
                          <a:ln w="5512">
                            <a:solidFill>
                              <a:srgbClr val="FFFFFF"/>
                            </a:solidFill>
                            <a:prstDash val="solid"/>
                            <a:round/>
                          </a:ln>
                        </wps:spPr>
                        <wps:bodyPr/>
                      </wps:wsp>
                    </wpg:wgp>
                  </a:graphicData>
                </a:graphic>
              </wp:anchor>
            </w:drawing>
          </mc:Choice>
          <mc:Fallback>
            <w:pict>
              <v:group id="docshapegroup314" o:spid="_x0000_s1026" o:spt="203" style="position:absolute;left:0pt;margin-left:234.2pt;margin-top:11.35pt;height:13.4pt;width:306.1pt;mso-position-horizontal-relative:page;z-index:251961344;mso-width-relative:page;mso-height-relative:page;" coordorigin="4684,227" coordsize="6122,268" o:gfxdata="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0ERBidoAAAAKAQAADwAAAAAAAAABACAAAAAiAAAA&#10;ZHJzL2Rvd25yZXYueG1sUEsBAhQAFAAAAAgAh07iQMVxci4iAwAATwwAAA4AAAAAAAAAAQAgAAAA&#10;KQEAAGRycy9lMm9Eb2MueG1sUEsFBgAAAAAGAAYAWQEAAL0GAAAAAA==&#10;">
                <o:lock v:ext="edit" aspectratio="f"/>
                <v:rect id="docshape315" o:spid="_x0000_s1026" o:spt="1" style="position:absolute;left:9137;top:227;height:267;width:1670;" fillcolor="#DCE5EE" filled="t" stroked="f" coordsize="21600,21600" o:gfxdata="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S19u/&#10;AAAA3AAAAA8AAAAAAAAAAQAgAAAAIgAAAGRycy9kb3ducmV2LnhtbFBLAQIUABQAAAAIAIdO4kAz&#10;LwWeOwAAADkAAAAQAAAAAAAAAAEAIAAAAA4BAABkcnMvc2hhcGV4bWwueG1sUEsFBgAAAAAGAAYA&#10;WwEAALgDAAAAAA==&#10;">
                  <v:fill on="t" focussize="0,0"/>
                  <v:stroke on="f"/>
                  <v:imagedata o:title=""/>
                  <o:lock v:ext="edit" aspectratio="f"/>
                </v:rect>
                <v:rect id="docshape316" o:spid="_x0000_s1026" o:spt="1" style="position:absolute;left:4684;top:227;height:267;width:4453;" fillcolor="#00539F" filled="t" stroked="f" coordsize="21600,21600" o:gfxdata="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D3pK8AAAA&#10;3AAAAA8AAAAAAAAAAQAgAAAAIgAAAGRycy9kb3ducmV2LnhtbFBLAQIUABQAAAAIAIdO4kAzLwWe&#10;OwAAADkAAAAQAAAAAAAAAAEAIAAAAAsBAABkcnMvc2hhcGV4bWwueG1sUEsFBgAAAAAGAAYAWwEA&#10;ALUDAAAAAA==&#10;">
                  <v:fill on="t" focussize="0,0"/>
                  <v:stroke on="f"/>
                  <v:imagedata o:title=""/>
                  <o:lock v:ext="edit" aspectratio="f"/>
                </v:rect>
                <v:line id="Line 404" o:spid="_x0000_s1026" o:spt="20" style="position:absolute;left:6213;top:495;height:0;width:0;" filled="f" stroked="t" coordsize="21600,21600" o:gfxdata="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4ZRN7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03" o:spid="_x0000_s1026" o:spt="20" style="position:absolute;left:7741;top:495;height:0;width:0;" filled="f" stroked="t" coordsize="21600,21600" o:gfxdata="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1TPQL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02" o:spid="_x0000_s1026" o:spt="20" style="position:absolute;left:9269;top:495;height:0;width:0;" filled="f" stroked="t" coordsize="21600,21600" o:gfxdata="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Bhq27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color w:val="231F37"/>
          <w:w w:val="115"/>
          <w:sz w:val="14"/>
        </w:rPr>
        <w:t>DL</w:t>
      </w:r>
      <w:r>
        <w:rPr>
          <w:color w:val="231F37"/>
          <w:spacing w:val="-4"/>
          <w:w w:val="115"/>
          <w:sz w:val="14"/>
        </w:rPr>
        <w:t xml:space="preserve"> </w:t>
      </w:r>
      <w:r>
        <w:rPr>
          <w:color w:val="231F37"/>
          <w:w w:val="115"/>
          <w:sz w:val="14"/>
        </w:rPr>
        <w:t>(Deep</w:t>
      </w:r>
      <w:r>
        <w:rPr>
          <w:color w:val="231F37"/>
          <w:spacing w:val="-3"/>
          <w:w w:val="115"/>
          <w:sz w:val="14"/>
        </w:rPr>
        <w:t xml:space="preserve"> </w:t>
      </w:r>
      <w:r>
        <w:rPr>
          <w:color w:val="231F37"/>
          <w:w w:val="115"/>
          <w:sz w:val="14"/>
        </w:rPr>
        <w:t>Learning</w:t>
      </w:r>
      <w:r>
        <w:rPr>
          <w:color w:val="231F37"/>
          <w:spacing w:val="-4"/>
          <w:w w:val="115"/>
          <w:sz w:val="14"/>
        </w:rPr>
        <w:t xml:space="preserve"> </w:t>
      </w:r>
      <w:r>
        <w:rPr>
          <w:color w:val="231F37"/>
          <w:w w:val="115"/>
          <w:sz w:val="14"/>
        </w:rPr>
        <w:t>using</w:t>
      </w:r>
      <w:r>
        <w:rPr>
          <w:color w:val="231F37"/>
          <w:spacing w:val="-3"/>
          <w:w w:val="115"/>
          <w:sz w:val="14"/>
        </w:rPr>
        <w:t xml:space="preserve"> </w:t>
      </w:r>
      <w:r>
        <w:rPr>
          <w:color w:val="231F37"/>
          <w:w w:val="115"/>
          <w:sz w:val="14"/>
        </w:rPr>
        <w:t>neural</w:t>
      </w:r>
      <w:r>
        <w:rPr>
          <w:color w:val="231F37"/>
          <w:spacing w:val="-4"/>
          <w:w w:val="115"/>
          <w:sz w:val="14"/>
        </w:rPr>
        <w:t xml:space="preserve"> </w:t>
      </w:r>
      <w:r>
        <w:rPr>
          <w:color w:val="231F37"/>
          <w:spacing w:val="-2"/>
          <w:w w:val="115"/>
          <w:sz w:val="14"/>
        </w:rPr>
        <w:t>networks)</w:t>
      </w:r>
    </w:p>
    <w:p>
      <w:pPr>
        <w:pStyle w:val="6"/>
        <w:rPr>
          <w:sz w:val="18"/>
        </w:rPr>
      </w:pPr>
    </w:p>
    <w:p>
      <w:pPr>
        <w:pStyle w:val="6"/>
        <w:spacing w:before="1"/>
        <w:rPr>
          <w:sz w:val="24"/>
        </w:rPr>
      </w:pPr>
    </w:p>
    <w:p>
      <w:pPr>
        <w:ind w:left="363"/>
        <w:rPr>
          <w:sz w:val="14"/>
        </w:rPr>
      </w:pPr>
      <w:r>
        <mc:AlternateContent>
          <mc:Choice Requires="wpg">
            <w:drawing>
              <wp:anchor distT="0" distB="0" distL="114300" distR="114300" simplePos="0" relativeHeight="251962368" behindDoc="0" locked="0" layoutInCell="1" allowOverlap="1">
                <wp:simplePos x="0" y="0"/>
                <wp:positionH relativeFrom="page">
                  <wp:posOffset>2974340</wp:posOffset>
                </wp:positionH>
                <wp:positionV relativeFrom="paragraph">
                  <wp:posOffset>143510</wp:posOffset>
                </wp:positionV>
                <wp:extent cx="3887470" cy="170180"/>
                <wp:effectExtent l="635" t="0" r="10795" b="7620"/>
                <wp:wrapNone/>
                <wp:docPr id="898" name="docshapegroup317"/>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899" name="docshape318"/>
                        <wps:cNvSpPr/>
                        <wps:spPr bwMode="auto">
                          <a:xfrm>
                            <a:off x="9045" y="226"/>
                            <a:ext cx="1761" cy="267"/>
                          </a:xfrm>
                          <a:prstGeom prst="rect">
                            <a:avLst/>
                          </a:prstGeom>
                          <a:solidFill>
                            <a:srgbClr val="DCE5EE"/>
                          </a:solidFill>
                          <a:ln>
                            <a:noFill/>
                          </a:ln>
                        </wps:spPr>
                        <wps:bodyPr rot="0" vert="horz" wrap="square" lIns="91440" tIns="45720" rIns="91440" bIns="45720" anchor="t" anchorCtr="0" upright="1">
                          <a:noAutofit/>
                        </wps:bodyPr>
                      </wps:wsp>
                      <wps:wsp>
                        <wps:cNvPr id="900" name="docshape319"/>
                        <wps:cNvSpPr/>
                        <wps:spPr bwMode="auto">
                          <a:xfrm>
                            <a:off x="4683" y="226"/>
                            <a:ext cx="4362" cy="267"/>
                          </a:xfrm>
                          <a:prstGeom prst="rect">
                            <a:avLst/>
                          </a:prstGeom>
                          <a:solidFill>
                            <a:srgbClr val="00539F"/>
                          </a:solidFill>
                          <a:ln>
                            <a:noFill/>
                          </a:ln>
                        </wps:spPr>
                        <wps:bodyPr rot="0" vert="horz" wrap="square" lIns="91440" tIns="45720" rIns="91440" bIns="45720" anchor="t" anchorCtr="0" upright="1">
                          <a:noAutofit/>
                        </wps:bodyPr>
                      </wps:wsp>
                      <wps:wsp>
                        <wps:cNvPr id="901" name="Line 398"/>
                        <wps:cNvCnPr/>
                        <wps:spPr bwMode="auto">
                          <a:xfrm>
                            <a:off x="6213" y="494"/>
                            <a:ext cx="0" cy="0"/>
                          </a:xfrm>
                          <a:prstGeom prst="line">
                            <a:avLst/>
                          </a:prstGeom>
                          <a:noFill/>
                          <a:ln w="5512">
                            <a:solidFill>
                              <a:srgbClr val="FFFFFF"/>
                            </a:solidFill>
                            <a:prstDash val="solid"/>
                            <a:round/>
                          </a:ln>
                        </wps:spPr>
                        <wps:bodyPr/>
                      </wps:wsp>
                      <wps:wsp>
                        <wps:cNvPr id="902" name="Line 397"/>
                        <wps:cNvCnPr/>
                        <wps:spPr bwMode="auto">
                          <a:xfrm>
                            <a:off x="7741" y="494"/>
                            <a:ext cx="0" cy="0"/>
                          </a:xfrm>
                          <a:prstGeom prst="line">
                            <a:avLst/>
                          </a:prstGeom>
                          <a:noFill/>
                          <a:ln w="5512">
                            <a:solidFill>
                              <a:srgbClr val="FFFFFF"/>
                            </a:solidFill>
                            <a:prstDash val="solid"/>
                            <a:round/>
                          </a:ln>
                        </wps:spPr>
                        <wps:bodyPr/>
                      </wps:wsp>
                      <wps:wsp>
                        <wps:cNvPr id="903" name="Line 396"/>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17" o:spid="_x0000_s1026" o:spt="203" style="position:absolute;left:0pt;margin-left:234.2pt;margin-top:11.3pt;height:13.4pt;width:306.1pt;mso-position-horizontal-relative:page;z-index:251962368;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l9NT3tkAAAAKAQAADwAAAAAAAAAB&#10;ACAAAAAiAAAAZHJzL2Rvd25yZXYueG1sUEsBAhQAFAAAAAgAh07iQAXzy4AsAwAATwwAAA4AAAAA&#10;AAAAAQAgAAAAKAEAAGRycy9lMm9Eb2MueG1sUEsFBgAAAAAGAAYAWQEAAMYGAAAAAA==&#10;">
                <o:lock v:ext="edit" aspectratio="f"/>
                <v:rect id="docshape318" o:spid="_x0000_s1026" o:spt="1" style="position:absolute;left:9045;top:226;height:267;width:1761;" fillcolor="#DCE5EE" filled="t" stroked="f" coordsize="21600,21600" o:gfxdata="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frgMb4A&#10;AADcAAAADwAAAAAAAAABACAAAAAiAAAAZHJzL2Rvd25yZXYueG1sUEsBAhQAFAAAAAgAh07iQDMv&#10;BZ47AAAAOQAAABAAAAAAAAAAAQAgAAAADQEAAGRycy9zaGFwZXhtbC54bWxQSwUGAAAAAAYABgBb&#10;AQAAtwMAAAAA&#10;">
                  <v:fill on="t" focussize="0,0"/>
                  <v:stroke on="f"/>
                  <v:imagedata o:title=""/>
                  <o:lock v:ext="edit" aspectratio="f"/>
                </v:rect>
                <v:rect id="docshape319" o:spid="_x0000_s1026" o:spt="1" style="position:absolute;left:4683;top:226;height:267;width:4362;" fillcolor="#00539F" filled="t" stroked="f" coordsize="21600,21600" o:gfxdata="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dTQou5AAAA3AAA&#10;AA8AAAAAAAAAAQAgAAAAIgAAAGRycy9kb3ducmV2LnhtbFBLAQIUABQAAAAIAIdO4kAzLwWeOwAA&#10;ADkAAAAQAAAAAAAAAAEAIAAAAAgBAABkcnMvc2hhcGV4bWwueG1sUEsFBgAAAAAGAAYAWwEAALID&#10;AAAAAA==&#10;">
                  <v:fill on="t" focussize="0,0"/>
                  <v:stroke on="f"/>
                  <v:imagedata o:title=""/>
                  <o:lock v:ext="edit" aspectratio="f"/>
                </v:rect>
                <v:line id="Line 398" o:spid="_x0000_s1026" o:spt="20" style="position:absolute;left:6213;top:494;height:0;width:0;" filled="f" stroked="t" coordsize="21600,21600" o:gfxdata="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s0u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line id="Line 397" o:spid="_x0000_s1026" o:spt="20" style="position:absolute;left:7741;top:494;height:0;width:0;" filled="f" stroked="t" coordsize="21600,21600" o:gfxdata="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hFNZvQAA&#10;ANwAAAAPAAAAAAAAAAEAIAAAACIAAABkcnMvZG93bnJldi54bWxQSwECFAAUAAAACACHTuJAMy8F&#10;njsAAAA5AAAAEAAAAAAAAAABACAAAAAMAQAAZHJzL3NoYXBleG1sLnhtbFBLBQYAAAAABgAGAFsB&#10;AAC2AwAAAAA=&#10;">
                  <v:fill on="f" focussize="0,0"/>
                  <v:stroke weight="0.434015748031496pt" color="#FFFFFF" joinstyle="round"/>
                  <v:imagedata o:title=""/>
                  <o:lock v:ext="edit" aspectratio="f"/>
                </v:line>
                <v:line id="Line 396" o:spid="_x0000_s1026" o:spt="20" style="position:absolute;left:9269;top:494;height:0;width:0;" filled="f" stroked="t" coordsize="21600,21600" o:gfxdata="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j2wr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color w:val="231F37"/>
          <w:w w:val="115"/>
          <w:sz w:val="14"/>
        </w:rPr>
        <w:t>Expert</w:t>
      </w:r>
      <w:r>
        <w:rPr>
          <w:color w:val="231F37"/>
          <w:spacing w:val="-4"/>
          <w:w w:val="115"/>
          <w:sz w:val="14"/>
        </w:rPr>
        <w:t xml:space="preserve"> </w:t>
      </w:r>
      <w:r>
        <w:rPr>
          <w:color w:val="231F37"/>
          <w:w w:val="115"/>
          <w:sz w:val="14"/>
        </w:rPr>
        <w:t>Systems</w:t>
      </w:r>
      <w:r>
        <w:rPr>
          <w:color w:val="231F37"/>
          <w:spacing w:val="-3"/>
          <w:w w:val="115"/>
          <w:sz w:val="14"/>
        </w:rPr>
        <w:t xml:space="preserve"> </w:t>
      </w:r>
      <w:r>
        <w:rPr>
          <w:color w:val="231F37"/>
          <w:w w:val="115"/>
          <w:sz w:val="14"/>
        </w:rPr>
        <w:t>(Rule-based</w:t>
      </w:r>
      <w:r>
        <w:rPr>
          <w:color w:val="231F37"/>
          <w:spacing w:val="-3"/>
          <w:w w:val="115"/>
          <w:sz w:val="14"/>
        </w:rPr>
        <w:t xml:space="preserve"> </w:t>
      </w:r>
      <w:r>
        <w:rPr>
          <w:color w:val="231F37"/>
          <w:spacing w:val="-5"/>
          <w:w w:val="115"/>
          <w:sz w:val="14"/>
        </w:rPr>
        <w:t>AI)</w:t>
      </w:r>
    </w:p>
    <w:p>
      <w:pPr>
        <w:pStyle w:val="6"/>
        <w:rPr>
          <w:sz w:val="18"/>
        </w:rPr>
      </w:pPr>
    </w:p>
    <w:p>
      <w:pPr>
        <w:pStyle w:val="6"/>
        <w:spacing w:before="1"/>
        <w:rPr>
          <w:sz w:val="24"/>
        </w:rPr>
      </w:pPr>
    </w:p>
    <w:p>
      <w:pPr>
        <w:spacing w:before="1"/>
        <w:ind w:left="363"/>
        <w:rPr>
          <w:sz w:val="14"/>
        </w:rPr>
      </w:pPr>
      <w:r>
        <mc:AlternateContent>
          <mc:Choice Requires="wpg">
            <w:drawing>
              <wp:anchor distT="0" distB="0" distL="114300" distR="114300" simplePos="0" relativeHeight="251962368" behindDoc="0" locked="0" layoutInCell="1" allowOverlap="1">
                <wp:simplePos x="0" y="0"/>
                <wp:positionH relativeFrom="page">
                  <wp:posOffset>2974340</wp:posOffset>
                </wp:positionH>
                <wp:positionV relativeFrom="paragraph">
                  <wp:posOffset>144145</wp:posOffset>
                </wp:positionV>
                <wp:extent cx="3887470" cy="170815"/>
                <wp:effectExtent l="635" t="0" r="10795" b="6985"/>
                <wp:wrapNone/>
                <wp:docPr id="904" name="docshapegroup320"/>
                <wp:cNvGraphicFramePr/>
                <a:graphic xmlns:a="http://schemas.openxmlformats.org/drawingml/2006/main">
                  <a:graphicData uri="http://schemas.microsoft.com/office/word/2010/wordprocessingGroup">
                    <wpg:wgp>
                      <wpg:cNvGrpSpPr/>
                      <wpg:grpSpPr>
                        <a:xfrm>
                          <a:off x="0" y="0"/>
                          <a:ext cx="3887470" cy="170815"/>
                          <a:chOff x="4684" y="227"/>
                          <a:chExt cx="6122" cy="269"/>
                        </a:xfrm>
                      </wpg:grpSpPr>
                      <wps:wsp>
                        <wps:cNvPr id="905" name="docshape321"/>
                        <wps:cNvSpPr/>
                        <wps:spPr bwMode="auto">
                          <a:xfrm>
                            <a:off x="8938" y="227"/>
                            <a:ext cx="1868" cy="267"/>
                          </a:xfrm>
                          <a:prstGeom prst="rect">
                            <a:avLst/>
                          </a:prstGeom>
                          <a:solidFill>
                            <a:srgbClr val="DCE5EE"/>
                          </a:solidFill>
                          <a:ln>
                            <a:noFill/>
                          </a:ln>
                        </wps:spPr>
                        <wps:bodyPr rot="0" vert="horz" wrap="square" lIns="91440" tIns="45720" rIns="91440" bIns="45720" anchor="t" anchorCtr="0" upright="1">
                          <a:noAutofit/>
                        </wps:bodyPr>
                      </wps:wsp>
                      <wps:wsp>
                        <wps:cNvPr id="906" name="docshape322"/>
                        <wps:cNvSpPr/>
                        <wps:spPr bwMode="auto">
                          <a:xfrm>
                            <a:off x="4683" y="227"/>
                            <a:ext cx="4255" cy="267"/>
                          </a:xfrm>
                          <a:prstGeom prst="rect">
                            <a:avLst/>
                          </a:prstGeom>
                          <a:solidFill>
                            <a:srgbClr val="00539F"/>
                          </a:solidFill>
                          <a:ln>
                            <a:noFill/>
                          </a:ln>
                        </wps:spPr>
                        <wps:bodyPr rot="0" vert="horz" wrap="square" lIns="91440" tIns="45720" rIns="91440" bIns="45720" anchor="t" anchorCtr="0" upright="1">
                          <a:noAutofit/>
                        </wps:bodyPr>
                      </wps:wsp>
                      <wps:wsp>
                        <wps:cNvPr id="907" name="Line 392"/>
                        <wps:cNvCnPr/>
                        <wps:spPr bwMode="auto">
                          <a:xfrm>
                            <a:off x="6213" y="496"/>
                            <a:ext cx="0" cy="0"/>
                          </a:xfrm>
                          <a:prstGeom prst="line">
                            <a:avLst/>
                          </a:prstGeom>
                          <a:noFill/>
                          <a:ln w="5512">
                            <a:solidFill>
                              <a:srgbClr val="FFFFFF"/>
                            </a:solidFill>
                            <a:prstDash val="solid"/>
                            <a:round/>
                          </a:ln>
                        </wps:spPr>
                        <wps:bodyPr/>
                      </wps:wsp>
                      <wps:wsp>
                        <wps:cNvPr id="908" name="Line 391"/>
                        <wps:cNvCnPr/>
                        <wps:spPr bwMode="auto">
                          <a:xfrm>
                            <a:off x="7741" y="496"/>
                            <a:ext cx="0" cy="0"/>
                          </a:xfrm>
                          <a:prstGeom prst="line">
                            <a:avLst/>
                          </a:prstGeom>
                          <a:noFill/>
                          <a:ln w="5512">
                            <a:solidFill>
                              <a:srgbClr val="FFFFFF"/>
                            </a:solidFill>
                            <a:prstDash val="solid"/>
                            <a:round/>
                          </a:ln>
                        </wps:spPr>
                        <wps:bodyPr/>
                      </wps:wsp>
                      <wps:wsp>
                        <wps:cNvPr id="909" name="Line 390"/>
                        <wps:cNvCnPr/>
                        <wps:spPr bwMode="auto">
                          <a:xfrm>
                            <a:off x="9269" y="496"/>
                            <a:ext cx="0" cy="0"/>
                          </a:xfrm>
                          <a:prstGeom prst="line">
                            <a:avLst/>
                          </a:prstGeom>
                          <a:noFill/>
                          <a:ln w="5512">
                            <a:solidFill>
                              <a:srgbClr val="FFFFFF"/>
                            </a:solidFill>
                            <a:prstDash val="solid"/>
                            <a:round/>
                          </a:ln>
                        </wps:spPr>
                        <wps:bodyPr/>
                      </wps:wsp>
                    </wpg:wgp>
                  </a:graphicData>
                </a:graphic>
              </wp:anchor>
            </w:drawing>
          </mc:Choice>
          <mc:Fallback>
            <w:pict>
              <v:group id="docshapegroup320" o:spid="_x0000_s1026" o:spt="203" style="position:absolute;left:0pt;margin-left:234.2pt;margin-top:11.35pt;height:13.45pt;width:306.1pt;mso-position-horizontal-relative:page;z-index:251962368;mso-width-relative:page;mso-height-relative:page;" coordorigin="4684,227" coordsize="6122,269" o:gfxdata="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HnCFyraAAAACgEAAA8AAAAAAAAAAQAgAAAA&#10;IgAAAGRycy9kb3ducmV2LnhtbFBLAQIUABQAAAAIAIdO4kC9NcKdJgMAAE8MAAAOAAAAAAAAAAEA&#10;IAAAACkBAABkcnMvZTJvRG9jLnhtbFBLBQYAAAAABgAGAFkBAADBBgAAAAA=&#10;">
                <o:lock v:ext="edit" aspectratio="f"/>
                <v:rect id="docshape321" o:spid="_x0000_s1026" o:spt="1" style="position:absolute;left:8938;top:227;height:267;width:1868;" fillcolor="#DCE5EE" filled="t" stroked="f" coordsize="21600,21600" o:gfxdata="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ccC6/&#10;AAAA3AAAAA8AAAAAAAAAAQAgAAAAIgAAAGRycy9kb3ducmV2LnhtbFBLAQIUABQAAAAIAIdO4kAz&#10;LwWeOwAAADkAAAAQAAAAAAAAAAEAIAAAAA4BAABkcnMvc2hhcGV4bWwueG1sUEsFBgAAAAAGAAYA&#10;WwEAALgDAAAAAA==&#10;">
                  <v:fill on="t" focussize="0,0"/>
                  <v:stroke on="f"/>
                  <v:imagedata o:title=""/>
                  <o:lock v:ext="edit" aspectratio="f"/>
                </v:rect>
                <v:rect id="docshape322" o:spid="_x0000_s1026" o:spt="1" style="position:absolute;left:4683;top:227;height:267;width:4255;" fillcolor="#00539F" filled="t" stroked="f" coordsize="21600,21600" o:gfxdata="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2f2S8AAAA&#10;3AAAAA8AAAAAAAAAAQAgAAAAIgAAAGRycy9kb3ducmV2LnhtbFBLAQIUABQAAAAIAIdO4kAzLwWe&#10;OwAAADkAAAAQAAAAAAAAAAEAIAAAAAsBAABkcnMvc2hhcGV4bWwueG1sUEsFBgAAAAAGAAYAWwEA&#10;ALUDAAAAAA==&#10;">
                  <v:fill on="t" focussize="0,0"/>
                  <v:stroke on="f"/>
                  <v:imagedata o:title=""/>
                  <o:lock v:ext="edit" aspectratio="f"/>
                </v:rect>
                <v:line id="Line 392" o:spid="_x0000_s1026" o:spt="20" style="position:absolute;left:6213;top:496;height:0;width:0;" filled="f" stroked="t" coordsize="21600,21600" o:gfxdata="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vPwwb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91" o:spid="_x0000_s1026" o:spt="20" style="position:absolute;left:7741;top:496;height:0;width:0;" filled="f" stroked="t" coordsize="21600,21600" o:gfxdata="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2xks7sAAADc&#10;AAAADwAAAAAAAAABACAAAAAiAAAAZHJzL2Rvd25yZXYueG1sUEsBAhQAFAAAAAgAh07iQDMvBZ47&#10;AAAAOQAAABAAAAAAAAAAAQAgAAAACgEAAGRycy9zaGFwZXhtbC54bWxQSwUGAAAAAAYABgBbAQAA&#10;tAMAAAAA&#10;">
                  <v:fill on="f" focussize="0,0"/>
                  <v:stroke weight="0.434015748031496pt" color="#FFFFFF" joinstyle="round"/>
                  <v:imagedata o:title=""/>
                  <o:lock v:ext="edit" aspectratio="f"/>
                </v:line>
                <v:line id="Line 390" o:spid="_x0000_s1026" o:spt="20" style="position:absolute;left:9269;top:496;height:0;width:0;" filled="f" stroked="t" coordsize="21600,21600" o:gfxdata="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CDBKL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color w:val="231F37"/>
          <w:w w:val="110"/>
          <w:sz w:val="14"/>
        </w:rPr>
        <w:t>ML</w:t>
      </w:r>
      <w:r>
        <w:rPr>
          <w:color w:val="231F37"/>
          <w:spacing w:val="-2"/>
          <w:w w:val="110"/>
          <w:sz w:val="14"/>
        </w:rPr>
        <w:t xml:space="preserve"> </w:t>
      </w:r>
      <w:r>
        <w:rPr>
          <w:color w:val="231F37"/>
          <w:w w:val="110"/>
          <w:sz w:val="14"/>
        </w:rPr>
        <w:t>(Machine</w:t>
      </w:r>
      <w:r>
        <w:rPr>
          <w:color w:val="231F37"/>
          <w:spacing w:val="-1"/>
          <w:w w:val="110"/>
          <w:sz w:val="14"/>
        </w:rPr>
        <w:t xml:space="preserve"> </w:t>
      </w:r>
      <w:r>
        <w:rPr>
          <w:color w:val="231F37"/>
          <w:spacing w:val="-2"/>
          <w:w w:val="110"/>
          <w:sz w:val="14"/>
        </w:rPr>
        <w:t>Learning)</w:t>
      </w:r>
    </w:p>
    <w:p>
      <w:pPr>
        <w:pStyle w:val="6"/>
        <w:rPr>
          <w:sz w:val="18"/>
        </w:rPr>
      </w:pPr>
    </w:p>
    <w:p>
      <w:pPr>
        <w:pStyle w:val="6"/>
        <w:rPr>
          <w:sz w:val="18"/>
        </w:rPr>
      </w:pPr>
    </w:p>
    <w:p>
      <w:pPr>
        <w:pStyle w:val="6"/>
        <w:spacing w:before="11"/>
        <w:rPr>
          <w:sz w:val="13"/>
        </w:rPr>
      </w:pPr>
    </w:p>
    <w:p>
      <w:pPr>
        <w:ind w:left="363"/>
        <w:rPr>
          <w:sz w:val="14"/>
        </w:rPr>
      </w:pPr>
      <w:r>
        <mc:AlternateContent>
          <mc:Choice Requires="wpg">
            <w:drawing>
              <wp:anchor distT="0" distB="0" distL="114300" distR="114300" simplePos="0" relativeHeight="251963392" behindDoc="0" locked="0" layoutInCell="1" allowOverlap="1">
                <wp:simplePos x="0" y="0"/>
                <wp:positionH relativeFrom="page">
                  <wp:posOffset>2974340</wp:posOffset>
                </wp:positionH>
                <wp:positionV relativeFrom="paragraph">
                  <wp:posOffset>143510</wp:posOffset>
                </wp:positionV>
                <wp:extent cx="3887470" cy="170180"/>
                <wp:effectExtent l="635" t="0" r="10795" b="7620"/>
                <wp:wrapNone/>
                <wp:docPr id="910" name="docshapegroup323"/>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911" name="docshape324"/>
                        <wps:cNvSpPr/>
                        <wps:spPr bwMode="auto">
                          <a:xfrm>
                            <a:off x="8923" y="226"/>
                            <a:ext cx="1883" cy="267"/>
                          </a:xfrm>
                          <a:prstGeom prst="rect">
                            <a:avLst/>
                          </a:prstGeom>
                          <a:solidFill>
                            <a:srgbClr val="DCE5EE"/>
                          </a:solidFill>
                          <a:ln>
                            <a:noFill/>
                          </a:ln>
                        </wps:spPr>
                        <wps:bodyPr rot="0" vert="horz" wrap="square" lIns="91440" tIns="45720" rIns="91440" bIns="45720" anchor="t" anchorCtr="0" upright="1">
                          <a:noAutofit/>
                        </wps:bodyPr>
                      </wps:wsp>
                      <wps:wsp>
                        <wps:cNvPr id="912" name="docshape325"/>
                        <wps:cNvSpPr/>
                        <wps:spPr bwMode="auto">
                          <a:xfrm>
                            <a:off x="4683" y="226"/>
                            <a:ext cx="4240" cy="267"/>
                          </a:xfrm>
                          <a:prstGeom prst="rect">
                            <a:avLst/>
                          </a:prstGeom>
                          <a:solidFill>
                            <a:srgbClr val="00539F"/>
                          </a:solidFill>
                          <a:ln>
                            <a:noFill/>
                          </a:ln>
                        </wps:spPr>
                        <wps:bodyPr rot="0" vert="horz" wrap="square" lIns="91440" tIns="45720" rIns="91440" bIns="45720" anchor="t" anchorCtr="0" upright="1">
                          <a:noAutofit/>
                        </wps:bodyPr>
                      </wps:wsp>
                      <wps:wsp>
                        <wps:cNvPr id="913" name="Line 386"/>
                        <wps:cNvCnPr/>
                        <wps:spPr bwMode="auto">
                          <a:xfrm>
                            <a:off x="6213" y="494"/>
                            <a:ext cx="0" cy="0"/>
                          </a:xfrm>
                          <a:prstGeom prst="line">
                            <a:avLst/>
                          </a:prstGeom>
                          <a:noFill/>
                          <a:ln w="5512">
                            <a:solidFill>
                              <a:srgbClr val="FFFFFF"/>
                            </a:solidFill>
                            <a:prstDash val="solid"/>
                            <a:round/>
                          </a:ln>
                        </wps:spPr>
                        <wps:bodyPr/>
                      </wps:wsp>
                      <wps:wsp>
                        <wps:cNvPr id="914" name="Line 385"/>
                        <wps:cNvCnPr/>
                        <wps:spPr bwMode="auto">
                          <a:xfrm>
                            <a:off x="7741" y="494"/>
                            <a:ext cx="0" cy="0"/>
                          </a:xfrm>
                          <a:prstGeom prst="line">
                            <a:avLst/>
                          </a:prstGeom>
                          <a:noFill/>
                          <a:ln w="5512">
                            <a:solidFill>
                              <a:srgbClr val="FFFFFF"/>
                            </a:solidFill>
                            <a:prstDash val="solid"/>
                            <a:round/>
                          </a:ln>
                        </wps:spPr>
                        <wps:bodyPr/>
                      </wps:wsp>
                      <wps:wsp>
                        <wps:cNvPr id="915" name="Line 384"/>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23" o:spid="_x0000_s1026" o:spt="203" style="position:absolute;left:0pt;margin-left:234.2pt;margin-top:11.3pt;height:13.4pt;width:306.1pt;mso-position-horizontal-relative:page;z-index:251963392;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l9NT3tkAAAAKAQAADwAAAAAAAAABACAAAAAi&#10;AAAAZHJzL2Rvd25yZXYueG1sUEsBAhQAFAAAAAgAh07iQHcbZNUmAwAATwwAAA4AAAAAAAAAAQAg&#10;AAAAKAEAAGRycy9lMm9Eb2MueG1sUEsFBgAAAAAGAAYAWQEAAMAGAAAAAA==&#10;">
                <o:lock v:ext="edit" aspectratio="f"/>
                <v:rect id="docshape324" o:spid="_x0000_s1026" o:spt="1" style="position:absolute;left:8923;top:226;height:267;width:1883;" fillcolor="#DCE5EE" filled="t" stroked="f" coordsize="21600,21600" o:gfxdata="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4PC/&#10;AAAA3AAAAA8AAAAAAAAAAQAgAAAAIgAAAGRycy9kb3ducmV2LnhtbFBLAQIUABQAAAAIAIdO4kAz&#10;LwWeOwAAADkAAAAQAAAAAAAAAAEAIAAAAA4BAABkcnMvc2hhcGV4bWwueG1sUEsFBgAAAAAGAAYA&#10;WwEAALgDAAAAAA==&#10;">
                  <v:fill on="t" focussize="0,0"/>
                  <v:stroke on="f"/>
                  <v:imagedata o:title=""/>
                  <o:lock v:ext="edit" aspectratio="f"/>
                </v:rect>
                <v:rect id="docshape325" o:spid="_x0000_s1026" o:spt="1" style="position:absolute;left:4683;top:226;height:267;width:4240;" fillcolor="#00539F" filled="t" stroked="f" coordsize="21600,21600" o:gfxdata="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vursAAADc&#10;AAAADwAAAAAAAAABACAAAAAiAAAAZHJzL2Rvd25yZXYueG1sUEsBAhQAFAAAAAgAh07iQDMvBZ47&#10;AAAAOQAAABAAAAAAAAAAAQAgAAAACgEAAGRycy9zaGFwZXhtbC54bWxQSwUGAAAAAAYABgBbAQAA&#10;tAMAAAAA&#10;">
                  <v:fill on="t" focussize="0,0"/>
                  <v:stroke on="f"/>
                  <v:imagedata o:title=""/>
                  <o:lock v:ext="edit" aspectratio="f"/>
                </v:rect>
                <v:line id="Line 386" o:spid="_x0000_s1026" o:spt="20" style="position:absolute;left:6213;top:494;height:0;width:0;" filled="f" stroked="t" coordsize="21600,21600" o:gfxdata="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FgH7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85" o:spid="_x0000_s1026" o:spt="20" style="position:absolute;left:7741;top:494;height:0;width:0;" filled="f" stroked="t" coordsize="21600,21600" o:gfxdata="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j4a7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84" o:spid="_x0000_s1026" o:spt="20" style="position:absolute;left:9269;top:494;height:0;width:0;" filled="f" stroked="t" coordsize="21600,21600" o:gfxdata="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LRd8L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color w:val="231F37"/>
          <w:spacing w:val="-2"/>
          <w:w w:val="115"/>
          <w:sz w:val="14"/>
        </w:rPr>
        <w:t>LLM</w:t>
      </w:r>
      <w:r>
        <w:rPr>
          <w:color w:val="231F37"/>
          <w:w w:val="115"/>
          <w:sz w:val="14"/>
        </w:rPr>
        <w:t xml:space="preserve"> </w:t>
      </w:r>
      <w:r>
        <w:rPr>
          <w:color w:val="231F37"/>
          <w:spacing w:val="-2"/>
          <w:w w:val="115"/>
          <w:sz w:val="14"/>
        </w:rPr>
        <w:t>(Language</w:t>
      </w:r>
      <w:r>
        <w:rPr>
          <w:color w:val="231F37"/>
          <w:spacing w:val="1"/>
          <w:w w:val="115"/>
          <w:sz w:val="14"/>
        </w:rPr>
        <w:t xml:space="preserve"> </w:t>
      </w:r>
      <w:r>
        <w:rPr>
          <w:color w:val="231F37"/>
          <w:spacing w:val="-2"/>
          <w:w w:val="115"/>
          <w:sz w:val="14"/>
        </w:rPr>
        <w:t>Models</w:t>
      </w:r>
      <w:r>
        <w:rPr>
          <w:color w:val="231F37"/>
          <w:spacing w:val="1"/>
          <w:w w:val="115"/>
          <w:sz w:val="14"/>
        </w:rPr>
        <w:t xml:space="preserve"> </w:t>
      </w:r>
      <w:r>
        <w:rPr>
          <w:color w:val="231F37"/>
          <w:spacing w:val="-2"/>
          <w:w w:val="115"/>
          <w:sz w:val="14"/>
        </w:rPr>
        <w:t>like</w:t>
      </w:r>
      <w:r>
        <w:rPr>
          <w:color w:val="231F37"/>
          <w:spacing w:val="1"/>
          <w:w w:val="115"/>
          <w:sz w:val="14"/>
        </w:rPr>
        <w:t xml:space="preserve"> </w:t>
      </w:r>
      <w:r>
        <w:rPr>
          <w:color w:val="231F37"/>
          <w:spacing w:val="-2"/>
          <w:w w:val="115"/>
          <w:sz w:val="14"/>
        </w:rPr>
        <w:t>GP-T3</w:t>
      </w:r>
      <w:r>
        <w:rPr>
          <w:color w:val="231F37"/>
          <w:spacing w:val="1"/>
          <w:w w:val="115"/>
          <w:sz w:val="14"/>
        </w:rPr>
        <w:t xml:space="preserve"> </w:t>
      </w:r>
      <w:r>
        <w:rPr>
          <w:color w:val="231F37"/>
          <w:spacing w:val="-2"/>
          <w:w w:val="115"/>
          <w:sz w:val="14"/>
        </w:rPr>
        <w:t>or</w:t>
      </w:r>
      <w:r>
        <w:rPr>
          <w:color w:val="231F37"/>
          <w:spacing w:val="1"/>
          <w:w w:val="115"/>
          <w:sz w:val="14"/>
        </w:rPr>
        <w:t xml:space="preserve"> </w:t>
      </w:r>
      <w:r>
        <w:rPr>
          <w:color w:val="231F37"/>
          <w:spacing w:val="-2"/>
          <w:w w:val="115"/>
          <w:sz w:val="14"/>
        </w:rPr>
        <w:t>GPT-</w:t>
      </w:r>
      <w:r>
        <w:rPr>
          <w:color w:val="231F37"/>
          <w:spacing w:val="-5"/>
          <w:w w:val="115"/>
          <w:sz w:val="14"/>
        </w:rPr>
        <w:t>4)</w:t>
      </w:r>
    </w:p>
    <w:p>
      <w:pPr>
        <w:pStyle w:val="6"/>
        <w:rPr>
          <w:sz w:val="18"/>
        </w:rPr>
      </w:pPr>
    </w:p>
    <w:p>
      <w:pPr>
        <w:pStyle w:val="6"/>
        <w:spacing w:before="1"/>
        <w:rPr>
          <w:sz w:val="24"/>
        </w:rPr>
      </w:pPr>
    </w:p>
    <w:p>
      <w:pPr>
        <w:ind w:left="363"/>
        <w:rPr>
          <w:sz w:val="14"/>
        </w:rPr>
      </w:pPr>
      <w:r>
        <mc:AlternateContent>
          <mc:Choice Requires="wpg">
            <w:drawing>
              <wp:anchor distT="0" distB="0" distL="114300" distR="114300" simplePos="0" relativeHeight="251964416" behindDoc="0" locked="0" layoutInCell="1" allowOverlap="1">
                <wp:simplePos x="0" y="0"/>
                <wp:positionH relativeFrom="page">
                  <wp:posOffset>2974340</wp:posOffset>
                </wp:positionH>
                <wp:positionV relativeFrom="paragraph">
                  <wp:posOffset>143510</wp:posOffset>
                </wp:positionV>
                <wp:extent cx="3887470" cy="170815"/>
                <wp:effectExtent l="635" t="0" r="10795" b="6985"/>
                <wp:wrapNone/>
                <wp:docPr id="916" name="docshapegroup326"/>
                <wp:cNvGraphicFramePr/>
                <a:graphic xmlns:a="http://schemas.openxmlformats.org/drawingml/2006/main">
                  <a:graphicData uri="http://schemas.microsoft.com/office/word/2010/wordprocessingGroup">
                    <wpg:wgp>
                      <wpg:cNvGrpSpPr/>
                      <wpg:grpSpPr>
                        <a:xfrm>
                          <a:off x="0" y="0"/>
                          <a:ext cx="3887470" cy="170815"/>
                          <a:chOff x="4684" y="226"/>
                          <a:chExt cx="6122" cy="269"/>
                        </a:xfrm>
                      </wpg:grpSpPr>
                      <wps:wsp>
                        <wps:cNvPr id="917" name="docshape327"/>
                        <wps:cNvSpPr/>
                        <wps:spPr bwMode="auto">
                          <a:xfrm>
                            <a:off x="8907" y="226"/>
                            <a:ext cx="1898" cy="267"/>
                          </a:xfrm>
                          <a:prstGeom prst="rect">
                            <a:avLst/>
                          </a:prstGeom>
                          <a:solidFill>
                            <a:srgbClr val="DCE5EE"/>
                          </a:solidFill>
                          <a:ln>
                            <a:noFill/>
                          </a:ln>
                        </wps:spPr>
                        <wps:bodyPr rot="0" vert="horz" wrap="square" lIns="91440" tIns="45720" rIns="91440" bIns="45720" anchor="t" anchorCtr="0" upright="1">
                          <a:noAutofit/>
                        </wps:bodyPr>
                      </wps:wsp>
                      <wps:wsp>
                        <wps:cNvPr id="918" name="docshape328"/>
                        <wps:cNvSpPr/>
                        <wps:spPr bwMode="auto">
                          <a:xfrm>
                            <a:off x="4683" y="226"/>
                            <a:ext cx="4225" cy="267"/>
                          </a:xfrm>
                          <a:prstGeom prst="rect">
                            <a:avLst/>
                          </a:prstGeom>
                          <a:solidFill>
                            <a:srgbClr val="00539F"/>
                          </a:solidFill>
                          <a:ln>
                            <a:noFill/>
                          </a:ln>
                        </wps:spPr>
                        <wps:bodyPr rot="0" vert="horz" wrap="square" lIns="91440" tIns="45720" rIns="91440" bIns="45720" anchor="t" anchorCtr="0" upright="1">
                          <a:noAutofit/>
                        </wps:bodyPr>
                      </wps:wsp>
                      <wps:wsp>
                        <wps:cNvPr id="919" name="Line 380"/>
                        <wps:cNvCnPr/>
                        <wps:spPr bwMode="auto">
                          <a:xfrm>
                            <a:off x="6213" y="495"/>
                            <a:ext cx="0" cy="0"/>
                          </a:xfrm>
                          <a:prstGeom prst="line">
                            <a:avLst/>
                          </a:prstGeom>
                          <a:noFill/>
                          <a:ln w="5512">
                            <a:solidFill>
                              <a:srgbClr val="FFFFFF"/>
                            </a:solidFill>
                            <a:prstDash val="solid"/>
                            <a:round/>
                          </a:ln>
                        </wps:spPr>
                        <wps:bodyPr/>
                      </wps:wsp>
                      <wps:wsp>
                        <wps:cNvPr id="920" name="Line 379"/>
                        <wps:cNvCnPr/>
                        <wps:spPr bwMode="auto">
                          <a:xfrm>
                            <a:off x="7741" y="495"/>
                            <a:ext cx="0" cy="0"/>
                          </a:xfrm>
                          <a:prstGeom prst="line">
                            <a:avLst/>
                          </a:prstGeom>
                          <a:noFill/>
                          <a:ln w="5512">
                            <a:solidFill>
                              <a:srgbClr val="FFFFFF"/>
                            </a:solidFill>
                            <a:prstDash val="solid"/>
                            <a:round/>
                          </a:ln>
                        </wps:spPr>
                        <wps:bodyPr/>
                      </wps:wsp>
                      <wps:wsp>
                        <wps:cNvPr id="921" name="Line 378"/>
                        <wps:cNvCnPr/>
                        <wps:spPr bwMode="auto">
                          <a:xfrm>
                            <a:off x="9269" y="495"/>
                            <a:ext cx="0" cy="0"/>
                          </a:xfrm>
                          <a:prstGeom prst="line">
                            <a:avLst/>
                          </a:prstGeom>
                          <a:noFill/>
                          <a:ln w="5512">
                            <a:solidFill>
                              <a:srgbClr val="FFFFFF"/>
                            </a:solidFill>
                            <a:prstDash val="solid"/>
                            <a:round/>
                          </a:ln>
                        </wps:spPr>
                        <wps:bodyPr/>
                      </wps:wsp>
                    </wpg:wgp>
                  </a:graphicData>
                </a:graphic>
              </wp:anchor>
            </w:drawing>
          </mc:Choice>
          <mc:Fallback>
            <w:pict>
              <v:group id="docshapegroup326" o:spid="_x0000_s1026" o:spt="203" style="position:absolute;left:0pt;margin-left:234.2pt;margin-top:11.3pt;height:13.45pt;width:306.1pt;mso-position-horizontal-relative:page;z-index:251964416;mso-width-relative:page;mso-height-relative:page;" coordorigin="4684,226" coordsize="6122,269" o:gfxdata="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M9TsQnaAAAACgEAAA8AAAAAAAAAAQAg&#10;AAAAIgAAAGRycy9kb3ducmV2LnhtbFBLAQIUABQAAAAIAIdO4kDx5cFQKQMAAE8MAAAOAAAAAAAA&#10;AAEAIAAAACkBAABkcnMvZTJvRG9jLnhtbFBLBQYAAAAABgAGAFkBAADEBgAAAAA=&#10;">
                <o:lock v:ext="edit" aspectratio="f"/>
                <v:rect id="docshape327" o:spid="_x0000_s1026" o:spt="1" style="position:absolute;left:8907;top:226;height:267;width:1898;" fillcolor="#DCE5EE" filled="t" stroked="f" coordsize="21600,21600" o:gfxdata="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G90fvQAA&#10;ANwAAAAPAAAAAAAAAAEAIAAAACIAAABkcnMvZG93bnJldi54bWxQSwECFAAUAAAACACHTuJAMy8F&#10;njsAAAA5AAAAEAAAAAAAAAABACAAAAAMAQAAZHJzL3NoYXBleG1sLnhtbFBLBQYAAAAABgAGAFsB&#10;AAC2AwAAAAA=&#10;">
                  <v:fill on="t" focussize="0,0"/>
                  <v:stroke on="f"/>
                  <v:imagedata o:title=""/>
                  <o:lock v:ext="edit" aspectratio="f"/>
                </v:rect>
                <v:rect id="docshape328" o:spid="_x0000_s1026" o:spt="1" style="position:absolute;left:4683;top:226;height:267;width:4225;" fillcolor="#00539F" filled="t" stroked="f" coordsize="21600,21600" o:gfxdata="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82FC5AAAA3AAA&#10;AA8AAAAAAAAAAQAgAAAAIgAAAGRycy9kb3ducmV2LnhtbFBLAQIUABQAAAAIAIdO4kAzLwWeOwAA&#10;ADkAAAAQAAAAAAAAAAEAIAAAAAgBAABkcnMvc2hhcGV4bWwueG1sUEsFBgAAAAAGAAYAWwEAALID&#10;AAAAAA==&#10;">
                  <v:fill on="t" focussize="0,0"/>
                  <v:stroke on="f"/>
                  <v:imagedata o:title=""/>
                  <o:lock v:ext="edit" aspectratio="f"/>
                </v:rect>
                <v:line id="Line 380" o:spid="_x0000_s1026" o:spt="20" style="position:absolute;left:6213;top:495;height:0;width:0;" filled="f" stroked="t" coordsize="21600,21600" o:gfxdata="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lX9b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79" o:spid="_x0000_s1026" o:spt="20" style="position:absolute;left:7741;top:495;height:0;width:0;" filled="f" stroked="t" coordsize="21600,21600" o:gfxdata="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q801bsAAADc&#10;AAAADwAAAAAAAAABACAAAAAiAAAAZHJzL2Rvd25yZXYueG1sUEsBAhQAFAAAAAgAh07iQDMvBZ47&#10;AAAAOQAAABAAAAAAAAAAAQAgAAAACgEAAGRycy9zaGFwZXhtbC54bWxQSwUGAAAAAAYABgBbAQAA&#10;tAMAAAAA&#10;">
                  <v:fill on="f" focussize="0,0"/>
                  <v:stroke weight="0.434015748031496pt" color="#FFFFFF" joinstyle="round"/>
                  <v:imagedata o:title=""/>
                  <o:lock v:ext="edit" aspectratio="f"/>
                </v:line>
                <v:line id="Line 378" o:spid="_x0000_s1026" o:spt="20" style="position:absolute;left:9269;top:495;height:0;width:0;" filled="f" stroked="t" coordsize="21600,21600" o:gfxdata="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eORTr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color w:val="231F37"/>
          <w:w w:val="115"/>
          <w:sz w:val="14"/>
        </w:rPr>
        <w:t>Robotics</w:t>
      </w:r>
      <w:r>
        <w:rPr>
          <w:color w:val="231F37"/>
          <w:spacing w:val="-9"/>
          <w:w w:val="115"/>
          <w:sz w:val="14"/>
        </w:rPr>
        <w:t xml:space="preserve"> </w:t>
      </w:r>
      <w:r>
        <w:rPr>
          <w:color w:val="231F37"/>
          <w:w w:val="115"/>
          <w:sz w:val="14"/>
        </w:rPr>
        <w:t>(AI-driven</w:t>
      </w:r>
      <w:r>
        <w:rPr>
          <w:color w:val="231F37"/>
          <w:spacing w:val="-8"/>
          <w:w w:val="115"/>
          <w:sz w:val="14"/>
        </w:rPr>
        <w:t xml:space="preserve"> </w:t>
      </w:r>
      <w:r>
        <w:rPr>
          <w:color w:val="231F37"/>
          <w:spacing w:val="-2"/>
          <w:w w:val="115"/>
          <w:sz w:val="14"/>
        </w:rPr>
        <w:t>robots)</w:t>
      </w:r>
    </w:p>
    <w:p>
      <w:pPr>
        <w:tabs>
          <w:tab w:val="left" w:pos="1672"/>
          <w:tab w:val="left" w:pos="2967"/>
        </w:tabs>
        <w:spacing w:before="27"/>
        <w:ind w:left="142"/>
        <w:rPr>
          <w:rFonts w:ascii="Century Gothic"/>
          <w:b/>
          <w:sz w:val="17"/>
        </w:rPr>
      </w:pPr>
      <w:r>
        <w:br w:type="column"/>
      </w:r>
      <w:r>
        <w:rPr>
          <w:rFonts w:ascii="Century Gothic"/>
          <w:b/>
          <w:color w:val="191929"/>
          <w:spacing w:val="-10"/>
          <w:w w:val="110"/>
          <w:sz w:val="17"/>
        </w:rPr>
        <w:t>2</w:t>
      </w:r>
      <w:r>
        <w:rPr>
          <w:rFonts w:ascii="Century Gothic"/>
          <w:b/>
          <w:color w:val="191929"/>
          <w:sz w:val="17"/>
        </w:rPr>
        <w:tab/>
      </w:r>
      <w:r>
        <w:rPr>
          <w:rFonts w:ascii="Century Gothic"/>
          <w:b/>
          <w:color w:val="191929"/>
          <w:spacing w:val="-12"/>
          <w:w w:val="110"/>
          <w:sz w:val="17"/>
        </w:rPr>
        <w:t>3</w:t>
      </w:r>
      <w:r>
        <w:rPr>
          <w:rFonts w:ascii="Century Gothic"/>
          <w:b/>
          <w:color w:val="191929"/>
          <w:sz w:val="17"/>
        </w:rPr>
        <w:tab/>
      </w:r>
      <w:r>
        <w:rPr>
          <w:rFonts w:ascii="Century Gothic"/>
          <w:b/>
          <w:color w:val="191929"/>
          <w:spacing w:val="-10"/>
          <w:w w:val="110"/>
          <w:sz w:val="17"/>
        </w:rPr>
        <w:t>4</w:t>
      </w:r>
    </w:p>
    <w:p>
      <w:pPr>
        <w:spacing w:before="3" w:line="244" w:lineRule="auto"/>
        <w:ind w:left="2782" w:right="1041" w:firstLine="31"/>
        <w:rPr>
          <w:sz w:val="14"/>
        </w:rPr>
      </w:pPr>
      <w:r>
        <w:rPr>
          <w:color w:val="697A88"/>
          <w:spacing w:val="-2"/>
          <w:w w:val="115"/>
          <w:sz w:val="14"/>
        </w:rPr>
        <w:t>Highly</w:t>
      </w:r>
      <w:r>
        <w:rPr>
          <w:color w:val="697A88"/>
          <w:spacing w:val="40"/>
          <w:w w:val="115"/>
          <w:sz w:val="14"/>
        </w:rPr>
        <w:t xml:space="preserve"> </w:t>
      </w:r>
      <w:r>
        <w:rPr>
          <w:color w:val="697A88"/>
          <w:spacing w:val="-2"/>
          <w:w w:val="110"/>
          <w:sz w:val="14"/>
        </w:rPr>
        <w:t>familiar</w:t>
      </w:r>
    </w:p>
    <w:p>
      <w:pPr>
        <w:spacing w:line="244" w:lineRule="auto"/>
        <w:rPr>
          <w:sz w:val="14"/>
        </w:rPr>
        <w:sectPr>
          <w:type w:val="continuous"/>
          <w:pgSz w:w="12240" w:h="15840"/>
          <w:pgMar w:top="1500" w:right="0" w:bottom="280" w:left="520" w:header="0" w:footer="675" w:gutter="0"/>
          <w:cols w:equalWidth="0" w:num="3">
            <w:col w:w="3761" w:space="40"/>
            <w:col w:w="3189" w:space="39"/>
            <w:col w:w="4691"/>
          </w:cols>
        </w:sectPr>
      </w:pPr>
    </w:p>
    <w:p>
      <w:pPr>
        <w:pStyle w:val="6"/>
        <w:spacing w:before="7"/>
        <w:rPr>
          <w:sz w:val="12"/>
        </w:rPr>
      </w:pPr>
    </w:p>
    <w:p>
      <w:pPr>
        <w:pStyle w:val="6"/>
        <w:spacing w:before="112" w:line="276" w:lineRule="auto"/>
        <w:ind w:left="920" w:right="8168"/>
      </w:pPr>
      <w:r>
        <w:rPr>
          <w:w w:val="115"/>
        </w:rPr>
        <w:t>Interestingly,</w:t>
      </w:r>
      <w:r>
        <w:rPr>
          <w:spacing w:val="-13"/>
          <w:w w:val="115"/>
        </w:rPr>
        <w:t xml:space="preserve"> </w:t>
      </w:r>
      <w:r>
        <w:rPr>
          <w:w w:val="115"/>
        </w:rPr>
        <w:t>there’s</w:t>
      </w:r>
      <w:r>
        <w:rPr>
          <w:spacing w:val="-13"/>
          <w:w w:val="115"/>
        </w:rPr>
        <w:t xml:space="preserve"> </w:t>
      </w:r>
      <w:r>
        <w:rPr>
          <w:w w:val="115"/>
        </w:rPr>
        <w:t>a</w:t>
      </w:r>
      <w:r>
        <w:rPr>
          <w:spacing w:val="-13"/>
          <w:w w:val="115"/>
        </w:rPr>
        <w:t xml:space="preserve"> </w:t>
      </w:r>
      <w:r>
        <w:rPr>
          <w:w w:val="115"/>
        </w:rPr>
        <w:t>slight inclination towards older,</w:t>
      </w:r>
    </w:p>
    <w:p>
      <w:pPr>
        <w:pStyle w:val="6"/>
        <w:spacing w:line="276" w:lineRule="auto"/>
        <w:ind w:left="920" w:right="1494"/>
      </w:pPr>
      <w:r>
        <w:rPr>
          <w:w w:val="115"/>
        </w:rPr>
        <w:t>more established terms like NLP and Deep Learning, which score marginally higher than newer terms like LLM and gen AI. This could suggest a conflation between gen AI and popular tools like ChatGPT, indicating that while such tools are well-known, there may not be a deep understanding of</w:t>
      </w:r>
      <w:r>
        <w:rPr>
          <w:spacing w:val="-2"/>
          <w:w w:val="115"/>
        </w:rPr>
        <w:t xml:space="preserve"> </w:t>
      </w:r>
      <w:r>
        <w:rPr>
          <w:w w:val="115"/>
        </w:rPr>
        <w:t>the</w:t>
      </w:r>
      <w:r>
        <w:rPr>
          <w:spacing w:val="-2"/>
          <w:w w:val="115"/>
        </w:rPr>
        <w:t xml:space="preserve"> </w:t>
      </w:r>
      <w:r>
        <w:rPr>
          <w:w w:val="115"/>
        </w:rPr>
        <w:t>broader</w:t>
      </w:r>
      <w:r>
        <w:rPr>
          <w:spacing w:val="-2"/>
          <w:w w:val="115"/>
        </w:rPr>
        <w:t xml:space="preserve"> </w:t>
      </w:r>
      <w:r>
        <w:rPr>
          <w:w w:val="115"/>
        </w:rPr>
        <w:t>category</w:t>
      </w:r>
      <w:r>
        <w:rPr>
          <w:spacing w:val="-2"/>
          <w:w w:val="115"/>
        </w:rPr>
        <w:t xml:space="preserve"> </w:t>
      </w:r>
      <w:r>
        <w:rPr>
          <w:w w:val="115"/>
        </w:rPr>
        <w:t>of</w:t>
      </w:r>
      <w:r>
        <w:rPr>
          <w:spacing w:val="-2"/>
          <w:w w:val="115"/>
        </w:rPr>
        <w:t xml:space="preserve"> </w:t>
      </w:r>
      <w:r>
        <w:rPr>
          <w:w w:val="115"/>
        </w:rPr>
        <w:t>gen</w:t>
      </w:r>
      <w:r>
        <w:rPr>
          <w:spacing w:val="-2"/>
          <w:w w:val="115"/>
        </w:rPr>
        <w:t xml:space="preserve"> </w:t>
      </w:r>
      <w:r>
        <w:rPr>
          <w:w w:val="115"/>
        </w:rPr>
        <w:t>AI.</w:t>
      </w:r>
      <w:r>
        <w:rPr>
          <w:spacing w:val="-2"/>
          <w:w w:val="115"/>
        </w:rPr>
        <w:t xml:space="preserve"> </w:t>
      </w:r>
      <w:r>
        <w:rPr>
          <w:w w:val="115"/>
        </w:rPr>
        <w:t>This</w:t>
      </w:r>
      <w:r>
        <w:rPr>
          <w:spacing w:val="-2"/>
          <w:w w:val="115"/>
        </w:rPr>
        <w:t xml:space="preserve"> </w:t>
      </w:r>
      <w:r>
        <w:rPr>
          <w:w w:val="115"/>
        </w:rPr>
        <w:t>surface-level</w:t>
      </w:r>
      <w:r>
        <w:rPr>
          <w:spacing w:val="-2"/>
          <w:w w:val="115"/>
        </w:rPr>
        <w:t xml:space="preserve"> </w:t>
      </w:r>
      <w:r>
        <w:rPr>
          <w:w w:val="115"/>
        </w:rPr>
        <w:t>familiarity</w:t>
      </w:r>
      <w:r>
        <w:rPr>
          <w:spacing w:val="-2"/>
          <w:w w:val="115"/>
        </w:rPr>
        <w:t xml:space="preserve"> </w:t>
      </w:r>
      <w:r>
        <w:rPr>
          <w:w w:val="115"/>
        </w:rPr>
        <w:t>across</w:t>
      </w:r>
      <w:r>
        <w:rPr>
          <w:spacing w:val="-2"/>
          <w:w w:val="115"/>
        </w:rPr>
        <w:t xml:space="preserve"> </w:t>
      </w:r>
      <w:r>
        <w:rPr>
          <w:w w:val="115"/>
        </w:rPr>
        <w:t>various</w:t>
      </w:r>
      <w:r>
        <w:rPr>
          <w:spacing w:val="-2"/>
          <w:w w:val="115"/>
        </w:rPr>
        <w:t xml:space="preserve"> </w:t>
      </w:r>
      <w:r>
        <w:rPr>
          <w:w w:val="115"/>
        </w:rPr>
        <w:t>AI</w:t>
      </w:r>
      <w:r>
        <w:rPr>
          <w:spacing w:val="-2"/>
          <w:w w:val="115"/>
        </w:rPr>
        <w:t xml:space="preserve"> </w:t>
      </w:r>
      <w:r>
        <w:rPr>
          <w:w w:val="115"/>
        </w:rPr>
        <w:t>technologies</w:t>
      </w:r>
      <w:r>
        <w:rPr>
          <w:spacing w:val="-2"/>
          <w:w w:val="115"/>
        </w:rPr>
        <w:t xml:space="preserve"> </w:t>
      </w:r>
      <w:r>
        <w:rPr>
          <w:w w:val="115"/>
        </w:rPr>
        <w:t>might also contribute to the observed overconfidence in implementing AI strategies, as professionals might not fully grasp the complexities of these technologies.</w:t>
      </w:r>
    </w:p>
    <w:p>
      <w:pPr>
        <w:pStyle w:val="6"/>
        <w:spacing w:before="5"/>
        <w:rPr>
          <w:sz w:val="22"/>
        </w:rPr>
        <w:sectPr>
          <w:type w:val="continuous"/>
          <w:pgSz w:w="12240" w:h="15840"/>
          <w:pgMar w:top="1500" w:right="0" w:bottom="280" w:left="520" w:header="0" w:footer="675" w:gutter="0"/>
          <w:cols w:space="720" w:num="1"/>
        </w:sectPr>
      </w:pPr>
    </w:p>
    <w:p>
      <w:pPr>
        <w:pStyle w:val="6"/>
        <w:spacing w:before="5"/>
        <w:rPr>
          <w:sz w:val="22"/>
          <w:lang w:eastAsia="zh-CN"/>
        </w:rPr>
      </w:pPr>
    </w:p>
    <w:p>
      <w:pPr>
        <w:pStyle w:val="6"/>
        <w:spacing w:before="5"/>
        <w:rPr>
          <w:sz w:val="22"/>
          <w:lang w:eastAsia="zh-CN"/>
        </w:rPr>
      </w:pPr>
    </w:p>
    <w:p>
      <w:pPr>
        <w:pStyle w:val="4"/>
        <w:spacing w:before="277"/>
        <w:rPr>
          <w:lang w:eastAsia="zh-CN"/>
        </w:rPr>
      </w:pPr>
    </w:p>
    <w:p>
      <w:pPr>
        <w:pStyle w:val="6"/>
        <w:spacing w:before="290" w:line="276" w:lineRule="auto"/>
        <w:ind w:left="920" w:right="7928"/>
        <w:rPr>
          <w:rFonts w:ascii="微软雅黑" w:hAnsi="微软雅黑" w:eastAsia="微软雅黑"/>
          <w:lang w:eastAsia="zh-CN"/>
        </w:rPr>
        <w:sectPr>
          <w:pgSz w:w="12240" w:h="15840"/>
          <w:pgMar w:top="1220" w:right="0" w:bottom="860" w:left="520" w:header="0" w:footer="675" w:gutter="0"/>
          <w:cols w:space="720" w:num="1"/>
        </w:sectPr>
      </w:pPr>
      <w:r>
        <w:rPr>
          <w:rFonts w:ascii="微软雅黑" w:hAnsi="微软雅黑" w:eastAsia="微软雅黑"/>
        </w:rPr>
        <mc:AlternateContent>
          <mc:Choice Requires="wps">
            <w:drawing>
              <wp:anchor distT="0" distB="0" distL="114300" distR="114300" simplePos="0" relativeHeight="252025856" behindDoc="0" locked="0" layoutInCell="1" allowOverlap="1">
                <wp:simplePos x="0" y="0"/>
                <wp:positionH relativeFrom="page">
                  <wp:posOffset>2968625</wp:posOffset>
                </wp:positionH>
                <wp:positionV relativeFrom="paragraph">
                  <wp:posOffset>71120</wp:posOffset>
                </wp:positionV>
                <wp:extent cx="3887470" cy="236855"/>
                <wp:effectExtent l="0" t="0" r="11430" b="4445"/>
                <wp:wrapNone/>
                <wp:docPr id="922" name="docshape307"/>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7"/>
                              <w:ind w:left="441"/>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请对以下</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技术或系统的熟悉程度进行评分：</w:t>
                            </w:r>
                          </w:p>
                        </w:txbxContent>
                      </wps:txbx>
                      <wps:bodyPr rot="0" vert="horz" wrap="square" lIns="0" tIns="0" rIns="0" bIns="0" anchor="t" anchorCtr="0" upright="1">
                        <a:noAutofit/>
                      </wps:bodyPr>
                    </wps:wsp>
                  </a:graphicData>
                </a:graphic>
              </wp:anchor>
            </w:drawing>
          </mc:Choice>
          <mc:Fallback>
            <w:pict>
              <v:shape id="docshape307" o:spid="_x0000_s1026" o:spt="202" type="#_x0000_t202" style="position:absolute;left:0pt;margin-left:233.75pt;margin-top:5.6pt;height:18.65pt;width:306.1pt;mso-position-horizontal-relative:page;z-index:252025856;mso-width-relative:page;mso-height-relative:page;" fillcolor="#EEF3F8" filled="t" stroked="f" coordsize="21600,21600" o:gfxdata="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apsFnXAAAACgEAAA8AAAAAAAAAAQAgAAAAIgAAAGRycy9kb3ducmV2&#10;LnhtbFBLAQIUABQAAAAIAIdO4kDeTPMI/QEAAAAEAAAOAAAAAAAAAAEAIAAAACYBAABkcnMvZTJv&#10;RG9jLnhtbFBLBQYAAAAABgAGAFkBAACVBQAAAAA=&#10;">
                <v:fill on="t" focussize="0,0"/>
                <v:stroke on="f"/>
                <v:imagedata o:title=""/>
                <o:lock v:ext="edit" aspectratio="f"/>
                <v:textbox inset="0mm,0mm,0mm,0mm">
                  <w:txbxContent>
                    <w:p>
                      <w:pPr>
                        <w:spacing w:before="57"/>
                        <w:ind w:left="441"/>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请对以下</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技术或系统的熟悉程度进行评分：</w:t>
                      </w:r>
                    </w:p>
                  </w:txbxContent>
                </v:textbox>
              </v:shape>
            </w:pict>
          </mc:Fallback>
        </mc:AlternateContent>
      </w:r>
    </w:p>
    <w:p>
      <w:pPr>
        <w:pStyle w:val="6"/>
        <w:spacing w:before="3" w:line="276" w:lineRule="auto"/>
        <w:ind w:left="920" w:right="20"/>
        <w:rPr>
          <w:rFonts w:ascii="微软雅黑" w:hAnsi="微软雅黑" w:eastAsia="微软雅黑"/>
          <w:lang w:eastAsia="zh-CN"/>
        </w:rPr>
      </w:pPr>
      <w:r>
        <w:rPr>
          <w:rFonts w:hint="eastAsia" w:ascii="微软雅黑" w:hAnsi="微软雅黑" w:eastAsia="微软雅黑" w:cs="微软雅黑"/>
          <w:lang w:eastAsia="zh-CN"/>
        </w:rPr>
        <w:t>网络安全行业内对各种</w:t>
      </w:r>
      <w:r>
        <w:rPr>
          <w:rFonts w:ascii="微软雅黑" w:hAnsi="微软雅黑" w:eastAsia="微软雅黑"/>
          <w:lang w:eastAsia="zh-CN"/>
        </w:rPr>
        <w:t xml:space="preserve"> AI </w:t>
      </w:r>
      <w:r>
        <w:rPr>
          <w:rFonts w:hint="eastAsia" w:ascii="微软雅黑" w:hAnsi="微软雅黑" w:eastAsia="微软雅黑" w:cs="微软雅黑"/>
          <w:lang w:eastAsia="zh-CN"/>
        </w:rPr>
        <w:t>技术和系统的熟悉程度的调查结果显示，总体趋势是从中等到某种程度的熟悉。涉及自然语言处理（</w:t>
      </w:r>
      <w:r>
        <w:rPr>
          <w:rFonts w:ascii="微软雅黑" w:hAnsi="微软雅黑" w:eastAsia="微软雅黑"/>
          <w:lang w:eastAsia="zh-CN"/>
        </w:rPr>
        <w:t>NLP</w:t>
      </w:r>
      <w:r>
        <w:rPr>
          <w:rFonts w:hint="eastAsia" w:ascii="微软雅黑" w:hAnsi="微软雅黑" w:eastAsia="微软雅黑" w:cs="微软雅黑"/>
          <w:lang w:eastAsia="zh-CN"/>
        </w:rPr>
        <w:t>）、生成式人工智能（</w:t>
      </w:r>
      <w:r>
        <w:rPr>
          <w:rFonts w:ascii="微软雅黑" w:hAnsi="微软雅黑" w:eastAsia="微软雅黑"/>
          <w:lang w:eastAsia="zh-CN"/>
        </w:rPr>
        <w:t>Gen AI</w:t>
      </w:r>
      <w:r>
        <w:rPr>
          <w:rFonts w:hint="eastAsia" w:ascii="微软雅黑" w:hAnsi="微软雅黑" w:eastAsia="微软雅黑" w:cs="微软雅黑"/>
          <w:lang w:eastAsia="zh-CN"/>
        </w:rPr>
        <w:t>）、深度学习、专家系统、机器学习、大语言模型（如</w:t>
      </w:r>
      <w:r>
        <w:rPr>
          <w:rFonts w:ascii="微软雅黑" w:hAnsi="微软雅黑" w:eastAsia="微软雅黑"/>
          <w:lang w:eastAsia="zh-CN"/>
        </w:rPr>
        <w:t xml:space="preserve"> Gemini </w:t>
      </w:r>
      <w:r>
        <w:rPr>
          <w:rFonts w:hint="eastAsia" w:ascii="微软雅黑" w:hAnsi="微软雅黑" w:eastAsia="微软雅黑" w:cs="微软雅黑"/>
          <w:lang w:eastAsia="zh-CN"/>
        </w:rPr>
        <w:t>或</w:t>
      </w:r>
      <w:r>
        <w:rPr>
          <w:rFonts w:ascii="微软雅黑" w:hAnsi="微软雅黑" w:eastAsia="微软雅黑"/>
          <w:lang w:eastAsia="zh-CN"/>
        </w:rPr>
        <w:t xml:space="preserve"> GPT-4</w:t>
      </w:r>
      <w:r>
        <w:rPr>
          <w:rFonts w:hint="eastAsia" w:ascii="微软雅黑" w:hAnsi="微软雅黑" w:eastAsia="微软雅黑" w:cs="微软雅黑"/>
          <w:lang w:eastAsia="zh-CN"/>
        </w:rPr>
        <w:t>）和机器人技术的加权平均值都在一个较窄的范围内。这表明，在这些技术中，如果专业人士熟悉其中的一种，他们很可能对其他技术也有在一定程度上类似的了解。</w:t>
      </w:r>
    </w:p>
    <w:p>
      <w:pPr>
        <w:tabs>
          <w:tab w:val="left" w:pos="1848"/>
        </w:tabs>
        <w:spacing w:before="27"/>
        <w:ind w:left="554"/>
        <w:rPr>
          <w:rFonts w:ascii="Century Gothic"/>
          <w:b/>
          <w:sz w:val="17"/>
          <w:lang w:eastAsia="zh-CN"/>
        </w:rPr>
      </w:pPr>
      <w:r>
        <w:rPr>
          <w:lang w:eastAsia="zh-CN"/>
        </w:rPr>
        <w:br w:type="column"/>
      </w:r>
      <w:r>
        <w:rPr>
          <w:rFonts w:ascii="Century Gothic"/>
          <w:b/>
          <w:color w:val="191929"/>
          <w:spacing w:val="-10"/>
          <w:w w:val="105"/>
          <w:sz w:val="17"/>
          <w:lang w:eastAsia="zh-CN"/>
        </w:rPr>
        <w:t>0</w:t>
      </w:r>
      <w:r>
        <w:rPr>
          <w:rFonts w:ascii="Century Gothic"/>
          <w:b/>
          <w:color w:val="191929"/>
          <w:sz w:val="17"/>
          <w:lang w:eastAsia="zh-CN"/>
        </w:rPr>
        <w:tab/>
      </w:r>
      <w:r>
        <w:rPr>
          <w:rFonts w:ascii="Century Gothic"/>
          <w:b/>
          <w:color w:val="191929"/>
          <w:spacing w:val="-10"/>
          <w:w w:val="105"/>
          <w:sz w:val="17"/>
          <w:lang w:eastAsia="zh-CN"/>
        </w:rPr>
        <w:t>1</w:t>
      </w:r>
    </w:p>
    <w:p>
      <w:pPr>
        <w:spacing w:before="3" w:line="244" w:lineRule="auto"/>
        <w:ind w:left="367" w:right="2033"/>
        <w:rPr>
          <w:sz w:val="14"/>
          <w:lang w:eastAsia="zh-CN"/>
        </w:rPr>
      </w:pPr>
      <w:r>
        <w:rPr>
          <w:rFonts w:hint="eastAsia" w:ascii="微软雅黑" w:hAnsi="微软雅黑" w:eastAsia="微软雅黑" w:cs="微软雅黑"/>
          <w:color w:val="697A88"/>
          <w:spacing w:val="-4"/>
          <w:w w:val="115"/>
          <w:sz w:val="14"/>
          <w:lang w:eastAsia="zh-CN"/>
        </w:rPr>
        <w:t>非常不熟悉</w:t>
      </w:r>
    </w:p>
    <w:p>
      <w:pPr>
        <w:spacing w:before="143"/>
        <w:ind w:left="363"/>
        <w:rPr>
          <w:sz w:val="14"/>
          <w:lang w:eastAsia="zh-CN"/>
        </w:rPr>
      </w:pPr>
      <w:r>
        <mc:AlternateContent>
          <mc:Choice Requires="wpg">
            <w:drawing>
              <wp:anchor distT="0" distB="0" distL="114300" distR="114300" simplePos="0" relativeHeight="252022784" behindDoc="0" locked="0" layoutInCell="1" allowOverlap="1">
                <wp:simplePos x="0" y="0"/>
                <wp:positionH relativeFrom="page">
                  <wp:posOffset>2971800</wp:posOffset>
                </wp:positionH>
                <wp:positionV relativeFrom="paragraph">
                  <wp:posOffset>234315</wp:posOffset>
                </wp:positionV>
                <wp:extent cx="3887470" cy="169545"/>
                <wp:effectExtent l="0" t="0" r="11430" b="8255"/>
                <wp:wrapNone/>
                <wp:docPr id="923" name="docshapegroup308"/>
                <wp:cNvGraphicFramePr/>
                <a:graphic xmlns:a="http://schemas.openxmlformats.org/drawingml/2006/main">
                  <a:graphicData uri="http://schemas.microsoft.com/office/word/2010/wordprocessingGroup">
                    <wpg:wgp>
                      <wpg:cNvGrpSpPr/>
                      <wpg:grpSpPr>
                        <a:xfrm>
                          <a:off x="0" y="0"/>
                          <a:ext cx="3887470" cy="169545"/>
                          <a:chOff x="4680" y="369"/>
                          <a:chExt cx="6122" cy="267"/>
                        </a:xfrm>
                      </wpg:grpSpPr>
                      <wps:wsp>
                        <wps:cNvPr id="924" name="docshape309"/>
                        <wps:cNvSpPr/>
                        <wps:spPr bwMode="auto">
                          <a:xfrm>
                            <a:off x="9213" y="369"/>
                            <a:ext cx="1589" cy="267"/>
                          </a:xfrm>
                          <a:prstGeom prst="rect">
                            <a:avLst/>
                          </a:prstGeom>
                          <a:solidFill>
                            <a:srgbClr val="DCE5EE"/>
                          </a:solidFill>
                          <a:ln>
                            <a:noFill/>
                          </a:ln>
                        </wps:spPr>
                        <wps:bodyPr rot="0" vert="horz" wrap="square" lIns="91440" tIns="45720" rIns="91440" bIns="45720" anchor="t" anchorCtr="0" upright="1">
                          <a:noAutofit/>
                        </wps:bodyPr>
                      </wps:wsp>
                      <wps:wsp>
                        <wps:cNvPr id="925" name="docshape310"/>
                        <wps:cNvSpPr/>
                        <wps:spPr bwMode="auto">
                          <a:xfrm>
                            <a:off x="4680" y="369"/>
                            <a:ext cx="4534" cy="267"/>
                          </a:xfrm>
                          <a:prstGeom prst="rect">
                            <a:avLst/>
                          </a:prstGeom>
                          <a:solidFill>
                            <a:srgbClr val="00539F"/>
                          </a:solidFill>
                          <a:ln>
                            <a:noFill/>
                          </a:ln>
                        </wps:spPr>
                        <wps:bodyPr rot="0" vert="horz" wrap="square" lIns="91440" tIns="45720" rIns="91440" bIns="45720" anchor="t" anchorCtr="0" upright="1">
                          <a:noAutofit/>
                        </wps:bodyPr>
                      </wps:wsp>
                      <wps:wsp>
                        <wps:cNvPr id="926" name="Line 416"/>
                        <wps:cNvCnPr/>
                        <wps:spPr bwMode="auto">
                          <a:xfrm>
                            <a:off x="6213" y="636"/>
                            <a:ext cx="0" cy="0"/>
                          </a:xfrm>
                          <a:prstGeom prst="line">
                            <a:avLst/>
                          </a:prstGeom>
                          <a:noFill/>
                          <a:ln w="5512">
                            <a:solidFill>
                              <a:srgbClr val="FFFFFF"/>
                            </a:solidFill>
                            <a:prstDash val="solid"/>
                            <a:round/>
                          </a:ln>
                        </wps:spPr>
                        <wps:bodyPr/>
                      </wps:wsp>
                      <wps:wsp>
                        <wps:cNvPr id="927" name="Line 415"/>
                        <wps:cNvCnPr/>
                        <wps:spPr bwMode="auto">
                          <a:xfrm>
                            <a:off x="7741" y="636"/>
                            <a:ext cx="0" cy="0"/>
                          </a:xfrm>
                          <a:prstGeom prst="line">
                            <a:avLst/>
                          </a:prstGeom>
                          <a:noFill/>
                          <a:ln w="5512">
                            <a:solidFill>
                              <a:srgbClr val="FFFFFF"/>
                            </a:solidFill>
                            <a:prstDash val="solid"/>
                            <a:round/>
                          </a:ln>
                        </wps:spPr>
                        <wps:bodyPr/>
                      </wps:wsp>
                      <wps:wsp>
                        <wps:cNvPr id="928" name="Line 414"/>
                        <wps:cNvCnPr/>
                        <wps:spPr bwMode="auto">
                          <a:xfrm>
                            <a:off x="9269" y="636"/>
                            <a:ext cx="0" cy="0"/>
                          </a:xfrm>
                          <a:prstGeom prst="line">
                            <a:avLst/>
                          </a:prstGeom>
                          <a:noFill/>
                          <a:ln w="5512">
                            <a:solidFill>
                              <a:srgbClr val="FFFFFF"/>
                            </a:solidFill>
                            <a:prstDash val="solid"/>
                            <a:round/>
                          </a:ln>
                        </wps:spPr>
                        <wps:bodyPr/>
                      </wps:wsp>
                    </wpg:wgp>
                  </a:graphicData>
                </a:graphic>
              </wp:anchor>
            </w:drawing>
          </mc:Choice>
          <mc:Fallback>
            <w:pict>
              <v:group id="docshapegroup308" o:spid="_x0000_s1026" o:spt="203" style="position:absolute;left:0pt;margin-left:234pt;margin-top:18.45pt;height:13.35pt;width:306.1pt;mso-position-horizontal-relative:page;z-index:252022784;mso-width-relative:page;mso-height-relative:page;" coordorigin="4680,369" coordsize="6122,267" o:gfxdata="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">
                <o:lock v:ext="edit" aspectratio="f"/>
                <v:rect id="docshape309" o:spid="_x0000_s1026" o:spt="1" style="position:absolute;left:9213;top:369;height:267;width:1589;" fillcolor="#DCE5EE" filled="t" stroked="f" coordsize="21600,21600" o:gfxdata="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lidW/&#10;AAAA3AAAAA8AAAAAAAAAAQAgAAAAIgAAAGRycy9kb3ducmV2LnhtbFBLAQIUABQAAAAIAIdO4kAz&#10;LwWeOwAAADkAAAAQAAAAAAAAAAEAIAAAAA4BAABkcnMvc2hhcGV4bWwueG1sUEsFBgAAAAAGAAYA&#10;WwEAALgDAAAAAA==&#10;">
                  <v:fill on="t" focussize="0,0"/>
                  <v:stroke on="f"/>
                  <v:imagedata o:title=""/>
                  <o:lock v:ext="edit" aspectratio="f"/>
                </v:rect>
                <v:rect id="docshape310" o:spid="_x0000_s1026" o:spt="1" style="position:absolute;left:4680;top:369;height:267;width:4534;" fillcolor="#00539F" filled="t" stroked="f" coordsize="21600,21600" o:gfxdata="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RvXO8AAAA&#10;3AAAAA8AAAAAAAAAAQAgAAAAIgAAAGRycy9kb3ducmV2LnhtbFBLAQIUABQAAAAIAIdO4kAzLwWe&#10;OwAAADkAAAAQAAAAAAAAAAEAIAAAAAsBAABkcnMvc2hhcGV4bWwueG1sUEsFBgAAAAAGAAYAWwEA&#10;ALUDAAAAAA==&#10;">
                  <v:fill on="t" focussize="0,0"/>
                  <v:stroke on="f"/>
                  <v:imagedata o:title=""/>
                  <o:lock v:ext="edit" aspectratio="f"/>
                </v:rect>
                <v:line id="Line 416" o:spid="_x0000_s1026" o:spt="20" style="position:absolute;left:6213;top:636;height:0;width:0;" filled="f" stroked="t" coordsize="21600,21600" o:gfxdata="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oJOr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15" o:spid="_x0000_s1026" o:spt="20" style="position:absolute;left:7741;top:636;height:0;width:0;" filled="f" stroked="t" coordsize="21600,21600" o:gfxdata="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asob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14" o:spid="_x0000_s1026" o:spt="20" style="position:absolute;left:9269;top:636;height:0;width:0;" filled="f" stroked="t" coordsize="21600,21600" o:gfxdata="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Nk407sAAADc&#10;AAAADwAAAAAAAAABACAAAAAiAAAAZHJzL2Rvd25yZXYueG1sUEsBAhQAFAAAAAgAh07iQDMvBZ47&#10;AAAAOQAAABAAAAAAAAAAAQAgAAAACgEAAGRycy9zaGFwZXhtbC54bWxQSwUGAAAAAAYABgBbAQAA&#10;tAM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w w:val="115"/>
          <w:sz w:val="14"/>
          <w:lang w:eastAsia="zh-CN"/>
        </w:rPr>
        <w:t>自然语言处理（</w:t>
      </w:r>
      <w:r>
        <w:rPr>
          <w:color w:val="231F37"/>
          <w:w w:val="115"/>
          <w:sz w:val="14"/>
          <w:lang w:eastAsia="zh-CN"/>
        </w:rPr>
        <w:t>NLP</w:t>
      </w:r>
      <w:r>
        <w:rPr>
          <w:rFonts w:hint="eastAsia" w:ascii="微软雅黑" w:hAnsi="微软雅黑" w:eastAsia="微软雅黑" w:cs="微软雅黑"/>
          <w:color w:val="231F37"/>
          <w:w w:val="115"/>
          <w:sz w:val="14"/>
          <w:lang w:eastAsia="zh-CN"/>
        </w:rPr>
        <w:t>）工具</w:t>
      </w:r>
    </w:p>
    <w:p>
      <w:pPr>
        <w:pStyle w:val="6"/>
        <w:rPr>
          <w:sz w:val="18"/>
          <w:lang w:eastAsia="zh-CN"/>
        </w:rPr>
      </w:pPr>
    </w:p>
    <w:p>
      <w:pPr>
        <w:pStyle w:val="6"/>
        <w:spacing w:before="1"/>
        <w:rPr>
          <w:sz w:val="24"/>
          <w:lang w:eastAsia="zh-CN"/>
        </w:rPr>
      </w:pPr>
    </w:p>
    <w:p>
      <w:pPr>
        <w:spacing w:before="1"/>
        <w:ind w:left="363"/>
        <w:rPr>
          <w:rFonts w:ascii="微软雅黑" w:hAnsi="微软雅黑" w:eastAsia="微软雅黑" w:cs="微软雅黑"/>
          <w:sz w:val="14"/>
          <w:lang w:eastAsia="zh-CN"/>
        </w:rPr>
      </w:pPr>
      <w:r>
        <w:rPr>
          <w:rFonts w:hint="eastAsia" w:ascii="微软雅黑" w:hAnsi="微软雅黑" w:eastAsia="微软雅黑" w:cs="微软雅黑"/>
          <w:color w:val="231F37"/>
          <w:w w:val="110"/>
          <w:sz w:val="14"/>
          <w:lang w:eastAsia="zh-CN"/>
        </w:rPr>
        <w:t>生成式人工智能（</w:t>
      </w:r>
      <w:r>
        <w:rPr>
          <w:color w:val="231F37"/>
          <w:w w:val="110"/>
          <w:sz w:val="14"/>
          <w:lang w:eastAsia="zh-CN"/>
        </w:rPr>
        <w:t>GenAI</w:t>
      </w:r>
      <w:r>
        <mc:AlternateContent>
          <mc:Choice Requires="wpg">
            <w:drawing>
              <wp:anchor distT="0" distB="0" distL="114300" distR="114300" simplePos="0" relativeHeight="252018688" behindDoc="0" locked="0" layoutInCell="1" allowOverlap="1">
                <wp:simplePos x="0" y="0"/>
                <wp:positionH relativeFrom="page">
                  <wp:posOffset>2974340</wp:posOffset>
                </wp:positionH>
                <wp:positionV relativeFrom="paragraph">
                  <wp:posOffset>143510</wp:posOffset>
                </wp:positionV>
                <wp:extent cx="3887470" cy="170180"/>
                <wp:effectExtent l="0" t="0" r="11430" b="7620"/>
                <wp:wrapNone/>
                <wp:docPr id="929" name="docshapegroup311"/>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930" name="docshape312"/>
                        <wps:cNvSpPr/>
                        <wps:spPr bwMode="auto">
                          <a:xfrm>
                            <a:off x="9167" y="227"/>
                            <a:ext cx="1639" cy="267"/>
                          </a:xfrm>
                          <a:prstGeom prst="rect">
                            <a:avLst/>
                          </a:prstGeom>
                          <a:solidFill>
                            <a:srgbClr val="DCE5EE"/>
                          </a:solidFill>
                          <a:ln>
                            <a:noFill/>
                          </a:ln>
                        </wps:spPr>
                        <wps:bodyPr rot="0" vert="horz" wrap="square" lIns="91440" tIns="45720" rIns="91440" bIns="45720" anchor="t" anchorCtr="0" upright="1">
                          <a:noAutofit/>
                        </wps:bodyPr>
                      </wps:wsp>
                      <wps:wsp>
                        <wps:cNvPr id="931" name="docshape313"/>
                        <wps:cNvSpPr/>
                        <wps:spPr bwMode="auto">
                          <a:xfrm>
                            <a:off x="4684" y="226"/>
                            <a:ext cx="4484" cy="267"/>
                          </a:xfrm>
                          <a:prstGeom prst="rect">
                            <a:avLst/>
                          </a:prstGeom>
                          <a:solidFill>
                            <a:srgbClr val="00539F"/>
                          </a:solidFill>
                          <a:ln>
                            <a:noFill/>
                          </a:ln>
                        </wps:spPr>
                        <wps:bodyPr rot="0" vert="horz" wrap="square" lIns="91440" tIns="45720" rIns="91440" bIns="45720" anchor="t" anchorCtr="0" upright="1">
                          <a:noAutofit/>
                        </wps:bodyPr>
                      </wps:wsp>
                      <wps:wsp>
                        <wps:cNvPr id="932" name="Line 410"/>
                        <wps:cNvCnPr/>
                        <wps:spPr bwMode="auto">
                          <a:xfrm>
                            <a:off x="6213" y="494"/>
                            <a:ext cx="0" cy="0"/>
                          </a:xfrm>
                          <a:prstGeom prst="line">
                            <a:avLst/>
                          </a:prstGeom>
                          <a:noFill/>
                          <a:ln w="5512">
                            <a:solidFill>
                              <a:srgbClr val="FFFFFF"/>
                            </a:solidFill>
                            <a:prstDash val="solid"/>
                            <a:round/>
                          </a:ln>
                        </wps:spPr>
                        <wps:bodyPr/>
                      </wps:wsp>
                      <wps:wsp>
                        <wps:cNvPr id="933" name="Line 409"/>
                        <wps:cNvCnPr/>
                        <wps:spPr bwMode="auto">
                          <a:xfrm>
                            <a:off x="7741" y="494"/>
                            <a:ext cx="0" cy="0"/>
                          </a:xfrm>
                          <a:prstGeom prst="line">
                            <a:avLst/>
                          </a:prstGeom>
                          <a:noFill/>
                          <a:ln w="5512">
                            <a:solidFill>
                              <a:srgbClr val="FFFFFF"/>
                            </a:solidFill>
                            <a:prstDash val="solid"/>
                            <a:round/>
                          </a:ln>
                        </wps:spPr>
                        <wps:bodyPr/>
                      </wps:wsp>
                      <wps:wsp>
                        <wps:cNvPr id="934" name="Line 408"/>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11" o:spid="_x0000_s1026" o:spt="203" style="position:absolute;left:0pt;margin-left:234.2pt;margin-top:11.3pt;height:13.4pt;width:306.1pt;mso-position-horizontal-relative:page;z-index:252018688;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l9NT3tkAAAAKAQAADwAAAAAAAAABACAAAAAi&#10;AAAAZHJzL2Rvd25yZXYueG1sUEsBAhQAFAAAAAgAh07iQFHLfkYmAwAATwwAAA4AAAAAAAAAAQAg&#10;AAAAKAEAAGRycy9lMm9Eb2MueG1sUEsFBgAAAAAGAAYAWQEAAMAGAAAAAA==&#10;">
                <o:lock v:ext="edit" aspectratio="f"/>
                <v:rect id="docshape312" o:spid="_x0000_s1026" o:spt="1" style="position:absolute;left:9167;top:227;height:267;width:1639;" fillcolor="#DCE5EE" filled="t" stroked="f" coordsize="21600,21600" o:gfxdata="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EcZC7sAAADc&#10;AAAADwAAAAAAAAABACAAAAAiAAAAZHJzL2Rvd25yZXYueG1sUEsBAhQAFAAAAAgAh07iQDMvBZ47&#10;AAAAOQAAABAAAAAAAAAAAQAgAAAACgEAAGRycy9zaGFwZXhtbC54bWxQSwUGAAAAAAYABgBbAQAA&#10;tAMAAAAA&#10;">
                  <v:fill on="t" focussize="0,0"/>
                  <v:stroke on="f"/>
                  <v:imagedata o:title=""/>
                  <o:lock v:ext="edit" aspectratio="f"/>
                </v:rect>
                <v:rect id="docshape313" o:spid="_x0000_s1026" o:spt="1" style="position:absolute;left:4684;top:226;height:267;width:4484;" fillcolor="#00539F" filled="t" stroked="f" coordsize="21600,21600" o:gfxdata="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zLa28AAAA&#10;3AAAAA8AAAAAAAAAAQAgAAAAIgAAAGRycy9kb3ducmV2LnhtbFBLAQIUABQAAAAIAIdO4kAzLwWe&#10;OwAAADkAAAAQAAAAAAAAAAEAIAAAAAsBAABkcnMvc2hhcGV4bWwueG1sUEsFBgAAAAAGAAYAWwEA&#10;ALUDAAAAAA==&#10;">
                  <v:fill on="t" focussize="0,0"/>
                  <v:stroke on="f"/>
                  <v:imagedata o:title=""/>
                  <o:lock v:ext="edit" aspectratio="f"/>
                </v:rect>
                <v:line id="Line 410" o:spid="_x0000_s1026" o:spt="20" style="position:absolute;left:6213;top:494;height:0;width:0;" filled="f" stroked="t" coordsize="21600,21600" o:gfxdata="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iZ5L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09" o:spid="_x0000_s1026" o:spt="20" style="position:absolute;left:7741;top:494;height:0;width:0;" filled="f" stroked="t" coordsize="21600,21600" o:gfxdata="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PH+/&#10;AAAA3AAAAA8AAAAAAAAAAQAgAAAAIgAAAGRycy9kb3ducmV2LnhtbFBLAQIUABQAAAAIAIdO4kAz&#10;LwWeOwAAADkAAAAQAAAAAAAAAAEAIAAAAA4BAABkcnMvc2hhcGV4bWwueG1sUEsFBgAAAAAGAAYA&#10;WwEAALgDAAAAAA==&#10;">
                  <v:fill on="f" focussize="0,0"/>
                  <v:stroke weight="0.434015748031496pt" color="#FFFFFF" joinstyle="round"/>
                  <v:imagedata o:title=""/>
                  <o:lock v:ext="edit" aspectratio="f"/>
                </v:line>
                <v:line id="Line 408" o:spid="_x0000_s1026" o:spt="20" style="position:absolute;left:9269;top:494;height:0;width:0;" filled="f" stroked="t" coordsize="21600,21600" o:gfxdata="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E2kC7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w w:val="110"/>
          <w:sz w:val="14"/>
          <w:lang w:eastAsia="zh-CN"/>
        </w:rPr>
        <w:t>）</w:t>
      </w:r>
    </w:p>
    <w:p>
      <w:pPr>
        <w:pStyle w:val="6"/>
        <w:rPr>
          <w:sz w:val="18"/>
          <w:lang w:eastAsia="zh-CN"/>
        </w:rPr>
      </w:pPr>
    </w:p>
    <w:p>
      <w:pPr>
        <w:pStyle w:val="6"/>
        <w:spacing w:before="1"/>
        <w:rPr>
          <w:sz w:val="24"/>
          <w:lang w:eastAsia="zh-CN"/>
        </w:rPr>
      </w:pPr>
    </w:p>
    <w:p>
      <w:pPr>
        <w:spacing w:before="1"/>
        <w:ind w:left="363"/>
        <w:rPr>
          <w:sz w:val="14"/>
          <w:lang w:eastAsia="zh-CN"/>
        </w:rPr>
      </w:pPr>
      <w:r>
        <w:rPr>
          <w:rFonts w:hint="eastAsia" w:ascii="微软雅黑" w:hAnsi="微软雅黑" w:eastAsia="微软雅黑" w:cs="微软雅黑"/>
          <w:color w:val="231F37"/>
          <w:w w:val="115"/>
          <w:sz w:val="14"/>
          <w:lang w:eastAsia="zh-CN"/>
        </w:rPr>
        <w:t>深度学习（</w:t>
      </w:r>
      <w:r>
        <w:rPr>
          <w:color w:val="231F37"/>
          <w:w w:val="115"/>
          <w:sz w:val="14"/>
          <w:lang w:eastAsia="zh-CN"/>
        </w:rPr>
        <w:t>DL</w:t>
      </w:r>
      <w:r>
        <mc:AlternateContent>
          <mc:Choice Requires="wpg">
            <w:drawing>
              <wp:anchor distT="0" distB="0" distL="114300" distR="114300" simplePos="0" relativeHeight="252019712" behindDoc="0" locked="0" layoutInCell="1" allowOverlap="1">
                <wp:simplePos x="0" y="0"/>
                <wp:positionH relativeFrom="page">
                  <wp:posOffset>2974340</wp:posOffset>
                </wp:positionH>
                <wp:positionV relativeFrom="paragraph">
                  <wp:posOffset>144145</wp:posOffset>
                </wp:positionV>
                <wp:extent cx="3887470" cy="170180"/>
                <wp:effectExtent l="0" t="0" r="11430" b="7620"/>
                <wp:wrapNone/>
                <wp:docPr id="935" name="docshapegroup314"/>
                <wp:cNvGraphicFramePr/>
                <a:graphic xmlns:a="http://schemas.openxmlformats.org/drawingml/2006/main">
                  <a:graphicData uri="http://schemas.microsoft.com/office/word/2010/wordprocessingGroup">
                    <wpg:wgp>
                      <wpg:cNvGrpSpPr/>
                      <wpg:grpSpPr>
                        <a:xfrm>
                          <a:off x="0" y="0"/>
                          <a:ext cx="3887470" cy="170180"/>
                          <a:chOff x="4684" y="227"/>
                          <a:chExt cx="6122" cy="268"/>
                        </a:xfrm>
                      </wpg:grpSpPr>
                      <wps:wsp>
                        <wps:cNvPr id="936" name="docshape315"/>
                        <wps:cNvSpPr/>
                        <wps:spPr bwMode="auto">
                          <a:xfrm>
                            <a:off x="9137" y="227"/>
                            <a:ext cx="1670" cy="267"/>
                          </a:xfrm>
                          <a:prstGeom prst="rect">
                            <a:avLst/>
                          </a:prstGeom>
                          <a:solidFill>
                            <a:srgbClr val="DCE5EE"/>
                          </a:solidFill>
                          <a:ln>
                            <a:noFill/>
                          </a:ln>
                        </wps:spPr>
                        <wps:bodyPr rot="0" vert="horz" wrap="square" lIns="91440" tIns="45720" rIns="91440" bIns="45720" anchor="t" anchorCtr="0" upright="1">
                          <a:noAutofit/>
                        </wps:bodyPr>
                      </wps:wsp>
                      <wps:wsp>
                        <wps:cNvPr id="937" name="docshape316"/>
                        <wps:cNvSpPr/>
                        <wps:spPr bwMode="auto">
                          <a:xfrm>
                            <a:off x="4684" y="227"/>
                            <a:ext cx="4453" cy="267"/>
                          </a:xfrm>
                          <a:prstGeom prst="rect">
                            <a:avLst/>
                          </a:prstGeom>
                          <a:solidFill>
                            <a:srgbClr val="00539F"/>
                          </a:solidFill>
                          <a:ln>
                            <a:noFill/>
                          </a:ln>
                        </wps:spPr>
                        <wps:bodyPr rot="0" vert="horz" wrap="square" lIns="91440" tIns="45720" rIns="91440" bIns="45720" anchor="t" anchorCtr="0" upright="1">
                          <a:noAutofit/>
                        </wps:bodyPr>
                      </wps:wsp>
                      <wps:wsp>
                        <wps:cNvPr id="938" name="Line 404"/>
                        <wps:cNvCnPr/>
                        <wps:spPr bwMode="auto">
                          <a:xfrm>
                            <a:off x="6213" y="495"/>
                            <a:ext cx="0" cy="0"/>
                          </a:xfrm>
                          <a:prstGeom prst="line">
                            <a:avLst/>
                          </a:prstGeom>
                          <a:noFill/>
                          <a:ln w="5512">
                            <a:solidFill>
                              <a:srgbClr val="FFFFFF"/>
                            </a:solidFill>
                            <a:prstDash val="solid"/>
                            <a:round/>
                          </a:ln>
                        </wps:spPr>
                        <wps:bodyPr/>
                      </wps:wsp>
                      <wps:wsp>
                        <wps:cNvPr id="939" name="Line 403"/>
                        <wps:cNvCnPr/>
                        <wps:spPr bwMode="auto">
                          <a:xfrm>
                            <a:off x="7741" y="495"/>
                            <a:ext cx="0" cy="0"/>
                          </a:xfrm>
                          <a:prstGeom prst="line">
                            <a:avLst/>
                          </a:prstGeom>
                          <a:noFill/>
                          <a:ln w="5512">
                            <a:solidFill>
                              <a:srgbClr val="FFFFFF"/>
                            </a:solidFill>
                            <a:prstDash val="solid"/>
                            <a:round/>
                          </a:ln>
                        </wps:spPr>
                        <wps:bodyPr/>
                      </wps:wsp>
                      <wps:wsp>
                        <wps:cNvPr id="940" name="Line 402"/>
                        <wps:cNvCnPr/>
                        <wps:spPr bwMode="auto">
                          <a:xfrm>
                            <a:off x="9269" y="495"/>
                            <a:ext cx="0" cy="0"/>
                          </a:xfrm>
                          <a:prstGeom prst="line">
                            <a:avLst/>
                          </a:prstGeom>
                          <a:noFill/>
                          <a:ln w="5512">
                            <a:solidFill>
                              <a:srgbClr val="FFFFFF"/>
                            </a:solidFill>
                            <a:prstDash val="solid"/>
                            <a:round/>
                          </a:ln>
                        </wps:spPr>
                        <wps:bodyPr/>
                      </wps:wsp>
                    </wpg:wgp>
                  </a:graphicData>
                </a:graphic>
              </wp:anchor>
            </w:drawing>
          </mc:Choice>
          <mc:Fallback>
            <w:pict>
              <v:group id="docshapegroup314" o:spid="_x0000_s1026" o:spt="203" style="position:absolute;left:0pt;margin-left:234.2pt;margin-top:11.35pt;height:13.4pt;width:306.1pt;mso-position-horizontal-relative:page;z-index:252019712;mso-width-relative:page;mso-height-relative:page;" coordorigin="4684,227" coordsize="6122,268" o:gfxdata="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">
                <o:lock v:ext="edit" aspectratio="f"/>
                <v:rect id="docshape315" o:spid="_x0000_s1026" o:spt="1" style="position:absolute;left:9137;top:227;height:267;width:1670;" fillcolor="#DCE5EE" filled="t" stroked="f" coordsize="21600,21600" o:gfxdata="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4iTkvQAA&#10;ANwAAAAPAAAAAAAAAAEAIAAAACIAAABkcnMvZG93bnJldi54bWxQSwECFAAUAAAACACHTuJAMy8F&#10;njsAAAA5AAAAEAAAAAAAAAABACAAAAAMAQAAZHJzL3NoYXBleG1sLnhtbFBLBQYAAAAABgAGAFsB&#10;AAC2AwAAAAA=&#10;">
                  <v:fill on="t" focussize="0,0"/>
                  <v:stroke on="f"/>
                  <v:imagedata o:title=""/>
                  <o:lock v:ext="edit" aspectratio="f"/>
                </v:rect>
                <v:rect id="docshape316" o:spid="_x0000_s1026" o:spt="1" style="position:absolute;left:4684;top:227;height:267;width:4453;" fillcolor="#00539F" filled="t" stroked="f" coordsize="21600,21600" o:gfxdata="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WEEK8AAAA&#10;3AAAAA8AAAAAAAAAAQAgAAAAIgAAAGRycy9kb3ducmV2LnhtbFBLAQIUABQAAAAIAIdO4kAzLwWe&#10;OwAAADkAAAAQAAAAAAAAAAEAIAAAAAsBAABkcnMvc2hhcGV4bWwueG1sUEsFBgAAAAAGAAYAWwEA&#10;ALUDAAAAAA==&#10;">
                  <v:fill on="t" focussize="0,0"/>
                  <v:stroke on="f"/>
                  <v:imagedata o:title=""/>
                  <o:lock v:ext="edit" aspectratio="f"/>
                </v:rect>
                <v:line id="Line 404" o:spid="_x0000_s1026" o:spt="20" style="position:absolute;left:6213;top:495;height:0;width:0;" filled="f" stroked="t" coordsize="21600,21600" o:gfxdata="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Arg68AAAA&#10;3AAAAA8AAAAAAAAAAQAgAAAAIgAAAGRycy9kb3ducmV2LnhtbFBLAQIUABQAAAAIAIdO4kAzLwWe&#10;OwAAADkAAAAQAAAAAAAAAAEAIAAAAAsBAABkcnMvc2hhcGV4bWwueG1sUEsFBgAAAAAGAAYAWwEA&#10;ALUDAAAAAA==&#10;">
                  <v:fill on="f" focussize="0,0"/>
                  <v:stroke weight="0.434015748031496pt" color="#FFFFFF" joinstyle="round"/>
                  <v:imagedata o:title=""/>
                  <o:lock v:ext="edit" aspectratio="f"/>
                </v:line>
                <v:line id="Line 403" o:spid="_x0000_s1026" o:spt="20" style="position:absolute;left:7741;top:495;height:0;width:0;" filled="f" stroked="t" coordsize="21600,21600" o:gfxdata="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kwLlb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402" o:spid="_x0000_s1026" o:spt="20" style="position:absolute;left:9269;top:495;height:0;width:0;" filled="f" stroked="t" coordsize="21600,21600" o:gfxdata="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3DRdbsAAADc&#10;AAAADwAAAAAAAAABACAAAAAiAAAAZHJzL2Rvd25yZXYueG1sUEsBAhQAFAAAAAgAh07iQDMvBZ47&#10;AAAAOQAAABAAAAAAAAAAAQAgAAAACgEAAGRycy9zaGFwZXhtbC54bWxQSwUGAAAAAAYABgBbAQAA&#10;tAM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w w:val="115"/>
          <w:sz w:val="14"/>
          <w:lang w:eastAsia="zh-CN"/>
        </w:rPr>
        <w:t>）神经网络</w:t>
      </w:r>
    </w:p>
    <w:p>
      <w:pPr>
        <w:pStyle w:val="6"/>
        <w:spacing w:before="1"/>
        <w:rPr>
          <w:sz w:val="24"/>
          <w:lang w:eastAsia="zh-CN"/>
        </w:rPr>
      </w:pPr>
    </w:p>
    <w:p>
      <w:pPr>
        <w:pStyle w:val="6"/>
        <w:spacing w:before="1"/>
        <w:rPr>
          <w:sz w:val="24"/>
          <w:lang w:eastAsia="zh-CN"/>
        </w:rPr>
      </w:pPr>
    </w:p>
    <w:p>
      <w:pPr>
        <w:ind w:left="363"/>
        <w:rPr>
          <w:rFonts w:ascii="微软雅黑" w:hAnsi="微软雅黑" w:eastAsia="微软雅黑" w:cs="微软雅黑"/>
          <w:color w:val="231F37"/>
          <w:spacing w:val="-5"/>
          <w:w w:val="115"/>
          <w:sz w:val="14"/>
          <w:lang w:eastAsia="zh-CN"/>
        </w:rPr>
      </w:pPr>
      <w:r>
        <mc:AlternateContent>
          <mc:Choice Requires="wpg">
            <w:drawing>
              <wp:anchor distT="0" distB="0" distL="114300" distR="114300" simplePos="0" relativeHeight="252020736" behindDoc="0" locked="0" layoutInCell="1" allowOverlap="1">
                <wp:simplePos x="0" y="0"/>
                <wp:positionH relativeFrom="page">
                  <wp:posOffset>2974340</wp:posOffset>
                </wp:positionH>
                <wp:positionV relativeFrom="paragraph">
                  <wp:posOffset>143510</wp:posOffset>
                </wp:positionV>
                <wp:extent cx="3887470" cy="170180"/>
                <wp:effectExtent l="635" t="0" r="10795" b="7620"/>
                <wp:wrapNone/>
                <wp:docPr id="941" name="docshapegroup317"/>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942" name="docshape318"/>
                        <wps:cNvSpPr/>
                        <wps:spPr bwMode="auto">
                          <a:xfrm>
                            <a:off x="9045" y="226"/>
                            <a:ext cx="1761" cy="267"/>
                          </a:xfrm>
                          <a:prstGeom prst="rect">
                            <a:avLst/>
                          </a:prstGeom>
                          <a:solidFill>
                            <a:srgbClr val="DCE5EE"/>
                          </a:solidFill>
                          <a:ln>
                            <a:noFill/>
                          </a:ln>
                        </wps:spPr>
                        <wps:bodyPr rot="0" vert="horz" wrap="square" lIns="91440" tIns="45720" rIns="91440" bIns="45720" anchor="t" anchorCtr="0" upright="1">
                          <a:noAutofit/>
                        </wps:bodyPr>
                      </wps:wsp>
                      <wps:wsp>
                        <wps:cNvPr id="943" name="docshape319"/>
                        <wps:cNvSpPr/>
                        <wps:spPr bwMode="auto">
                          <a:xfrm>
                            <a:off x="4683" y="226"/>
                            <a:ext cx="4362" cy="267"/>
                          </a:xfrm>
                          <a:prstGeom prst="rect">
                            <a:avLst/>
                          </a:prstGeom>
                          <a:solidFill>
                            <a:srgbClr val="00539F"/>
                          </a:solidFill>
                          <a:ln>
                            <a:noFill/>
                          </a:ln>
                        </wps:spPr>
                        <wps:bodyPr rot="0" vert="horz" wrap="square" lIns="91440" tIns="45720" rIns="91440" bIns="45720" anchor="t" anchorCtr="0" upright="1">
                          <a:noAutofit/>
                        </wps:bodyPr>
                      </wps:wsp>
                      <wps:wsp>
                        <wps:cNvPr id="944" name="Line 398"/>
                        <wps:cNvCnPr/>
                        <wps:spPr bwMode="auto">
                          <a:xfrm>
                            <a:off x="6213" y="494"/>
                            <a:ext cx="0" cy="0"/>
                          </a:xfrm>
                          <a:prstGeom prst="line">
                            <a:avLst/>
                          </a:prstGeom>
                          <a:noFill/>
                          <a:ln w="5512">
                            <a:solidFill>
                              <a:srgbClr val="FFFFFF"/>
                            </a:solidFill>
                            <a:prstDash val="solid"/>
                            <a:round/>
                          </a:ln>
                        </wps:spPr>
                        <wps:bodyPr/>
                      </wps:wsp>
                      <wps:wsp>
                        <wps:cNvPr id="945" name="Line 397"/>
                        <wps:cNvCnPr/>
                        <wps:spPr bwMode="auto">
                          <a:xfrm>
                            <a:off x="7741" y="494"/>
                            <a:ext cx="0" cy="0"/>
                          </a:xfrm>
                          <a:prstGeom prst="line">
                            <a:avLst/>
                          </a:prstGeom>
                          <a:noFill/>
                          <a:ln w="5512">
                            <a:solidFill>
                              <a:srgbClr val="FFFFFF"/>
                            </a:solidFill>
                            <a:prstDash val="solid"/>
                            <a:round/>
                          </a:ln>
                        </wps:spPr>
                        <wps:bodyPr/>
                      </wps:wsp>
                      <wps:wsp>
                        <wps:cNvPr id="946" name="Line 396"/>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17" o:spid="_x0000_s1026" o:spt="203" style="position:absolute;left:0pt;margin-left:234.2pt;margin-top:11.3pt;height:13.4pt;width:306.1pt;mso-position-horizontal-relative:page;z-index:252020736;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JfTU97ZAAAACgEAAA8AAAAAAAAAAQAg&#10;AAAAIgAAAGRycy9kb3ducmV2LnhtbFBLAQIUABQAAAAIAIdO4kAGLAiFKgMAAE8MAAAOAAAAAAAA&#10;AAEAIAAAACgBAABkcnMvZTJvRG9jLnhtbFBLBQYAAAAABgAGAFkBAADEBgAAAAA=&#10;">
                <o:lock v:ext="edit" aspectratio="f"/>
                <v:rect id="docshape318" o:spid="_x0000_s1026" o:spt="1" style="position:absolute;left:9045;top:226;height:267;width:1761;" fillcolor="#DCE5EE" filled="t" stroked="f" coordsize="21600,21600" o:gfxdata="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UZq/&#10;AAAA3AAAAA8AAAAAAAAAAQAgAAAAIgAAAGRycy9kb3ducmV2LnhtbFBLAQIUABQAAAAIAIdO4kAz&#10;LwWeOwAAADkAAAAQAAAAAAAAAAEAIAAAAA4BAABkcnMvc2hhcGV4bWwueG1sUEsFBgAAAAAGAAYA&#10;WwEAALgDAAAAAA==&#10;">
                  <v:fill on="t" focussize="0,0"/>
                  <v:stroke on="f"/>
                  <v:imagedata o:title=""/>
                  <o:lock v:ext="edit" aspectratio="f"/>
                </v:rect>
                <v:rect id="docshape319" o:spid="_x0000_s1026" o:spt="1" style="position:absolute;left:4683;top:226;height:267;width:4362;" fillcolor="#00539F" filled="t" stroked="f" coordsize="21600,21600" o:gfxdata="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rZTy8AAAA&#10;3AAAAA8AAAAAAAAAAQAgAAAAIgAAAGRycy9kb3ducmV2LnhtbFBLAQIUABQAAAAIAIdO4kAzLwWe&#10;OwAAADkAAAAQAAAAAAAAAAEAIAAAAAsBAABkcnMvc2hhcGV4bWwueG1sUEsFBgAAAAAGAAYAWwEA&#10;ALUDAAAAAA==&#10;">
                  <v:fill on="t" focussize="0,0"/>
                  <v:stroke on="f"/>
                  <v:imagedata o:title=""/>
                  <o:lock v:ext="edit" aspectratio="f"/>
                </v:rect>
                <v:line id="Line 398" o:spid="_x0000_s1026" o:spt="20" style="position:absolute;left:6213;top:494;height:0;width:0;" filled="f" stroked="t" coordsize="21600,21600" o:gfxdata="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vXdr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97" o:spid="_x0000_s1026" o:spt="20" style="position:absolute;left:7741;top:494;height:0;width:0;" filled="f" stroked="t" coordsize="21600,21600" o:gfxdata="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Hcu2/&#10;AAAA3AAAAA8AAAAAAAAAAQAgAAAAIgAAAGRycy9kb3ducmV2LnhtbFBLAQIUABQAAAAIAIdO4kAz&#10;LwWeOwAAADkAAAAQAAAAAAAAAAEAIAAAAA4BAABkcnMvc2hhcGV4bWwueG1sUEsFBgAAAAAGAAYA&#10;WwEAALgDAAAAAA==&#10;">
                  <v:fill on="f" focussize="0,0"/>
                  <v:stroke weight="0.434015748031496pt" color="#FFFFFF" joinstyle="round"/>
                  <v:imagedata o:title=""/>
                  <o:lock v:ext="edit" aspectratio="f"/>
                </v:line>
                <v:line id="Line 396" o:spid="_x0000_s1026" o:spt="20" style="position:absolute;left:9269;top:494;height:0;width:0;" filled="f" stroked="t" coordsize="21600,21600" o:gfxdata="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Xsmr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spacing w:val="-5"/>
          <w:w w:val="115"/>
          <w:sz w:val="14"/>
          <w:lang w:eastAsia="zh-CN"/>
        </w:rPr>
        <w:t>专家系统（基于规则的人工智能）</w:t>
      </w:r>
    </w:p>
    <w:p>
      <w:pPr>
        <w:pStyle w:val="6"/>
        <w:spacing w:before="1"/>
        <w:rPr>
          <w:sz w:val="24"/>
          <w:lang w:eastAsia="zh-CN"/>
        </w:rPr>
      </w:pPr>
    </w:p>
    <w:p>
      <w:pPr>
        <w:spacing w:before="1"/>
        <w:rPr>
          <w:rFonts w:ascii="微软雅黑" w:hAnsi="微软雅黑" w:eastAsia="微软雅黑" w:cs="微软雅黑"/>
          <w:color w:val="231F37"/>
          <w:w w:val="110"/>
          <w:sz w:val="14"/>
          <w:lang w:eastAsia="zh-CN"/>
        </w:rPr>
      </w:pPr>
    </w:p>
    <w:p>
      <w:pPr>
        <w:spacing w:before="1"/>
        <w:ind w:left="363"/>
        <w:rPr>
          <w:sz w:val="14"/>
          <w:lang w:eastAsia="zh-CN"/>
        </w:rPr>
      </w:pPr>
      <w:r>
        <w:rPr>
          <w:rFonts w:hint="eastAsia" w:ascii="微软雅黑" w:hAnsi="微软雅黑" w:eastAsia="微软雅黑" w:cs="微软雅黑"/>
          <w:color w:val="231F37"/>
          <w:w w:val="110"/>
          <w:sz w:val="14"/>
          <w:lang w:eastAsia="zh-CN"/>
        </w:rPr>
        <w:t>机器学习</w:t>
      </w:r>
      <w:r>
        <mc:AlternateContent>
          <mc:Choice Requires="wpg">
            <w:drawing>
              <wp:anchor distT="0" distB="0" distL="114300" distR="114300" simplePos="0" relativeHeight="252021760" behindDoc="0" locked="0" layoutInCell="1" allowOverlap="1">
                <wp:simplePos x="0" y="0"/>
                <wp:positionH relativeFrom="page">
                  <wp:posOffset>2974340</wp:posOffset>
                </wp:positionH>
                <wp:positionV relativeFrom="paragraph">
                  <wp:posOffset>144145</wp:posOffset>
                </wp:positionV>
                <wp:extent cx="3887470" cy="170815"/>
                <wp:effectExtent l="635" t="0" r="10795" b="6985"/>
                <wp:wrapNone/>
                <wp:docPr id="947" name="docshapegroup320"/>
                <wp:cNvGraphicFramePr/>
                <a:graphic xmlns:a="http://schemas.openxmlformats.org/drawingml/2006/main">
                  <a:graphicData uri="http://schemas.microsoft.com/office/word/2010/wordprocessingGroup">
                    <wpg:wgp>
                      <wpg:cNvGrpSpPr/>
                      <wpg:grpSpPr>
                        <a:xfrm>
                          <a:off x="0" y="0"/>
                          <a:ext cx="3887470" cy="170815"/>
                          <a:chOff x="4684" y="227"/>
                          <a:chExt cx="6122" cy="269"/>
                        </a:xfrm>
                      </wpg:grpSpPr>
                      <wps:wsp>
                        <wps:cNvPr id="948" name="docshape321"/>
                        <wps:cNvSpPr/>
                        <wps:spPr bwMode="auto">
                          <a:xfrm>
                            <a:off x="8938" y="227"/>
                            <a:ext cx="1868" cy="267"/>
                          </a:xfrm>
                          <a:prstGeom prst="rect">
                            <a:avLst/>
                          </a:prstGeom>
                          <a:solidFill>
                            <a:srgbClr val="DCE5EE"/>
                          </a:solidFill>
                          <a:ln>
                            <a:noFill/>
                          </a:ln>
                        </wps:spPr>
                        <wps:bodyPr rot="0" vert="horz" wrap="square" lIns="91440" tIns="45720" rIns="91440" bIns="45720" anchor="t" anchorCtr="0" upright="1">
                          <a:noAutofit/>
                        </wps:bodyPr>
                      </wps:wsp>
                      <wps:wsp>
                        <wps:cNvPr id="949" name="docshape322"/>
                        <wps:cNvSpPr/>
                        <wps:spPr bwMode="auto">
                          <a:xfrm>
                            <a:off x="4683" y="227"/>
                            <a:ext cx="4255" cy="267"/>
                          </a:xfrm>
                          <a:prstGeom prst="rect">
                            <a:avLst/>
                          </a:prstGeom>
                          <a:solidFill>
                            <a:srgbClr val="00539F"/>
                          </a:solidFill>
                          <a:ln>
                            <a:noFill/>
                          </a:ln>
                        </wps:spPr>
                        <wps:bodyPr rot="0" vert="horz" wrap="square" lIns="91440" tIns="45720" rIns="91440" bIns="45720" anchor="t" anchorCtr="0" upright="1">
                          <a:noAutofit/>
                        </wps:bodyPr>
                      </wps:wsp>
                      <wps:wsp>
                        <wps:cNvPr id="950" name="Line 392"/>
                        <wps:cNvCnPr/>
                        <wps:spPr bwMode="auto">
                          <a:xfrm>
                            <a:off x="6213" y="496"/>
                            <a:ext cx="0" cy="0"/>
                          </a:xfrm>
                          <a:prstGeom prst="line">
                            <a:avLst/>
                          </a:prstGeom>
                          <a:noFill/>
                          <a:ln w="5512">
                            <a:solidFill>
                              <a:srgbClr val="FFFFFF"/>
                            </a:solidFill>
                            <a:prstDash val="solid"/>
                            <a:round/>
                          </a:ln>
                        </wps:spPr>
                        <wps:bodyPr/>
                      </wps:wsp>
                      <wps:wsp>
                        <wps:cNvPr id="951" name="Line 391"/>
                        <wps:cNvCnPr/>
                        <wps:spPr bwMode="auto">
                          <a:xfrm>
                            <a:off x="7741" y="496"/>
                            <a:ext cx="0" cy="0"/>
                          </a:xfrm>
                          <a:prstGeom prst="line">
                            <a:avLst/>
                          </a:prstGeom>
                          <a:noFill/>
                          <a:ln w="5512">
                            <a:solidFill>
                              <a:srgbClr val="FFFFFF"/>
                            </a:solidFill>
                            <a:prstDash val="solid"/>
                            <a:round/>
                          </a:ln>
                        </wps:spPr>
                        <wps:bodyPr/>
                      </wps:wsp>
                      <wps:wsp>
                        <wps:cNvPr id="952" name="Line 390"/>
                        <wps:cNvCnPr/>
                        <wps:spPr bwMode="auto">
                          <a:xfrm>
                            <a:off x="9269" y="496"/>
                            <a:ext cx="0" cy="0"/>
                          </a:xfrm>
                          <a:prstGeom prst="line">
                            <a:avLst/>
                          </a:prstGeom>
                          <a:noFill/>
                          <a:ln w="5512">
                            <a:solidFill>
                              <a:srgbClr val="FFFFFF"/>
                            </a:solidFill>
                            <a:prstDash val="solid"/>
                            <a:round/>
                          </a:ln>
                        </wps:spPr>
                        <wps:bodyPr/>
                      </wps:wsp>
                    </wpg:wgp>
                  </a:graphicData>
                </a:graphic>
              </wp:anchor>
            </w:drawing>
          </mc:Choice>
          <mc:Fallback>
            <w:pict>
              <v:group id="docshapegroup320" o:spid="_x0000_s1026" o:spt="203" style="position:absolute;left:0pt;margin-left:234.2pt;margin-top:11.35pt;height:13.45pt;width:306.1pt;mso-position-horizontal-relative:page;z-index:252021760;mso-width-relative:page;mso-height-relative:page;" coordorigin="4684,227" coordsize="6122,269" o:gfxdata="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ecIXKtoAAAAKAQAADwAAAAAAAAABACAAAAAi&#10;AAAAZHJzL2Rvd25yZXYueG1sUEsBAhQAFAAAAAgAh07iQPa4E80lAwAATwwAAA4AAAAAAAAAAQAg&#10;AAAAKQEAAGRycy9lMm9Eb2MueG1sUEsFBgAAAAAGAAYAWQEAAMAGAAAAAA==&#10;">
                <o:lock v:ext="edit" aspectratio="f"/>
                <v:rect id="docshape321" o:spid="_x0000_s1026" o:spt="1" style="position:absolute;left:8938;top:227;height:267;width:1868;" fillcolor="#DCE5EE" filled="t" stroked="f" coordsize="21600,21600" o:gfxdata="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mcLsAAADc&#10;AAAADwAAAAAAAAABACAAAAAiAAAAZHJzL2Rvd25yZXYueG1sUEsBAhQAFAAAAAgAh07iQDMvBZ47&#10;AAAAOQAAABAAAAAAAAAAAQAgAAAACgEAAGRycy9zaGFwZXhtbC54bWxQSwUGAAAAAAYABgBbAQAA&#10;tAMAAAAA&#10;">
                  <v:fill on="t" focussize="0,0"/>
                  <v:stroke on="f"/>
                  <v:imagedata o:title=""/>
                  <o:lock v:ext="edit" aspectratio="f"/>
                </v:rect>
                <v:rect id="docshape322" o:spid="_x0000_s1026" o:spt="1" style="position:absolute;left:4683;top:227;height:267;width:4255;" fillcolor="#00539F" filled="t" stroked="f" coordsize="21600,21600" o:gfxdata="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ANS1rsAAADc&#10;AAAADwAAAAAAAAABACAAAAAiAAAAZHJzL2Rvd25yZXYueG1sUEsBAhQAFAAAAAgAh07iQDMvBZ47&#10;AAAAOQAAABAAAAAAAAAAAQAgAAAACgEAAGRycy9zaGFwZXhtbC54bWxQSwUGAAAAAAYABgBbAQAA&#10;tAMAAAAA&#10;">
                  <v:fill on="t" focussize="0,0"/>
                  <v:stroke on="f"/>
                  <v:imagedata o:title=""/>
                  <o:lock v:ext="edit" aspectratio="f"/>
                </v:rect>
                <v:line id="Line 392" o:spid="_x0000_s1026" o:spt="20" style="position:absolute;left:6213;top:496;height:0;width:0;" filled="f" stroked="t" coordsize="21600,21600" o:gfxdata="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pR6i8AAAA&#10;3AAAAA8AAAAAAAAAAQAgAAAAIgAAAGRycy9kb3ducmV2LnhtbFBLAQIUABQAAAAIAIdO4kAzLwWe&#10;OwAAADkAAAAQAAAAAAAAAAEAIAAAAAsBAABkcnMvc2hhcGV4bWwueG1sUEsFBgAAAAAGAAYAWwEA&#10;ALUDAAAAAA==&#10;">
                  <v:fill on="f" focussize="0,0"/>
                  <v:stroke weight="0.434015748031496pt" color="#FFFFFF" joinstyle="round"/>
                  <v:imagedata o:title=""/>
                  <o:lock v:ext="edit" aspectratio="f"/>
                </v:line>
                <v:line id="Line 391" o:spid="_x0000_s1026" o:spt="20" style="position:absolute;left:7741;top:496;height:0;width:0;" filled="f" stroked="t" coordsize="21600,21600" o:gfxdata="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XiM7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90" o:spid="_x0000_s1026" o:spt="20" style="position:absolute;left:9269;top:496;height:0;width:0;" filled="f" stroked="t" coordsize="21600,21600" o:gfxdata="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Td8RL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w w:val="110"/>
          <w:sz w:val="14"/>
          <w:lang w:eastAsia="zh-CN"/>
        </w:rPr>
        <w:t>（</w:t>
      </w:r>
      <w:r>
        <w:rPr>
          <w:color w:val="231F37"/>
          <w:w w:val="110"/>
          <w:sz w:val="14"/>
          <w:lang w:eastAsia="zh-CN"/>
        </w:rPr>
        <w:t>ML</w:t>
      </w:r>
      <w:r>
        <w:rPr>
          <w:rFonts w:hint="eastAsia" w:ascii="微软雅黑" w:hAnsi="微软雅黑" w:eastAsia="微软雅黑" w:cs="微软雅黑"/>
          <w:color w:val="231F37"/>
          <w:w w:val="110"/>
          <w:sz w:val="14"/>
          <w:lang w:eastAsia="zh-CN"/>
        </w:rPr>
        <w:t>）</w:t>
      </w:r>
    </w:p>
    <w:p>
      <w:pPr>
        <w:pStyle w:val="6"/>
        <w:rPr>
          <w:sz w:val="18"/>
          <w:lang w:eastAsia="zh-CN"/>
        </w:rPr>
      </w:pPr>
    </w:p>
    <w:p>
      <w:pPr>
        <w:pStyle w:val="6"/>
        <w:spacing w:before="1"/>
        <w:rPr>
          <w:sz w:val="24"/>
          <w:lang w:eastAsia="zh-CN"/>
        </w:rPr>
      </w:pPr>
    </w:p>
    <w:p>
      <w:pPr>
        <w:pStyle w:val="6"/>
        <w:spacing w:before="11"/>
        <w:rPr>
          <w:sz w:val="13"/>
          <w:lang w:eastAsia="zh-CN"/>
        </w:rPr>
      </w:pPr>
    </w:p>
    <w:p>
      <w:pPr>
        <w:ind w:left="363"/>
        <w:rPr>
          <w:sz w:val="14"/>
          <w:lang w:eastAsia="zh-CN"/>
        </w:rPr>
      </w:pPr>
      <w:r>
        <w:rPr>
          <w:rFonts w:hint="eastAsia" w:ascii="微软雅黑" w:hAnsi="微软雅黑" w:eastAsia="微软雅黑" w:cs="微软雅黑"/>
          <w:color w:val="231F37"/>
          <w:spacing w:val="-2"/>
          <w:w w:val="115"/>
          <w:sz w:val="14"/>
          <w:lang w:eastAsia="zh-CN"/>
        </w:rPr>
        <w:t>大语言模型</w:t>
      </w:r>
      <w:r>
        <mc:AlternateContent>
          <mc:Choice Requires="wpg">
            <w:drawing>
              <wp:anchor distT="0" distB="0" distL="114300" distR="114300" simplePos="0" relativeHeight="252023808" behindDoc="0" locked="0" layoutInCell="1" allowOverlap="1">
                <wp:simplePos x="0" y="0"/>
                <wp:positionH relativeFrom="page">
                  <wp:posOffset>2974340</wp:posOffset>
                </wp:positionH>
                <wp:positionV relativeFrom="paragraph">
                  <wp:posOffset>143510</wp:posOffset>
                </wp:positionV>
                <wp:extent cx="3887470" cy="170180"/>
                <wp:effectExtent l="635" t="0" r="10795" b="7620"/>
                <wp:wrapNone/>
                <wp:docPr id="953" name="docshapegroup323"/>
                <wp:cNvGraphicFramePr/>
                <a:graphic xmlns:a="http://schemas.openxmlformats.org/drawingml/2006/main">
                  <a:graphicData uri="http://schemas.microsoft.com/office/word/2010/wordprocessingGroup">
                    <wpg:wgp>
                      <wpg:cNvGrpSpPr/>
                      <wpg:grpSpPr>
                        <a:xfrm>
                          <a:off x="0" y="0"/>
                          <a:ext cx="3887470" cy="170180"/>
                          <a:chOff x="4684" y="226"/>
                          <a:chExt cx="6122" cy="268"/>
                        </a:xfrm>
                      </wpg:grpSpPr>
                      <wps:wsp>
                        <wps:cNvPr id="954" name="docshape324"/>
                        <wps:cNvSpPr/>
                        <wps:spPr bwMode="auto">
                          <a:xfrm>
                            <a:off x="8923" y="226"/>
                            <a:ext cx="1883" cy="267"/>
                          </a:xfrm>
                          <a:prstGeom prst="rect">
                            <a:avLst/>
                          </a:prstGeom>
                          <a:solidFill>
                            <a:srgbClr val="DCE5EE"/>
                          </a:solidFill>
                          <a:ln>
                            <a:noFill/>
                          </a:ln>
                        </wps:spPr>
                        <wps:bodyPr rot="0" vert="horz" wrap="square" lIns="91440" tIns="45720" rIns="91440" bIns="45720" anchor="t" anchorCtr="0" upright="1">
                          <a:noAutofit/>
                        </wps:bodyPr>
                      </wps:wsp>
                      <wps:wsp>
                        <wps:cNvPr id="955" name="docshape325"/>
                        <wps:cNvSpPr/>
                        <wps:spPr bwMode="auto">
                          <a:xfrm>
                            <a:off x="4683" y="226"/>
                            <a:ext cx="4240" cy="267"/>
                          </a:xfrm>
                          <a:prstGeom prst="rect">
                            <a:avLst/>
                          </a:prstGeom>
                          <a:solidFill>
                            <a:srgbClr val="00539F"/>
                          </a:solidFill>
                          <a:ln>
                            <a:noFill/>
                          </a:ln>
                        </wps:spPr>
                        <wps:bodyPr rot="0" vert="horz" wrap="square" lIns="91440" tIns="45720" rIns="91440" bIns="45720" anchor="t" anchorCtr="0" upright="1">
                          <a:noAutofit/>
                        </wps:bodyPr>
                      </wps:wsp>
                      <wps:wsp>
                        <wps:cNvPr id="956" name="Line 386"/>
                        <wps:cNvCnPr/>
                        <wps:spPr bwMode="auto">
                          <a:xfrm>
                            <a:off x="6213" y="494"/>
                            <a:ext cx="0" cy="0"/>
                          </a:xfrm>
                          <a:prstGeom prst="line">
                            <a:avLst/>
                          </a:prstGeom>
                          <a:noFill/>
                          <a:ln w="5512">
                            <a:solidFill>
                              <a:srgbClr val="FFFFFF"/>
                            </a:solidFill>
                            <a:prstDash val="solid"/>
                            <a:round/>
                          </a:ln>
                        </wps:spPr>
                        <wps:bodyPr/>
                      </wps:wsp>
                      <wps:wsp>
                        <wps:cNvPr id="957" name="Line 385"/>
                        <wps:cNvCnPr/>
                        <wps:spPr bwMode="auto">
                          <a:xfrm>
                            <a:off x="7741" y="494"/>
                            <a:ext cx="0" cy="0"/>
                          </a:xfrm>
                          <a:prstGeom prst="line">
                            <a:avLst/>
                          </a:prstGeom>
                          <a:noFill/>
                          <a:ln w="5512">
                            <a:solidFill>
                              <a:srgbClr val="FFFFFF"/>
                            </a:solidFill>
                            <a:prstDash val="solid"/>
                            <a:round/>
                          </a:ln>
                        </wps:spPr>
                        <wps:bodyPr/>
                      </wps:wsp>
                      <wps:wsp>
                        <wps:cNvPr id="958" name="Line 384"/>
                        <wps:cNvCnPr/>
                        <wps:spPr bwMode="auto">
                          <a:xfrm>
                            <a:off x="9269" y="494"/>
                            <a:ext cx="0" cy="0"/>
                          </a:xfrm>
                          <a:prstGeom prst="line">
                            <a:avLst/>
                          </a:prstGeom>
                          <a:noFill/>
                          <a:ln w="5512">
                            <a:solidFill>
                              <a:srgbClr val="FFFFFF"/>
                            </a:solidFill>
                            <a:prstDash val="solid"/>
                            <a:round/>
                          </a:ln>
                        </wps:spPr>
                        <wps:bodyPr/>
                      </wps:wsp>
                    </wpg:wgp>
                  </a:graphicData>
                </a:graphic>
              </wp:anchor>
            </w:drawing>
          </mc:Choice>
          <mc:Fallback>
            <w:pict>
              <v:group id="docshapegroup323" o:spid="_x0000_s1026" o:spt="203" style="position:absolute;left:0pt;margin-left:234.2pt;margin-top:11.3pt;height:13.4pt;width:306.1pt;mso-position-horizontal-relative:page;z-index:252023808;mso-width-relative:page;mso-height-relative:page;" coordorigin="4684,226" coordsize="6122,268" o:gfxdata="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">
                <o:lock v:ext="edit" aspectratio="f"/>
                <v:rect id="docshape324" o:spid="_x0000_s1026" o:spt="1" style="position:absolute;left:8923;top:226;height:267;width:1883;" fillcolor="#DCE5EE" filled="t" stroked="f" coordsize="21600,21600" o:gfxdata="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o/qo&#10;wAAAANwAAAAPAAAAAAAAAAEAIAAAACIAAABkcnMvZG93bnJldi54bWxQSwECFAAUAAAACACHTuJA&#10;My8FnjsAAAA5AAAAEAAAAAAAAAABACAAAAAPAQAAZHJzL3NoYXBleG1sLnhtbFBLBQYAAAAABgAG&#10;AFsBAAC5AwAAAAA=&#10;">
                  <v:fill on="t" focussize="0,0"/>
                  <v:stroke on="f"/>
                  <v:imagedata o:title=""/>
                  <o:lock v:ext="edit" aspectratio="f"/>
                </v:rect>
                <v:rect id="docshape325" o:spid="_x0000_s1026" o:spt="1" style="position:absolute;left:4683;top:226;height:267;width:4240;" fillcolor="#00539F" filled="t" stroked="f" coordsize="21600,21600" o:gfxdata="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Xzg68AAAA&#10;3AAAAA8AAAAAAAAAAQAgAAAAIgAAAGRycy9kb3ducmV2LnhtbFBLAQIUABQAAAAIAIdO4kAzLwWe&#10;OwAAADkAAAAQAAAAAAAAAAEAIAAAAAsBAABkcnMvc2hhcGV4bWwueG1sUEsFBgAAAAAGAAYAWwEA&#10;ALUDAAAAAA==&#10;">
                  <v:fill on="t" focussize="0,0"/>
                  <v:stroke on="f"/>
                  <v:imagedata o:title=""/>
                  <o:lock v:ext="edit" aspectratio="f"/>
                </v:rect>
                <v:line id="Line 386" o:spid="_x0000_s1026" o:spt="20" style="position:absolute;left:6213;top:494;height:0;width:0;" filled="f" stroked="t" coordsize="21600,21600" o:gfxdata="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x6R7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85" o:spid="_x0000_s1026" o:spt="20" style="position:absolute;left:7741;top:494;height:0;width:0;" filled="f" stroked="t" coordsize="21600,21600" o:gfxdata="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1A39y/&#10;AAAA3AAAAA8AAAAAAAAAAQAgAAAAIgAAAGRycy9kb3ducmV2LnhtbFBLAQIUABQAAAAIAIdO4kAz&#10;LwWeOwAAADkAAAAQAAAAAAAAAAEAIAAAAA4BAABkcnMvc2hhcGV4bWwueG1sUEsFBgAAAAAGAAYA&#10;WwEAALgDAAAAAA==&#10;">
                  <v:fill on="f" focussize="0,0"/>
                  <v:stroke weight="0.434015748031496pt" color="#FFFFFF" joinstyle="round"/>
                  <v:imagedata o:title=""/>
                  <o:lock v:ext="edit" aspectratio="f"/>
                </v:line>
                <v:line id="Line 384" o:spid="_x0000_s1026" o:spt="20" style="position:absolute;left:9269;top:494;height:0;width:0;" filled="f" stroked="t" coordsize="21600,21600" o:gfxdata="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fS668AAAA&#10;3AAAAA8AAAAAAAAAAQAgAAAAIgAAAGRycy9kb3ducmV2LnhtbFBLAQIUABQAAAAIAIdO4kAzLwWe&#10;OwAAADkAAAAQAAAAAAAAAAEAIAAAAAsBAABkcnMvc2hhcGV4bWwueG1sUEsFBgAAAAAGAAYAWwEA&#10;ALUDAAAAAA==&#10;">
                  <v:fill on="f" focussize="0,0"/>
                  <v:stroke weight="0.434015748031496pt" color="#FFFFFF" joinstyle="round"/>
                  <v:imagedata o:title=""/>
                  <o:lock v:ext="edit" aspectratio="f"/>
                </v:line>
              </v:group>
            </w:pict>
          </mc:Fallback>
        </mc:AlternateContent>
      </w:r>
      <w:r>
        <w:rPr>
          <w:rFonts w:hint="eastAsia" w:ascii="微软雅黑" w:hAnsi="微软雅黑" w:eastAsia="微软雅黑" w:cs="微软雅黑"/>
          <w:color w:val="231F37"/>
          <w:spacing w:val="-2"/>
          <w:w w:val="115"/>
          <w:sz w:val="14"/>
          <w:lang w:eastAsia="zh-CN"/>
        </w:rPr>
        <w:t>（</w:t>
      </w:r>
      <w:r>
        <w:rPr>
          <w:color w:val="231F37"/>
          <w:spacing w:val="-2"/>
          <w:w w:val="115"/>
          <w:sz w:val="14"/>
          <w:lang w:eastAsia="zh-CN"/>
        </w:rPr>
        <w:t>LLM</w:t>
      </w:r>
      <w:r>
        <w:rPr>
          <w:rFonts w:hint="eastAsia" w:ascii="微软雅黑" w:hAnsi="微软雅黑" w:eastAsia="微软雅黑" w:cs="微软雅黑"/>
          <w:color w:val="231F37"/>
          <w:spacing w:val="-2"/>
          <w:w w:val="115"/>
          <w:sz w:val="14"/>
          <w:lang w:eastAsia="zh-CN"/>
        </w:rPr>
        <w:t xml:space="preserve">）如 </w:t>
      </w:r>
      <w:r>
        <w:rPr>
          <w:rFonts w:ascii="微软雅黑" w:hAnsi="微软雅黑" w:eastAsia="微软雅黑" w:cs="微软雅黑"/>
          <w:color w:val="231F37"/>
          <w:spacing w:val="-2"/>
          <w:w w:val="115"/>
          <w:sz w:val="14"/>
          <w:lang w:eastAsia="zh-CN"/>
        </w:rPr>
        <w:t xml:space="preserve">GPT-3 </w:t>
      </w:r>
      <w:r>
        <w:rPr>
          <w:rFonts w:hint="eastAsia" w:ascii="微软雅黑" w:hAnsi="微软雅黑" w:eastAsia="微软雅黑" w:cs="微软雅黑"/>
          <w:color w:val="231F37"/>
          <w:spacing w:val="-2"/>
          <w:w w:val="115"/>
          <w:sz w:val="14"/>
          <w:lang w:eastAsia="zh-CN"/>
        </w:rPr>
        <w:t>或</w:t>
      </w:r>
      <w:r>
        <w:rPr>
          <w:rFonts w:ascii="微软雅黑" w:hAnsi="微软雅黑" w:eastAsia="微软雅黑" w:cs="微软雅黑"/>
          <w:color w:val="231F37"/>
          <w:spacing w:val="-2"/>
          <w:w w:val="115"/>
          <w:sz w:val="14"/>
          <w:lang w:eastAsia="zh-CN"/>
        </w:rPr>
        <w:t xml:space="preserve"> GPT-4</w:t>
      </w:r>
    </w:p>
    <w:p>
      <w:pPr>
        <w:ind w:left="363"/>
        <w:rPr>
          <w:sz w:val="14"/>
          <w:lang w:eastAsia="zh-CN"/>
        </w:rPr>
      </w:pPr>
    </w:p>
    <w:p>
      <w:pPr>
        <w:ind w:left="363"/>
        <w:rPr>
          <w:sz w:val="24"/>
          <w:lang w:eastAsia="zh-CN"/>
        </w:rPr>
      </w:pPr>
    </w:p>
    <w:p>
      <w:pPr>
        <w:ind w:left="363"/>
        <w:rPr>
          <w:rFonts w:ascii="微软雅黑" w:hAnsi="微软雅黑" w:eastAsia="微软雅黑" w:cs="微软雅黑"/>
          <w:sz w:val="14"/>
          <w:lang w:eastAsia="zh-CN"/>
        </w:rPr>
      </w:pPr>
      <w:r>
        <mc:AlternateContent>
          <mc:Choice Requires="wpg">
            <w:drawing>
              <wp:anchor distT="0" distB="0" distL="114300" distR="114300" simplePos="0" relativeHeight="252024832" behindDoc="0" locked="0" layoutInCell="1" allowOverlap="1">
                <wp:simplePos x="0" y="0"/>
                <wp:positionH relativeFrom="page">
                  <wp:posOffset>2974340</wp:posOffset>
                </wp:positionH>
                <wp:positionV relativeFrom="paragraph">
                  <wp:posOffset>143510</wp:posOffset>
                </wp:positionV>
                <wp:extent cx="3887470" cy="170815"/>
                <wp:effectExtent l="635" t="0" r="10795" b="6985"/>
                <wp:wrapNone/>
                <wp:docPr id="959" name="docshapegroup326"/>
                <wp:cNvGraphicFramePr/>
                <a:graphic xmlns:a="http://schemas.openxmlformats.org/drawingml/2006/main">
                  <a:graphicData uri="http://schemas.microsoft.com/office/word/2010/wordprocessingGroup">
                    <wpg:wgp>
                      <wpg:cNvGrpSpPr/>
                      <wpg:grpSpPr>
                        <a:xfrm>
                          <a:off x="0" y="0"/>
                          <a:ext cx="3887470" cy="170815"/>
                          <a:chOff x="4684" y="226"/>
                          <a:chExt cx="6122" cy="269"/>
                        </a:xfrm>
                      </wpg:grpSpPr>
                      <wps:wsp>
                        <wps:cNvPr id="960" name="docshape327"/>
                        <wps:cNvSpPr/>
                        <wps:spPr bwMode="auto">
                          <a:xfrm>
                            <a:off x="8907" y="226"/>
                            <a:ext cx="1898" cy="267"/>
                          </a:xfrm>
                          <a:prstGeom prst="rect">
                            <a:avLst/>
                          </a:prstGeom>
                          <a:solidFill>
                            <a:srgbClr val="DCE5EE"/>
                          </a:solidFill>
                          <a:ln>
                            <a:noFill/>
                          </a:ln>
                        </wps:spPr>
                        <wps:bodyPr rot="0" vert="horz" wrap="square" lIns="91440" tIns="45720" rIns="91440" bIns="45720" anchor="t" anchorCtr="0" upright="1">
                          <a:noAutofit/>
                        </wps:bodyPr>
                      </wps:wsp>
                      <wps:wsp>
                        <wps:cNvPr id="961" name="docshape328"/>
                        <wps:cNvSpPr/>
                        <wps:spPr bwMode="auto">
                          <a:xfrm>
                            <a:off x="4683" y="226"/>
                            <a:ext cx="4225" cy="267"/>
                          </a:xfrm>
                          <a:prstGeom prst="rect">
                            <a:avLst/>
                          </a:prstGeom>
                          <a:solidFill>
                            <a:srgbClr val="00539F"/>
                          </a:solidFill>
                          <a:ln>
                            <a:noFill/>
                          </a:ln>
                        </wps:spPr>
                        <wps:bodyPr rot="0" vert="horz" wrap="square" lIns="91440" tIns="45720" rIns="91440" bIns="45720" anchor="t" anchorCtr="0" upright="1">
                          <a:noAutofit/>
                        </wps:bodyPr>
                      </wps:wsp>
                      <wps:wsp>
                        <wps:cNvPr id="962" name="Line 380"/>
                        <wps:cNvCnPr/>
                        <wps:spPr bwMode="auto">
                          <a:xfrm>
                            <a:off x="6213" y="495"/>
                            <a:ext cx="0" cy="0"/>
                          </a:xfrm>
                          <a:prstGeom prst="line">
                            <a:avLst/>
                          </a:prstGeom>
                          <a:noFill/>
                          <a:ln w="5512">
                            <a:solidFill>
                              <a:srgbClr val="FFFFFF"/>
                            </a:solidFill>
                            <a:prstDash val="solid"/>
                            <a:round/>
                          </a:ln>
                        </wps:spPr>
                        <wps:bodyPr/>
                      </wps:wsp>
                      <wps:wsp>
                        <wps:cNvPr id="963" name="Line 379"/>
                        <wps:cNvCnPr/>
                        <wps:spPr bwMode="auto">
                          <a:xfrm>
                            <a:off x="7741" y="495"/>
                            <a:ext cx="0" cy="0"/>
                          </a:xfrm>
                          <a:prstGeom prst="line">
                            <a:avLst/>
                          </a:prstGeom>
                          <a:noFill/>
                          <a:ln w="5512">
                            <a:solidFill>
                              <a:srgbClr val="FFFFFF"/>
                            </a:solidFill>
                            <a:prstDash val="solid"/>
                            <a:round/>
                          </a:ln>
                        </wps:spPr>
                        <wps:bodyPr/>
                      </wps:wsp>
                      <wps:wsp>
                        <wps:cNvPr id="964" name="Line 378"/>
                        <wps:cNvCnPr/>
                        <wps:spPr bwMode="auto">
                          <a:xfrm>
                            <a:off x="9269" y="495"/>
                            <a:ext cx="0" cy="0"/>
                          </a:xfrm>
                          <a:prstGeom prst="line">
                            <a:avLst/>
                          </a:prstGeom>
                          <a:noFill/>
                          <a:ln w="5512">
                            <a:solidFill>
                              <a:srgbClr val="FFFFFF"/>
                            </a:solidFill>
                            <a:prstDash val="solid"/>
                            <a:round/>
                          </a:ln>
                        </wps:spPr>
                        <wps:bodyPr/>
                      </wps:wsp>
                    </wpg:wgp>
                  </a:graphicData>
                </a:graphic>
              </wp:anchor>
            </w:drawing>
          </mc:Choice>
          <mc:Fallback>
            <w:pict>
              <v:group id="docshapegroup326" o:spid="_x0000_s1026" o:spt="203" style="position:absolute;left:0pt;margin-left:234.2pt;margin-top:11.3pt;height:13.45pt;width:306.1pt;mso-position-horizontal-relative:page;z-index:252024832;mso-width-relative:page;mso-height-relative:page;" coordorigin="4684,226" coordsize="6122,269" o:gfxdata="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z1OxCdoAAAAKAQAADwAAAAAAAAABACAAAAAi&#10;AAAAZHJzL2Rvd25yZXYueG1sUEsBAhQAFAAAAAgAh07iQP0Y2SslAwAATwwAAA4AAAAAAAAAAQAg&#10;AAAAKQEAAGRycy9lMm9Eb2MueG1sUEsFBgAAAAAGAAYAWQEAAMAGAAAAAA==&#10;">
                <o:lock v:ext="edit" aspectratio="f"/>
                <v:rect id="docshape327" o:spid="_x0000_s1026" o:spt="1" style="position:absolute;left:8907;top:226;height:267;width:1898;" fillcolor="#DCE5EE" filled="t" stroked="f" coordsize="21600,21600" o:gfxdata="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0Nha8AAAA&#10;3AAAAA8AAAAAAAAAAQAgAAAAIgAAAGRycy9kb3ducmV2LnhtbFBLAQIUABQAAAAIAIdO4kAzLwWe&#10;OwAAADkAAAAQAAAAAAAAAAEAIAAAAAsBAABkcnMvc2hhcGV4bWwueG1sUEsFBgAAAAAGAAYAWwEA&#10;ALUDAAAAAA==&#10;">
                  <v:fill on="t" focussize="0,0"/>
                  <v:stroke on="f"/>
                  <v:imagedata o:title=""/>
                  <o:lock v:ext="edit" aspectratio="f"/>
                </v:rect>
                <v:rect id="docshape328" o:spid="_x0000_s1026" o:spt="1" style="position:absolute;left:4683;top:226;height:267;width:4225;" fillcolor="#00539F" filled="t" stroked="f" coordsize="21600,21600" o:gfxdata="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ACsLsAAADc&#10;AAAADwAAAAAAAAABACAAAAAiAAAAZHJzL2Rvd25yZXYueG1sUEsBAhQAFAAAAAgAh07iQDMvBZ47&#10;AAAAOQAAABAAAAAAAAAAAQAgAAAACgEAAGRycy9zaGFwZXhtbC54bWxQSwUGAAAAAAYABgBbAQAA&#10;tAMAAAAA&#10;">
                  <v:fill on="t" focussize="0,0"/>
                  <v:stroke on="f"/>
                  <v:imagedata o:title=""/>
                  <o:lock v:ext="edit" aspectratio="f"/>
                </v:rect>
                <v:line id="Line 380" o:spid="_x0000_s1026" o:spt="20" style="position:absolute;left:6213;top:495;height:0;width:0;" filled="f" stroked="t" coordsize="21600,21600" o:gfxdata="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1u2+b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79" o:spid="_x0000_s1026" o:spt="20" style="position:absolute;left:7741;top:495;height:0;width:0;" filled="f" stroked="t" coordsize="21600,21600" o:gfxdata="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cTYr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line id="Line 378" o:spid="_x0000_s1026" o:spt="20" style="position:absolute;left:9269;top:495;height:0;width:0;" filled="f" stroked="t" coordsize="21600,21600" o:gfxdata="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6LFr4A&#10;AADcAAAADwAAAAAAAAABACAAAAAiAAAAZHJzL2Rvd25yZXYueG1sUEsBAhQAFAAAAAgAh07iQDMv&#10;BZ47AAAAOQAAABAAAAAAAAAAAQAgAAAADQEAAGRycy9zaGFwZXhtbC54bWxQSwUGAAAAAAYABgBb&#10;AQAAtwMAAAAA&#10;">
                  <v:fill on="f" focussize="0,0"/>
                  <v:stroke weight="0.434015748031496pt" color="#FFFFFF" joinstyle="round"/>
                  <v:imagedata o:title=""/>
                  <o:lock v:ext="edit" aspectratio="f"/>
                </v:line>
              </v:group>
            </w:pict>
          </mc:Fallback>
        </mc:AlternateContent>
      </w:r>
      <w:r>
        <w:rPr>
          <w:color w:val="231F37"/>
          <w:spacing w:val="-8"/>
          <w:w w:val="115"/>
          <w:sz w:val="14"/>
          <w:lang w:eastAsia="zh-CN"/>
        </w:rPr>
        <w:t xml:space="preserve"> </w:t>
      </w:r>
      <w:r>
        <w:rPr>
          <w:rFonts w:hint="eastAsia" w:ascii="微软雅黑" w:hAnsi="微软雅黑" w:eastAsia="微软雅黑" w:cs="微软雅黑"/>
          <w:color w:val="231F37"/>
          <w:spacing w:val="-8"/>
          <w:w w:val="115"/>
          <w:sz w:val="14"/>
          <w:lang w:eastAsia="zh-CN"/>
        </w:rPr>
        <w:t>机器人技术（</w:t>
      </w:r>
      <w:r>
        <w:rPr>
          <w:rFonts w:hint="eastAsia"/>
          <w:color w:val="231F37"/>
          <w:spacing w:val="-2"/>
          <w:w w:val="115"/>
          <w:sz w:val="14"/>
          <w:lang w:eastAsia="zh-CN"/>
        </w:rPr>
        <w:t xml:space="preserve">AI </w:t>
      </w:r>
      <w:r>
        <w:rPr>
          <w:rFonts w:hint="eastAsia" w:ascii="微软雅黑" w:hAnsi="微软雅黑" w:eastAsia="微软雅黑" w:cs="微软雅黑"/>
          <w:color w:val="231F37"/>
          <w:spacing w:val="-2"/>
          <w:w w:val="115"/>
          <w:sz w:val="14"/>
          <w:lang w:eastAsia="zh-CN"/>
        </w:rPr>
        <w:t>驱动）</w:t>
      </w:r>
    </w:p>
    <w:p>
      <w:pPr>
        <w:tabs>
          <w:tab w:val="left" w:pos="1672"/>
          <w:tab w:val="left" w:pos="2967"/>
        </w:tabs>
        <w:spacing w:before="27"/>
        <w:ind w:left="142"/>
        <w:rPr>
          <w:rFonts w:ascii="Century Gothic"/>
          <w:b/>
          <w:sz w:val="17"/>
          <w:lang w:eastAsia="zh-CN"/>
        </w:rPr>
      </w:pPr>
      <w:r>
        <w:rPr>
          <w:lang w:eastAsia="zh-CN"/>
        </w:rPr>
        <w:br w:type="column"/>
      </w:r>
      <w:r>
        <w:rPr>
          <w:rFonts w:ascii="Century Gothic"/>
          <w:b/>
          <w:color w:val="191929"/>
          <w:spacing w:val="-10"/>
          <w:w w:val="110"/>
          <w:sz w:val="17"/>
          <w:lang w:eastAsia="zh-CN"/>
        </w:rPr>
        <w:t>2</w:t>
      </w:r>
      <w:r>
        <w:rPr>
          <w:rFonts w:ascii="Century Gothic"/>
          <w:b/>
          <w:color w:val="191929"/>
          <w:sz w:val="17"/>
          <w:lang w:eastAsia="zh-CN"/>
        </w:rPr>
        <w:tab/>
      </w:r>
      <w:r>
        <w:rPr>
          <w:rFonts w:ascii="Century Gothic"/>
          <w:b/>
          <w:color w:val="191929"/>
          <w:spacing w:val="-12"/>
          <w:w w:val="110"/>
          <w:sz w:val="17"/>
          <w:lang w:eastAsia="zh-CN"/>
        </w:rPr>
        <w:t>3</w:t>
      </w:r>
      <w:r>
        <w:rPr>
          <w:rFonts w:ascii="Century Gothic"/>
          <w:b/>
          <w:color w:val="191929"/>
          <w:sz w:val="17"/>
          <w:lang w:eastAsia="zh-CN"/>
        </w:rPr>
        <w:tab/>
      </w:r>
      <w:r>
        <w:rPr>
          <w:rFonts w:ascii="Century Gothic"/>
          <w:b/>
          <w:color w:val="191929"/>
          <w:spacing w:val="-10"/>
          <w:w w:val="110"/>
          <w:sz w:val="17"/>
          <w:lang w:eastAsia="zh-CN"/>
        </w:rPr>
        <w:t>4</w:t>
      </w:r>
    </w:p>
    <w:p>
      <w:pPr>
        <w:spacing w:before="3" w:line="244" w:lineRule="auto"/>
        <w:ind w:left="2782" w:right="1041"/>
        <w:rPr>
          <w:sz w:val="14"/>
          <w:lang w:eastAsia="zh-CN"/>
        </w:rPr>
      </w:pPr>
      <w:r>
        <w:rPr>
          <w:rFonts w:hint="eastAsia" w:ascii="微软雅黑" w:hAnsi="微软雅黑" w:eastAsia="微软雅黑" w:cs="微软雅黑"/>
          <w:color w:val="697A88"/>
          <w:spacing w:val="-2"/>
          <w:w w:val="115"/>
          <w:sz w:val="14"/>
          <w:lang w:eastAsia="zh-CN"/>
        </w:rPr>
        <w:t>非常熟悉</w:t>
      </w:r>
    </w:p>
    <w:p>
      <w:pPr>
        <w:spacing w:line="244" w:lineRule="auto"/>
        <w:rPr>
          <w:sz w:val="14"/>
          <w:lang w:eastAsia="zh-CN"/>
        </w:rPr>
        <w:sectPr>
          <w:type w:val="continuous"/>
          <w:pgSz w:w="12240" w:h="15840"/>
          <w:pgMar w:top="1500" w:right="0" w:bottom="280" w:left="520" w:header="0" w:footer="675" w:gutter="0"/>
          <w:cols w:equalWidth="0" w:num="3">
            <w:col w:w="3761" w:space="40"/>
            <w:col w:w="3189" w:space="39"/>
            <w:col w:w="4691"/>
          </w:cols>
        </w:sectPr>
      </w:pPr>
    </w:p>
    <w:p>
      <w:pPr>
        <w:pStyle w:val="6"/>
        <w:spacing w:before="7"/>
        <w:rPr>
          <w:sz w:val="12"/>
          <w:lang w:eastAsia="zh-CN"/>
        </w:rPr>
      </w:pPr>
    </w:p>
    <w:p>
      <w:pPr>
        <w:pStyle w:val="6"/>
        <w:spacing w:before="112" w:line="276" w:lineRule="auto"/>
        <w:ind w:left="920" w:right="8168"/>
        <w:rPr>
          <w:rFonts w:ascii="微软雅黑" w:hAnsi="微软雅黑" w:eastAsia="微软雅黑"/>
          <w:lang w:val="zh-CN" w:eastAsia="zh-CN"/>
        </w:rPr>
      </w:pPr>
      <w:r>
        <w:rPr>
          <w:rFonts w:hint="eastAsia" w:ascii="微软雅黑" w:hAnsi="微软雅黑" w:eastAsia="微软雅黑" w:cs="微软雅黑"/>
          <w:lang w:eastAsia="zh-CN"/>
        </w:rPr>
        <w:t>有趣的是，调查结果显示，</w:t>
      </w:r>
      <w:r>
        <w:rPr>
          <w:rFonts w:ascii="微软雅黑" w:hAnsi="微软雅黑" w:eastAsia="微软雅黑"/>
          <w:spacing w:val="-13"/>
          <w:lang w:eastAsia="zh-CN"/>
        </w:rPr>
        <w:t xml:space="preserve"> </w:t>
      </w:r>
    </w:p>
    <w:p>
      <w:pPr>
        <w:pStyle w:val="6"/>
        <w:spacing w:line="276" w:lineRule="auto"/>
        <w:ind w:left="920" w:right="1494"/>
        <w:rPr>
          <w:rFonts w:ascii="微软雅黑" w:hAnsi="微软雅黑" w:eastAsia="微软雅黑" w:cs="微软雅黑"/>
          <w:lang w:eastAsia="zh-CN"/>
        </w:rPr>
      </w:pPr>
      <w:r>
        <w:rPr>
          <w:rFonts w:hint="eastAsia" w:ascii="微软雅黑" w:hAnsi="微软雅黑" w:eastAsia="微软雅黑" w:cs="微软雅黑"/>
          <w:lang w:eastAsia="zh-CN"/>
        </w:rPr>
        <w:t>相较于比较新的术语，如大语言模型（</w:t>
      </w:r>
      <w:r>
        <w:rPr>
          <w:rFonts w:ascii="微软雅黑" w:hAnsi="微软雅黑" w:eastAsia="微软雅黑"/>
          <w:lang w:eastAsia="zh-CN"/>
        </w:rPr>
        <w:t>LLM</w:t>
      </w:r>
      <w:r>
        <w:rPr>
          <w:rFonts w:hint="eastAsia" w:ascii="微软雅黑" w:hAnsi="微软雅黑" w:eastAsia="微软雅黑" w:cs="微软雅黑"/>
          <w:lang w:eastAsia="zh-CN"/>
        </w:rPr>
        <w:t>）和生成式人工智能（</w:t>
      </w:r>
      <w:r>
        <w:rPr>
          <w:rFonts w:ascii="微软雅黑" w:hAnsi="微软雅黑" w:eastAsia="微软雅黑"/>
          <w:lang w:eastAsia="zh-CN"/>
        </w:rPr>
        <w:t>Gen AI</w:t>
      </w:r>
      <w:r>
        <w:rPr>
          <w:rFonts w:hint="eastAsia" w:ascii="微软雅黑" w:hAnsi="微软雅黑" w:eastAsia="微软雅黑" w:cs="微软雅黑"/>
          <w:lang w:eastAsia="zh-CN"/>
        </w:rPr>
        <w:t>），人们倾向于更为人熟知的成熟技术，如自然语言处理（</w:t>
      </w:r>
      <w:r>
        <w:rPr>
          <w:rFonts w:ascii="微软雅黑" w:hAnsi="微软雅黑" w:eastAsia="微软雅黑"/>
          <w:lang w:eastAsia="zh-CN"/>
        </w:rPr>
        <w:t>NLP</w:t>
      </w:r>
      <w:r>
        <w:rPr>
          <w:rFonts w:hint="eastAsia" w:ascii="微软雅黑" w:hAnsi="微软雅黑" w:eastAsia="微软雅黑" w:cs="微软雅黑"/>
          <w:lang w:eastAsia="zh-CN"/>
        </w:rPr>
        <w:t>）和深度学习。这可能暗示了人们将生成式 AI</w:t>
      </w:r>
      <w:r>
        <w:rPr>
          <w:rFonts w:ascii="微软雅黑" w:hAnsi="微软雅黑" w:eastAsia="微软雅黑"/>
          <w:lang w:eastAsia="zh-CN"/>
        </w:rPr>
        <w:t xml:space="preserve"> </w:t>
      </w:r>
      <w:r>
        <w:rPr>
          <w:rFonts w:hint="eastAsia" w:ascii="微软雅黑" w:hAnsi="微软雅黑" w:eastAsia="微软雅黑" w:cs="微软雅黑"/>
          <w:lang w:eastAsia="zh-CN"/>
        </w:rPr>
        <w:t>与</w:t>
      </w:r>
      <w:r>
        <w:rPr>
          <w:rFonts w:ascii="微软雅黑" w:hAnsi="微软雅黑" w:eastAsia="微软雅黑"/>
          <w:lang w:eastAsia="zh-CN"/>
        </w:rPr>
        <w:t xml:space="preserve"> ChatGPT </w:t>
      </w:r>
      <w:r>
        <w:rPr>
          <w:rFonts w:hint="eastAsia" w:ascii="微软雅黑" w:hAnsi="微软雅黑" w:eastAsia="微软雅黑" w:cs="微软雅黑"/>
          <w:lang w:eastAsia="zh-CN"/>
        </w:rPr>
        <w:t>等流行工具混淆。虽然这些工具广为人知，但对生成式</w:t>
      </w:r>
      <w:r>
        <w:rPr>
          <w:rFonts w:ascii="微软雅黑" w:hAnsi="微软雅黑" w:eastAsia="微软雅黑"/>
          <w:lang w:eastAsia="zh-CN"/>
        </w:rPr>
        <w:t xml:space="preserve"> AI </w:t>
      </w:r>
      <w:r>
        <w:rPr>
          <w:rFonts w:hint="eastAsia" w:ascii="微软雅黑" w:hAnsi="微软雅黑" w:eastAsia="微软雅黑" w:cs="微软雅黑"/>
          <w:lang w:eastAsia="zh-CN"/>
        </w:rPr>
        <w:t>这一更广泛类别的深入理解可能不足。这种对各种</w:t>
      </w:r>
      <w:r>
        <w:rPr>
          <w:rFonts w:ascii="微软雅黑" w:hAnsi="微软雅黑" w:eastAsia="微软雅黑"/>
          <w:lang w:eastAsia="zh-CN"/>
        </w:rPr>
        <w:t xml:space="preserve"> AI </w:t>
      </w:r>
      <w:r>
        <w:rPr>
          <w:rFonts w:hint="eastAsia" w:ascii="微软雅黑" w:hAnsi="微软雅黑" w:eastAsia="微软雅黑" w:cs="微软雅黑"/>
          <w:lang w:eastAsia="zh-CN"/>
        </w:rPr>
        <w:t>技术的</w:t>
      </w:r>
      <w:ins w:id="310" w:author="张家齐" w:date="2024-05-06T16:20:10Z">
        <w:r>
          <w:rPr>
            <w:rFonts w:hint="eastAsia" w:ascii="微软雅黑" w:hAnsi="微软雅黑" w:eastAsia="微软雅黑" w:cs="微软雅黑"/>
            <w:lang w:val="en-US" w:eastAsia="zh-CN"/>
          </w:rPr>
          <w:t>都</w:t>
        </w:r>
      </w:ins>
      <w:ins w:id="311" w:author="张家齐" w:date="2024-05-06T16:20:28Z">
        <w:r>
          <w:rPr>
            <w:rFonts w:hint="eastAsia" w:ascii="微软雅黑" w:hAnsi="微软雅黑" w:eastAsia="微软雅黑" w:cs="微软雅黑"/>
            <w:lang w:val="en-US" w:eastAsia="zh-CN"/>
          </w:rPr>
          <w:t>较</w:t>
        </w:r>
      </w:ins>
      <w:ins w:id="312" w:author="张家齐" w:date="2024-05-06T16:20:03Z">
        <w:r>
          <w:rPr>
            <w:rFonts w:hint="eastAsia" w:ascii="微软雅黑" w:hAnsi="微软雅黑" w:eastAsia="微软雅黑" w:cs="微软雅黑"/>
            <w:lang w:val="en-US" w:eastAsia="zh-CN"/>
          </w:rPr>
          <w:t>熟悉</w:t>
        </w:r>
      </w:ins>
      <w:ins w:id="313" w:author="张家齐" w:date="2024-05-06T16:20:05Z">
        <w:r>
          <w:rPr>
            <w:rFonts w:hint="eastAsia" w:ascii="微软雅黑" w:hAnsi="微软雅黑" w:eastAsia="微软雅黑" w:cs="微软雅黑"/>
            <w:lang w:val="en-US" w:eastAsia="zh-CN"/>
          </w:rPr>
          <w:t>的</w:t>
        </w:r>
      </w:ins>
      <w:ins w:id="314" w:author="张家齐" w:date="2024-05-06T16:20:07Z">
        <w:r>
          <w:rPr>
            <w:rFonts w:hint="eastAsia" w:ascii="微软雅黑" w:hAnsi="微软雅黑" w:eastAsia="微软雅黑" w:cs="微软雅黑"/>
            <w:lang w:val="en-US" w:eastAsia="zh-CN"/>
          </w:rPr>
          <w:t>现象</w:t>
        </w:r>
      </w:ins>
      <w:del w:id="315" w:author="张家齐" w:date="2024-05-06T16:19:56Z">
        <w:r>
          <w:rPr>
            <w:rFonts w:hint="eastAsia" w:ascii="微软雅黑" w:hAnsi="微软雅黑" w:eastAsia="微软雅黑" w:cs="微软雅黑"/>
            <w:lang w:eastAsia="zh-CN"/>
          </w:rPr>
          <w:delText>熟悉度表象</w:delText>
        </w:r>
      </w:del>
      <w:r>
        <w:rPr>
          <w:rFonts w:hint="eastAsia" w:ascii="微软雅黑" w:hAnsi="微软雅黑" w:eastAsia="微软雅黑" w:cs="微软雅黑"/>
          <w:lang w:eastAsia="zh-CN"/>
        </w:rPr>
        <w:t>也可能是导致在执行</w:t>
      </w:r>
      <w:r>
        <w:rPr>
          <w:rFonts w:ascii="微软雅黑" w:hAnsi="微软雅黑" w:eastAsia="微软雅黑"/>
          <w:lang w:eastAsia="zh-CN"/>
        </w:rPr>
        <w:t xml:space="preserve"> AI </w:t>
      </w:r>
      <w:r>
        <w:rPr>
          <w:rFonts w:hint="eastAsia" w:ascii="微软雅黑" w:hAnsi="微软雅黑" w:eastAsia="微软雅黑" w:cs="微软雅黑"/>
          <w:lang w:eastAsia="zh-CN"/>
        </w:rPr>
        <w:t>策略时</w:t>
      </w:r>
      <w:del w:id="316" w:author="张家齐" w:date="2024-05-06T16:20:45Z">
        <w:r>
          <w:rPr>
            <w:rFonts w:hint="eastAsia" w:ascii="微软雅黑" w:hAnsi="微软雅黑" w:eastAsia="微软雅黑" w:cs="微软雅黑"/>
            <w:lang w:eastAsia="zh-CN"/>
          </w:rPr>
          <w:delText>观察到的</w:delText>
        </w:r>
      </w:del>
      <w:r>
        <w:rPr>
          <w:rFonts w:hint="eastAsia" w:ascii="微软雅黑" w:hAnsi="微软雅黑" w:eastAsia="微软雅黑" w:cs="微软雅黑"/>
          <w:lang w:eastAsia="zh-CN"/>
        </w:rPr>
        <w:t>过度自信的因素之一，因为专业人员可能没有完全理解这些技术的复杂性。</w:t>
      </w:r>
    </w:p>
    <w:p>
      <w:pPr>
        <w:pStyle w:val="6"/>
        <w:spacing w:line="276" w:lineRule="auto"/>
        <w:ind w:left="920" w:right="1494"/>
        <w:rPr>
          <w:rFonts w:ascii="微软雅黑" w:hAnsi="微软雅黑" w:eastAsia="微软雅黑" w:cs="微软雅黑"/>
          <w:lang w:eastAsia="zh-CN"/>
        </w:rPr>
      </w:pPr>
    </w:p>
    <w:p>
      <w:pPr>
        <w:pStyle w:val="6"/>
        <w:spacing w:before="5"/>
        <w:rPr>
          <w:sz w:val="22"/>
          <w:lang w:eastAsia="zh-CN"/>
        </w:rPr>
      </w:pPr>
    </w:p>
    <w:p>
      <w:pPr>
        <w:pStyle w:val="6"/>
        <w:spacing w:before="5"/>
        <w:rPr>
          <w:sz w:val="22"/>
          <w:lang w:eastAsia="zh-CN"/>
        </w:rPr>
      </w:pPr>
    </w:p>
    <w:p>
      <w:pPr>
        <w:pStyle w:val="6"/>
        <w:spacing w:line="276" w:lineRule="auto"/>
        <w:ind w:left="920" w:right="1734"/>
      </w:pPr>
      <w:r>
        <w:rPr>
          <w:w w:val="115"/>
        </w:rPr>
        <w:t>This lack of deep understanding raises questions about the effectiveness of current strategies and</w:t>
      </w:r>
      <w:r>
        <w:rPr>
          <w:spacing w:val="-10"/>
          <w:w w:val="115"/>
        </w:rPr>
        <w:t xml:space="preserve"> </w:t>
      </w:r>
      <w:r>
        <w:rPr>
          <w:w w:val="115"/>
        </w:rPr>
        <w:t>the</w:t>
      </w:r>
      <w:r>
        <w:rPr>
          <w:spacing w:val="-10"/>
          <w:w w:val="115"/>
        </w:rPr>
        <w:t xml:space="preserve"> </w:t>
      </w:r>
      <w:r>
        <w:rPr>
          <w:w w:val="115"/>
        </w:rPr>
        <w:t>need</w:t>
      </w:r>
      <w:r>
        <w:rPr>
          <w:spacing w:val="-10"/>
          <w:w w:val="115"/>
        </w:rPr>
        <w:t xml:space="preserve"> </w:t>
      </w:r>
      <w:r>
        <w:rPr>
          <w:w w:val="115"/>
        </w:rPr>
        <w:t>for</w:t>
      </w:r>
      <w:r>
        <w:rPr>
          <w:spacing w:val="-10"/>
          <w:w w:val="115"/>
        </w:rPr>
        <w:t xml:space="preserve"> </w:t>
      </w:r>
      <w:r>
        <w:rPr>
          <w:w w:val="115"/>
        </w:rPr>
        <w:t>further</w:t>
      </w:r>
      <w:r>
        <w:rPr>
          <w:spacing w:val="-10"/>
          <w:w w:val="115"/>
        </w:rPr>
        <w:t xml:space="preserve"> </w:t>
      </w:r>
      <w:r>
        <w:rPr>
          <w:w w:val="115"/>
        </w:rPr>
        <w:t>education</w:t>
      </w:r>
      <w:r>
        <w:rPr>
          <w:spacing w:val="-10"/>
          <w:w w:val="115"/>
        </w:rPr>
        <w:t xml:space="preserve"> </w:t>
      </w:r>
      <w:r>
        <w:rPr>
          <w:w w:val="115"/>
        </w:rPr>
        <w:t>in</w:t>
      </w:r>
      <w:r>
        <w:rPr>
          <w:spacing w:val="-10"/>
          <w:w w:val="115"/>
        </w:rPr>
        <w:t xml:space="preserve"> </w:t>
      </w:r>
      <w:r>
        <w:rPr>
          <w:w w:val="115"/>
        </w:rPr>
        <w:t>these</w:t>
      </w:r>
      <w:r>
        <w:rPr>
          <w:spacing w:val="-10"/>
          <w:w w:val="115"/>
        </w:rPr>
        <w:t xml:space="preserve"> </w:t>
      </w:r>
      <w:r>
        <w:rPr>
          <w:w w:val="115"/>
        </w:rPr>
        <w:t>areas.</w:t>
      </w:r>
      <w:r>
        <w:rPr>
          <w:spacing w:val="-10"/>
          <w:w w:val="115"/>
        </w:rPr>
        <w:t xml:space="preserve"> </w:t>
      </w:r>
      <w:r>
        <w:rPr>
          <w:w w:val="115"/>
        </w:rPr>
        <w:t>Comparatively,</w:t>
      </w:r>
      <w:r>
        <w:rPr>
          <w:spacing w:val="-10"/>
          <w:w w:val="115"/>
        </w:rPr>
        <w:t xml:space="preserve"> </w:t>
      </w:r>
      <w:r>
        <w:rPr>
          <w:w w:val="115"/>
        </w:rPr>
        <w:t>C-level</w:t>
      </w:r>
      <w:r>
        <w:rPr>
          <w:spacing w:val="-10"/>
          <w:w w:val="115"/>
        </w:rPr>
        <w:t xml:space="preserve"> </w:t>
      </w:r>
      <w:r>
        <w:rPr>
          <w:w w:val="115"/>
        </w:rPr>
        <w:t>executives</w:t>
      </w:r>
      <w:r>
        <w:rPr>
          <w:spacing w:val="-10"/>
          <w:w w:val="115"/>
        </w:rPr>
        <w:t xml:space="preserve"> </w:t>
      </w:r>
      <w:r>
        <w:rPr>
          <w:w w:val="115"/>
        </w:rPr>
        <w:t>report</w:t>
      </w:r>
      <w:r>
        <w:rPr>
          <w:spacing w:val="-10"/>
          <w:w w:val="115"/>
        </w:rPr>
        <w:t xml:space="preserve"> </w:t>
      </w:r>
      <w:r>
        <w:rPr>
          <w:w w:val="115"/>
        </w:rPr>
        <w:t>higher</w:t>
      </w:r>
    </w:p>
    <w:p>
      <w:pPr>
        <w:pStyle w:val="6"/>
        <w:spacing w:line="276" w:lineRule="auto"/>
        <w:ind w:left="920" w:right="1444"/>
        <w:rPr>
          <w:w w:val="115"/>
          <w:lang w:eastAsia="zh-CN"/>
        </w:rPr>
      </w:pPr>
      <w:r>
        <w:rPr>
          <w:w w:val="115"/>
        </w:rPr>
        <w:t>familiarity with all AI categories compared to staff. This discrepancy in familiarity may be due to the pressure</w:t>
      </w:r>
      <w:r>
        <w:rPr>
          <w:spacing w:val="-1"/>
          <w:w w:val="115"/>
        </w:rPr>
        <w:t xml:space="preserve"> </w:t>
      </w:r>
      <w:r>
        <w:rPr>
          <w:w w:val="115"/>
        </w:rPr>
        <w:t>from</w:t>
      </w:r>
      <w:r>
        <w:rPr>
          <w:spacing w:val="-1"/>
          <w:w w:val="115"/>
        </w:rPr>
        <w:t xml:space="preserve"> </w:t>
      </w:r>
      <w:r>
        <w:rPr>
          <w:w w:val="115"/>
        </w:rPr>
        <w:t>leadership</w:t>
      </w:r>
      <w:r>
        <w:rPr>
          <w:spacing w:val="-1"/>
          <w:w w:val="115"/>
        </w:rPr>
        <w:t xml:space="preserve"> </w:t>
      </w:r>
      <w:r>
        <w:rPr>
          <w:w w:val="115"/>
        </w:rPr>
        <w:t>within</w:t>
      </w:r>
      <w:r>
        <w:rPr>
          <w:spacing w:val="-1"/>
          <w:w w:val="115"/>
        </w:rPr>
        <w:t xml:space="preserve"> </w:t>
      </w:r>
      <w:r>
        <w:rPr>
          <w:w w:val="115"/>
        </w:rPr>
        <w:t>organizations</w:t>
      </w:r>
      <w:r>
        <w:rPr>
          <w:spacing w:val="-1"/>
          <w:w w:val="115"/>
        </w:rPr>
        <w:t xml:space="preserve"> </w:t>
      </w:r>
      <w:r>
        <w:rPr>
          <w:w w:val="115"/>
        </w:rPr>
        <w:t>to</w:t>
      </w:r>
      <w:r>
        <w:rPr>
          <w:spacing w:val="-1"/>
          <w:w w:val="115"/>
        </w:rPr>
        <w:t xml:space="preserve"> </w:t>
      </w:r>
      <w:r>
        <w:rPr>
          <w:w w:val="115"/>
        </w:rPr>
        <w:t>explore</w:t>
      </w:r>
      <w:r>
        <w:rPr>
          <w:spacing w:val="-1"/>
          <w:w w:val="115"/>
        </w:rPr>
        <w:t xml:space="preserve"> </w:t>
      </w:r>
      <w:r>
        <w:rPr>
          <w:w w:val="115"/>
        </w:rPr>
        <w:t>adoption</w:t>
      </w:r>
      <w:r>
        <w:rPr>
          <w:spacing w:val="-1"/>
          <w:w w:val="115"/>
        </w:rPr>
        <w:t xml:space="preserve"> </w:t>
      </w:r>
      <w:r>
        <w:rPr>
          <w:w w:val="115"/>
        </w:rPr>
        <w:t>of</w:t>
      </w:r>
      <w:r>
        <w:rPr>
          <w:spacing w:val="-1"/>
          <w:w w:val="115"/>
        </w:rPr>
        <w:t xml:space="preserve"> </w:t>
      </w:r>
      <w:r>
        <w:rPr>
          <w:w w:val="115"/>
        </w:rPr>
        <w:t>AI.</w:t>
      </w:r>
      <w:r>
        <w:rPr>
          <w:spacing w:val="-1"/>
          <w:w w:val="115"/>
        </w:rPr>
        <w:t xml:space="preserve"> </w:t>
      </w:r>
      <w:r>
        <w:rPr>
          <w:w w:val="115"/>
        </w:rPr>
        <w:t>It</w:t>
      </w:r>
      <w:r>
        <w:rPr>
          <w:spacing w:val="-1"/>
          <w:w w:val="115"/>
        </w:rPr>
        <w:t xml:space="preserve"> </w:t>
      </w:r>
      <w:r>
        <w:rPr>
          <w:w w:val="115"/>
        </w:rPr>
        <w:t>likely</w:t>
      </w:r>
      <w:r>
        <w:rPr>
          <w:spacing w:val="-1"/>
          <w:w w:val="115"/>
        </w:rPr>
        <w:t xml:space="preserve"> </w:t>
      </w:r>
      <w:r>
        <w:rPr>
          <w:w w:val="115"/>
        </w:rPr>
        <w:t>requires</w:t>
      </w:r>
      <w:r>
        <w:rPr>
          <w:spacing w:val="-1"/>
          <w:w w:val="115"/>
        </w:rPr>
        <w:t xml:space="preserve"> </w:t>
      </w:r>
      <w:r>
        <w:rPr>
          <w:w w:val="115"/>
        </w:rPr>
        <w:t>leadership in the C-suite to familiarize themselves with a wide variety of AI technologies to identify which may provide the greatest benefits to their organizations. This gap in understanding underscores the importance</w:t>
      </w:r>
      <w:r>
        <w:rPr>
          <w:spacing w:val="-7"/>
          <w:w w:val="115"/>
        </w:rPr>
        <w:t xml:space="preserve"> </w:t>
      </w:r>
      <w:r>
        <w:rPr>
          <w:w w:val="115"/>
        </w:rPr>
        <w:t>of</w:t>
      </w:r>
      <w:r>
        <w:rPr>
          <w:spacing w:val="-7"/>
          <w:w w:val="115"/>
        </w:rPr>
        <w:t xml:space="preserve"> </w:t>
      </w:r>
      <w:r>
        <w:rPr>
          <w:w w:val="115"/>
        </w:rPr>
        <w:t>comprehensive</w:t>
      </w:r>
      <w:r>
        <w:rPr>
          <w:spacing w:val="-7"/>
          <w:w w:val="115"/>
        </w:rPr>
        <w:t xml:space="preserve"> </w:t>
      </w:r>
      <w:r>
        <w:rPr>
          <w:w w:val="115"/>
        </w:rPr>
        <w:t>education</w:t>
      </w:r>
      <w:r>
        <w:rPr>
          <w:spacing w:val="-7"/>
          <w:w w:val="115"/>
        </w:rPr>
        <w:t xml:space="preserve"> </w:t>
      </w:r>
      <w:r>
        <w:rPr>
          <w:w w:val="115"/>
        </w:rPr>
        <w:t>and</w:t>
      </w:r>
      <w:r>
        <w:rPr>
          <w:spacing w:val="-7"/>
          <w:w w:val="115"/>
        </w:rPr>
        <w:t xml:space="preserve"> </w:t>
      </w:r>
      <w:r>
        <w:rPr>
          <w:w w:val="115"/>
        </w:rPr>
        <w:t>training</w:t>
      </w:r>
      <w:r>
        <w:rPr>
          <w:spacing w:val="-7"/>
          <w:w w:val="115"/>
        </w:rPr>
        <w:t xml:space="preserve"> </w:t>
      </w:r>
      <w:r>
        <w:rPr>
          <w:w w:val="115"/>
        </w:rPr>
        <w:t>in</w:t>
      </w:r>
      <w:r>
        <w:rPr>
          <w:spacing w:val="-7"/>
          <w:w w:val="115"/>
        </w:rPr>
        <w:t xml:space="preserve"> </w:t>
      </w:r>
      <w:r>
        <w:rPr>
          <w:w w:val="115"/>
        </w:rPr>
        <w:t>AI</w:t>
      </w:r>
      <w:r>
        <w:rPr>
          <w:spacing w:val="-7"/>
          <w:w w:val="115"/>
        </w:rPr>
        <w:t xml:space="preserve"> </w:t>
      </w:r>
      <w:r>
        <w:rPr>
          <w:w w:val="115"/>
        </w:rPr>
        <w:t>technologies</w:t>
      </w:r>
      <w:r>
        <w:rPr>
          <w:spacing w:val="-7"/>
          <w:w w:val="115"/>
        </w:rPr>
        <w:t xml:space="preserve"> </w:t>
      </w:r>
      <w:r>
        <w:rPr>
          <w:w w:val="115"/>
        </w:rPr>
        <w:t>to</w:t>
      </w:r>
      <w:r>
        <w:rPr>
          <w:spacing w:val="-7"/>
          <w:w w:val="115"/>
        </w:rPr>
        <w:t xml:space="preserve"> </w:t>
      </w:r>
      <w:r>
        <w:rPr>
          <w:w w:val="115"/>
        </w:rPr>
        <w:t>ensure</w:t>
      </w:r>
      <w:r>
        <w:rPr>
          <w:spacing w:val="-7"/>
          <w:w w:val="115"/>
        </w:rPr>
        <w:t xml:space="preserve"> </w:t>
      </w:r>
      <w:r>
        <w:rPr>
          <w:w w:val="115"/>
        </w:rPr>
        <w:t>their</w:t>
      </w:r>
      <w:r>
        <w:rPr>
          <w:spacing w:val="-7"/>
          <w:w w:val="115"/>
        </w:rPr>
        <w:t xml:space="preserve"> </w:t>
      </w:r>
      <w:r>
        <w:rPr>
          <w:w w:val="115"/>
        </w:rPr>
        <w:t>effective</w:t>
      </w:r>
      <w:r>
        <w:rPr>
          <w:spacing w:val="-7"/>
          <w:w w:val="115"/>
        </w:rPr>
        <w:t xml:space="preserve"> </w:t>
      </w:r>
      <w:r>
        <w:rPr>
          <w:w w:val="115"/>
        </w:rPr>
        <w:t>and secure implementation especially for staff that is responsible for the implementation.</w:t>
      </w:r>
    </w:p>
    <w:p>
      <w:pPr>
        <w:pStyle w:val="6"/>
        <w:spacing w:line="276" w:lineRule="auto"/>
        <w:ind w:left="920" w:right="1444"/>
        <w:rPr>
          <w:w w:val="115"/>
          <w:lang w:eastAsia="zh-CN"/>
        </w:rPr>
      </w:pPr>
    </w:p>
    <w:p>
      <w:pPr>
        <w:pStyle w:val="6"/>
        <w:spacing w:line="276" w:lineRule="auto"/>
        <w:ind w:left="920" w:right="1494"/>
        <w:rPr>
          <w:rFonts w:ascii="微软雅黑" w:hAnsi="微软雅黑" w:eastAsia="微软雅黑"/>
          <w:lang w:val="zh-CN" w:eastAsia="zh-CN"/>
        </w:rPr>
      </w:pPr>
      <w:r>
        <w:rPr>
          <w:rFonts w:hint="eastAsia" w:ascii="微软雅黑" w:hAnsi="微软雅黑" w:eastAsia="微软雅黑"/>
          <w:lang w:val="zh-CN" w:eastAsia="zh-CN"/>
        </w:rPr>
        <w:t>这种对</w:t>
      </w:r>
      <w:r>
        <w:rPr>
          <w:rFonts w:ascii="微软雅黑" w:hAnsi="微软雅黑" w:eastAsia="微软雅黑"/>
          <w:lang w:val="zh-CN" w:eastAsia="zh-CN"/>
        </w:rPr>
        <w:t xml:space="preserve"> A</w:t>
      </w:r>
      <w:r>
        <w:rPr>
          <w:rFonts w:hint="eastAsia" w:ascii="微软雅黑" w:hAnsi="微软雅黑" w:eastAsia="微软雅黑"/>
          <w:lang w:val="zh-CN" w:eastAsia="zh-CN"/>
        </w:rPr>
        <w:t>I 技术深度理解的缺失，</w:t>
      </w:r>
      <w:ins w:id="317" w:author="张家齐" w:date="2024-05-06T16:20:56Z">
        <w:r>
          <w:rPr>
            <w:rFonts w:hint="eastAsia" w:ascii="微软雅黑" w:hAnsi="微软雅黑" w:eastAsia="微软雅黑"/>
            <w:lang w:val="en-US" w:eastAsia="zh-CN"/>
          </w:rPr>
          <w:t>引</w:t>
        </w:r>
      </w:ins>
      <w:del w:id="318" w:author="张家齐" w:date="2024-05-06T16:20:54Z">
        <w:r>
          <w:rPr>
            <w:rFonts w:hint="eastAsia" w:ascii="微软雅黑" w:hAnsi="微软雅黑" w:eastAsia="微软雅黑"/>
            <w:lang w:val="zh-CN" w:eastAsia="zh-CN"/>
          </w:rPr>
          <w:delText>提</w:delText>
        </w:r>
      </w:del>
      <w:r>
        <w:rPr>
          <w:rFonts w:hint="eastAsia" w:ascii="微软雅黑" w:hAnsi="微软雅黑" w:eastAsia="微软雅黑"/>
          <w:lang w:val="zh-CN" w:eastAsia="zh-CN"/>
        </w:rPr>
        <w:t>出了关于目前策略有效性的质疑，并突显了对这些领域进一步教育和培训的必要性。相较于普通员工，首席级别（</w:t>
      </w:r>
      <w:r>
        <w:rPr>
          <w:rFonts w:ascii="微软雅黑" w:hAnsi="微软雅黑" w:eastAsia="微软雅黑"/>
          <w:lang w:val="zh-CN" w:eastAsia="zh-CN"/>
        </w:rPr>
        <w:t>C</w:t>
      </w:r>
      <w:r>
        <w:rPr>
          <w:rFonts w:hint="eastAsia" w:ascii="微软雅黑" w:hAnsi="微软雅黑" w:eastAsia="微软雅黑"/>
          <w:lang w:val="zh-CN" w:eastAsia="zh-CN"/>
        </w:rPr>
        <w:t>级）高管认为他们对所有</w:t>
      </w:r>
      <w:r>
        <w:rPr>
          <w:rFonts w:ascii="微软雅黑" w:hAnsi="微软雅黑" w:eastAsia="微软雅黑"/>
          <w:lang w:val="zh-CN" w:eastAsia="zh-CN"/>
        </w:rPr>
        <w:t xml:space="preserve"> AI </w:t>
      </w:r>
      <w:r>
        <w:rPr>
          <w:rFonts w:hint="eastAsia" w:ascii="微软雅黑" w:hAnsi="微软雅黑" w:eastAsia="微软雅黑"/>
          <w:lang w:val="zh-CN" w:eastAsia="zh-CN"/>
        </w:rPr>
        <w:t>类别的熟悉度更高。这种熟悉度的差距可能源于组织内部领导层对探索</w:t>
      </w:r>
      <w:r>
        <w:rPr>
          <w:rFonts w:ascii="微软雅黑" w:hAnsi="微软雅黑" w:eastAsia="微软雅黑"/>
          <w:lang w:val="zh-CN" w:eastAsia="zh-CN"/>
        </w:rPr>
        <w:t xml:space="preserve"> AI </w:t>
      </w:r>
      <w:r>
        <w:rPr>
          <w:rFonts w:hint="eastAsia" w:ascii="微软雅黑" w:hAnsi="微软雅黑" w:eastAsia="微软雅黑"/>
          <w:lang w:val="zh-CN" w:eastAsia="zh-CN"/>
        </w:rPr>
        <w:t>应用的推动。首席级别（</w:t>
      </w:r>
      <w:r>
        <w:rPr>
          <w:rFonts w:ascii="微软雅黑" w:hAnsi="微软雅黑" w:eastAsia="微软雅黑"/>
          <w:lang w:val="zh-CN" w:eastAsia="zh-CN"/>
        </w:rPr>
        <w:t>C</w:t>
      </w:r>
      <w:r>
        <w:rPr>
          <w:rFonts w:hint="eastAsia" w:ascii="微软雅黑" w:hAnsi="微软雅黑" w:eastAsia="微软雅黑"/>
          <w:lang w:val="zh-CN" w:eastAsia="zh-CN"/>
        </w:rPr>
        <w:t>级）高管可能需要对各种</w:t>
      </w:r>
      <w:r>
        <w:rPr>
          <w:rFonts w:ascii="微软雅黑" w:hAnsi="微软雅黑" w:eastAsia="微软雅黑"/>
          <w:lang w:val="zh-CN" w:eastAsia="zh-CN"/>
        </w:rPr>
        <w:t xml:space="preserve"> AI </w:t>
      </w:r>
      <w:r>
        <w:rPr>
          <w:rFonts w:hint="eastAsia" w:ascii="微软雅黑" w:hAnsi="微软雅黑" w:eastAsia="微软雅黑"/>
          <w:lang w:val="zh-CN" w:eastAsia="zh-CN"/>
        </w:rPr>
        <w:t>技术有广泛的了解，以便识别哪些技术可能为他们的组织或单位带来最大的好处。这种理解上的差异突显了对</w:t>
      </w:r>
      <w:r>
        <w:rPr>
          <w:rFonts w:ascii="微软雅黑" w:hAnsi="微软雅黑" w:eastAsia="微软雅黑"/>
          <w:lang w:val="zh-CN" w:eastAsia="zh-CN"/>
        </w:rPr>
        <w:t xml:space="preserve"> AI </w:t>
      </w:r>
      <w:r>
        <w:rPr>
          <w:rFonts w:hint="eastAsia" w:ascii="微软雅黑" w:hAnsi="微软雅黑" w:eastAsia="微软雅黑"/>
          <w:lang w:val="zh-CN" w:eastAsia="zh-CN"/>
        </w:rPr>
        <w:t>技术进行全面教育和培训的重要性，以确保其有效和安全地实施，尤其是对于那些负责</w:t>
      </w:r>
      <w:del w:id="319" w:author="张家齐" w:date="2024-05-06T16:33:56Z">
        <w:r>
          <w:rPr>
            <w:rFonts w:hint="default" w:ascii="微软雅黑" w:hAnsi="微软雅黑" w:eastAsia="微软雅黑"/>
            <w:lang w:val="en-US" w:eastAsia="zh-CN"/>
          </w:rPr>
          <w:delText>实施</w:delText>
        </w:r>
      </w:del>
      <w:ins w:id="320" w:author="张家齐" w:date="2024-05-06T16:34:00Z">
        <w:r>
          <w:rPr>
            <w:rFonts w:hint="eastAsia" w:ascii="微软雅黑" w:hAnsi="微软雅黑" w:eastAsia="微软雅黑"/>
            <w:lang w:val="en-US" w:eastAsia="zh-CN"/>
          </w:rPr>
          <w:t>具体</w:t>
        </w:r>
      </w:ins>
      <w:ins w:id="321" w:author="张家齐" w:date="2024-05-06T16:34:03Z">
        <w:r>
          <w:rPr>
            <w:rFonts w:hint="eastAsia" w:ascii="微软雅黑" w:hAnsi="微软雅黑" w:eastAsia="微软雅黑"/>
            <w:lang w:val="en-US" w:eastAsia="zh-CN"/>
          </w:rPr>
          <w:t>实现</w:t>
        </w:r>
      </w:ins>
      <w:r>
        <w:rPr>
          <w:rFonts w:hint="eastAsia" w:ascii="微软雅黑" w:hAnsi="微软雅黑" w:eastAsia="微软雅黑"/>
          <w:lang w:val="zh-CN" w:eastAsia="zh-CN"/>
        </w:rPr>
        <w:t>的员工。</w:t>
      </w:r>
    </w:p>
    <w:p>
      <w:pPr>
        <w:pStyle w:val="6"/>
        <w:spacing w:line="276" w:lineRule="auto"/>
        <w:ind w:left="920" w:right="1444"/>
        <w:rPr>
          <w:lang w:eastAsia="zh-CN"/>
        </w:rPr>
      </w:pPr>
    </w:p>
    <w:p>
      <w:pPr>
        <w:spacing w:line="276" w:lineRule="auto"/>
        <w:rPr>
          <w:lang w:eastAsia="zh-CN"/>
        </w:rPr>
      </w:pPr>
    </w:p>
    <w:p>
      <w:pPr>
        <w:tabs>
          <w:tab w:val="left" w:pos="10060"/>
        </w:tabs>
        <w:rPr>
          <w:lang w:eastAsia="zh-CN"/>
        </w:rPr>
      </w:pPr>
      <w:r>
        <w:rPr>
          <w:lang w:eastAsia="zh-CN"/>
        </w:rPr>
        <w:tab/>
      </w:r>
    </w:p>
    <w:p>
      <w:pPr>
        <w:tabs>
          <w:tab w:val="left" w:pos="10060"/>
        </w:tabs>
        <w:rPr>
          <w:lang w:eastAsia="zh-CN"/>
        </w:rPr>
      </w:pPr>
    </w:p>
    <w:p>
      <w:pPr>
        <w:tabs>
          <w:tab w:val="left" w:pos="10060"/>
        </w:tabs>
        <w:rPr>
          <w:lang w:eastAsia="zh-CN"/>
        </w:rPr>
      </w:pPr>
    </w:p>
    <w:p>
      <w:pPr>
        <w:tabs>
          <w:tab w:val="left" w:pos="10060"/>
        </w:tabs>
        <w:rPr>
          <w:lang w:eastAsia="zh-CN"/>
        </w:rPr>
        <w:sectPr>
          <w:pgSz w:w="12240" w:h="15840"/>
          <w:pgMar w:top="1500" w:right="0" w:bottom="280" w:left="520" w:header="0" w:footer="675" w:gutter="0"/>
          <w:cols w:space="720" w:num="1"/>
        </w:sectPr>
      </w:pPr>
      <w:r>
        <w:rPr>
          <w:lang w:eastAsia="zh-CN"/>
        </w:rPr>
        <w:tab/>
      </w:r>
    </w:p>
    <w:p>
      <w:pPr>
        <w:pStyle w:val="4"/>
        <w:rPr>
          <w:spacing w:val="-2"/>
          <w:w w:val="115"/>
          <w:lang w:eastAsia="zh-CN"/>
        </w:rPr>
      </w:pPr>
      <w:r>
        <w:rPr>
          <w:w w:val="115"/>
        </w:rPr>
        <w:t>Clarity</w:t>
      </w:r>
      <w:r>
        <w:rPr>
          <w:spacing w:val="-8"/>
          <w:w w:val="115"/>
        </w:rPr>
        <w:t xml:space="preserve"> </w:t>
      </w:r>
      <w:r>
        <w:rPr>
          <w:w w:val="115"/>
        </w:rPr>
        <w:t>of</w:t>
      </w:r>
      <w:r>
        <w:rPr>
          <w:spacing w:val="-7"/>
          <w:w w:val="115"/>
        </w:rPr>
        <w:t xml:space="preserve"> </w:t>
      </w:r>
      <w:r>
        <w:rPr>
          <w:w w:val="115"/>
        </w:rPr>
        <w:t>potential</w:t>
      </w:r>
      <w:r>
        <w:rPr>
          <w:spacing w:val="-7"/>
          <w:w w:val="115"/>
        </w:rPr>
        <w:t xml:space="preserve"> </w:t>
      </w:r>
      <w:r>
        <w:rPr>
          <w:w w:val="115"/>
        </w:rPr>
        <w:t>AI</w:t>
      </w:r>
      <w:r>
        <w:rPr>
          <w:spacing w:val="-7"/>
          <w:w w:val="115"/>
        </w:rPr>
        <w:t xml:space="preserve"> </w:t>
      </w:r>
      <w:r>
        <w:rPr>
          <w:w w:val="115"/>
        </w:rPr>
        <w:t>use</w:t>
      </w:r>
      <w:r>
        <w:rPr>
          <w:spacing w:val="-7"/>
          <w:w w:val="115"/>
        </w:rPr>
        <w:t xml:space="preserve"> </w:t>
      </w:r>
      <w:r>
        <w:rPr>
          <w:w w:val="115"/>
        </w:rPr>
        <w:t>cases</w:t>
      </w:r>
      <w:r>
        <w:rPr>
          <w:spacing w:val="-7"/>
          <w:w w:val="115"/>
        </w:rPr>
        <w:t xml:space="preserve"> </w:t>
      </w:r>
      <w:r>
        <w:rPr>
          <w:w w:val="115"/>
        </w:rPr>
        <w:t>in</w:t>
      </w:r>
      <w:r>
        <w:rPr>
          <w:spacing w:val="-7"/>
          <w:w w:val="115"/>
        </w:rPr>
        <w:t xml:space="preserve"> </w:t>
      </w:r>
      <w:r>
        <w:rPr>
          <w:spacing w:val="-2"/>
          <w:w w:val="115"/>
        </w:rPr>
        <w:t>cybersecurity</w:t>
      </w:r>
    </w:p>
    <w:p>
      <w:pPr>
        <w:pStyle w:val="4"/>
        <w:rPr>
          <w:lang w:eastAsia="zh-CN"/>
        </w:rPr>
      </w:pPr>
      <w:r>
        <w:rPr>
          <w:rFonts w:hint="eastAsia" w:ascii="微软雅黑" w:hAnsi="微软雅黑" w:eastAsia="微软雅黑" w:cs="微软雅黑"/>
          <w:lang w:eastAsia="zh-CN"/>
        </w:rPr>
        <w:t>网络安全领域中 AI 潜在</w:t>
      </w:r>
      <w:del w:id="322" w:author="张家齐" w:date="2024-05-06T16:35:52Z">
        <w:r>
          <w:rPr>
            <w:rFonts w:hint="default" w:ascii="微软雅黑" w:hAnsi="微软雅黑" w:eastAsia="微软雅黑" w:cs="微软雅黑"/>
            <w:lang w:val="en-US" w:eastAsia="zh-CN"/>
          </w:rPr>
          <w:delText>应用</w:delText>
        </w:r>
      </w:del>
      <w:ins w:id="323" w:author="张家齐" w:date="2024-05-06T16:35:54Z">
        <w:r>
          <w:rPr>
            <w:rFonts w:hint="eastAsia" w:ascii="微软雅黑" w:hAnsi="微软雅黑" w:eastAsia="微软雅黑" w:cs="微软雅黑"/>
            <w:lang w:val="en-US" w:eastAsia="zh-CN"/>
          </w:rPr>
          <w:t>用例</w:t>
        </w:r>
      </w:ins>
      <w:del w:id="324" w:author="张家齐" w:date="2024-05-06T16:34:55Z">
        <w:r>
          <w:rPr>
            <w:rFonts w:hint="eastAsia" w:ascii="微软雅黑" w:hAnsi="微软雅黑" w:eastAsia="微软雅黑" w:cs="微软雅黑"/>
            <w:lang w:eastAsia="zh-CN"/>
          </w:rPr>
          <w:delText>案例</w:delText>
        </w:r>
      </w:del>
      <w:r>
        <w:rPr>
          <w:rFonts w:hint="eastAsia" w:ascii="微软雅黑" w:hAnsi="微软雅黑" w:eastAsia="微软雅黑" w:cs="微软雅黑"/>
          <w:lang w:eastAsia="zh-CN"/>
        </w:rPr>
        <w:t xml:space="preserve">的了解程度 </w:t>
      </w:r>
    </w:p>
    <w:p>
      <w:pPr>
        <w:pStyle w:val="4"/>
        <w:rPr>
          <w:lang w:eastAsia="zh-CN"/>
        </w:rPr>
      </w:pPr>
    </w:p>
    <w:p>
      <w:pPr>
        <w:pStyle w:val="6"/>
        <w:spacing w:before="294" w:line="276" w:lineRule="auto"/>
        <w:ind w:left="920" w:right="3324"/>
      </w:pPr>
      <w:r>
        <mc:AlternateContent>
          <mc:Choice Requires="wps">
            <w:drawing>
              <wp:anchor distT="0" distB="0" distL="114300" distR="114300" simplePos="0" relativeHeight="251966464" behindDoc="0" locked="0" layoutInCell="1" allowOverlap="1">
                <wp:simplePos x="0" y="0"/>
                <wp:positionH relativeFrom="page">
                  <wp:posOffset>2978785</wp:posOffset>
                </wp:positionH>
                <wp:positionV relativeFrom="paragraph">
                  <wp:posOffset>233680</wp:posOffset>
                </wp:positionV>
                <wp:extent cx="3887470" cy="236855"/>
                <wp:effectExtent l="0" t="0" r="11430" b="4445"/>
                <wp:wrapNone/>
                <wp:docPr id="965" name="docshape329"/>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4"/>
                              <w:ind w:left="429"/>
                              <w:rPr>
                                <w:rFonts w:ascii="Verdana"/>
                                <w:i/>
                                <w:color w:val="000000"/>
                                <w:sz w:val="17"/>
                              </w:rPr>
                            </w:pPr>
                            <w:r>
                              <w:rPr>
                                <w:rFonts w:ascii="Verdana"/>
                                <w:i/>
                                <w:color w:val="454C5B"/>
                                <w:w w:val="90"/>
                                <w:sz w:val="17"/>
                              </w:rPr>
                              <w:t>How</w:t>
                            </w:r>
                            <w:r>
                              <w:rPr>
                                <w:rFonts w:ascii="Verdana"/>
                                <w:i/>
                                <w:color w:val="454C5B"/>
                                <w:spacing w:val="-4"/>
                                <w:w w:val="90"/>
                                <w:sz w:val="17"/>
                              </w:rPr>
                              <w:t xml:space="preserve"> </w:t>
                            </w:r>
                            <w:r>
                              <w:rPr>
                                <w:rFonts w:ascii="Verdana"/>
                                <w:i/>
                                <w:color w:val="454C5B"/>
                                <w:w w:val="90"/>
                                <w:sz w:val="17"/>
                              </w:rPr>
                              <w:t>clear</w:t>
                            </w:r>
                            <w:r>
                              <w:rPr>
                                <w:rFonts w:ascii="Verdana"/>
                                <w:i/>
                                <w:color w:val="454C5B"/>
                                <w:spacing w:val="-4"/>
                                <w:w w:val="90"/>
                                <w:sz w:val="17"/>
                              </w:rPr>
                              <w:t xml:space="preserve"> </w:t>
                            </w:r>
                            <w:r>
                              <w:rPr>
                                <w:rFonts w:ascii="Verdana"/>
                                <w:i/>
                                <w:color w:val="454C5B"/>
                                <w:w w:val="90"/>
                                <w:sz w:val="17"/>
                              </w:rPr>
                              <w:t>are</w:t>
                            </w:r>
                            <w:r>
                              <w:rPr>
                                <w:rFonts w:ascii="Verdana"/>
                                <w:i/>
                                <w:color w:val="454C5B"/>
                                <w:spacing w:val="-3"/>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on</w:t>
                            </w:r>
                            <w:r>
                              <w:rPr>
                                <w:rFonts w:ascii="Verdana"/>
                                <w:i/>
                                <w:color w:val="454C5B"/>
                                <w:spacing w:val="-4"/>
                                <w:w w:val="90"/>
                                <w:sz w:val="17"/>
                              </w:rPr>
                              <w:t xml:space="preserve"> </w:t>
                            </w:r>
                            <w:r>
                              <w:rPr>
                                <w:rFonts w:ascii="Verdana"/>
                                <w:i/>
                                <w:color w:val="454C5B"/>
                                <w:w w:val="90"/>
                                <w:sz w:val="17"/>
                              </w:rPr>
                              <w:t>the</w:t>
                            </w:r>
                            <w:r>
                              <w:rPr>
                                <w:rFonts w:ascii="Verdana"/>
                                <w:i/>
                                <w:color w:val="454C5B"/>
                                <w:spacing w:val="-3"/>
                                <w:w w:val="90"/>
                                <w:sz w:val="17"/>
                              </w:rPr>
                              <w:t xml:space="preserve"> </w:t>
                            </w:r>
                            <w:r>
                              <w:rPr>
                                <w:rFonts w:ascii="Verdana"/>
                                <w:i/>
                                <w:color w:val="454C5B"/>
                                <w:w w:val="90"/>
                                <w:sz w:val="17"/>
                              </w:rPr>
                              <w:t>potential</w:t>
                            </w:r>
                            <w:r>
                              <w:rPr>
                                <w:rFonts w:ascii="Verdana"/>
                                <w:i/>
                                <w:color w:val="454C5B"/>
                                <w:spacing w:val="-4"/>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cases</w:t>
                            </w:r>
                            <w:r>
                              <w:rPr>
                                <w:rFonts w:ascii="Verdana"/>
                                <w:i/>
                                <w:color w:val="454C5B"/>
                                <w:spacing w:val="-4"/>
                                <w:w w:val="90"/>
                                <w:sz w:val="17"/>
                              </w:rPr>
                              <w:t xml:space="preserve"> </w:t>
                            </w:r>
                            <w:r>
                              <w:rPr>
                                <w:rFonts w:ascii="Verdana"/>
                                <w:i/>
                                <w:color w:val="454C5B"/>
                                <w:w w:val="90"/>
                                <w:sz w:val="17"/>
                              </w:rPr>
                              <w:t>of</w:t>
                            </w:r>
                            <w:r>
                              <w:rPr>
                                <w:rFonts w:ascii="Verdana"/>
                                <w:i/>
                                <w:color w:val="454C5B"/>
                                <w:spacing w:val="-4"/>
                                <w:w w:val="90"/>
                                <w:sz w:val="17"/>
                              </w:rPr>
                              <w:t xml:space="preserve"> </w:t>
                            </w:r>
                            <w:r>
                              <w:rPr>
                                <w:rFonts w:ascii="Verdana"/>
                                <w:i/>
                                <w:color w:val="454C5B"/>
                                <w:w w:val="90"/>
                                <w:sz w:val="17"/>
                              </w:rPr>
                              <w:t>AI</w:t>
                            </w:r>
                            <w:r>
                              <w:rPr>
                                <w:rFonts w:ascii="Verdana"/>
                                <w:i/>
                                <w:color w:val="454C5B"/>
                                <w:spacing w:val="-3"/>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spacing w:val="-2"/>
                                <w:w w:val="90"/>
                                <w:sz w:val="17"/>
                              </w:rPr>
                              <w:t>cybersecurity?</w:t>
                            </w:r>
                          </w:p>
                        </w:txbxContent>
                      </wps:txbx>
                      <wps:bodyPr rot="0" vert="horz" wrap="square" lIns="0" tIns="0" rIns="0" bIns="0" anchor="t" anchorCtr="0" upright="1">
                        <a:noAutofit/>
                      </wps:bodyPr>
                    </wps:wsp>
                  </a:graphicData>
                </a:graphic>
              </wp:anchor>
            </w:drawing>
          </mc:Choice>
          <mc:Fallback>
            <w:pict>
              <v:shape id="docshape329" o:spid="_x0000_s1026" o:spt="202" type="#_x0000_t202" style="position:absolute;left:0pt;margin-left:234.55pt;margin-top:18.4pt;height:18.65pt;width:306.1pt;mso-position-horizontal-relative:page;z-index:251966464;mso-width-relative:page;mso-height-relative:page;" fillcolor="#EEF3F8" filled="t" stroked="f" coordsize="21600,21600" o:gfxdata="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DH3jV2AAAAAoBAAAPAAAAAAAAAAEAIAAAACIAAABkcnMvZG93bnJl&#10;di54bWxQSwECFAAUAAAACACHTuJAI7VhA/0BAAAABAAADgAAAAAAAAABACAAAAAnAQAAZHJzL2Uy&#10;b0RvYy54bWxQSwUGAAAAAAYABgBZAQAAlgUAAAAA&#10;">
                <v:fill on="t" focussize="0,0"/>
                <v:stroke on="f"/>
                <v:imagedata o:title=""/>
                <o:lock v:ext="edit" aspectratio="f"/>
                <v:textbox inset="0mm,0mm,0mm,0mm">
                  <w:txbxContent>
                    <w:p>
                      <w:pPr>
                        <w:spacing w:before="54"/>
                        <w:ind w:left="429"/>
                        <w:rPr>
                          <w:rFonts w:ascii="Verdana"/>
                          <w:i/>
                          <w:color w:val="000000"/>
                          <w:sz w:val="17"/>
                        </w:rPr>
                      </w:pPr>
                      <w:r>
                        <w:rPr>
                          <w:rFonts w:ascii="Verdana"/>
                          <w:i/>
                          <w:color w:val="454C5B"/>
                          <w:w w:val="90"/>
                          <w:sz w:val="17"/>
                        </w:rPr>
                        <w:t>How</w:t>
                      </w:r>
                      <w:r>
                        <w:rPr>
                          <w:rFonts w:ascii="Verdana"/>
                          <w:i/>
                          <w:color w:val="454C5B"/>
                          <w:spacing w:val="-4"/>
                          <w:w w:val="90"/>
                          <w:sz w:val="17"/>
                        </w:rPr>
                        <w:t xml:space="preserve"> </w:t>
                      </w:r>
                      <w:r>
                        <w:rPr>
                          <w:rFonts w:ascii="Verdana"/>
                          <w:i/>
                          <w:color w:val="454C5B"/>
                          <w:w w:val="90"/>
                          <w:sz w:val="17"/>
                        </w:rPr>
                        <w:t>clear</w:t>
                      </w:r>
                      <w:r>
                        <w:rPr>
                          <w:rFonts w:ascii="Verdana"/>
                          <w:i/>
                          <w:color w:val="454C5B"/>
                          <w:spacing w:val="-4"/>
                          <w:w w:val="90"/>
                          <w:sz w:val="17"/>
                        </w:rPr>
                        <w:t xml:space="preserve"> </w:t>
                      </w:r>
                      <w:r>
                        <w:rPr>
                          <w:rFonts w:ascii="Verdana"/>
                          <w:i/>
                          <w:color w:val="454C5B"/>
                          <w:w w:val="90"/>
                          <w:sz w:val="17"/>
                        </w:rPr>
                        <w:t>are</w:t>
                      </w:r>
                      <w:r>
                        <w:rPr>
                          <w:rFonts w:ascii="Verdana"/>
                          <w:i/>
                          <w:color w:val="454C5B"/>
                          <w:spacing w:val="-3"/>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on</w:t>
                      </w:r>
                      <w:r>
                        <w:rPr>
                          <w:rFonts w:ascii="Verdana"/>
                          <w:i/>
                          <w:color w:val="454C5B"/>
                          <w:spacing w:val="-4"/>
                          <w:w w:val="90"/>
                          <w:sz w:val="17"/>
                        </w:rPr>
                        <w:t xml:space="preserve"> </w:t>
                      </w:r>
                      <w:r>
                        <w:rPr>
                          <w:rFonts w:ascii="Verdana"/>
                          <w:i/>
                          <w:color w:val="454C5B"/>
                          <w:w w:val="90"/>
                          <w:sz w:val="17"/>
                        </w:rPr>
                        <w:t>the</w:t>
                      </w:r>
                      <w:r>
                        <w:rPr>
                          <w:rFonts w:ascii="Verdana"/>
                          <w:i/>
                          <w:color w:val="454C5B"/>
                          <w:spacing w:val="-3"/>
                          <w:w w:val="90"/>
                          <w:sz w:val="17"/>
                        </w:rPr>
                        <w:t xml:space="preserve"> </w:t>
                      </w:r>
                      <w:r>
                        <w:rPr>
                          <w:rFonts w:ascii="Verdana"/>
                          <w:i/>
                          <w:color w:val="454C5B"/>
                          <w:w w:val="90"/>
                          <w:sz w:val="17"/>
                        </w:rPr>
                        <w:t>potential</w:t>
                      </w:r>
                      <w:r>
                        <w:rPr>
                          <w:rFonts w:ascii="Verdana"/>
                          <w:i/>
                          <w:color w:val="454C5B"/>
                          <w:spacing w:val="-4"/>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cases</w:t>
                      </w:r>
                      <w:r>
                        <w:rPr>
                          <w:rFonts w:ascii="Verdana"/>
                          <w:i/>
                          <w:color w:val="454C5B"/>
                          <w:spacing w:val="-4"/>
                          <w:w w:val="90"/>
                          <w:sz w:val="17"/>
                        </w:rPr>
                        <w:t xml:space="preserve"> </w:t>
                      </w:r>
                      <w:r>
                        <w:rPr>
                          <w:rFonts w:ascii="Verdana"/>
                          <w:i/>
                          <w:color w:val="454C5B"/>
                          <w:w w:val="90"/>
                          <w:sz w:val="17"/>
                        </w:rPr>
                        <w:t>of</w:t>
                      </w:r>
                      <w:r>
                        <w:rPr>
                          <w:rFonts w:ascii="Verdana"/>
                          <w:i/>
                          <w:color w:val="454C5B"/>
                          <w:spacing w:val="-4"/>
                          <w:w w:val="90"/>
                          <w:sz w:val="17"/>
                        </w:rPr>
                        <w:t xml:space="preserve"> </w:t>
                      </w:r>
                      <w:r>
                        <w:rPr>
                          <w:rFonts w:ascii="Verdana"/>
                          <w:i/>
                          <w:color w:val="454C5B"/>
                          <w:w w:val="90"/>
                          <w:sz w:val="17"/>
                        </w:rPr>
                        <w:t>AI</w:t>
                      </w:r>
                      <w:r>
                        <w:rPr>
                          <w:rFonts w:ascii="Verdana"/>
                          <w:i/>
                          <w:color w:val="454C5B"/>
                          <w:spacing w:val="-3"/>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spacing w:val="-2"/>
                          <w:w w:val="90"/>
                          <w:sz w:val="17"/>
                        </w:rPr>
                        <w:t>cybersecurity?</w:t>
                      </w:r>
                    </w:p>
                  </w:txbxContent>
                </v:textbox>
              </v:shape>
            </w:pict>
          </mc:Fallback>
        </mc:AlternateContent>
      </w:r>
      <w:r>
        <w:drawing>
          <wp:anchor distT="0" distB="0" distL="0" distR="0" simplePos="0" relativeHeight="251966464" behindDoc="0" locked="0" layoutInCell="1" allowOverlap="1">
            <wp:simplePos x="0" y="0"/>
            <wp:positionH relativeFrom="page">
              <wp:posOffset>2971165</wp:posOffset>
            </wp:positionH>
            <wp:positionV relativeFrom="paragraph">
              <wp:posOffset>595630</wp:posOffset>
            </wp:positionV>
            <wp:extent cx="1844040" cy="1844040"/>
            <wp:effectExtent l="0" t="0" r="10160" b="10160"/>
            <wp:wrapNone/>
            <wp:docPr id="966"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34.png"/>
                    <pic:cNvPicPr>
                      <a:picLocks noChangeAspect="1"/>
                    </pic:cNvPicPr>
                  </pic:nvPicPr>
                  <pic:blipFill>
                    <a:blip r:embed="rId66" cstate="print"/>
                    <a:stretch>
                      <a:fillRect/>
                    </a:stretch>
                  </pic:blipFill>
                  <pic:spPr>
                    <a:xfrm>
                      <a:off x="0" y="0"/>
                      <a:ext cx="1844311" cy="1844294"/>
                    </a:xfrm>
                    <a:prstGeom prst="rect">
                      <a:avLst/>
                    </a:prstGeom>
                  </pic:spPr>
                </pic:pic>
              </a:graphicData>
            </a:graphic>
          </wp:anchor>
        </w:drawing>
      </w:r>
      <w:r>
        <w:rPr>
          <w:w w:val="115"/>
        </w:rPr>
        <w:t>The</w:t>
      </w:r>
      <w:r>
        <w:rPr>
          <w:spacing w:val="-13"/>
          <w:w w:val="115"/>
        </w:rPr>
        <w:t xml:space="preserve"> </w:t>
      </w:r>
      <w:r>
        <w:rPr>
          <w:w w:val="115"/>
        </w:rPr>
        <w:t>understanding</w:t>
      </w:r>
      <w:r>
        <w:rPr>
          <w:spacing w:val="-13"/>
          <w:w w:val="115"/>
        </w:rPr>
        <w:t xml:space="preserve"> </w:t>
      </w:r>
      <w:r>
        <w:rPr>
          <w:w w:val="115"/>
        </w:rPr>
        <w:t>of</w:t>
      </w:r>
      <w:r>
        <w:rPr>
          <w:spacing w:val="-13"/>
          <w:w w:val="115"/>
        </w:rPr>
        <w:t xml:space="preserve"> </w:t>
      </w:r>
      <w:r>
        <w:rPr>
          <w:w w:val="115"/>
        </w:rPr>
        <w:t>potential AI use cases in cybersecurity shows a split perspective,</w:t>
      </w:r>
    </w:p>
    <w:p>
      <w:pPr>
        <w:pStyle w:val="6"/>
        <w:spacing w:line="276" w:lineRule="auto"/>
        <w:ind w:left="920" w:right="3774"/>
      </w:pPr>
      <w:r>
        <w:rPr>
          <w:w w:val="115"/>
        </w:rPr>
        <w:t>with professionals divided on</w:t>
      </w:r>
      <w:r>
        <w:rPr>
          <w:spacing w:val="-13"/>
          <w:w w:val="115"/>
        </w:rPr>
        <w:t xml:space="preserve"> </w:t>
      </w:r>
      <w:r>
        <w:rPr>
          <w:w w:val="115"/>
        </w:rPr>
        <w:t>their</w:t>
      </w:r>
      <w:r>
        <w:rPr>
          <w:spacing w:val="-13"/>
          <w:w w:val="115"/>
        </w:rPr>
        <w:t xml:space="preserve"> </w:t>
      </w:r>
      <w:r>
        <w:rPr>
          <w:w w:val="115"/>
        </w:rPr>
        <w:t>clarity</w:t>
      </w:r>
      <w:r>
        <w:rPr>
          <w:spacing w:val="-13"/>
          <w:w w:val="115"/>
        </w:rPr>
        <w:t xml:space="preserve"> </w:t>
      </w:r>
      <w:r>
        <w:rPr>
          <w:w w:val="115"/>
        </w:rPr>
        <w:t>regarding</w:t>
      </w:r>
      <w:r>
        <w:rPr>
          <w:spacing w:val="-13"/>
          <w:w w:val="115"/>
        </w:rPr>
        <w:t xml:space="preserve"> </w:t>
      </w:r>
      <w:r>
        <w:rPr>
          <w:w w:val="115"/>
        </w:rPr>
        <w:t>AI applications. Overall, 50% of respondents feel clear</w:t>
      </w:r>
    </w:p>
    <w:p>
      <w:pPr>
        <w:rPr>
          <w:sz w:val="16"/>
        </w:rPr>
      </w:pPr>
      <w:r>
        <w:br w:type="column"/>
      </w:r>
    </w:p>
    <w:p>
      <w:pPr>
        <w:pStyle w:val="6"/>
        <w:rPr>
          <w:sz w:val="16"/>
          <w:lang w:eastAsia="zh-CN"/>
        </w:rPr>
      </w:pPr>
    </w:p>
    <w:p>
      <w:pPr>
        <w:pStyle w:val="6"/>
        <w:rPr>
          <w:sz w:val="16"/>
          <w:lang w:eastAsia="zh-CN"/>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rPr>
          <w:sz w:val="16"/>
        </w:rPr>
      </w:pPr>
    </w:p>
    <w:p>
      <w:pPr>
        <w:pStyle w:val="6"/>
        <w:spacing w:before="3"/>
        <w:rPr>
          <w:sz w:val="18"/>
        </w:rPr>
      </w:pPr>
    </w:p>
    <w:p>
      <w:pPr>
        <w:tabs>
          <w:tab w:val="left" w:pos="764"/>
        </w:tabs>
        <w:spacing w:before="1"/>
        <w:ind w:left="97"/>
        <w:rPr>
          <w:sz w:val="12"/>
        </w:rPr>
      </w:pPr>
      <w:r>
        <w:drawing>
          <wp:inline distT="0" distB="0" distL="0" distR="0">
            <wp:extent cx="82550" cy="82550"/>
            <wp:effectExtent l="0" t="0" r="6350" b="6350"/>
            <wp:docPr id="96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image11.png"/>
                    <pic:cNvPicPr>
                      <a:picLocks noChangeAspect="1"/>
                    </pic:cNvPicPr>
                  </pic:nvPicPr>
                  <pic:blipFill>
                    <a:blip r:embed="rId59" cstate="print"/>
                    <a:stretch>
                      <a:fillRect/>
                    </a:stretch>
                  </pic:blipFill>
                  <pic:spPr>
                    <a:xfrm>
                      <a:off x="0" y="0"/>
                      <a:ext cx="82753" cy="82753"/>
                    </a:xfrm>
                    <a:prstGeom prst="rect">
                      <a:avLst/>
                    </a:prstGeom>
                  </pic:spPr>
                </pic:pic>
              </a:graphicData>
            </a:graphic>
          </wp:inline>
        </w:drawing>
      </w:r>
      <w:r>
        <w:rPr>
          <w:rFonts w:ascii="Times New Roman"/>
          <w:w w:val="115"/>
          <w:position w:val="2"/>
          <w:sz w:val="20"/>
        </w:rPr>
        <w:t xml:space="preserve"> </w:t>
      </w:r>
      <w:r>
        <w:rPr>
          <w:rFonts w:ascii="Century Gothic"/>
          <w:b/>
          <w:color w:val="141221"/>
          <w:w w:val="115"/>
          <w:position w:val="2"/>
          <w:sz w:val="12"/>
        </w:rPr>
        <w:t>6%</w:t>
      </w:r>
      <w:r>
        <w:rPr>
          <w:rFonts w:ascii="Century Gothic"/>
          <w:b/>
          <w:color w:val="141221"/>
          <w:position w:val="2"/>
          <w:sz w:val="12"/>
        </w:rPr>
        <w:tab/>
      </w:r>
      <w:r>
        <w:rPr>
          <w:color w:val="141221"/>
          <w:w w:val="115"/>
          <w:position w:val="2"/>
          <w:sz w:val="12"/>
        </w:rPr>
        <w:t>1</w:t>
      </w:r>
      <w:r>
        <w:rPr>
          <w:color w:val="141221"/>
          <w:spacing w:val="-6"/>
          <w:w w:val="115"/>
          <w:position w:val="2"/>
          <w:sz w:val="12"/>
        </w:rPr>
        <w:t xml:space="preserve"> </w:t>
      </w:r>
      <w:r>
        <w:rPr>
          <w:color w:val="141221"/>
          <w:w w:val="115"/>
          <w:position w:val="2"/>
          <w:sz w:val="12"/>
        </w:rPr>
        <w:t>(Not</w:t>
      </w:r>
      <w:r>
        <w:rPr>
          <w:color w:val="141221"/>
          <w:spacing w:val="-5"/>
          <w:w w:val="115"/>
          <w:position w:val="2"/>
          <w:sz w:val="12"/>
        </w:rPr>
        <w:t xml:space="preserve"> </w:t>
      </w:r>
      <w:r>
        <w:rPr>
          <w:color w:val="141221"/>
          <w:spacing w:val="-2"/>
          <w:w w:val="115"/>
          <w:position w:val="2"/>
          <w:sz w:val="12"/>
        </w:rPr>
        <w:t>Clear)</w:t>
      </w:r>
    </w:p>
    <w:p>
      <w:pPr>
        <w:pStyle w:val="6"/>
        <w:spacing w:before="3"/>
        <w:rPr>
          <w:sz w:val="12"/>
        </w:rPr>
      </w:pPr>
    </w:p>
    <w:p>
      <w:pPr>
        <w:tabs>
          <w:tab w:val="left" w:pos="764"/>
        </w:tabs>
        <w:ind w:left="97"/>
        <w:rPr>
          <w:sz w:val="12"/>
        </w:rPr>
      </w:pPr>
      <w:r>
        <w:drawing>
          <wp:inline distT="0" distB="0" distL="0" distR="0">
            <wp:extent cx="82550" cy="82550"/>
            <wp:effectExtent l="0" t="0" r="6350" b="6350"/>
            <wp:docPr id="96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17%</w:t>
      </w:r>
      <w:r>
        <w:rPr>
          <w:rFonts w:ascii="Century Gothic"/>
          <w:b/>
          <w:color w:val="141221"/>
          <w:position w:val="2"/>
          <w:sz w:val="12"/>
        </w:rPr>
        <w:tab/>
      </w:r>
      <w:r>
        <w:rPr>
          <w:color w:val="141221"/>
          <w:spacing w:val="-10"/>
          <w:w w:val="105"/>
          <w:position w:val="2"/>
          <w:sz w:val="12"/>
        </w:rPr>
        <w:t>2</w:t>
      </w:r>
    </w:p>
    <w:p>
      <w:pPr>
        <w:rPr>
          <w:sz w:val="12"/>
        </w:rPr>
        <w:sectPr>
          <w:pgSz w:w="12240" w:h="15840"/>
          <w:pgMar w:top="1220" w:right="0" w:bottom="860" w:left="520" w:header="0" w:footer="675" w:gutter="0"/>
          <w:cols w:equalWidth="0" w:num="2">
            <w:col w:w="7276" w:space="40"/>
            <w:col w:w="4404"/>
          </w:cols>
        </w:sectPr>
      </w:pPr>
    </w:p>
    <w:tbl>
      <w:tblPr>
        <w:tblStyle w:val="8"/>
        <w:tblW w:w="0" w:type="auto"/>
        <w:tblInd w:w="877" w:type="dxa"/>
        <w:tblLayout w:type="fixed"/>
        <w:tblCellMar>
          <w:top w:w="0" w:type="dxa"/>
          <w:left w:w="0" w:type="dxa"/>
          <w:bottom w:w="0" w:type="dxa"/>
          <w:right w:w="0" w:type="dxa"/>
        </w:tblCellMar>
      </w:tblPr>
      <w:tblGrid>
        <w:gridCol w:w="4771"/>
        <w:gridCol w:w="2339"/>
        <w:gridCol w:w="894"/>
      </w:tblGrid>
      <w:tr>
        <w:tblPrEx>
          <w:tblCellMar>
            <w:top w:w="0" w:type="dxa"/>
            <w:left w:w="0" w:type="dxa"/>
            <w:bottom w:w="0" w:type="dxa"/>
            <w:right w:w="0" w:type="dxa"/>
          </w:tblCellMar>
        </w:tblPrEx>
        <w:trPr>
          <w:trHeight w:val="268" w:hRule="atLeast"/>
        </w:trPr>
        <w:tc>
          <w:tcPr>
            <w:tcW w:w="4771" w:type="dxa"/>
          </w:tcPr>
          <w:p>
            <w:pPr>
              <w:pStyle w:val="13"/>
              <w:spacing w:before="0" w:line="239" w:lineRule="exact"/>
              <w:rPr>
                <w:sz w:val="20"/>
              </w:rPr>
            </w:pPr>
            <w:r>
              <w:rPr>
                <w:w w:val="115"/>
                <w:sz w:val="20"/>
              </w:rPr>
              <w:t>about</w:t>
            </w:r>
            <w:r>
              <w:rPr>
                <w:spacing w:val="-1"/>
                <w:w w:val="115"/>
                <w:sz w:val="20"/>
              </w:rPr>
              <w:t xml:space="preserve"> </w:t>
            </w:r>
            <w:r>
              <w:rPr>
                <w:w w:val="115"/>
                <w:sz w:val="20"/>
              </w:rPr>
              <w:t>AI</w:t>
            </w:r>
            <w:r>
              <w:rPr>
                <w:spacing w:val="-1"/>
                <w:w w:val="115"/>
                <w:sz w:val="20"/>
              </w:rPr>
              <w:t xml:space="preserve"> </w:t>
            </w:r>
            <w:r>
              <w:rPr>
                <w:w w:val="115"/>
                <w:sz w:val="20"/>
              </w:rPr>
              <w:t>use</w:t>
            </w:r>
            <w:r>
              <w:rPr>
                <w:spacing w:val="-1"/>
                <w:w w:val="115"/>
                <w:sz w:val="20"/>
              </w:rPr>
              <w:t xml:space="preserve"> </w:t>
            </w:r>
            <w:r>
              <w:rPr>
                <w:w w:val="115"/>
                <w:sz w:val="20"/>
              </w:rPr>
              <w:t>cases,</w:t>
            </w:r>
            <w:r>
              <w:rPr>
                <w:spacing w:val="-1"/>
                <w:w w:val="115"/>
                <w:sz w:val="20"/>
              </w:rPr>
              <w:t xml:space="preserve"> </w:t>
            </w:r>
            <w:r>
              <w:rPr>
                <w:w w:val="115"/>
                <w:sz w:val="20"/>
              </w:rPr>
              <w:t>with</w:t>
            </w:r>
            <w:r>
              <w:rPr>
                <w:spacing w:val="-1"/>
                <w:w w:val="115"/>
                <w:sz w:val="20"/>
              </w:rPr>
              <w:t xml:space="preserve"> </w:t>
            </w:r>
            <w:r>
              <w:rPr>
                <w:spacing w:val="-5"/>
                <w:w w:val="115"/>
                <w:sz w:val="20"/>
              </w:rPr>
              <w:t>25%</w:t>
            </w:r>
          </w:p>
        </w:tc>
        <w:tc>
          <w:tcPr>
            <w:tcW w:w="2339" w:type="dxa"/>
          </w:tcPr>
          <w:p>
            <w:pPr>
              <w:pStyle w:val="13"/>
              <w:spacing w:before="24"/>
              <w:ind w:left="0" w:right="98"/>
              <w:jc w:val="right"/>
              <w:rPr>
                <w:rFonts w:ascii="Century Gothic"/>
                <w:b/>
                <w:sz w:val="12"/>
              </w:rPr>
            </w:pPr>
            <w:r>
              <w:drawing>
                <wp:inline distT="0" distB="0" distL="0" distR="0">
                  <wp:extent cx="81915" cy="81915"/>
                  <wp:effectExtent l="0" t="0" r="6985" b="6985"/>
                  <wp:docPr id="96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image12.png"/>
                          <pic:cNvPicPr>
                            <a:picLocks noChangeAspect="1"/>
                          </pic:cNvPicPr>
                        </pic:nvPicPr>
                        <pic:blipFill>
                          <a:blip r:embed="rId67" cstate="print"/>
                          <a:stretch>
                            <a:fillRect/>
                          </a:stretch>
                        </pic:blipFill>
                        <pic:spPr>
                          <a:xfrm>
                            <a:off x="0" y="0"/>
                            <a:ext cx="82295" cy="82296"/>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27%</w:t>
            </w:r>
          </w:p>
        </w:tc>
        <w:tc>
          <w:tcPr>
            <w:tcW w:w="894" w:type="dxa"/>
          </w:tcPr>
          <w:p>
            <w:pPr>
              <w:pStyle w:val="13"/>
              <w:spacing w:before="35"/>
              <w:ind w:left="100"/>
              <w:rPr>
                <w:sz w:val="12"/>
              </w:rPr>
            </w:pPr>
            <w:r>
              <w:rPr>
                <w:color w:val="141221"/>
                <w:w w:val="110"/>
                <w:sz w:val="12"/>
              </w:rPr>
              <w:t>3</w:t>
            </w:r>
            <w:r>
              <w:rPr>
                <w:color w:val="141221"/>
                <w:spacing w:val="-3"/>
                <w:w w:val="110"/>
                <w:sz w:val="12"/>
              </w:rPr>
              <w:t xml:space="preserve"> </w:t>
            </w:r>
            <w:r>
              <w:rPr>
                <w:color w:val="141221"/>
                <w:spacing w:val="-2"/>
                <w:w w:val="110"/>
                <w:sz w:val="12"/>
              </w:rPr>
              <w:t>(Neutral)</w:t>
            </w: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w w:val="115"/>
                <w:sz w:val="20"/>
              </w:rPr>
              <w:t>somewhat</w:t>
            </w:r>
            <w:r>
              <w:rPr>
                <w:spacing w:val="-10"/>
                <w:w w:val="115"/>
                <w:sz w:val="20"/>
              </w:rPr>
              <w:t xml:space="preserve"> </w:t>
            </w:r>
            <w:r>
              <w:rPr>
                <w:w w:val="115"/>
                <w:sz w:val="20"/>
              </w:rPr>
              <w:t>clear</w:t>
            </w:r>
            <w:r>
              <w:rPr>
                <w:spacing w:val="-9"/>
                <w:w w:val="115"/>
                <w:sz w:val="20"/>
              </w:rPr>
              <w:t xml:space="preserve"> </w:t>
            </w:r>
            <w:r>
              <w:rPr>
                <w:w w:val="115"/>
                <w:sz w:val="20"/>
              </w:rPr>
              <w:t>and</w:t>
            </w:r>
            <w:r>
              <w:rPr>
                <w:spacing w:val="-10"/>
                <w:w w:val="115"/>
                <w:sz w:val="20"/>
              </w:rPr>
              <w:t xml:space="preserve"> </w:t>
            </w:r>
            <w:r>
              <w:rPr>
                <w:spacing w:val="-2"/>
                <w:w w:val="115"/>
                <w:sz w:val="20"/>
              </w:rPr>
              <w:t>another</w:t>
            </w:r>
          </w:p>
        </w:tc>
        <w:tc>
          <w:tcPr>
            <w:tcW w:w="2339" w:type="dxa"/>
          </w:tcPr>
          <w:p>
            <w:pPr>
              <w:pStyle w:val="13"/>
              <w:spacing w:before="61"/>
              <w:ind w:left="0" w:right="98"/>
              <w:jc w:val="right"/>
              <w:rPr>
                <w:rFonts w:ascii="Century Gothic"/>
                <w:b/>
                <w:sz w:val="12"/>
              </w:rPr>
            </w:pPr>
            <w:r>
              <w:drawing>
                <wp:inline distT="0" distB="0" distL="0" distR="0">
                  <wp:extent cx="81915" cy="81915"/>
                  <wp:effectExtent l="0" t="0" r="6985" b="6985"/>
                  <wp:docPr id="97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image8.png"/>
                          <pic:cNvPicPr>
                            <a:picLocks noChangeAspect="1"/>
                          </pic:cNvPicPr>
                        </pic:nvPicPr>
                        <pic:blipFill>
                          <a:blip r:embed="rId57" cstate="print"/>
                          <a:stretch>
                            <a:fillRect/>
                          </a:stretch>
                        </pic:blipFill>
                        <pic:spPr>
                          <a:xfrm>
                            <a:off x="0" y="0"/>
                            <a:ext cx="82295" cy="82296"/>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25%</w:t>
            </w:r>
          </w:p>
        </w:tc>
        <w:tc>
          <w:tcPr>
            <w:tcW w:w="894" w:type="dxa"/>
          </w:tcPr>
          <w:p>
            <w:pPr>
              <w:pStyle w:val="13"/>
              <w:spacing w:before="72"/>
              <w:ind w:left="100"/>
              <w:rPr>
                <w:sz w:val="12"/>
              </w:rPr>
            </w:pPr>
            <w:r>
              <w:rPr>
                <w:color w:val="141221"/>
                <w:w w:val="126"/>
                <w:sz w:val="12"/>
              </w:rPr>
              <w:t>4</w:t>
            </w: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spacing w:val="-2"/>
                <w:w w:val="115"/>
                <w:sz w:val="20"/>
              </w:rPr>
              <w:t>25%</w:t>
            </w:r>
            <w:r>
              <w:rPr>
                <w:spacing w:val="-4"/>
                <w:w w:val="115"/>
                <w:sz w:val="20"/>
              </w:rPr>
              <w:t xml:space="preserve"> </w:t>
            </w:r>
            <w:r>
              <w:rPr>
                <w:spacing w:val="-2"/>
                <w:w w:val="115"/>
                <w:sz w:val="20"/>
              </w:rPr>
              <w:t>very</w:t>
            </w:r>
            <w:r>
              <w:rPr>
                <w:spacing w:val="-3"/>
                <w:w w:val="115"/>
                <w:sz w:val="20"/>
              </w:rPr>
              <w:t xml:space="preserve"> </w:t>
            </w:r>
            <w:r>
              <w:rPr>
                <w:spacing w:val="-2"/>
                <w:w w:val="115"/>
                <w:sz w:val="20"/>
              </w:rPr>
              <w:t>clear.</w:t>
            </w:r>
            <w:r>
              <w:rPr>
                <w:spacing w:val="-3"/>
                <w:w w:val="115"/>
                <w:sz w:val="20"/>
              </w:rPr>
              <w:t xml:space="preserve"> </w:t>
            </w:r>
            <w:r>
              <w:rPr>
                <w:spacing w:val="-2"/>
                <w:w w:val="115"/>
                <w:sz w:val="20"/>
              </w:rPr>
              <w:t>However,</w:t>
            </w:r>
            <w:r>
              <w:rPr>
                <w:spacing w:val="-3"/>
                <w:w w:val="115"/>
                <w:sz w:val="20"/>
              </w:rPr>
              <w:t xml:space="preserve"> </w:t>
            </w:r>
            <w:r>
              <w:rPr>
                <w:spacing w:val="-5"/>
                <w:w w:val="115"/>
                <w:sz w:val="20"/>
              </w:rPr>
              <w:t>the</w:t>
            </w:r>
          </w:p>
        </w:tc>
        <w:tc>
          <w:tcPr>
            <w:tcW w:w="2339" w:type="dxa"/>
          </w:tcPr>
          <w:p>
            <w:pPr>
              <w:pStyle w:val="13"/>
              <w:spacing w:before="86"/>
              <w:ind w:left="0" w:right="98"/>
              <w:jc w:val="right"/>
              <w:rPr>
                <w:rFonts w:ascii="Century Gothic"/>
                <w:b/>
                <w:sz w:val="12"/>
              </w:rPr>
            </w:pPr>
            <w:r>
              <w:drawing>
                <wp:inline distT="0" distB="0" distL="0" distR="0">
                  <wp:extent cx="82550" cy="82550"/>
                  <wp:effectExtent l="0" t="0" r="6350" b="6350"/>
                  <wp:docPr id="97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image31.png"/>
                          <pic:cNvPicPr>
                            <a:picLocks noChangeAspect="1"/>
                          </pic:cNvPicPr>
                        </pic:nvPicPr>
                        <pic:blipFill>
                          <a:blip r:embed="rId60" cstate="print"/>
                          <a:stretch>
                            <a:fillRect/>
                          </a:stretch>
                        </pic:blipFill>
                        <pic:spPr>
                          <a:xfrm>
                            <a:off x="0" y="0"/>
                            <a:ext cx="82581" cy="82581"/>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25%</w:t>
            </w:r>
          </w:p>
        </w:tc>
        <w:tc>
          <w:tcPr>
            <w:tcW w:w="894" w:type="dxa"/>
          </w:tcPr>
          <w:p>
            <w:pPr>
              <w:pStyle w:val="13"/>
              <w:spacing w:before="97"/>
              <w:ind w:left="100"/>
              <w:rPr>
                <w:sz w:val="12"/>
              </w:rPr>
            </w:pPr>
            <w:r>
              <w:rPr>
                <w:color w:val="141221"/>
                <w:w w:val="110"/>
                <w:sz w:val="12"/>
              </w:rPr>
              <w:t>5</w:t>
            </w:r>
            <w:r>
              <w:rPr>
                <w:color w:val="141221"/>
                <w:spacing w:val="-2"/>
                <w:w w:val="110"/>
                <w:sz w:val="12"/>
              </w:rPr>
              <w:t xml:space="preserve"> </w:t>
            </w:r>
            <w:r>
              <w:rPr>
                <w:color w:val="141221"/>
                <w:w w:val="110"/>
                <w:sz w:val="12"/>
              </w:rPr>
              <w:t>(Very</w:t>
            </w:r>
            <w:r>
              <w:rPr>
                <w:color w:val="141221"/>
                <w:spacing w:val="-2"/>
                <w:w w:val="110"/>
                <w:sz w:val="12"/>
              </w:rPr>
              <w:t xml:space="preserve"> Clear)</w:t>
            </w: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w w:val="115"/>
                <w:sz w:val="20"/>
              </w:rPr>
              <w:t>other</w:t>
            </w:r>
            <w:r>
              <w:rPr>
                <w:spacing w:val="-12"/>
                <w:w w:val="115"/>
                <w:sz w:val="20"/>
              </w:rPr>
              <w:t xml:space="preserve"> </w:t>
            </w:r>
            <w:r>
              <w:rPr>
                <w:w w:val="115"/>
                <w:sz w:val="20"/>
              </w:rPr>
              <w:t>half</w:t>
            </w:r>
            <w:r>
              <w:rPr>
                <w:spacing w:val="-12"/>
                <w:w w:val="115"/>
                <w:sz w:val="20"/>
              </w:rPr>
              <w:t xml:space="preserve"> </w:t>
            </w:r>
            <w:r>
              <w:rPr>
                <w:w w:val="115"/>
                <w:sz w:val="20"/>
              </w:rPr>
              <w:t>of</w:t>
            </w:r>
            <w:r>
              <w:rPr>
                <w:spacing w:val="-11"/>
                <w:w w:val="115"/>
                <w:sz w:val="20"/>
              </w:rPr>
              <w:t xml:space="preserve"> </w:t>
            </w:r>
            <w:r>
              <w:rPr>
                <w:w w:val="115"/>
                <w:sz w:val="20"/>
              </w:rPr>
              <w:t>the</w:t>
            </w:r>
            <w:r>
              <w:rPr>
                <w:spacing w:val="-12"/>
                <w:w w:val="115"/>
                <w:sz w:val="20"/>
              </w:rPr>
              <w:t xml:space="preserve"> </w:t>
            </w:r>
            <w:r>
              <w:rPr>
                <w:spacing w:val="-2"/>
                <w:w w:val="115"/>
                <w:sz w:val="20"/>
              </w:rPr>
              <w:t>respondents</w:t>
            </w:r>
          </w:p>
        </w:tc>
        <w:tc>
          <w:tcPr>
            <w:tcW w:w="3233" w:type="dxa"/>
            <w:gridSpan w:val="2"/>
            <w:vMerge w:val="restart"/>
          </w:tcPr>
          <w:p>
            <w:pPr>
              <w:pStyle w:val="13"/>
              <w:spacing w:before="0"/>
              <w:ind w:left="0"/>
              <w:rPr>
                <w:rFonts w:ascii="Times New Roman"/>
                <w:sz w:val="18"/>
              </w:rPr>
            </w:pP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w w:val="115"/>
                <w:sz w:val="20"/>
              </w:rPr>
              <w:t>express</w:t>
            </w:r>
            <w:r>
              <w:rPr>
                <w:spacing w:val="1"/>
                <w:w w:val="115"/>
                <w:sz w:val="20"/>
              </w:rPr>
              <w:t xml:space="preserve"> </w:t>
            </w:r>
            <w:r>
              <w:rPr>
                <w:w w:val="115"/>
                <w:sz w:val="20"/>
              </w:rPr>
              <w:t>less</w:t>
            </w:r>
            <w:r>
              <w:rPr>
                <w:spacing w:val="2"/>
                <w:w w:val="115"/>
                <w:sz w:val="20"/>
              </w:rPr>
              <w:t xml:space="preserve"> </w:t>
            </w:r>
            <w:r>
              <w:rPr>
                <w:w w:val="115"/>
                <w:sz w:val="20"/>
              </w:rPr>
              <w:t>certainty,</w:t>
            </w:r>
            <w:r>
              <w:rPr>
                <w:spacing w:val="1"/>
                <w:w w:val="115"/>
                <w:sz w:val="20"/>
              </w:rPr>
              <w:t xml:space="preserve"> </w:t>
            </w:r>
            <w:r>
              <w:rPr>
                <w:spacing w:val="-4"/>
                <w:w w:val="115"/>
                <w:sz w:val="20"/>
              </w:rPr>
              <w:t>with</w:t>
            </w:r>
          </w:p>
        </w:tc>
        <w:tc>
          <w:tcPr>
            <w:tcW w:w="3233" w:type="dxa"/>
            <w:gridSpan w:val="2"/>
            <w:vMerge w:val="continue"/>
            <w:tcBorders>
              <w:top w:val="nil"/>
            </w:tcBorders>
          </w:tcPr>
          <w:p>
            <w:pPr>
              <w:rPr>
                <w:sz w:val="2"/>
                <w:szCs w:val="2"/>
              </w:rPr>
            </w:pP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spacing w:val="-2"/>
                <w:w w:val="115"/>
                <w:sz w:val="20"/>
              </w:rPr>
              <w:t>27%</w:t>
            </w:r>
            <w:r>
              <w:rPr>
                <w:spacing w:val="-7"/>
                <w:w w:val="115"/>
                <w:sz w:val="20"/>
              </w:rPr>
              <w:t xml:space="preserve"> </w:t>
            </w:r>
            <w:r>
              <w:rPr>
                <w:spacing w:val="-2"/>
                <w:w w:val="115"/>
                <w:sz w:val="20"/>
              </w:rPr>
              <w:t>neutral,</w:t>
            </w:r>
            <w:r>
              <w:rPr>
                <w:spacing w:val="-6"/>
                <w:w w:val="115"/>
                <w:sz w:val="20"/>
              </w:rPr>
              <w:t xml:space="preserve"> </w:t>
            </w:r>
            <w:r>
              <w:rPr>
                <w:spacing w:val="-2"/>
                <w:w w:val="115"/>
                <w:sz w:val="20"/>
              </w:rPr>
              <w:t>17%</w:t>
            </w:r>
            <w:r>
              <w:rPr>
                <w:spacing w:val="-7"/>
                <w:w w:val="115"/>
                <w:sz w:val="20"/>
              </w:rPr>
              <w:t xml:space="preserve"> </w:t>
            </w:r>
            <w:r>
              <w:rPr>
                <w:spacing w:val="-2"/>
                <w:w w:val="115"/>
                <w:sz w:val="20"/>
              </w:rPr>
              <w:t>somewhat</w:t>
            </w:r>
          </w:p>
        </w:tc>
        <w:tc>
          <w:tcPr>
            <w:tcW w:w="3233" w:type="dxa"/>
            <w:gridSpan w:val="2"/>
            <w:vMerge w:val="continue"/>
            <w:tcBorders>
              <w:top w:val="nil"/>
            </w:tcBorders>
          </w:tcPr>
          <w:p>
            <w:pPr>
              <w:rPr>
                <w:sz w:val="2"/>
                <w:szCs w:val="2"/>
              </w:rPr>
            </w:pPr>
          </w:p>
        </w:tc>
      </w:tr>
      <w:tr>
        <w:tblPrEx>
          <w:tblCellMar>
            <w:top w:w="0" w:type="dxa"/>
            <w:left w:w="0" w:type="dxa"/>
            <w:bottom w:w="0" w:type="dxa"/>
            <w:right w:w="0" w:type="dxa"/>
          </w:tblCellMar>
        </w:tblPrEx>
        <w:trPr>
          <w:trHeight w:val="280" w:hRule="atLeast"/>
        </w:trPr>
        <w:tc>
          <w:tcPr>
            <w:tcW w:w="4771" w:type="dxa"/>
          </w:tcPr>
          <w:p>
            <w:pPr>
              <w:pStyle w:val="13"/>
              <w:spacing w:before="7"/>
              <w:rPr>
                <w:sz w:val="20"/>
              </w:rPr>
            </w:pPr>
            <w:r>
              <w:rPr>
                <w:w w:val="115"/>
                <w:sz w:val="20"/>
              </w:rPr>
              <w:t>unclear,</w:t>
            </w:r>
            <w:r>
              <w:rPr>
                <w:spacing w:val="-9"/>
                <w:w w:val="115"/>
                <w:sz w:val="20"/>
              </w:rPr>
              <w:t xml:space="preserve"> </w:t>
            </w:r>
            <w:r>
              <w:rPr>
                <w:w w:val="115"/>
                <w:sz w:val="20"/>
              </w:rPr>
              <w:t>and</w:t>
            </w:r>
            <w:r>
              <w:rPr>
                <w:spacing w:val="-8"/>
                <w:w w:val="115"/>
                <w:sz w:val="20"/>
              </w:rPr>
              <w:t xml:space="preserve"> </w:t>
            </w:r>
            <w:r>
              <w:rPr>
                <w:w w:val="115"/>
                <w:sz w:val="20"/>
              </w:rPr>
              <w:t>6%</w:t>
            </w:r>
            <w:r>
              <w:rPr>
                <w:spacing w:val="-9"/>
                <w:w w:val="115"/>
                <w:sz w:val="20"/>
              </w:rPr>
              <w:t xml:space="preserve"> </w:t>
            </w:r>
            <w:r>
              <w:rPr>
                <w:w w:val="115"/>
                <w:sz w:val="20"/>
              </w:rPr>
              <w:t>very</w:t>
            </w:r>
            <w:r>
              <w:rPr>
                <w:spacing w:val="-8"/>
                <w:w w:val="115"/>
                <w:sz w:val="20"/>
              </w:rPr>
              <w:t xml:space="preserve"> </w:t>
            </w:r>
            <w:r>
              <w:rPr>
                <w:spacing w:val="-2"/>
                <w:w w:val="115"/>
                <w:sz w:val="20"/>
              </w:rPr>
              <w:t>unclear</w:t>
            </w:r>
          </w:p>
        </w:tc>
        <w:tc>
          <w:tcPr>
            <w:tcW w:w="3233" w:type="dxa"/>
            <w:gridSpan w:val="2"/>
            <w:vMerge w:val="continue"/>
            <w:tcBorders>
              <w:top w:val="nil"/>
            </w:tcBorders>
          </w:tcPr>
          <w:p>
            <w:pPr>
              <w:rPr>
                <w:sz w:val="2"/>
                <w:szCs w:val="2"/>
              </w:rPr>
            </w:pPr>
          </w:p>
        </w:tc>
      </w:tr>
      <w:tr>
        <w:tblPrEx>
          <w:tblCellMar>
            <w:top w:w="0" w:type="dxa"/>
            <w:left w:w="0" w:type="dxa"/>
            <w:bottom w:w="0" w:type="dxa"/>
            <w:right w:w="0" w:type="dxa"/>
          </w:tblCellMar>
        </w:tblPrEx>
        <w:trPr>
          <w:trHeight w:val="268" w:hRule="atLeast"/>
        </w:trPr>
        <w:tc>
          <w:tcPr>
            <w:tcW w:w="4771" w:type="dxa"/>
          </w:tcPr>
          <w:p>
            <w:pPr>
              <w:pStyle w:val="13"/>
              <w:spacing w:before="7" w:line="241" w:lineRule="exact"/>
              <w:rPr>
                <w:sz w:val="20"/>
              </w:rPr>
            </w:pPr>
            <w:r>
              <w:rPr>
                <w:w w:val="115"/>
                <w:sz w:val="20"/>
              </w:rPr>
              <w:t>about</w:t>
            </w:r>
            <w:r>
              <w:rPr>
                <w:spacing w:val="-13"/>
                <w:w w:val="115"/>
                <w:sz w:val="20"/>
              </w:rPr>
              <w:t xml:space="preserve"> </w:t>
            </w:r>
            <w:r>
              <w:rPr>
                <w:w w:val="115"/>
                <w:sz w:val="20"/>
              </w:rPr>
              <w:t>AI’s</w:t>
            </w:r>
            <w:r>
              <w:rPr>
                <w:spacing w:val="-12"/>
                <w:w w:val="115"/>
                <w:sz w:val="20"/>
              </w:rPr>
              <w:t xml:space="preserve"> </w:t>
            </w:r>
            <w:r>
              <w:rPr>
                <w:w w:val="115"/>
                <w:sz w:val="20"/>
              </w:rPr>
              <w:t>potential</w:t>
            </w:r>
            <w:r>
              <w:rPr>
                <w:spacing w:val="-13"/>
                <w:w w:val="115"/>
                <w:sz w:val="20"/>
              </w:rPr>
              <w:t xml:space="preserve"> </w:t>
            </w:r>
            <w:r>
              <w:rPr>
                <w:spacing w:val="-2"/>
                <w:w w:val="115"/>
                <w:sz w:val="20"/>
              </w:rPr>
              <w:t>roles.</w:t>
            </w:r>
          </w:p>
        </w:tc>
        <w:tc>
          <w:tcPr>
            <w:tcW w:w="3233" w:type="dxa"/>
            <w:gridSpan w:val="2"/>
            <w:vMerge w:val="continue"/>
            <w:tcBorders>
              <w:top w:val="nil"/>
            </w:tcBorders>
          </w:tcPr>
          <w:p>
            <w:pPr>
              <w:rPr>
                <w:sz w:val="2"/>
                <w:szCs w:val="2"/>
              </w:rPr>
            </w:pPr>
          </w:p>
        </w:tc>
      </w:tr>
    </w:tbl>
    <w:p>
      <w:pPr>
        <w:pStyle w:val="6"/>
        <w:spacing w:before="4"/>
        <w:rPr>
          <w:sz w:val="15"/>
        </w:rPr>
      </w:pPr>
    </w:p>
    <w:p>
      <w:pPr>
        <w:rPr>
          <w:sz w:val="15"/>
        </w:rPr>
        <w:sectPr>
          <w:type w:val="continuous"/>
          <w:pgSz w:w="12240" w:h="15840"/>
          <w:pgMar w:top="1500" w:right="0" w:bottom="280" w:left="520" w:header="0" w:footer="675" w:gutter="0"/>
          <w:cols w:space="720" w:num="1"/>
        </w:sectPr>
      </w:pPr>
    </w:p>
    <w:p>
      <w:pPr>
        <w:pStyle w:val="6"/>
        <w:spacing w:before="5"/>
        <w:rPr>
          <w:sz w:val="14"/>
        </w:rPr>
      </w:pPr>
    </w:p>
    <w:p>
      <w:pPr>
        <w:pStyle w:val="6"/>
        <w:ind w:left="920" w:right="-44"/>
      </w:pPr>
      <w:r>
        <mc:AlternateContent>
          <mc:Choice Requires="wps">
            <w:drawing>
              <wp:inline distT="0" distB="0" distL="0" distR="0">
                <wp:extent cx="3887470" cy="236855"/>
                <wp:effectExtent l="0" t="0" r="11430" b="4445"/>
                <wp:docPr id="972" name="docshape330"/>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7"/>
                              <w:ind w:left="422"/>
                              <w:rPr>
                                <w:rFonts w:ascii="Verdana"/>
                                <w:i/>
                                <w:color w:val="000000"/>
                                <w:sz w:val="17"/>
                              </w:rPr>
                            </w:pPr>
                            <w:r>
                              <w:rPr>
                                <w:rFonts w:ascii="Verdana"/>
                                <w:i/>
                                <w:color w:val="454C5B"/>
                                <w:w w:val="90"/>
                                <w:sz w:val="17"/>
                              </w:rPr>
                              <w:t>How</w:t>
                            </w:r>
                            <w:r>
                              <w:rPr>
                                <w:rFonts w:ascii="Verdana"/>
                                <w:i/>
                                <w:color w:val="454C5B"/>
                                <w:spacing w:val="-4"/>
                                <w:w w:val="90"/>
                                <w:sz w:val="17"/>
                              </w:rPr>
                              <w:t xml:space="preserve"> </w:t>
                            </w:r>
                            <w:r>
                              <w:rPr>
                                <w:rFonts w:ascii="Verdana"/>
                                <w:i/>
                                <w:color w:val="454C5B"/>
                                <w:w w:val="90"/>
                                <w:sz w:val="17"/>
                              </w:rPr>
                              <w:t>clear</w:t>
                            </w:r>
                            <w:r>
                              <w:rPr>
                                <w:rFonts w:ascii="Verdana"/>
                                <w:i/>
                                <w:color w:val="454C5B"/>
                                <w:spacing w:val="-4"/>
                                <w:w w:val="90"/>
                                <w:sz w:val="17"/>
                              </w:rPr>
                              <w:t xml:space="preserve"> </w:t>
                            </w:r>
                            <w:r>
                              <w:rPr>
                                <w:rFonts w:ascii="Verdana"/>
                                <w:i/>
                                <w:color w:val="454C5B"/>
                                <w:w w:val="90"/>
                                <w:sz w:val="17"/>
                              </w:rPr>
                              <w:t>are</w:t>
                            </w:r>
                            <w:r>
                              <w:rPr>
                                <w:rFonts w:ascii="Verdana"/>
                                <w:i/>
                                <w:color w:val="454C5B"/>
                                <w:spacing w:val="-3"/>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on</w:t>
                            </w:r>
                            <w:r>
                              <w:rPr>
                                <w:rFonts w:ascii="Verdana"/>
                                <w:i/>
                                <w:color w:val="454C5B"/>
                                <w:spacing w:val="-4"/>
                                <w:w w:val="90"/>
                                <w:sz w:val="17"/>
                              </w:rPr>
                              <w:t xml:space="preserve"> </w:t>
                            </w:r>
                            <w:r>
                              <w:rPr>
                                <w:rFonts w:ascii="Verdana"/>
                                <w:i/>
                                <w:color w:val="454C5B"/>
                                <w:w w:val="90"/>
                                <w:sz w:val="17"/>
                              </w:rPr>
                              <w:t>the</w:t>
                            </w:r>
                            <w:r>
                              <w:rPr>
                                <w:rFonts w:ascii="Verdana"/>
                                <w:i/>
                                <w:color w:val="454C5B"/>
                                <w:spacing w:val="-3"/>
                                <w:w w:val="90"/>
                                <w:sz w:val="17"/>
                              </w:rPr>
                              <w:t xml:space="preserve"> </w:t>
                            </w:r>
                            <w:r>
                              <w:rPr>
                                <w:rFonts w:ascii="Verdana"/>
                                <w:i/>
                                <w:color w:val="454C5B"/>
                                <w:w w:val="90"/>
                                <w:sz w:val="17"/>
                              </w:rPr>
                              <w:t>potential</w:t>
                            </w:r>
                            <w:r>
                              <w:rPr>
                                <w:rFonts w:ascii="Verdana"/>
                                <w:i/>
                                <w:color w:val="454C5B"/>
                                <w:spacing w:val="-4"/>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cases</w:t>
                            </w:r>
                            <w:r>
                              <w:rPr>
                                <w:rFonts w:ascii="Verdana"/>
                                <w:i/>
                                <w:color w:val="454C5B"/>
                                <w:spacing w:val="-4"/>
                                <w:w w:val="90"/>
                                <w:sz w:val="17"/>
                              </w:rPr>
                              <w:t xml:space="preserve"> </w:t>
                            </w:r>
                            <w:r>
                              <w:rPr>
                                <w:rFonts w:ascii="Verdana"/>
                                <w:i/>
                                <w:color w:val="454C5B"/>
                                <w:w w:val="90"/>
                                <w:sz w:val="17"/>
                              </w:rPr>
                              <w:t>of</w:t>
                            </w:r>
                            <w:r>
                              <w:rPr>
                                <w:rFonts w:ascii="Verdana"/>
                                <w:i/>
                                <w:color w:val="454C5B"/>
                                <w:spacing w:val="-4"/>
                                <w:w w:val="90"/>
                                <w:sz w:val="17"/>
                              </w:rPr>
                              <w:t xml:space="preserve"> </w:t>
                            </w:r>
                            <w:r>
                              <w:rPr>
                                <w:rFonts w:ascii="Verdana"/>
                                <w:i/>
                                <w:color w:val="454C5B"/>
                                <w:w w:val="90"/>
                                <w:sz w:val="17"/>
                              </w:rPr>
                              <w:t>AI</w:t>
                            </w:r>
                            <w:r>
                              <w:rPr>
                                <w:rFonts w:ascii="Verdana"/>
                                <w:i/>
                                <w:color w:val="454C5B"/>
                                <w:spacing w:val="-3"/>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spacing w:val="-2"/>
                                <w:w w:val="90"/>
                                <w:sz w:val="17"/>
                              </w:rPr>
                              <w:t>cybersecurity?</w:t>
                            </w:r>
                          </w:p>
                        </w:txbxContent>
                      </wps:txbx>
                      <wps:bodyPr rot="0" vert="horz" wrap="square" lIns="0" tIns="0" rIns="0" bIns="0" anchor="t" anchorCtr="0" upright="1">
                        <a:noAutofit/>
                      </wps:bodyPr>
                    </wps:wsp>
                  </a:graphicData>
                </a:graphic>
              </wp:inline>
            </w:drawing>
          </mc:Choice>
          <mc:Fallback>
            <w:pict>
              <v:shape id="docshape330" o:spid="_x0000_s1026" o:spt="202" type="#_x0000_t202" style="height:18.65pt;width:306.1pt;" fillcolor="#EEF3F8" filled="t" stroked="f" coordsize="21600,21600" o:gfxdata="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X6SbndQAAAAEAQAADwAAAAAAAAABACAAAAAiAAAAZHJzL2Rvd25yZXYueG1s&#10;UEsBAhQAFAAAAAgAh07iQHDBnWD8AQAAAAQAAA4AAAAAAAAAAQAgAAAAIwEAAGRycy9lMm9Eb2Mu&#10;eG1sUEsFBgAAAAAGAAYAWQEAAJEFAAAAAA==&#10;">
                <v:fill on="t" focussize="0,0"/>
                <v:stroke on="f"/>
                <v:imagedata o:title=""/>
                <o:lock v:ext="edit" aspectratio="f"/>
                <v:textbox inset="0mm,0mm,0mm,0mm">
                  <w:txbxContent>
                    <w:p>
                      <w:pPr>
                        <w:spacing w:before="57"/>
                        <w:ind w:left="422"/>
                        <w:rPr>
                          <w:rFonts w:ascii="Verdana"/>
                          <w:i/>
                          <w:color w:val="000000"/>
                          <w:sz w:val="17"/>
                        </w:rPr>
                      </w:pPr>
                      <w:r>
                        <w:rPr>
                          <w:rFonts w:ascii="Verdana"/>
                          <w:i/>
                          <w:color w:val="454C5B"/>
                          <w:w w:val="90"/>
                          <w:sz w:val="17"/>
                        </w:rPr>
                        <w:t>How</w:t>
                      </w:r>
                      <w:r>
                        <w:rPr>
                          <w:rFonts w:ascii="Verdana"/>
                          <w:i/>
                          <w:color w:val="454C5B"/>
                          <w:spacing w:val="-4"/>
                          <w:w w:val="90"/>
                          <w:sz w:val="17"/>
                        </w:rPr>
                        <w:t xml:space="preserve"> </w:t>
                      </w:r>
                      <w:r>
                        <w:rPr>
                          <w:rFonts w:ascii="Verdana"/>
                          <w:i/>
                          <w:color w:val="454C5B"/>
                          <w:w w:val="90"/>
                          <w:sz w:val="17"/>
                        </w:rPr>
                        <w:t>clear</w:t>
                      </w:r>
                      <w:r>
                        <w:rPr>
                          <w:rFonts w:ascii="Verdana"/>
                          <w:i/>
                          <w:color w:val="454C5B"/>
                          <w:spacing w:val="-4"/>
                          <w:w w:val="90"/>
                          <w:sz w:val="17"/>
                        </w:rPr>
                        <w:t xml:space="preserve"> </w:t>
                      </w:r>
                      <w:r>
                        <w:rPr>
                          <w:rFonts w:ascii="Verdana"/>
                          <w:i/>
                          <w:color w:val="454C5B"/>
                          <w:w w:val="90"/>
                          <w:sz w:val="17"/>
                        </w:rPr>
                        <w:t>are</w:t>
                      </w:r>
                      <w:r>
                        <w:rPr>
                          <w:rFonts w:ascii="Verdana"/>
                          <w:i/>
                          <w:color w:val="454C5B"/>
                          <w:spacing w:val="-3"/>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on</w:t>
                      </w:r>
                      <w:r>
                        <w:rPr>
                          <w:rFonts w:ascii="Verdana"/>
                          <w:i/>
                          <w:color w:val="454C5B"/>
                          <w:spacing w:val="-4"/>
                          <w:w w:val="90"/>
                          <w:sz w:val="17"/>
                        </w:rPr>
                        <w:t xml:space="preserve"> </w:t>
                      </w:r>
                      <w:r>
                        <w:rPr>
                          <w:rFonts w:ascii="Verdana"/>
                          <w:i/>
                          <w:color w:val="454C5B"/>
                          <w:w w:val="90"/>
                          <w:sz w:val="17"/>
                        </w:rPr>
                        <w:t>the</w:t>
                      </w:r>
                      <w:r>
                        <w:rPr>
                          <w:rFonts w:ascii="Verdana"/>
                          <w:i/>
                          <w:color w:val="454C5B"/>
                          <w:spacing w:val="-3"/>
                          <w:w w:val="90"/>
                          <w:sz w:val="17"/>
                        </w:rPr>
                        <w:t xml:space="preserve"> </w:t>
                      </w:r>
                      <w:r>
                        <w:rPr>
                          <w:rFonts w:ascii="Verdana"/>
                          <w:i/>
                          <w:color w:val="454C5B"/>
                          <w:w w:val="90"/>
                          <w:sz w:val="17"/>
                        </w:rPr>
                        <w:t>potential</w:t>
                      </w:r>
                      <w:r>
                        <w:rPr>
                          <w:rFonts w:ascii="Verdana"/>
                          <w:i/>
                          <w:color w:val="454C5B"/>
                          <w:spacing w:val="-4"/>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cases</w:t>
                      </w:r>
                      <w:r>
                        <w:rPr>
                          <w:rFonts w:ascii="Verdana"/>
                          <w:i/>
                          <w:color w:val="454C5B"/>
                          <w:spacing w:val="-4"/>
                          <w:w w:val="90"/>
                          <w:sz w:val="17"/>
                        </w:rPr>
                        <w:t xml:space="preserve"> </w:t>
                      </w:r>
                      <w:r>
                        <w:rPr>
                          <w:rFonts w:ascii="Verdana"/>
                          <w:i/>
                          <w:color w:val="454C5B"/>
                          <w:w w:val="90"/>
                          <w:sz w:val="17"/>
                        </w:rPr>
                        <w:t>of</w:t>
                      </w:r>
                      <w:r>
                        <w:rPr>
                          <w:rFonts w:ascii="Verdana"/>
                          <w:i/>
                          <w:color w:val="454C5B"/>
                          <w:spacing w:val="-4"/>
                          <w:w w:val="90"/>
                          <w:sz w:val="17"/>
                        </w:rPr>
                        <w:t xml:space="preserve"> </w:t>
                      </w:r>
                      <w:r>
                        <w:rPr>
                          <w:rFonts w:ascii="Verdana"/>
                          <w:i/>
                          <w:color w:val="454C5B"/>
                          <w:w w:val="90"/>
                          <w:sz w:val="17"/>
                        </w:rPr>
                        <w:t>AI</w:t>
                      </w:r>
                      <w:r>
                        <w:rPr>
                          <w:rFonts w:ascii="Verdana"/>
                          <w:i/>
                          <w:color w:val="454C5B"/>
                          <w:spacing w:val="-3"/>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spacing w:val="-2"/>
                          <w:w w:val="90"/>
                          <w:sz w:val="17"/>
                        </w:rPr>
                        <w:t>cybersecurity?</w:t>
                      </w:r>
                    </w:p>
                  </w:txbxContent>
                </v:textbox>
                <w10:wrap type="none"/>
                <w10:anchorlock/>
              </v:shape>
            </w:pict>
          </mc:Fallback>
        </mc:AlternateContent>
      </w:r>
    </w:p>
    <w:p>
      <w:pPr>
        <w:pStyle w:val="6"/>
        <w:spacing w:before="7"/>
        <w:rPr>
          <w:sz w:val="19"/>
        </w:rPr>
      </w:pPr>
    </w:p>
    <w:p>
      <w:pPr>
        <w:ind w:left="920"/>
        <w:rPr>
          <w:sz w:val="14"/>
        </w:rPr>
      </w:pPr>
      <w:r>
        <w:rPr>
          <w:w w:val="115"/>
          <w:sz w:val="14"/>
        </w:rPr>
        <w:t>C-level</w:t>
      </w:r>
      <w:r>
        <w:rPr>
          <w:spacing w:val="-7"/>
          <w:w w:val="115"/>
          <w:sz w:val="14"/>
        </w:rPr>
        <w:t xml:space="preserve"> </w:t>
      </w:r>
      <w:r>
        <w:rPr>
          <w:w w:val="115"/>
          <w:sz w:val="14"/>
        </w:rPr>
        <w:t>or</w:t>
      </w:r>
      <w:r>
        <w:rPr>
          <w:spacing w:val="-7"/>
          <w:w w:val="115"/>
          <w:sz w:val="14"/>
        </w:rPr>
        <w:t xml:space="preserve"> </w:t>
      </w:r>
      <w:r>
        <w:rPr>
          <w:spacing w:val="-2"/>
          <w:w w:val="115"/>
          <w:sz w:val="14"/>
        </w:rPr>
        <w:t>executive</w:t>
      </w:r>
    </w:p>
    <w:p>
      <w:pPr>
        <w:pStyle w:val="6"/>
        <w:spacing w:before="6"/>
        <w:rPr>
          <w:sz w:val="4"/>
        </w:rPr>
      </w:pPr>
    </w:p>
    <w:p>
      <w:pPr>
        <w:pStyle w:val="6"/>
        <w:ind w:left="920" w:right="-29"/>
      </w:pPr>
      <w:r>
        <mc:AlternateContent>
          <mc:Choice Requires="wpg">
            <w:drawing>
              <wp:inline distT="0" distB="0" distL="0" distR="0">
                <wp:extent cx="3887470" cy="169545"/>
                <wp:effectExtent l="0" t="0" r="11430" b="8255"/>
                <wp:docPr id="973" name="docshapegroup331"/>
                <wp:cNvGraphicFramePr/>
                <a:graphic xmlns:a="http://schemas.openxmlformats.org/drawingml/2006/main">
                  <a:graphicData uri="http://schemas.microsoft.com/office/word/2010/wordprocessingGroup">
                    <wpg:wgp>
                      <wpg:cNvGrpSpPr/>
                      <wpg:grpSpPr>
                        <a:xfrm>
                          <a:off x="0" y="0"/>
                          <a:ext cx="3887470" cy="169545"/>
                          <a:chOff x="0" y="0"/>
                          <a:chExt cx="6122" cy="267"/>
                        </a:xfrm>
                      </wpg:grpSpPr>
                      <wps:wsp>
                        <wps:cNvPr id="974" name="docshape332"/>
                        <wps:cNvSpPr txBox="1"/>
                        <wps:spPr bwMode="auto">
                          <a:xfrm>
                            <a:off x="2938" y="0"/>
                            <a:ext cx="3184" cy="267"/>
                          </a:xfrm>
                          <a:prstGeom prst="rect">
                            <a:avLst/>
                          </a:prstGeom>
                          <a:solidFill>
                            <a:srgbClr val="102A55"/>
                          </a:solidFill>
                          <a:ln>
                            <a:noFill/>
                          </a:ln>
                        </wps:spPr>
                        <wps:txbx>
                          <w:txbxContent>
                            <w:p>
                              <w:pPr>
                                <w:spacing w:before="45"/>
                                <w:ind w:left="1433" w:right="1433"/>
                                <w:jc w:val="center"/>
                                <w:rPr>
                                  <w:rFonts w:ascii="Century Gothic"/>
                                  <w:b/>
                                  <w:color w:val="000000"/>
                                  <w:sz w:val="14"/>
                                </w:rPr>
                              </w:pPr>
                              <w:r>
                                <w:rPr>
                                  <w:rFonts w:ascii="Century Gothic"/>
                                  <w:b/>
                                  <w:color w:val="FFFFFF"/>
                                  <w:spacing w:val="-5"/>
                                  <w:w w:val="105"/>
                                  <w:sz w:val="14"/>
                                </w:rPr>
                                <w:t>52%</w:t>
                              </w:r>
                            </w:p>
                          </w:txbxContent>
                        </wps:txbx>
                        <wps:bodyPr rot="0" vert="horz" wrap="square" lIns="0" tIns="0" rIns="0" bIns="0" anchor="t" anchorCtr="0" upright="1">
                          <a:noAutofit/>
                        </wps:bodyPr>
                      </wps:wsp>
                      <wps:wsp>
                        <wps:cNvPr id="975" name="docshape333"/>
                        <wps:cNvSpPr txBox="1"/>
                        <wps:spPr bwMode="auto">
                          <a:xfrm>
                            <a:off x="1897" y="0"/>
                            <a:ext cx="1041" cy="267"/>
                          </a:xfrm>
                          <a:prstGeom prst="rect">
                            <a:avLst/>
                          </a:prstGeom>
                          <a:solidFill>
                            <a:srgbClr val="00549E"/>
                          </a:solidFill>
                          <a:ln>
                            <a:noFill/>
                          </a:ln>
                        </wps:spPr>
                        <wps:txbx>
                          <w:txbxContent>
                            <w:p>
                              <w:pPr>
                                <w:spacing w:before="42"/>
                                <w:ind w:left="369" w:right="369"/>
                                <w:jc w:val="center"/>
                                <w:rPr>
                                  <w:rFonts w:ascii="Century Gothic"/>
                                  <w:b/>
                                  <w:color w:val="000000"/>
                                  <w:sz w:val="14"/>
                                </w:rPr>
                              </w:pPr>
                              <w:r>
                                <w:rPr>
                                  <w:rFonts w:ascii="Century Gothic"/>
                                  <w:b/>
                                  <w:color w:val="FFFFFF"/>
                                  <w:spacing w:val="-5"/>
                                  <w:sz w:val="14"/>
                                </w:rPr>
                                <w:t>17%</w:t>
                              </w:r>
                            </w:p>
                          </w:txbxContent>
                        </wps:txbx>
                        <wps:bodyPr rot="0" vert="horz" wrap="square" lIns="0" tIns="0" rIns="0" bIns="0" anchor="t" anchorCtr="0" upright="1">
                          <a:noAutofit/>
                        </wps:bodyPr>
                      </wps:wsp>
                      <wps:wsp>
                        <wps:cNvPr id="976" name="docshape334"/>
                        <wps:cNvSpPr txBox="1"/>
                        <wps:spPr bwMode="auto">
                          <a:xfrm>
                            <a:off x="918" y="0"/>
                            <a:ext cx="980" cy="267"/>
                          </a:xfrm>
                          <a:prstGeom prst="rect">
                            <a:avLst/>
                          </a:prstGeom>
                          <a:solidFill>
                            <a:srgbClr val="0092FF"/>
                          </a:solidFill>
                          <a:ln>
                            <a:noFill/>
                          </a:ln>
                        </wps:spPr>
                        <wps:txbx>
                          <w:txbxContent>
                            <w:p>
                              <w:pPr>
                                <w:spacing w:before="40"/>
                                <w:ind w:left="331" w:right="331"/>
                                <w:jc w:val="center"/>
                                <w:rPr>
                                  <w:rFonts w:ascii="Century Gothic"/>
                                  <w:b/>
                                  <w:color w:val="000000"/>
                                  <w:sz w:val="14"/>
                                </w:rPr>
                              </w:pPr>
                              <w:r>
                                <w:rPr>
                                  <w:rFonts w:ascii="Century Gothic"/>
                                  <w:b/>
                                  <w:color w:val="FFFFFF"/>
                                  <w:spacing w:val="-5"/>
                                  <w:w w:val="105"/>
                                  <w:sz w:val="14"/>
                                </w:rPr>
                                <w:t>16%</w:t>
                              </w:r>
                            </w:p>
                          </w:txbxContent>
                        </wps:txbx>
                        <wps:bodyPr rot="0" vert="horz" wrap="square" lIns="0" tIns="0" rIns="0" bIns="0" anchor="t" anchorCtr="0" upright="1">
                          <a:noAutofit/>
                        </wps:bodyPr>
                      </wps:wsp>
                      <wps:wsp>
                        <wps:cNvPr id="977" name="docshape335"/>
                        <wps:cNvSpPr txBox="1"/>
                        <wps:spPr bwMode="auto">
                          <a:xfrm>
                            <a:off x="367" y="0"/>
                            <a:ext cx="551" cy="267"/>
                          </a:xfrm>
                          <a:prstGeom prst="rect">
                            <a:avLst/>
                          </a:prstGeom>
                          <a:solidFill>
                            <a:srgbClr val="66BDFF"/>
                          </a:solidFill>
                          <a:ln>
                            <a:noFill/>
                          </a:ln>
                        </wps:spPr>
                        <wps:txbx>
                          <w:txbxContent>
                            <w:p>
                              <w:pPr>
                                <w:spacing w:before="43"/>
                                <w:ind w:left="167"/>
                                <w:rPr>
                                  <w:rFonts w:ascii="Century Gothic"/>
                                  <w:b/>
                                  <w:color w:val="000000"/>
                                  <w:sz w:val="14"/>
                                </w:rPr>
                              </w:pPr>
                              <w:r>
                                <w:rPr>
                                  <w:rFonts w:ascii="Century Gothic"/>
                                  <w:b/>
                                  <w:color w:val="FFFFFF"/>
                                  <w:spacing w:val="-5"/>
                                  <w:w w:val="110"/>
                                  <w:sz w:val="14"/>
                                </w:rPr>
                                <w:t>9%</w:t>
                              </w:r>
                            </w:p>
                          </w:txbxContent>
                        </wps:txbx>
                        <wps:bodyPr rot="0" vert="horz" wrap="square" lIns="0" tIns="0" rIns="0" bIns="0" anchor="t" anchorCtr="0" upright="1">
                          <a:noAutofit/>
                        </wps:bodyPr>
                      </wps:wsp>
                      <wps:wsp>
                        <wps:cNvPr id="978" name="docshape336"/>
                        <wps:cNvSpPr txBox="1"/>
                        <wps:spPr bwMode="auto">
                          <a:xfrm>
                            <a:off x="0" y="0"/>
                            <a:ext cx="368" cy="267"/>
                          </a:xfrm>
                          <a:prstGeom prst="rect">
                            <a:avLst/>
                          </a:prstGeom>
                          <a:solidFill>
                            <a:srgbClr val="C3E5FF"/>
                          </a:solidFill>
                          <a:ln>
                            <a:noFill/>
                          </a:ln>
                        </wps:spPr>
                        <wps:txbx>
                          <w:txbxContent>
                            <w:p>
                              <w:pPr>
                                <w:spacing w:before="39"/>
                                <w:ind w:left="74"/>
                                <w:rPr>
                                  <w:rFonts w:ascii="Century Gothic"/>
                                  <w:b/>
                                  <w:color w:val="000000"/>
                                  <w:sz w:val="14"/>
                                </w:rPr>
                              </w:pPr>
                              <w:r>
                                <w:rPr>
                                  <w:rFonts w:ascii="Century Gothic"/>
                                  <w:b/>
                                  <w:color w:val="000000"/>
                                  <w:spacing w:val="-5"/>
                                  <w:w w:val="110"/>
                                  <w:sz w:val="14"/>
                                </w:rPr>
                                <w:t>6%</w:t>
                              </w:r>
                            </w:p>
                          </w:txbxContent>
                        </wps:txbx>
                        <wps:bodyPr rot="0" vert="horz" wrap="square" lIns="0" tIns="0" rIns="0" bIns="0" anchor="t" anchorCtr="0" upright="1">
                          <a:noAutofit/>
                        </wps:bodyPr>
                      </wps:wsp>
                    </wpg:wgp>
                  </a:graphicData>
                </a:graphic>
              </wp:inline>
            </w:drawing>
          </mc:Choice>
          <mc:Fallback>
            <w:pict>
              <v:group id="docshapegroup331" o:spid="_x0000_s1026" o:spt="203" style="height:13.35pt;width:306.1pt;" coordsize="6122,267" o:gfxdata="UEsDBAoAAAAAAIdO4kAAAAAAAAAAAAAAAAAEAAAAZHJzL1BLAwQUAAAACACHTuJAxGiGud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DEaIa51QAAAAQBAAAPAAAAAAAAAAEA&#10;IAAAACIAAABkcnMvZG93bnJldi54bWxQSwECFAAUAAAACACHTuJAwRTG+fYCAACkDQAADgAAAAAA&#10;AAABACAAAAAkAQAAZHJzL2Uyb0RvYy54bWxQSwUGAAAAAAYABgBZAQAAjAYAAAAA&#10;">
                <o:lock v:ext="edit" aspectratio="f"/>
                <v:shape id="docshape332" o:spid="_x0000_s1026" o:spt="202" type="#_x0000_t202" style="position:absolute;left:2938;top:0;height:267;width:3184;" fillcolor="#102A55" filled="t" stroked="f" coordsize="21600,21600" o:gfxdata="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cFUi/&#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45"/>
                          <w:ind w:left="1433" w:right="1433"/>
                          <w:jc w:val="center"/>
                          <w:rPr>
                            <w:rFonts w:ascii="Century Gothic"/>
                            <w:b/>
                            <w:color w:val="000000"/>
                            <w:sz w:val="14"/>
                          </w:rPr>
                        </w:pPr>
                        <w:r>
                          <w:rPr>
                            <w:rFonts w:ascii="Century Gothic"/>
                            <w:b/>
                            <w:color w:val="FFFFFF"/>
                            <w:spacing w:val="-5"/>
                            <w:w w:val="105"/>
                            <w:sz w:val="14"/>
                          </w:rPr>
                          <w:t>52%</w:t>
                        </w:r>
                      </w:p>
                    </w:txbxContent>
                  </v:textbox>
                </v:shape>
                <v:shape id="docshape333" o:spid="_x0000_s1026" o:spt="202" type="#_x0000_t202" style="position:absolute;left:1897;top:0;height:267;width:1041;" fillcolor="#00549E" filled="t" stroked="f" coordsize="21600,21600" o:gfxdata="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eR0E6/&#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42"/>
                          <w:ind w:left="369" w:right="369"/>
                          <w:jc w:val="center"/>
                          <w:rPr>
                            <w:rFonts w:ascii="Century Gothic"/>
                            <w:b/>
                            <w:color w:val="000000"/>
                            <w:sz w:val="14"/>
                          </w:rPr>
                        </w:pPr>
                        <w:r>
                          <w:rPr>
                            <w:rFonts w:ascii="Century Gothic"/>
                            <w:b/>
                            <w:color w:val="FFFFFF"/>
                            <w:spacing w:val="-5"/>
                            <w:sz w:val="14"/>
                          </w:rPr>
                          <w:t>17%</w:t>
                        </w:r>
                      </w:p>
                    </w:txbxContent>
                  </v:textbox>
                </v:shape>
                <v:shape id="docshape334" o:spid="_x0000_s1026" o:spt="202" type="#_x0000_t202" style="position:absolute;left:918;top:0;height:267;width:980;" fillcolor="#0092FF" filled="t" stroked="f" coordsize="21600,21600" o:gfxdata="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9bLO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40"/>
                          <w:ind w:left="331" w:right="331"/>
                          <w:jc w:val="center"/>
                          <w:rPr>
                            <w:rFonts w:ascii="Century Gothic"/>
                            <w:b/>
                            <w:color w:val="000000"/>
                            <w:sz w:val="14"/>
                          </w:rPr>
                        </w:pPr>
                        <w:r>
                          <w:rPr>
                            <w:rFonts w:ascii="Century Gothic"/>
                            <w:b/>
                            <w:color w:val="FFFFFF"/>
                            <w:spacing w:val="-5"/>
                            <w:w w:val="105"/>
                            <w:sz w:val="14"/>
                          </w:rPr>
                          <w:t>16%</w:t>
                        </w:r>
                      </w:p>
                    </w:txbxContent>
                  </v:textbox>
                </v:shape>
                <v:shape id="docshape335" o:spid="_x0000_s1026" o:spt="202" type="#_x0000_t202" style="position:absolute;left:367;top:0;height:267;width:551;" fillcolor="#66BDFF" filled="t" stroked="f" coordsize="21600,21600" o:gfxdata="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CRWL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43"/>
                          <w:ind w:left="167"/>
                          <w:rPr>
                            <w:rFonts w:ascii="Century Gothic"/>
                            <w:b/>
                            <w:color w:val="000000"/>
                            <w:sz w:val="14"/>
                          </w:rPr>
                        </w:pPr>
                        <w:r>
                          <w:rPr>
                            <w:rFonts w:ascii="Century Gothic"/>
                            <w:b/>
                            <w:color w:val="FFFFFF"/>
                            <w:spacing w:val="-5"/>
                            <w:w w:val="110"/>
                            <w:sz w:val="14"/>
                          </w:rPr>
                          <w:t>9%</w:t>
                        </w:r>
                      </w:p>
                    </w:txbxContent>
                  </v:textbox>
                </v:shape>
                <v:shape id="docshape336" o:spid="_x0000_s1026" o:spt="202" type="#_x0000_t202" style="position:absolute;left:0;top:0;height:267;width:368;" fillcolor="#C3E5FF" filled="t" stroked="f" coordsize="21600,21600" o:gfxdata="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bf+rugAAANw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39"/>
                          <w:ind w:left="74"/>
                          <w:rPr>
                            <w:rFonts w:ascii="Century Gothic"/>
                            <w:b/>
                            <w:color w:val="000000"/>
                            <w:sz w:val="14"/>
                          </w:rPr>
                        </w:pPr>
                        <w:r>
                          <w:rPr>
                            <w:rFonts w:ascii="Century Gothic"/>
                            <w:b/>
                            <w:color w:val="000000"/>
                            <w:spacing w:val="-5"/>
                            <w:w w:val="110"/>
                            <w:sz w:val="14"/>
                          </w:rPr>
                          <w:t>6%</w:t>
                        </w:r>
                      </w:p>
                    </w:txbxContent>
                  </v:textbox>
                </v:shape>
                <w10:wrap type="none"/>
                <w10:anchorlock/>
              </v:group>
            </w:pict>
          </mc:Fallback>
        </mc:AlternateContent>
      </w:r>
    </w:p>
    <w:p>
      <w:pPr>
        <w:pStyle w:val="6"/>
        <w:rPr>
          <w:sz w:val="15"/>
        </w:rPr>
      </w:pPr>
    </w:p>
    <w:p>
      <w:pPr>
        <w:ind w:left="920"/>
        <w:rPr>
          <w:sz w:val="14"/>
        </w:rPr>
      </w:pPr>
      <w:r>
        <w:rPr>
          <w:spacing w:val="-2"/>
          <w:w w:val="115"/>
          <w:sz w:val="14"/>
        </w:rPr>
        <w:t>Staff</w:t>
      </w:r>
    </w:p>
    <w:p>
      <w:pPr>
        <w:pStyle w:val="6"/>
        <w:spacing w:before="6"/>
        <w:rPr>
          <w:sz w:val="4"/>
        </w:rPr>
      </w:pPr>
    </w:p>
    <w:p>
      <w:pPr>
        <w:pStyle w:val="6"/>
        <w:ind w:left="920" w:right="-29"/>
      </w:pPr>
      <w:r>
        <mc:AlternateContent>
          <mc:Choice Requires="wpg">
            <w:drawing>
              <wp:inline distT="0" distB="0" distL="0" distR="0">
                <wp:extent cx="3887470" cy="169545"/>
                <wp:effectExtent l="0" t="0" r="11430" b="8255"/>
                <wp:docPr id="979" name="docshapegroup337"/>
                <wp:cNvGraphicFramePr/>
                <a:graphic xmlns:a="http://schemas.openxmlformats.org/drawingml/2006/main">
                  <a:graphicData uri="http://schemas.microsoft.com/office/word/2010/wordprocessingGroup">
                    <wpg:wgp>
                      <wpg:cNvGrpSpPr/>
                      <wpg:grpSpPr>
                        <a:xfrm>
                          <a:off x="0" y="0"/>
                          <a:ext cx="3887470" cy="169545"/>
                          <a:chOff x="0" y="0"/>
                          <a:chExt cx="6122" cy="267"/>
                        </a:xfrm>
                      </wpg:grpSpPr>
                      <wps:wsp>
                        <wps:cNvPr id="980" name="docshape338"/>
                        <wps:cNvSpPr txBox="1"/>
                        <wps:spPr bwMode="auto">
                          <a:xfrm>
                            <a:off x="5264" y="0"/>
                            <a:ext cx="858" cy="267"/>
                          </a:xfrm>
                          <a:prstGeom prst="rect">
                            <a:avLst/>
                          </a:prstGeom>
                          <a:solidFill>
                            <a:srgbClr val="102A55"/>
                          </a:solidFill>
                          <a:ln>
                            <a:noFill/>
                          </a:ln>
                        </wps:spPr>
                        <wps:txbx>
                          <w:txbxContent>
                            <w:p>
                              <w:pPr>
                                <w:spacing w:before="40"/>
                                <w:ind w:left="281"/>
                                <w:rPr>
                                  <w:rFonts w:ascii="Century Gothic"/>
                                  <w:b/>
                                  <w:color w:val="000000"/>
                                  <w:sz w:val="14"/>
                                </w:rPr>
                              </w:pPr>
                              <w:r>
                                <w:rPr>
                                  <w:rFonts w:ascii="Century Gothic"/>
                                  <w:b/>
                                  <w:color w:val="FFFFFF"/>
                                  <w:spacing w:val="-5"/>
                                  <w:w w:val="105"/>
                                  <w:sz w:val="14"/>
                                </w:rPr>
                                <w:t>14%</w:t>
                              </w:r>
                            </w:p>
                          </w:txbxContent>
                        </wps:txbx>
                        <wps:bodyPr rot="0" vert="horz" wrap="square" lIns="0" tIns="0" rIns="0" bIns="0" anchor="t" anchorCtr="0" upright="1">
                          <a:noAutofit/>
                        </wps:bodyPr>
                      </wps:wsp>
                      <wps:wsp>
                        <wps:cNvPr id="981" name="docshape339"/>
                        <wps:cNvSpPr txBox="1"/>
                        <wps:spPr bwMode="auto">
                          <a:xfrm>
                            <a:off x="3672" y="0"/>
                            <a:ext cx="1592" cy="267"/>
                          </a:xfrm>
                          <a:prstGeom prst="rect">
                            <a:avLst/>
                          </a:prstGeom>
                          <a:solidFill>
                            <a:srgbClr val="00549E"/>
                          </a:solidFill>
                          <a:ln>
                            <a:noFill/>
                          </a:ln>
                        </wps:spPr>
                        <wps:txbx>
                          <w:txbxContent>
                            <w:p>
                              <w:pPr>
                                <w:spacing w:before="38"/>
                                <w:ind w:left="631" w:right="631"/>
                                <w:jc w:val="center"/>
                                <w:rPr>
                                  <w:rFonts w:ascii="Century Gothic"/>
                                  <w:b/>
                                  <w:color w:val="000000"/>
                                  <w:sz w:val="14"/>
                                </w:rPr>
                              </w:pPr>
                              <w:r>
                                <w:rPr>
                                  <w:rFonts w:ascii="Century Gothic"/>
                                  <w:b/>
                                  <w:color w:val="FFFFFF"/>
                                  <w:spacing w:val="-5"/>
                                  <w:w w:val="110"/>
                                  <w:sz w:val="14"/>
                                </w:rPr>
                                <w:t>26%</w:t>
                              </w:r>
                            </w:p>
                          </w:txbxContent>
                        </wps:txbx>
                        <wps:bodyPr rot="0" vert="horz" wrap="square" lIns="0" tIns="0" rIns="0" bIns="0" anchor="t" anchorCtr="0" upright="1">
                          <a:noAutofit/>
                        </wps:bodyPr>
                      </wps:wsp>
                      <wps:wsp>
                        <wps:cNvPr id="982" name="docshape340"/>
                        <wps:cNvSpPr txBox="1"/>
                        <wps:spPr bwMode="auto">
                          <a:xfrm>
                            <a:off x="1897" y="0"/>
                            <a:ext cx="1776" cy="267"/>
                          </a:xfrm>
                          <a:prstGeom prst="rect">
                            <a:avLst/>
                          </a:prstGeom>
                          <a:solidFill>
                            <a:srgbClr val="0092FF"/>
                          </a:solidFill>
                          <a:ln>
                            <a:noFill/>
                          </a:ln>
                        </wps:spPr>
                        <wps:txbx>
                          <w:txbxContent>
                            <w:p>
                              <w:pPr>
                                <w:spacing w:before="37"/>
                                <w:ind w:left="669" w:right="669"/>
                                <w:jc w:val="center"/>
                                <w:rPr>
                                  <w:rFonts w:ascii="Century Gothic"/>
                                  <w:b/>
                                  <w:color w:val="000000"/>
                                  <w:sz w:val="14"/>
                                </w:rPr>
                              </w:pPr>
                              <w:r>
                                <w:rPr>
                                  <w:rFonts w:ascii="Century Gothic"/>
                                  <w:b/>
                                  <w:color w:val="FFFFFF"/>
                                  <w:spacing w:val="-5"/>
                                  <w:w w:val="105"/>
                                  <w:sz w:val="14"/>
                                </w:rPr>
                                <w:t>29%</w:t>
                              </w:r>
                            </w:p>
                          </w:txbxContent>
                        </wps:txbx>
                        <wps:bodyPr rot="0" vert="horz" wrap="square" lIns="0" tIns="0" rIns="0" bIns="0" anchor="t" anchorCtr="0" upright="1">
                          <a:noAutofit/>
                        </wps:bodyPr>
                      </wps:wsp>
                      <wps:wsp>
                        <wps:cNvPr id="983" name="docshape341"/>
                        <wps:cNvSpPr txBox="1"/>
                        <wps:spPr bwMode="auto">
                          <a:xfrm>
                            <a:off x="612" y="0"/>
                            <a:ext cx="1286" cy="267"/>
                          </a:xfrm>
                          <a:prstGeom prst="rect">
                            <a:avLst/>
                          </a:prstGeom>
                          <a:solidFill>
                            <a:srgbClr val="66BDFF"/>
                          </a:solidFill>
                          <a:ln>
                            <a:noFill/>
                          </a:ln>
                        </wps:spPr>
                        <wps:txbx>
                          <w:txbxContent>
                            <w:p>
                              <w:pPr>
                                <w:spacing w:before="35"/>
                                <w:ind w:left="491" w:right="491"/>
                                <w:jc w:val="center"/>
                                <w:rPr>
                                  <w:rFonts w:ascii="Century Gothic"/>
                                  <w:b/>
                                  <w:color w:val="000000"/>
                                  <w:sz w:val="14"/>
                                </w:rPr>
                              </w:pPr>
                              <w:r>
                                <w:rPr>
                                  <w:rFonts w:ascii="Century Gothic"/>
                                  <w:b/>
                                  <w:color w:val="FFFFFF"/>
                                  <w:spacing w:val="-5"/>
                                  <w:sz w:val="14"/>
                                </w:rPr>
                                <w:t>21%</w:t>
                              </w:r>
                            </w:p>
                          </w:txbxContent>
                        </wps:txbx>
                        <wps:bodyPr rot="0" vert="horz" wrap="square" lIns="0" tIns="0" rIns="0" bIns="0" anchor="t" anchorCtr="0" upright="1">
                          <a:noAutofit/>
                        </wps:bodyPr>
                      </wps:wsp>
                      <wps:wsp>
                        <wps:cNvPr id="984" name="docshape342"/>
                        <wps:cNvSpPr txBox="1"/>
                        <wps:spPr bwMode="auto">
                          <a:xfrm>
                            <a:off x="0" y="0"/>
                            <a:ext cx="613" cy="267"/>
                          </a:xfrm>
                          <a:prstGeom prst="rect">
                            <a:avLst/>
                          </a:prstGeom>
                          <a:solidFill>
                            <a:srgbClr val="C3E5FF"/>
                          </a:solidFill>
                          <a:ln>
                            <a:noFill/>
                          </a:ln>
                        </wps:spPr>
                        <wps:txbx>
                          <w:txbxContent>
                            <w:p>
                              <w:pPr>
                                <w:spacing w:before="34"/>
                                <w:ind w:left="160"/>
                                <w:rPr>
                                  <w:rFonts w:ascii="Century Gothic"/>
                                  <w:b/>
                                  <w:color w:val="000000"/>
                                  <w:sz w:val="14"/>
                                </w:rPr>
                              </w:pPr>
                              <w:r>
                                <w:rPr>
                                  <w:rFonts w:ascii="Century Gothic"/>
                                  <w:b/>
                                  <w:color w:val="000000"/>
                                  <w:spacing w:val="-5"/>
                                  <w:w w:val="105"/>
                                  <w:sz w:val="14"/>
                                </w:rPr>
                                <w:t>10%</w:t>
                              </w:r>
                            </w:p>
                          </w:txbxContent>
                        </wps:txbx>
                        <wps:bodyPr rot="0" vert="horz" wrap="square" lIns="0" tIns="0" rIns="0" bIns="0" anchor="t" anchorCtr="0" upright="1">
                          <a:noAutofit/>
                        </wps:bodyPr>
                      </wps:wsp>
                    </wpg:wgp>
                  </a:graphicData>
                </a:graphic>
              </wp:inline>
            </w:drawing>
          </mc:Choice>
          <mc:Fallback>
            <w:pict>
              <v:group id="docshapegroup337" o:spid="_x0000_s1026" o:spt="203" style="height:13.35pt;width:306.1pt;" coordsize="6122,267" o:gfxdata="UEsDBAoAAAAAAIdO4kAAAAAAAAAAAAAAAAAEAAAAZHJzL1BLAwQUAAAACACHTuJAxGiGud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MRohrnVAAAABAEAAA8A&#10;AAAAAAAAAQAgAAAAIgAAAGRycy9kb3ducmV2LnhtbFBLAQIUABQAAAAIAIdO4kBrbIoR/gIAAKYN&#10;AAAOAAAAAAAAAAEAIAAAACQBAABkcnMvZTJvRG9jLnhtbFBLBQYAAAAABgAGAFkBAACUBgAAAAA=&#10;">
                <o:lock v:ext="edit" aspectratio="f"/>
                <v:shape id="docshape338" o:spid="_x0000_s1026" o:spt="202" type="#_x0000_t202" style="position:absolute;left:5264;top:0;height:267;width:858;" fillcolor="#102A55" filled="t" stroked="f" coordsize="21600,21600" o:gfxdata="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yY2y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40"/>
                          <w:ind w:left="281"/>
                          <w:rPr>
                            <w:rFonts w:ascii="Century Gothic"/>
                            <w:b/>
                            <w:color w:val="000000"/>
                            <w:sz w:val="14"/>
                          </w:rPr>
                        </w:pPr>
                        <w:r>
                          <w:rPr>
                            <w:rFonts w:ascii="Century Gothic"/>
                            <w:b/>
                            <w:color w:val="FFFFFF"/>
                            <w:spacing w:val="-5"/>
                            <w:w w:val="105"/>
                            <w:sz w:val="14"/>
                          </w:rPr>
                          <w:t>14%</w:t>
                        </w:r>
                      </w:p>
                    </w:txbxContent>
                  </v:textbox>
                </v:shape>
                <v:shape id="docshape339" o:spid="_x0000_s1026" o:spt="202" type="#_x0000_t202" style="position:absolute;left:3672;top:0;height:267;width:1592;" fillcolor="#00549E" filled="t" stroked="f" coordsize="21600,21600" o:gfxdata="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f6Zq&#10;wAAAANw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pPr>
                          <w:spacing w:before="38"/>
                          <w:ind w:left="631" w:right="631"/>
                          <w:jc w:val="center"/>
                          <w:rPr>
                            <w:rFonts w:ascii="Century Gothic"/>
                            <w:b/>
                            <w:color w:val="000000"/>
                            <w:sz w:val="14"/>
                          </w:rPr>
                        </w:pPr>
                        <w:r>
                          <w:rPr>
                            <w:rFonts w:ascii="Century Gothic"/>
                            <w:b/>
                            <w:color w:val="FFFFFF"/>
                            <w:spacing w:val="-5"/>
                            <w:w w:val="110"/>
                            <w:sz w:val="14"/>
                          </w:rPr>
                          <w:t>26%</w:t>
                        </w:r>
                      </w:p>
                    </w:txbxContent>
                  </v:textbox>
                </v:shape>
                <v:shape id="docshape340" o:spid="_x0000_s1026" o:spt="202" type="#_x0000_t202" style="position:absolute;left:1897;top:0;height:267;width:1776;" fillcolor="#0092FF" filled="t" stroked="f" coordsize="21600,21600" o:gfxdata="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bxOq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37"/>
                          <w:ind w:left="669" w:right="669"/>
                          <w:jc w:val="center"/>
                          <w:rPr>
                            <w:rFonts w:ascii="Century Gothic"/>
                            <w:b/>
                            <w:color w:val="000000"/>
                            <w:sz w:val="14"/>
                          </w:rPr>
                        </w:pPr>
                        <w:r>
                          <w:rPr>
                            <w:rFonts w:ascii="Century Gothic"/>
                            <w:b/>
                            <w:color w:val="FFFFFF"/>
                            <w:spacing w:val="-5"/>
                            <w:w w:val="105"/>
                            <w:sz w:val="14"/>
                          </w:rPr>
                          <w:t>29%</w:t>
                        </w:r>
                      </w:p>
                    </w:txbxContent>
                  </v:textbox>
                </v:shape>
                <v:shape id="docshape341" o:spid="_x0000_s1026" o:spt="202" type="#_x0000_t202" style="position:absolute;left:612;top:0;height:267;width:1286;" fillcolor="#66BDFF" filled="t" stroked="f" coordsize="21600,21600" o:gfxdata="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52Ov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35"/>
                          <w:ind w:left="491" w:right="491"/>
                          <w:jc w:val="center"/>
                          <w:rPr>
                            <w:rFonts w:ascii="Century Gothic"/>
                            <w:b/>
                            <w:color w:val="000000"/>
                            <w:sz w:val="14"/>
                          </w:rPr>
                        </w:pPr>
                        <w:r>
                          <w:rPr>
                            <w:rFonts w:ascii="Century Gothic"/>
                            <w:b/>
                            <w:color w:val="FFFFFF"/>
                            <w:spacing w:val="-5"/>
                            <w:sz w:val="14"/>
                          </w:rPr>
                          <w:t>21%</w:t>
                        </w:r>
                      </w:p>
                    </w:txbxContent>
                  </v:textbox>
                </v:shape>
                <v:shape id="docshape342" o:spid="_x0000_s1026" o:spt="202" type="#_x0000_t202" style="position:absolute;left:0;top:0;height:267;width:613;" fillcolor="#C3E5FF" filled="t" stroked="f" coordsize="21600,21600" o:gfxdata="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YWJ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34"/>
                          <w:ind w:left="160"/>
                          <w:rPr>
                            <w:rFonts w:ascii="Century Gothic"/>
                            <w:b/>
                            <w:color w:val="000000"/>
                            <w:sz w:val="14"/>
                          </w:rPr>
                        </w:pPr>
                        <w:r>
                          <w:rPr>
                            <w:rFonts w:ascii="Century Gothic"/>
                            <w:b/>
                            <w:color w:val="000000"/>
                            <w:spacing w:val="-5"/>
                            <w:w w:val="105"/>
                            <w:sz w:val="14"/>
                          </w:rPr>
                          <w:t>10%</w:t>
                        </w:r>
                      </w:p>
                    </w:txbxContent>
                  </v:textbox>
                </v:shape>
                <w10:wrap type="none"/>
                <w10:anchorlock/>
              </v:group>
            </w:pict>
          </mc:Fallback>
        </mc:AlternateContent>
      </w:r>
    </w:p>
    <w:p>
      <w:pPr>
        <w:pStyle w:val="6"/>
        <w:spacing w:before="9"/>
        <w:rPr>
          <w:sz w:val="23"/>
        </w:rPr>
      </w:pPr>
    </w:p>
    <w:p>
      <w:pPr>
        <w:tabs>
          <w:tab w:val="left" w:pos="1669"/>
          <w:tab w:val="left" w:pos="2371"/>
          <w:tab w:val="left" w:pos="3723"/>
          <w:tab w:val="left" w:pos="4439"/>
        </w:tabs>
        <w:spacing w:before="1"/>
        <w:ind w:left="236"/>
        <w:jc w:val="center"/>
        <w:rPr>
          <w:sz w:val="14"/>
        </w:rPr>
      </w:pPr>
      <w:r>
        <mc:AlternateContent>
          <mc:Choice Requires="wps">
            <w:drawing>
              <wp:anchor distT="0" distB="0" distL="114300" distR="114300" simplePos="0" relativeHeight="251965440" behindDoc="0" locked="0" layoutInCell="1" allowOverlap="1">
                <wp:simplePos x="0" y="0"/>
                <wp:positionH relativeFrom="page">
                  <wp:posOffset>914400</wp:posOffset>
                </wp:positionH>
                <wp:positionV relativeFrom="paragraph">
                  <wp:posOffset>13970</wp:posOffset>
                </wp:positionV>
                <wp:extent cx="73660" cy="73660"/>
                <wp:effectExtent l="0" t="0" r="2540" b="2540"/>
                <wp:wrapNone/>
                <wp:docPr id="985" name="docshape343"/>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C3E5FF"/>
                        </a:solidFill>
                        <a:ln>
                          <a:noFill/>
                        </a:ln>
                      </wps:spPr>
                      <wps:bodyPr rot="0" vert="horz" wrap="square" lIns="91440" tIns="45720" rIns="91440" bIns="45720" anchor="t" anchorCtr="0" upright="1">
                        <a:noAutofit/>
                      </wps:bodyPr>
                    </wps:wsp>
                  </a:graphicData>
                </a:graphic>
              </wp:anchor>
            </w:drawing>
          </mc:Choice>
          <mc:Fallback>
            <w:pict>
              <v:rect id="docshape343" o:spid="_x0000_s1026" o:spt="1" style="position:absolute;left:0pt;margin-left:72pt;margin-top:1.1pt;height:5.8pt;width:5.8pt;mso-position-horizontal-relative:page;z-index:251965440;mso-width-relative:page;mso-height-relative:page;" fillcolor="#C3E5FF" filled="t" stroked="f" coordsize="21600,21600" o:gfxdata="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ZrH7q9gAAAAIAQAADwAAAAAAAAABACAAAAAiAAAAZHJzL2Rvd25yZXYueG1sUEsB&#10;AhQAFAAAAAgAh07iQEgztEH1AQAA+AMAAA4AAAAAAAAAAQAgAAAAJwEAAGRycy9lMm9Eb2MueG1s&#10;UEsFBgAAAAAGAAYAWQEAAI4FAAAAAA==&#10;">
                <v:fill on="t" focussize="0,0"/>
                <v:stroke on="f"/>
                <v:imagedata o:title=""/>
                <o:lock v:ext="edit" aspectratio="f"/>
              </v:rect>
            </w:pict>
          </mc:Fallback>
        </mc:AlternateContent>
      </w:r>
      <w:r>
        <mc:AlternateContent>
          <mc:Choice Requires="wps">
            <w:drawing>
              <wp:anchor distT="0" distB="0" distL="114300" distR="114300" simplePos="0" relativeHeight="251976704" behindDoc="1" locked="0" layoutInCell="1" allowOverlap="1">
                <wp:simplePos x="0" y="0"/>
                <wp:positionH relativeFrom="page">
                  <wp:posOffset>1824355</wp:posOffset>
                </wp:positionH>
                <wp:positionV relativeFrom="paragraph">
                  <wp:posOffset>13970</wp:posOffset>
                </wp:positionV>
                <wp:extent cx="73660" cy="73660"/>
                <wp:effectExtent l="0" t="0" r="2540" b="2540"/>
                <wp:wrapNone/>
                <wp:docPr id="986" name="docshape344"/>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66BDFF"/>
                        </a:solidFill>
                        <a:ln>
                          <a:noFill/>
                        </a:ln>
                      </wps:spPr>
                      <wps:bodyPr rot="0" vert="horz" wrap="square" lIns="91440" tIns="45720" rIns="91440" bIns="45720" anchor="t" anchorCtr="0" upright="1">
                        <a:noAutofit/>
                      </wps:bodyPr>
                    </wps:wsp>
                  </a:graphicData>
                </a:graphic>
              </wp:anchor>
            </w:drawing>
          </mc:Choice>
          <mc:Fallback>
            <w:pict>
              <v:rect id="docshape344" o:spid="_x0000_s1026" o:spt="1" style="position:absolute;left:0pt;margin-left:143.65pt;margin-top:1.1pt;height:5.8pt;width:5.8pt;mso-position-horizontal-relative:page;z-index:-251339776;mso-width-relative:page;mso-height-relative:page;" fillcolor="#66BDFF" filled="t" stroked="f" coordsize="21600,21600" o:gfxdata="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VCxYNcAAAAIAQAADwAAAAAAAAABACAAAAAiAAAAZHJzL2Rvd25yZXYueG1sUEsB&#10;AhQAFAAAAAgAh07iQMibabb2AQAA+AMAAA4AAAAAAAAAAQAgAAAAJgEAAGRycy9lMm9Eb2MueG1s&#10;UEsFBgAAAAAGAAYAWQEAAI4FAAAAAA==&#10;">
                <v:fill on="t" focussize="0,0"/>
                <v:stroke on="f"/>
                <v:imagedata o:title=""/>
                <o:lock v:ext="edit" aspectratio="f"/>
              </v:rect>
            </w:pict>
          </mc:Fallback>
        </mc:AlternateContent>
      </w:r>
      <w:r>
        <mc:AlternateContent>
          <mc:Choice Requires="wps">
            <w:drawing>
              <wp:anchor distT="0" distB="0" distL="114300" distR="114300" simplePos="0" relativeHeight="251977728" behindDoc="1" locked="0" layoutInCell="1" allowOverlap="1">
                <wp:simplePos x="0" y="0"/>
                <wp:positionH relativeFrom="page">
                  <wp:posOffset>2270125</wp:posOffset>
                </wp:positionH>
                <wp:positionV relativeFrom="paragraph">
                  <wp:posOffset>13970</wp:posOffset>
                </wp:positionV>
                <wp:extent cx="73660" cy="73660"/>
                <wp:effectExtent l="0" t="0" r="2540" b="2540"/>
                <wp:wrapNone/>
                <wp:docPr id="987" name="docshape345"/>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0092FF"/>
                        </a:solidFill>
                        <a:ln>
                          <a:noFill/>
                        </a:ln>
                      </wps:spPr>
                      <wps:bodyPr rot="0" vert="horz" wrap="square" lIns="91440" tIns="45720" rIns="91440" bIns="45720" anchor="t" anchorCtr="0" upright="1">
                        <a:noAutofit/>
                      </wps:bodyPr>
                    </wps:wsp>
                  </a:graphicData>
                </a:graphic>
              </wp:anchor>
            </w:drawing>
          </mc:Choice>
          <mc:Fallback>
            <w:pict>
              <v:rect id="docshape345" o:spid="_x0000_s1026" o:spt="1" style="position:absolute;left:0pt;margin-left:178.75pt;margin-top:1.1pt;height:5.8pt;width:5.8pt;mso-position-horizontal-relative:page;z-index:-251338752;mso-width-relative:page;mso-height-relative:page;" fillcolor="#0092FF" filled="t" stroked="f" coordsize="21600,21600" o:gfxdata="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jchq/ZAAAACAEAAA8AAAAAAAAAAQAgAAAAIgAAAGRycy9kb3ducmV2LnhtbFBL&#10;AQIUABQAAAAIAIdO4kCmN2Z69QEAAPgDAAAOAAAAAAAAAAEAIAAAACgBAABkcnMvZTJvRG9jLnht&#10;bFBLBQYAAAAABgAGAFkBAACPBQAAAAA=&#10;">
                <v:fill on="t" focussize="0,0"/>
                <v:stroke on="f"/>
                <v:imagedata o:title=""/>
                <o:lock v:ext="edit" aspectratio="f"/>
              </v:rect>
            </w:pict>
          </mc:Fallback>
        </mc:AlternateContent>
      </w:r>
      <w:r>
        <mc:AlternateContent>
          <mc:Choice Requires="wps">
            <w:drawing>
              <wp:anchor distT="0" distB="0" distL="114300" distR="114300" simplePos="0" relativeHeight="251977728" behindDoc="1" locked="0" layoutInCell="1" allowOverlap="1">
                <wp:simplePos x="0" y="0"/>
                <wp:positionH relativeFrom="page">
                  <wp:posOffset>3128645</wp:posOffset>
                </wp:positionH>
                <wp:positionV relativeFrom="paragraph">
                  <wp:posOffset>13970</wp:posOffset>
                </wp:positionV>
                <wp:extent cx="73660" cy="73660"/>
                <wp:effectExtent l="0" t="0" r="2540" b="2540"/>
                <wp:wrapNone/>
                <wp:docPr id="988" name="docshape346"/>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00549E"/>
                        </a:solidFill>
                        <a:ln>
                          <a:noFill/>
                        </a:ln>
                      </wps:spPr>
                      <wps:bodyPr rot="0" vert="horz" wrap="square" lIns="91440" tIns="45720" rIns="91440" bIns="45720" anchor="t" anchorCtr="0" upright="1">
                        <a:noAutofit/>
                      </wps:bodyPr>
                    </wps:wsp>
                  </a:graphicData>
                </a:graphic>
              </wp:anchor>
            </w:drawing>
          </mc:Choice>
          <mc:Fallback>
            <w:pict>
              <v:rect id="docshape346" o:spid="_x0000_s1026" o:spt="1" style="position:absolute;left:0pt;margin-left:246.35pt;margin-top:1.1pt;height:5.8pt;width:5.8pt;mso-position-horizontal-relative:page;z-index:-251338752;mso-width-relative:page;mso-height-relative:page;" fillcolor="#00549E" filled="t" stroked="f" coordsize="21600,21600" o:gfxdata="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xic59gAAAAIAQAADwAAAAAAAAABACAAAAAiAAAAZHJzL2Rvd25yZXYueG1sUEsB&#10;AhQAFAAAAAgAh07iQLlme771AQAA+AMAAA4AAAAAAAAAAQAgAAAAJwEAAGRycy9lMm9Eb2MueG1s&#10;UEsFBgAAAAAGAAYAWQEAAI4FAAAAAA==&#10;">
                <v:fill on="t" focussize="0,0"/>
                <v:stroke on="f"/>
                <v:imagedata o:title=""/>
                <o:lock v:ext="edit" aspectratio="f"/>
              </v:rect>
            </w:pict>
          </mc:Fallback>
        </mc:AlternateContent>
      </w:r>
      <w:r>
        <mc:AlternateContent>
          <mc:Choice Requires="wps">
            <w:drawing>
              <wp:anchor distT="0" distB="0" distL="114300" distR="114300" simplePos="0" relativeHeight="251978752" behindDoc="1" locked="0" layoutInCell="1" allowOverlap="1">
                <wp:simplePos x="0" y="0"/>
                <wp:positionH relativeFrom="page">
                  <wp:posOffset>3583305</wp:posOffset>
                </wp:positionH>
                <wp:positionV relativeFrom="paragraph">
                  <wp:posOffset>13970</wp:posOffset>
                </wp:positionV>
                <wp:extent cx="73660" cy="73660"/>
                <wp:effectExtent l="0" t="0" r="2540" b="2540"/>
                <wp:wrapNone/>
                <wp:docPr id="989" name="docshape347"/>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102A55"/>
                        </a:solidFill>
                        <a:ln>
                          <a:noFill/>
                        </a:ln>
                      </wps:spPr>
                      <wps:bodyPr rot="0" vert="horz" wrap="square" lIns="91440" tIns="45720" rIns="91440" bIns="45720" anchor="t" anchorCtr="0" upright="1">
                        <a:noAutofit/>
                      </wps:bodyPr>
                    </wps:wsp>
                  </a:graphicData>
                </a:graphic>
              </wp:anchor>
            </w:drawing>
          </mc:Choice>
          <mc:Fallback>
            <w:pict>
              <v:rect id="docshape347" o:spid="_x0000_s1026" o:spt="1" style="position:absolute;left:0pt;margin-left:282.15pt;margin-top:1.1pt;height:5.8pt;width:5.8pt;mso-position-horizontal-relative:page;z-index:-251337728;mso-width-relative:page;mso-height-relative:page;" fillcolor="#102A55" filled="t" stroked="f" coordsize="21600,21600" o:gfxdata="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Xw5CvbAAAACAEAAA8AAAAAAAAAAQAgAAAAIgAAAGRycy9kb3ducmV2Lnht&#10;bFBLAQIUABQAAAAIAIdO4kDRyVNR9gEAAPgDAAAOAAAAAAAAAAEAIAAAACoBAABkcnMvZTJvRG9j&#10;LnhtbFBLBQYAAAAABgAGAFkBAACSBQAAAAA=&#10;">
                <v:fill on="t" focussize="0,0"/>
                <v:stroke on="f"/>
                <v:imagedata o:title=""/>
                <o:lock v:ext="edit" aspectratio="f"/>
              </v:rect>
            </w:pict>
          </mc:Fallback>
        </mc:AlternateContent>
      </w:r>
      <w:r>
        <w:rPr>
          <w:color w:val="454C5B"/>
          <w:w w:val="115"/>
          <w:sz w:val="14"/>
        </w:rPr>
        <w:t>1</w:t>
      </w:r>
      <w:r>
        <w:rPr>
          <w:color w:val="454C5B"/>
          <w:spacing w:val="-6"/>
          <w:w w:val="115"/>
          <w:sz w:val="14"/>
        </w:rPr>
        <w:t xml:space="preserve"> </w:t>
      </w:r>
      <w:r>
        <w:rPr>
          <w:color w:val="454C5B"/>
          <w:w w:val="115"/>
          <w:sz w:val="14"/>
        </w:rPr>
        <w:t>(Not</w:t>
      </w:r>
      <w:r>
        <w:rPr>
          <w:color w:val="454C5B"/>
          <w:spacing w:val="-6"/>
          <w:w w:val="115"/>
          <w:sz w:val="14"/>
        </w:rPr>
        <w:t xml:space="preserve"> </w:t>
      </w:r>
      <w:r>
        <w:rPr>
          <w:color w:val="454C5B"/>
          <w:spacing w:val="-2"/>
          <w:w w:val="115"/>
          <w:sz w:val="14"/>
        </w:rPr>
        <w:t>Clear)</w:t>
      </w:r>
      <w:r>
        <w:rPr>
          <w:color w:val="454C5B"/>
          <w:sz w:val="14"/>
        </w:rPr>
        <w:tab/>
      </w:r>
      <w:r>
        <w:rPr>
          <w:color w:val="454C5B"/>
          <w:spacing w:val="-10"/>
          <w:w w:val="115"/>
          <w:sz w:val="14"/>
        </w:rPr>
        <w:t>2</w:t>
      </w:r>
      <w:r>
        <w:rPr>
          <w:color w:val="454C5B"/>
          <w:sz w:val="14"/>
        </w:rPr>
        <w:tab/>
      </w:r>
      <w:r>
        <w:rPr>
          <w:color w:val="454C5B"/>
          <w:w w:val="115"/>
          <w:sz w:val="14"/>
        </w:rPr>
        <w:t>3</w:t>
      </w:r>
      <w:r>
        <w:rPr>
          <w:color w:val="454C5B"/>
          <w:spacing w:val="-9"/>
          <w:w w:val="115"/>
          <w:sz w:val="14"/>
        </w:rPr>
        <w:t xml:space="preserve"> </w:t>
      </w:r>
      <w:r>
        <w:rPr>
          <w:color w:val="454C5B"/>
          <w:spacing w:val="-2"/>
          <w:w w:val="115"/>
          <w:sz w:val="14"/>
        </w:rPr>
        <w:t>(Neutral)</w:t>
      </w:r>
      <w:r>
        <w:rPr>
          <w:color w:val="454C5B"/>
          <w:sz w:val="14"/>
        </w:rPr>
        <w:tab/>
      </w:r>
      <w:r>
        <w:rPr>
          <w:color w:val="454C5B"/>
          <w:spacing w:val="-10"/>
          <w:w w:val="115"/>
          <w:sz w:val="14"/>
        </w:rPr>
        <w:t>4</w:t>
      </w:r>
      <w:r>
        <w:rPr>
          <w:color w:val="454C5B"/>
          <w:sz w:val="14"/>
        </w:rPr>
        <w:tab/>
      </w:r>
      <w:r>
        <w:rPr>
          <w:color w:val="454C5B"/>
          <w:spacing w:val="-2"/>
          <w:w w:val="115"/>
          <w:sz w:val="14"/>
        </w:rPr>
        <w:t>5</w:t>
      </w:r>
      <w:r>
        <w:rPr>
          <w:color w:val="454C5B"/>
          <w:spacing w:val="-7"/>
          <w:w w:val="115"/>
          <w:sz w:val="14"/>
        </w:rPr>
        <w:t xml:space="preserve"> </w:t>
      </w:r>
      <w:r>
        <w:rPr>
          <w:color w:val="454C5B"/>
          <w:spacing w:val="-2"/>
          <w:w w:val="115"/>
          <w:sz w:val="14"/>
        </w:rPr>
        <w:t>(Very</w:t>
      </w:r>
      <w:r>
        <w:rPr>
          <w:color w:val="454C5B"/>
          <w:spacing w:val="-6"/>
          <w:w w:val="115"/>
          <w:sz w:val="14"/>
        </w:rPr>
        <w:t xml:space="preserve"> </w:t>
      </w:r>
      <w:r>
        <w:rPr>
          <w:color w:val="454C5B"/>
          <w:spacing w:val="-2"/>
          <w:w w:val="115"/>
          <w:sz w:val="14"/>
        </w:rPr>
        <w:t>Clear)</w:t>
      </w:r>
    </w:p>
    <w:p>
      <w:pPr>
        <w:pStyle w:val="6"/>
        <w:spacing w:before="112" w:line="276" w:lineRule="auto"/>
        <w:ind w:left="297" w:right="1320"/>
      </w:pPr>
      <w:r>
        <w:br w:type="column"/>
      </w:r>
      <w:r>
        <w:rPr>
          <w:w w:val="115"/>
        </w:rPr>
        <w:t>A</w:t>
      </w:r>
      <w:r>
        <w:rPr>
          <w:spacing w:val="-13"/>
          <w:w w:val="115"/>
        </w:rPr>
        <w:t xml:space="preserve"> </w:t>
      </w:r>
      <w:r>
        <w:rPr>
          <w:w w:val="115"/>
        </w:rPr>
        <w:t>notable</w:t>
      </w:r>
      <w:r>
        <w:rPr>
          <w:spacing w:val="-13"/>
          <w:w w:val="115"/>
        </w:rPr>
        <w:t xml:space="preserve"> </w:t>
      </w:r>
      <w:r>
        <w:rPr>
          <w:w w:val="115"/>
        </w:rPr>
        <w:t>difference</w:t>
      </w:r>
      <w:r>
        <w:rPr>
          <w:spacing w:val="-13"/>
          <w:w w:val="115"/>
        </w:rPr>
        <w:t xml:space="preserve"> </w:t>
      </w:r>
      <w:r>
        <w:rPr>
          <w:w w:val="115"/>
        </w:rPr>
        <w:t>emerges when comparing responses from C-level executives</w:t>
      </w:r>
    </w:p>
    <w:p>
      <w:pPr>
        <w:pStyle w:val="6"/>
        <w:spacing w:line="276" w:lineRule="auto"/>
        <w:ind w:left="297" w:right="1754"/>
      </w:pPr>
      <w:r>
        <w:rPr>
          <w:w w:val="115"/>
        </w:rPr>
        <w:t>and staff. Among C-level executives, a significant 52% report being very</w:t>
      </w:r>
      <w:r>
        <w:rPr>
          <w:spacing w:val="40"/>
          <w:w w:val="115"/>
        </w:rPr>
        <w:t xml:space="preserve"> </w:t>
      </w:r>
      <w:r>
        <w:rPr>
          <w:w w:val="115"/>
        </w:rPr>
        <w:t>clear on AI use cases in cybersecurity,</w:t>
      </w:r>
      <w:r>
        <w:rPr>
          <w:spacing w:val="-13"/>
          <w:w w:val="115"/>
        </w:rPr>
        <w:t xml:space="preserve"> </w:t>
      </w:r>
      <w:r>
        <w:rPr>
          <w:w w:val="115"/>
        </w:rPr>
        <w:t>compared</w:t>
      </w:r>
      <w:r>
        <w:rPr>
          <w:spacing w:val="-13"/>
          <w:w w:val="115"/>
        </w:rPr>
        <w:t xml:space="preserve"> </w:t>
      </w:r>
      <w:r>
        <w:rPr>
          <w:w w:val="115"/>
        </w:rPr>
        <w:t>to</w:t>
      </w:r>
    </w:p>
    <w:p>
      <w:pPr>
        <w:pStyle w:val="6"/>
        <w:spacing w:line="276" w:lineRule="auto"/>
        <w:ind w:left="297" w:right="1215"/>
      </w:pPr>
      <w:r>
        <w:rPr>
          <w:w w:val="115"/>
        </w:rPr>
        <w:t>only</w:t>
      </w:r>
      <w:r>
        <w:rPr>
          <w:spacing w:val="-9"/>
          <w:w w:val="115"/>
        </w:rPr>
        <w:t xml:space="preserve"> </w:t>
      </w:r>
      <w:r>
        <w:rPr>
          <w:w w:val="115"/>
        </w:rPr>
        <w:t>14%</w:t>
      </w:r>
      <w:r>
        <w:rPr>
          <w:spacing w:val="-9"/>
          <w:w w:val="115"/>
        </w:rPr>
        <w:t xml:space="preserve"> </w:t>
      </w:r>
      <w:r>
        <w:rPr>
          <w:w w:val="115"/>
        </w:rPr>
        <w:t>of</w:t>
      </w:r>
      <w:r>
        <w:rPr>
          <w:spacing w:val="-9"/>
          <w:w w:val="115"/>
        </w:rPr>
        <w:t xml:space="preserve"> </w:t>
      </w:r>
      <w:r>
        <w:rPr>
          <w:w w:val="115"/>
        </w:rPr>
        <w:t>staff</w:t>
      </w:r>
      <w:r>
        <w:rPr>
          <w:spacing w:val="-9"/>
          <w:w w:val="115"/>
        </w:rPr>
        <w:t xml:space="preserve"> </w:t>
      </w:r>
      <w:r>
        <w:rPr>
          <w:w w:val="115"/>
        </w:rPr>
        <w:t>feeling</w:t>
      </w:r>
      <w:r>
        <w:rPr>
          <w:spacing w:val="-9"/>
          <w:w w:val="115"/>
        </w:rPr>
        <w:t xml:space="preserve"> </w:t>
      </w:r>
      <w:r>
        <w:rPr>
          <w:w w:val="115"/>
        </w:rPr>
        <w:t>the same. This stark contrast</w:t>
      </w:r>
    </w:p>
    <w:p>
      <w:pPr>
        <w:spacing w:line="276" w:lineRule="auto"/>
        <w:sectPr>
          <w:type w:val="continuous"/>
          <w:pgSz w:w="12240" w:h="15840"/>
          <w:pgMar w:top="1500" w:right="0" w:bottom="280" w:left="520" w:header="0" w:footer="675" w:gutter="0"/>
          <w:cols w:equalWidth="0" w:num="2">
            <w:col w:w="7065" w:space="40"/>
            <w:col w:w="4615"/>
          </w:cols>
        </w:sectPr>
      </w:pPr>
    </w:p>
    <w:p>
      <w:pPr>
        <w:pStyle w:val="6"/>
        <w:spacing w:line="276" w:lineRule="auto"/>
        <w:ind w:left="920" w:right="1792"/>
      </w:pPr>
      <w:r>
        <w:rPr>
          <w:w w:val="115"/>
        </w:rPr>
        <w:t>might suggest that C-level executives have a more aspirational or vision-oriented understanding of AI, focusing on broader goals and potentials, whereas staff, who are typically closer to the practical implementation, might be more aware of the complexities and uncertainties involved. It’s</w:t>
      </w:r>
      <w:r>
        <w:rPr>
          <w:spacing w:val="-6"/>
          <w:w w:val="115"/>
        </w:rPr>
        <w:t xml:space="preserve"> </w:t>
      </w:r>
      <w:r>
        <w:rPr>
          <w:w w:val="115"/>
        </w:rPr>
        <w:t>interesting</w:t>
      </w:r>
      <w:r>
        <w:rPr>
          <w:spacing w:val="-6"/>
          <w:w w:val="115"/>
        </w:rPr>
        <w:t xml:space="preserve"> </w:t>
      </w:r>
      <w:r>
        <w:rPr>
          <w:w w:val="115"/>
        </w:rPr>
        <w:t>to</w:t>
      </w:r>
      <w:r>
        <w:rPr>
          <w:spacing w:val="-6"/>
          <w:w w:val="115"/>
        </w:rPr>
        <w:t xml:space="preserve"> </w:t>
      </w:r>
      <w:r>
        <w:rPr>
          <w:w w:val="115"/>
        </w:rPr>
        <w:t>note</w:t>
      </w:r>
      <w:r>
        <w:rPr>
          <w:spacing w:val="-6"/>
          <w:w w:val="115"/>
        </w:rPr>
        <w:t xml:space="preserve"> </w:t>
      </w:r>
      <w:r>
        <w:rPr>
          <w:w w:val="115"/>
        </w:rPr>
        <w:t>that</w:t>
      </w:r>
      <w:r>
        <w:rPr>
          <w:spacing w:val="-6"/>
          <w:w w:val="115"/>
        </w:rPr>
        <w:t xml:space="preserve"> </w:t>
      </w:r>
      <w:r>
        <w:rPr>
          <w:w w:val="115"/>
        </w:rPr>
        <w:t>staff</w:t>
      </w:r>
      <w:r>
        <w:rPr>
          <w:spacing w:val="-6"/>
          <w:w w:val="115"/>
        </w:rPr>
        <w:t xml:space="preserve"> </w:t>
      </w:r>
      <w:r>
        <w:rPr>
          <w:w w:val="115"/>
        </w:rPr>
        <w:t>usually</w:t>
      </w:r>
      <w:r>
        <w:rPr>
          <w:spacing w:val="-6"/>
          <w:w w:val="115"/>
        </w:rPr>
        <w:t xml:space="preserve"> </w:t>
      </w:r>
      <w:r>
        <w:rPr>
          <w:w w:val="115"/>
        </w:rPr>
        <w:t>tend</w:t>
      </w:r>
      <w:r>
        <w:rPr>
          <w:spacing w:val="-6"/>
          <w:w w:val="115"/>
        </w:rPr>
        <w:t xml:space="preserve"> </w:t>
      </w:r>
      <w:r>
        <w:rPr>
          <w:w w:val="115"/>
        </w:rPr>
        <w:t>to</w:t>
      </w:r>
      <w:r>
        <w:rPr>
          <w:spacing w:val="-6"/>
          <w:w w:val="115"/>
        </w:rPr>
        <w:t xml:space="preserve"> </w:t>
      </w:r>
      <w:r>
        <w:rPr>
          <w:w w:val="115"/>
        </w:rPr>
        <w:t>buy</w:t>
      </w:r>
      <w:r>
        <w:rPr>
          <w:spacing w:val="-6"/>
          <w:w w:val="115"/>
        </w:rPr>
        <w:t xml:space="preserve"> </w:t>
      </w:r>
      <w:r>
        <w:rPr>
          <w:w w:val="115"/>
        </w:rPr>
        <w:t>into</w:t>
      </w:r>
      <w:r>
        <w:rPr>
          <w:spacing w:val="-6"/>
          <w:w w:val="115"/>
        </w:rPr>
        <w:t xml:space="preserve"> </w:t>
      </w:r>
      <w:r>
        <w:rPr>
          <w:w w:val="115"/>
        </w:rPr>
        <w:t>new</w:t>
      </w:r>
      <w:r>
        <w:rPr>
          <w:spacing w:val="-6"/>
          <w:w w:val="115"/>
        </w:rPr>
        <w:t xml:space="preserve"> </w:t>
      </w:r>
      <w:r>
        <w:rPr>
          <w:w w:val="115"/>
        </w:rPr>
        <w:t>technologies</w:t>
      </w:r>
      <w:r>
        <w:rPr>
          <w:spacing w:val="-6"/>
          <w:w w:val="115"/>
        </w:rPr>
        <w:t xml:space="preserve"> </w:t>
      </w:r>
      <w:r>
        <w:rPr>
          <w:w w:val="115"/>
        </w:rPr>
        <w:t>like</w:t>
      </w:r>
      <w:r>
        <w:rPr>
          <w:spacing w:val="-6"/>
          <w:w w:val="115"/>
        </w:rPr>
        <w:t xml:space="preserve"> </w:t>
      </w:r>
      <w:r>
        <w:rPr>
          <w:w w:val="115"/>
        </w:rPr>
        <w:t>AI</w:t>
      </w:r>
      <w:r>
        <w:rPr>
          <w:spacing w:val="-6"/>
          <w:w w:val="115"/>
        </w:rPr>
        <w:t xml:space="preserve"> </w:t>
      </w:r>
      <w:r>
        <w:rPr>
          <w:w w:val="115"/>
        </w:rPr>
        <w:t>earlier</w:t>
      </w:r>
      <w:r>
        <w:rPr>
          <w:spacing w:val="-6"/>
          <w:w w:val="115"/>
        </w:rPr>
        <w:t xml:space="preserve"> </w:t>
      </w:r>
      <w:r>
        <w:rPr>
          <w:w w:val="115"/>
        </w:rPr>
        <w:t>than</w:t>
      </w:r>
      <w:r>
        <w:rPr>
          <w:spacing w:val="-6"/>
          <w:w w:val="115"/>
        </w:rPr>
        <w:t xml:space="preserve"> </w:t>
      </w:r>
      <w:r>
        <w:rPr>
          <w:w w:val="115"/>
        </w:rPr>
        <w:t>the C-suite,</w:t>
      </w:r>
      <w:r>
        <w:rPr>
          <w:spacing w:val="-9"/>
          <w:w w:val="115"/>
        </w:rPr>
        <w:t xml:space="preserve"> </w:t>
      </w:r>
      <w:r>
        <w:rPr>
          <w:w w:val="115"/>
        </w:rPr>
        <w:t>yet</w:t>
      </w:r>
      <w:r>
        <w:rPr>
          <w:spacing w:val="-8"/>
          <w:w w:val="115"/>
        </w:rPr>
        <w:t xml:space="preserve"> </w:t>
      </w:r>
      <w:r>
        <w:rPr>
          <w:w w:val="115"/>
        </w:rPr>
        <w:t>in</w:t>
      </w:r>
      <w:r>
        <w:rPr>
          <w:spacing w:val="-8"/>
          <w:w w:val="115"/>
        </w:rPr>
        <w:t xml:space="preserve"> </w:t>
      </w:r>
      <w:r>
        <w:rPr>
          <w:w w:val="115"/>
        </w:rPr>
        <w:t>this</w:t>
      </w:r>
      <w:r>
        <w:rPr>
          <w:spacing w:val="-8"/>
          <w:w w:val="115"/>
        </w:rPr>
        <w:t xml:space="preserve"> </w:t>
      </w:r>
      <w:r>
        <w:rPr>
          <w:w w:val="115"/>
        </w:rPr>
        <w:t>case,</w:t>
      </w:r>
      <w:r>
        <w:rPr>
          <w:spacing w:val="-8"/>
          <w:w w:val="115"/>
        </w:rPr>
        <w:t xml:space="preserve"> </w:t>
      </w:r>
      <w:r>
        <w:rPr>
          <w:w w:val="115"/>
        </w:rPr>
        <w:t>their</w:t>
      </w:r>
      <w:r>
        <w:rPr>
          <w:spacing w:val="-9"/>
          <w:w w:val="115"/>
        </w:rPr>
        <w:t xml:space="preserve"> </w:t>
      </w:r>
      <w:r>
        <w:rPr>
          <w:w w:val="115"/>
        </w:rPr>
        <w:t>lower</w:t>
      </w:r>
      <w:r>
        <w:rPr>
          <w:spacing w:val="-8"/>
          <w:w w:val="115"/>
        </w:rPr>
        <w:t xml:space="preserve"> </w:t>
      </w:r>
      <w:r>
        <w:rPr>
          <w:w w:val="115"/>
        </w:rPr>
        <w:t>clarity</w:t>
      </w:r>
      <w:r>
        <w:rPr>
          <w:spacing w:val="-8"/>
          <w:w w:val="115"/>
        </w:rPr>
        <w:t xml:space="preserve"> </w:t>
      </w:r>
      <w:r>
        <w:rPr>
          <w:w w:val="115"/>
        </w:rPr>
        <w:t>could</w:t>
      </w:r>
      <w:r>
        <w:rPr>
          <w:spacing w:val="-8"/>
          <w:w w:val="115"/>
        </w:rPr>
        <w:t xml:space="preserve"> </w:t>
      </w:r>
      <w:r>
        <w:rPr>
          <w:w w:val="115"/>
        </w:rPr>
        <w:t>be</w:t>
      </w:r>
      <w:r>
        <w:rPr>
          <w:spacing w:val="-8"/>
          <w:w w:val="115"/>
        </w:rPr>
        <w:t xml:space="preserve"> </w:t>
      </w:r>
      <w:r>
        <w:rPr>
          <w:w w:val="115"/>
        </w:rPr>
        <w:t>influenced</w:t>
      </w:r>
      <w:r>
        <w:rPr>
          <w:spacing w:val="-8"/>
          <w:w w:val="115"/>
        </w:rPr>
        <w:t xml:space="preserve"> </w:t>
      </w:r>
      <w:r>
        <w:rPr>
          <w:w w:val="115"/>
        </w:rPr>
        <w:t>by</w:t>
      </w:r>
      <w:r>
        <w:rPr>
          <w:spacing w:val="-9"/>
          <w:w w:val="115"/>
        </w:rPr>
        <w:t xml:space="preserve"> </w:t>
      </w:r>
      <w:r>
        <w:rPr>
          <w:w w:val="115"/>
        </w:rPr>
        <w:t>the</w:t>
      </w:r>
      <w:r>
        <w:rPr>
          <w:spacing w:val="-8"/>
          <w:w w:val="115"/>
        </w:rPr>
        <w:t xml:space="preserve"> </w:t>
      </w:r>
      <w:r>
        <w:rPr>
          <w:w w:val="115"/>
        </w:rPr>
        <w:t>operational</w:t>
      </w:r>
      <w:r>
        <w:rPr>
          <w:spacing w:val="-8"/>
          <w:w w:val="115"/>
        </w:rPr>
        <w:t xml:space="preserve"> </w:t>
      </w:r>
      <w:r>
        <w:rPr>
          <w:w w:val="115"/>
        </w:rPr>
        <w:t>challenges</w:t>
      </w:r>
      <w:r>
        <w:rPr>
          <w:spacing w:val="-8"/>
          <w:w w:val="115"/>
        </w:rPr>
        <w:t xml:space="preserve"> </w:t>
      </w:r>
      <w:r>
        <w:rPr>
          <w:spacing w:val="-4"/>
          <w:w w:val="115"/>
        </w:rPr>
        <w:t>they</w:t>
      </w:r>
    </w:p>
    <w:p>
      <w:pPr>
        <w:pStyle w:val="6"/>
        <w:spacing w:line="276" w:lineRule="auto"/>
        <w:ind w:left="920" w:right="1444"/>
      </w:pPr>
      <w:r>
        <w:rPr>
          <w:w w:val="115"/>
        </w:rPr>
        <w:t>foresee.</w:t>
      </w:r>
      <w:r>
        <w:rPr>
          <w:spacing w:val="-3"/>
          <w:w w:val="115"/>
        </w:rPr>
        <w:t xml:space="preserve"> </w:t>
      </w:r>
      <w:r>
        <w:rPr>
          <w:w w:val="115"/>
        </w:rPr>
        <w:t>The</w:t>
      </w:r>
      <w:r>
        <w:rPr>
          <w:spacing w:val="-3"/>
          <w:w w:val="115"/>
        </w:rPr>
        <w:t xml:space="preserve"> </w:t>
      </w:r>
      <w:r>
        <w:rPr>
          <w:w w:val="115"/>
        </w:rPr>
        <w:t>high</w:t>
      </w:r>
      <w:r>
        <w:rPr>
          <w:spacing w:val="-3"/>
          <w:w w:val="115"/>
        </w:rPr>
        <w:t xml:space="preserve"> </w:t>
      </w:r>
      <w:r>
        <w:rPr>
          <w:w w:val="115"/>
        </w:rPr>
        <w:t>level</w:t>
      </w:r>
      <w:r>
        <w:rPr>
          <w:spacing w:val="-3"/>
          <w:w w:val="115"/>
        </w:rPr>
        <w:t xml:space="preserve"> </w:t>
      </w:r>
      <w:r>
        <w:rPr>
          <w:w w:val="115"/>
        </w:rPr>
        <w:t>of</w:t>
      </w:r>
      <w:r>
        <w:rPr>
          <w:spacing w:val="-3"/>
          <w:w w:val="115"/>
        </w:rPr>
        <w:t xml:space="preserve"> </w:t>
      </w:r>
      <w:r>
        <w:rPr>
          <w:w w:val="115"/>
        </w:rPr>
        <w:t>awareness</w:t>
      </w:r>
      <w:r>
        <w:rPr>
          <w:spacing w:val="-3"/>
          <w:w w:val="115"/>
        </w:rPr>
        <w:t xml:space="preserve"> </w:t>
      </w:r>
      <w:r>
        <w:rPr>
          <w:w w:val="115"/>
        </w:rPr>
        <w:t>and</w:t>
      </w:r>
      <w:r>
        <w:rPr>
          <w:spacing w:val="-3"/>
          <w:w w:val="115"/>
        </w:rPr>
        <w:t xml:space="preserve"> </w:t>
      </w:r>
      <w:r>
        <w:rPr>
          <w:w w:val="115"/>
        </w:rPr>
        <w:t>clarity</w:t>
      </w:r>
      <w:r>
        <w:rPr>
          <w:spacing w:val="-3"/>
          <w:w w:val="115"/>
        </w:rPr>
        <w:t xml:space="preserve"> </w:t>
      </w:r>
      <w:r>
        <w:rPr>
          <w:w w:val="115"/>
        </w:rPr>
        <w:t>among</w:t>
      </w:r>
      <w:r>
        <w:rPr>
          <w:spacing w:val="-3"/>
          <w:w w:val="115"/>
        </w:rPr>
        <w:t xml:space="preserve"> </w:t>
      </w:r>
      <w:r>
        <w:rPr>
          <w:w w:val="115"/>
        </w:rPr>
        <w:t>C-level</w:t>
      </w:r>
      <w:r>
        <w:rPr>
          <w:spacing w:val="-3"/>
          <w:w w:val="115"/>
        </w:rPr>
        <w:t xml:space="preserve"> </w:t>
      </w:r>
      <w:r>
        <w:rPr>
          <w:w w:val="115"/>
        </w:rPr>
        <w:t>executives</w:t>
      </w:r>
      <w:r>
        <w:rPr>
          <w:spacing w:val="-3"/>
          <w:w w:val="115"/>
        </w:rPr>
        <w:t xml:space="preserve"> </w:t>
      </w:r>
      <w:r>
        <w:rPr>
          <w:w w:val="115"/>
        </w:rPr>
        <w:t>aligns</w:t>
      </w:r>
      <w:r>
        <w:rPr>
          <w:spacing w:val="-3"/>
          <w:w w:val="115"/>
        </w:rPr>
        <w:t xml:space="preserve"> </w:t>
      </w:r>
      <w:r>
        <w:rPr>
          <w:w w:val="115"/>
        </w:rPr>
        <w:t>with</w:t>
      </w:r>
      <w:r>
        <w:rPr>
          <w:spacing w:val="-3"/>
          <w:w w:val="115"/>
        </w:rPr>
        <w:t xml:space="preserve"> </w:t>
      </w:r>
      <w:r>
        <w:rPr>
          <w:w w:val="115"/>
        </w:rPr>
        <w:t>the</w:t>
      </w:r>
      <w:r>
        <w:rPr>
          <w:spacing w:val="-3"/>
          <w:w w:val="115"/>
        </w:rPr>
        <w:t xml:space="preserve"> </w:t>
      </w:r>
      <w:r>
        <w:rPr>
          <w:w w:val="115"/>
        </w:rPr>
        <w:t>increasing presence of AI in the news and its growing significance in the corporate zeitgeist.</w:t>
      </w:r>
    </w:p>
    <w:p>
      <w:pPr>
        <w:tabs>
          <w:tab w:val="left" w:pos="9482"/>
        </w:tabs>
        <w:spacing w:line="276" w:lineRule="auto"/>
        <w:rPr>
          <w:lang w:eastAsia="zh-CN"/>
        </w:rPr>
      </w:pPr>
      <w:r>
        <w:tab/>
      </w:r>
    </w:p>
    <w:p>
      <w:pPr>
        <w:tabs>
          <w:tab w:val="left" w:pos="9482"/>
        </w:tabs>
        <w:spacing w:line="276" w:lineRule="auto"/>
        <w:rPr>
          <w:lang w:eastAsia="zh-CN"/>
        </w:rPr>
      </w:pPr>
    </w:p>
    <w:p>
      <w:pPr>
        <w:tabs>
          <w:tab w:val="left" w:pos="9482"/>
        </w:tabs>
        <w:spacing w:line="276" w:lineRule="auto"/>
        <w:rPr>
          <w:lang w:eastAsia="zh-CN"/>
        </w:rPr>
        <w:sectPr>
          <w:type w:val="continuous"/>
          <w:pgSz w:w="12240" w:h="15840"/>
          <w:pgMar w:top="1500" w:right="0" w:bottom="280" w:left="520" w:header="0" w:footer="675" w:gutter="0"/>
          <w:cols w:space="720" w:num="1"/>
        </w:sectPr>
      </w:pPr>
    </w:p>
    <w:p>
      <w:pPr>
        <w:pStyle w:val="4"/>
        <w:rPr>
          <w:lang w:eastAsia="zh-CN"/>
        </w:rPr>
      </w:pPr>
    </w:p>
    <w:p>
      <w:pPr>
        <w:pStyle w:val="6"/>
        <w:spacing w:before="294" w:line="276" w:lineRule="auto"/>
        <w:ind w:right="3324"/>
        <w:rPr>
          <w:w w:val="115"/>
          <w:lang w:eastAsia="zh-CN"/>
        </w:rPr>
      </w:pPr>
      <w:r>
        <mc:AlternateContent>
          <mc:Choice Requires="wps">
            <w:drawing>
              <wp:anchor distT="0" distB="0" distL="114300" distR="114300" simplePos="0" relativeHeight="252027904" behindDoc="0" locked="0" layoutInCell="1" allowOverlap="1">
                <wp:simplePos x="0" y="0"/>
                <wp:positionH relativeFrom="page">
                  <wp:posOffset>2978785</wp:posOffset>
                </wp:positionH>
                <wp:positionV relativeFrom="paragraph">
                  <wp:posOffset>233680</wp:posOffset>
                </wp:positionV>
                <wp:extent cx="3887470" cy="236855"/>
                <wp:effectExtent l="0" t="0" r="11430" b="4445"/>
                <wp:wrapNone/>
                <wp:docPr id="990" name="docshape329"/>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4"/>
                              <w:ind w:left="429"/>
                              <w:jc w:val="center"/>
                              <w:rPr>
                                <w:rFonts w:ascii="Verdana"/>
                                <w:i/>
                                <w:color w:val="000000"/>
                                <w:sz w:val="17"/>
                                <w:lang w:eastAsia="zh-CN"/>
                              </w:rPr>
                            </w:pPr>
                            <w:r>
                              <w:rPr>
                                <w:rFonts w:hint="eastAsia" w:ascii="微软雅黑" w:hAnsi="微软雅黑" w:eastAsia="微软雅黑" w:cs="微软雅黑"/>
                                <w:i/>
                                <w:color w:val="000000"/>
                                <w:sz w:val="17"/>
                                <w:lang w:eastAsia="zh-CN"/>
                              </w:rPr>
                              <w:t>您对对</w:t>
                            </w:r>
                            <w:r>
                              <w:rPr>
                                <w:rFonts w:ascii="微软雅黑" w:hAnsi="微软雅黑" w:eastAsia="微软雅黑" w:cs="微软雅黑"/>
                                <w:i/>
                                <w:color w:val="000000"/>
                                <w:sz w:val="17"/>
                                <w:lang w:eastAsia="zh-CN"/>
                              </w:rPr>
                              <w:t xml:space="preserve"> AI </w:t>
                            </w:r>
                            <w:r>
                              <w:rPr>
                                <w:rFonts w:hint="eastAsia" w:ascii="微软雅黑" w:hAnsi="微软雅黑" w:eastAsia="微软雅黑" w:cs="微软雅黑"/>
                                <w:i/>
                                <w:color w:val="000000"/>
                                <w:sz w:val="17"/>
                                <w:lang w:eastAsia="zh-CN"/>
                              </w:rPr>
                              <w:t>在网络安全中潜在</w:t>
                            </w:r>
                            <w:ins w:id="325" w:author="张家齐" w:date="2024-05-06T16:36:00Z">
                              <w:r>
                                <w:rPr>
                                  <w:rFonts w:hint="eastAsia" w:ascii="微软雅黑" w:hAnsi="微软雅黑" w:eastAsia="微软雅黑" w:cs="微软雅黑"/>
                                  <w:i/>
                                  <w:color w:val="000000"/>
                                  <w:sz w:val="17"/>
                                  <w:lang w:val="en-US" w:eastAsia="zh-CN"/>
                                </w:rPr>
                                <w:t>用例</w:t>
                              </w:r>
                            </w:ins>
                            <w:del w:id="326" w:author="张家齐" w:date="2024-05-06T16:35:03Z">
                              <w:r>
                                <w:rPr>
                                  <w:rFonts w:hint="eastAsia" w:ascii="微软雅黑" w:hAnsi="微软雅黑" w:eastAsia="微软雅黑" w:cs="微软雅黑"/>
                                  <w:i/>
                                  <w:color w:val="000000"/>
                                  <w:sz w:val="17"/>
                                  <w:lang w:eastAsia="zh-CN"/>
                                </w:rPr>
                                <w:delText>使用案例</w:delText>
                              </w:r>
                            </w:del>
                            <w:r>
                              <w:rPr>
                                <w:rFonts w:hint="eastAsia" w:ascii="微软雅黑" w:hAnsi="微软雅黑" w:eastAsia="微软雅黑" w:cs="微软雅黑"/>
                                <w:i/>
                                <w:color w:val="000000"/>
                                <w:sz w:val="17"/>
                                <w:lang w:eastAsia="zh-CN"/>
                              </w:rPr>
                              <w:t>的了解程度如何？</w:t>
                            </w:r>
                          </w:p>
                        </w:txbxContent>
                      </wps:txbx>
                      <wps:bodyPr rot="0" vert="horz" wrap="square" lIns="0" tIns="0" rIns="0" bIns="0" anchor="t" anchorCtr="0" upright="1">
                        <a:noAutofit/>
                      </wps:bodyPr>
                    </wps:wsp>
                  </a:graphicData>
                </a:graphic>
              </wp:anchor>
            </w:drawing>
          </mc:Choice>
          <mc:Fallback>
            <w:pict>
              <v:shape id="docshape329" o:spid="_x0000_s1026" o:spt="202" type="#_x0000_t202" style="position:absolute;left:0pt;margin-left:234.55pt;margin-top:18.4pt;height:18.65pt;width:306.1pt;mso-position-horizontal-relative:page;z-index:252027904;mso-width-relative:page;mso-height-relative:page;" fillcolor="#EEF3F8" filled="t" stroked="f" coordsize="21600,21600" o:gfxdata="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DH3jV2AAAAAoBAAAPAAAAAAAAAAEAIAAAACIAAABkcnMvZG93bnJl&#10;di54bWxQSwECFAAUAAAACACHTuJAkY9HBf0BAAAABAAADgAAAAAAAAABACAAAAAnAQAAZHJzL2Uy&#10;b0RvYy54bWxQSwUGAAAAAAYABgBZAQAAlgUAAAAA&#10;">
                <v:fill on="t" focussize="0,0"/>
                <v:stroke on="f"/>
                <v:imagedata o:title=""/>
                <o:lock v:ext="edit" aspectratio="f"/>
                <v:textbox inset="0mm,0mm,0mm,0mm">
                  <w:txbxContent>
                    <w:p>
                      <w:pPr>
                        <w:spacing w:before="54"/>
                        <w:ind w:left="429"/>
                        <w:jc w:val="center"/>
                        <w:rPr>
                          <w:rFonts w:ascii="Verdana"/>
                          <w:i/>
                          <w:color w:val="000000"/>
                          <w:sz w:val="17"/>
                          <w:lang w:eastAsia="zh-CN"/>
                        </w:rPr>
                      </w:pPr>
                      <w:r>
                        <w:rPr>
                          <w:rFonts w:hint="eastAsia" w:ascii="微软雅黑" w:hAnsi="微软雅黑" w:eastAsia="微软雅黑" w:cs="微软雅黑"/>
                          <w:i/>
                          <w:color w:val="000000"/>
                          <w:sz w:val="17"/>
                          <w:lang w:eastAsia="zh-CN"/>
                        </w:rPr>
                        <w:t>您对对</w:t>
                      </w:r>
                      <w:r>
                        <w:rPr>
                          <w:rFonts w:ascii="微软雅黑" w:hAnsi="微软雅黑" w:eastAsia="微软雅黑" w:cs="微软雅黑"/>
                          <w:i/>
                          <w:color w:val="000000"/>
                          <w:sz w:val="17"/>
                          <w:lang w:eastAsia="zh-CN"/>
                        </w:rPr>
                        <w:t xml:space="preserve"> AI </w:t>
                      </w:r>
                      <w:r>
                        <w:rPr>
                          <w:rFonts w:hint="eastAsia" w:ascii="微软雅黑" w:hAnsi="微软雅黑" w:eastAsia="微软雅黑" w:cs="微软雅黑"/>
                          <w:i/>
                          <w:color w:val="000000"/>
                          <w:sz w:val="17"/>
                          <w:lang w:eastAsia="zh-CN"/>
                        </w:rPr>
                        <w:t>在网络安全中潜在</w:t>
                      </w:r>
                      <w:ins w:id="327" w:author="张家齐" w:date="2024-05-06T16:36:00Z">
                        <w:r>
                          <w:rPr>
                            <w:rFonts w:hint="eastAsia" w:ascii="微软雅黑" w:hAnsi="微软雅黑" w:eastAsia="微软雅黑" w:cs="微软雅黑"/>
                            <w:i/>
                            <w:color w:val="000000"/>
                            <w:sz w:val="17"/>
                            <w:lang w:val="en-US" w:eastAsia="zh-CN"/>
                          </w:rPr>
                          <w:t>用例</w:t>
                        </w:r>
                      </w:ins>
                      <w:del w:id="328" w:author="张家齐" w:date="2024-05-06T16:35:03Z">
                        <w:r>
                          <w:rPr>
                            <w:rFonts w:hint="eastAsia" w:ascii="微软雅黑" w:hAnsi="微软雅黑" w:eastAsia="微软雅黑" w:cs="微软雅黑"/>
                            <w:i/>
                            <w:color w:val="000000"/>
                            <w:sz w:val="17"/>
                            <w:lang w:eastAsia="zh-CN"/>
                          </w:rPr>
                          <w:delText>使用案例</w:delText>
                        </w:r>
                      </w:del>
                      <w:r>
                        <w:rPr>
                          <w:rFonts w:hint="eastAsia" w:ascii="微软雅黑" w:hAnsi="微软雅黑" w:eastAsia="微软雅黑" w:cs="微软雅黑"/>
                          <w:i/>
                          <w:color w:val="000000"/>
                          <w:sz w:val="17"/>
                          <w:lang w:eastAsia="zh-CN"/>
                        </w:rPr>
                        <w:t>的了解程度如何？</w:t>
                      </w:r>
                    </w:p>
                  </w:txbxContent>
                </v:textbox>
              </v:shape>
            </w:pict>
          </mc:Fallback>
        </mc:AlternateContent>
      </w:r>
      <w:r>
        <w:drawing>
          <wp:anchor distT="0" distB="0" distL="0" distR="0" simplePos="0" relativeHeight="252028928" behindDoc="0" locked="0" layoutInCell="1" allowOverlap="1">
            <wp:simplePos x="0" y="0"/>
            <wp:positionH relativeFrom="page">
              <wp:posOffset>2971165</wp:posOffset>
            </wp:positionH>
            <wp:positionV relativeFrom="paragraph">
              <wp:posOffset>595630</wp:posOffset>
            </wp:positionV>
            <wp:extent cx="1844040" cy="1844040"/>
            <wp:effectExtent l="0" t="0" r="10160" b="10160"/>
            <wp:wrapNone/>
            <wp:docPr id="99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image34.png"/>
                    <pic:cNvPicPr>
                      <a:picLocks noChangeAspect="1"/>
                    </pic:cNvPicPr>
                  </pic:nvPicPr>
                  <pic:blipFill>
                    <a:blip r:embed="rId66" cstate="print"/>
                    <a:stretch>
                      <a:fillRect/>
                    </a:stretch>
                  </pic:blipFill>
                  <pic:spPr>
                    <a:xfrm>
                      <a:off x="0" y="0"/>
                      <a:ext cx="1844311" cy="1844294"/>
                    </a:xfrm>
                    <a:prstGeom prst="rect">
                      <a:avLst/>
                    </a:prstGeom>
                  </pic:spPr>
                </pic:pic>
              </a:graphicData>
            </a:graphic>
          </wp:anchor>
        </w:drawing>
      </w:r>
    </w:p>
    <w:tbl>
      <w:tblPr>
        <w:tblStyle w:val="8"/>
        <w:tblpPr w:leftFromText="180" w:rightFromText="180" w:vertAnchor="text" w:horzAnchor="page" w:tblpX="1506" w:tblpY="1991"/>
        <w:tblW w:w="7902" w:type="dxa"/>
        <w:tblInd w:w="0" w:type="dxa"/>
        <w:tblLayout w:type="fixed"/>
        <w:tblCellMar>
          <w:top w:w="0" w:type="dxa"/>
          <w:left w:w="0" w:type="dxa"/>
          <w:bottom w:w="0" w:type="dxa"/>
          <w:right w:w="0" w:type="dxa"/>
        </w:tblCellMar>
      </w:tblPr>
      <w:tblGrid>
        <w:gridCol w:w="4669"/>
        <w:gridCol w:w="2339"/>
        <w:gridCol w:w="894"/>
      </w:tblGrid>
      <w:tr>
        <w:tblPrEx>
          <w:tblCellMar>
            <w:top w:w="0" w:type="dxa"/>
            <w:left w:w="0" w:type="dxa"/>
            <w:bottom w:w="0" w:type="dxa"/>
            <w:right w:w="0" w:type="dxa"/>
          </w:tblCellMar>
        </w:tblPrEx>
        <w:trPr>
          <w:trHeight w:val="268" w:hRule="atLeast"/>
        </w:trPr>
        <w:tc>
          <w:tcPr>
            <w:tcW w:w="4669" w:type="dxa"/>
            <w:vMerge w:val="restart"/>
          </w:tcPr>
          <w:p>
            <w:pPr>
              <w:pStyle w:val="13"/>
              <w:spacing w:before="7" w:line="241" w:lineRule="exact"/>
              <w:rPr>
                <w:sz w:val="20"/>
                <w:lang w:eastAsia="zh-CN"/>
              </w:rPr>
            </w:pPr>
          </w:p>
        </w:tc>
        <w:tc>
          <w:tcPr>
            <w:tcW w:w="2339" w:type="dxa"/>
          </w:tcPr>
          <w:p>
            <w:pPr>
              <w:pStyle w:val="13"/>
              <w:spacing w:before="24"/>
              <w:ind w:left="0" w:right="98"/>
              <w:jc w:val="right"/>
              <w:rPr>
                <w:rFonts w:ascii="Century Gothic"/>
                <w:b/>
                <w:sz w:val="12"/>
              </w:rPr>
            </w:pPr>
            <w:r>
              <w:drawing>
                <wp:inline distT="0" distB="0" distL="0" distR="0">
                  <wp:extent cx="81915" cy="81915"/>
                  <wp:effectExtent l="0" t="0" r="6985" b="6985"/>
                  <wp:docPr id="99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12.png"/>
                          <pic:cNvPicPr>
                            <a:picLocks noChangeAspect="1"/>
                          </pic:cNvPicPr>
                        </pic:nvPicPr>
                        <pic:blipFill>
                          <a:blip r:embed="rId67" cstate="print"/>
                          <a:stretch>
                            <a:fillRect/>
                          </a:stretch>
                        </pic:blipFill>
                        <pic:spPr>
                          <a:xfrm>
                            <a:off x="0" y="0"/>
                            <a:ext cx="82295" cy="82296"/>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27%</w:t>
            </w:r>
          </w:p>
        </w:tc>
        <w:tc>
          <w:tcPr>
            <w:tcW w:w="894" w:type="dxa"/>
          </w:tcPr>
          <w:p>
            <w:pPr>
              <w:pStyle w:val="13"/>
              <w:spacing w:before="35"/>
              <w:ind w:left="100"/>
              <w:rPr>
                <w:rFonts w:ascii="微软雅黑" w:hAnsi="微软雅黑" w:eastAsia="微软雅黑" w:cs="微软雅黑"/>
                <w:sz w:val="12"/>
                <w:lang w:eastAsia="zh-CN"/>
              </w:rPr>
            </w:pPr>
            <w:r>
              <w:rPr>
                <w:color w:val="141221"/>
                <w:w w:val="110"/>
                <w:sz w:val="12"/>
              </w:rPr>
              <w:t>3</w:t>
            </w:r>
            <w:r>
              <w:rPr>
                <w:color w:val="141221"/>
                <w:spacing w:val="-3"/>
                <w:w w:val="110"/>
                <w:sz w:val="12"/>
              </w:rPr>
              <w:t xml:space="preserve"> </w:t>
            </w:r>
            <w:r>
              <w:rPr>
                <w:rFonts w:hint="eastAsia" w:ascii="微软雅黑" w:hAnsi="微软雅黑" w:eastAsia="微软雅黑" w:cs="微软雅黑"/>
                <w:color w:val="141221"/>
                <w:spacing w:val="-2"/>
                <w:w w:val="110"/>
                <w:sz w:val="10"/>
                <w:szCs w:val="20"/>
                <w:lang w:eastAsia="zh-CN"/>
              </w:rPr>
              <w:t>（中立）</w:t>
            </w:r>
          </w:p>
        </w:tc>
      </w:tr>
      <w:tr>
        <w:tblPrEx>
          <w:tblCellMar>
            <w:top w:w="0" w:type="dxa"/>
            <w:left w:w="0" w:type="dxa"/>
            <w:bottom w:w="0" w:type="dxa"/>
            <w:right w:w="0" w:type="dxa"/>
          </w:tblCellMar>
        </w:tblPrEx>
        <w:trPr>
          <w:trHeight w:val="280" w:hRule="atLeast"/>
        </w:trPr>
        <w:tc>
          <w:tcPr>
            <w:tcW w:w="4669" w:type="dxa"/>
            <w:vMerge w:val="continue"/>
          </w:tcPr>
          <w:p>
            <w:pPr>
              <w:pStyle w:val="13"/>
              <w:spacing w:before="7" w:line="241" w:lineRule="exact"/>
              <w:rPr>
                <w:sz w:val="20"/>
              </w:rPr>
            </w:pPr>
          </w:p>
        </w:tc>
        <w:tc>
          <w:tcPr>
            <w:tcW w:w="2339" w:type="dxa"/>
          </w:tcPr>
          <w:p>
            <w:pPr>
              <w:pStyle w:val="13"/>
              <w:spacing w:before="61"/>
              <w:ind w:left="0" w:right="98"/>
              <w:jc w:val="right"/>
              <w:rPr>
                <w:rFonts w:ascii="Century Gothic"/>
                <w:b/>
                <w:sz w:val="12"/>
              </w:rPr>
            </w:pPr>
            <w:r>
              <w:drawing>
                <wp:inline distT="0" distB="0" distL="0" distR="0">
                  <wp:extent cx="81915" cy="81915"/>
                  <wp:effectExtent l="0" t="0" r="6985" b="6985"/>
                  <wp:docPr id="99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image8.png"/>
                          <pic:cNvPicPr>
                            <a:picLocks noChangeAspect="1"/>
                          </pic:cNvPicPr>
                        </pic:nvPicPr>
                        <pic:blipFill>
                          <a:blip r:embed="rId57" cstate="print"/>
                          <a:stretch>
                            <a:fillRect/>
                          </a:stretch>
                        </pic:blipFill>
                        <pic:spPr>
                          <a:xfrm>
                            <a:off x="0" y="0"/>
                            <a:ext cx="82295" cy="82296"/>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25%</w:t>
            </w:r>
          </w:p>
        </w:tc>
        <w:tc>
          <w:tcPr>
            <w:tcW w:w="894" w:type="dxa"/>
          </w:tcPr>
          <w:p>
            <w:pPr>
              <w:pStyle w:val="13"/>
              <w:spacing w:before="72"/>
              <w:ind w:left="100"/>
              <w:rPr>
                <w:sz w:val="12"/>
              </w:rPr>
            </w:pPr>
            <w:r>
              <w:rPr>
                <w:color w:val="141221"/>
                <w:w w:val="126"/>
                <w:sz w:val="12"/>
              </w:rPr>
              <w:t>4</w:t>
            </w:r>
          </w:p>
        </w:tc>
      </w:tr>
      <w:tr>
        <w:tblPrEx>
          <w:tblCellMar>
            <w:top w:w="0" w:type="dxa"/>
            <w:left w:w="0" w:type="dxa"/>
            <w:bottom w:w="0" w:type="dxa"/>
            <w:right w:w="0" w:type="dxa"/>
          </w:tblCellMar>
        </w:tblPrEx>
        <w:trPr>
          <w:trHeight w:val="280" w:hRule="atLeast"/>
        </w:trPr>
        <w:tc>
          <w:tcPr>
            <w:tcW w:w="4669" w:type="dxa"/>
            <w:vMerge w:val="continue"/>
          </w:tcPr>
          <w:p>
            <w:pPr>
              <w:pStyle w:val="13"/>
              <w:spacing w:before="7" w:line="241" w:lineRule="exact"/>
              <w:rPr>
                <w:sz w:val="20"/>
              </w:rPr>
            </w:pPr>
          </w:p>
        </w:tc>
        <w:tc>
          <w:tcPr>
            <w:tcW w:w="2339" w:type="dxa"/>
          </w:tcPr>
          <w:p>
            <w:pPr>
              <w:pStyle w:val="13"/>
              <w:spacing w:before="86"/>
              <w:ind w:left="0" w:right="98"/>
              <w:jc w:val="right"/>
              <w:rPr>
                <w:rFonts w:ascii="Century Gothic"/>
                <w:b/>
                <w:sz w:val="12"/>
              </w:rPr>
            </w:pPr>
            <w:r>
              <w:drawing>
                <wp:inline distT="0" distB="0" distL="0" distR="0">
                  <wp:extent cx="82550" cy="82550"/>
                  <wp:effectExtent l="0" t="0" r="6350" b="6350"/>
                  <wp:docPr id="994"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image31.png"/>
                          <pic:cNvPicPr>
                            <a:picLocks noChangeAspect="1"/>
                          </pic:cNvPicPr>
                        </pic:nvPicPr>
                        <pic:blipFill>
                          <a:blip r:embed="rId60" cstate="print"/>
                          <a:stretch>
                            <a:fillRect/>
                          </a:stretch>
                        </pic:blipFill>
                        <pic:spPr>
                          <a:xfrm>
                            <a:off x="0" y="0"/>
                            <a:ext cx="82581" cy="82581"/>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25%</w:t>
            </w:r>
          </w:p>
        </w:tc>
        <w:tc>
          <w:tcPr>
            <w:tcW w:w="894" w:type="dxa"/>
          </w:tcPr>
          <w:p>
            <w:pPr>
              <w:pStyle w:val="13"/>
              <w:spacing w:before="97"/>
              <w:ind w:left="100"/>
              <w:rPr>
                <w:rFonts w:ascii="微软雅黑" w:hAnsi="微软雅黑" w:eastAsia="微软雅黑" w:cs="微软雅黑"/>
                <w:sz w:val="12"/>
                <w:lang w:eastAsia="zh-CN"/>
              </w:rPr>
            </w:pPr>
            <w:r>
              <w:rPr>
                <w:color w:val="141221"/>
                <w:w w:val="110"/>
                <w:sz w:val="12"/>
              </w:rPr>
              <w:t>5</w:t>
            </w:r>
            <w:r>
              <w:rPr>
                <w:color w:val="141221"/>
                <w:spacing w:val="-2"/>
                <w:w w:val="110"/>
                <w:sz w:val="12"/>
              </w:rPr>
              <w:t xml:space="preserve"> </w:t>
            </w:r>
            <w:r>
              <w:rPr>
                <w:rFonts w:hint="eastAsia" w:ascii="微软雅黑" w:hAnsi="微软雅黑" w:eastAsia="微软雅黑" w:cs="微软雅黑"/>
                <w:color w:val="141221"/>
                <w:w w:val="110"/>
                <w:sz w:val="10"/>
                <w:szCs w:val="20"/>
                <w:lang w:eastAsia="zh-CN"/>
              </w:rPr>
              <w:t>（非常清楚）</w:t>
            </w:r>
          </w:p>
        </w:tc>
      </w:tr>
      <w:tr>
        <w:tblPrEx>
          <w:tblCellMar>
            <w:top w:w="0" w:type="dxa"/>
            <w:left w:w="0" w:type="dxa"/>
            <w:bottom w:w="0" w:type="dxa"/>
            <w:right w:w="0" w:type="dxa"/>
          </w:tblCellMar>
        </w:tblPrEx>
        <w:trPr>
          <w:trHeight w:val="994" w:hRule="atLeast"/>
        </w:trPr>
        <w:tc>
          <w:tcPr>
            <w:tcW w:w="4669" w:type="dxa"/>
            <w:vMerge w:val="continue"/>
            <w:tcBorders>
              <w:bottom w:val="nil"/>
            </w:tcBorders>
          </w:tcPr>
          <w:p>
            <w:pPr>
              <w:pStyle w:val="13"/>
              <w:spacing w:before="7" w:line="241" w:lineRule="exact"/>
              <w:rPr>
                <w:sz w:val="20"/>
              </w:rPr>
            </w:pPr>
          </w:p>
        </w:tc>
        <w:tc>
          <w:tcPr>
            <w:tcW w:w="3233" w:type="dxa"/>
            <w:gridSpan w:val="2"/>
            <w:tcBorders>
              <w:bottom w:val="nil"/>
            </w:tcBorders>
          </w:tcPr>
          <w:p>
            <w:pPr>
              <w:pStyle w:val="13"/>
              <w:spacing w:before="0"/>
              <w:ind w:left="0"/>
              <w:rPr>
                <w:rFonts w:ascii="Times New Roman"/>
                <w:sz w:val="18"/>
              </w:rPr>
            </w:pPr>
          </w:p>
        </w:tc>
      </w:tr>
    </w:tbl>
    <w:p>
      <w:pPr>
        <w:pStyle w:val="6"/>
        <w:spacing w:line="276" w:lineRule="auto"/>
        <w:ind w:left="920" w:right="3774"/>
        <w:rPr>
          <w:rFonts w:ascii="微软雅黑" w:hAnsi="微软雅黑" w:eastAsia="微软雅黑" w:cs="微软雅黑"/>
          <w:lang w:eastAsia="zh-CN"/>
        </w:rPr>
      </w:pPr>
      <w:r>
        <w:rPr>
          <w:rFonts w:hint="eastAsia" w:ascii="微软雅黑" w:hAnsi="微软雅黑" w:eastAsia="微软雅黑" w:cs="微软雅黑"/>
          <w:lang w:eastAsia="zh-CN"/>
        </w:rPr>
        <w:t>网络安全领域中对潜在</w:t>
      </w:r>
      <w:r>
        <w:rPr>
          <w:lang w:eastAsia="zh-CN"/>
        </w:rPr>
        <w:t xml:space="preserve"> AI</w:t>
      </w:r>
      <w:del w:id="329" w:author="张家齐" w:date="2024-05-06T16:36:11Z">
        <w:r>
          <w:rPr>
            <w:rFonts w:hint="default"/>
            <w:lang w:val="en-US" w:eastAsia="zh-CN"/>
          </w:rPr>
          <w:delText xml:space="preserve"> </w:delText>
        </w:r>
      </w:del>
      <w:del w:id="330" w:author="张家齐" w:date="2024-05-06T16:36:11Z">
        <w:r>
          <w:rPr>
            <w:rFonts w:hint="default" w:ascii="微软雅黑" w:hAnsi="微软雅黑" w:eastAsia="微软雅黑" w:cs="微软雅黑"/>
            <w:lang w:val="en-US" w:eastAsia="zh-CN"/>
          </w:rPr>
          <w:delText>应用案例</w:delText>
        </w:r>
      </w:del>
      <w:ins w:id="331" w:author="张家齐" w:date="2024-05-06T16:36:12Z">
        <w:r>
          <w:rPr>
            <w:rFonts w:hint="eastAsia"/>
            <w:lang w:val="en-US" w:eastAsia="zh-CN"/>
          </w:rPr>
          <w:t>用例</w:t>
        </w:r>
      </w:ins>
      <w:r>
        <w:rPr>
          <w:rFonts w:hint="eastAsia" w:ascii="微软雅黑" w:hAnsi="微软雅黑" w:eastAsia="微软雅黑" w:cs="微软雅黑"/>
          <w:lang w:eastAsia="zh-CN"/>
        </w:rPr>
        <w:t>的理解显示出存在一定的分歧，专业人士在对</w:t>
      </w:r>
      <w:r>
        <w:rPr>
          <w:lang w:eastAsia="zh-CN"/>
        </w:rPr>
        <w:t xml:space="preserve"> AI </w:t>
      </w:r>
      <w:r>
        <w:rPr>
          <w:rFonts w:hint="eastAsia" w:ascii="微软雅黑" w:hAnsi="微软雅黑" w:eastAsia="微软雅黑" w:cs="微软雅黑"/>
          <w:lang w:eastAsia="zh-CN"/>
        </w:rPr>
        <w:t>应用的了解程度上意见不统一。总体来看，有</w:t>
      </w:r>
      <w:r>
        <w:rPr>
          <w:lang w:eastAsia="zh-CN"/>
        </w:rPr>
        <w:t xml:space="preserve"> 50% </w:t>
      </w:r>
      <w:r>
        <w:rPr>
          <w:rFonts w:hint="eastAsia" w:ascii="微软雅黑" w:hAnsi="微软雅黑" w:eastAsia="微软雅黑" w:cs="微软雅黑"/>
          <w:lang w:eastAsia="zh-CN"/>
        </w:rPr>
        <w:t>的受访者认为对</w:t>
      </w:r>
      <w:r>
        <w:rPr>
          <w:rFonts w:hint="eastAsia"/>
          <w:lang w:eastAsia="zh-CN"/>
        </w:rPr>
        <w:t xml:space="preserve"> </w:t>
      </w:r>
      <w:r>
        <w:rPr>
          <w:lang w:eastAsia="zh-CN"/>
        </w:rPr>
        <w:t xml:space="preserve">AI </w:t>
      </w:r>
      <w:ins w:id="332" w:author="张家齐" w:date="2024-05-06T16:39:30Z">
        <w:r>
          <w:rPr>
            <w:rFonts w:hint="eastAsia"/>
            <w:lang w:val="en-US" w:eastAsia="zh-CN"/>
          </w:rPr>
          <w:t>对</w:t>
        </w:r>
      </w:ins>
      <w:ins w:id="333" w:author="张家齐" w:date="2024-05-06T16:39:37Z">
        <w:r>
          <w:rPr>
            <w:rFonts w:hint="eastAsia"/>
            <w:lang w:val="en-US" w:eastAsia="zh-CN"/>
          </w:rPr>
          <w:t>AI</w:t>
        </w:r>
      </w:ins>
      <w:ins w:id="334" w:author="张家齐" w:date="2024-05-06T16:39:38Z">
        <w:r>
          <w:rPr>
            <w:rFonts w:hint="eastAsia"/>
            <w:lang w:val="en-US" w:eastAsia="zh-CN"/>
          </w:rPr>
          <w:t>的</w:t>
        </w:r>
      </w:ins>
      <w:ins w:id="335" w:author="张家齐" w:date="2024-05-06T16:39:44Z">
        <w:r>
          <w:rPr>
            <w:rFonts w:hint="eastAsia"/>
            <w:lang w:val="en-US" w:eastAsia="zh-CN"/>
          </w:rPr>
          <w:t>应用</w:t>
        </w:r>
      </w:ins>
      <w:ins w:id="336" w:author="张家齐" w:date="2024-05-06T16:39:45Z">
        <w:r>
          <w:rPr>
            <w:rFonts w:hint="eastAsia"/>
            <w:lang w:val="en-US" w:eastAsia="zh-CN"/>
          </w:rPr>
          <w:t>场景</w:t>
        </w:r>
      </w:ins>
      <w:del w:id="337" w:author="张家齐" w:date="2024-05-06T16:39:36Z">
        <w:r>
          <w:rPr>
            <w:rFonts w:hint="eastAsia" w:ascii="微软雅黑" w:hAnsi="微软雅黑" w:eastAsia="微软雅黑" w:cs="微软雅黑"/>
            <w:lang w:eastAsia="zh-CN"/>
          </w:rPr>
          <w:delText>应用案例</w:delText>
        </w:r>
      </w:del>
      <w:r>
        <w:rPr>
          <w:rFonts w:hint="eastAsia" w:ascii="微软雅黑" w:hAnsi="微软雅黑" w:eastAsia="微软雅黑" w:cs="微软雅黑"/>
          <w:lang w:eastAsia="zh-CN"/>
        </w:rPr>
        <w:t>有清楚了解，其中</w:t>
      </w:r>
      <w:r>
        <w:rPr>
          <w:lang w:eastAsia="zh-CN"/>
        </w:rPr>
        <w:t xml:space="preserve"> 25% </w:t>
      </w:r>
      <w:r>
        <w:rPr>
          <w:rFonts w:hint="eastAsia" w:ascii="微软雅黑" w:hAnsi="微软雅黑" w:eastAsia="微软雅黑" w:cs="微软雅黑"/>
          <w:lang w:eastAsia="zh-CN"/>
        </w:rPr>
        <w:t>觉得比较清楚，另外</w:t>
      </w:r>
      <w:r>
        <w:rPr>
          <w:lang w:eastAsia="zh-CN"/>
        </w:rPr>
        <w:t xml:space="preserve"> 25% </w:t>
      </w:r>
      <w:r>
        <w:rPr>
          <w:rFonts w:hint="eastAsia" w:ascii="微软雅黑" w:hAnsi="微软雅黑" w:eastAsia="微软雅黑" w:cs="微软雅黑"/>
          <w:lang w:eastAsia="zh-CN"/>
        </w:rPr>
        <w:t>非常清楚。然而，另一半受访者则表现出较低的了解程度，</w:t>
      </w:r>
      <w:r>
        <w:rPr>
          <w:lang w:eastAsia="zh-CN"/>
        </w:rPr>
        <w:t xml:space="preserve">27% </w:t>
      </w:r>
      <w:r>
        <w:rPr>
          <w:rFonts w:hint="eastAsia" w:ascii="微软雅黑" w:hAnsi="微软雅黑" w:eastAsia="微软雅黑" w:cs="微软雅黑"/>
          <w:lang w:eastAsia="zh-CN"/>
        </w:rPr>
        <w:t>表示中立，</w:t>
      </w:r>
      <w:r>
        <w:rPr>
          <w:lang w:eastAsia="zh-CN"/>
        </w:rPr>
        <w:t xml:space="preserve">17% </w:t>
      </w:r>
      <w:r>
        <w:rPr>
          <w:rFonts w:hint="eastAsia" w:ascii="微软雅黑" w:hAnsi="微软雅黑" w:eastAsia="微软雅黑" w:cs="微软雅黑"/>
          <w:lang w:eastAsia="zh-CN"/>
        </w:rPr>
        <w:t>觉得不太清楚，</w:t>
      </w:r>
      <w:r>
        <w:rPr>
          <w:lang w:eastAsia="zh-CN"/>
        </w:rPr>
        <w:t xml:space="preserve">6% </w:t>
      </w:r>
      <w:r>
        <w:rPr>
          <w:rFonts w:hint="eastAsia" w:ascii="微软雅黑" w:hAnsi="微软雅黑" w:eastAsia="微软雅黑" w:cs="微软雅黑"/>
          <w:lang w:eastAsia="zh-CN"/>
        </w:rPr>
        <w:t>认为非常不清楚。</w:t>
      </w:r>
      <w:r>
        <w:rPr>
          <w:lang w:eastAsia="zh-CN"/>
        </w:rPr>
        <w:br w:type="column"/>
      </w: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rPr>
          <w:sz w:val="16"/>
          <w:lang w:eastAsia="zh-CN"/>
        </w:rPr>
      </w:pPr>
    </w:p>
    <w:p>
      <w:pPr>
        <w:pStyle w:val="6"/>
        <w:spacing w:before="3"/>
        <w:rPr>
          <w:sz w:val="18"/>
          <w:lang w:eastAsia="zh-CN"/>
        </w:rPr>
      </w:pPr>
    </w:p>
    <w:p>
      <w:pPr>
        <w:tabs>
          <w:tab w:val="left" w:pos="764"/>
        </w:tabs>
        <w:spacing w:before="1"/>
        <w:ind w:left="97"/>
        <w:rPr>
          <w:rFonts w:ascii="微软雅黑" w:hAnsi="微软雅黑" w:eastAsia="微软雅黑" w:cs="微软雅黑"/>
          <w:sz w:val="12"/>
          <w:lang w:eastAsia="zh-CN"/>
        </w:rPr>
      </w:pPr>
      <w:r>
        <w:drawing>
          <wp:inline distT="0" distB="0" distL="0" distR="0">
            <wp:extent cx="82550" cy="82550"/>
            <wp:effectExtent l="0" t="0" r="6350" b="6350"/>
            <wp:docPr id="99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image11.png"/>
                    <pic:cNvPicPr>
                      <a:picLocks noChangeAspect="1"/>
                    </pic:cNvPicPr>
                  </pic:nvPicPr>
                  <pic:blipFill>
                    <a:blip r:embed="rId59" cstate="print"/>
                    <a:stretch>
                      <a:fillRect/>
                    </a:stretch>
                  </pic:blipFill>
                  <pic:spPr>
                    <a:xfrm>
                      <a:off x="0" y="0"/>
                      <a:ext cx="82753" cy="82753"/>
                    </a:xfrm>
                    <a:prstGeom prst="rect">
                      <a:avLst/>
                    </a:prstGeom>
                  </pic:spPr>
                </pic:pic>
              </a:graphicData>
            </a:graphic>
          </wp:inline>
        </w:drawing>
      </w:r>
      <w:r>
        <w:rPr>
          <w:rFonts w:ascii="Times New Roman"/>
          <w:w w:val="115"/>
          <w:position w:val="2"/>
          <w:sz w:val="20"/>
        </w:rPr>
        <w:t xml:space="preserve"> </w:t>
      </w:r>
      <w:r>
        <w:rPr>
          <w:rFonts w:ascii="Century Gothic"/>
          <w:b/>
          <w:color w:val="141221"/>
          <w:w w:val="115"/>
          <w:position w:val="2"/>
          <w:sz w:val="12"/>
        </w:rPr>
        <w:t>6%</w:t>
      </w:r>
      <w:r>
        <w:rPr>
          <w:rFonts w:ascii="Century Gothic"/>
          <w:b/>
          <w:color w:val="141221"/>
          <w:position w:val="2"/>
          <w:sz w:val="12"/>
        </w:rPr>
        <w:tab/>
      </w:r>
      <w:r>
        <w:rPr>
          <w:color w:val="141221"/>
          <w:w w:val="115"/>
          <w:position w:val="2"/>
          <w:sz w:val="12"/>
        </w:rPr>
        <w:t>1</w:t>
      </w:r>
      <w:r>
        <w:rPr>
          <w:color w:val="141221"/>
          <w:spacing w:val="-6"/>
          <w:w w:val="115"/>
          <w:position w:val="2"/>
          <w:sz w:val="12"/>
        </w:rPr>
        <w:t xml:space="preserve"> </w:t>
      </w:r>
      <w:r>
        <w:rPr>
          <w:rFonts w:hint="eastAsia" w:ascii="微软雅黑" w:hAnsi="微软雅黑" w:eastAsia="微软雅黑" w:cs="微软雅黑"/>
          <w:color w:val="141221"/>
          <w:w w:val="115"/>
          <w:position w:val="2"/>
          <w:sz w:val="10"/>
          <w:szCs w:val="20"/>
          <w:lang w:eastAsia="zh-CN"/>
        </w:rPr>
        <w:t>（完全不清楚）</w:t>
      </w:r>
    </w:p>
    <w:p>
      <w:pPr>
        <w:pStyle w:val="6"/>
        <w:spacing w:before="3"/>
        <w:rPr>
          <w:sz w:val="12"/>
        </w:rPr>
      </w:pPr>
    </w:p>
    <w:p>
      <w:pPr>
        <w:tabs>
          <w:tab w:val="left" w:pos="764"/>
        </w:tabs>
        <w:ind w:left="97"/>
        <w:rPr>
          <w:sz w:val="12"/>
        </w:rPr>
      </w:pPr>
      <w:r>
        <w:drawing>
          <wp:inline distT="0" distB="0" distL="0" distR="0">
            <wp:extent cx="82550" cy="82550"/>
            <wp:effectExtent l="0" t="0" r="6350" b="6350"/>
            <wp:docPr id="99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inline>
        </w:drawing>
      </w:r>
      <w:r>
        <w:rPr>
          <w:rFonts w:ascii="Times New Roman"/>
          <w:spacing w:val="40"/>
          <w:w w:val="105"/>
          <w:position w:val="2"/>
          <w:sz w:val="20"/>
        </w:rPr>
        <w:t xml:space="preserve"> </w:t>
      </w:r>
      <w:r>
        <w:rPr>
          <w:rFonts w:ascii="Century Gothic"/>
          <w:b/>
          <w:color w:val="141221"/>
          <w:w w:val="105"/>
          <w:position w:val="2"/>
          <w:sz w:val="12"/>
        </w:rPr>
        <w:t>17%</w:t>
      </w:r>
      <w:r>
        <w:rPr>
          <w:rFonts w:ascii="Century Gothic"/>
          <w:b/>
          <w:color w:val="141221"/>
          <w:position w:val="2"/>
          <w:sz w:val="12"/>
        </w:rPr>
        <w:tab/>
      </w:r>
      <w:r>
        <w:rPr>
          <w:color w:val="141221"/>
          <w:spacing w:val="-10"/>
          <w:w w:val="105"/>
          <w:position w:val="2"/>
          <w:sz w:val="12"/>
        </w:rPr>
        <w:t>2</w:t>
      </w:r>
    </w:p>
    <w:p>
      <w:pPr>
        <w:rPr>
          <w:sz w:val="12"/>
        </w:rPr>
        <w:sectPr>
          <w:pgSz w:w="12240" w:h="15840"/>
          <w:pgMar w:top="1220" w:right="0" w:bottom="860" w:left="520" w:header="0" w:footer="675" w:gutter="0"/>
          <w:cols w:equalWidth="0" w:num="2">
            <w:col w:w="7276" w:space="40"/>
            <w:col w:w="4404"/>
          </w:cols>
        </w:sectPr>
      </w:pPr>
    </w:p>
    <w:p>
      <w:pPr>
        <w:pStyle w:val="6"/>
        <w:spacing w:before="4"/>
        <w:rPr>
          <w:sz w:val="15"/>
        </w:rPr>
      </w:pPr>
    </w:p>
    <w:p>
      <w:pPr>
        <w:rPr>
          <w:sz w:val="15"/>
        </w:rPr>
        <w:sectPr>
          <w:type w:val="continuous"/>
          <w:pgSz w:w="12240" w:h="15840"/>
          <w:pgMar w:top="1500" w:right="0" w:bottom="280" w:left="520" w:header="0" w:footer="675" w:gutter="0"/>
          <w:cols w:space="720" w:num="1"/>
        </w:sectPr>
      </w:pPr>
    </w:p>
    <w:p>
      <w:pPr>
        <w:pStyle w:val="6"/>
        <w:spacing w:before="5"/>
        <w:rPr>
          <w:sz w:val="14"/>
        </w:rPr>
      </w:pPr>
    </w:p>
    <w:p>
      <w:pPr>
        <w:pStyle w:val="6"/>
        <w:ind w:left="920" w:right="-44"/>
      </w:pPr>
      <w:r>
        <mc:AlternateContent>
          <mc:Choice Requires="wps">
            <w:drawing>
              <wp:inline distT="0" distB="0" distL="0" distR="0">
                <wp:extent cx="3887470" cy="236855"/>
                <wp:effectExtent l="0" t="0" r="11430" b="4445"/>
                <wp:docPr id="997" name="docshape330"/>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7"/>
                              <w:ind w:left="422"/>
                              <w:jc w:val="center"/>
                              <w:rPr>
                                <w:rFonts w:ascii="Verdana"/>
                                <w:i/>
                                <w:color w:val="000000"/>
                                <w:sz w:val="17"/>
                                <w:lang w:eastAsia="zh-CN"/>
                              </w:rPr>
                            </w:pPr>
                            <w:r>
                              <w:rPr>
                                <w:rFonts w:hint="eastAsia" w:ascii="微软雅黑" w:hAnsi="微软雅黑" w:eastAsia="微软雅黑" w:cs="微软雅黑"/>
                                <w:i/>
                                <w:color w:val="000000"/>
                                <w:sz w:val="17"/>
                                <w:lang w:eastAsia="zh-CN"/>
                              </w:rPr>
                              <w:t>您对网络安全中</w:t>
                            </w:r>
                            <w:r>
                              <w:rPr>
                                <w:rFonts w:ascii="微软雅黑" w:hAnsi="微软雅黑" w:eastAsia="微软雅黑" w:cs="微软雅黑"/>
                                <w:i/>
                                <w:color w:val="000000"/>
                                <w:sz w:val="17"/>
                                <w:lang w:eastAsia="zh-CN"/>
                              </w:rPr>
                              <w:t>AI</w:t>
                            </w:r>
                            <w:r>
                              <w:rPr>
                                <w:rFonts w:hint="eastAsia" w:ascii="微软雅黑" w:hAnsi="微软雅黑" w:eastAsia="微软雅黑" w:cs="微软雅黑"/>
                                <w:i/>
                                <w:color w:val="000000"/>
                                <w:sz w:val="17"/>
                                <w:lang w:eastAsia="zh-CN"/>
                              </w:rPr>
                              <w:t>潜在应用案例的清晰程度如何？</w:t>
                            </w:r>
                          </w:p>
                        </w:txbxContent>
                      </wps:txbx>
                      <wps:bodyPr rot="0" vert="horz" wrap="square" lIns="0" tIns="0" rIns="0" bIns="0" anchor="t" anchorCtr="0" upright="1">
                        <a:noAutofit/>
                      </wps:bodyPr>
                    </wps:wsp>
                  </a:graphicData>
                </a:graphic>
              </wp:inline>
            </w:drawing>
          </mc:Choice>
          <mc:Fallback>
            <w:pict>
              <v:shape id="docshape330" o:spid="_x0000_s1026" o:spt="202" type="#_x0000_t202" style="height:18.65pt;width:306.1pt;" fillcolor="#EEF3F8" filled="t" stroked="f" coordsize="21600,21600" o:gfxdata="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km53UAAAABAEAAA8AAAAAAAAAAQAgAAAAIgAAAGRycy9kb3ducmV2Lnht&#10;bFBLAQIUABQAAAAIAIdO4kA0znaR/QEAAAAEAAAOAAAAAAAAAAEAIAAAACMBAABkcnMvZTJvRG9j&#10;LnhtbFBLBQYAAAAABgAGAFkBAACSBQAAAAA=&#10;">
                <v:fill on="t" focussize="0,0"/>
                <v:stroke on="f"/>
                <v:imagedata o:title=""/>
                <o:lock v:ext="edit" aspectratio="f"/>
                <v:textbox inset="0mm,0mm,0mm,0mm">
                  <w:txbxContent>
                    <w:p>
                      <w:pPr>
                        <w:spacing w:before="57"/>
                        <w:ind w:left="422"/>
                        <w:jc w:val="center"/>
                        <w:rPr>
                          <w:rFonts w:ascii="Verdana"/>
                          <w:i/>
                          <w:color w:val="000000"/>
                          <w:sz w:val="17"/>
                          <w:lang w:eastAsia="zh-CN"/>
                        </w:rPr>
                      </w:pPr>
                      <w:r>
                        <w:rPr>
                          <w:rFonts w:hint="eastAsia" w:ascii="微软雅黑" w:hAnsi="微软雅黑" w:eastAsia="微软雅黑" w:cs="微软雅黑"/>
                          <w:i/>
                          <w:color w:val="000000"/>
                          <w:sz w:val="17"/>
                          <w:lang w:eastAsia="zh-CN"/>
                        </w:rPr>
                        <w:t>您对网络安全中</w:t>
                      </w:r>
                      <w:r>
                        <w:rPr>
                          <w:rFonts w:ascii="微软雅黑" w:hAnsi="微软雅黑" w:eastAsia="微软雅黑" w:cs="微软雅黑"/>
                          <w:i/>
                          <w:color w:val="000000"/>
                          <w:sz w:val="17"/>
                          <w:lang w:eastAsia="zh-CN"/>
                        </w:rPr>
                        <w:t>AI</w:t>
                      </w:r>
                      <w:r>
                        <w:rPr>
                          <w:rFonts w:hint="eastAsia" w:ascii="微软雅黑" w:hAnsi="微软雅黑" w:eastAsia="微软雅黑" w:cs="微软雅黑"/>
                          <w:i/>
                          <w:color w:val="000000"/>
                          <w:sz w:val="17"/>
                          <w:lang w:eastAsia="zh-CN"/>
                        </w:rPr>
                        <w:t>潜在应用案例的清晰程度如何？</w:t>
                      </w:r>
                    </w:p>
                  </w:txbxContent>
                </v:textbox>
                <w10:wrap type="none"/>
                <w10:anchorlock/>
              </v:shape>
            </w:pict>
          </mc:Fallback>
        </mc:AlternateContent>
      </w:r>
    </w:p>
    <w:p>
      <w:pPr>
        <w:pStyle w:val="6"/>
        <w:spacing w:before="7"/>
        <w:rPr>
          <w:sz w:val="19"/>
        </w:rPr>
      </w:pPr>
    </w:p>
    <w:p>
      <w:pPr>
        <w:ind w:left="920"/>
        <w:rPr>
          <w:sz w:val="14"/>
          <w:lang w:eastAsia="zh-CN"/>
        </w:rPr>
      </w:pPr>
      <w:r>
        <w:rPr>
          <w:rFonts w:hint="eastAsia" w:ascii="微软雅黑" w:hAnsi="微软雅黑" w:eastAsia="微软雅黑" w:cs="微软雅黑"/>
          <w:sz w:val="14"/>
          <w:lang w:eastAsia="zh-CN"/>
        </w:rPr>
        <w:t>首席级别（C级）或高级管理人员</w:t>
      </w:r>
    </w:p>
    <w:p>
      <w:pPr>
        <w:pStyle w:val="6"/>
        <w:spacing w:before="6"/>
        <w:rPr>
          <w:sz w:val="4"/>
          <w:lang w:eastAsia="zh-CN"/>
        </w:rPr>
      </w:pPr>
    </w:p>
    <w:p>
      <w:pPr>
        <w:pStyle w:val="6"/>
        <w:ind w:left="920" w:right="-29"/>
      </w:pPr>
      <w:r>
        <mc:AlternateContent>
          <mc:Choice Requires="wpg">
            <w:drawing>
              <wp:inline distT="0" distB="0" distL="0" distR="0">
                <wp:extent cx="3887470" cy="169545"/>
                <wp:effectExtent l="0" t="0" r="11430" b="8255"/>
                <wp:docPr id="998" name="docshapegroup331"/>
                <wp:cNvGraphicFramePr/>
                <a:graphic xmlns:a="http://schemas.openxmlformats.org/drawingml/2006/main">
                  <a:graphicData uri="http://schemas.microsoft.com/office/word/2010/wordprocessingGroup">
                    <wpg:wgp>
                      <wpg:cNvGrpSpPr/>
                      <wpg:grpSpPr>
                        <a:xfrm>
                          <a:off x="0" y="0"/>
                          <a:ext cx="3887470" cy="169545"/>
                          <a:chOff x="0" y="0"/>
                          <a:chExt cx="6122" cy="267"/>
                        </a:xfrm>
                      </wpg:grpSpPr>
                      <wps:wsp>
                        <wps:cNvPr id="999" name="docshape332"/>
                        <wps:cNvSpPr txBox="1"/>
                        <wps:spPr bwMode="auto">
                          <a:xfrm>
                            <a:off x="2938" y="0"/>
                            <a:ext cx="3184" cy="267"/>
                          </a:xfrm>
                          <a:prstGeom prst="rect">
                            <a:avLst/>
                          </a:prstGeom>
                          <a:solidFill>
                            <a:srgbClr val="102A55"/>
                          </a:solidFill>
                          <a:ln>
                            <a:noFill/>
                          </a:ln>
                        </wps:spPr>
                        <wps:txbx>
                          <w:txbxContent>
                            <w:p>
                              <w:pPr>
                                <w:spacing w:before="45"/>
                                <w:ind w:left="1433" w:right="1433"/>
                                <w:jc w:val="center"/>
                                <w:rPr>
                                  <w:rFonts w:ascii="Century Gothic"/>
                                  <w:b/>
                                  <w:color w:val="000000"/>
                                  <w:sz w:val="14"/>
                                </w:rPr>
                              </w:pPr>
                              <w:r>
                                <w:rPr>
                                  <w:rFonts w:ascii="Century Gothic"/>
                                  <w:b/>
                                  <w:color w:val="FFFFFF"/>
                                  <w:spacing w:val="-5"/>
                                  <w:w w:val="105"/>
                                  <w:sz w:val="14"/>
                                </w:rPr>
                                <w:t>52%</w:t>
                              </w:r>
                            </w:p>
                          </w:txbxContent>
                        </wps:txbx>
                        <wps:bodyPr rot="0" vert="horz" wrap="square" lIns="0" tIns="0" rIns="0" bIns="0" anchor="t" anchorCtr="0" upright="1">
                          <a:noAutofit/>
                        </wps:bodyPr>
                      </wps:wsp>
                      <wps:wsp>
                        <wps:cNvPr id="1000" name="docshape333"/>
                        <wps:cNvSpPr txBox="1"/>
                        <wps:spPr bwMode="auto">
                          <a:xfrm>
                            <a:off x="1897" y="0"/>
                            <a:ext cx="1041" cy="267"/>
                          </a:xfrm>
                          <a:prstGeom prst="rect">
                            <a:avLst/>
                          </a:prstGeom>
                          <a:solidFill>
                            <a:srgbClr val="00549E"/>
                          </a:solidFill>
                          <a:ln>
                            <a:noFill/>
                          </a:ln>
                        </wps:spPr>
                        <wps:txbx>
                          <w:txbxContent>
                            <w:p>
                              <w:pPr>
                                <w:spacing w:before="42"/>
                                <w:ind w:left="369" w:right="369"/>
                                <w:jc w:val="center"/>
                                <w:rPr>
                                  <w:rFonts w:ascii="Century Gothic"/>
                                  <w:b/>
                                  <w:color w:val="000000"/>
                                  <w:sz w:val="14"/>
                                </w:rPr>
                              </w:pPr>
                              <w:r>
                                <w:rPr>
                                  <w:rFonts w:ascii="Century Gothic"/>
                                  <w:b/>
                                  <w:color w:val="FFFFFF"/>
                                  <w:spacing w:val="-5"/>
                                  <w:sz w:val="14"/>
                                </w:rPr>
                                <w:t>17%</w:t>
                              </w:r>
                            </w:p>
                          </w:txbxContent>
                        </wps:txbx>
                        <wps:bodyPr rot="0" vert="horz" wrap="square" lIns="0" tIns="0" rIns="0" bIns="0" anchor="t" anchorCtr="0" upright="1">
                          <a:noAutofit/>
                        </wps:bodyPr>
                      </wps:wsp>
                      <wps:wsp>
                        <wps:cNvPr id="1001" name="docshape334"/>
                        <wps:cNvSpPr txBox="1"/>
                        <wps:spPr bwMode="auto">
                          <a:xfrm>
                            <a:off x="918" y="0"/>
                            <a:ext cx="980" cy="267"/>
                          </a:xfrm>
                          <a:prstGeom prst="rect">
                            <a:avLst/>
                          </a:prstGeom>
                          <a:solidFill>
                            <a:srgbClr val="0092FF"/>
                          </a:solidFill>
                          <a:ln>
                            <a:noFill/>
                          </a:ln>
                        </wps:spPr>
                        <wps:txbx>
                          <w:txbxContent>
                            <w:p>
                              <w:pPr>
                                <w:spacing w:before="40"/>
                                <w:ind w:left="331" w:right="331"/>
                                <w:jc w:val="center"/>
                                <w:rPr>
                                  <w:rFonts w:ascii="Century Gothic"/>
                                  <w:b/>
                                  <w:color w:val="000000"/>
                                  <w:sz w:val="14"/>
                                </w:rPr>
                              </w:pPr>
                              <w:r>
                                <w:rPr>
                                  <w:rFonts w:ascii="Century Gothic"/>
                                  <w:b/>
                                  <w:color w:val="FFFFFF"/>
                                  <w:spacing w:val="-5"/>
                                  <w:w w:val="105"/>
                                  <w:sz w:val="14"/>
                                </w:rPr>
                                <w:t>16%</w:t>
                              </w:r>
                            </w:p>
                          </w:txbxContent>
                        </wps:txbx>
                        <wps:bodyPr rot="0" vert="horz" wrap="square" lIns="0" tIns="0" rIns="0" bIns="0" anchor="t" anchorCtr="0" upright="1">
                          <a:noAutofit/>
                        </wps:bodyPr>
                      </wps:wsp>
                      <wps:wsp>
                        <wps:cNvPr id="1002" name="docshape335"/>
                        <wps:cNvSpPr txBox="1"/>
                        <wps:spPr bwMode="auto">
                          <a:xfrm>
                            <a:off x="367" y="0"/>
                            <a:ext cx="551" cy="267"/>
                          </a:xfrm>
                          <a:prstGeom prst="rect">
                            <a:avLst/>
                          </a:prstGeom>
                          <a:solidFill>
                            <a:srgbClr val="66BDFF"/>
                          </a:solidFill>
                          <a:ln>
                            <a:noFill/>
                          </a:ln>
                        </wps:spPr>
                        <wps:txbx>
                          <w:txbxContent>
                            <w:p>
                              <w:pPr>
                                <w:spacing w:before="43"/>
                                <w:ind w:left="167"/>
                                <w:rPr>
                                  <w:rFonts w:ascii="Century Gothic"/>
                                  <w:b/>
                                  <w:color w:val="000000"/>
                                  <w:sz w:val="14"/>
                                </w:rPr>
                              </w:pPr>
                              <w:r>
                                <w:rPr>
                                  <w:rFonts w:ascii="Century Gothic"/>
                                  <w:b/>
                                  <w:color w:val="FFFFFF"/>
                                  <w:spacing w:val="-5"/>
                                  <w:w w:val="110"/>
                                  <w:sz w:val="14"/>
                                </w:rPr>
                                <w:t>9%</w:t>
                              </w:r>
                            </w:p>
                          </w:txbxContent>
                        </wps:txbx>
                        <wps:bodyPr rot="0" vert="horz" wrap="square" lIns="0" tIns="0" rIns="0" bIns="0" anchor="t" anchorCtr="0" upright="1">
                          <a:noAutofit/>
                        </wps:bodyPr>
                      </wps:wsp>
                      <wps:wsp>
                        <wps:cNvPr id="1003" name="docshape336"/>
                        <wps:cNvSpPr txBox="1"/>
                        <wps:spPr bwMode="auto">
                          <a:xfrm>
                            <a:off x="0" y="0"/>
                            <a:ext cx="368" cy="267"/>
                          </a:xfrm>
                          <a:prstGeom prst="rect">
                            <a:avLst/>
                          </a:prstGeom>
                          <a:solidFill>
                            <a:srgbClr val="C3E5FF"/>
                          </a:solidFill>
                          <a:ln>
                            <a:noFill/>
                          </a:ln>
                        </wps:spPr>
                        <wps:txbx>
                          <w:txbxContent>
                            <w:p>
                              <w:pPr>
                                <w:spacing w:before="39"/>
                                <w:ind w:left="74"/>
                                <w:rPr>
                                  <w:rFonts w:ascii="Century Gothic"/>
                                  <w:b/>
                                  <w:color w:val="000000"/>
                                  <w:sz w:val="14"/>
                                </w:rPr>
                              </w:pPr>
                              <w:r>
                                <w:rPr>
                                  <w:rFonts w:ascii="Century Gothic"/>
                                  <w:b/>
                                  <w:color w:val="000000"/>
                                  <w:spacing w:val="-5"/>
                                  <w:w w:val="110"/>
                                  <w:sz w:val="14"/>
                                </w:rPr>
                                <w:t>6%</w:t>
                              </w:r>
                            </w:p>
                          </w:txbxContent>
                        </wps:txbx>
                        <wps:bodyPr rot="0" vert="horz" wrap="square" lIns="0" tIns="0" rIns="0" bIns="0" anchor="t" anchorCtr="0" upright="1">
                          <a:noAutofit/>
                        </wps:bodyPr>
                      </wps:wsp>
                    </wpg:wgp>
                  </a:graphicData>
                </a:graphic>
              </wp:inline>
            </w:drawing>
          </mc:Choice>
          <mc:Fallback>
            <w:pict>
              <v:group id="docshapegroup331" o:spid="_x0000_s1026" o:spt="203" style="height:13.35pt;width:306.1pt;" coordsize="6122,267" o:gfxdata="UEsDBAoAAAAAAIdO4kAAAAAAAAAAAAAAAAAEAAAAZHJzL1BLAwQUAAAACACHTuJAxGiGud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">
                <o:lock v:ext="edit" aspectratio="f"/>
                <v:shape id="docshape332" o:spid="_x0000_s1026" o:spt="202" type="#_x0000_t202" style="position:absolute;left:2938;top:0;height:267;width:3184;" fillcolor="#102A55" filled="t" stroked="f" coordsize="21600,21600" o:gfxdata="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iRXCy/&#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45"/>
                          <w:ind w:left="1433" w:right="1433"/>
                          <w:jc w:val="center"/>
                          <w:rPr>
                            <w:rFonts w:ascii="Century Gothic"/>
                            <w:b/>
                            <w:color w:val="000000"/>
                            <w:sz w:val="14"/>
                          </w:rPr>
                        </w:pPr>
                        <w:r>
                          <w:rPr>
                            <w:rFonts w:ascii="Century Gothic"/>
                            <w:b/>
                            <w:color w:val="FFFFFF"/>
                            <w:spacing w:val="-5"/>
                            <w:w w:val="105"/>
                            <w:sz w:val="14"/>
                          </w:rPr>
                          <w:t>52%</w:t>
                        </w:r>
                      </w:p>
                    </w:txbxContent>
                  </v:textbox>
                </v:shape>
                <v:shape id="docshape333" o:spid="_x0000_s1026" o:spt="202" type="#_x0000_t202" style="position:absolute;left:1897;top:0;height:267;width:1041;" fillcolor="#00549E" filled="t" stroked="f" coordsize="21600,21600" o:gfxdata="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i8JG&#10;wAAAAN0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pPr>
                          <w:spacing w:before="42"/>
                          <w:ind w:left="369" w:right="369"/>
                          <w:jc w:val="center"/>
                          <w:rPr>
                            <w:rFonts w:ascii="Century Gothic"/>
                            <w:b/>
                            <w:color w:val="000000"/>
                            <w:sz w:val="14"/>
                          </w:rPr>
                        </w:pPr>
                        <w:r>
                          <w:rPr>
                            <w:rFonts w:ascii="Century Gothic"/>
                            <w:b/>
                            <w:color w:val="FFFFFF"/>
                            <w:spacing w:val="-5"/>
                            <w:sz w:val="14"/>
                          </w:rPr>
                          <w:t>17%</w:t>
                        </w:r>
                      </w:p>
                    </w:txbxContent>
                  </v:textbox>
                </v:shape>
                <v:shape id="docshape334" o:spid="_x0000_s1026" o:spt="202" type="#_x0000_t202" style="position:absolute;left:918;top:0;height:267;width:980;" fillcolor="#0092FF" filled="t" stroked="f" coordsize="21600,21600" o:gfxdata="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IPiAugAAAN0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40"/>
                          <w:ind w:left="331" w:right="331"/>
                          <w:jc w:val="center"/>
                          <w:rPr>
                            <w:rFonts w:ascii="Century Gothic"/>
                            <w:b/>
                            <w:color w:val="000000"/>
                            <w:sz w:val="14"/>
                          </w:rPr>
                        </w:pPr>
                        <w:r>
                          <w:rPr>
                            <w:rFonts w:ascii="Century Gothic"/>
                            <w:b/>
                            <w:color w:val="FFFFFF"/>
                            <w:spacing w:val="-5"/>
                            <w:w w:val="105"/>
                            <w:sz w:val="14"/>
                          </w:rPr>
                          <w:t>16%</w:t>
                        </w:r>
                      </w:p>
                    </w:txbxContent>
                  </v:textbox>
                </v:shape>
                <v:shape id="docshape335" o:spid="_x0000_s1026" o:spt="202" type="#_x0000_t202" style="position:absolute;left:367;top:0;height:267;width:551;" fillcolor="#66BDFF" filled="t" stroked="f" coordsize="21600,21600" o:gfxdata="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vX3bsAAADd&#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43"/>
                          <w:ind w:left="167"/>
                          <w:rPr>
                            <w:rFonts w:ascii="Century Gothic"/>
                            <w:b/>
                            <w:color w:val="000000"/>
                            <w:sz w:val="14"/>
                          </w:rPr>
                        </w:pPr>
                        <w:r>
                          <w:rPr>
                            <w:rFonts w:ascii="Century Gothic"/>
                            <w:b/>
                            <w:color w:val="FFFFFF"/>
                            <w:spacing w:val="-5"/>
                            <w:w w:val="110"/>
                            <w:sz w:val="14"/>
                          </w:rPr>
                          <w:t>9%</w:t>
                        </w:r>
                      </w:p>
                    </w:txbxContent>
                  </v:textbox>
                </v:shape>
                <v:shape id="docshape336" o:spid="_x0000_s1026" o:spt="202" type="#_x0000_t202" style="position:absolute;left:0;top:0;height:267;width:368;" fillcolor="#C3E5FF" filled="t" stroked="f" coordsize="21600,21600" o:gfxdata="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6ZzlugAAAN0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39"/>
                          <w:ind w:left="74"/>
                          <w:rPr>
                            <w:rFonts w:ascii="Century Gothic"/>
                            <w:b/>
                            <w:color w:val="000000"/>
                            <w:sz w:val="14"/>
                          </w:rPr>
                        </w:pPr>
                        <w:r>
                          <w:rPr>
                            <w:rFonts w:ascii="Century Gothic"/>
                            <w:b/>
                            <w:color w:val="000000"/>
                            <w:spacing w:val="-5"/>
                            <w:w w:val="110"/>
                            <w:sz w:val="14"/>
                          </w:rPr>
                          <w:t>6%</w:t>
                        </w:r>
                      </w:p>
                    </w:txbxContent>
                  </v:textbox>
                </v:shape>
                <w10:wrap type="none"/>
                <w10:anchorlock/>
              </v:group>
            </w:pict>
          </mc:Fallback>
        </mc:AlternateContent>
      </w:r>
    </w:p>
    <w:p>
      <w:pPr>
        <w:pStyle w:val="6"/>
        <w:rPr>
          <w:sz w:val="15"/>
        </w:rPr>
      </w:pPr>
    </w:p>
    <w:p>
      <w:pPr>
        <w:ind w:left="920"/>
        <w:rPr>
          <w:sz w:val="14"/>
          <w:lang w:eastAsia="zh-CN"/>
        </w:rPr>
      </w:pPr>
      <w:r>
        <w:rPr>
          <w:rFonts w:hint="eastAsia" w:ascii="微软雅黑" w:hAnsi="微软雅黑" w:eastAsia="微软雅黑" w:cs="微软雅黑"/>
          <w:spacing w:val="-2"/>
          <w:w w:val="115"/>
          <w:sz w:val="14"/>
          <w:lang w:eastAsia="zh-CN"/>
        </w:rPr>
        <w:t>其他工作人员</w:t>
      </w:r>
    </w:p>
    <w:p>
      <w:pPr>
        <w:pStyle w:val="6"/>
        <w:spacing w:before="6"/>
        <w:rPr>
          <w:sz w:val="4"/>
        </w:rPr>
      </w:pPr>
    </w:p>
    <w:p>
      <w:pPr>
        <w:pStyle w:val="6"/>
        <w:ind w:left="920" w:right="-29"/>
      </w:pPr>
      <w:r>
        <mc:AlternateContent>
          <mc:Choice Requires="wpg">
            <w:drawing>
              <wp:inline distT="0" distB="0" distL="0" distR="0">
                <wp:extent cx="3887470" cy="169545"/>
                <wp:effectExtent l="0" t="0" r="11430" b="8255"/>
                <wp:docPr id="1004" name="docshapegroup337"/>
                <wp:cNvGraphicFramePr/>
                <a:graphic xmlns:a="http://schemas.openxmlformats.org/drawingml/2006/main">
                  <a:graphicData uri="http://schemas.microsoft.com/office/word/2010/wordprocessingGroup">
                    <wpg:wgp>
                      <wpg:cNvGrpSpPr/>
                      <wpg:grpSpPr>
                        <a:xfrm>
                          <a:off x="0" y="0"/>
                          <a:ext cx="3887470" cy="169545"/>
                          <a:chOff x="0" y="0"/>
                          <a:chExt cx="6122" cy="267"/>
                        </a:xfrm>
                      </wpg:grpSpPr>
                      <wps:wsp>
                        <wps:cNvPr id="1005" name="docshape338"/>
                        <wps:cNvSpPr txBox="1"/>
                        <wps:spPr bwMode="auto">
                          <a:xfrm>
                            <a:off x="5264" y="0"/>
                            <a:ext cx="858" cy="267"/>
                          </a:xfrm>
                          <a:prstGeom prst="rect">
                            <a:avLst/>
                          </a:prstGeom>
                          <a:solidFill>
                            <a:srgbClr val="102A55"/>
                          </a:solidFill>
                          <a:ln>
                            <a:noFill/>
                          </a:ln>
                        </wps:spPr>
                        <wps:txbx>
                          <w:txbxContent>
                            <w:p>
                              <w:pPr>
                                <w:spacing w:before="40"/>
                                <w:ind w:left="281"/>
                                <w:rPr>
                                  <w:rFonts w:ascii="Century Gothic"/>
                                  <w:b/>
                                  <w:color w:val="000000"/>
                                  <w:sz w:val="14"/>
                                </w:rPr>
                              </w:pPr>
                              <w:r>
                                <w:rPr>
                                  <w:rFonts w:ascii="Century Gothic"/>
                                  <w:b/>
                                  <w:color w:val="FFFFFF"/>
                                  <w:spacing w:val="-5"/>
                                  <w:w w:val="105"/>
                                  <w:sz w:val="14"/>
                                </w:rPr>
                                <w:t>14%</w:t>
                              </w:r>
                            </w:p>
                          </w:txbxContent>
                        </wps:txbx>
                        <wps:bodyPr rot="0" vert="horz" wrap="square" lIns="0" tIns="0" rIns="0" bIns="0" anchor="t" anchorCtr="0" upright="1">
                          <a:noAutofit/>
                        </wps:bodyPr>
                      </wps:wsp>
                      <wps:wsp>
                        <wps:cNvPr id="1006" name="docshape339"/>
                        <wps:cNvSpPr txBox="1"/>
                        <wps:spPr bwMode="auto">
                          <a:xfrm>
                            <a:off x="3672" y="0"/>
                            <a:ext cx="1592" cy="267"/>
                          </a:xfrm>
                          <a:prstGeom prst="rect">
                            <a:avLst/>
                          </a:prstGeom>
                          <a:solidFill>
                            <a:srgbClr val="00549E"/>
                          </a:solidFill>
                          <a:ln>
                            <a:noFill/>
                          </a:ln>
                        </wps:spPr>
                        <wps:txbx>
                          <w:txbxContent>
                            <w:p>
                              <w:pPr>
                                <w:spacing w:before="38"/>
                                <w:ind w:left="631" w:right="631"/>
                                <w:jc w:val="center"/>
                                <w:rPr>
                                  <w:rFonts w:ascii="Century Gothic"/>
                                  <w:b/>
                                  <w:color w:val="000000"/>
                                  <w:sz w:val="14"/>
                                </w:rPr>
                              </w:pPr>
                              <w:r>
                                <w:rPr>
                                  <w:rFonts w:ascii="Century Gothic"/>
                                  <w:b/>
                                  <w:color w:val="FFFFFF"/>
                                  <w:spacing w:val="-5"/>
                                  <w:w w:val="110"/>
                                  <w:sz w:val="14"/>
                                </w:rPr>
                                <w:t>26%</w:t>
                              </w:r>
                            </w:p>
                          </w:txbxContent>
                        </wps:txbx>
                        <wps:bodyPr rot="0" vert="horz" wrap="square" lIns="0" tIns="0" rIns="0" bIns="0" anchor="t" anchorCtr="0" upright="1">
                          <a:noAutofit/>
                        </wps:bodyPr>
                      </wps:wsp>
                      <wps:wsp>
                        <wps:cNvPr id="1007" name="docshape340"/>
                        <wps:cNvSpPr txBox="1"/>
                        <wps:spPr bwMode="auto">
                          <a:xfrm>
                            <a:off x="1897" y="0"/>
                            <a:ext cx="1776" cy="267"/>
                          </a:xfrm>
                          <a:prstGeom prst="rect">
                            <a:avLst/>
                          </a:prstGeom>
                          <a:solidFill>
                            <a:srgbClr val="0092FF"/>
                          </a:solidFill>
                          <a:ln>
                            <a:noFill/>
                          </a:ln>
                        </wps:spPr>
                        <wps:txbx>
                          <w:txbxContent>
                            <w:p>
                              <w:pPr>
                                <w:spacing w:before="37"/>
                                <w:ind w:left="669" w:right="669"/>
                                <w:jc w:val="center"/>
                                <w:rPr>
                                  <w:rFonts w:ascii="Century Gothic"/>
                                  <w:b/>
                                  <w:color w:val="000000"/>
                                  <w:sz w:val="14"/>
                                </w:rPr>
                              </w:pPr>
                              <w:r>
                                <w:rPr>
                                  <w:rFonts w:ascii="Century Gothic"/>
                                  <w:b/>
                                  <w:color w:val="FFFFFF"/>
                                  <w:spacing w:val="-5"/>
                                  <w:w w:val="105"/>
                                  <w:sz w:val="14"/>
                                </w:rPr>
                                <w:t>29%</w:t>
                              </w:r>
                            </w:p>
                          </w:txbxContent>
                        </wps:txbx>
                        <wps:bodyPr rot="0" vert="horz" wrap="square" lIns="0" tIns="0" rIns="0" bIns="0" anchor="t" anchorCtr="0" upright="1">
                          <a:noAutofit/>
                        </wps:bodyPr>
                      </wps:wsp>
                      <wps:wsp>
                        <wps:cNvPr id="1008" name="docshape341"/>
                        <wps:cNvSpPr txBox="1"/>
                        <wps:spPr bwMode="auto">
                          <a:xfrm>
                            <a:off x="612" y="0"/>
                            <a:ext cx="1286" cy="267"/>
                          </a:xfrm>
                          <a:prstGeom prst="rect">
                            <a:avLst/>
                          </a:prstGeom>
                          <a:solidFill>
                            <a:srgbClr val="66BDFF"/>
                          </a:solidFill>
                          <a:ln>
                            <a:noFill/>
                          </a:ln>
                        </wps:spPr>
                        <wps:txbx>
                          <w:txbxContent>
                            <w:p>
                              <w:pPr>
                                <w:spacing w:before="35"/>
                                <w:ind w:left="491" w:right="491"/>
                                <w:jc w:val="center"/>
                                <w:rPr>
                                  <w:rFonts w:ascii="Century Gothic"/>
                                  <w:b/>
                                  <w:color w:val="000000"/>
                                  <w:sz w:val="14"/>
                                </w:rPr>
                              </w:pPr>
                              <w:r>
                                <w:rPr>
                                  <w:rFonts w:ascii="Century Gothic"/>
                                  <w:b/>
                                  <w:color w:val="FFFFFF"/>
                                  <w:spacing w:val="-5"/>
                                  <w:sz w:val="14"/>
                                </w:rPr>
                                <w:t>21%</w:t>
                              </w:r>
                            </w:p>
                          </w:txbxContent>
                        </wps:txbx>
                        <wps:bodyPr rot="0" vert="horz" wrap="square" lIns="0" tIns="0" rIns="0" bIns="0" anchor="t" anchorCtr="0" upright="1">
                          <a:noAutofit/>
                        </wps:bodyPr>
                      </wps:wsp>
                      <wps:wsp>
                        <wps:cNvPr id="1009" name="docshape342"/>
                        <wps:cNvSpPr txBox="1"/>
                        <wps:spPr bwMode="auto">
                          <a:xfrm>
                            <a:off x="0" y="0"/>
                            <a:ext cx="613" cy="267"/>
                          </a:xfrm>
                          <a:prstGeom prst="rect">
                            <a:avLst/>
                          </a:prstGeom>
                          <a:solidFill>
                            <a:srgbClr val="C3E5FF"/>
                          </a:solidFill>
                          <a:ln>
                            <a:noFill/>
                          </a:ln>
                        </wps:spPr>
                        <wps:txbx>
                          <w:txbxContent>
                            <w:p>
                              <w:pPr>
                                <w:spacing w:before="34"/>
                                <w:ind w:left="160"/>
                                <w:rPr>
                                  <w:rFonts w:ascii="Century Gothic"/>
                                  <w:b/>
                                  <w:color w:val="000000"/>
                                  <w:sz w:val="14"/>
                                </w:rPr>
                              </w:pPr>
                              <w:r>
                                <w:rPr>
                                  <w:rFonts w:ascii="Century Gothic"/>
                                  <w:b/>
                                  <w:color w:val="000000"/>
                                  <w:spacing w:val="-5"/>
                                  <w:w w:val="105"/>
                                  <w:sz w:val="14"/>
                                </w:rPr>
                                <w:t>10%</w:t>
                              </w:r>
                            </w:p>
                          </w:txbxContent>
                        </wps:txbx>
                        <wps:bodyPr rot="0" vert="horz" wrap="square" lIns="0" tIns="0" rIns="0" bIns="0" anchor="t" anchorCtr="0" upright="1">
                          <a:noAutofit/>
                        </wps:bodyPr>
                      </wps:wsp>
                    </wpg:wgp>
                  </a:graphicData>
                </a:graphic>
              </wp:inline>
            </w:drawing>
          </mc:Choice>
          <mc:Fallback>
            <w:pict>
              <v:group id="docshapegroup337" o:spid="_x0000_s1026" o:spt="203" style="height:13.35pt;width:306.1pt;" coordsize="6122,267" o:gfxdata="UEsDBAoAAAAAAIdO4kAAAAAAAAAAAAAAAAAEAAAAZHJzL1BLAwQUAAAACACHTuJAxGiGud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MRohrnVAAAABAEAAA8A&#10;AAAAAAAAAQAgAAAAIgAAAGRycy9kb3ducmV2LnhtbFBLAQIUABQAAAAIAIdO4kDy+VLo/gIAAKwN&#10;AAAOAAAAAAAAAAEAIAAAACQBAABkcnMvZTJvRG9jLnhtbFBLBQYAAAAABgAGAFkBAACUBgAAAAA=&#10;">
                <o:lock v:ext="edit" aspectratio="f"/>
                <v:shape id="docshape338" o:spid="_x0000_s1026" o:spt="202" type="#_x0000_t202" style="position:absolute;left:5264;top:0;height:267;width:858;" fillcolor="#102A55" filled="t" stroked="f" coordsize="21600,21600" o:gfxdata="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kSoCvQAA&#10;AN0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40"/>
                          <w:ind w:left="281"/>
                          <w:rPr>
                            <w:rFonts w:ascii="Century Gothic"/>
                            <w:b/>
                            <w:color w:val="000000"/>
                            <w:sz w:val="14"/>
                          </w:rPr>
                        </w:pPr>
                        <w:r>
                          <w:rPr>
                            <w:rFonts w:ascii="Century Gothic"/>
                            <w:b/>
                            <w:color w:val="FFFFFF"/>
                            <w:spacing w:val="-5"/>
                            <w:w w:val="105"/>
                            <w:sz w:val="14"/>
                          </w:rPr>
                          <w:t>14%</w:t>
                        </w:r>
                      </w:p>
                    </w:txbxContent>
                  </v:textbox>
                </v:shape>
                <v:shape id="docshape339" o:spid="_x0000_s1026" o:spt="202" type="#_x0000_t202" style="position:absolute;left:3672;top:0;height:267;width:1592;" fillcolor="#00549E" filled="t" stroked="f" coordsize="21600,21600" o:gfxdata="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7/qb4A&#10;AADd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38"/>
                          <w:ind w:left="631" w:right="631"/>
                          <w:jc w:val="center"/>
                          <w:rPr>
                            <w:rFonts w:ascii="Century Gothic"/>
                            <w:b/>
                            <w:color w:val="000000"/>
                            <w:sz w:val="14"/>
                          </w:rPr>
                        </w:pPr>
                        <w:r>
                          <w:rPr>
                            <w:rFonts w:ascii="Century Gothic"/>
                            <w:b/>
                            <w:color w:val="FFFFFF"/>
                            <w:spacing w:val="-5"/>
                            <w:w w:val="110"/>
                            <w:sz w:val="14"/>
                          </w:rPr>
                          <w:t>26%</w:t>
                        </w:r>
                      </w:p>
                    </w:txbxContent>
                  </v:textbox>
                </v:shape>
                <v:shape id="docshape340" o:spid="_x0000_s1026" o:spt="202" type="#_x0000_t202" style="position:absolute;left:1897;top:0;height:267;width:1776;" fillcolor="#0092FF" filled="t" stroked="f" coordsize="21600,21600" o:gfxdata="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FxW+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37"/>
                          <w:ind w:left="669" w:right="669"/>
                          <w:jc w:val="center"/>
                          <w:rPr>
                            <w:rFonts w:ascii="Century Gothic"/>
                            <w:b/>
                            <w:color w:val="000000"/>
                            <w:sz w:val="14"/>
                          </w:rPr>
                        </w:pPr>
                        <w:r>
                          <w:rPr>
                            <w:rFonts w:ascii="Century Gothic"/>
                            <w:b/>
                            <w:color w:val="FFFFFF"/>
                            <w:spacing w:val="-5"/>
                            <w:w w:val="105"/>
                            <w:sz w:val="14"/>
                          </w:rPr>
                          <w:t>29%</w:t>
                        </w:r>
                      </w:p>
                    </w:txbxContent>
                  </v:textbox>
                </v:shape>
                <v:shape id="docshape341" o:spid="_x0000_s1026" o:spt="202" type="#_x0000_t202" style="position:absolute;left:612;top:0;height:267;width:1286;" fillcolor="#66BDFF" filled="t" stroked="f" coordsize="21600,21600" o:gfxdata="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z4De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35"/>
                          <w:ind w:left="491" w:right="491"/>
                          <w:jc w:val="center"/>
                          <w:rPr>
                            <w:rFonts w:ascii="Century Gothic"/>
                            <w:b/>
                            <w:color w:val="000000"/>
                            <w:sz w:val="14"/>
                          </w:rPr>
                        </w:pPr>
                        <w:r>
                          <w:rPr>
                            <w:rFonts w:ascii="Century Gothic"/>
                            <w:b/>
                            <w:color w:val="FFFFFF"/>
                            <w:spacing w:val="-5"/>
                            <w:sz w:val="14"/>
                          </w:rPr>
                          <w:t>21%</w:t>
                        </w:r>
                      </w:p>
                    </w:txbxContent>
                  </v:textbox>
                </v:shape>
                <v:shape id="docshape342" o:spid="_x0000_s1026" o:spt="202" type="#_x0000_t202" style="position:absolute;left:0;top:0;height:267;width:613;" fillcolor="#C3E5FF" filled="t" stroked="f" coordsize="21600,21600" o:gfxdata="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AasPugAAAN0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34"/>
                          <w:ind w:left="160"/>
                          <w:rPr>
                            <w:rFonts w:ascii="Century Gothic"/>
                            <w:b/>
                            <w:color w:val="000000"/>
                            <w:sz w:val="14"/>
                          </w:rPr>
                        </w:pPr>
                        <w:r>
                          <w:rPr>
                            <w:rFonts w:ascii="Century Gothic"/>
                            <w:b/>
                            <w:color w:val="000000"/>
                            <w:spacing w:val="-5"/>
                            <w:w w:val="105"/>
                            <w:sz w:val="14"/>
                          </w:rPr>
                          <w:t>10%</w:t>
                        </w:r>
                      </w:p>
                    </w:txbxContent>
                  </v:textbox>
                </v:shape>
                <w10:wrap type="none"/>
                <w10:anchorlock/>
              </v:group>
            </w:pict>
          </mc:Fallback>
        </mc:AlternateContent>
      </w:r>
    </w:p>
    <w:p>
      <w:pPr>
        <w:pStyle w:val="6"/>
        <w:spacing w:before="9"/>
        <w:rPr>
          <w:sz w:val="23"/>
        </w:rPr>
      </w:pPr>
    </w:p>
    <w:p>
      <w:pPr>
        <w:tabs>
          <w:tab w:val="left" w:pos="1669"/>
          <w:tab w:val="left" w:pos="2371"/>
          <w:tab w:val="left" w:pos="3723"/>
          <w:tab w:val="left" w:pos="4439"/>
        </w:tabs>
        <w:spacing w:before="1"/>
        <w:ind w:left="236"/>
        <w:jc w:val="center"/>
        <w:rPr>
          <w:rFonts w:ascii="微软雅黑" w:hAnsi="微软雅黑" w:eastAsia="微软雅黑" w:cs="微软雅黑"/>
          <w:sz w:val="14"/>
          <w:lang w:eastAsia="zh-CN"/>
        </w:rPr>
      </w:pPr>
      <w:r>
        <mc:AlternateContent>
          <mc:Choice Requires="wps">
            <w:drawing>
              <wp:anchor distT="0" distB="0" distL="114300" distR="114300" simplePos="0" relativeHeight="252026880" behindDoc="0" locked="0" layoutInCell="1" allowOverlap="1">
                <wp:simplePos x="0" y="0"/>
                <wp:positionH relativeFrom="page">
                  <wp:posOffset>914400</wp:posOffset>
                </wp:positionH>
                <wp:positionV relativeFrom="paragraph">
                  <wp:posOffset>13970</wp:posOffset>
                </wp:positionV>
                <wp:extent cx="73660" cy="73660"/>
                <wp:effectExtent l="0" t="0" r="2540" b="2540"/>
                <wp:wrapNone/>
                <wp:docPr id="1010" name="docshape343"/>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C3E5FF"/>
                        </a:solidFill>
                        <a:ln>
                          <a:noFill/>
                        </a:ln>
                      </wps:spPr>
                      <wps:bodyPr rot="0" vert="horz" wrap="square" lIns="91440" tIns="45720" rIns="91440" bIns="45720" anchor="t" anchorCtr="0" upright="1">
                        <a:noAutofit/>
                      </wps:bodyPr>
                    </wps:wsp>
                  </a:graphicData>
                </a:graphic>
              </wp:anchor>
            </w:drawing>
          </mc:Choice>
          <mc:Fallback>
            <w:pict>
              <v:rect id="docshape343" o:spid="_x0000_s1026" o:spt="1" style="position:absolute;left:0pt;margin-left:72pt;margin-top:1.1pt;height:5.8pt;width:5.8pt;mso-position-horizontal-relative:page;z-index:252026880;mso-width-relative:page;mso-height-relative:page;" fillcolor="#C3E5FF" filled="t" stroked="f" coordsize="21600,21600" o:gfxdata="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ZrH7q9gAAAAIAQAADwAAAAAAAAABACAAAAAiAAAAZHJzL2Rvd25yZXYueG1sUEsB&#10;AhQAFAAAAAgAh07iQNgB+kb1AQAA+QMAAA4AAAAAAAAAAQAgAAAAJwEAAGRycy9lMm9Eb2MueG1s&#10;UEsFBgAAAAAGAAYAWQEAAI4FAAAAAA==&#10;">
                <v:fill on="t" focussize="0,0"/>
                <v:stroke on="f"/>
                <v:imagedata o:title=""/>
                <o:lock v:ext="edit" aspectratio="f"/>
              </v:rect>
            </w:pict>
          </mc:Fallback>
        </mc:AlternateContent>
      </w:r>
      <w:r>
        <mc:AlternateContent>
          <mc:Choice Requires="wps">
            <w:drawing>
              <wp:anchor distT="0" distB="0" distL="114300" distR="114300" simplePos="0" relativeHeight="252029952" behindDoc="1" locked="0" layoutInCell="1" allowOverlap="1">
                <wp:simplePos x="0" y="0"/>
                <wp:positionH relativeFrom="page">
                  <wp:posOffset>1824355</wp:posOffset>
                </wp:positionH>
                <wp:positionV relativeFrom="paragraph">
                  <wp:posOffset>13970</wp:posOffset>
                </wp:positionV>
                <wp:extent cx="73660" cy="73660"/>
                <wp:effectExtent l="0" t="0" r="2540" b="2540"/>
                <wp:wrapNone/>
                <wp:docPr id="1011" name="docshape344"/>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66BDFF"/>
                        </a:solidFill>
                        <a:ln>
                          <a:noFill/>
                        </a:ln>
                      </wps:spPr>
                      <wps:bodyPr rot="0" vert="horz" wrap="square" lIns="91440" tIns="45720" rIns="91440" bIns="45720" anchor="t" anchorCtr="0" upright="1">
                        <a:noAutofit/>
                      </wps:bodyPr>
                    </wps:wsp>
                  </a:graphicData>
                </a:graphic>
              </wp:anchor>
            </w:drawing>
          </mc:Choice>
          <mc:Fallback>
            <w:pict>
              <v:rect id="docshape344" o:spid="_x0000_s1026" o:spt="1" style="position:absolute;left:0pt;margin-left:143.65pt;margin-top:1.1pt;height:5.8pt;width:5.8pt;mso-position-horizontal-relative:page;z-index:-251286528;mso-width-relative:page;mso-height-relative:page;" fillcolor="#66BDFF" filled="t" stroked="f" coordsize="21600,21600" o:gfxdata="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VCxYNcAAAAIAQAADwAAAAAAAAABACAAAAAiAAAAZHJzL2Rvd25yZXYueG1sUEsB&#10;AhQAFAAAAAgAh07iQA0Nv/72AQAA+QMAAA4AAAAAAAAAAQAgAAAAJgEAAGRycy9lMm9Eb2MueG1s&#10;UEsFBgAAAAAGAAYAWQEAAI4FAAAAAA==&#10;">
                <v:fill on="t" focussize="0,0"/>
                <v:stroke on="f"/>
                <v:imagedata o:title=""/>
                <o:lock v:ext="edit" aspectratio="f"/>
              </v:rect>
            </w:pict>
          </mc:Fallback>
        </mc:AlternateContent>
      </w:r>
      <w:r>
        <mc:AlternateContent>
          <mc:Choice Requires="wps">
            <w:drawing>
              <wp:anchor distT="0" distB="0" distL="114300" distR="114300" simplePos="0" relativeHeight="252030976" behindDoc="1" locked="0" layoutInCell="1" allowOverlap="1">
                <wp:simplePos x="0" y="0"/>
                <wp:positionH relativeFrom="page">
                  <wp:posOffset>2270125</wp:posOffset>
                </wp:positionH>
                <wp:positionV relativeFrom="paragraph">
                  <wp:posOffset>13970</wp:posOffset>
                </wp:positionV>
                <wp:extent cx="73660" cy="73660"/>
                <wp:effectExtent l="0" t="0" r="2540" b="2540"/>
                <wp:wrapNone/>
                <wp:docPr id="1012" name="docshape345"/>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0092FF"/>
                        </a:solidFill>
                        <a:ln>
                          <a:noFill/>
                        </a:ln>
                      </wps:spPr>
                      <wps:bodyPr rot="0" vert="horz" wrap="square" lIns="91440" tIns="45720" rIns="91440" bIns="45720" anchor="t" anchorCtr="0" upright="1">
                        <a:noAutofit/>
                      </wps:bodyPr>
                    </wps:wsp>
                  </a:graphicData>
                </a:graphic>
              </wp:anchor>
            </w:drawing>
          </mc:Choice>
          <mc:Fallback>
            <w:pict>
              <v:rect id="docshape345" o:spid="_x0000_s1026" o:spt="1" style="position:absolute;left:0pt;margin-left:178.75pt;margin-top:1.1pt;height:5.8pt;width:5.8pt;mso-position-horizontal-relative:page;z-index:-251285504;mso-width-relative:page;mso-height-relative:page;" fillcolor="#0092FF" filled="t" stroked="f" coordsize="21600,21600" o:gfxdata="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Y3Iav2QAAAAgBAAAPAAAAAAAAAAEAIAAAACIAAABkcnMvZG93bnJldi54bWxQ&#10;SwECFAAUAAAACACHTuJANgUoffYBAAD5AwAADgAAAAAAAAABACAAAAAoAQAAZHJzL2Uyb0RvYy54&#10;bWxQSwUGAAAAAAYABgBZAQAAkAUAAAAA&#10;">
                <v:fill on="t" focussize="0,0"/>
                <v:stroke on="f"/>
                <v:imagedata o:title=""/>
                <o:lock v:ext="edit" aspectratio="f"/>
              </v:rect>
            </w:pict>
          </mc:Fallback>
        </mc:AlternateContent>
      </w:r>
      <w:r>
        <mc:AlternateContent>
          <mc:Choice Requires="wps">
            <w:drawing>
              <wp:anchor distT="0" distB="0" distL="114300" distR="114300" simplePos="0" relativeHeight="252032000" behindDoc="1" locked="0" layoutInCell="1" allowOverlap="1">
                <wp:simplePos x="0" y="0"/>
                <wp:positionH relativeFrom="page">
                  <wp:posOffset>3128645</wp:posOffset>
                </wp:positionH>
                <wp:positionV relativeFrom="paragraph">
                  <wp:posOffset>13970</wp:posOffset>
                </wp:positionV>
                <wp:extent cx="73660" cy="73660"/>
                <wp:effectExtent l="0" t="0" r="2540" b="2540"/>
                <wp:wrapNone/>
                <wp:docPr id="1013" name="docshape346"/>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00549E"/>
                        </a:solidFill>
                        <a:ln>
                          <a:noFill/>
                        </a:ln>
                      </wps:spPr>
                      <wps:bodyPr rot="0" vert="horz" wrap="square" lIns="91440" tIns="45720" rIns="91440" bIns="45720" anchor="t" anchorCtr="0" upright="1">
                        <a:noAutofit/>
                      </wps:bodyPr>
                    </wps:wsp>
                  </a:graphicData>
                </a:graphic>
              </wp:anchor>
            </w:drawing>
          </mc:Choice>
          <mc:Fallback>
            <w:pict>
              <v:rect id="docshape346" o:spid="_x0000_s1026" o:spt="1" style="position:absolute;left:0pt;margin-left:246.35pt;margin-top:1.1pt;height:5.8pt;width:5.8pt;mso-position-horizontal-relative:page;z-index:-251284480;mso-width-relative:page;mso-height-relative:page;" fillcolor="#00549E" filled="t" stroked="f" coordsize="21600,21600" o:gfxdata="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MYnOfYAAAACAEAAA8AAAAAAAAAAQAgAAAAIgAAAGRycy9kb3ducmV2LnhtbFBL&#10;AQIUABQAAAAIAIdO4kDDL4+M9gEAAPkDAAAOAAAAAAAAAAEAIAAAACcBAABkcnMvZTJvRG9jLnht&#10;bFBLBQYAAAAABgAGAFkBAACPBQAAAAA=&#10;">
                <v:fill on="t" focussize="0,0"/>
                <v:stroke on="f"/>
                <v:imagedata o:title=""/>
                <o:lock v:ext="edit" aspectratio="f"/>
              </v:rect>
            </w:pict>
          </mc:Fallback>
        </mc:AlternateContent>
      </w:r>
      <w:r>
        <mc:AlternateContent>
          <mc:Choice Requires="wps">
            <w:drawing>
              <wp:anchor distT="0" distB="0" distL="114300" distR="114300" simplePos="0" relativeHeight="252033024" behindDoc="1" locked="0" layoutInCell="1" allowOverlap="1">
                <wp:simplePos x="0" y="0"/>
                <wp:positionH relativeFrom="page">
                  <wp:posOffset>3583305</wp:posOffset>
                </wp:positionH>
                <wp:positionV relativeFrom="paragraph">
                  <wp:posOffset>13970</wp:posOffset>
                </wp:positionV>
                <wp:extent cx="73660" cy="73660"/>
                <wp:effectExtent l="0" t="0" r="2540" b="2540"/>
                <wp:wrapNone/>
                <wp:docPr id="1014" name="docshape347"/>
                <wp:cNvGraphicFramePr/>
                <a:graphic xmlns:a="http://schemas.openxmlformats.org/drawingml/2006/main">
                  <a:graphicData uri="http://schemas.microsoft.com/office/word/2010/wordprocessingShape">
                    <wps:wsp>
                      <wps:cNvSpPr/>
                      <wps:spPr bwMode="auto">
                        <a:xfrm>
                          <a:off x="0" y="0"/>
                          <a:ext cx="73660" cy="73660"/>
                        </a:xfrm>
                        <a:prstGeom prst="rect">
                          <a:avLst/>
                        </a:prstGeom>
                        <a:solidFill>
                          <a:srgbClr val="102A55"/>
                        </a:solidFill>
                        <a:ln>
                          <a:noFill/>
                        </a:ln>
                      </wps:spPr>
                      <wps:bodyPr rot="0" vert="horz" wrap="square" lIns="91440" tIns="45720" rIns="91440" bIns="45720" anchor="t" anchorCtr="0" upright="1">
                        <a:noAutofit/>
                      </wps:bodyPr>
                    </wps:wsp>
                  </a:graphicData>
                </a:graphic>
              </wp:anchor>
            </w:drawing>
          </mc:Choice>
          <mc:Fallback>
            <w:pict>
              <v:rect id="docshape347" o:spid="_x0000_s1026" o:spt="1" style="position:absolute;left:0pt;margin-left:282.15pt;margin-top:1.1pt;height:5.8pt;width:5.8pt;mso-position-horizontal-relative:page;z-index:-251283456;mso-width-relative:page;mso-height-relative:page;" fillcolor="#102A55" filled="t" stroked="f" coordsize="21600,21600" o:gfxdata="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Xw5CvbAAAACAEAAA8AAAAAAAAAAQAgAAAAIgAAAGRycy9kb3ducmV2Lnht&#10;bFBLAQIUABQAAAAIAIdO4kBUbA6z9gEAAPkDAAAOAAAAAAAAAAEAIAAAACoBAABkcnMvZTJvRG9j&#10;LnhtbFBLBQYAAAAABgAGAFkBAACSBQAAAAA=&#10;">
                <v:fill on="t" focussize="0,0"/>
                <v:stroke on="f"/>
                <v:imagedata o:title=""/>
                <o:lock v:ext="edit" aspectratio="f"/>
              </v:rect>
            </w:pict>
          </mc:Fallback>
        </mc:AlternateContent>
      </w:r>
      <w:r>
        <w:rPr>
          <w:color w:val="454C5B"/>
          <w:w w:val="115"/>
          <w:sz w:val="14"/>
        </w:rPr>
        <w:t>1</w:t>
      </w:r>
      <w:r>
        <w:rPr>
          <w:rFonts w:hint="eastAsia" w:ascii="微软雅黑" w:hAnsi="微软雅黑" w:eastAsia="微软雅黑" w:cs="微软雅黑"/>
          <w:color w:val="454C5B"/>
          <w:spacing w:val="-2"/>
          <w:w w:val="115"/>
          <w:sz w:val="10"/>
          <w:szCs w:val="18"/>
          <w:lang w:eastAsia="zh-CN"/>
        </w:rPr>
        <w:t>（完全不清楚）</w:t>
      </w:r>
      <w:r>
        <w:rPr>
          <w:color w:val="454C5B"/>
          <w:sz w:val="14"/>
        </w:rPr>
        <w:tab/>
      </w:r>
      <w:r>
        <w:rPr>
          <w:color w:val="454C5B"/>
          <w:spacing w:val="-10"/>
          <w:w w:val="115"/>
          <w:sz w:val="14"/>
        </w:rPr>
        <w:t>2</w:t>
      </w:r>
      <w:r>
        <w:rPr>
          <w:color w:val="454C5B"/>
          <w:sz w:val="14"/>
        </w:rPr>
        <w:tab/>
      </w:r>
      <w:r>
        <w:rPr>
          <w:color w:val="454C5B"/>
          <w:w w:val="115"/>
          <w:sz w:val="14"/>
        </w:rPr>
        <w:t>3</w:t>
      </w:r>
      <w:r>
        <w:rPr>
          <w:rFonts w:hint="eastAsia" w:ascii="微软雅黑" w:hAnsi="微软雅黑" w:eastAsia="微软雅黑" w:cs="微软雅黑"/>
          <w:color w:val="454C5B"/>
          <w:spacing w:val="-2"/>
          <w:w w:val="115"/>
          <w:sz w:val="11"/>
          <w:szCs w:val="20"/>
          <w:lang w:eastAsia="zh-CN"/>
        </w:rPr>
        <w:t>（中立）</w:t>
      </w:r>
      <w:r>
        <w:rPr>
          <w:color w:val="454C5B"/>
          <w:sz w:val="14"/>
        </w:rPr>
        <w:tab/>
      </w:r>
      <w:r>
        <w:rPr>
          <w:color w:val="454C5B"/>
          <w:spacing w:val="-10"/>
          <w:w w:val="115"/>
          <w:sz w:val="14"/>
        </w:rPr>
        <w:t>4</w:t>
      </w:r>
      <w:r>
        <w:rPr>
          <w:color w:val="454C5B"/>
          <w:sz w:val="14"/>
        </w:rPr>
        <w:tab/>
      </w:r>
      <w:r>
        <w:rPr>
          <w:color w:val="454C5B"/>
          <w:spacing w:val="-2"/>
          <w:w w:val="115"/>
          <w:sz w:val="14"/>
        </w:rPr>
        <w:t>5</w:t>
      </w:r>
      <w:r>
        <w:rPr>
          <w:color w:val="454C5B"/>
          <w:spacing w:val="-7"/>
          <w:w w:val="115"/>
          <w:sz w:val="14"/>
        </w:rPr>
        <w:t xml:space="preserve"> </w:t>
      </w:r>
      <w:r>
        <w:rPr>
          <w:rFonts w:hint="eastAsia" w:ascii="微软雅黑" w:hAnsi="微软雅黑" w:eastAsia="微软雅黑" w:cs="微软雅黑"/>
          <w:color w:val="454C5B"/>
          <w:spacing w:val="-2"/>
          <w:w w:val="115"/>
          <w:sz w:val="10"/>
          <w:szCs w:val="18"/>
          <w:lang w:eastAsia="zh-CN"/>
        </w:rPr>
        <w:t>（非常清楚）</w:t>
      </w:r>
    </w:p>
    <w:p>
      <w:pPr>
        <w:pStyle w:val="6"/>
        <w:spacing w:before="112" w:line="276" w:lineRule="auto"/>
        <w:ind w:left="297" w:right="1320"/>
        <w:rPr>
          <w:rFonts w:ascii="微软雅黑" w:hAnsi="微软雅黑" w:eastAsia="微软雅黑"/>
          <w:lang w:eastAsia="zh-CN"/>
        </w:rPr>
      </w:pPr>
      <w:r>
        <w:rPr>
          <w:lang w:eastAsia="zh-CN"/>
        </w:rPr>
        <w:br w:type="column"/>
      </w:r>
      <w:r>
        <w:rPr>
          <w:rFonts w:hint="eastAsia" w:ascii="微软雅黑" w:hAnsi="微软雅黑" w:eastAsia="微软雅黑" w:cs="微软雅黑"/>
          <w:lang w:eastAsia="zh-CN"/>
        </w:rPr>
        <w:t>在比较首席级别</w:t>
      </w:r>
      <w:r>
        <w:rPr>
          <w:rFonts w:hint="eastAsia" w:ascii="微软雅黑" w:hAnsi="微软雅黑" w:eastAsia="微软雅黑"/>
          <w:lang w:eastAsia="zh-CN"/>
        </w:rPr>
        <w:t>（</w:t>
      </w:r>
      <w:r>
        <w:rPr>
          <w:rFonts w:ascii="微软雅黑" w:hAnsi="微软雅黑" w:eastAsia="微软雅黑"/>
          <w:lang w:eastAsia="zh-CN"/>
        </w:rPr>
        <w:t xml:space="preserve">C </w:t>
      </w:r>
      <w:r>
        <w:rPr>
          <w:rFonts w:hint="eastAsia" w:ascii="微软雅黑" w:hAnsi="微软雅黑" w:eastAsia="微软雅黑" w:cs="微软雅黑"/>
          <w:lang w:eastAsia="zh-CN"/>
        </w:rPr>
        <w:t>级）高管和普通员工受访者的反馈时，呈现出一个明显的差异。在</w:t>
      </w:r>
      <w:r>
        <w:rPr>
          <w:rFonts w:hint="eastAsia" w:ascii="微软雅黑" w:hAnsi="微软雅黑" w:eastAsia="微软雅黑"/>
          <w:lang w:eastAsia="zh-CN"/>
        </w:rPr>
        <w:t>首席级别（</w:t>
      </w:r>
      <w:r>
        <w:rPr>
          <w:rFonts w:ascii="微软雅黑" w:hAnsi="微软雅黑" w:eastAsia="微软雅黑"/>
          <w:lang w:eastAsia="zh-CN"/>
        </w:rPr>
        <w:t xml:space="preserve">C </w:t>
      </w:r>
      <w:r>
        <w:rPr>
          <w:rFonts w:hint="eastAsia" w:ascii="微软雅黑" w:hAnsi="微软雅黑" w:eastAsia="微软雅黑" w:cs="微软雅黑"/>
          <w:lang w:eastAsia="zh-CN"/>
        </w:rPr>
        <w:t>级）高管中，有高达</w:t>
      </w:r>
      <w:r>
        <w:rPr>
          <w:rFonts w:ascii="微软雅黑" w:hAnsi="微软雅黑" w:eastAsia="微软雅黑"/>
          <w:lang w:eastAsia="zh-CN"/>
        </w:rPr>
        <w:t xml:space="preserve"> 52% </w:t>
      </w:r>
      <w:r>
        <w:rPr>
          <w:rFonts w:hint="eastAsia" w:ascii="微软雅黑" w:hAnsi="微软雅黑" w:eastAsia="微软雅黑" w:cs="微软雅黑"/>
          <w:lang w:eastAsia="zh-CN"/>
        </w:rPr>
        <w:t>的人表示对</w:t>
      </w:r>
      <w:r>
        <w:rPr>
          <w:rFonts w:ascii="微软雅黑" w:hAnsi="微软雅黑" w:eastAsia="微软雅黑"/>
          <w:lang w:eastAsia="zh-CN"/>
        </w:rPr>
        <w:t xml:space="preserve"> AI </w:t>
      </w:r>
      <w:r>
        <w:rPr>
          <w:rFonts w:hint="eastAsia" w:ascii="微软雅黑" w:hAnsi="微软雅黑" w:eastAsia="微软雅黑" w:cs="微软雅黑"/>
          <w:lang w:eastAsia="zh-CN"/>
        </w:rPr>
        <w:t>在网络安全中的应用场景有非常清晰的认识，而只有</w:t>
      </w:r>
      <w:r>
        <w:rPr>
          <w:rFonts w:ascii="微软雅黑" w:hAnsi="微软雅黑" w:eastAsia="微软雅黑"/>
          <w:lang w:eastAsia="zh-CN"/>
        </w:rPr>
        <w:t xml:space="preserve"> 14% </w:t>
      </w:r>
      <w:r>
        <w:rPr>
          <w:rFonts w:hint="eastAsia" w:ascii="微软雅黑" w:hAnsi="微软雅黑" w:eastAsia="微软雅黑" w:cs="微软雅黑"/>
          <w:lang w:eastAsia="zh-CN"/>
        </w:rPr>
        <w:t>的普通员工有同样的感受。</w:t>
      </w:r>
    </w:p>
    <w:p>
      <w:pPr>
        <w:spacing w:line="276" w:lineRule="auto"/>
        <w:rPr>
          <w:lang w:eastAsia="zh-CN"/>
        </w:rPr>
        <w:sectPr>
          <w:type w:val="continuous"/>
          <w:pgSz w:w="12240" w:h="15840"/>
          <w:pgMar w:top="1500" w:right="0" w:bottom="280" w:left="520" w:header="0" w:footer="675" w:gutter="0"/>
          <w:cols w:equalWidth="0" w:num="2">
            <w:col w:w="7065" w:space="40"/>
            <w:col w:w="4615"/>
          </w:cols>
        </w:sectPr>
      </w:pPr>
    </w:p>
    <w:p>
      <w:pPr>
        <w:pStyle w:val="6"/>
        <w:spacing w:line="276" w:lineRule="auto"/>
        <w:ind w:left="920" w:right="1444"/>
        <w:rPr>
          <w:rFonts w:ascii="微软雅黑" w:hAnsi="微软雅黑" w:eastAsia="微软雅黑"/>
          <w:lang w:val="zh-CN" w:eastAsia="zh-CN"/>
        </w:rPr>
      </w:pPr>
      <w:r>
        <w:rPr>
          <w:rFonts w:hint="eastAsia" w:ascii="微软雅黑" w:hAnsi="微软雅黑" w:eastAsia="微软雅黑" w:cs="微软雅黑"/>
          <w:lang w:eastAsia="zh-CN"/>
        </w:rPr>
        <w:t>这种鲜明的对比可能说明，首席级别（</w:t>
      </w:r>
      <w:r>
        <w:rPr>
          <w:rFonts w:ascii="微软雅黑" w:hAnsi="微软雅黑" w:eastAsia="微软雅黑"/>
          <w:lang w:eastAsia="zh-CN"/>
        </w:rPr>
        <w:t xml:space="preserve">C </w:t>
      </w:r>
      <w:r>
        <w:rPr>
          <w:rFonts w:hint="eastAsia" w:ascii="微软雅黑" w:hAnsi="微软雅黑" w:eastAsia="微软雅黑" w:cs="微软雅黑"/>
          <w:lang w:eastAsia="zh-CN"/>
        </w:rPr>
        <w:t>级）高管对</w:t>
      </w:r>
      <w:r>
        <w:rPr>
          <w:rFonts w:ascii="微软雅黑" w:hAnsi="微软雅黑" w:eastAsia="微软雅黑"/>
          <w:lang w:eastAsia="zh-CN"/>
        </w:rPr>
        <w:t xml:space="preserve"> AI </w:t>
      </w:r>
      <w:r>
        <w:rPr>
          <w:rFonts w:hint="eastAsia" w:ascii="微软雅黑" w:hAnsi="微软雅黑" w:eastAsia="微软雅黑" w:cs="微软雅黑"/>
          <w:lang w:eastAsia="zh-CN"/>
        </w:rPr>
        <w:t>的理解更加具有远见和目标导向，他们关注的是更广泛的目标和潜力；而在</w:t>
      </w:r>
      <w:ins w:id="338" w:author="张家齐" w:date="2024-05-06T16:41:04Z">
        <w:r>
          <w:rPr>
            <w:rFonts w:hint="eastAsia" w:ascii="微软雅黑" w:hAnsi="微软雅黑" w:eastAsia="微软雅黑" w:cs="微软雅黑"/>
            <w:lang w:val="en-US" w:eastAsia="zh-CN"/>
          </w:rPr>
          <w:t>通常</w:t>
        </w:r>
      </w:ins>
      <w:del w:id="339" w:author="张家齐" w:date="2024-05-06T16:41:02Z">
        <w:r>
          <w:rPr>
            <w:rFonts w:hint="eastAsia" w:ascii="微软雅黑" w:hAnsi="微软雅黑" w:eastAsia="微软雅黑" w:cs="微软雅黑"/>
            <w:lang w:eastAsia="zh-CN"/>
          </w:rPr>
          <w:delText>普遍</w:delText>
        </w:r>
      </w:del>
      <w:r>
        <w:rPr>
          <w:rFonts w:hint="eastAsia" w:ascii="微软雅黑" w:hAnsi="微软雅黑" w:eastAsia="微软雅黑" w:cs="微软雅黑"/>
          <w:lang w:eastAsia="zh-CN"/>
        </w:rPr>
        <w:t>情况下，员工因为负责具体的实施工作，可能更清楚其涉及的复杂性和不确定性。有趣的是，虽然员工通常比高层更早接受像</w:t>
      </w:r>
      <w:r>
        <w:rPr>
          <w:rFonts w:ascii="微软雅黑" w:hAnsi="微软雅黑" w:eastAsia="微软雅黑"/>
          <w:lang w:eastAsia="zh-CN"/>
        </w:rPr>
        <w:t xml:space="preserve"> AI </w:t>
      </w:r>
      <w:r>
        <w:rPr>
          <w:rFonts w:hint="eastAsia" w:ascii="微软雅黑" w:hAnsi="微软雅黑" w:eastAsia="微软雅黑" w:cs="微软雅黑"/>
          <w:lang w:eastAsia="zh-CN"/>
        </w:rPr>
        <w:t xml:space="preserve">这样的新兴技术，但在这种情况下，他们对 AI </w:t>
      </w:r>
      <w:del w:id="340" w:author="张家齐" w:date="2024-05-06T16:42:58Z">
        <w:r>
          <w:rPr>
            <w:rFonts w:hint="default" w:ascii="微软雅黑" w:hAnsi="微软雅黑" w:eastAsia="微软雅黑" w:cs="微软雅黑"/>
            <w:lang w:val="en-US" w:eastAsia="zh-CN"/>
          </w:rPr>
          <w:delText>较低的了解程度</w:delText>
        </w:r>
      </w:del>
      <w:ins w:id="341" w:author="张家齐" w:date="2024-05-06T16:42:59Z">
        <w:r>
          <w:rPr>
            <w:rFonts w:hint="eastAsia" w:ascii="微软雅黑" w:hAnsi="微软雅黑" w:eastAsia="微软雅黑" w:cs="微软雅黑"/>
            <w:lang w:val="en-US" w:eastAsia="zh-CN"/>
          </w:rPr>
          <w:t>使用</w:t>
        </w:r>
      </w:ins>
      <w:ins w:id="342" w:author="张家齐" w:date="2024-05-06T16:43:00Z">
        <w:r>
          <w:rPr>
            <w:rFonts w:hint="eastAsia" w:ascii="微软雅黑" w:hAnsi="微软雅黑" w:eastAsia="微软雅黑" w:cs="微软雅黑"/>
            <w:lang w:val="en-US" w:eastAsia="zh-CN"/>
          </w:rPr>
          <w:t>场景的</w:t>
        </w:r>
      </w:ins>
      <w:ins w:id="343" w:author="张家齐" w:date="2024-05-06T16:43:03Z">
        <w:r>
          <w:rPr>
            <w:rFonts w:hint="eastAsia" w:ascii="微软雅黑" w:hAnsi="微软雅黑" w:eastAsia="微软雅黑" w:cs="微软雅黑"/>
            <w:lang w:val="en-US" w:eastAsia="zh-CN"/>
          </w:rPr>
          <w:t>不清楚</w:t>
        </w:r>
      </w:ins>
      <w:r>
        <w:rPr>
          <w:rFonts w:hint="eastAsia" w:ascii="微软雅黑" w:hAnsi="微软雅黑" w:eastAsia="微软雅黑" w:cs="微软雅黑"/>
          <w:lang w:eastAsia="zh-CN"/>
        </w:rPr>
        <w:t>可能</w:t>
      </w:r>
      <w:ins w:id="344" w:author="张家齐" w:date="2024-05-06T16:43:06Z">
        <w:r>
          <w:rPr>
            <w:rFonts w:hint="eastAsia" w:ascii="微软雅黑" w:hAnsi="微软雅黑" w:eastAsia="微软雅黑" w:cs="微软雅黑"/>
            <w:lang w:val="en-US" w:eastAsia="zh-CN"/>
          </w:rPr>
          <w:t>是</w:t>
        </w:r>
      </w:ins>
      <w:r>
        <w:rPr>
          <w:rFonts w:hint="eastAsia" w:ascii="微软雅黑" w:hAnsi="微软雅黑" w:eastAsia="微软雅黑" w:cs="微软雅黑"/>
          <w:lang w:eastAsia="zh-CN"/>
        </w:rPr>
        <w:t>受到</w:t>
      </w:r>
      <w:ins w:id="345" w:author="张家齐" w:date="2024-05-06T16:43:20Z">
        <w:r>
          <w:rPr>
            <w:rFonts w:hint="eastAsia" w:ascii="微软雅黑" w:hAnsi="微软雅黑" w:eastAsia="微软雅黑" w:cs="微软雅黑"/>
            <w:lang w:val="en-US" w:eastAsia="zh-CN"/>
          </w:rPr>
          <w:t>他们</w:t>
        </w:r>
      </w:ins>
      <w:r>
        <w:rPr>
          <w:rFonts w:hint="eastAsia" w:ascii="微软雅黑" w:hAnsi="微软雅黑" w:eastAsia="微软雅黑" w:cs="微软雅黑"/>
          <w:lang w:eastAsia="zh-CN"/>
        </w:rPr>
        <w:t>预见到的</w:t>
      </w:r>
      <w:ins w:id="346" w:author="张家齐" w:date="2024-05-06T16:43:50Z">
        <w:r>
          <w:rPr>
            <w:rFonts w:hint="eastAsia" w:ascii="微软雅黑" w:hAnsi="微软雅黑" w:eastAsia="微软雅黑" w:cs="微软雅黑"/>
            <w:lang w:val="en-US" w:eastAsia="zh-CN"/>
          </w:rPr>
          <w:t>操作</w:t>
        </w:r>
      </w:ins>
      <w:ins w:id="347" w:author="张家齐" w:date="2024-05-06T16:43:51Z">
        <w:r>
          <w:rPr>
            <w:rFonts w:hint="eastAsia" w:ascii="微软雅黑" w:hAnsi="微软雅黑" w:eastAsia="微软雅黑" w:cs="微软雅黑"/>
            <w:lang w:val="en-US" w:eastAsia="zh-CN"/>
          </w:rPr>
          <w:t>上的</w:t>
        </w:r>
      </w:ins>
      <w:del w:id="348" w:author="张家齐" w:date="2024-05-06T16:43:48Z">
        <w:r>
          <w:rPr>
            <w:rFonts w:hint="eastAsia" w:ascii="微软雅黑" w:hAnsi="微软雅黑" w:eastAsia="微软雅黑" w:cs="微软雅黑"/>
            <w:lang w:eastAsia="zh-CN"/>
          </w:rPr>
          <w:delText>运营</w:delText>
        </w:r>
      </w:del>
      <w:r>
        <w:rPr>
          <w:rFonts w:hint="eastAsia" w:ascii="微软雅黑" w:hAnsi="微软雅黑" w:eastAsia="微软雅黑" w:cs="微软雅黑"/>
          <w:lang w:eastAsia="zh-CN"/>
        </w:rPr>
        <w:t>挑战影响。首席级别（</w:t>
      </w:r>
      <w:r>
        <w:rPr>
          <w:rFonts w:ascii="微软雅黑" w:hAnsi="微软雅黑" w:eastAsia="微软雅黑"/>
          <w:lang w:eastAsia="zh-CN"/>
        </w:rPr>
        <w:t xml:space="preserve">C </w:t>
      </w:r>
      <w:r>
        <w:rPr>
          <w:rFonts w:hint="eastAsia" w:ascii="微软雅黑" w:hAnsi="微软雅黑" w:eastAsia="微软雅黑" w:cs="微软雅黑"/>
          <w:lang w:eastAsia="zh-CN"/>
        </w:rPr>
        <w:t>级）高管中的高度意识和清晰理解，与</w:t>
      </w:r>
      <w:r>
        <w:rPr>
          <w:rFonts w:ascii="微软雅黑" w:hAnsi="微软雅黑" w:eastAsia="微软雅黑"/>
          <w:lang w:eastAsia="zh-CN"/>
        </w:rPr>
        <w:t xml:space="preserve"> AI </w:t>
      </w:r>
      <w:r>
        <w:rPr>
          <w:rFonts w:hint="eastAsia" w:ascii="微软雅黑" w:hAnsi="微软雅黑" w:eastAsia="微软雅黑" w:cs="微软雅黑"/>
          <w:lang w:eastAsia="zh-CN"/>
        </w:rPr>
        <w:t>在新闻中的频繁出现以及在企业文化中逐渐占据的重要地位是相符合的。</w:t>
      </w:r>
    </w:p>
    <w:p>
      <w:pPr>
        <w:spacing w:line="276" w:lineRule="auto"/>
        <w:rPr>
          <w:lang w:eastAsia="zh-CN"/>
        </w:rPr>
      </w:pPr>
    </w:p>
    <w:p>
      <w:pPr>
        <w:tabs>
          <w:tab w:val="left" w:pos="9482"/>
        </w:tabs>
        <w:spacing w:line="276" w:lineRule="auto"/>
        <w:rPr>
          <w:lang w:eastAsia="zh-CN"/>
        </w:rPr>
      </w:pPr>
    </w:p>
    <w:p>
      <w:pPr>
        <w:tabs>
          <w:tab w:val="left" w:pos="9482"/>
        </w:tabs>
        <w:rPr>
          <w:lang w:eastAsia="zh-CN"/>
        </w:rPr>
        <w:sectPr>
          <w:pgSz w:w="12240" w:h="15840"/>
          <w:pgMar w:top="1500" w:right="0" w:bottom="280" w:left="520" w:header="0" w:footer="675" w:gutter="0"/>
          <w:cols w:space="720" w:num="1"/>
        </w:sectPr>
      </w:pPr>
      <w:r>
        <w:rPr>
          <w:lang w:eastAsia="zh-CN"/>
        </w:rPr>
        <w:tab/>
      </w:r>
    </w:p>
    <w:p>
      <w:pPr>
        <w:pStyle w:val="4"/>
        <w:rPr>
          <w:rFonts w:hint="eastAsia"/>
          <w:spacing w:val="-2"/>
          <w:w w:val="115"/>
          <w:lang w:eastAsia="zh-CN"/>
        </w:rPr>
      </w:pPr>
      <w:r>
        <w:rPr>
          <w:w w:val="115"/>
        </w:rPr>
        <w:t>Awareness</w:t>
      </w:r>
      <w:r>
        <w:rPr>
          <w:spacing w:val="-9"/>
          <w:w w:val="115"/>
        </w:rPr>
        <w:t xml:space="preserve"> </w:t>
      </w:r>
      <w:r>
        <w:rPr>
          <w:w w:val="115"/>
        </w:rPr>
        <w:t>of</w:t>
      </w:r>
      <w:r>
        <w:rPr>
          <w:spacing w:val="-9"/>
          <w:w w:val="115"/>
        </w:rPr>
        <w:t xml:space="preserve"> </w:t>
      </w:r>
      <w:r>
        <w:rPr>
          <w:w w:val="115"/>
        </w:rPr>
        <w:t>AI</w:t>
      </w:r>
      <w:r>
        <w:rPr>
          <w:spacing w:val="-9"/>
          <w:w w:val="115"/>
        </w:rPr>
        <w:t xml:space="preserve"> </w:t>
      </w:r>
      <w:r>
        <w:rPr>
          <w:w w:val="115"/>
        </w:rPr>
        <w:t>security</w:t>
      </w:r>
      <w:r>
        <w:rPr>
          <w:spacing w:val="-8"/>
          <w:w w:val="115"/>
        </w:rPr>
        <w:t xml:space="preserve"> </w:t>
      </w:r>
      <w:r>
        <w:rPr>
          <w:spacing w:val="-2"/>
          <w:w w:val="115"/>
        </w:rPr>
        <w:t>frameworks</w:t>
      </w:r>
    </w:p>
    <w:p>
      <w:pPr>
        <w:pStyle w:val="6"/>
        <w:spacing w:before="294" w:line="276" w:lineRule="auto"/>
        <w:ind w:left="920" w:right="4835"/>
      </w:pPr>
      <w:r>
        <mc:AlternateContent>
          <mc:Choice Requires="wpg">
            <w:drawing>
              <wp:anchor distT="0" distB="0" distL="114300" distR="114300" simplePos="0" relativeHeight="251967488" behindDoc="0" locked="0" layoutInCell="1" allowOverlap="1">
                <wp:simplePos x="0" y="0"/>
                <wp:positionH relativeFrom="page">
                  <wp:posOffset>5321935</wp:posOffset>
                </wp:positionH>
                <wp:positionV relativeFrom="paragraph">
                  <wp:posOffset>739140</wp:posOffset>
                </wp:positionV>
                <wp:extent cx="1244600" cy="1250950"/>
                <wp:effectExtent l="635" t="0" r="0" b="6350"/>
                <wp:wrapNone/>
                <wp:docPr id="1015" name="docshapegroup348"/>
                <wp:cNvGraphicFramePr/>
                <a:graphic xmlns:a="http://schemas.openxmlformats.org/drawingml/2006/main">
                  <a:graphicData uri="http://schemas.microsoft.com/office/word/2010/wordprocessingGroup">
                    <wpg:wgp>
                      <wpg:cNvGrpSpPr/>
                      <wpg:grpSpPr>
                        <a:xfrm>
                          <a:off x="0" y="0"/>
                          <a:ext cx="1244600" cy="1250950"/>
                          <a:chOff x="8381" y="1164"/>
                          <a:chExt cx="1960" cy="1970"/>
                        </a:xfrm>
                      </wpg:grpSpPr>
                      <wps:wsp>
                        <wps:cNvPr id="1016" name="docshape349"/>
                        <wps:cNvSpPr/>
                        <wps:spPr bwMode="auto">
                          <a:xfrm>
                            <a:off x="8380" y="1174"/>
                            <a:ext cx="1960" cy="1960"/>
                          </a:xfrm>
                          <a:custGeom>
                            <a:avLst/>
                            <a:gdLst>
                              <a:gd name="T0" fmla="+- 0 9361 8381"/>
                              <a:gd name="T1" fmla="*/ T0 w 1960"/>
                              <a:gd name="T2" fmla="+- 0 2154 1174"/>
                              <a:gd name="T3" fmla="*/ 2154 h 1960"/>
                              <a:gd name="T4" fmla="+- 0 8764 8381"/>
                              <a:gd name="T5" fmla="*/ T4 w 1960"/>
                              <a:gd name="T6" fmla="+- 0 1377 1174"/>
                              <a:gd name="T7" fmla="*/ 1377 h 1960"/>
                              <a:gd name="T8" fmla="+- 0 8652 8381"/>
                              <a:gd name="T9" fmla="*/ T8 w 1960"/>
                              <a:gd name="T10" fmla="+- 0 1478 1174"/>
                              <a:gd name="T11" fmla="*/ 1478 h 1960"/>
                              <a:gd name="T12" fmla="+- 0 8558 8381"/>
                              <a:gd name="T13" fmla="*/ T12 w 1960"/>
                              <a:gd name="T14" fmla="+- 0 1593 1174"/>
                              <a:gd name="T15" fmla="*/ 1593 h 1960"/>
                              <a:gd name="T16" fmla="+- 0 8482 8381"/>
                              <a:gd name="T17" fmla="*/ T16 w 1960"/>
                              <a:gd name="T18" fmla="+- 0 1720 1174"/>
                              <a:gd name="T19" fmla="*/ 1720 h 1960"/>
                              <a:gd name="T20" fmla="+- 0 8427 8381"/>
                              <a:gd name="T21" fmla="*/ T20 w 1960"/>
                              <a:gd name="T22" fmla="+- 0 1858 1174"/>
                              <a:gd name="T23" fmla="*/ 1858 h 1960"/>
                              <a:gd name="T24" fmla="+- 0 8393 8381"/>
                              <a:gd name="T25" fmla="*/ T24 w 1960"/>
                              <a:gd name="T26" fmla="+- 0 2003 1174"/>
                              <a:gd name="T27" fmla="*/ 2003 h 1960"/>
                              <a:gd name="T28" fmla="+- 0 8381 8381"/>
                              <a:gd name="T29" fmla="*/ T28 w 1960"/>
                              <a:gd name="T30" fmla="+- 0 2154 1174"/>
                              <a:gd name="T31" fmla="*/ 2154 h 1960"/>
                              <a:gd name="T32" fmla="+- 0 8393 8381"/>
                              <a:gd name="T33" fmla="*/ T32 w 1960"/>
                              <a:gd name="T34" fmla="+- 0 2305 1174"/>
                              <a:gd name="T35" fmla="*/ 2305 h 1960"/>
                              <a:gd name="T36" fmla="+- 0 8427 8381"/>
                              <a:gd name="T37" fmla="*/ T36 w 1960"/>
                              <a:gd name="T38" fmla="+- 0 2449 1174"/>
                              <a:gd name="T39" fmla="*/ 2449 h 1960"/>
                              <a:gd name="T40" fmla="+- 0 8481 8381"/>
                              <a:gd name="T41" fmla="*/ T40 w 1960"/>
                              <a:gd name="T42" fmla="+- 0 2584 1174"/>
                              <a:gd name="T43" fmla="*/ 2584 h 1960"/>
                              <a:gd name="T44" fmla="+- 0 8554 8381"/>
                              <a:gd name="T45" fmla="*/ T44 w 1960"/>
                              <a:gd name="T46" fmla="+- 0 2708 1174"/>
                              <a:gd name="T47" fmla="*/ 2708 h 1960"/>
                              <a:gd name="T48" fmla="+- 0 8644 8381"/>
                              <a:gd name="T49" fmla="*/ T48 w 1960"/>
                              <a:gd name="T50" fmla="+- 0 2820 1174"/>
                              <a:gd name="T51" fmla="*/ 2820 h 1960"/>
                              <a:gd name="T52" fmla="+- 0 8749 8381"/>
                              <a:gd name="T53" fmla="*/ T52 w 1960"/>
                              <a:gd name="T54" fmla="+- 0 2918 1174"/>
                              <a:gd name="T55" fmla="*/ 2918 h 1960"/>
                              <a:gd name="T56" fmla="+- 0 8868 8381"/>
                              <a:gd name="T57" fmla="*/ T56 w 1960"/>
                              <a:gd name="T58" fmla="+- 0 2999 1174"/>
                              <a:gd name="T59" fmla="*/ 2999 h 1960"/>
                              <a:gd name="T60" fmla="+- 0 8998 8381"/>
                              <a:gd name="T61" fmla="*/ T60 w 1960"/>
                              <a:gd name="T62" fmla="+- 0 3063 1174"/>
                              <a:gd name="T63" fmla="*/ 3063 h 1960"/>
                              <a:gd name="T64" fmla="+- 0 9137 8381"/>
                              <a:gd name="T65" fmla="*/ T64 w 1960"/>
                              <a:gd name="T66" fmla="+- 0 3108 1174"/>
                              <a:gd name="T67" fmla="*/ 3108 h 1960"/>
                              <a:gd name="T68" fmla="+- 0 9285 8381"/>
                              <a:gd name="T69" fmla="*/ T68 w 1960"/>
                              <a:gd name="T70" fmla="+- 0 3131 1174"/>
                              <a:gd name="T71" fmla="*/ 3131 h 1960"/>
                              <a:gd name="T72" fmla="+- 0 9437 8381"/>
                              <a:gd name="T73" fmla="*/ T72 w 1960"/>
                              <a:gd name="T74" fmla="+- 0 3131 1174"/>
                              <a:gd name="T75" fmla="*/ 3131 h 1960"/>
                              <a:gd name="T76" fmla="+- 0 9584 8381"/>
                              <a:gd name="T77" fmla="*/ T76 w 1960"/>
                              <a:gd name="T78" fmla="+- 0 3108 1174"/>
                              <a:gd name="T79" fmla="*/ 3108 h 1960"/>
                              <a:gd name="T80" fmla="+- 0 9724 8381"/>
                              <a:gd name="T81" fmla="*/ T80 w 1960"/>
                              <a:gd name="T82" fmla="+- 0 3063 1174"/>
                              <a:gd name="T83" fmla="*/ 3063 h 1960"/>
                              <a:gd name="T84" fmla="+- 0 9854 8381"/>
                              <a:gd name="T85" fmla="*/ T84 w 1960"/>
                              <a:gd name="T86" fmla="+- 0 2999 1174"/>
                              <a:gd name="T87" fmla="*/ 2999 h 1960"/>
                              <a:gd name="T88" fmla="+- 0 9972 8381"/>
                              <a:gd name="T89" fmla="*/ T88 w 1960"/>
                              <a:gd name="T90" fmla="+- 0 2918 1174"/>
                              <a:gd name="T91" fmla="*/ 2918 h 1960"/>
                              <a:gd name="T92" fmla="+- 0 10077 8381"/>
                              <a:gd name="T93" fmla="*/ T92 w 1960"/>
                              <a:gd name="T94" fmla="+- 0 2820 1174"/>
                              <a:gd name="T95" fmla="*/ 2820 h 1960"/>
                              <a:gd name="T96" fmla="+- 0 10167 8381"/>
                              <a:gd name="T97" fmla="*/ T96 w 1960"/>
                              <a:gd name="T98" fmla="+- 0 2708 1174"/>
                              <a:gd name="T99" fmla="*/ 2708 h 1960"/>
                              <a:gd name="T100" fmla="+- 0 10240 8381"/>
                              <a:gd name="T101" fmla="*/ T100 w 1960"/>
                              <a:gd name="T102" fmla="+- 0 2584 1174"/>
                              <a:gd name="T103" fmla="*/ 2584 h 1960"/>
                              <a:gd name="T104" fmla="+- 0 10295 8381"/>
                              <a:gd name="T105" fmla="*/ T104 w 1960"/>
                              <a:gd name="T106" fmla="+- 0 2449 1174"/>
                              <a:gd name="T107" fmla="*/ 2449 h 1960"/>
                              <a:gd name="T108" fmla="+- 0 10329 8381"/>
                              <a:gd name="T109" fmla="*/ T108 w 1960"/>
                              <a:gd name="T110" fmla="+- 0 2305 1174"/>
                              <a:gd name="T111" fmla="*/ 2305 h 1960"/>
                              <a:gd name="T112" fmla="+- 0 10341 8381"/>
                              <a:gd name="T113" fmla="*/ T112 w 1960"/>
                              <a:gd name="T114" fmla="+- 0 2154 1174"/>
                              <a:gd name="T115" fmla="*/ 2154 h 1960"/>
                              <a:gd name="T116" fmla="+- 0 10329 8381"/>
                              <a:gd name="T117" fmla="*/ T116 w 1960"/>
                              <a:gd name="T118" fmla="+- 0 2003 1174"/>
                              <a:gd name="T119" fmla="*/ 2003 h 1960"/>
                              <a:gd name="T120" fmla="+- 0 10295 8381"/>
                              <a:gd name="T121" fmla="*/ T120 w 1960"/>
                              <a:gd name="T122" fmla="+- 0 1860 1174"/>
                              <a:gd name="T123" fmla="*/ 1860 h 1960"/>
                              <a:gd name="T124" fmla="+- 0 10240 8381"/>
                              <a:gd name="T125" fmla="*/ T124 w 1960"/>
                              <a:gd name="T126" fmla="+- 0 1725 1174"/>
                              <a:gd name="T127" fmla="*/ 1725 h 1960"/>
                              <a:gd name="T128" fmla="+- 0 10167 8381"/>
                              <a:gd name="T129" fmla="*/ T128 w 1960"/>
                              <a:gd name="T130" fmla="+- 0 1601 1174"/>
                              <a:gd name="T131" fmla="*/ 1601 h 1960"/>
                              <a:gd name="T132" fmla="+- 0 10077 8381"/>
                              <a:gd name="T133" fmla="*/ T132 w 1960"/>
                              <a:gd name="T134" fmla="+- 0 1489 1174"/>
                              <a:gd name="T135" fmla="*/ 1489 h 1960"/>
                              <a:gd name="T136" fmla="+- 0 9972 8381"/>
                              <a:gd name="T137" fmla="*/ T136 w 1960"/>
                              <a:gd name="T138" fmla="+- 0 1391 1174"/>
                              <a:gd name="T139" fmla="*/ 1391 h 1960"/>
                              <a:gd name="T140" fmla="+- 0 9854 8381"/>
                              <a:gd name="T141" fmla="*/ T140 w 1960"/>
                              <a:gd name="T142" fmla="+- 0 1309 1174"/>
                              <a:gd name="T143" fmla="*/ 1309 h 1960"/>
                              <a:gd name="T144" fmla="+- 0 9724 8381"/>
                              <a:gd name="T145" fmla="*/ T144 w 1960"/>
                              <a:gd name="T146" fmla="+- 0 1245 1174"/>
                              <a:gd name="T147" fmla="*/ 1245 h 1960"/>
                              <a:gd name="T148" fmla="+- 0 9584 8381"/>
                              <a:gd name="T149" fmla="*/ T148 w 1960"/>
                              <a:gd name="T150" fmla="+- 0 1200 1174"/>
                              <a:gd name="T151" fmla="*/ 1200 h 1960"/>
                              <a:gd name="T152" fmla="+- 0 9437 8381"/>
                              <a:gd name="T153" fmla="*/ T152 w 1960"/>
                              <a:gd name="T154" fmla="+- 0 1177 1174"/>
                              <a:gd name="T155" fmla="*/ 1177 h 1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960" h="1960">
                                <a:moveTo>
                                  <a:pt x="977" y="0"/>
                                </a:moveTo>
                                <a:lnTo>
                                  <a:pt x="980" y="980"/>
                                </a:lnTo>
                                <a:lnTo>
                                  <a:pt x="445" y="159"/>
                                </a:lnTo>
                                <a:lnTo>
                                  <a:pt x="383" y="203"/>
                                </a:lnTo>
                                <a:lnTo>
                                  <a:pt x="325" y="251"/>
                                </a:lnTo>
                                <a:lnTo>
                                  <a:pt x="271" y="304"/>
                                </a:lnTo>
                                <a:lnTo>
                                  <a:pt x="222" y="360"/>
                                </a:lnTo>
                                <a:lnTo>
                                  <a:pt x="177" y="419"/>
                                </a:lnTo>
                                <a:lnTo>
                                  <a:pt x="137" y="481"/>
                                </a:lnTo>
                                <a:lnTo>
                                  <a:pt x="101" y="546"/>
                                </a:lnTo>
                                <a:lnTo>
                                  <a:pt x="71" y="614"/>
                                </a:lnTo>
                                <a:lnTo>
                                  <a:pt x="46" y="684"/>
                                </a:lnTo>
                                <a:lnTo>
                                  <a:pt x="26" y="756"/>
                                </a:lnTo>
                                <a:lnTo>
                                  <a:pt x="12" y="829"/>
                                </a:lnTo>
                                <a:lnTo>
                                  <a:pt x="3" y="904"/>
                                </a:lnTo>
                                <a:lnTo>
                                  <a:pt x="0" y="980"/>
                                </a:lnTo>
                                <a:lnTo>
                                  <a:pt x="3" y="1056"/>
                                </a:lnTo>
                                <a:lnTo>
                                  <a:pt x="12" y="1131"/>
                                </a:lnTo>
                                <a:lnTo>
                                  <a:pt x="26" y="1204"/>
                                </a:lnTo>
                                <a:lnTo>
                                  <a:pt x="46" y="1275"/>
                                </a:lnTo>
                                <a:lnTo>
                                  <a:pt x="70" y="1343"/>
                                </a:lnTo>
                                <a:lnTo>
                                  <a:pt x="100" y="1410"/>
                                </a:lnTo>
                                <a:lnTo>
                                  <a:pt x="135" y="1473"/>
                                </a:lnTo>
                                <a:lnTo>
                                  <a:pt x="173" y="1534"/>
                                </a:lnTo>
                                <a:lnTo>
                                  <a:pt x="216" y="1592"/>
                                </a:lnTo>
                                <a:lnTo>
                                  <a:pt x="263" y="1646"/>
                                </a:lnTo>
                                <a:lnTo>
                                  <a:pt x="314" y="1697"/>
                                </a:lnTo>
                                <a:lnTo>
                                  <a:pt x="368" y="1744"/>
                                </a:lnTo>
                                <a:lnTo>
                                  <a:pt x="426" y="1787"/>
                                </a:lnTo>
                                <a:lnTo>
                                  <a:pt x="487" y="1825"/>
                                </a:lnTo>
                                <a:lnTo>
                                  <a:pt x="550" y="1860"/>
                                </a:lnTo>
                                <a:lnTo>
                                  <a:pt x="617" y="1889"/>
                                </a:lnTo>
                                <a:lnTo>
                                  <a:pt x="685" y="1914"/>
                                </a:lnTo>
                                <a:lnTo>
                                  <a:pt x="756" y="1934"/>
                                </a:lnTo>
                                <a:lnTo>
                                  <a:pt x="829" y="1948"/>
                                </a:lnTo>
                                <a:lnTo>
                                  <a:pt x="904" y="1957"/>
                                </a:lnTo>
                                <a:lnTo>
                                  <a:pt x="980" y="1960"/>
                                </a:lnTo>
                                <a:lnTo>
                                  <a:pt x="1056" y="1957"/>
                                </a:lnTo>
                                <a:lnTo>
                                  <a:pt x="1130" y="1948"/>
                                </a:lnTo>
                                <a:lnTo>
                                  <a:pt x="1203" y="1934"/>
                                </a:lnTo>
                                <a:lnTo>
                                  <a:pt x="1274" y="1914"/>
                                </a:lnTo>
                                <a:lnTo>
                                  <a:pt x="1343" y="1889"/>
                                </a:lnTo>
                                <a:lnTo>
                                  <a:pt x="1409" y="1860"/>
                                </a:lnTo>
                                <a:lnTo>
                                  <a:pt x="1473" y="1825"/>
                                </a:lnTo>
                                <a:lnTo>
                                  <a:pt x="1533" y="1787"/>
                                </a:lnTo>
                                <a:lnTo>
                                  <a:pt x="1591" y="1744"/>
                                </a:lnTo>
                                <a:lnTo>
                                  <a:pt x="1645" y="1697"/>
                                </a:lnTo>
                                <a:lnTo>
                                  <a:pt x="1696" y="1646"/>
                                </a:lnTo>
                                <a:lnTo>
                                  <a:pt x="1743" y="1592"/>
                                </a:lnTo>
                                <a:lnTo>
                                  <a:pt x="1786" y="1534"/>
                                </a:lnTo>
                                <a:lnTo>
                                  <a:pt x="1825" y="1473"/>
                                </a:lnTo>
                                <a:lnTo>
                                  <a:pt x="1859" y="1410"/>
                                </a:lnTo>
                                <a:lnTo>
                                  <a:pt x="1889" y="1343"/>
                                </a:lnTo>
                                <a:lnTo>
                                  <a:pt x="1914" y="1275"/>
                                </a:lnTo>
                                <a:lnTo>
                                  <a:pt x="1934" y="1204"/>
                                </a:lnTo>
                                <a:lnTo>
                                  <a:pt x="1948" y="1131"/>
                                </a:lnTo>
                                <a:lnTo>
                                  <a:pt x="1957" y="1056"/>
                                </a:lnTo>
                                <a:lnTo>
                                  <a:pt x="1960" y="980"/>
                                </a:lnTo>
                                <a:lnTo>
                                  <a:pt x="1957" y="904"/>
                                </a:lnTo>
                                <a:lnTo>
                                  <a:pt x="1948" y="829"/>
                                </a:lnTo>
                                <a:lnTo>
                                  <a:pt x="1934" y="757"/>
                                </a:lnTo>
                                <a:lnTo>
                                  <a:pt x="1914" y="686"/>
                                </a:lnTo>
                                <a:lnTo>
                                  <a:pt x="1889" y="617"/>
                                </a:lnTo>
                                <a:lnTo>
                                  <a:pt x="1859" y="551"/>
                                </a:lnTo>
                                <a:lnTo>
                                  <a:pt x="1825" y="487"/>
                                </a:lnTo>
                                <a:lnTo>
                                  <a:pt x="1786" y="427"/>
                                </a:lnTo>
                                <a:lnTo>
                                  <a:pt x="1743" y="369"/>
                                </a:lnTo>
                                <a:lnTo>
                                  <a:pt x="1696" y="315"/>
                                </a:lnTo>
                                <a:lnTo>
                                  <a:pt x="1645" y="264"/>
                                </a:lnTo>
                                <a:lnTo>
                                  <a:pt x="1591" y="217"/>
                                </a:lnTo>
                                <a:lnTo>
                                  <a:pt x="1533" y="174"/>
                                </a:lnTo>
                                <a:lnTo>
                                  <a:pt x="1473" y="135"/>
                                </a:lnTo>
                                <a:lnTo>
                                  <a:pt x="1409" y="101"/>
                                </a:lnTo>
                                <a:lnTo>
                                  <a:pt x="1343" y="71"/>
                                </a:lnTo>
                                <a:lnTo>
                                  <a:pt x="1274" y="46"/>
                                </a:lnTo>
                                <a:lnTo>
                                  <a:pt x="1203" y="26"/>
                                </a:lnTo>
                                <a:lnTo>
                                  <a:pt x="1130" y="12"/>
                                </a:lnTo>
                                <a:lnTo>
                                  <a:pt x="1056" y="3"/>
                                </a:lnTo>
                                <a:lnTo>
                                  <a:pt x="977" y="0"/>
                                </a:lnTo>
                                <a:close/>
                              </a:path>
                            </a:pathLst>
                          </a:custGeom>
                          <a:solidFill>
                            <a:srgbClr val="0092FF"/>
                          </a:solidFill>
                          <a:ln>
                            <a:noFill/>
                          </a:ln>
                        </wps:spPr>
                        <wps:bodyPr rot="0" vert="horz" wrap="square" lIns="91440" tIns="45720" rIns="91440" bIns="45720" anchor="t" anchorCtr="0" upright="1">
                          <a:noAutofit/>
                        </wps:bodyPr>
                      </wps:wsp>
                      <wps:wsp>
                        <wps:cNvPr id="1017" name="docshape350"/>
                        <wps:cNvSpPr/>
                        <wps:spPr bwMode="auto">
                          <a:xfrm>
                            <a:off x="8689" y="1174"/>
                            <a:ext cx="672" cy="980"/>
                          </a:xfrm>
                          <a:custGeom>
                            <a:avLst/>
                            <a:gdLst>
                              <a:gd name="T0" fmla="+- 0 9360 8689"/>
                              <a:gd name="T1" fmla="*/ T0 w 672"/>
                              <a:gd name="T2" fmla="+- 0 1174 1174"/>
                              <a:gd name="T3" fmla="*/ 1174 h 980"/>
                              <a:gd name="T4" fmla="+- 0 9286 8689"/>
                              <a:gd name="T5" fmla="*/ T4 w 672"/>
                              <a:gd name="T6" fmla="+- 0 1177 1174"/>
                              <a:gd name="T7" fmla="*/ 1177 h 980"/>
                              <a:gd name="T8" fmla="+- 0 9213 8689"/>
                              <a:gd name="T9" fmla="*/ T8 w 672"/>
                              <a:gd name="T10" fmla="+- 0 1186 1174"/>
                              <a:gd name="T11" fmla="*/ 1186 h 980"/>
                              <a:gd name="T12" fmla="+- 0 9141 8689"/>
                              <a:gd name="T13" fmla="*/ T12 w 672"/>
                              <a:gd name="T14" fmla="+- 0 1199 1174"/>
                              <a:gd name="T15" fmla="*/ 1199 h 980"/>
                              <a:gd name="T16" fmla="+- 0 9069 8689"/>
                              <a:gd name="T17" fmla="*/ T16 w 672"/>
                              <a:gd name="T18" fmla="+- 0 1219 1174"/>
                              <a:gd name="T19" fmla="*/ 1219 h 980"/>
                              <a:gd name="T20" fmla="+- 0 8999 8689"/>
                              <a:gd name="T21" fmla="*/ T20 w 672"/>
                              <a:gd name="T22" fmla="+- 0 1243 1174"/>
                              <a:gd name="T23" fmla="*/ 1243 h 980"/>
                              <a:gd name="T24" fmla="+- 0 8932 8689"/>
                              <a:gd name="T25" fmla="*/ T24 w 672"/>
                              <a:gd name="T26" fmla="+- 0 1273 1174"/>
                              <a:gd name="T27" fmla="*/ 1273 h 980"/>
                              <a:gd name="T28" fmla="+- 0 8867 8689"/>
                              <a:gd name="T29" fmla="*/ T28 w 672"/>
                              <a:gd name="T30" fmla="+- 0 1308 1174"/>
                              <a:gd name="T31" fmla="*/ 1308 h 980"/>
                              <a:gd name="T32" fmla="+- 0 8804 8689"/>
                              <a:gd name="T33" fmla="*/ T32 w 672"/>
                              <a:gd name="T34" fmla="+- 0 1348 1174"/>
                              <a:gd name="T35" fmla="*/ 1348 h 980"/>
                              <a:gd name="T36" fmla="+- 0 8745 8689"/>
                              <a:gd name="T37" fmla="*/ T36 w 672"/>
                              <a:gd name="T38" fmla="+- 0 1392 1174"/>
                              <a:gd name="T39" fmla="*/ 1392 h 980"/>
                              <a:gd name="T40" fmla="+- 0 8689 8689"/>
                              <a:gd name="T41" fmla="*/ T40 w 672"/>
                              <a:gd name="T42" fmla="+- 0 1441 1174"/>
                              <a:gd name="T43" fmla="*/ 1441 h 980"/>
                              <a:gd name="T44" fmla="+- 0 9361 8689"/>
                              <a:gd name="T45" fmla="*/ T44 w 672"/>
                              <a:gd name="T46" fmla="+- 0 2154 1174"/>
                              <a:gd name="T47" fmla="*/ 2154 h 980"/>
                              <a:gd name="T48" fmla="+- 0 9360 8689"/>
                              <a:gd name="T49" fmla="*/ T48 w 672"/>
                              <a:gd name="T50" fmla="+- 0 1174 1174"/>
                              <a:gd name="T51" fmla="*/ 1174 h 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72" h="980">
                                <a:moveTo>
                                  <a:pt x="671" y="0"/>
                                </a:moveTo>
                                <a:lnTo>
                                  <a:pt x="597" y="3"/>
                                </a:lnTo>
                                <a:lnTo>
                                  <a:pt x="524" y="12"/>
                                </a:lnTo>
                                <a:lnTo>
                                  <a:pt x="452" y="25"/>
                                </a:lnTo>
                                <a:lnTo>
                                  <a:pt x="380" y="45"/>
                                </a:lnTo>
                                <a:lnTo>
                                  <a:pt x="310" y="69"/>
                                </a:lnTo>
                                <a:lnTo>
                                  <a:pt x="243" y="99"/>
                                </a:lnTo>
                                <a:lnTo>
                                  <a:pt x="178" y="134"/>
                                </a:lnTo>
                                <a:lnTo>
                                  <a:pt x="115" y="174"/>
                                </a:lnTo>
                                <a:lnTo>
                                  <a:pt x="56" y="218"/>
                                </a:lnTo>
                                <a:lnTo>
                                  <a:pt x="0" y="267"/>
                                </a:lnTo>
                                <a:lnTo>
                                  <a:pt x="672" y="980"/>
                                </a:lnTo>
                                <a:lnTo>
                                  <a:pt x="671" y="0"/>
                                </a:lnTo>
                                <a:close/>
                              </a:path>
                            </a:pathLst>
                          </a:custGeom>
                          <a:solidFill>
                            <a:srgbClr val="DCE5EE"/>
                          </a:solidFill>
                          <a:ln>
                            <a:noFill/>
                          </a:ln>
                        </wps:spPr>
                        <wps:bodyPr rot="0" vert="horz" wrap="square" lIns="91440" tIns="45720" rIns="91440" bIns="45720" anchor="t" anchorCtr="0" upright="1">
                          <a:noAutofit/>
                        </wps:bodyPr>
                      </wps:wsp>
                      <wps:wsp>
                        <wps:cNvPr id="1018" name="docshape351"/>
                        <wps:cNvSpPr/>
                        <wps:spPr bwMode="auto">
                          <a:xfrm>
                            <a:off x="8689" y="1174"/>
                            <a:ext cx="672" cy="980"/>
                          </a:xfrm>
                          <a:custGeom>
                            <a:avLst/>
                            <a:gdLst>
                              <a:gd name="T0" fmla="+- 0 9361 8689"/>
                              <a:gd name="T1" fmla="*/ T0 w 672"/>
                              <a:gd name="T2" fmla="+- 0 2154 1174"/>
                              <a:gd name="T3" fmla="*/ 2154 h 980"/>
                              <a:gd name="T4" fmla="+- 0 8689 8689"/>
                              <a:gd name="T5" fmla="*/ T4 w 672"/>
                              <a:gd name="T6" fmla="+- 0 1441 1174"/>
                              <a:gd name="T7" fmla="*/ 1441 h 980"/>
                              <a:gd name="T8" fmla="+- 0 8745 8689"/>
                              <a:gd name="T9" fmla="*/ T8 w 672"/>
                              <a:gd name="T10" fmla="+- 0 1392 1174"/>
                              <a:gd name="T11" fmla="*/ 1392 h 980"/>
                              <a:gd name="T12" fmla="+- 0 8804 8689"/>
                              <a:gd name="T13" fmla="*/ T12 w 672"/>
                              <a:gd name="T14" fmla="+- 0 1348 1174"/>
                              <a:gd name="T15" fmla="*/ 1348 h 980"/>
                              <a:gd name="T16" fmla="+- 0 8867 8689"/>
                              <a:gd name="T17" fmla="*/ T16 w 672"/>
                              <a:gd name="T18" fmla="+- 0 1308 1174"/>
                              <a:gd name="T19" fmla="*/ 1308 h 980"/>
                              <a:gd name="T20" fmla="+- 0 8932 8689"/>
                              <a:gd name="T21" fmla="*/ T20 w 672"/>
                              <a:gd name="T22" fmla="+- 0 1273 1174"/>
                              <a:gd name="T23" fmla="*/ 1273 h 980"/>
                              <a:gd name="T24" fmla="+- 0 8999 8689"/>
                              <a:gd name="T25" fmla="*/ T24 w 672"/>
                              <a:gd name="T26" fmla="+- 0 1243 1174"/>
                              <a:gd name="T27" fmla="*/ 1243 h 980"/>
                              <a:gd name="T28" fmla="+- 0 9069 8689"/>
                              <a:gd name="T29" fmla="*/ T28 w 672"/>
                              <a:gd name="T30" fmla="+- 0 1219 1174"/>
                              <a:gd name="T31" fmla="*/ 1219 h 980"/>
                              <a:gd name="T32" fmla="+- 0 9141 8689"/>
                              <a:gd name="T33" fmla="*/ T32 w 672"/>
                              <a:gd name="T34" fmla="+- 0 1199 1174"/>
                              <a:gd name="T35" fmla="*/ 1199 h 980"/>
                              <a:gd name="T36" fmla="+- 0 9213 8689"/>
                              <a:gd name="T37" fmla="*/ T36 w 672"/>
                              <a:gd name="T38" fmla="+- 0 1186 1174"/>
                              <a:gd name="T39" fmla="*/ 1186 h 980"/>
                              <a:gd name="T40" fmla="+- 0 9286 8689"/>
                              <a:gd name="T41" fmla="*/ T40 w 672"/>
                              <a:gd name="T42" fmla="+- 0 1177 1174"/>
                              <a:gd name="T43" fmla="*/ 1177 h 980"/>
                              <a:gd name="T44" fmla="+- 0 9360 8689"/>
                              <a:gd name="T45" fmla="*/ T44 w 672"/>
                              <a:gd name="T46" fmla="+- 0 1174 1174"/>
                              <a:gd name="T47" fmla="*/ 1174 h 980"/>
                              <a:gd name="T48" fmla="+- 0 9361 8689"/>
                              <a:gd name="T49" fmla="*/ T48 w 672"/>
                              <a:gd name="T50" fmla="+- 0 2154 1174"/>
                              <a:gd name="T51" fmla="*/ 2154 h 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72" h="980">
                                <a:moveTo>
                                  <a:pt x="672" y="980"/>
                                </a:moveTo>
                                <a:lnTo>
                                  <a:pt x="0" y="267"/>
                                </a:lnTo>
                                <a:lnTo>
                                  <a:pt x="56" y="218"/>
                                </a:lnTo>
                                <a:lnTo>
                                  <a:pt x="115" y="174"/>
                                </a:lnTo>
                                <a:lnTo>
                                  <a:pt x="178" y="134"/>
                                </a:lnTo>
                                <a:lnTo>
                                  <a:pt x="243" y="99"/>
                                </a:lnTo>
                                <a:lnTo>
                                  <a:pt x="310" y="69"/>
                                </a:lnTo>
                                <a:lnTo>
                                  <a:pt x="380" y="45"/>
                                </a:lnTo>
                                <a:lnTo>
                                  <a:pt x="452" y="25"/>
                                </a:lnTo>
                                <a:lnTo>
                                  <a:pt x="524" y="12"/>
                                </a:lnTo>
                                <a:lnTo>
                                  <a:pt x="597" y="3"/>
                                </a:lnTo>
                                <a:lnTo>
                                  <a:pt x="671" y="0"/>
                                </a:lnTo>
                                <a:lnTo>
                                  <a:pt x="672" y="980"/>
                                </a:lnTo>
                                <a:close/>
                              </a:path>
                            </a:pathLst>
                          </a:custGeom>
                          <a:noFill/>
                          <a:ln w="12700">
                            <a:solidFill>
                              <a:srgbClr val="FFFFFF"/>
                            </a:solidFill>
                            <a:prstDash val="solid"/>
                            <a:round/>
                          </a:ln>
                        </wps:spPr>
                        <wps:bodyPr rot="0" vert="horz" wrap="square" lIns="91440" tIns="45720" rIns="91440" bIns="45720" anchor="t" anchorCtr="0" upright="1">
                          <a:noAutofit/>
                        </wps:bodyPr>
                      </wps:wsp>
                      <wps:wsp>
                        <wps:cNvPr id="1019" name="docshape352"/>
                        <wps:cNvSpPr/>
                        <wps:spPr bwMode="auto">
                          <a:xfrm>
                            <a:off x="8688" y="1482"/>
                            <a:ext cx="1344" cy="1344"/>
                          </a:xfrm>
                          <a:custGeom>
                            <a:avLst/>
                            <a:gdLst>
                              <a:gd name="T0" fmla="+- 0 9361 8689"/>
                              <a:gd name="T1" fmla="*/ T0 w 1344"/>
                              <a:gd name="T2" fmla="+- 0 1482 1482"/>
                              <a:gd name="T3" fmla="*/ 1482 h 1344"/>
                              <a:gd name="T4" fmla="+- 0 9288 8689"/>
                              <a:gd name="T5" fmla="*/ T4 w 1344"/>
                              <a:gd name="T6" fmla="+- 0 1486 1482"/>
                              <a:gd name="T7" fmla="*/ 1486 h 1344"/>
                              <a:gd name="T8" fmla="+- 0 9217 8689"/>
                              <a:gd name="T9" fmla="*/ T8 w 1344"/>
                              <a:gd name="T10" fmla="+- 0 1498 1482"/>
                              <a:gd name="T11" fmla="*/ 1498 h 1344"/>
                              <a:gd name="T12" fmla="+- 0 9148 8689"/>
                              <a:gd name="T13" fmla="*/ T12 w 1344"/>
                              <a:gd name="T14" fmla="+- 0 1517 1482"/>
                              <a:gd name="T15" fmla="*/ 1517 h 1344"/>
                              <a:gd name="T16" fmla="+- 0 9083 8689"/>
                              <a:gd name="T17" fmla="*/ T16 w 1344"/>
                              <a:gd name="T18" fmla="+- 0 1542 1482"/>
                              <a:gd name="T19" fmla="*/ 1542 h 1344"/>
                              <a:gd name="T20" fmla="+- 0 9022 8689"/>
                              <a:gd name="T21" fmla="*/ T20 w 1344"/>
                              <a:gd name="T22" fmla="+- 0 1574 1482"/>
                              <a:gd name="T23" fmla="*/ 1574 h 1344"/>
                              <a:gd name="T24" fmla="+- 0 8964 8689"/>
                              <a:gd name="T25" fmla="*/ T24 w 1344"/>
                              <a:gd name="T26" fmla="+- 0 1612 1482"/>
                              <a:gd name="T27" fmla="*/ 1612 h 1344"/>
                              <a:gd name="T28" fmla="+- 0 8911 8689"/>
                              <a:gd name="T29" fmla="*/ T28 w 1344"/>
                              <a:gd name="T30" fmla="+- 0 1655 1482"/>
                              <a:gd name="T31" fmla="*/ 1655 h 1344"/>
                              <a:gd name="T32" fmla="+- 0 8862 8689"/>
                              <a:gd name="T33" fmla="*/ T32 w 1344"/>
                              <a:gd name="T34" fmla="+- 0 1704 1482"/>
                              <a:gd name="T35" fmla="*/ 1704 h 1344"/>
                              <a:gd name="T36" fmla="+- 0 8819 8689"/>
                              <a:gd name="T37" fmla="*/ T36 w 1344"/>
                              <a:gd name="T38" fmla="+- 0 1757 1482"/>
                              <a:gd name="T39" fmla="*/ 1757 h 1344"/>
                              <a:gd name="T40" fmla="+- 0 8781 8689"/>
                              <a:gd name="T41" fmla="*/ T40 w 1344"/>
                              <a:gd name="T42" fmla="+- 0 1815 1482"/>
                              <a:gd name="T43" fmla="*/ 1815 h 1344"/>
                              <a:gd name="T44" fmla="+- 0 8749 8689"/>
                              <a:gd name="T45" fmla="*/ T44 w 1344"/>
                              <a:gd name="T46" fmla="+- 0 1877 1482"/>
                              <a:gd name="T47" fmla="*/ 1877 h 1344"/>
                              <a:gd name="T48" fmla="+- 0 8723 8689"/>
                              <a:gd name="T49" fmla="*/ T48 w 1344"/>
                              <a:gd name="T50" fmla="+- 0 1942 1482"/>
                              <a:gd name="T51" fmla="*/ 1942 h 1344"/>
                              <a:gd name="T52" fmla="+- 0 8704 8689"/>
                              <a:gd name="T53" fmla="*/ T52 w 1344"/>
                              <a:gd name="T54" fmla="+- 0 2010 1482"/>
                              <a:gd name="T55" fmla="*/ 2010 h 1344"/>
                              <a:gd name="T56" fmla="+- 0 8693 8689"/>
                              <a:gd name="T57" fmla="*/ T56 w 1344"/>
                              <a:gd name="T58" fmla="+- 0 2081 1482"/>
                              <a:gd name="T59" fmla="*/ 2081 h 1344"/>
                              <a:gd name="T60" fmla="+- 0 8689 8689"/>
                              <a:gd name="T61" fmla="*/ T60 w 1344"/>
                              <a:gd name="T62" fmla="+- 0 2154 1482"/>
                              <a:gd name="T63" fmla="*/ 2154 h 1344"/>
                              <a:gd name="T64" fmla="+- 0 8693 8689"/>
                              <a:gd name="T65" fmla="*/ T64 w 1344"/>
                              <a:gd name="T66" fmla="+- 0 2227 1482"/>
                              <a:gd name="T67" fmla="*/ 2227 h 1344"/>
                              <a:gd name="T68" fmla="+- 0 8704 8689"/>
                              <a:gd name="T69" fmla="*/ T68 w 1344"/>
                              <a:gd name="T70" fmla="+- 0 2298 1482"/>
                              <a:gd name="T71" fmla="*/ 2298 h 1344"/>
                              <a:gd name="T72" fmla="+- 0 8723 8689"/>
                              <a:gd name="T73" fmla="*/ T72 w 1344"/>
                              <a:gd name="T74" fmla="+- 0 2367 1482"/>
                              <a:gd name="T75" fmla="*/ 2367 h 1344"/>
                              <a:gd name="T76" fmla="+- 0 8749 8689"/>
                              <a:gd name="T77" fmla="*/ T76 w 1344"/>
                              <a:gd name="T78" fmla="+- 0 2432 1482"/>
                              <a:gd name="T79" fmla="*/ 2432 h 1344"/>
                              <a:gd name="T80" fmla="+- 0 8781 8689"/>
                              <a:gd name="T81" fmla="*/ T80 w 1344"/>
                              <a:gd name="T82" fmla="+- 0 2493 1482"/>
                              <a:gd name="T83" fmla="*/ 2493 h 1344"/>
                              <a:gd name="T84" fmla="+- 0 8819 8689"/>
                              <a:gd name="T85" fmla="*/ T84 w 1344"/>
                              <a:gd name="T86" fmla="+- 0 2551 1482"/>
                              <a:gd name="T87" fmla="*/ 2551 h 1344"/>
                              <a:gd name="T88" fmla="+- 0 8862 8689"/>
                              <a:gd name="T89" fmla="*/ T88 w 1344"/>
                              <a:gd name="T90" fmla="+- 0 2604 1482"/>
                              <a:gd name="T91" fmla="*/ 2604 h 1344"/>
                              <a:gd name="T92" fmla="+- 0 8911 8689"/>
                              <a:gd name="T93" fmla="*/ T92 w 1344"/>
                              <a:gd name="T94" fmla="+- 0 2653 1482"/>
                              <a:gd name="T95" fmla="*/ 2653 h 1344"/>
                              <a:gd name="T96" fmla="+- 0 8964 8689"/>
                              <a:gd name="T97" fmla="*/ T96 w 1344"/>
                              <a:gd name="T98" fmla="+- 0 2696 1482"/>
                              <a:gd name="T99" fmla="*/ 2696 h 1344"/>
                              <a:gd name="T100" fmla="+- 0 9022 8689"/>
                              <a:gd name="T101" fmla="*/ T100 w 1344"/>
                              <a:gd name="T102" fmla="+- 0 2734 1482"/>
                              <a:gd name="T103" fmla="*/ 2734 h 1344"/>
                              <a:gd name="T104" fmla="+- 0 9083 8689"/>
                              <a:gd name="T105" fmla="*/ T104 w 1344"/>
                              <a:gd name="T106" fmla="+- 0 2766 1482"/>
                              <a:gd name="T107" fmla="*/ 2766 h 1344"/>
                              <a:gd name="T108" fmla="+- 0 9148 8689"/>
                              <a:gd name="T109" fmla="*/ T108 w 1344"/>
                              <a:gd name="T110" fmla="+- 0 2792 1482"/>
                              <a:gd name="T111" fmla="*/ 2792 h 1344"/>
                              <a:gd name="T112" fmla="+- 0 9217 8689"/>
                              <a:gd name="T113" fmla="*/ T112 w 1344"/>
                              <a:gd name="T114" fmla="+- 0 2811 1482"/>
                              <a:gd name="T115" fmla="*/ 2811 h 1344"/>
                              <a:gd name="T116" fmla="+- 0 9288 8689"/>
                              <a:gd name="T117" fmla="*/ T116 w 1344"/>
                              <a:gd name="T118" fmla="+- 0 2822 1482"/>
                              <a:gd name="T119" fmla="*/ 2822 h 1344"/>
                              <a:gd name="T120" fmla="+- 0 9361 8689"/>
                              <a:gd name="T121" fmla="*/ T120 w 1344"/>
                              <a:gd name="T122" fmla="+- 0 2826 1482"/>
                              <a:gd name="T123" fmla="*/ 2826 h 1344"/>
                              <a:gd name="T124" fmla="+- 0 9434 8689"/>
                              <a:gd name="T125" fmla="*/ T124 w 1344"/>
                              <a:gd name="T126" fmla="+- 0 2822 1482"/>
                              <a:gd name="T127" fmla="*/ 2822 h 1344"/>
                              <a:gd name="T128" fmla="+- 0 9505 8689"/>
                              <a:gd name="T129" fmla="*/ T128 w 1344"/>
                              <a:gd name="T130" fmla="+- 0 2811 1482"/>
                              <a:gd name="T131" fmla="*/ 2811 h 1344"/>
                              <a:gd name="T132" fmla="+- 0 9573 8689"/>
                              <a:gd name="T133" fmla="*/ T132 w 1344"/>
                              <a:gd name="T134" fmla="+- 0 2792 1482"/>
                              <a:gd name="T135" fmla="*/ 2792 h 1344"/>
                              <a:gd name="T136" fmla="+- 0 9638 8689"/>
                              <a:gd name="T137" fmla="*/ T136 w 1344"/>
                              <a:gd name="T138" fmla="+- 0 2766 1482"/>
                              <a:gd name="T139" fmla="*/ 2766 h 1344"/>
                              <a:gd name="T140" fmla="+- 0 9700 8689"/>
                              <a:gd name="T141" fmla="*/ T140 w 1344"/>
                              <a:gd name="T142" fmla="+- 0 2734 1482"/>
                              <a:gd name="T143" fmla="*/ 2734 h 1344"/>
                              <a:gd name="T144" fmla="+- 0 9758 8689"/>
                              <a:gd name="T145" fmla="*/ T144 w 1344"/>
                              <a:gd name="T146" fmla="+- 0 2696 1482"/>
                              <a:gd name="T147" fmla="*/ 2696 h 1344"/>
                              <a:gd name="T148" fmla="+- 0 9811 8689"/>
                              <a:gd name="T149" fmla="*/ T148 w 1344"/>
                              <a:gd name="T150" fmla="+- 0 2653 1482"/>
                              <a:gd name="T151" fmla="*/ 2653 h 1344"/>
                              <a:gd name="T152" fmla="+- 0 9860 8689"/>
                              <a:gd name="T153" fmla="*/ T152 w 1344"/>
                              <a:gd name="T154" fmla="+- 0 2604 1482"/>
                              <a:gd name="T155" fmla="*/ 2604 h 1344"/>
                              <a:gd name="T156" fmla="+- 0 9903 8689"/>
                              <a:gd name="T157" fmla="*/ T156 w 1344"/>
                              <a:gd name="T158" fmla="+- 0 2551 1482"/>
                              <a:gd name="T159" fmla="*/ 2551 h 1344"/>
                              <a:gd name="T160" fmla="+- 0 9941 8689"/>
                              <a:gd name="T161" fmla="*/ T160 w 1344"/>
                              <a:gd name="T162" fmla="+- 0 2493 1482"/>
                              <a:gd name="T163" fmla="*/ 2493 h 1344"/>
                              <a:gd name="T164" fmla="+- 0 9973 8689"/>
                              <a:gd name="T165" fmla="*/ T164 w 1344"/>
                              <a:gd name="T166" fmla="+- 0 2432 1482"/>
                              <a:gd name="T167" fmla="*/ 2432 h 1344"/>
                              <a:gd name="T168" fmla="+- 0 9998 8689"/>
                              <a:gd name="T169" fmla="*/ T168 w 1344"/>
                              <a:gd name="T170" fmla="+- 0 2367 1482"/>
                              <a:gd name="T171" fmla="*/ 2367 h 1344"/>
                              <a:gd name="T172" fmla="+- 0 10017 8689"/>
                              <a:gd name="T173" fmla="*/ T172 w 1344"/>
                              <a:gd name="T174" fmla="+- 0 2298 1482"/>
                              <a:gd name="T175" fmla="*/ 2298 h 1344"/>
                              <a:gd name="T176" fmla="+- 0 10029 8689"/>
                              <a:gd name="T177" fmla="*/ T176 w 1344"/>
                              <a:gd name="T178" fmla="+- 0 2227 1482"/>
                              <a:gd name="T179" fmla="*/ 2227 h 1344"/>
                              <a:gd name="T180" fmla="+- 0 10033 8689"/>
                              <a:gd name="T181" fmla="*/ T180 w 1344"/>
                              <a:gd name="T182" fmla="+- 0 2154 1482"/>
                              <a:gd name="T183" fmla="*/ 2154 h 1344"/>
                              <a:gd name="T184" fmla="+- 0 10029 8689"/>
                              <a:gd name="T185" fmla="*/ T184 w 1344"/>
                              <a:gd name="T186" fmla="+- 0 2081 1482"/>
                              <a:gd name="T187" fmla="*/ 2081 h 1344"/>
                              <a:gd name="T188" fmla="+- 0 10017 8689"/>
                              <a:gd name="T189" fmla="*/ T188 w 1344"/>
                              <a:gd name="T190" fmla="+- 0 2010 1482"/>
                              <a:gd name="T191" fmla="*/ 2010 h 1344"/>
                              <a:gd name="T192" fmla="+- 0 9998 8689"/>
                              <a:gd name="T193" fmla="*/ T192 w 1344"/>
                              <a:gd name="T194" fmla="+- 0 1942 1482"/>
                              <a:gd name="T195" fmla="*/ 1942 h 1344"/>
                              <a:gd name="T196" fmla="+- 0 9973 8689"/>
                              <a:gd name="T197" fmla="*/ T196 w 1344"/>
                              <a:gd name="T198" fmla="+- 0 1877 1482"/>
                              <a:gd name="T199" fmla="*/ 1877 h 1344"/>
                              <a:gd name="T200" fmla="+- 0 9941 8689"/>
                              <a:gd name="T201" fmla="*/ T200 w 1344"/>
                              <a:gd name="T202" fmla="+- 0 1815 1482"/>
                              <a:gd name="T203" fmla="*/ 1815 h 1344"/>
                              <a:gd name="T204" fmla="+- 0 9903 8689"/>
                              <a:gd name="T205" fmla="*/ T204 w 1344"/>
                              <a:gd name="T206" fmla="+- 0 1757 1482"/>
                              <a:gd name="T207" fmla="*/ 1757 h 1344"/>
                              <a:gd name="T208" fmla="+- 0 9860 8689"/>
                              <a:gd name="T209" fmla="*/ T208 w 1344"/>
                              <a:gd name="T210" fmla="+- 0 1704 1482"/>
                              <a:gd name="T211" fmla="*/ 1704 h 1344"/>
                              <a:gd name="T212" fmla="+- 0 9811 8689"/>
                              <a:gd name="T213" fmla="*/ T212 w 1344"/>
                              <a:gd name="T214" fmla="+- 0 1655 1482"/>
                              <a:gd name="T215" fmla="*/ 1655 h 1344"/>
                              <a:gd name="T216" fmla="+- 0 9758 8689"/>
                              <a:gd name="T217" fmla="*/ T216 w 1344"/>
                              <a:gd name="T218" fmla="+- 0 1612 1482"/>
                              <a:gd name="T219" fmla="*/ 1612 h 1344"/>
                              <a:gd name="T220" fmla="+- 0 9700 8689"/>
                              <a:gd name="T221" fmla="*/ T220 w 1344"/>
                              <a:gd name="T222" fmla="+- 0 1574 1482"/>
                              <a:gd name="T223" fmla="*/ 1574 h 1344"/>
                              <a:gd name="T224" fmla="+- 0 9638 8689"/>
                              <a:gd name="T225" fmla="*/ T224 w 1344"/>
                              <a:gd name="T226" fmla="+- 0 1542 1482"/>
                              <a:gd name="T227" fmla="*/ 1542 h 1344"/>
                              <a:gd name="T228" fmla="+- 0 9573 8689"/>
                              <a:gd name="T229" fmla="*/ T228 w 1344"/>
                              <a:gd name="T230" fmla="+- 0 1517 1482"/>
                              <a:gd name="T231" fmla="*/ 1517 h 1344"/>
                              <a:gd name="T232" fmla="+- 0 9505 8689"/>
                              <a:gd name="T233" fmla="*/ T232 w 1344"/>
                              <a:gd name="T234" fmla="+- 0 1498 1482"/>
                              <a:gd name="T235" fmla="*/ 1498 h 1344"/>
                              <a:gd name="T236" fmla="+- 0 9434 8689"/>
                              <a:gd name="T237" fmla="*/ T236 w 1344"/>
                              <a:gd name="T238" fmla="+- 0 1486 1482"/>
                              <a:gd name="T239" fmla="*/ 1486 h 1344"/>
                              <a:gd name="T240" fmla="+- 0 9361 8689"/>
                              <a:gd name="T241" fmla="*/ T240 w 1344"/>
                              <a:gd name="T242" fmla="+- 0 1482 1482"/>
                              <a:gd name="T243" fmla="*/ 1482 h 1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44" h="1344">
                                <a:moveTo>
                                  <a:pt x="672" y="0"/>
                                </a:moveTo>
                                <a:lnTo>
                                  <a:pt x="599" y="4"/>
                                </a:lnTo>
                                <a:lnTo>
                                  <a:pt x="528" y="16"/>
                                </a:lnTo>
                                <a:lnTo>
                                  <a:pt x="459" y="35"/>
                                </a:lnTo>
                                <a:lnTo>
                                  <a:pt x="394" y="60"/>
                                </a:lnTo>
                                <a:lnTo>
                                  <a:pt x="333" y="92"/>
                                </a:lnTo>
                                <a:lnTo>
                                  <a:pt x="275" y="130"/>
                                </a:lnTo>
                                <a:lnTo>
                                  <a:pt x="222" y="173"/>
                                </a:lnTo>
                                <a:lnTo>
                                  <a:pt x="173" y="222"/>
                                </a:lnTo>
                                <a:lnTo>
                                  <a:pt x="130" y="275"/>
                                </a:lnTo>
                                <a:lnTo>
                                  <a:pt x="92" y="333"/>
                                </a:lnTo>
                                <a:lnTo>
                                  <a:pt x="60" y="395"/>
                                </a:lnTo>
                                <a:lnTo>
                                  <a:pt x="34" y="460"/>
                                </a:lnTo>
                                <a:lnTo>
                                  <a:pt x="15" y="528"/>
                                </a:lnTo>
                                <a:lnTo>
                                  <a:pt x="4" y="599"/>
                                </a:lnTo>
                                <a:lnTo>
                                  <a:pt x="0" y="672"/>
                                </a:lnTo>
                                <a:lnTo>
                                  <a:pt x="4" y="745"/>
                                </a:lnTo>
                                <a:lnTo>
                                  <a:pt x="15" y="816"/>
                                </a:lnTo>
                                <a:lnTo>
                                  <a:pt x="34" y="885"/>
                                </a:lnTo>
                                <a:lnTo>
                                  <a:pt x="60" y="950"/>
                                </a:lnTo>
                                <a:lnTo>
                                  <a:pt x="92" y="1011"/>
                                </a:lnTo>
                                <a:lnTo>
                                  <a:pt x="130" y="1069"/>
                                </a:lnTo>
                                <a:lnTo>
                                  <a:pt x="173" y="1122"/>
                                </a:lnTo>
                                <a:lnTo>
                                  <a:pt x="222" y="1171"/>
                                </a:lnTo>
                                <a:lnTo>
                                  <a:pt x="275" y="1214"/>
                                </a:lnTo>
                                <a:lnTo>
                                  <a:pt x="333" y="1252"/>
                                </a:lnTo>
                                <a:lnTo>
                                  <a:pt x="394" y="1284"/>
                                </a:lnTo>
                                <a:lnTo>
                                  <a:pt x="459" y="1310"/>
                                </a:lnTo>
                                <a:lnTo>
                                  <a:pt x="528" y="1329"/>
                                </a:lnTo>
                                <a:lnTo>
                                  <a:pt x="599" y="1340"/>
                                </a:lnTo>
                                <a:lnTo>
                                  <a:pt x="672" y="1344"/>
                                </a:lnTo>
                                <a:lnTo>
                                  <a:pt x="745" y="1340"/>
                                </a:lnTo>
                                <a:lnTo>
                                  <a:pt x="816" y="1329"/>
                                </a:lnTo>
                                <a:lnTo>
                                  <a:pt x="884" y="1310"/>
                                </a:lnTo>
                                <a:lnTo>
                                  <a:pt x="949" y="1284"/>
                                </a:lnTo>
                                <a:lnTo>
                                  <a:pt x="1011" y="1252"/>
                                </a:lnTo>
                                <a:lnTo>
                                  <a:pt x="1069" y="1214"/>
                                </a:lnTo>
                                <a:lnTo>
                                  <a:pt x="1122" y="1171"/>
                                </a:lnTo>
                                <a:lnTo>
                                  <a:pt x="1171" y="1122"/>
                                </a:lnTo>
                                <a:lnTo>
                                  <a:pt x="1214" y="1069"/>
                                </a:lnTo>
                                <a:lnTo>
                                  <a:pt x="1252" y="1011"/>
                                </a:lnTo>
                                <a:lnTo>
                                  <a:pt x="1284" y="950"/>
                                </a:lnTo>
                                <a:lnTo>
                                  <a:pt x="1309" y="885"/>
                                </a:lnTo>
                                <a:lnTo>
                                  <a:pt x="1328" y="816"/>
                                </a:lnTo>
                                <a:lnTo>
                                  <a:pt x="1340" y="745"/>
                                </a:lnTo>
                                <a:lnTo>
                                  <a:pt x="1344" y="672"/>
                                </a:lnTo>
                                <a:lnTo>
                                  <a:pt x="1340" y="599"/>
                                </a:lnTo>
                                <a:lnTo>
                                  <a:pt x="1328" y="528"/>
                                </a:lnTo>
                                <a:lnTo>
                                  <a:pt x="1309" y="460"/>
                                </a:lnTo>
                                <a:lnTo>
                                  <a:pt x="1284" y="395"/>
                                </a:lnTo>
                                <a:lnTo>
                                  <a:pt x="1252" y="333"/>
                                </a:lnTo>
                                <a:lnTo>
                                  <a:pt x="1214" y="275"/>
                                </a:lnTo>
                                <a:lnTo>
                                  <a:pt x="1171" y="222"/>
                                </a:lnTo>
                                <a:lnTo>
                                  <a:pt x="1122" y="173"/>
                                </a:lnTo>
                                <a:lnTo>
                                  <a:pt x="1069" y="130"/>
                                </a:lnTo>
                                <a:lnTo>
                                  <a:pt x="1011" y="92"/>
                                </a:lnTo>
                                <a:lnTo>
                                  <a:pt x="949" y="60"/>
                                </a:lnTo>
                                <a:lnTo>
                                  <a:pt x="884" y="35"/>
                                </a:lnTo>
                                <a:lnTo>
                                  <a:pt x="816" y="16"/>
                                </a:lnTo>
                                <a:lnTo>
                                  <a:pt x="745" y="4"/>
                                </a:lnTo>
                                <a:lnTo>
                                  <a:pt x="672" y="0"/>
                                </a:lnTo>
                                <a:close/>
                              </a:path>
                            </a:pathLst>
                          </a:custGeom>
                          <a:solidFill>
                            <a:srgbClr val="FFFFFF"/>
                          </a:solidFill>
                          <a:ln>
                            <a:noFill/>
                          </a:ln>
                        </wps:spPr>
                        <wps:bodyPr rot="0" vert="horz" wrap="square" lIns="91440" tIns="45720" rIns="91440" bIns="45720" anchor="t" anchorCtr="0" upright="1">
                          <a:noAutofit/>
                        </wps:bodyPr>
                      </wps:wsp>
                      <wps:wsp>
                        <wps:cNvPr id="1020" name="docshape353"/>
                        <wps:cNvSpPr txBox="1"/>
                        <wps:spPr bwMode="auto">
                          <a:xfrm>
                            <a:off x="8380" y="1164"/>
                            <a:ext cx="1960" cy="1970"/>
                          </a:xfrm>
                          <a:prstGeom prst="rect">
                            <a:avLst/>
                          </a:prstGeom>
                          <a:noFill/>
                          <a:ln>
                            <a:noFill/>
                          </a:ln>
                        </wps:spPr>
                        <wps:txbx>
                          <w:txbxContent>
                            <w:p>
                              <w:pPr>
                                <w:spacing w:before="3"/>
                                <w:rPr>
                                  <w:sz w:val="62"/>
                                </w:rPr>
                              </w:pPr>
                            </w:p>
                            <w:p>
                              <w:pPr>
                                <w:ind w:left="580"/>
                                <w:rPr>
                                  <w:rFonts w:ascii="Century Gothic"/>
                                  <w:b/>
                                  <w:sz w:val="36"/>
                                </w:rPr>
                              </w:pPr>
                              <w:r>
                                <w:rPr>
                                  <w:rFonts w:ascii="Century Gothic"/>
                                  <w:b/>
                                  <w:color w:val="0092FF"/>
                                  <w:spacing w:val="-5"/>
                                  <w:w w:val="110"/>
                                  <w:sz w:val="36"/>
                                </w:rPr>
                                <w:t>88%</w:t>
                              </w:r>
                            </w:p>
                          </w:txbxContent>
                        </wps:txbx>
                        <wps:bodyPr rot="0" vert="horz" wrap="square" lIns="0" tIns="0" rIns="0" bIns="0" anchor="t" anchorCtr="0" upright="1">
                          <a:noAutofit/>
                        </wps:bodyPr>
                      </wps:wsp>
                    </wpg:wgp>
                  </a:graphicData>
                </a:graphic>
              </wp:anchor>
            </w:drawing>
          </mc:Choice>
          <mc:Fallback>
            <w:pict>
              <v:group id="docshapegroup348" o:spid="_x0000_s1026" o:spt="203" style="position:absolute;left:0pt;margin-left:419.05pt;margin-top:58.2pt;height:98.5pt;width:98pt;mso-position-horizontal-relative:page;z-index:251967488;mso-width-relative:page;mso-height-relative:page;" coordorigin="8381,1164" coordsize="1960,1970" o:gfxdata="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">
                <o:lock v:ext="edit" aspectratio="f"/>
                <v:shape id="docshape349" o:spid="_x0000_s1026" o:spt="100" style="position:absolute;left:8380;top:1174;height:1960;width:1960;" fillcolor="#0092FF" filled="t" stroked="f" coordsize="1960,1960" o:gfxdata="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cC6l7sAAADd&#10;AAAADwAAAAAAAAABACAAAAAiAAAAZHJzL2Rvd25yZXYueG1sUEsBAhQAFAAAAAgAh07iQDMvBZ47&#10;AAAAOQAAABAAAAAAAAAAAQAgAAAACgEAAGRycy9zaGFwZXhtbC54bWxQSwUGAAAAAAYABgBbAQAA&#10;tAMAAAAA&#10;" path="m977,0l980,980,445,159,383,203,325,251,271,304,222,360,177,419,137,481,101,546,71,614,46,684,26,756,12,829,3,904,0,980,3,1056,12,1131,26,1204,46,1275,70,1343,100,1410,135,1473,173,1534,216,1592,263,1646,314,1697,368,1744,426,1787,487,1825,550,1860,617,1889,685,1914,756,1934,829,1948,904,1957,980,1960,1056,1957,1130,1948,1203,1934,1274,1914,1343,1889,1409,1860,1473,1825,1533,1787,1591,1744,1645,1697,1696,1646,1743,1592,1786,1534,1825,1473,1859,1410,1889,1343,1914,1275,1934,1204,1948,1131,1957,1056,1960,980,1957,904,1948,829,1934,757,1914,686,1889,617,1859,551,1825,487,1786,427,1743,369,1696,315,1645,264,1591,217,1533,174,1473,135,1409,101,1343,71,1274,46,1203,26,1130,12,1056,3,977,0xe">
                  <v:path o:connectlocs="980,2154;383,1377;271,1478;177,1593;101,1720;46,1858;12,2003;0,2154;12,2305;46,2449;100,2584;173,2708;263,2820;368,2918;487,2999;617,3063;756,3108;904,3131;1056,3131;1203,3108;1343,3063;1473,2999;1591,2918;1696,2820;1786,2708;1859,2584;1914,2449;1948,2305;1960,2154;1948,2003;1914,1860;1859,1725;1786,1601;1696,1489;1591,1391;1473,1309;1343,1245;1203,1200;1056,1177" o:connectangles="0,0,0,0,0,0,0,0,0,0,0,0,0,0,0,0,0,0,0,0,0,0,0,0,0,0,0,0,0,0,0,0,0,0,0,0,0,0,0"/>
                  <v:fill on="t" focussize="0,0"/>
                  <v:stroke on="f"/>
                  <v:imagedata o:title=""/>
                  <o:lock v:ext="edit" aspectratio="f"/>
                </v:shape>
                <v:shape id="docshape350" o:spid="_x0000_s1026" o:spt="100" style="position:absolute;left:8689;top:1174;height:980;width:672;" fillcolor="#DCE5EE" filled="t" stroked="f" coordsize="672,980" o:gfxdata="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LXizrsAAADd&#10;AAAADwAAAAAAAAABACAAAAAiAAAAZHJzL2Rvd25yZXYueG1sUEsBAhQAFAAAAAgAh07iQDMvBZ47&#10;AAAAOQAAABAAAAAAAAAAAQAgAAAACgEAAGRycy9zaGFwZXhtbC54bWxQSwUGAAAAAAYABgBbAQAA&#10;tAMAAAAA&#10;" path="m671,0l597,3,524,12,452,25,380,45,310,69,243,99,178,134,115,174,56,218,0,267,672,980,671,0xe">
                  <v:path o:connectlocs="671,1174;597,1177;524,1186;452,1199;380,1219;310,1243;243,1273;178,1308;115,1348;56,1392;0,1441;672,2154;671,1174" o:connectangles="0,0,0,0,0,0,0,0,0,0,0,0,0"/>
                  <v:fill on="t" focussize="0,0"/>
                  <v:stroke on="f"/>
                  <v:imagedata o:title=""/>
                  <o:lock v:ext="edit" aspectratio="f"/>
                </v:shape>
                <v:shape id="docshape351" o:spid="_x0000_s1026" o:spt="100" style="position:absolute;left:8689;top:1174;height:980;width:672;" filled="f" stroked="t" coordsize="672,980" o:gfxdata="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kwaS8AAAA&#10;3QAAAA8AAAAAAAAAAQAgAAAAIgAAAGRycy9kb3ducmV2LnhtbFBLAQIUABQAAAAIAIdO4kAzLwWe&#10;OwAAADkAAAAQAAAAAAAAAAEAIAAAAAsBAABkcnMvc2hhcGV4bWwueG1sUEsFBgAAAAAGAAYAWwEA&#10;ALUDAAAAAA==&#10;" path="m672,980l0,267,56,218,115,174,178,134,243,99,310,69,380,45,452,25,524,12,597,3,671,0,672,980xe">
                  <v:path o:connectlocs="672,2154;0,1441;56,1392;115,1348;178,1308;243,1273;310,1243;380,1219;452,1199;524,1186;597,1177;671,1174;672,2154" o:connectangles="0,0,0,0,0,0,0,0,0,0,0,0,0"/>
                  <v:fill on="f" focussize="0,0"/>
                  <v:stroke weight="1pt" color="#FFFFFF" joinstyle="round"/>
                  <v:imagedata o:title=""/>
                  <o:lock v:ext="edit" aspectratio="f"/>
                </v:shape>
                <v:shape id="docshape352" o:spid="_x0000_s1026" o:spt="100" style="position:absolute;left:8688;top:1482;height:1344;width:1344;" fillcolor="#FFFFFF" filled="t" stroked="f" coordsize="1344,1344" o:gfxdata="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TvxG8AAAA&#10;3QAAAA8AAAAAAAAAAQAgAAAAIgAAAGRycy9kb3ducmV2LnhtbFBLAQIUABQAAAAIAIdO4kAzLwWe&#10;OwAAADkAAAAQAAAAAAAAAAEAIAAAAAsBAABkcnMvc2hhcGV4bWwueG1sUEsFBgAAAAAGAAYAWwEA&#10;ALUDAAAAAA==&#10;" path="m672,0l599,4,528,16,459,35,394,60,333,92,275,130,222,173,173,222,130,275,92,333,60,395,34,460,15,528,4,599,0,672,4,745,15,816,34,885,60,950,92,1011,130,1069,173,1122,222,1171,275,1214,333,1252,394,1284,459,1310,528,1329,599,1340,672,1344,745,1340,816,1329,884,1310,949,1284,1011,1252,1069,1214,1122,1171,1171,1122,1214,1069,1252,1011,1284,950,1309,885,1328,816,1340,745,1344,672,1340,599,1328,528,1309,460,1284,395,1252,333,1214,275,1171,222,1122,173,1069,130,1011,92,949,60,884,35,816,16,745,4,672,0xe">
                  <v:path o:connectlocs="672,1482;599,1486;528,1498;459,1517;394,1542;333,1574;275,1612;222,1655;173,1704;130,1757;92,1815;60,1877;34,1942;15,2010;4,2081;0,2154;4,2227;15,2298;34,2367;60,2432;92,2493;130,2551;173,2604;222,2653;275,2696;333,2734;394,2766;459,2792;528,2811;599,2822;672,2826;745,2822;816,2811;884,2792;949,2766;1011,2734;1069,2696;1122,2653;1171,2604;1214,2551;1252,2493;1284,2432;1309,2367;1328,2298;1340,2227;1344,2154;1340,2081;1328,2010;1309,1942;1284,1877;1252,1815;1214,1757;1171,1704;1122,1655;1069,1612;1011,1574;949,1542;884,1517;816,1498;745,1486;672,1482" o:connectangles="0,0,0,0,0,0,0,0,0,0,0,0,0,0,0,0,0,0,0,0,0,0,0,0,0,0,0,0,0,0,0,0,0,0,0,0,0,0,0,0,0,0,0,0,0,0,0,0,0,0,0,0,0,0,0,0,0,0,0,0,0"/>
                  <v:fill on="t" focussize="0,0"/>
                  <v:stroke on="f"/>
                  <v:imagedata o:title=""/>
                  <o:lock v:ext="edit" aspectratio="f"/>
                </v:shape>
                <v:shape id="docshape353" o:spid="_x0000_s1026" o:spt="202" type="#_x0000_t202" style="position:absolute;left:8380;top:1164;height:1970;width:1960;" filled="f" stroked="f" coordsize="21600,21600" o:gfxdata="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Nt6q/&#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
                          <w:rPr>
                            <w:sz w:val="62"/>
                          </w:rPr>
                        </w:pPr>
                      </w:p>
                      <w:p>
                        <w:pPr>
                          <w:ind w:left="580"/>
                          <w:rPr>
                            <w:rFonts w:ascii="Century Gothic"/>
                            <w:b/>
                            <w:sz w:val="36"/>
                          </w:rPr>
                        </w:pPr>
                        <w:r>
                          <w:rPr>
                            <w:rFonts w:ascii="Century Gothic"/>
                            <w:b/>
                            <w:color w:val="0092FF"/>
                            <w:spacing w:val="-5"/>
                            <w:w w:val="110"/>
                            <w:sz w:val="36"/>
                          </w:rPr>
                          <w:t>88%</w:t>
                        </w:r>
                      </w:p>
                    </w:txbxContent>
                  </v:textbox>
                </v:shape>
              </v:group>
            </w:pict>
          </mc:Fallback>
        </mc:AlternateContent>
      </w:r>
      <w:r>
        <mc:AlternateContent>
          <mc:Choice Requires="wps">
            <w:drawing>
              <wp:anchor distT="0" distB="0" distL="114300" distR="114300" simplePos="0" relativeHeight="251968512" behindDoc="0" locked="0" layoutInCell="1" allowOverlap="1">
                <wp:simplePos x="0" y="0"/>
                <wp:positionH relativeFrom="page">
                  <wp:posOffset>5030470</wp:posOffset>
                </wp:positionH>
                <wp:positionV relativeFrom="paragraph">
                  <wp:posOffset>195580</wp:posOffset>
                </wp:positionV>
                <wp:extent cx="1828165" cy="376555"/>
                <wp:effectExtent l="0" t="0" r="635" b="4445"/>
                <wp:wrapNone/>
                <wp:docPr id="1021" name="docshape354"/>
                <wp:cNvGraphicFramePr/>
                <a:graphic xmlns:a="http://schemas.openxmlformats.org/drawingml/2006/main">
                  <a:graphicData uri="http://schemas.microsoft.com/office/word/2010/wordprocessingShape">
                    <wps:wsp>
                      <wps:cNvSpPr txBox="1"/>
                      <wps:spPr bwMode="auto">
                        <a:xfrm>
                          <a:off x="0" y="0"/>
                          <a:ext cx="1828165" cy="376555"/>
                        </a:xfrm>
                        <a:prstGeom prst="rect">
                          <a:avLst/>
                        </a:prstGeom>
                        <a:solidFill>
                          <a:srgbClr val="EEF3F8"/>
                        </a:solidFill>
                        <a:ln>
                          <a:noFill/>
                        </a:ln>
                      </wps:spPr>
                      <wps:txbx>
                        <w:txbxContent>
                          <w:p>
                            <w:pPr>
                              <w:spacing w:before="70" w:line="278" w:lineRule="auto"/>
                              <w:ind w:left="452" w:right="196" w:hanging="206"/>
                              <w:rPr>
                                <w:rFonts w:ascii="Verdana"/>
                                <w:i/>
                                <w:color w:val="000000"/>
                                <w:sz w:val="17"/>
                              </w:rPr>
                            </w:pPr>
                            <w:r>
                              <w:rPr>
                                <w:rFonts w:ascii="Verdana"/>
                                <w:i/>
                                <w:color w:val="454C5B"/>
                                <w:w w:val="90"/>
                                <w:sz w:val="17"/>
                              </w:rPr>
                              <w:t>Are</w:t>
                            </w:r>
                            <w:r>
                              <w:rPr>
                                <w:rFonts w:ascii="Verdana"/>
                                <w:i/>
                                <w:color w:val="454C5B"/>
                                <w:spacing w:val="-6"/>
                                <w:w w:val="90"/>
                                <w:sz w:val="17"/>
                              </w:rPr>
                              <w:t xml:space="preserve"> </w:t>
                            </w:r>
                            <w:r>
                              <w:rPr>
                                <w:rFonts w:ascii="Verdana"/>
                                <w:i/>
                                <w:color w:val="454C5B"/>
                                <w:w w:val="90"/>
                                <w:sz w:val="17"/>
                              </w:rPr>
                              <w:t>you</w:t>
                            </w:r>
                            <w:r>
                              <w:rPr>
                                <w:rFonts w:ascii="Verdana"/>
                                <w:i/>
                                <w:color w:val="454C5B"/>
                                <w:spacing w:val="-6"/>
                                <w:w w:val="90"/>
                                <w:sz w:val="17"/>
                              </w:rPr>
                              <w:t xml:space="preserve"> </w:t>
                            </w:r>
                            <w:r>
                              <w:rPr>
                                <w:rFonts w:ascii="Verdana"/>
                                <w:i/>
                                <w:color w:val="454C5B"/>
                                <w:w w:val="90"/>
                                <w:sz w:val="17"/>
                              </w:rPr>
                              <w:t>aware</w:t>
                            </w:r>
                            <w:r>
                              <w:rPr>
                                <w:rFonts w:ascii="Verdana"/>
                                <w:i/>
                                <w:color w:val="454C5B"/>
                                <w:spacing w:val="-6"/>
                                <w:w w:val="90"/>
                                <w:sz w:val="17"/>
                              </w:rPr>
                              <w:t xml:space="preserve"> </w:t>
                            </w:r>
                            <w:r>
                              <w:rPr>
                                <w:rFonts w:ascii="Verdana"/>
                                <w:i/>
                                <w:color w:val="454C5B"/>
                                <w:w w:val="90"/>
                                <w:sz w:val="17"/>
                              </w:rPr>
                              <w:t>of</w:t>
                            </w:r>
                            <w:r>
                              <w:rPr>
                                <w:rFonts w:ascii="Verdana"/>
                                <w:i/>
                                <w:color w:val="454C5B"/>
                                <w:spacing w:val="-6"/>
                                <w:w w:val="90"/>
                                <w:sz w:val="17"/>
                              </w:rPr>
                              <w:t xml:space="preserve"> </w:t>
                            </w:r>
                            <w:r>
                              <w:rPr>
                                <w:rFonts w:ascii="Verdana"/>
                                <w:i/>
                                <w:color w:val="454C5B"/>
                                <w:w w:val="90"/>
                                <w:sz w:val="17"/>
                              </w:rPr>
                              <w:t>any</w:t>
                            </w:r>
                            <w:r>
                              <w:rPr>
                                <w:rFonts w:ascii="Verdana"/>
                                <w:i/>
                                <w:color w:val="454C5B"/>
                                <w:spacing w:val="-6"/>
                                <w:w w:val="90"/>
                                <w:sz w:val="17"/>
                              </w:rPr>
                              <w:t xml:space="preserve"> </w:t>
                            </w:r>
                            <w:r>
                              <w:rPr>
                                <w:rFonts w:ascii="Verdana"/>
                                <w:i/>
                                <w:color w:val="454C5B"/>
                                <w:w w:val="90"/>
                                <w:sz w:val="17"/>
                              </w:rPr>
                              <w:t xml:space="preserve">existing </w:t>
                            </w:r>
                            <w:r>
                              <w:rPr>
                                <w:rFonts w:ascii="Verdana"/>
                                <w:i/>
                                <w:color w:val="454C5B"/>
                                <w:sz w:val="17"/>
                              </w:rPr>
                              <w:t>AI</w:t>
                            </w:r>
                            <w:r>
                              <w:rPr>
                                <w:rFonts w:ascii="Verdana"/>
                                <w:i/>
                                <w:color w:val="454C5B"/>
                                <w:spacing w:val="-14"/>
                                <w:sz w:val="17"/>
                              </w:rPr>
                              <w:t xml:space="preserve"> </w:t>
                            </w:r>
                            <w:r>
                              <w:rPr>
                                <w:rFonts w:ascii="Verdana"/>
                                <w:i/>
                                <w:color w:val="454C5B"/>
                                <w:sz w:val="17"/>
                              </w:rPr>
                              <w:t>security</w:t>
                            </w:r>
                            <w:r>
                              <w:rPr>
                                <w:rFonts w:ascii="Verdana"/>
                                <w:i/>
                                <w:color w:val="454C5B"/>
                                <w:spacing w:val="-14"/>
                                <w:sz w:val="17"/>
                              </w:rPr>
                              <w:t xml:space="preserve"> </w:t>
                            </w:r>
                            <w:r>
                              <w:rPr>
                                <w:rFonts w:ascii="Verdana"/>
                                <w:i/>
                                <w:color w:val="454C5B"/>
                                <w:sz w:val="17"/>
                              </w:rPr>
                              <w:t>frameworks?</w:t>
                            </w:r>
                          </w:p>
                        </w:txbxContent>
                      </wps:txbx>
                      <wps:bodyPr rot="0" vert="horz" wrap="square" lIns="0" tIns="0" rIns="0" bIns="0" anchor="t" anchorCtr="0" upright="1">
                        <a:noAutofit/>
                      </wps:bodyPr>
                    </wps:wsp>
                  </a:graphicData>
                </a:graphic>
              </wp:anchor>
            </w:drawing>
          </mc:Choice>
          <mc:Fallback>
            <w:pict>
              <v:shape id="docshape354" o:spid="_x0000_s1026" o:spt="202" type="#_x0000_t202" style="position:absolute;left:0pt;margin-left:396.1pt;margin-top:15.4pt;height:29.65pt;width:143.95pt;mso-position-horizontal-relative:page;z-index:251968512;mso-width-relative:page;mso-height-relative:page;" fillcolor="#EEF3F8" filled="t" stroked="f" coordsize="21600,21600" o:gfxdata="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Vl/obYAAAACgEAAA8AAAAAAAAAAQAgAAAAIgAAAGRycy9kb3ducmV2&#10;LnhtbFBLAQIUABQAAAAIAIdO4kA78EBp/AEAAAEEAAAOAAAAAAAAAAEAIAAAACcBAABkcnMvZTJv&#10;RG9jLnhtbFBLBQYAAAAABgAGAFkBAACVBQAAAAA=&#10;">
                <v:fill on="t" focussize="0,0"/>
                <v:stroke on="f"/>
                <v:imagedata o:title=""/>
                <o:lock v:ext="edit" aspectratio="f"/>
                <v:textbox inset="0mm,0mm,0mm,0mm">
                  <w:txbxContent>
                    <w:p>
                      <w:pPr>
                        <w:spacing w:before="70" w:line="278" w:lineRule="auto"/>
                        <w:ind w:left="452" w:right="196" w:hanging="206"/>
                        <w:rPr>
                          <w:rFonts w:ascii="Verdana"/>
                          <w:i/>
                          <w:color w:val="000000"/>
                          <w:sz w:val="17"/>
                        </w:rPr>
                      </w:pPr>
                      <w:r>
                        <w:rPr>
                          <w:rFonts w:ascii="Verdana"/>
                          <w:i/>
                          <w:color w:val="454C5B"/>
                          <w:w w:val="90"/>
                          <w:sz w:val="17"/>
                        </w:rPr>
                        <w:t>Are</w:t>
                      </w:r>
                      <w:r>
                        <w:rPr>
                          <w:rFonts w:ascii="Verdana"/>
                          <w:i/>
                          <w:color w:val="454C5B"/>
                          <w:spacing w:val="-6"/>
                          <w:w w:val="90"/>
                          <w:sz w:val="17"/>
                        </w:rPr>
                        <w:t xml:space="preserve"> </w:t>
                      </w:r>
                      <w:r>
                        <w:rPr>
                          <w:rFonts w:ascii="Verdana"/>
                          <w:i/>
                          <w:color w:val="454C5B"/>
                          <w:w w:val="90"/>
                          <w:sz w:val="17"/>
                        </w:rPr>
                        <w:t>you</w:t>
                      </w:r>
                      <w:r>
                        <w:rPr>
                          <w:rFonts w:ascii="Verdana"/>
                          <w:i/>
                          <w:color w:val="454C5B"/>
                          <w:spacing w:val="-6"/>
                          <w:w w:val="90"/>
                          <w:sz w:val="17"/>
                        </w:rPr>
                        <w:t xml:space="preserve"> </w:t>
                      </w:r>
                      <w:r>
                        <w:rPr>
                          <w:rFonts w:ascii="Verdana"/>
                          <w:i/>
                          <w:color w:val="454C5B"/>
                          <w:w w:val="90"/>
                          <w:sz w:val="17"/>
                        </w:rPr>
                        <w:t>aware</w:t>
                      </w:r>
                      <w:r>
                        <w:rPr>
                          <w:rFonts w:ascii="Verdana"/>
                          <w:i/>
                          <w:color w:val="454C5B"/>
                          <w:spacing w:val="-6"/>
                          <w:w w:val="90"/>
                          <w:sz w:val="17"/>
                        </w:rPr>
                        <w:t xml:space="preserve"> </w:t>
                      </w:r>
                      <w:r>
                        <w:rPr>
                          <w:rFonts w:ascii="Verdana"/>
                          <w:i/>
                          <w:color w:val="454C5B"/>
                          <w:w w:val="90"/>
                          <w:sz w:val="17"/>
                        </w:rPr>
                        <w:t>of</w:t>
                      </w:r>
                      <w:r>
                        <w:rPr>
                          <w:rFonts w:ascii="Verdana"/>
                          <w:i/>
                          <w:color w:val="454C5B"/>
                          <w:spacing w:val="-6"/>
                          <w:w w:val="90"/>
                          <w:sz w:val="17"/>
                        </w:rPr>
                        <w:t xml:space="preserve"> </w:t>
                      </w:r>
                      <w:r>
                        <w:rPr>
                          <w:rFonts w:ascii="Verdana"/>
                          <w:i/>
                          <w:color w:val="454C5B"/>
                          <w:w w:val="90"/>
                          <w:sz w:val="17"/>
                        </w:rPr>
                        <w:t>any</w:t>
                      </w:r>
                      <w:r>
                        <w:rPr>
                          <w:rFonts w:ascii="Verdana"/>
                          <w:i/>
                          <w:color w:val="454C5B"/>
                          <w:spacing w:val="-6"/>
                          <w:w w:val="90"/>
                          <w:sz w:val="17"/>
                        </w:rPr>
                        <w:t xml:space="preserve"> </w:t>
                      </w:r>
                      <w:r>
                        <w:rPr>
                          <w:rFonts w:ascii="Verdana"/>
                          <w:i/>
                          <w:color w:val="454C5B"/>
                          <w:w w:val="90"/>
                          <w:sz w:val="17"/>
                        </w:rPr>
                        <w:t xml:space="preserve">existing </w:t>
                      </w:r>
                      <w:r>
                        <w:rPr>
                          <w:rFonts w:ascii="Verdana"/>
                          <w:i/>
                          <w:color w:val="454C5B"/>
                          <w:sz w:val="17"/>
                        </w:rPr>
                        <w:t>AI</w:t>
                      </w:r>
                      <w:r>
                        <w:rPr>
                          <w:rFonts w:ascii="Verdana"/>
                          <w:i/>
                          <w:color w:val="454C5B"/>
                          <w:spacing w:val="-14"/>
                          <w:sz w:val="17"/>
                        </w:rPr>
                        <w:t xml:space="preserve"> </w:t>
                      </w:r>
                      <w:r>
                        <w:rPr>
                          <w:rFonts w:ascii="Verdana"/>
                          <w:i/>
                          <w:color w:val="454C5B"/>
                          <w:sz w:val="17"/>
                        </w:rPr>
                        <w:t>security</w:t>
                      </w:r>
                      <w:r>
                        <w:rPr>
                          <w:rFonts w:ascii="Verdana"/>
                          <w:i/>
                          <w:color w:val="454C5B"/>
                          <w:spacing w:val="-14"/>
                          <w:sz w:val="17"/>
                        </w:rPr>
                        <w:t xml:space="preserve"> </w:t>
                      </w:r>
                      <w:r>
                        <w:rPr>
                          <w:rFonts w:ascii="Verdana"/>
                          <w:i/>
                          <w:color w:val="454C5B"/>
                          <w:sz w:val="17"/>
                        </w:rPr>
                        <w:t>frameworks?</w:t>
                      </w:r>
                    </w:p>
                  </w:txbxContent>
                </v:textbox>
              </v:shape>
            </w:pict>
          </mc:Fallback>
        </mc:AlternateContent>
      </w:r>
      <w:r>
        <w:rPr>
          <w:w w:val="115"/>
        </w:rPr>
        <w:t>A significant 88% of security professionals are aware of existing AI security frameworks, such as those based on NIST guidelines in</w:t>
      </w:r>
      <w:r>
        <w:rPr>
          <w:spacing w:val="-3"/>
          <w:w w:val="115"/>
        </w:rPr>
        <w:t xml:space="preserve"> </w:t>
      </w:r>
      <w:r>
        <w:rPr>
          <w:w w:val="115"/>
        </w:rPr>
        <w:t>the</w:t>
      </w:r>
      <w:r>
        <w:rPr>
          <w:spacing w:val="-3"/>
          <w:w w:val="115"/>
        </w:rPr>
        <w:t xml:space="preserve"> </w:t>
      </w:r>
      <w:r>
        <w:rPr>
          <w:w w:val="115"/>
        </w:rPr>
        <w:t>US.</w:t>
      </w:r>
      <w:r>
        <w:rPr>
          <w:spacing w:val="-3"/>
          <w:w w:val="115"/>
        </w:rPr>
        <w:t xml:space="preserve"> </w:t>
      </w:r>
      <w:r>
        <w:rPr>
          <w:w w:val="115"/>
        </w:rPr>
        <w:t>However,</w:t>
      </w:r>
      <w:r>
        <w:rPr>
          <w:spacing w:val="-3"/>
          <w:w w:val="115"/>
        </w:rPr>
        <w:t xml:space="preserve"> </w:t>
      </w:r>
      <w:r>
        <w:rPr>
          <w:w w:val="115"/>
        </w:rPr>
        <w:t>it’s</w:t>
      </w:r>
      <w:r>
        <w:rPr>
          <w:spacing w:val="-3"/>
          <w:w w:val="115"/>
        </w:rPr>
        <w:t xml:space="preserve"> </w:t>
      </w:r>
      <w:r>
        <w:rPr>
          <w:w w:val="115"/>
        </w:rPr>
        <w:t>crucial</w:t>
      </w:r>
      <w:r>
        <w:rPr>
          <w:spacing w:val="-3"/>
          <w:w w:val="115"/>
        </w:rPr>
        <w:t xml:space="preserve"> </w:t>
      </w:r>
      <w:r>
        <w:rPr>
          <w:w w:val="115"/>
        </w:rPr>
        <w:t>to</w:t>
      </w:r>
      <w:r>
        <w:rPr>
          <w:spacing w:val="-3"/>
          <w:w w:val="115"/>
        </w:rPr>
        <w:t xml:space="preserve"> </w:t>
      </w:r>
      <w:r>
        <w:rPr>
          <w:w w:val="115"/>
        </w:rPr>
        <w:t>note</w:t>
      </w:r>
      <w:r>
        <w:rPr>
          <w:spacing w:val="-3"/>
          <w:w w:val="115"/>
        </w:rPr>
        <w:t xml:space="preserve"> </w:t>
      </w:r>
      <w:r>
        <w:rPr>
          <w:w w:val="115"/>
        </w:rPr>
        <w:t>that</w:t>
      </w:r>
      <w:r>
        <w:rPr>
          <w:spacing w:val="-3"/>
          <w:w w:val="115"/>
        </w:rPr>
        <w:t xml:space="preserve"> </w:t>
      </w:r>
      <w:r>
        <w:rPr>
          <w:w w:val="115"/>
        </w:rPr>
        <w:t>awareness</w:t>
      </w:r>
      <w:r>
        <w:rPr>
          <w:spacing w:val="-3"/>
          <w:w w:val="115"/>
        </w:rPr>
        <w:t xml:space="preserve"> </w:t>
      </w:r>
      <w:r>
        <w:rPr>
          <w:w w:val="115"/>
        </w:rPr>
        <w:t>does</w:t>
      </w:r>
      <w:r>
        <w:rPr>
          <w:spacing w:val="-3"/>
          <w:w w:val="115"/>
        </w:rPr>
        <w:t xml:space="preserve"> </w:t>
      </w:r>
      <w:r>
        <w:rPr>
          <w:w w:val="115"/>
        </w:rPr>
        <w:t>not necessarily equate to usage or deep understanding of these frameworks. Only 12% of respondents report not being aware of any AI security frameworks, highlighting the widespread recognition of these standards in the cybersecurity community yet leaving room for further exploration of their practical application and comprehension.</w:t>
      </w:r>
    </w:p>
    <w:p>
      <w:pPr>
        <w:pStyle w:val="6"/>
      </w:pPr>
    </w:p>
    <w:p>
      <w:pPr>
        <w:pStyle w:val="6"/>
        <w:spacing w:before="7"/>
        <w:rPr>
          <w:sz w:val="17"/>
        </w:rPr>
      </w:pPr>
    </w:p>
    <w:p>
      <w:pPr>
        <w:rPr>
          <w:sz w:val="17"/>
        </w:rPr>
        <w:sectPr>
          <w:pgSz w:w="12240" w:h="15840"/>
          <w:pgMar w:top="1220" w:right="0" w:bottom="860" w:left="520" w:header="0" w:footer="675" w:gutter="0"/>
          <w:cols w:space="720" w:num="1"/>
        </w:sectPr>
      </w:pPr>
    </w:p>
    <w:p>
      <w:pPr>
        <w:pStyle w:val="3"/>
        <w:spacing w:before="382"/>
      </w:pPr>
      <w:r>
        <w:rPr>
          <w:w w:val="115"/>
        </w:rPr>
        <w:t>General</w:t>
      </w:r>
      <w:r>
        <w:rPr>
          <w:spacing w:val="-21"/>
          <w:w w:val="115"/>
        </w:rPr>
        <w:t xml:space="preserve"> </w:t>
      </w:r>
      <w:r>
        <w:rPr>
          <w:w w:val="115"/>
        </w:rPr>
        <w:t>Plans</w:t>
      </w:r>
      <w:r>
        <w:rPr>
          <w:spacing w:val="-21"/>
          <w:w w:val="115"/>
        </w:rPr>
        <w:t xml:space="preserve"> </w:t>
      </w:r>
      <w:r>
        <w:rPr>
          <w:w w:val="115"/>
        </w:rPr>
        <w:t>to</w:t>
      </w:r>
      <w:r>
        <w:rPr>
          <w:spacing w:val="-21"/>
          <w:w w:val="115"/>
        </w:rPr>
        <w:t xml:space="preserve"> </w:t>
      </w:r>
      <w:r>
        <w:rPr>
          <w:w w:val="115"/>
        </w:rPr>
        <w:t>Use</w:t>
      </w:r>
      <w:r>
        <w:rPr>
          <w:spacing w:val="-21"/>
          <w:w w:val="115"/>
        </w:rPr>
        <w:t xml:space="preserve"> </w:t>
      </w:r>
      <w:r>
        <w:rPr>
          <w:spacing w:val="-5"/>
          <w:w w:val="115"/>
        </w:rPr>
        <w:t>AI</w:t>
      </w:r>
    </w:p>
    <w:p>
      <w:pPr>
        <w:pStyle w:val="4"/>
        <w:spacing w:before="277"/>
      </w:pPr>
      <w:r>
        <mc:AlternateContent>
          <mc:Choice Requires="wpg">
            <w:drawing>
              <wp:anchor distT="0" distB="0" distL="114300" distR="114300" simplePos="0" relativeHeight="251967488" behindDoc="0" locked="0" layoutInCell="1" allowOverlap="1">
                <wp:simplePos x="0" y="0"/>
                <wp:positionH relativeFrom="page">
                  <wp:posOffset>914400</wp:posOffset>
                </wp:positionH>
                <wp:positionV relativeFrom="paragraph">
                  <wp:posOffset>971550</wp:posOffset>
                </wp:positionV>
                <wp:extent cx="1837690" cy="1837690"/>
                <wp:effectExtent l="0" t="635" r="3810" b="3175"/>
                <wp:wrapNone/>
                <wp:docPr id="1022" name="docshapegroup355"/>
                <wp:cNvGraphicFramePr/>
                <a:graphic xmlns:a="http://schemas.openxmlformats.org/drawingml/2006/main">
                  <a:graphicData uri="http://schemas.microsoft.com/office/word/2010/wordprocessingGroup">
                    <wpg:wgp>
                      <wpg:cNvGrpSpPr/>
                      <wpg:grpSpPr>
                        <a:xfrm>
                          <a:off x="0" y="0"/>
                          <a:ext cx="1837690" cy="1837690"/>
                          <a:chOff x="1440" y="1530"/>
                          <a:chExt cx="2894" cy="2894"/>
                        </a:xfrm>
                      </wpg:grpSpPr>
                      <wps:wsp>
                        <wps:cNvPr id="1023" name="docshape356"/>
                        <wps:cNvSpPr/>
                        <wps:spPr bwMode="auto">
                          <a:xfrm>
                            <a:off x="1481" y="1540"/>
                            <a:ext cx="2853" cy="2883"/>
                          </a:xfrm>
                          <a:custGeom>
                            <a:avLst/>
                            <a:gdLst>
                              <a:gd name="T0" fmla="+- 0 2845 1481"/>
                              <a:gd name="T1" fmla="*/ T0 w 2853"/>
                              <a:gd name="T2" fmla="+- 0 1542 1541"/>
                              <a:gd name="T3" fmla="*/ 1542 h 2883"/>
                              <a:gd name="T4" fmla="+- 0 1481 1481"/>
                              <a:gd name="T5" fmla="*/ T4 w 2853"/>
                              <a:gd name="T6" fmla="+- 0 3275 1541"/>
                              <a:gd name="T7" fmla="*/ 3275 h 2883"/>
                              <a:gd name="T8" fmla="+- 0 1519 1481"/>
                              <a:gd name="T9" fmla="*/ T8 w 2853"/>
                              <a:gd name="T10" fmla="+- 0 3420 1541"/>
                              <a:gd name="T11" fmla="*/ 3420 h 2883"/>
                              <a:gd name="T12" fmla="+- 0 1571 1481"/>
                              <a:gd name="T13" fmla="*/ T12 w 2853"/>
                              <a:gd name="T14" fmla="+- 0 3558 1541"/>
                              <a:gd name="T15" fmla="*/ 3558 h 2883"/>
                              <a:gd name="T16" fmla="+- 0 1637 1481"/>
                              <a:gd name="T17" fmla="*/ T16 w 2853"/>
                              <a:gd name="T18" fmla="+- 0 3688 1541"/>
                              <a:gd name="T19" fmla="*/ 3688 h 2883"/>
                              <a:gd name="T20" fmla="+- 0 1714 1481"/>
                              <a:gd name="T21" fmla="*/ T20 w 2853"/>
                              <a:gd name="T22" fmla="+- 0 3811 1541"/>
                              <a:gd name="T23" fmla="*/ 3811 h 2883"/>
                              <a:gd name="T24" fmla="+- 0 1803 1481"/>
                              <a:gd name="T25" fmla="*/ T24 w 2853"/>
                              <a:gd name="T26" fmla="+- 0 3924 1541"/>
                              <a:gd name="T27" fmla="*/ 3924 h 2883"/>
                              <a:gd name="T28" fmla="+- 0 1902 1481"/>
                              <a:gd name="T29" fmla="*/ T28 w 2853"/>
                              <a:gd name="T30" fmla="+- 0 4028 1541"/>
                              <a:gd name="T31" fmla="*/ 4028 h 2883"/>
                              <a:gd name="T32" fmla="+- 0 2011 1481"/>
                              <a:gd name="T33" fmla="*/ T32 w 2853"/>
                              <a:gd name="T34" fmla="+- 0 4121 1541"/>
                              <a:gd name="T35" fmla="*/ 4121 h 2883"/>
                              <a:gd name="T36" fmla="+- 0 2129 1481"/>
                              <a:gd name="T37" fmla="*/ T36 w 2853"/>
                              <a:gd name="T38" fmla="+- 0 4203 1541"/>
                              <a:gd name="T39" fmla="*/ 4203 h 2883"/>
                              <a:gd name="T40" fmla="+- 0 2255 1481"/>
                              <a:gd name="T41" fmla="*/ T40 w 2853"/>
                              <a:gd name="T42" fmla="+- 0 4273 1541"/>
                              <a:gd name="T43" fmla="*/ 4273 h 2883"/>
                              <a:gd name="T44" fmla="+- 0 2387 1481"/>
                              <a:gd name="T45" fmla="*/ T44 w 2853"/>
                              <a:gd name="T46" fmla="+- 0 4331 1541"/>
                              <a:gd name="T47" fmla="*/ 4331 h 2883"/>
                              <a:gd name="T48" fmla="+- 0 2526 1481"/>
                              <a:gd name="T49" fmla="*/ T48 w 2853"/>
                              <a:gd name="T50" fmla="+- 0 4375 1541"/>
                              <a:gd name="T51" fmla="*/ 4375 h 2883"/>
                              <a:gd name="T52" fmla="+- 0 2669 1481"/>
                              <a:gd name="T53" fmla="*/ T52 w 2853"/>
                              <a:gd name="T54" fmla="+- 0 4406 1541"/>
                              <a:gd name="T55" fmla="*/ 4406 h 2883"/>
                              <a:gd name="T56" fmla="+- 0 2817 1481"/>
                              <a:gd name="T57" fmla="*/ T56 w 2853"/>
                              <a:gd name="T58" fmla="+- 0 4421 1541"/>
                              <a:gd name="T59" fmla="*/ 4421 h 2883"/>
                              <a:gd name="T60" fmla="+- 0 2968 1481"/>
                              <a:gd name="T61" fmla="*/ T60 w 2853"/>
                              <a:gd name="T62" fmla="+- 0 4421 1541"/>
                              <a:gd name="T63" fmla="*/ 4421 h 2883"/>
                              <a:gd name="T64" fmla="+- 0 3117 1481"/>
                              <a:gd name="T65" fmla="*/ T64 w 2853"/>
                              <a:gd name="T66" fmla="+- 0 4405 1541"/>
                              <a:gd name="T67" fmla="*/ 4405 h 2883"/>
                              <a:gd name="T68" fmla="+- 0 3262 1481"/>
                              <a:gd name="T69" fmla="*/ T68 w 2853"/>
                              <a:gd name="T70" fmla="+- 0 4374 1541"/>
                              <a:gd name="T71" fmla="*/ 4374 h 2883"/>
                              <a:gd name="T72" fmla="+- 0 3400 1481"/>
                              <a:gd name="T73" fmla="*/ T72 w 2853"/>
                              <a:gd name="T74" fmla="+- 0 4329 1541"/>
                              <a:gd name="T75" fmla="*/ 4329 h 2883"/>
                              <a:gd name="T76" fmla="+- 0 3533 1481"/>
                              <a:gd name="T77" fmla="*/ T76 w 2853"/>
                              <a:gd name="T78" fmla="+- 0 4271 1541"/>
                              <a:gd name="T79" fmla="*/ 4271 h 2883"/>
                              <a:gd name="T80" fmla="+- 0 3658 1481"/>
                              <a:gd name="T81" fmla="*/ T80 w 2853"/>
                              <a:gd name="T82" fmla="+- 0 4200 1541"/>
                              <a:gd name="T83" fmla="*/ 4200 h 2883"/>
                              <a:gd name="T84" fmla="+- 0 3775 1481"/>
                              <a:gd name="T85" fmla="*/ T84 w 2853"/>
                              <a:gd name="T86" fmla="+- 0 4118 1541"/>
                              <a:gd name="T87" fmla="*/ 4118 h 2883"/>
                              <a:gd name="T88" fmla="+- 0 3884 1481"/>
                              <a:gd name="T89" fmla="*/ T88 w 2853"/>
                              <a:gd name="T90" fmla="+- 0 4024 1541"/>
                              <a:gd name="T91" fmla="*/ 4024 h 2883"/>
                              <a:gd name="T92" fmla="+- 0 3982 1481"/>
                              <a:gd name="T93" fmla="*/ T92 w 2853"/>
                              <a:gd name="T94" fmla="+- 0 3920 1541"/>
                              <a:gd name="T95" fmla="*/ 3920 h 2883"/>
                              <a:gd name="T96" fmla="+- 0 4070 1481"/>
                              <a:gd name="T97" fmla="*/ T96 w 2853"/>
                              <a:gd name="T98" fmla="+- 0 3808 1541"/>
                              <a:gd name="T99" fmla="*/ 3808 h 2883"/>
                              <a:gd name="T100" fmla="+- 0 4147 1481"/>
                              <a:gd name="T101" fmla="*/ T100 w 2853"/>
                              <a:gd name="T102" fmla="+- 0 3686 1541"/>
                              <a:gd name="T103" fmla="*/ 3686 h 2883"/>
                              <a:gd name="T104" fmla="+- 0 4212 1481"/>
                              <a:gd name="T105" fmla="*/ T104 w 2853"/>
                              <a:gd name="T106" fmla="+- 0 3557 1541"/>
                              <a:gd name="T107" fmla="*/ 3557 h 2883"/>
                              <a:gd name="T108" fmla="+- 0 4264 1481"/>
                              <a:gd name="T109" fmla="*/ T108 w 2853"/>
                              <a:gd name="T110" fmla="+- 0 3422 1541"/>
                              <a:gd name="T111" fmla="*/ 3422 h 2883"/>
                              <a:gd name="T112" fmla="+- 0 4302 1481"/>
                              <a:gd name="T113" fmla="*/ T112 w 2853"/>
                              <a:gd name="T114" fmla="+- 0 3280 1541"/>
                              <a:gd name="T115" fmla="*/ 3280 h 2883"/>
                              <a:gd name="T116" fmla="+- 0 4325 1481"/>
                              <a:gd name="T117" fmla="*/ T116 w 2853"/>
                              <a:gd name="T118" fmla="+- 0 3133 1541"/>
                              <a:gd name="T119" fmla="*/ 3133 h 2883"/>
                              <a:gd name="T120" fmla="+- 0 4333 1481"/>
                              <a:gd name="T121" fmla="*/ T120 w 2853"/>
                              <a:gd name="T122" fmla="+- 0 2982 1541"/>
                              <a:gd name="T123" fmla="*/ 2982 h 2883"/>
                              <a:gd name="T124" fmla="+- 0 4325 1481"/>
                              <a:gd name="T125" fmla="*/ T124 w 2853"/>
                              <a:gd name="T126" fmla="+- 0 2831 1541"/>
                              <a:gd name="T127" fmla="*/ 2831 h 2883"/>
                              <a:gd name="T128" fmla="+- 0 4302 1481"/>
                              <a:gd name="T129" fmla="*/ T128 w 2853"/>
                              <a:gd name="T130" fmla="+- 0 2684 1541"/>
                              <a:gd name="T131" fmla="*/ 2684 h 2883"/>
                              <a:gd name="T132" fmla="+- 0 4264 1481"/>
                              <a:gd name="T133" fmla="*/ T132 w 2853"/>
                              <a:gd name="T134" fmla="+- 0 2542 1541"/>
                              <a:gd name="T135" fmla="*/ 2542 h 2883"/>
                              <a:gd name="T136" fmla="+- 0 4212 1481"/>
                              <a:gd name="T137" fmla="*/ T136 w 2853"/>
                              <a:gd name="T138" fmla="+- 0 2407 1541"/>
                              <a:gd name="T139" fmla="*/ 2407 h 2883"/>
                              <a:gd name="T140" fmla="+- 0 4147 1481"/>
                              <a:gd name="T141" fmla="*/ T140 w 2853"/>
                              <a:gd name="T142" fmla="+- 0 2278 1541"/>
                              <a:gd name="T143" fmla="*/ 2278 h 2883"/>
                              <a:gd name="T144" fmla="+- 0 4070 1481"/>
                              <a:gd name="T145" fmla="*/ T144 w 2853"/>
                              <a:gd name="T146" fmla="+- 0 2157 1541"/>
                              <a:gd name="T147" fmla="*/ 2157 h 2883"/>
                              <a:gd name="T148" fmla="+- 0 3982 1481"/>
                              <a:gd name="T149" fmla="*/ T148 w 2853"/>
                              <a:gd name="T150" fmla="+- 0 2044 1541"/>
                              <a:gd name="T151" fmla="*/ 2044 h 2883"/>
                              <a:gd name="T152" fmla="+- 0 3884 1481"/>
                              <a:gd name="T153" fmla="*/ T152 w 2853"/>
                              <a:gd name="T154" fmla="+- 0 1940 1541"/>
                              <a:gd name="T155" fmla="*/ 1940 h 2883"/>
                              <a:gd name="T156" fmla="+- 0 3775 1481"/>
                              <a:gd name="T157" fmla="*/ T156 w 2853"/>
                              <a:gd name="T158" fmla="+- 0 1847 1541"/>
                              <a:gd name="T159" fmla="*/ 1847 h 2883"/>
                              <a:gd name="T160" fmla="+- 0 3658 1481"/>
                              <a:gd name="T161" fmla="*/ T160 w 2853"/>
                              <a:gd name="T162" fmla="+- 0 1764 1541"/>
                              <a:gd name="T163" fmla="*/ 1764 h 2883"/>
                              <a:gd name="T164" fmla="+- 0 3533 1481"/>
                              <a:gd name="T165" fmla="*/ T164 w 2853"/>
                              <a:gd name="T166" fmla="+- 0 1693 1541"/>
                              <a:gd name="T167" fmla="*/ 1693 h 2883"/>
                              <a:gd name="T168" fmla="+- 0 3400 1481"/>
                              <a:gd name="T169" fmla="*/ T168 w 2853"/>
                              <a:gd name="T170" fmla="+- 0 1635 1541"/>
                              <a:gd name="T171" fmla="*/ 1635 h 2883"/>
                              <a:gd name="T172" fmla="+- 0 3262 1481"/>
                              <a:gd name="T173" fmla="*/ T172 w 2853"/>
                              <a:gd name="T174" fmla="+- 0 1590 1541"/>
                              <a:gd name="T175" fmla="*/ 1590 h 2883"/>
                              <a:gd name="T176" fmla="+- 0 3117 1481"/>
                              <a:gd name="T177" fmla="*/ T176 w 2853"/>
                              <a:gd name="T178" fmla="+- 0 1559 1541"/>
                              <a:gd name="T179" fmla="*/ 1559 h 2883"/>
                              <a:gd name="T180" fmla="+- 0 2968 1481"/>
                              <a:gd name="T181" fmla="*/ T180 w 2853"/>
                              <a:gd name="T182" fmla="+- 0 1543 1541"/>
                              <a:gd name="T183" fmla="*/ 1543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853" h="2883">
                                <a:moveTo>
                                  <a:pt x="1411" y="0"/>
                                </a:moveTo>
                                <a:lnTo>
                                  <a:pt x="1364" y="1"/>
                                </a:lnTo>
                                <a:lnTo>
                                  <a:pt x="1411" y="1441"/>
                                </a:lnTo>
                                <a:lnTo>
                                  <a:pt x="0" y="1734"/>
                                </a:lnTo>
                                <a:lnTo>
                                  <a:pt x="17" y="1807"/>
                                </a:lnTo>
                                <a:lnTo>
                                  <a:pt x="38" y="1879"/>
                                </a:lnTo>
                                <a:lnTo>
                                  <a:pt x="63" y="1949"/>
                                </a:lnTo>
                                <a:lnTo>
                                  <a:pt x="90" y="2017"/>
                                </a:lnTo>
                                <a:lnTo>
                                  <a:pt x="121" y="2083"/>
                                </a:lnTo>
                                <a:lnTo>
                                  <a:pt x="156" y="2147"/>
                                </a:lnTo>
                                <a:lnTo>
                                  <a:pt x="193" y="2210"/>
                                </a:lnTo>
                                <a:lnTo>
                                  <a:pt x="233" y="2270"/>
                                </a:lnTo>
                                <a:lnTo>
                                  <a:pt x="276" y="2328"/>
                                </a:lnTo>
                                <a:lnTo>
                                  <a:pt x="322" y="2383"/>
                                </a:lnTo>
                                <a:lnTo>
                                  <a:pt x="370" y="2436"/>
                                </a:lnTo>
                                <a:lnTo>
                                  <a:pt x="421" y="2487"/>
                                </a:lnTo>
                                <a:lnTo>
                                  <a:pt x="475" y="2535"/>
                                </a:lnTo>
                                <a:lnTo>
                                  <a:pt x="530" y="2580"/>
                                </a:lnTo>
                                <a:lnTo>
                                  <a:pt x="588" y="2623"/>
                                </a:lnTo>
                                <a:lnTo>
                                  <a:pt x="648" y="2662"/>
                                </a:lnTo>
                                <a:lnTo>
                                  <a:pt x="710" y="2699"/>
                                </a:lnTo>
                                <a:lnTo>
                                  <a:pt x="774" y="2732"/>
                                </a:lnTo>
                                <a:lnTo>
                                  <a:pt x="839" y="2763"/>
                                </a:lnTo>
                                <a:lnTo>
                                  <a:pt x="906" y="2790"/>
                                </a:lnTo>
                                <a:lnTo>
                                  <a:pt x="975" y="2814"/>
                                </a:lnTo>
                                <a:lnTo>
                                  <a:pt x="1045" y="2834"/>
                                </a:lnTo>
                                <a:lnTo>
                                  <a:pt x="1116" y="2851"/>
                                </a:lnTo>
                                <a:lnTo>
                                  <a:pt x="1188" y="2865"/>
                                </a:lnTo>
                                <a:lnTo>
                                  <a:pt x="1262" y="2874"/>
                                </a:lnTo>
                                <a:lnTo>
                                  <a:pt x="1336" y="2880"/>
                                </a:lnTo>
                                <a:lnTo>
                                  <a:pt x="1411" y="2882"/>
                                </a:lnTo>
                                <a:lnTo>
                                  <a:pt x="1487" y="2880"/>
                                </a:lnTo>
                                <a:lnTo>
                                  <a:pt x="1562" y="2874"/>
                                </a:lnTo>
                                <a:lnTo>
                                  <a:pt x="1636" y="2864"/>
                                </a:lnTo>
                                <a:lnTo>
                                  <a:pt x="1709" y="2851"/>
                                </a:lnTo>
                                <a:lnTo>
                                  <a:pt x="1781" y="2833"/>
                                </a:lnTo>
                                <a:lnTo>
                                  <a:pt x="1851" y="2813"/>
                                </a:lnTo>
                                <a:lnTo>
                                  <a:pt x="1919" y="2788"/>
                                </a:lnTo>
                                <a:lnTo>
                                  <a:pt x="1986" y="2761"/>
                                </a:lnTo>
                                <a:lnTo>
                                  <a:pt x="2052" y="2730"/>
                                </a:lnTo>
                                <a:lnTo>
                                  <a:pt x="2115" y="2696"/>
                                </a:lnTo>
                                <a:lnTo>
                                  <a:pt x="2177" y="2659"/>
                                </a:lnTo>
                                <a:lnTo>
                                  <a:pt x="2237" y="2619"/>
                                </a:lnTo>
                                <a:lnTo>
                                  <a:pt x="2294" y="2577"/>
                                </a:lnTo>
                                <a:lnTo>
                                  <a:pt x="2350" y="2531"/>
                                </a:lnTo>
                                <a:lnTo>
                                  <a:pt x="2403" y="2483"/>
                                </a:lnTo>
                                <a:lnTo>
                                  <a:pt x="2453" y="2432"/>
                                </a:lnTo>
                                <a:lnTo>
                                  <a:pt x="2501" y="2379"/>
                                </a:lnTo>
                                <a:lnTo>
                                  <a:pt x="2547" y="2324"/>
                                </a:lnTo>
                                <a:lnTo>
                                  <a:pt x="2589" y="2267"/>
                                </a:lnTo>
                                <a:lnTo>
                                  <a:pt x="2629" y="2207"/>
                                </a:lnTo>
                                <a:lnTo>
                                  <a:pt x="2666" y="2145"/>
                                </a:lnTo>
                                <a:lnTo>
                                  <a:pt x="2700" y="2082"/>
                                </a:lnTo>
                                <a:lnTo>
                                  <a:pt x="2731" y="2016"/>
                                </a:lnTo>
                                <a:lnTo>
                                  <a:pt x="2759" y="1949"/>
                                </a:lnTo>
                                <a:lnTo>
                                  <a:pt x="2783" y="1881"/>
                                </a:lnTo>
                                <a:lnTo>
                                  <a:pt x="2804" y="1811"/>
                                </a:lnTo>
                                <a:lnTo>
                                  <a:pt x="2821" y="1739"/>
                                </a:lnTo>
                                <a:lnTo>
                                  <a:pt x="2834" y="1666"/>
                                </a:lnTo>
                                <a:lnTo>
                                  <a:pt x="2844" y="1592"/>
                                </a:lnTo>
                                <a:lnTo>
                                  <a:pt x="2850" y="1517"/>
                                </a:lnTo>
                                <a:lnTo>
                                  <a:pt x="2852" y="1441"/>
                                </a:lnTo>
                                <a:lnTo>
                                  <a:pt x="2850" y="1365"/>
                                </a:lnTo>
                                <a:lnTo>
                                  <a:pt x="2844" y="1290"/>
                                </a:lnTo>
                                <a:lnTo>
                                  <a:pt x="2834" y="1216"/>
                                </a:lnTo>
                                <a:lnTo>
                                  <a:pt x="2821" y="1143"/>
                                </a:lnTo>
                                <a:lnTo>
                                  <a:pt x="2804" y="1072"/>
                                </a:lnTo>
                                <a:lnTo>
                                  <a:pt x="2783" y="1001"/>
                                </a:lnTo>
                                <a:lnTo>
                                  <a:pt x="2759" y="933"/>
                                </a:lnTo>
                                <a:lnTo>
                                  <a:pt x="2731" y="866"/>
                                </a:lnTo>
                                <a:lnTo>
                                  <a:pt x="2700" y="800"/>
                                </a:lnTo>
                                <a:lnTo>
                                  <a:pt x="2666" y="737"/>
                                </a:lnTo>
                                <a:lnTo>
                                  <a:pt x="2629" y="675"/>
                                </a:lnTo>
                                <a:lnTo>
                                  <a:pt x="2589" y="616"/>
                                </a:lnTo>
                                <a:lnTo>
                                  <a:pt x="2547" y="558"/>
                                </a:lnTo>
                                <a:lnTo>
                                  <a:pt x="2501" y="503"/>
                                </a:lnTo>
                                <a:lnTo>
                                  <a:pt x="2453" y="450"/>
                                </a:lnTo>
                                <a:lnTo>
                                  <a:pt x="2403" y="399"/>
                                </a:lnTo>
                                <a:lnTo>
                                  <a:pt x="2350" y="351"/>
                                </a:lnTo>
                                <a:lnTo>
                                  <a:pt x="2294" y="306"/>
                                </a:lnTo>
                                <a:lnTo>
                                  <a:pt x="2237" y="263"/>
                                </a:lnTo>
                                <a:lnTo>
                                  <a:pt x="2177" y="223"/>
                                </a:lnTo>
                                <a:lnTo>
                                  <a:pt x="2115" y="186"/>
                                </a:lnTo>
                                <a:lnTo>
                                  <a:pt x="2052" y="152"/>
                                </a:lnTo>
                                <a:lnTo>
                                  <a:pt x="1986" y="121"/>
                                </a:lnTo>
                                <a:lnTo>
                                  <a:pt x="1919" y="94"/>
                                </a:lnTo>
                                <a:lnTo>
                                  <a:pt x="1851" y="69"/>
                                </a:lnTo>
                                <a:lnTo>
                                  <a:pt x="1781" y="49"/>
                                </a:lnTo>
                                <a:lnTo>
                                  <a:pt x="1709" y="31"/>
                                </a:lnTo>
                                <a:lnTo>
                                  <a:pt x="1636" y="18"/>
                                </a:lnTo>
                                <a:lnTo>
                                  <a:pt x="1562" y="8"/>
                                </a:lnTo>
                                <a:lnTo>
                                  <a:pt x="1487" y="2"/>
                                </a:lnTo>
                                <a:lnTo>
                                  <a:pt x="1411" y="0"/>
                                </a:lnTo>
                                <a:close/>
                              </a:path>
                            </a:pathLst>
                          </a:custGeom>
                          <a:solidFill>
                            <a:srgbClr val="FF7A00"/>
                          </a:solidFill>
                          <a:ln>
                            <a:noFill/>
                          </a:ln>
                        </wps:spPr>
                        <wps:bodyPr rot="0" vert="horz" wrap="square" lIns="91440" tIns="45720" rIns="91440" bIns="45720" anchor="t" anchorCtr="0" upright="1">
                          <a:noAutofit/>
                        </wps:bodyPr>
                      </wps:wsp>
                      <wps:wsp>
                        <wps:cNvPr id="1024" name="docshape357"/>
                        <wps:cNvSpPr/>
                        <wps:spPr bwMode="auto">
                          <a:xfrm>
                            <a:off x="1451" y="1547"/>
                            <a:ext cx="1442" cy="1975"/>
                          </a:xfrm>
                          <a:custGeom>
                            <a:avLst/>
                            <a:gdLst>
                              <a:gd name="T0" fmla="+- 0 2757 1451"/>
                              <a:gd name="T1" fmla="*/ T0 w 1442"/>
                              <a:gd name="T2" fmla="+- 0 1547 1547"/>
                              <a:gd name="T3" fmla="*/ 1547 h 1975"/>
                              <a:gd name="T4" fmla="+- 0 2681 1451"/>
                              <a:gd name="T5" fmla="*/ T4 w 1442"/>
                              <a:gd name="T6" fmla="+- 0 1556 1547"/>
                              <a:gd name="T7" fmla="*/ 1556 h 1975"/>
                              <a:gd name="T8" fmla="+- 0 2607 1451"/>
                              <a:gd name="T9" fmla="*/ T8 w 1442"/>
                              <a:gd name="T10" fmla="+- 0 1569 1547"/>
                              <a:gd name="T11" fmla="*/ 1569 h 1975"/>
                              <a:gd name="T12" fmla="+- 0 2534 1451"/>
                              <a:gd name="T13" fmla="*/ T12 w 1442"/>
                              <a:gd name="T14" fmla="+- 0 1586 1547"/>
                              <a:gd name="T15" fmla="*/ 1586 h 1975"/>
                              <a:gd name="T16" fmla="+- 0 2463 1451"/>
                              <a:gd name="T17" fmla="*/ T16 w 1442"/>
                              <a:gd name="T18" fmla="+- 0 1607 1547"/>
                              <a:gd name="T19" fmla="*/ 1607 h 1975"/>
                              <a:gd name="T20" fmla="+- 0 2393 1451"/>
                              <a:gd name="T21" fmla="*/ T20 w 1442"/>
                              <a:gd name="T22" fmla="+- 0 1631 1547"/>
                              <a:gd name="T23" fmla="*/ 1631 h 1975"/>
                              <a:gd name="T24" fmla="+- 0 2325 1451"/>
                              <a:gd name="T25" fmla="*/ T24 w 1442"/>
                              <a:gd name="T26" fmla="+- 0 1658 1547"/>
                              <a:gd name="T27" fmla="*/ 1658 h 1975"/>
                              <a:gd name="T28" fmla="+- 0 2258 1451"/>
                              <a:gd name="T29" fmla="*/ T28 w 1442"/>
                              <a:gd name="T30" fmla="+- 0 1689 1547"/>
                              <a:gd name="T31" fmla="*/ 1689 h 1975"/>
                              <a:gd name="T32" fmla="+- 0 2194 1451"/>
                              <a:gd name="T33" fmla="*/ T32 w 1442"/>
                              <a:gd name="T34" fmla="+- 0 1723 1547"/>
                              <a:gd name="T35" fmla="*/ 1723 h 1975"/>
                              <a:gd name="T36" fmla="+- 0 2132 1451"/>
                              <a:gd name="T37" fmla="*/ T36 w 1442"/>
                              <a:gd name="T38" fmla="+- 0 1759 1547"/>
                              <a:gd name="T39" fmla="*/ 1759 h 1975"/>
                              <a:gd name="T40" fmla="+- 0 2071 1451"/>
                              <a:gd name="T41" fmla="*/ T40 w 1442"/>
                              <a:gd name="T42" fmla="+- 0 1799 1547"/>
                              <a:gd name="T43" fmla="*/ 1799 h 1975"/>
                              <a:gd name="T44" fmla="+- 0 2013 1451"/>
                              <a:gd name="T45" fmla="*/ T44 w 1442"/>
                              <a:gd name="T46" fmla="+- 0 1842 1547"/>
                              <a:gd name="T47" fmla="*/ 1842 h 1975"/>
                              <a:gd name="T48" fmla="+- 0 1957 1451"/>
                              <a:gd name="T49" fmla="*/ T48 w 1442"/>
                              <a:gd name="T50" fmla="+- 0 1888 1547"/>
                              <a:gd name="T51" fmla="*/ 1888 h 1975"/>
                              <a:gd name="T52" fmla="+- 0 1904 1451"/>
                              <a:gd name="T53" fmla="*/ T52 w 1442"/>
                              <a:gd name="T54" fmla="+- 0 1936 1547"/>
                              <a:gd name="T55" fmla="*/ 1936 h 1975"/>
                              <a:gd name="T56" fmla="+- 0 1852 1451"/>
                              <a:gd name="T57" fmla="*/ T56 w 1442"/>
                              <a:gd name="T58" fmla="+- 0 1987 1547"/>
                              <a:gd name="T59" fmla="*/ 1987 h 1975"/>
                              <a:gd name="T60" fmla="+- 0 1804 1451"/>
                              <a:gd name="T61" fmla="*/ T60 w 1442"/>
                              <a:gd name="T62" fmla="+- 0 2040 1547"/>
                              <a:gd name="T63" fmla="*/ 2040 h 1975"/>
                              <a:gd name="T64" fmla="+- 0 1758 1451"/>
                              <a:gd name="T65" fmla="*/ T64 w 1442"/>
                              <a:gd name="T66" fmla="+- 0 2096 1547"/>
                              <a:gd name="T67" fmla="*/ 2096 h 1975"/>
                              <a:gd name="T68" fmla="+- 0 1715 1451"/>
                              <a:gd name="T69" fmla="*/ T68 w 1442"/>
                              <a:gd name="T70" fmla="+- 0 2154 1547"/>
                              <a:gd name="T71" fmla="*/ 2154 h 1975"/>
                              <a:gd name="T72" fmla="+- 0 1675 1451"/>
                              <a:gd name="T73" fmla="*/ T72 w 1442"/>
                              <a:gd name="T74" fmla="+- 0 2214 1547"/>
                              <a:gd name="T75" fmla="*/ 2214 h 1975"/>
                              <a:gd name="T76" fmla="+- 0 1638 1451"/>
                              <a:gd name="T77" fmla="*/ T76 w 1442"/>
                              <a:gd name="T78" fmla="+- 0 2276 1547"/>
                              <a:gd name="T79" fmla="*/ 2276 h 1975"/>
                              <a:gd name="T80" fmla="+- 0 1604 1451"/>
                              <a:gd name="T81" fmla="*/ T80 w 1442"/>
                              <a:gd name="T82" fmla="+- 0 2340 1547"/>
                              <a:gd name="T83" fmla="*/ 2340 h 1975"/>
                              <a:gd name="T84" fmla="+- 0 1573 1451"/>
                              <a:gd name="T85" fmla="*/ T84 w 1442"/>
                              <a:gd name="T86" fmla="+- 0 2405 1547"/>
                              <a:gd name="T87" fmla="*/ 2405 h 1975"/>
                              <a:gd name="T88" fmla="+- 0 1545 1451"/>
                              <a:gd name="T89" fmla="*/ T88 w 1442"/>
                              <a:gd name="T90" fmla="+- 0 2473 1547"/>
                              <a:gd name="T91" fmla="*/ 2473 h 1975"/>
                              <a:gd name="T92" fmla="+- 0 1521 1451"/>
                              <a:gd name="T93" fmla="*/ T92 w 1442"/>
                              <a:gd name="T94" fmla="+- 0 2542 1547"/>
                              <a:gd name="T95" fmla="*/ 2542 h 1975"/>
                              <a:gd name="T96" fmla="+- 0 1500 1451"/>
                              <a:gd name="T97" fmla="*/ T96 w 1442"/>
                              <a:gd name="T98" fmla="+- 0 2612 1547"/>
                              <a:gd name="T99" fmla="*/ 2612 h 1975"/>
                              <a:gd name="T100" fmla="+- 0 1483 1451"/>
                              <a:gd name="T101" fmla="*/ T100 w 1442"/>
                              <a:gd name="T102" fmla="+- 0 2684 1547"/>
                              <a:gd name="T103" fmla="*/ 2684 h 1975"/>
                              <a:gd name="T104" fmla="+- 0 1469 1451"/>
                              <a:gd name="T105" fmla="*/ T104 w 1442"/>
                              <a:gd name="T106" fmla="+- 0 2757 1547"/>
                              <a:gd name="T107" fmla="*/ 2757 h 1975"/>
                              <a:gd name="T108" fmla="+- 0 1459 1451"/>
                              <a:gd name="T109" fmla="*/ T108 w 1442"/>
                              <a:gd name="T110" fmla="+- 0 2831 1547"/>
                              <a:gd name="T111" fmla="*/ 2831 h 1975"/>
                              <a:gd name="T112" fmla="+- 0 1453 1451"/>
                              <a:gd name="T113" fmla="*/ T112 w 1442"/>
                              <a:gd name="T114" fmla="+- 0 2906 1547"/>
                              <a:gd name="T115" fmla="*/ 2906 h 1975"/>
                              <a:gd name="T116" fmla="+- 0 1451 1451"/>
                              <a:gd name="T117" fmla="*/ T116 w 1442"/>
                              <a:gd name="T118" fmla="+- 0 2982 1547"/>
                              <a:gd name="T119" fmla="*/ 2982 h 1975"/>
                              <a:gd name="T120" fmla="+- 0 1453 1451"/>
                              <a:gd name="T121" fmla="*/ T120 w 1442"/>
                              <a:gd name="T122" fmla="+- 0 3061 1547"/>
                              <a:gd name="T123" fmla="*/ 3061 h 1975"/>
                              <a:gd name="T124" fmla="+- 0 1460 1451"/>
                              <a:gd name="T125" fmla="*/ T124 w 1442"/>
                              <a:gd name="T126" fmla="+- 0 3140 1547"/>
                              <a:gd name="T127" fmla="*/ 3140 h 1975"/>
                              <a:gd name="T128" fmla="+- 0 1471 1451"/>
                              <a:gd name="T129" fmla="*/ T128 w 1442"/>
                              <a:gd name="T130" fmla="+- 0 3218 1547"/>
                              <a:gd name="T131" fmla="*/ 3218 h 1975"/>
                              <a:gd name="T132" fmla="+- 0 1486 1451"/>
                              <a:gd name="T133" fmla="*/ T132 w 1442"/>
                              <a:gd name="T134" fmla="+- 0 3296 1547"/>
                              <a:gd name="T135" fmla="*/ 3296 h 1975"/>
                              <a:gd name="T136" fmla="+- 0 1505 1451"/>
                              <a:gd name="T137" fmla="*/ T136 w 1442"/>
                              <a:gd name="T138" fmla="+- 0 3372 1547"/>
                              <a:gd name="T139" fmla="*/ 3372 h 1975"/>
                              <a:gd name="T140" fmla="+- 0 1528 1451"/>
                              <a:gd name="T141" fmla="*/ T140 w 1442"/>
                              <a:gd name="T142" fmla="+- 0 3448 1547"/>
                              <a:gd name="T143" fmla="*/ 3448 h 1975"/>
                              <a:gd name="T144" fmla="+- 0 1556 1451"/>
                              <a:gd name="T145" fmla="*/ T144 w 1442"/>
                              <a:gd name="T146" fmla="+- 0 3522 1547"/>
                              <a:gd name="T147" fmla="*/ 3522 h 1975"/>
                              <a:gd name="T148" fmla="+- 0 2892 1451"/>
                              <a:gd name="T149" fmla="*/ T148 w 1442"/>
                              <a:gd name="T150" fmla="+- 0 2982 1547"/>
                              <a:gd name="T151" fmla="*/ 2982 h 1975"/>
                              <a:gd name="T152" fmla="+- 0 2757 1451"/>
                              <a:gd name="T153" fmla="*/ T152 w 1442"/>
                              <a:gd name="T154" fmla="+- 0 1547 1547"/>
                              <a:gd name="T155" fmla="*/ 1547 h 1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42" h="1975">
                                <a:moveTo>
                                  <a:pt x="1306" y="0"/>
                                </a:moveTo>
                                <a:lnTo>
                                  <a:pt x="1230" y="9"/>
                                </a:lnTo>
                                <a:lnTo>
                                  <a:pt x="1156" y="22"/>
                                </a:lnTo>
                                <a:lnTo>
                                  <a:pt x="1083" y="39"/>
                                </a:lnTo>
                                <a:lnTo>
                                  <a:pt x="1012" y="60"/>
                                </a:lnTo>
                                <a:lnTo>
                                  <a:pt x="942" y="84"/>
                                </a:lnTo>
                                <a:lnTo>
                                  <a:pt x="874" y="111"/>
                                </a:lnTo>
                                <a:lnTo>
                                  <a:pt x="807" y="142"/>
                                </a:lnTo>
                                <a:lnTo>
                                  <a:pt x="743" y="176"/>
                                </a:lnTo>
                                <a:lnTo>
                                  <a:pt x="681" y="212"/>
                                </a:lnTo>
                                <a:lnTo>
                                  <a:pt x="620" y="252"/>
                                </a:lnTo>
                                <a:lnTo>
                                  <a:pt x="562" y="295"/>
                                </a:lnTo>
                                <a:lnTo>
                                  <a:pt x="506" y="341"/>
                                </a:lnTo>
                                <a:lnTo>
                                  <a:pt x="453" y="389"/>
                                </a:lnTo>
                                <a:lnTo>
                                  <a:pt x="401" y="440"/>
                                </a:lnTo>
                                <a:lnTo>
                                  <a:pt x="353" y="493"/>
                                </a:lnTo>
                                <a:lnTo>
                                  <a:pt x="307" y="549"/>
                                </a:lnTo>
                                <a:lnTo>
                                  <a:pt x="264" y="607"/>
                                </a:lnTo>
                                <a:lnTo>
                                  <a:pt x="224" y="667"/>
                                </a:lnTo>
                                <a:lnTo>
                                  <a:pt x="187" y="729"/>
                                </a:lnTo>
                                <a:lnTo>
                                  <a:pt x="153" y="793"/>
                                </a:lnTo>
                                <a:lnTo>
                                  <a:pt x="122" y="858"/>
                                </a:lnTo>
                                <a:lnTo>
                                  <a:pt x="94" y="926"/>
                                </a:lnTo>
                                <a:lnTo>
                                  <a:pt x="70" y="995"/>
                                </a:lnTo>
                                <a:lnTo>
                                  <a:pt x="49" y="1065"/>
                                </a:lnTo>
                                <a:lnTo>
                                  <a:pt x="32" y="1137"/>
                                </a:lnTo>
                                <a:lnTo>
                                  <a:pt x="18" y="1210"/>
                                </a:lnTo>
                                <a:lnTo>
                                  <a:pt x="8" y="1284"/>
                                </a:lnTo>
                                <a:lnTo>
                                  <a:pt x="2" y="1359"/>
                                </a:lnTo>
                                <a:lnTo>
                                  <a:pt x="0" y="1435"/>
                                </a:lnTo>
                                <a:lnTo>
                                  <a:pt x="2" y="1514"/>
                                </a:lnTo>
                                <a:lnTo>
                                  <a:pt x="9" y="1593"/>
                                </a:lnTo>
                                <a:lnTo>
                                  <a:pt x="20" y="1671"/>
                                </a:lnTo>
                                <a:lnTo>
                                  <a:pt x="35" y="1749"/>
                                </a:lnTo>
                                <a:lnTo>
                                  <a:pt x="54" y="1825"/>
                                </a:lnTo>
                                <a:lnTo>
                                  <a:pt x="77" y="1901"/>
                                </a:lnTo>
                                <a:lnTo>
                                  <a:pt x="105" y="1975"/>
                                </a:lnTo>
                                <a:lnTo>
                                  <a:pt x="1441" y="1435"/>
                                </a:lnTo>
                                <a:lnTo>
                                  <a:pt x="1306" y="0"/>
                                </a:lnTo>
                                <a:close/>
                              </a:path>
                            </a:pathLst>
                          </a:custGeom>
                          <a:solidFill>
                            <a:srgbClr val="FFA600"/>
                          </a:solidFill>
                          <a:ln>
                            <a:noFill/>
                          </a:ln>
                        </wps:spPr>
                        <wps:bodyPr rot="0" vert="horz" wrap="square" lIns="91440" tIns="45720" rIns="91440" bIns="45720" anchor="t" anchorCtr="0" upright="1">
                          <a:noAutofit/>
                        </wps:bodyPr>
                      </wps:wsp>
                      <wps:wsp>
                        <wps:cNvPr id="1025" name="docshape358"/>
                        <wps:cNvSpPr/>
                        <wps:spPr bwMode="auto">
                          <a:xfrm>
                            <a:off x="1451" y="1547"/>
                            <a:ext cx="1442" cy="1975"/>
                          </a:xfrm>
                          <a:custGeom>
                            <a:avLst/>
                            <a:gdLst>
                              <a:gd name="T0" fmla="+- 0 2892 1451"/>
                              <a:gd name="T1" fmla="*/ T0 w 1442"/>
                              <a:gd name="T2" fmla="+- 0 2982 1547"/>
                              <a:gd name="T3" fmla="*/ 2982 h 1975"/>
                              <a:gd name="T4" fmla="+- 0 1556 1451"/>
                              <a:gd name="T5" fmla="*/ T4 w 1442"/>
                              <a:gd name="T6" fmla="+- 0 3522 1547"/>
                              <a:gd name="T7" fmla="*/ 3522 h 1975"/>
                              <a:gd name="T8" fmla="+- 0 1528 1451"/>
                              <a:gd name="T9" fmla="*/ T8 w 1442"/>
                              <a:gd name="T10" fmla="+- 0 3448 1547"/>
                              <a:gd name="T11" fmla="*/ 3448 h 1975"/>
                              <a:gd name="T12" fmla="+- 0 1505 1451"/>
                              <a:gd name="T13" fmla="*/ T12 w 1442"/>
                              <a:gd name="T14" fmla="+- 0 3372 1547"/>
                              <a:gd name="T15" fmla="*/ 3372 h 1975"/>
                              <a:gd name="T16" fmla="+- 0 1486 1451"/>
                              <a:gd name="T17" fmla="*/ T16 w 1442"/>
                              <a:gd name="T18" fmla="+- 0 3296 1547"/>
                              <a:gd name="T19" fmla="*/ 3296 h 1975"/>
                              <a:gd name="T20" fmla="+- 0 1471 1451"/>
                              <a:gd name="T21" fmla="*/ T20 w 1442"/>
                              <a:gd name="T22" fmla="+- 0 3218 1547"/>
                              <a:gd name="T23" fmla="*/ 3218 h 1975"/>
                              <a:gd name="T24" fmla="+- 0 1460 1451"/>
                              <a:gd name="T25" fmla="*/ T24 w 1442"/>
                              <a:gd name="T26" fmla="+- 0 3140 1547"/>
                              <a:gd name="T27" fmla="*/ 3140 h 1975"/>
                              <a:gd name="T28" fmla="+- 0 1453 1451"/>
                              <a:gd name="T29" fmla="*/ T28 w 1442"/>
                              <a:gd name="T30" fmla="+- 0 3061 1547"/>
                              <a:gd name="T31" fmla="*/ 3061 h 1975"/>
                              <a:gd name="T32" fmla="+- 0 1451 1451"/>
                              <a:gd name="T33" fmla="*/ T32 w 1442"/>
                              <a:gd name="T34" fmla="+- 0 2982 1547"/>
                              <a:gd name="T35" fmla="*/ 2982 h 1975"/>
                              <a:gd name="T36" fmla="+- 0 1453 1451"/>
                              <a:gd name="T37" fmla="*/ T36 w 1442"/>
                              <a:gd name="T38" fmla="+- 0 2906 1547"/>
                              <a:gd name="T39" fmla="*/ 2906 h 1975"/>
                              <a:gd name="T40" fmla="+- 0 1459 1451"/>
                              <a:gd name="T41" fmla="*/ T40 w 1442"/>
                              <a:gd name="T42" fmla="+- 0 2831 1547"/>
                              <a:gd name="T43" fmla="*/ 2831 h 1975"/>
                              <a:gd name="T44" fmla="+- 0 1469 1451"/>
                              <a:gd name="T45" fmla="*/ T44 w 1442"/>
                              <a:gd name="T46" fmla="+- 0 2757 1547"/>
                              <a:gd name="T47" fmla="*/ 2757 h 1975"/>
                              <a:gd name="T48" fmla="+- 0 1483 1451"/>
                              <a:gd name="T49" fmla="*/ T48 w 1442"/>
                              <a:gd name="T50" fmla="+- 0 2684 1547"/>
                              <a:gd name="T51" fmla="*/ 2684 h 1975"/>
                              <a:gd name="T52" fmla="+- 0 1500 1451"/>
                              <a:gd name="T53" fmla="*/ T52 w 1442"/>
                              <a:gd name="T54" fmla="+- 0 2612 1547"/>
                              <a:gd name="T55" fmla="*/ 2612 h 1975"/>
                              <a:gd name="T56" fmla="+- 0 1521 1451"/>
                              <a:gd name="T57" fmla="*/ T56 w 1442"/>
                              <a:gd name="T58" fmla="+- 0 2542 1547"/>
                              <a:gd name="T59" fmla="*/ 2542 h 1975"/>
                              <a:gd name="T60" fmla="+- 0 1545 1451"/>
                              <a:gd name="T61" fmla="*/ T60 w 1442"/>
                              <a:gd name="T62" fmla="+- 0 2473 1547"/>
                              <a:gd name="T63" fmla="*/ 2473 h 1975"/>
                              <a:gd name="T64" fmla="+- 0 1573 1451"/>
                              <a:gd name="T65" fmla="*/ T64 w 1442"/>
                              <a:gd name="T66" fmla="+- 0 2405 1547"/>
                              <a:gd name="T67" fmla="*/ 2405 h 1975"/>
                              <a:gd name="T68" fmla="+- 0 1604 1451"/>
                              <a:gd name="T69" fmla="*/ T68 w 1442"/>
                              <a:gd name="T70" fmla="+- 0 2340 1547"/>
                              <a:gd name="T71" fmla="*/ 2340 h 1975"/>
                              <a:gd name="T72" fmla="+- 0 1638 1451"/>
                              <a:gd name="T73" fmla="*/ T72 w 1442"/>
                              <a:gd name="T74" fmla="+- 0 2276 1547"/>
                              <a:gd name="T75" fmla="*/ 2276 h 1975"/>
                              <a:gd name="T76" fmla="+- 0 1675 1451"/>
                              <a:gd name="T77" fmla="*/ T76 w 1442"/>
                              <a:gd name="T78" fmla="+- 0 2214 1547"/>
                              <a:gd name="T79" fmla="*/ 2214 h 1975"/>
                              <a:gd name="T80" fmla="+- 0 1715 1451"/>
                              <a:gd name="T81" fmla="*/ T80 w 1442"/>
                              <a:gd name="T82" fmla="+- 0 2154 1547"/>
                              <a:gd name="T83" fmla="*/ 2154 h 1975"/>
                              <a:gd name="T84" fmla="+- 0 1758 1451"/>
                              <a:gd name="T85" fmla="*/ T84 w 1442"/>
                              <a:gd name="T86" fmla="+- 0 2096 1547"/>
                              <a:gd name="T87" fmla="*/ 2096 h 1975"/>
                              <a:gd name="T88" fmla="+- 0 1804 1451"/>
                              <a:gd name="T89" fmla="*/ T88 w 1442"/>
                              <a:gd name="T90" fmla="+- 0 2040 1547"/>
                              <a:gd name="T91" fmla="*/ 2040 h 1975"/>
                              <a:gd name="T92" fmla="+- 0 1852 1451"/>
                              <a:gd name="T93" fmla="*/ T92 w 1442"/>
                              <a:gd name="T94" fmla="+- 0 1987 1547"/>
                              <a:gd name="T95" fmla="*/ 1987 h 1975"/>
                              <a:gd name="T96" fmla="+- 0 1904 1451"/>
                              <a:gd name="T97" fmla="*/ T96 w 1442"/>
                              <a:gd name="T98" fmla="+- 0 1936 1547"/>
                              <a:gd name="T99" fmla="*/ 1936 h 1975"/>
                              <a:gd name="T100" fmla="+- 0 1957 1451"/>
                              <a:gd name="T101" fmla="*/ T100 w 1442"/>
                              <a:gd name="T102" fmla="+- 0 1888 1547"/>
                              <a:gd name="T103" fmla="*/ 1888 h 1975"/>
                              <a:gd name="T104" fmla="+- 0 2013 1451"/>
                              <a:gd name="T105" fmla="*/ T104 w 1442"/>
                              <a:gd name="T106" fmla="+- 0 1842 1547"/>
                              <a:gd name="T107" fmla="*/ 1842 h 1975"/>
                              <a:gd name="T108" fmla="+- 0 2071 1451"/>
                              <a:gd name="T109" fmla="*/ T108 w 1442"/>
                              <a:gd name="T110" fmla="+- 0 1799 1547"/>
                              <a:gd name="T111" fmla="*/ 1799 h 1975"/>
                              <a:gd name="T112" fmla="+- 0 2132 1451"/>
                              <a:gd name="T113" fmla="*/ T112 w 1442"/>
                              <a:gd name="T114" fmla="+- 0 1759 1547"/>
                              <a:gd name="T115" fmla="*/ 1759 h 1975"/>
                              <a:gd name="T116" fmla="+- 0 2194 1451"/>
                              <a:gd name="T117" fmla="*/ T116 w 1442"/>
                              <a:gd name="T118" fmla="+- 0 1723 1547"/>
                              <a:gd name="T119" fmla="*/ 1723 h 1975"/>
                              <a:gd name="T120" fmla="+- 0 2258 1451"/>
                              <a:gd name="T121" fmla="*/ T120 w 1442"/>
                              <a:gd name="T122" fmla="+- 0 1689 1547"/>
                              <a:gd name="T123" fmla="*/ 1689 h 1975"/>
                              <a:gd name="T124" fmla="+- 0 2325 1451"/>
                              <a:gd name="T125" fmla="*/ T124 w 1442"/>
                              <a:gd name="T126" fmla="+- 0 1658 1547"/>
                              <a:gd name="T127" fmla="*/ 1658 h 1975"/>
                              <a:gd name="T128" fmla="+- 0 2393 1451"/>
                              <a:gd name="T129" fmla="*/ T128 w 1442"/>
                              <a:gd name="T130" fmla="+- 0 1631 1547"/>
                              <a:gd name="T131" fmla="*/ 1631 h 1975"/>
                              <a:gd name="T132" fmla="+- 0 2463 1451"/>
                              <a:gd name="T133" fmla="*/ T132 w 1442"/>
                              <a:gd name="T134" fmla="+- 0 1607 1547"/>
                              <a:gd name="T135" fmla="*/ 1607 h 1975"/>
                              <a:gd name="T136" fmla="+- 0 2534 1451"/>
                              <a:gd name="T137" fmla="*/ T136 w 1442"/>
                              <a:gd name="T138" fmla="+- 0 1586 1547"/>
                              <a:gd name="T139" fmla="*/ 1586 h 1975"/>
                              <a:gd name="T140" fmla="+- 0 2607 1451"/>
                              <a:gd name="T141" fmla="*/ T140 w 1442"/>
                              <a:gd name="T142" fmla="+- 0 1569 1547"/>
                              <a:gd name="T143" fmla="*/ 1569 h 1975"/>
                              <a:gd name="T144" fmla="+- 0 2681 1451"/>
                              <a:gd name="T145" fmla="*/ T144 w 1442"/>
                              <a:gd name="T146" fmla="+- 0 1556 1547"/>
                              <a:gd name="T147" fmla="*/ 1556 h 1975"/>
                              <a:gd name="T148" fmla="+- 0 2757 1451"/>
                              <a:gd name="T149" fmla="*/ T148 w 1442"/>
                              <a:gd name="T150" fmla="+- 0 1547 1547"/>
                              <a:gd name="T151" fmla="*/ 1547 h 1975"/>
                              <a:gd name="T152" fmla="+- 0 2892 1451"/>
                              <a:gd name="T153" fmla="*/ T152 w 1442"/>
                              <a:gd name="T154" fmla="+- 0 2982 1547"/>
                              <a:gd name="T155" fmla="*/ 2982 h 1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42" h="1975">
                                <a:moveTo>
                                  <a:pt x="1441" y="1435"/>
                                </a:moveTo>
                                <a:lnTo>
                                  <a:pt x="105" y="1975"/>
                                </a:lnTo>
                                <a:lnTo>
                                  <a:pt x="77" y="1901"/>
                                </a:lnTo>
                                <a:lnTo>
                                  <a:pt x="54" y="1825"/>
                                </a:lnTo>
                                <a:lnTo>
                                  <a:pt x="35" y="1749"/>
                                </a:lnTo>
                                <a:lnTo>
                                  <a:pt x="20" y="1671"/>
                                </a:lnTo>
                                <a:lnTo>
                                  <a:pt x="9" y="1593"/>
                                </a:lnTo>
                                <a:lnTo>
                                  <a:pt x="2" y="1514"/>
                                </a:lnTo>
                                <a:lnTo>
                                  <a:pt x="0" y="1435"/>
                                </a:lnTo>
                                <a:lnTo>
                                  <a:pt x="2" y="1359"/>
                                </a:lnTo>
                                <a:lnTo>
                                  <a:pt x="8" y="1284"/>
                                </a:lnTo>
                                <a:lnTo>
                                  <a:pt x="18" y="1210"/>
                                </a:lnTo>
                                <a:lnTo>
                                  <a:pt x="32" y="1137"/>
                                </a:lnTo>
                                <a:lnTo>
                                  <a:pt x="49" y="1065"/>
                                </a:lnTo>
                                <a:lnTo>
                                  <a:pt x="70" y="995"/>
                                </a:lnTo>
                                <a:lnTo>
                                  <a:pt x="94" y="926"/>
                                </a:lnTo>
                                <a:lnTo>
                                  <a:pt x="122" y="858"/>
                                </a:lnTo>
                                <a:lnTo>
                                  <a:pt x="153" y="793"/>
                                </a:lnTo>
                                <a:lnTo>
                                  <a:pt x="187" y="729"/>
                                </a:lnTo>
                                <a:lnTo>
                                  <a:pt x="224" y="667"/>
                                </a:lnTo>
                                <a:lnTo>
                                  <a:pt x="264" y="607"/>
                                </a:lnTo>
                                <a:lnTo>
                                  <a:pt x="307" y="549"/>
                                </a:lnTo>
                                <a:lnTo>
                                  <a:pt x="353" y="493"/>
                                </a:lnTo>
                                <a:lnTo>
                                  <a:pt x="401" y="440"/>
                                </a:lnTo>
                                <a:lnTo>
                                  <a:pt x="453" y="389"/>
                                </a:lnTo>
                                <a:lnTo>
                                  <a:pt x="506" y="341"/>
                                </a:lnTo>
                                <a:lnTo>
                                  <a:pt x="562" y="295"/>
                                </a:lnTo>
                                <a:lnTo>
                                  <a:pt x="620" y="252"/>
                                </a:lnTo>
                                <a:lnTo>
                                  <a:pt x="681" y="212"/>
                                </a:lnTo>
                                <a:lnTo>
                                  <a:pt x="743" y="176"/>
                                </a:lnTo>
                                <a:lnTo>
                                  <a:pt x="807" y="142"/>
                                </a:lnTo>
                                <a:lnTo>
                                  <a:pt x="874" y="111"/>
                                </a:lnTo>
                                <a:lnTo>
                                  <a:pt x="942" y="84"/>
                                </a:lnTo>
                                <a:lnTo>
                                  <a:pt x="1012" y="60"/>
                                </a:lnTo>
                                <a:lnTo>
                                  <a:pt x="1083" y="39"/>
                                </a:lnTo>
                                <a:lnTo>
                                  <a:pt x="1156" y="22"/>
                                </a:lnTo>
                                <a:lnTo>
                                  <a:pt x="1230" y="9"/>
                                </a:lnTo>
                                <a:lnTo>
                                  <a:pt x="1306" y="0"/>
                                </a:lnTo>
                                <a:lnTo>
                                  <a:pt x="1441" y="1435"/>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026" name="docshape359"/>
                        <wps:cNvSpPr/>
                        <wps:spPr bwMode="auto">
                          <a:xfrm>
                            <a:off x="2691" y="1540"/>
                            <a:ext cx="201" cy="1442"/>
                          </a:xfrm>
                          <a:custGeom>
                            <a:avLst/>
                            <a:gdLst>
                              <a:gd name="T0" fmla="+- 0 2892 2692"/>
                              <a:gd name="T1" fmla="*/ T0 w 201"/>
                              <a:gd name="T2" fmla="+- 0 1541 1541"/>
                              <a:gd name="T3" fmla="*/ 1541 h 1442"/>
                              <a:gd name="T4" fmla="+- 0 2817 2692"/>
                              <a:gd name="T5" fmla="*/ T4 w 201"/>
                              <a:gd name="T6" fmla="+- 0 1543 1541"/>
                              <a:gd name="T7" fmla="*/ 1543 h 1442"/>
                              <a:gd name="T8" fmla="+- 0 2742 2692"/>
                              <a:gd name="T9" fmla="*/ T8 w 201"/>
                              <a:gd name="T10" fmla="+- 0 1549 1541"/>
                              <a:gd name="T11" fmla="*/ 1549 h 1442"/>
                              <a:gd name="T12" fmla="+- 0 2692 2692"/>
                              <a:gd name="T13" fmla="*/ T12 w 201"/>
                              <a:gd name="T14" fmla="+- 0 1555 1541"/>
                              <a:gd name="T15" fmla="*/ 1555 h 1442"/>
                              <a:gd name="T16" fmla="+- 0 2892 2692"/>
                              <a:gd name="T17" fmla="*/ T16 w 201"/>
                              <a:gd name="T18" fmla="+- 0 2982 1541"/>
                              <a:gd name="T19" fmla="*/ 2982 h 1442"/>
                              <a:gd name="T20" fmla="+- 0 2892 2692"/>
                              <a:gd name="T21" fmla="*/ T20 w 201"/>
                              <a:gd name="T22" fmla="+- 0 1541 1541"/>
                              <a:gd name="T23" fmla="*/ 1541 h 1442"/>
                            </a:gdLst>
                            <a:ahLst/>
                            <a:cxnLst>
                              <a:cxn ang="0">
                                <a:pos x="T1" y="T3"/>
                              </a:cxn>
                              <a:cxn ang="0">
                                <a:pos x="T5" y="T7"/>
                              </a:cxn>
                              <a:cxn ang="0">
                                <a:pos x="T9" y="T11"/>
                              </a:cxn>
                              <a:cxn ang="0">
                                <a:pos x="T13" y="T15"/>
                              </a:cxn>
                              <a:cxn ang="0">
                                <a:pos x="T17" y="T19"/>
                              </a:cxn>
                              <a:cxn ang="0">
                                <a:pos x="T21" y="T23"/>
                              </a:cxn>
                            </a:cxnLst>
                            <a:rect l="0" t="0" r="r" b="b"/>
                            <a:pathLst>
                              <a:path w="201" h="1442">
                                <a:moveTo>
                                  <a:pt x="200" y="0"/>
                                </a:moveTo>
                                <a:lnTo>
                                  <a:pt x="125" y="2"/>
                                </a:lnTo>
                                <a:lnTo>
                                  <a:pt x="50" y="8"/>
                                </a:lnTo>
                                <a:lnTo>
                                  <a:pt x="0" y="14"/>
                                </a:lnTo>
                                <a:lnTo>
                                  <a:pt x="200" y="1441"/>
                                </a:lnTo>
                                <a:lnTo>
                                  <a:pt x="200" y="0"/>
                                </a:lnTo>
                                <a:close/>
                              </a:path>
                            </a:pathLst>
                          </a:custGeom>
                          <a:solidFill>
                            <a:srgbClr val="FFCA66"/>
                          </a:solidFill>
                          <a:ln>
                            <a:noFill/>
                          </a:ln>
                        </wps:spPr>
                        <wps:bodyPr rot="0" vert="horz" wrap="square" lIns="91440" tIns="45720" rIns="91440" bIns="45720" anchor="t" anchorCtr="0" upright="1">
                          <a:noAutofit/>
                        </wps:bodyPr>
                      </wps:wsp>
                      <wps:wsp>
                        <wps:cNvPr id="1027" name="docshape360"/>
                        <wps:cNvSpPr/>
                        <wps:spPr bwMode="auto">
                          <a:xfrm>
                            <a:off x="2691" y="1540"/>
                            <a:ext cx="201" cy="1442"/>
                          </a:xfrm>
                          <a:custGeom>
                            <a:avLst/>
                            <a:gdLst>
                              <a:gd name="T0" fmla="+- 0 2892 2692"/>
                              <a:gd name="T1" fmla="*/ T0 w 201"/>
                              <a:gd name="T2" fmla="+- 0 2982 1541"/>
                              <a:gd name="T3" fmla="*/ 2982 h 1442"/>
                              <a:gd name="T4" fmla="+- 0 2692 2692"/>
                              <a:gd name="T5" fmla="*/ T4 w 201"/>
                              <a:gd name="T6" fmla="+- 0 1555 1541"/>
                              <a:gd name="T7" fmla="*/ 1555 h 1442"/>
                              <a:gd name="T8" fmla="+- 0 2717 2692"/>
                              <a:gd name="T9" fmla="*/ T8 w 201"/>
                              <a:gd name="T10" fmla="+- 0 1552 1541"/>
                              <a:gd name="T11" fmla="*/ 1552 h 1442"/>
                              <a:gd name="T12" fmla="+- 0 2742 2692"/>
                              <a:gd name="T13" fmla="*/ T12 w 201"/>
                              <a:gd name="T14" fmla="+- 0 1549 1541"/>
                              <a:gd name="T15" fmla="*/ 1549 h 1442"/>
                              <a:gd name="T16" fmla="+- 0 2817 2692"/>
                              <a:gd name="T17" fmla="*/ T16 w 201"/>
                              <a:gd name="T18" fmla="+- 0 1543 1541"/>
                              <a:gd name="T19" fmla="*/ 1543 h 1442"/>
                              <a:gd name="T20" fmla="+- 0 2892 2692"/>
                              <a:gd name="T21" fmla="*/ T20 w 201"/>
                              <a:gd name="T22" fmla="+- 0 1541 1541"/>
                              <a:gd name="T23" fmla="*/ 1541 h 1442"/>
                              <a:gd name="T24" fmla="+- 0 2892 2692"/>
                              <a:gd name="T25" fmla="*/ T24 w 201"/>
                              <a:gd name="T26" fmla="+- 0 2982 1541"/>
                              <a:gd name="T27" fmla="*/ 2982 h 1442"/>
                            </a:gdLst>
                            <a:ahLst/>
                            <a:cxnLst>
                              <a:cxn ang="0">
                                <a:pos x="T1" y="T3"/>
                              </a:cxn>
                              <a:cxn ang="0">
                                <a:pos x="T5" y="T7"/>
                              </a:cxn>
                              <a:cxn ang="0">
                                <a:pos x="T9" y="T11"/>
                              </a:cxn>
                              <a:cxn ang="0">
                                <a:pos x="T13" y="T15"/>
                              </a:cxn>
                              <a:cxn ang="0">
                                <a:pos x="T17" y="T19"/>
                              </a:cxn>
                              <a:cxn ang="0">
                                <a:pos x="T21" y="T23"/>
                              </a:cxn>
                              <a:cxn ang="0">
                                <a:pos x="T25" y="T27"/>
                              </a:cxn>
                            </a:cxnLst>
                            <a:rect l="0" t="0" r="r" b="b"/>
                            <a:pathLst>
                              <a:path w="201" h="1442">
                                <a:moveTo>
                                  <a:pt x="200" y="1441"/>
                                </a:moveTo>
                                <a:lnTo>
                                  <a:pt x="0" y="14"/>
                                </a:lnTo>
                                <a:lnTo>
                                  <a:pt x="25" y="11"/>
                                </a:lnTo>
                                <a:lnTo>
                                  <a:pt x="50" y="8"/>
                                </a:lnTo>
                                <a:lnTo>
                                  <a:pt x="125" y="2"/>
                                </a:lnTo>
                                <a:lnTo>
                                  <a:pt x="200" y="0"/>
                                </a:lnTo>
                                <a:lnTo>
                                  <a:pt x="200"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028" name="docshape361"/>
                        <wps:cNvSpPr/>
                        <wps:spPr bwMode="auto">
                          <a:xfrm>
                            <a:off x="1919" y="2002"/>
                            <a:ext cx="1946" cy="1946"/>
                          </a:xfrm>
                          <a:custGeom>
                            <a:avLst/>
                            <a:gdLst>
                              <a:gd name="T0" fmla="+- 0 2816 1919"/>
                              <a:gd name="T1" fmla="*/ T0 w 1946"/>
                              <a:gd name="T2" fmla="+- 0 2005 2002"/>
                              <a:gd name="T3" fmla="*/ 2005 h 1946"/>
                              <a:gd name="T4" fmla="+- 0 2669 1919"/>
                              <a:gd name="T5" fmla="*/ T4 w 1946"/>
                              <a:gd name="T6" fmla="+- 0 2028 2002"/>
                              <a:gd name="T7" fmla="*/ 2028 h 1946"/>
                              <a:gd name="T8" fmla="+- 0 2530 1919"/>
                              <a:gd name="T9" fmla="*/ T8 w 1946"/>
                              <a:gd name="T10" fmla="+- 0 2072 2002"/>
                              <a:gd name="T11" fmla="*/ 2072 h 1946"/>
                              <a:gd name="T12" fmla="+- 0 2401 1919"/>
                              <a:gd name="T13" fmla="*/ T12 w 1946"/>
                              <a:gd name="T14" fmla="+- 0 2135 2002"/>
                              <a:gd name="T15" fmla="*/ 2135 h 1946"/>
                              <a:gd name="T16" fmla="+- 0 2284 1919"/>
                              <a:gd name="T17" fmla="*/ T16 w 1946"/>
                              <a:gd name="T18" fmla="+- 0 2216 2002"/>
                              <a:gd name="T19" fmla="*/ 2216 h 1946"/>
                              <a:gd name="T20" fmla="+- 0 2180 1919"/>
                              <a:gd name="T21" fmla="*/ T20 w 1946"/>
                              <a:gd name="T22" fmla="+- 0 2313 2002"/>
                              <a:gd name="T23" fmla="*/ 2313 h 1946"/>
                              <a:gd name="T24" fmla="+- 0 2091 1919"/>
                              <a:gd name="T25" fmla="*/ T24 w 1946"/>
                              <a:gd name="T26" fmla="+- 0 2424 2002"/>
                              <a:gd name="T27" fmla="*/ 2424 h 1946"/>
                              <a:gd name="T28" fmla="+- 0 2018 1919"/>
                              <a:gd name="T29" fmla="*/ T28 w 1946"/>
                              <a:gd name="T30" fmla="+- 0 2547 2002"/>
                              <a:gd name="T31" fmla="*/ 2547 h 1946"/>
                              <a:gd name="T32" fmla="+- 0 1965 1919"/>
                              <a:gd name="T33" fmla="*/ T32 w 1946"/>
                              <a:gd name="T34" fmla="+- 0 2681 2002"/>
                              <a:gd name="T35" fmla="*/ 2681 h 1946"/>
                              <a:gd name="T36" fmla="+- 0 1931 1919"/>
                              <a:gd name="T37" fmla="*/ T36 w 1946"/>
                              <a:gd name="T38" fmla="+- 0 2825 2002"/>
                              <a:gd name="T39" fmla="*/ 2825 h 1946"/>
                              <a:gd name="T40" fmla="+- 0 1919 1919"/>
                              <a:gd name="T41" fmla="*/ T40 w 1946"/>
                              <a:gd name="T42" fmla="+- 0 2975 2002"/>
                              <a:gd name="T43" fmla="*/ 2975 h 1946"/>
                              <a:gd name="T44" fmla="+- 0 1931 1919"/>
                              <a:gd name="T45" fmla="*/ T44 w 1946"/>
                              <a:gd name="T46" fmla="+- 0 3125 2002"/>
                              <a:gd name="T47" fmla="*/ 3125 h 1946"/>
                              <a:gd name="T48" fmla="+- 0 1965 1919"/>
                              <a:gd name="T49" fmla="*/ T48 w 1946"/>
                              <a:gd name="T50" fmla="+- 0 3269 2002"/>
                              <a:gd name="T51" fmla="*/ 3269 h 1946"/>
                              <a:gd name="T52" fmla="+- 0 2018 1919"/>
                              <a:gd name="T53" fmla="*/ T52 w 1946"/>
                              <a:gd name="T54" fmla="+- 0 3403 2002"/>
                              <a:gd name="T55" fmla="*/ 3403 h 1946"/>
                              <a:gd name="T56" fmla="+- 0 2091 1919"/>
                              <a:gd name="T57" fmla="*/ T56 w 1946"/>
                              <a:gd name="T58" fmla="+- 0 3526 2002"/>
                              <a:gd name="T59" fmla="*/ 3526 h 1946"/>
                              <a:gd name="T60" fmla="+- 0 2180 1919"/>
                              <a:gd name="T61" fmla="*/ T60 w 1946"/>
                              <a:gd name="T62" fmla="+- 0 3637 2002"/>
                              <a:gd name="T63" fmla="*/ 3637 h 1946"/>
                              <a:gd name="T64" fmla="+- 0 2284 1919"/>
                              <a:gd name="T65" fmla="*/ T64 w 1946"/>
                              <a:gd name="T66" fmla="+- 0 3734 2002"/>
                              <a:gd name="T67" fmla="*/ 3734 h 1946"/>
                              <a:gd name="T68" fmla="+- 0 2401 1919"/>
                              <a:gd name="T69" fmla="*/ T68 w 1946"/>
                              <a:gd name="T70" fmla="+- 0 3815 2002"/>
                              <a:gd name="T71" fmla="*/ 3815 h 1946"/>
                              <a:gd name="T72" fmla="+- 0 2530 1919"/>
                              <a:gd name="T73" fmla="*/ T72 w 1946"/>
                              <a:gd name="T74" fmla="+- 0 3878 2002"/>
                              <a:gd name="T75" fmla="*/ 3878 h 1946"/>
                              <a:gd name="T76" fmla="+- 0 2669 1919"/>
                              <a:gd name="T77" fmla="*/ T76 w 1946"/>
                              <a:gd name="T78" fmla="+- 0 3922 2002"/>
                              <a:gd name="T79" fmla="*/ 3922 h 1946"/>
                              <a:gd name="T80" fmla="+- 0 2816 1919"/>
                              <a:gd name="T81" fmla="*/ T80 w 1946"/>
                              <a:gd name="T82" fmla="+- 0 3945 2002"/>
                              <a:gd name="T83" fmla="*/ 3945 h 1946"/>
                              <a:gd name="T84" fmla="+- 0 2968 1919"/>
                              <a:gd name="T85" fmla="*/ T84 w 1946"/>
                              <a:gd name="T86" fmla="+- 0 3945 2002"/>
                              <a:gd name="T87" fmla="*/ 3945 h 1946"/>
                              <a:gd name="T88" fmla="+- 0 3115 1919"/>
                              <a:gd name="T89" fmla="*/ T88 w 1946"/>
                              <a:gd name="T90" fmla="+- 0 3922 2002"/>
                              <a:gd name="T91" fmla="*/ 3922 h 1946"/>
                              <a:gd name="T92" fmla="+- 0 3254 1919"/>
                              <a:gd name="T93" fmla="*/ T92 w 1946"/>
                              <a:gd name="T94" fmla="+- 0 3878 2002"/>
                              <a:gd name="T95" fmla="*/ 3878 h 1946"/>
                              <a:gd name="T96" fmla="+- 0 3383 1919"/>
                              <a:gd name="T97" fmla="*/ T96 w 1946"/>
                              <a:gd name="T98" fmla="+- 0 3815 2002"/>
                              <a:gd name="T99" fmla="*/ 3815 h 1946"/>
                              <a:gd name="T100" fmla="+- 0 3501 1919"/>
                              <a:gd name="T101" fmla="*/ T100 w 1946"/>
                              <a:gd name="T102" fmla="+- 0 3734 2002"/>
                              <a:gd name="T103" fmla="*/ 3734 h 1946"/>
                              <a:gd name="T104" fmla="+- 0 3605 1919"/>
                              <a:gd name="T105" fmla="*/ T104 w 1946"/>
                              <a:gd name="T106" fmla="+- 0 3637 2002"/>
                              <a:gd name="T107" fmla="*/ 3637 h 1946"/>
                              <a:gd name="T108" fmla="+- 0 3694 1919"/>
                              <a:gd name="T109" fmla="*/ T108 w 1946"/>
                              <a:gd name="T110" fmla="+- 0 3526 2002"/>
                              <a:gd name="T111" fmla="*/ 3526 h 1946"/>
                              <a:gd name="T112" fmla="+- 0 3766 1919"/>
                              <a:gd name="T113" fmla="*/ T112 w 1946"/>
                              <a:gd name="T114" fmla="+- 0 3403 2002"/>
                              <a:gd name="T115" fmla="*/ 3403 h 1946"/>
                              <a:gd name="T116" fmla="+- 0 3820 1919"/>
                              <a:gd name="T117" fmla="*/ T116 w 1946"/>
                              <a:gd name="T118" fmla="+- 0 3269 2002"/>
                              <a:gd name="T119" fmla="*/ 3269 h 1946"/>
                              <a:gd name="T120" fmla="+- 0 3853 1919"/>
                              <a:gd name="T121" fmla="*/ T120 w 1946"/>
                              <a:gd name="T122" fmla="+- 0 3125 2002"/>
                              <a:gd name="T123" fmla="*/ 3125 h 1946"/>
                              <a:gd name="T124" fmla="+- 0 3865 1919"/>
                              <a:gd name="T125" fmla="*/ T124 w 1946"/>
                              <a:gd name="T126" fmla="+- 0 2975 2002"/>
                              <a:gd name="T127" fmla="*/ 2975 h 1946"/>
                              <a:gd name="T128" fmla="+- 0 3853 1919"/>
                              <a:gd name="T129" fmla="*/ T128 w 1946"/>
                              <a:gd name="T130" fmla="+- 0 2825 2002"/>
                              <a:gd name="T131" fmla="*/ 2825 h 1946"/>
                              <a:gd name="T132" fmla="+- 0 3820 1919"/>
                              <a:gd name="T133" fmla="*/ T132 w 1946"/>
                              <a:gd name="T134" fmla="+- 0 2681 2002"/>
                              <a:gd name="T135" fmla="*/ 2681 h 1946"/>
                              <a:gd name="T136" fmla="+- 0 3766 1919"/>
                              <a:gd name="T137" fmla="*/ T136 w 1946"/>
                              <a:gd name="T138" fmla="+- 0 2547 2002"/>
                              <a:gd name="T139" fmla="*/ 2547 h 1946"/>
                              <a:gd name="T140" fmla="+- 0 3694 1919"/>
                              <a:gd name="T141" fmla="*/ T140 w 1946"/>
                              <a:gd name="T142" fmla="+- 0 2424 2002"/>
                              <a:gd name="T143" fmla="*/ 2424 h 1946"/>
                              <a:gd name="T144" fmla="+- 0 3605 1919"/>
                              <a:gd name="T145" fmla="*/ T144 w 1946"/>
                              <a:gd name="T146" fmla="+- 0 2313 2002"/>
                              <a:gd name="T147" fmla="*/ 2313 h 1946"/>
                              <a:gd name="T148" fmla="+- 0 3501 1919"/>
                              <a:gd name="T149" fmla="*/ T148 w 1946"/>
                              <a:gd name="T150" fmla="+- 0 2216 2002"/>
                              <a:gd name="T151" fmla="*/ 2216 h 1946"/>
                              <a:gd name="T152" fmla="+- 0 3383 1919"/>
                              <a:gd name="T153" fmla="*/ T152 w 1946"/>
                              <a:gd name="T154" fmla="+- 0 2135 2002"/>
                              <a:gd name="T155" fmla="*/ 2135 h 1946"/>
                              <a:gd name="T156" fmla="+- 0 3254 1919"/>
                              <a:gd name="T157" fmla="*/ T156 w 1946"/>
                              <a:gd name="T158" fmla="+- 0 2072 2002"/>
                              <a:gd name="T159" fmla="*/ 2072 h 1946"/>
                              <a:gd name="T160" fmla="+- 0 3115 1919"/>
                              <a:gd name="T161" fmla="*/ T160 w 1946"/>
                              <a:gd name="T162" fmla="+- 0 2028 2002"/>
                              <a:gd name="T163" fmla="*/ 2028 h 1946"/>
                              <a:gd name="T164" fmla="+- 0 2968 1919"/>
                              <a:gd name="T165" fmla="*/ T164 w 1946"/>
                              <a:gd name="T166" fmla="+- 0 2005 2002"/>
                              <a:gd name="T167" fmla="*/ 2005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3" y="0"/>
                                </a:moveTo>
                                <a:lnTo>
                                  <a:pt x="897" y="3"/>
                                </a:lnTo>
                                <a:lnTo>
                                  <a:pt x="823" y="12"/>
                                </a:lnTo>
                                <a:lnTo>
                                  <a:pt x="750" y="26"/>
                                </a:lnTo>
                                <a:lnTo>
                                  <a:pt x="680" y="45"/>
                                </a:lnTo>
                                <a:lnTo>
                                  <a:pt x="611" y="70"/>
                                </a:lnTo>
                                <a:lnTo>
                                  <a:pt x="545" y="99"/>
                                </a:lnTo>
                                <a:lnTo>
                                  <a:pt x="482" y="133"/>
                                </a:lnTo>
                                <a:lnTo>
                                  <a:pt x="422" y="171"/>
                                </a:lnTo>
                                <a:lnTo>
                                  <a:pt x="365" y="214"/>
                                </a:lnTo>
                                <a:lnTo>
                                  <a:pt x="311" y="260"/>
                                </a:lnTo>
                                <a:lnTo>
                                  <a:pt x="261" y="311"/>
                                </a:lnTo>
                                <a:lnTo>
                                  <a:pt x="214" y="365"/>
                                </a:lnTo>
                                <a:lnTo>
                                  <a:pt x="172" y="422"/>
                                </a:lnTo>
                                <a:lnTo>
                                  <a:pt x="133" y="482"/>
                                </a:lnTo>
                                <a:lnTo>
                                  <a:pt x="99" y="545"/>
                                </a:lnTo>
                                <a:lnTo>
                                  <a:pt x="70" y="611"/>
                                </a:lnTo>
                                <a:lnTo>
                                  <a:pt x="46" y="679"/>
                                </a:lnTo>
                                <a:lnTo>
                                  <a:pt x="26" y="750"/>
                                </a:lnTo>
                                <a:lnTo>
                                  <a:pt x="12" y="823"/>
                                </a:lnTo>
                                <a:lnTo>
                                  <a:pt x="3" y="897"/>
                                </a:lnTo>
                                <a:lnTo>
                                  <a:pt x="0" y="973"/>
                                </a:lnTo>
                                <a:lnTo>
                                  <a:pt x="3" y="1049"/>
                                </a:lnTo>
                                <a:lnTo>
                                  <a:pt x="12" y="1123"/>
                                </a:lnTo>
                                <a:lnTo>
                                  <a:pt x="26" y="1196"/>
                                </a:lnTo>
                                <a:lnTo>
                                  <a:pt x="46" y="1267"/>
                                </a:lnTo>
                                <a:lnTo>
                                  <a:pt x="70" y="1335"/>
                                </a:lnTo>
                                <a:lnTo>
                                  <a:pt x="99" y="1401"/>
                                </a:lnTo>
                                <a:lnTo>
                                  <a:pt x="133" y="1464"/>
                                </a:lnTo>
                                <a:lnTo>
                                  <a:pt x="172" y="1524"/>
                                </a:lnTo>
                                <a:lnTo>
                                  <a:pt x="214" y="1581"/>
                                </a:lnTo>
                                <a:lnTo>
                                  <a:pt x="261" y="1635"/>
                                </a:lnTo>
                                <a:lnTo>
                                  <a:pt x="311" y="1686"/>
                                </a:lnTo>
                                <a:lnTo>
                                  <a:pt x="365" y="1732"/>
                                </a:lnTo>
                                <a:lnTo>
                                  <a:pt x="422" y="1775"/>
                                </a:lnTo>
                                <a:lnTo>
                                  <a:pt x="482" y="1813"/>
                                </a:lnTo>
                                <a:lnTo>
                                  <a:pt x="545" y="1847"/>
                                </a:lnTo>
                                <a:lnTo>
                                  <a:pt x="611" y="1876"/>
                                </a:lnTo>
                                <a:lnTo>
                                  <a:pt x="680" y="1901"/>
                                </a:lnTo>
                                <a:lnTo>
                                  <a:pt x="750" y="1920"/>
                                </a:lnTo>
                                <a:lnTo>
                                  <a:pt x="823" y="1934"/>
                                </a:lnTo>
                                <a:lnTo>
                                  <a:pt x="897" y="1943"/>
                                </a:lnTo>
                                <a:lnTo>
                                  <a:pt x="973" y="1946"/>
                                </a:lnTo>
                                <a:lnTo>
                                  <a:pt x="1049" y="1943"/>
                                </a:lnTo>
                                <a:lnTo>
                                  <a:pt x="1124" y="1934"/>
                                </a:lnTo>
                                <a:lnTo>
                                  <a:pt x="1196" y="1920"/>
                                </a:lnTo>
                                <a:lnTo>
                                  <a:pt x="1267" y="1901"/>
                                </a:lnTo>
                                <a:lnTo>
                                  <a:pt x="1335" y="1876"/>
                                </a:lnTo>
                                <a:lnTo>
                                  <a:pt x="1401" y="1847"/>
                                </a:lnTo>
                                <a:lnTo>
                                  <a:pt x="1464" y="1813"/>
                                </a:lnTo>
                                <a:lnTo>
                                  <a:pt x="1524" y="1775"/>
                                </a:lnTo>
                                <a:lnTo>
                                  <a:pt x="1582" y="1732"/>
                                </a:lnTo>
                                <a:lnTo>
                                  <a:pt x="1635" y="1686"/>
                                </a:lnTo>
                                <a:lnTo>
                                  <a:pt x="1686" y="1635"/>
                                </a:lnTo>
                                <a:lnTo>
                                  <a:pt x="1732" y="1581"/>
                                </a:lnTo>
                                <a:lnTo>
                                  <a:pt x="1775" y="1524"/>
                                </a:lnTo>
                                <a:lnTo>
                                  <a:pt x="1813" y="1464"/>
                                </a:lnTo>
                                <a:lnTo>
                                  <a:pt x="1847" y="1401"/>
                                </a:lnTo>
                                <a:lnTo>
                                  <a:pt x="1876" y="1335"/>
                                </a:lnTo>
                                <a:lnTo>
                                  <a:pt x="1901" y="1267"/>
                                </a:lnTo>
                                <a:lnTo>
                                  <a:pt x="1920" y="1196"/>
                                </a:lnTo>
                                <a:lnTo>
                                  <a:pt x="1934" y="1123"/>
                                </a:lnTo>
                                <a:lnTo>
                                  <a:pt x="1943" y="1049"/>
                                </a:lnTo>
                                <a:lnTo>
                                  <a:pt x="1946" y="973"/>
                                </a:lnTo>
                                <a:lnTo>
                                  <a:pt x="1943" y="897"/>
                                </a:lnTo>
                                <a:lnTo>
                                  <a:pt x="1934" y="823"/>
                                </a:lnTo>
                                <a:lnTo>
                                  <a:pt x="1920" y="750"/>
                                </a:lnTo>
                                <a:lnTo>
                                  <a:pt x="1901" y="679"/>
                                </a:lnTo>
                                <a:lnTo>
                                  <a:pt x="1876" y="611"/>
                                </a:lnTo>
                                <a:lnTo>
                                  <a:pt x="1847" y="545"/>
                                </a:lnTo>
                                <a:lnTo>
                                  <a:pt x="1813" y="482"/>
                                </a:lnTo>
                                <a:lnTo>
                                  <a:pt x="1775" y="422"/>
                                </a:lnTo>
                                <a:lnTo>
                                  <a:pt x="1732" y="365"/>
                                </a:lnTo>
                                <a:lnTo>
                                  <a:pt x="1686" y="311"/>
                                </a:lnTo>
                                <a:lnTo>
                                  <a:pt x="1635" y="260"/>
                                </a:lnTo>
                                <a:lnTo>
                                  <a:pt x="1582" y="214"/>
                                </a:lnTo>
                                <a:lnTo>
                                  <a:pt x="1524" y="171"/>
                                </a:lnTo>
                                <a:lnTo>
                                  <a:pt x="1464" y="133"/>
                                </a:lnTo>
                                <a:lnTo>
                                  <a:pt x="1401" y="99"/>
                                </a:lnTo>
                                <a:lnTo>
                                  <a:pt x="1335" y="70"/>
                                </a:lnTo>
                                <a:lnTo>
                                  <a:pt x="1267" y="45"/>
                                </a:lnTo>
                                <a:lnTo>
                                  <a:pt x="1196" y="26"/>
                                </a:lnTo>
                                <a:lnTo>
                                  <a:pt x="1124" y="12"/>
                                </a:lnTo>
                                <a:lnTo>
                                  <a:pt x="1049" y="3"/>
                                </a:lnTo>
                                <a:lnTo>
                                  <a:pt x="973"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355" o:spid="_x0000_s1026" o:spt="203" style="position:absolute;left:0pt;margin-left:72pt;margin-top:76.5pt;height:144.7pt;width:144.7pt;mso-position-horizontal-relative:page;z-index:251967488;mso-width-relative:page;mso-height-relative:page;" coordorigin="1440,1530" coordsize="2894,2894" o:gfxdata="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">
                <o:lock v:ext="edit" aspectratio="f"/>
                <v:shape id="docshape356" o:spid="_x0000_s1026" o:spt="100" style="position:absolute;left:1481;top:1540;height:2883;width:2853;" fillcolor="#FF7A00" filled="t" stroked="f" coordsize="2853,2883" o:gfxdata="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Fj89vQAA&#10;AN0AAAAPAAAAAAAAAAEAIAAAACIAAABkcnMvZG93bnJldi54bWxQSwECFAAUAAAACACHTuJAMy8F&#10;njsAAAA5AAAAEAAAAAAAAAABACAAAAAMAQAAZHJzL3NoYXBleG1sLnhtbFBLBQYAAAAABgAGAFsB&#10;AAC2AwAAAAA=&#10;" path="m1411,0l1364,1,1411,1441,0,1734,17,1807,38,1879,63,1949,90,2017,121,2083,156,2147,193,2210,233,2270,276,2328,322,2383,370,2436,421,2487,475,2535,530,2580,588,2623,648,2662,710,2699,774,2732,839,2763,906,2790,975,2814,1045,2834,1116,2851,1188,2865,1262,2874,1336,2880,1411,2882,1487,2880,1562,2874,1636,2864,1709,2851,1781,2833,1851,2813,1919,2788,1986,2761,2052,2730,2115,2696,2177,2659,2237,2619,2294,2577,2350,2531,2403,2483,2453,2432,2501,2379,2547,2324,2589,2267,2629,2207,2666,2145,2700,2082,2731,2016,2759,1949,2783,1881,2804,1811,2821,1739,2834,1666,2844,1592,2850,1517,2852,1441,2850,1365,2844,1290,2834,1216,2821,1143,2804,1072,2783,1001,2759,933,2731,866,2700,800,2666,737,2629,675,2589,616,2547,558,2501,503,2453,450,2403,399,2350,351,2294,306,2237,263,2177,223,2115,186,2052,152,1986,121,1919,94,1851,69,1781,49,1709,31,1636,18,1562,8,1487,2,1411,0xe">
                  <v:path o:connectlocs="1364,1542;0,3275;38,3420;90,3558;156,3688;233,3811;322,3924;421,4028;530,4121;648,4203;774,4273;906,4331;1045,4375;1188,4406;1336,4421;1487,4421;1636,4405;1781,4374;1919,4329;2052,4271;2177,4200;2294,4118;2403,4024;2501,3920;2589,3808;2666,3686;2731,3557;2783,3422;2821,3280;2844,3133;2852,2982;2844,2831;2821,2684;2783,2542;2731,2407;2666,2278;2589,2157;2501,2044;2403,1940;2294,1847;2177,1764;2052,1693;1919,1635;1781,1590;1636,1559;1487,1543" o:connectangles="0,0,0,0,0,0,0,0,0,0,0,0,0,0,0,0,0,0,0,0,0,0,0,0,0,0,0,0,0,0,0,0,0,0,0,0,0,0,0,0,0,0,0,0,0,0"/>
                  <v:fill on="t" focussize="0,0"/>
                  <v:stroke on="f"/>
                  <v:imagedata o:title=""/>
                  <o:lock v:ext="edit" aspectratio="f"/>
                </v:shape>
                <v:shape id="docshape357" o:spid="_x0000_s1026" o:spt="100" style="position:absolute;left:1451;top:1547;height:1975;width:1442;" fillcolor="#FFA600" filled="t" stroked="f" coordsize="1442,1975" o:gfxdata="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vqVrsAAADd&#10;AAAADwAAAAAAAAABACAAAAAiAAAAZHJzL2Rvd25yZXYueG1sUEsBAhQAFAAAAAgAh07iQDMvBZ47&#10;AAAAOQAAABAAAAAAAAAAAQAgAAAACgEAAGRycy9zaGFwZXhtbC54bWxQSwUGAAAAAAYABgBbAQAA&#10;tAMAAAAA&#10;" path="m1306,0l1230,9,1156,22,1083,39,1012,60,942,84,874,111,807,142,743,176,681,212,620,252,562,295,506,341,453,389,401,440,353,493,307,549,264,607,224,667,187,729,153,793,122,858,94,926,70,995,49,1065,32,1137,18,1210,8,1284,2,1359,0,1435,2,1514,9,1593,20,1671,35,1749,54,1825,77,1901,105,1975,1441,1435,1306,0xe">
                  <v:path o:connectlocs="1306,1547;1230,1556;1156,1569;1083,1586;1012,1607;942,1631;874,1658;807,1689;743,1723;681,1759;620,1799;562,1842;506,1888;453,1936;401,1987;353,2040;307,2096;264,2154;224,2214;187,2276;153,2340;122,2405;94,2473;70,2542;49,2612;32,2684;18,2757;8,2831;2,2906;0,2982;2,3061;9,3140;20,3218;35,3296;54,3372;77,3448;105,3522;1441,2982;1306,1547" o:connectangles="0,0,0,0,0,0,0,0,0,0,0,0,0,0,0,0,0,0,0,0,0,0,0,0,0,0,0,0,0,0,0,0,0,0,0,0,0,0,0"/>
                  <v:fill on="t" focussize="0,0"/>
                  <v:stroke on="f"/>
                  <v:imagedata o:title=""/>
                  <o:lock v:ext="edit" aspectratio="f"/>
                </v:shape>
                <v:shape id="docshape358" o:spid="_x0000_s1026" o:spt="100" style="position:absolute;left:1451;top:1547;height:1975;width:1442;" filled="f" stroked="t" coordsize="1442,1975" o:gfxdata="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BCaRvQAA&#10;AN0AAAAPAAAAAAAAAAEAIAAAACIAAABkcnMvZG93bnJldi54bWxQSwECFAAUAAAACACHTuJAMy8F&#10;njsAAAA5AAAAEAAAAAAAAAABACAAAAAMAQAAZHJzL3NoYXBleG1sLnhtbFBLBQYAAAAABgAGAFsB&#10;AAC2AwAAAAA=&#10;" path="m1441,1435l105,1975,77,1901,54,1825,35,1749,20,1671,9,1593,2,1514,0,1435,2,1359,8,1284,18,1210,32,1137,49,1065,70,995,94,926,122,858,153,793,187,729,224,667,264,607,307,549,353,493,401,440,453,389,506,341,562,295,620,252,681,212,743,176,807,142,874,111,942,84,1012,60,1083,39,1156,22,1230,9,1306,0,1441,1435xe">
                  <v:path o:connectlocs="1441,2982;105,3522;77,3448;54,3372;35,3296;20,3218;9,3140;2,3061;0,2982;2,2906;8,2831;18,2757;32,2684;49,2612;70,2542;94,2473;122,2405;153,2340;187,2276;224,2214;264,2154;307,2096;353,2040;401,1987;453,1936;506,1888;562,1842;620,1799;681,1759;743,1723;807,1689;874,1658;942,1631;1012,1607;1083,1586;1156,1569;1230,1556;1306,1547;1441,2982" o:connectangles="0,0,0,0,0,0,0,0,0,0,0,0,0,0,0,0,0,0,0,0,0,0,0,0,0,0,0,0,0,0,0,0,0,0,0,0,0,0,0"/>
                  <v:fill on="f" focussize="0,0"/>
                  <v:stroke weight="1.11196850393701pt" color="#FFFFFF" joinstyle="round"/>
                  <v:imagedata o:title=""/>
                  <o:lock v:ext="edit" aspectratio="f"/>
                </v:shape>
                <v:shape id="docshape359" o:spid="_x0000_s1026" o:spt="100" style="position:absolute;left:2691;top:1540;height:1442;width:201;" fillcolor="#FFCA66" filled="t" stroked="f" coordsize="201,1442" o:gfxdata="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O7xOvQAA&#10;AN0AAAAPAAAAAAAAAAEAIAAAACIAAABkcnMvZG93bnJldi54bWxQSwECFAAUAAAACACHTuJAMy8F&#10;njsAAAA5AAAAEAAAAAAAAAABACAAAAAMAQAAZHJzL3NoYXBleG1sLnhtbFBLBQYAAAAABgAGAFsB&#10;AAC2AwAAAAA=&#10;" path="m200,0l125,2,50,8,0,14,200,1441,200,0xe">
                  <v:path o:connectlocs="200,1541;125,1543;50,1549;0,1555;200,2982;200,1541" o:connectangles="0,0,0,0,0,0"/>
                  <v:fill on="t" focussize="0,0"/>
                  <v:stroke on="f"/>
                  <v:imagedata o:title=""/>
                  <o:lock v:ext="edit" aspectratio="f"/>
                </v:shape>
                <v:shape id="docshape360" o:spid="_x0000_s1026" o:spt="100" style="position:absolute;left:2691;top:1540;height:1442;width:201;" filled="f" stroked="t" coordsize="201,1442" o:gfxdata="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3ItyS8AAAA&#10;3QAAAA8AAAAAAAAAAQAgAAAAIgAAAGRycy9kb3ducmV2LnhtbFBLAQIUABQAAAAIAIdO4kAzLwWe&#10;OwAAADkAAAAQAAAAAAAAAAEAIAAAAAsBAABkcnMvc2hhcGV4bWwueG1sUEsFBgAAAAAGAAYAWwEA&#10;ALUDAAAAAA==&#10;" path="m200,1441l0,14,25,11,50,8,125,2,200,0,200,1441xe">
                  <v:path o:connectlocs="200,2982;0,1555;25,1552;50,1549;125,1543;200,1541;200,2982" o:connectangles="0,0,0,0,0,0,0"/>
                  <v:fill on="f" focussize="0,0"/>
                  <v:stroke weight="1.11196850393701pt" color="#FFFFFF" joinstyle="round"/>
                  <v:imagedata o:title=""/>
                  <o:lock v:ext="edit" aspectratio="f"/>
                </v:shape>
                <v:shape id="docshape361" o:spid="_x0000_s1026" o:spt="100" style="position:absolute;left:1919;top:2002;height:1946;width:1946;" fillcolor="#FFFFFF" filled="t" stroked="f" coordsize="1946,1946" o:gfxdata="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HLiFvQAA&#10;AN0AAAAPAAAAAAAAAAEAIAAAACIAAABkcnMvZG93bnJldi54bWxQSwECFAAUAAAACACHTuJAMy8F&#10;njsAAAA5AAAAEAAAAAAAAAABACAAAAAMAQAAZHJzL3NoYXBleG1sLnhtbFBLBQYAAAAABgAGAFsB&#10;AAC2AwAAAAA=&#10;" path="m973,0l897,3,823,12,750,26,680,45,611,70,545,99,482,133,422,171,365,214,311,260,261,311,214,365,172,422,133,482,99,545,70,611,46,679,26,750,12,823,3,897,0,973,3,1049,12,1123,26,1196,46,1267,70,1335,99,1401,133,1464,172,1524,214,1581,261,1635,311,1686,365,1732,422,1775,482,1813,545,1847,611,1876,680,1901,750,1920,823,1934,897,1943,973,1946,1049,1943,1124,1934,1196,1920,1267,1901,1335,1876,1401,1847,1464,1813,1524,1775,1582,1732,1635,1686,1686,1635,1732,1581,1775,1524,1813,1464,1847,1401,1876,1335,1901,1267,1920,1196,1934,1123,1943,1049,1946,973,1943,897,1934,823,1920,750,1901,679,1876,611,1847,545,1813,482,1775,422,1732,365,1686,311,1635,260,1582,214,1524,171,1464,133,1401,99,1335,70,1267,45,1196,26,1124,12,1049,3,973,0xe">
                  <v:path o:connectlocs="897,2005;750,2028;611,2072;482,2135;365,2216;261,2313;172,2424;99,2547;46,2681;12,2825;0,2975;12,3125;46,3269;99,3403;172,3526;261,3637;365,3734;482,3815;611,3878;750,3922;897,3945;1049,3945;1196,3922;1335,3878;1464,3815;1582,3734;1686,3637;1775,3526;1847,3403;1901,3269;1934,3125;1946,2975;1934,2825;1901,2681;1847,2547;1775,2424;1686,2313;1582,2216;1464,2135;1335,2072;1196,2028;1049,2005" o:connectangles="0,0,0,0,0,0,0,0,0,0,0,0,0,0,0,0,0,0,0,0,0,0,0,0,0,0,0,0,0,0,0,0,0,0,0,0,0,0,0,0,0,0"/>
                  <v:fill on="t" focussize="0,0"/>
                  <v:stroke on="f"/>
                  <v:imagedata o:title=""/>
                  <o:lock v:ext="edit" aspectratio="f"/>
                </v:shape>
              </v:group>
            </w:pict>
          </mc:Fallback>
        </mc:AlternateContent>
      </w:r>
      <w:r>
        <w:rPr>
          <w:w w:val="115"/>
        </w:rPr>
        <w:t>Current</w:t>
      </w:r>
      <w:r>
        <w:rPr>
          <w:spacing w:val="-7"/>
          <w:w w:val="115"/>
        </w:rPr>
        <w:t xml:space="preserve"> </w:t>
      </w:r>
      <w:r>
        <w:rPr>
          <w:w w:val="115"/>
        </w:rPr>
        <w:t>use</w:t>
      </w:r>
      <w:r>
        <w:rPr>
          <w:spacing w:val="-6"/>
          <w:w w:val="115"/>
        </w:rPr>
        <w:t xml:space="preserve"> </w:t>
      </w:r>
      <w:r>
        <w:rPr>
          <w:w w:val="115"/>
        </w:rPr>
        <w:t>of</w:t>
      </w:r>
      <w:r>
        <w:rPr>
          <w:spacing w:val="-6"/>
          <w:w w:val="115"/>
        </w:rPr>
        <w:t xml:space="preserve"> </w:t>
      </w:r>
      <w:r>
        <w:rPr>
          <w:w w:val="115"/>
        </w:rPr>
        <w:t>AI</w:t>
      </w:r>
      <w:r>
        <w:rPr>
          <w:spacing w:val="-6"/>
          <w:w w:val="115"/>
        </w:rPr>
        <w:t xml:space="preserve"> </w:t>
      </w:r>
      <w:r>
        <w:rPr>
          <w:w w:val="115"/>
        </w:rPr>
        <w:t>products</w:t>
      </w:r>
      <w:r>
        <w:rPr>
          <w:spacing w:val="-7"/>
          <w:w w:val="115"/>
        </w:rPr>
        <w:t xml:space="preserve"> </w:t>
      </w:r>
      <w:r>
        <w:rPr>
          <w:w w:val="115"/>
        </w:rPr>
        <w:t>in</w:t>
      </w:r>
      <w:r>
        <w:rPr>
          <w:spacing w:val="-6"/>
          <w:w w:val="115"/>
        </w:rPr>
        <w:t xml:space="preserve"> </w:t>
      </w:r>
      <w:r>
        <w:rPr>
          <w:spacing w:val="-2"/>
          <w:w w:val="115"/>
        </w:rPr>
        <w:t>general</w:t>
      </w:r>
    </w:p>
    <w:p>
      <w:pPr>
        <w:pStyle w:val="6"/>
        <w:rPr>
          <w:b/>
          <w:sz w:val="36"/>
        </w:rPr>
      </w:pPr>
    </w:p>
    <w:p>
      <w:pPr>
        <w:pStyle w:val="6"/>
        <w:rPr>
          <w:b/>
          <w:sz w:val="36"/>
        </w:rPr>
      </w:pPr>
    </w:p>
    <w:p>
      <w:pPr>
        <w:pStyle w:val="6"/>
        <w:rPr>
          <w:b/>
          <w:sz w:val="36"/>
        </w:rPr>
      </w:pPr>
    </w:p>
    <w:p>
      <w:pPr>
        <w:pStyle w:val="6"/>
        <w:spacing w:before="8"/>
        <w:rPr>
          <w:b/>
          <w:sz w:val="51"/>
        </w:rPr>
      </w:pPr>
    </w:p>
    <w:p>
      <w:pPr>
        <w:ind w:left="4172"/>
        <w:rPr>
          <w:sz w:val="14"/>
        </w:rPr>
      </w:pPr>
      <w:r>
        <w:drawing>
          <wp:inline distT="0" distB="0" distL="0" distR="0">
            <wp:extent cx="82550" cy="82550"/>
            <wp:effectExtent l="0" t="0" r="6350" b="6350"/>
            <wp:docPr id="10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image13.png"/>
                    <pic:cNvPicPr>
                      <a:picLocks noChangeAspect="1"/>
                    </pic:cNvPicPr>
                  </pic:nvPicPr>
                  <pic:blipFill>
                    <a:blip r:embed="rId68" cstate="print"/>
                    <a:stretch>
                      <a:fillRect/>
                    </a:stretch>
                  </pic:blipFill>
                  <pic:spPr>
                    <a:xfrm>
                      <a:off x="0" y="0"/>
                      <a:ext cx="82753" cy="82753"/>
                    </a:xfrm>
                    <a:prstGeom prst="rect">
                      <a:avLst/>
                    </a:prstGeom>
                  </pic:spPr>
                </pic:pic>
              </a:graphicData>
            </a:graphic>
          </wp:inline>
        </w:drawing>
      </w:r>
      <w:r>
        <w:rPr>
          <w:rFonts w:ascii="Times New Roman"/>
          <w:spacing w:val="40"/>
          <w:w w:val="115"/>
          <w:position w:val="2"/>
          <w:sz w:val="20"/>
        </w:rPr>
        <w:t xml:space="preserve"> </w:t>
      </w:r>
      <w:r>
        <w:rPr>
          <w:rFonts w:ascii="Palatino Linotype"/>
          <w:b/>
          <w:color w:val="141221"/>
          <w:w w:val="115"/>
          <w:position w:val="2"/>
          <w:sz w:val="14"/>
        </w:rPr>
        <w:t>69%</w:t>
      </w:r>
      <w:r>
        <w:rPr>
          <w:rFonts w:ascii="Palatino Linotype"/>
          <w:b/>
          <w:color w:val="141221"/>
          <w:spacing w:val="80"/>
          <w:w w:val="150"/>
          <w:position w:val="2"/>
          <w:sz w:val="14"/>
        </w:rPr>
        <w:t xml:space="preserve"> </w:t>
      </w:r>
      <w:r>
        <w:rPr>
          <w:color w:val="141221"/>
          <w:w w:val="115"/>
          <w:position w:val="2"/>
          <w:sz w:val="14"/>
        </w:rPr>
        <w:t>Currently using</w:t>
      </w:r>
    </w:p>
    <w:p>
      <w:pPr>
        <w:spacing w:before="117"/>
        <w:ind w:left="4172"/>
        <w:rPr>
          <w:sz w:val="14"/>
        </w:rPr>
      </w:pPr>
      <w:r>
        <w:drawing>
          <wp:inline distT="0" distB="0" distL="0" distR="0">
            <wp:extent cx="82550" cy="82550"/>
            <wp:effectExtent l="0" t="0" r="6350" b="6350"/>
            <wp:docPr id="1030"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12.png"/>
                    <pic:cNvPicPr>
                      <a:picLocks noChangeAspect="1"/>
                    </pic:cNvPicPr>
                  </pic:nvPicPr>
                  <pic:blipFill>
                    <a:blip r:embed="rId67" cstate="print"/>
                    <a:stretch>
                      <a:fillRect/>
                    </a:stretch>
                  </pic:blipFill>
                  <pic:spPr>
                    <a:xfrm>
                      <a:off x="0" y="0"/>
                      <a:ext cx="82753" cy="82753"/>
                    </a:xfrm>
                    <a:prstGeom prst="rect">
                      <a:avLst/>
                    </a:prstGeom>
                  </pic:spPr>
                </pic:pic>
              </a:graphicData>
            </a:graphic>
          </wp:inline>
        </w:drawing>
      </w:r>
      <w:r>
        <w:rPr>
          <w:rFonts w:ascii="Times New Roman"/>
          <w:spacing w:val="37"/>
          <w:w w:val="115"/>
          <w:position w:val="2"/>
          <w:sz w:val="20"/>
        </w:rPr>
        <w:t xml:space="preserve"> </w:t>
      </w:r>
      <w:r>
        <w:rPr>
          <w:rFonts w:ascii="Palatino Linotype"/>
          <w:b/>
          <w:color w:val="141221"/>
          <w:w w:val="115"/>
          <w:position w:val="2"/>
          <w:sz w:val="14"/>
        </w:rPr>
        <w:t>29%</w:t>
      </w:r>
      <w:r>
        <w:rPr>
          <w:rFonts w:ascii="Palatino Linotype"/>
          <w:b/>
          <w:color w:val="141221"/>
          <w:spacing w:val="80"/>
          <w:w w:val="150"/>
          <w:position w:val="2"/>
          <w:sz w:val="14"/>
        </w:rPr>
        <w:t xml:space="preserve"> </w:t>
      </w:r>
      <w:r>
        <w:rPr>
          <w:color w:val="141221"/>
          <w:w w:val="115"/>
          <w:position w:val="2"/>
          <w:sz w:val="14"/>
        </w:rPr>
        <w:t>Planning to use</w:t>
      </w:r>
    </w:p>
    <w:p>
      <w:pPr>
        <w:tabs>
          <w:tab w:val="left" w:pos="4840"/>
        </w:tabs>
        <w:spacing w:before="116"/>
        <w:ind w:left="4172"/>
        <w:rPr>
          <w:sz w:val="14"/>
        </w:rPr>
      </w:pPr>
      <w:r>
        <w:drawing>
          <wp:inline distT="0" distB="0" distL="0" distR="0">
            <wp:extent cx="82550" cy="82550"/>
            <wp:effectExtent l="0" t="0" r="6350" b="6350"/>
            <wp:docPr id="103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inline>
        </w:drawing>
      </w:r>
      <w:r>
        <w:rPr>
          <w:rFonts w:ascii="Times New Roman"/>
          <w:w w:val="115"/>
          <w:position w:val="2"/>
          <w:sz w:val="20"/>
        </w:rPr>
        <w:t xml:space="preserve"> </w:t>
      </w:r>
      <w:r>
        <w:rPr>
          <w:rFonts w:ascii="Palatino Linotype"/>
          <w:b/>
          <w:color w:val="141221"/>
          <w:w w:val="115"/>
          <w:position w:val="2"/>
          <w:sz w:val="14"/>
        </w:rPr>
        <w:t>2%</w:t>
      </w:r>
      <w:r>
        <w:rPr>
          <w:rFonts w:ascii="Palatino Linotype"/>
          <w:b/>
          <w:color w:val="141221"/>
          <w:position w:val="2"/>
          <w:sz w:val="14"/>
        </w:rPr>
        <w:tab/>
      </w:r>
      <w:r>
        <w:rPr>
          <w:color w:val="141221"/>
          <w:w w:val="115"/>
          <w:position w:val="2"/>
          <w:sz w:val="14"/>
        </w:rPr>
        <w:t>Not</w:t>
      </w:r>
      <w:r>
        <w:rPr>
          <w:color w:val="141221"/>
          <w:spacing w:val="-3"/>
          <w:w w:val="115"/>
          <w:position w:val="2"/>
          <w:sz w:val="14"/>
        </w:rPr>
        <w:t xml:space="preserve"> </w:t>
      </w:r>
      <w:r>
        <w:rPr>
          <w:color w:val="141221"/>
          <w:w w:val="115"/>
          <w:position w:val="2"/>
          <w:sz w:val="14"/>
        </w:rPr>
        <w:t>using</w:t>
      </w:r>
      <w:r>
        <w:rPr>
          <w:color w:val="141221"/>
          <w:spacing w:val="-2"/>
          <w:w w:val="115"/>
          <w:position w:val="2"/>
          <w:sz w:val="14"/>
        </w:rPr>
        <w:t xml:space="preserve"> </w:t>
      </w:r>
      <w:r>
        <w:rPr>
          <w:color w:val="141221"/>
          <w:w w:val="115"/>
          <w:position w:val="2"/>
          <w:sz w:val="14"/>
        </w:rPr>
        <w:t>and</w:t>
      </w:r>
      <w:r>
        <w:rPr>
          <w:color w:val="141221"/>
          <w:spacing w:val="-2"/>
          <w:w w:val="115"/>
          <w:position w:val="2"/>
          <w:sz w:val="14"/>
        </w:rPr>
        <w:t xml:space="preserve"> </w:t>
      </w:r>
      <w:r>
        <w:rPr>
          <w:color w:val="141221"/>
          <w:w w:val="115"/>
          <w:position w:val="2"/>
          <w:sz w:val="14"/>
        </w:rPr>
        <w:t>no</w:t>
      </w:r>
      <w:r>
        <w:rPr>
          <w:color w:val="141221"/>
          <w:spacing w:val="-2"/>
          <w:w w:val="115"/>
          <w:position w:val="2"/>
          <w:sz w:val="14"/>
        </w:rPr>
        <w:t xml:space="preserve"> plans</w:t>
      </w:r>
    </w:p>
    <w:p>
      <w:pPr>
        <w:spacing w:before="98"/>
        <w:ind w:left="1883" w:right="2386"/>
        <w:jc w:val="center"/>
        <w:rPr>
          <w:sz w:val="14"/>
        </w:rPr>
      </w:pPr>
      <w:r>
        <w:br w:type="column"/>
      </w:r>
      <w:r>
        <w:drawing>
          <wp:inline distT="0" distB="0" distL="0" distR="0">
            <wp:extent cx="82550" cy="82550"/>
            <wp:effectExtent l="0" t="0" r="6350" b="6350"/>
            <wp:docPr id="1032"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image35.png"/>
                    <pic:cNvPicPr>
                      <a:picLocks noChangeAspect="1"/>
                    </pic:cNvPicPr>
                  </pic:nvPicPr>
                  <pic:blipFill>
                    <a:blip r:embed="rId69" cstate="print"/>
                    <a:stretch>
                      <a:fillRect/>
                    </a:stretch>
                  </pic:blipFill>
                  <pic:spPr>
                    <a:xfrm>
                      <a:off x="0" y="0"/>
                      <a:ext cx="82753" cy="82753"/>
                    </a:xfrm>
                    <a:prstGeom prst="rect">
                      <a:avLst/>
                    </a:prstGeom>
                  </pic:spPr>
                </pic:pic>
              </a:graphicData>
            </a:graphic>
          </wp:inline>
        </w:drawing>
      </w:r>
      <w:r>
        <w:rPr>
          <w:rFonts w:ascii="Times New Roman"/>
          <w:spacing w:val="35"/>
          <w:w w:val="120"/>
          <w:position w:val="2"/>
          <w:sz w:val="20"/>
        </w:rPr>
        <w:t xml:space="preserve"> </w:t>
      </w:r>
      <w:r>
        <w:rPr>
          <w:rFonts w:ascii="Century Gothic"/>
          <w:b/>
          <w:color w:val="141221"/>
          <w:w w:val="120"/>
          <w:position w:val="2"/>
          <w:sz w:val="14"/>
        </w:rPr>
        <w:t>88%</w:t>
      </w:r>
      <w:r>
        <w:rPr>
          <w:rFonts w:ascii="Century Gothic"/>
          <w:b/>
          <w:color w:val="141221"/>
          <w:spacing w:val="80"/>
          <w:w w:val="120"/>
          <w:position w:val="2"/>
          <w:sz w:val="14"/>
        </w:rPr>
        <w:t xml:space="preserve"> </w:t>
      </w:r>
      <w:r>
        <w:rPr>
          <w:color w:val="141221"/>
          <w:w w:val="120"/>
          <w:position w:val="2"/>
          <w:sz w:val="14"/>
        </w:rPr>
        <w:t>Yes</w:t>
      </w:r>
    </w:p>
    <w:p>
      <w:pPr>
        <w:spacing w:before="127"/>
        <w:ind w:left="1902" w:right="2436"/>
        <w:jc w:val="center"/>
        <w:rPr>
          <w:sz w:val="14"/>
        </w:rPr>
      </w:pPr>
      <w:r>
        <w:drawing>
          <wp:inline distT="0" distB="0" distL="0" distR="0">
            <wp:extent cx="82550" cy="82550"/>
            <wp:effectExtent l="0" t="0" r="6350" b="6350"/>
            <wp:docPr id="103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image36.png"/>
                    <pic:cNvPicPr>
                      <a:picLocks noChangeAspect="1"/>
                    </pic:cNvPicPr>
                  </pic:nvPicPr>
                  <pic:blipFill>
                    <a:blip r:embed="rId70" cstate="print"/>
                    <a:stretch>
                      <a:fillRect/>
                    </a:stretch>
                  </pic:blipFill>
                  <pic:spPr>
                    <a:xfrm>
                      <a:off x="0" y="0"/>
                      <a:ext cx="82753" cy="82753"/>
                    </a:xfrm>
                    <a:prstGeom prst="rect">
                      <a:avLst/>
                    </a:prstGeom>
                  </pic:spPr>
                </pic:pic>
              </a:graphicData>
            </a:graphic>
          </wp:inline>
        </w:drawing>
      </w:r>
      <w:r>
        <w:rPr>
          <w:rFonts w:ascii="Times New Roman"/>
          <w:spacing w:val="39"/>
          <w:w w:val="110"/>
          <w:position w:val="2"/>
          <w:sz w:val="20"/>
        </w:rPr>
        <w:t xml:space="preserve"> </w:t>
      </w:r>
      <w:r>
        <w:rPr>
          <w:rFonts w:ascii="Century Gothic"/>
          <w:b/>
          <w:color w:val="141221"/>
          <w:w w:val="110"/>
          <w:position w:val="2"/>
          <w:sz w:val="14"/>
        </w:rPr>
        <w:t>12%</w:t>
      </w:r>
      <w:r>
        <w:rPr>
          <w:rFonts w:ascii="Century Gothic"/>
          <w:b/>
          <w:color w:val="141221"/>
          <w:spacing w:val="80"/>
          <w:w w:val="150"/>
          <w:position w:val="2"/>
          <w:sz w:val="14"/>
        </w:rPr>
        <w:t xml:space="preserve"> </w:t>
      </w:r>
      <w:r>
        <w:rPr>
          <w:color w:val="141221"/>
          <w:w w:val="110"/>
          <w:position w:val="2"/>
          <w:sz w:val="14"/>
        </w:rPr>
        <w:t>No</w:t>
      </w:r>
    </w:p>
    <w:p>
      <w:pPr>
        <w:pStyle w:val="6"/>
        <w:rPr>
          <w:sz w:val="18"/>
        </w:rPr>
      </w:pPr>
    </w:p>
    <w:p>
      <w:pPr>
        <w:pStyle w:val="6"/>
        <w:rPr>
          <w:sz w:val="18"/>
        </w:rPr>
      </w:pPr>
    </w:p>
    <w:p>
      <w:pPr>
        <w:pStyle w:val="6"/>
        <w:rPr>
          <w:sz w:val="18"/>
        </w:rPr>
      </w:pPr>
    </w:p>
    <w:p>
      <w:pPr>
        <w:pStyle w:val="6"/>
        <w:rPr>
          <w:sz w:val="18"/>
        </w:rPr>
      </w:pPr>
    </w:p>
    <w:p>
      <w:pPr>
        <w:pStyle w:val="6"/>
        <w:spacing w:before="5"/>
        <w:rPr>
          <w:sz w:val="22"/>
        </w:rPr>
      </w:pPr>
    </w:p>
    <w:p>
      <w:pPr>
        <w:pStyle w:val="6"/>
        <w:spacing w:before="1" w:line="276" w:lineRule="auto"/>
        <w:ind w:left="920" w:right="1694"/>
      </w:pPr>
      <w:r>
        <mc:AlternateContent>
          <mc:Choice Requires="wps">
            <w:drawing>
              <wp:anchor distT="0" distB="0" distL="114300" distR="114300" simplePos="0" relativeHeight="251968512" behindDoc="0" locked="0" layoutInCell="1" allowOverlap="1">
                <wp:simplePos x="0" y="0"/>
                <wp:positionH relativeFrom="page">
                  <wp:posOffset>921385</wp:posOffset>
                </wp:positionH>
                <wp:positionV relativeFrom="paragraph">
                  <wp:posOffset>29845</wp:posOffset>
                </wp:positionV>
                <wp:extent cx="3887470" cy="236855"/>
                <wp:effectExtent l="0" t="0" r="11430" b="4445"/>
                <wp:wrapNone/>
                <wp:docPr id="1034" name="docshape362"/>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4"/>
                              <w:ind w:left="513"/>
                              <w:rPr>
                                <w:rFonts w:ascii="Verdana"/>
                                <w:i/>
                                <w:color w:val="000000"/>
                                <w:sz w:val="17"/>
                              </w:rPr>
                            </w:pPr>
                            <w:r>
                              <w:rPr>
                                <w:rFonts w:ascii="Verdana"/>
                                <w:i/>
                                <w:color w:val="454C5B"/>
                                <w:w w:val="90"/>
                                <w:sz w:val="17"/>
                              </w:rPr>
                              <w:t>Does</w:t>
                            </w:r>
                            <w:r>
                              <w:rPr>
                                <w:rFonts w:ascii="Verdana"/>
                                <w:i/>
                                <w:color w:val="454C5B"/>
                                <w:spacing w:val="-3"/>
                                <w:w w:val="90"/>
                                <w:sz w:val="17"/>
                              </w:rPr>
                              <w:t xml:space="preserve"> </w:t>
                            </w:r>
                            <w:r>
                              <w:rPr>
                                <w:rFonts w:ascii="Verdana"/>
                                <w:i/>
                                <w:color w:val="454C5B"/>
                                <w:w w:val="90"/>
                                <w:sz w:val="17"/>
                              </w:rPr>
                              <w:t>your</w:t>
                            </w:r>
                            <w:r>
                              <w:rPr>
                                <w:rFonts w:ascii="Verdana"/>
                                <w:i/>
                                <w:color w:val="454C5B"/>
                                <w:spacing w:val="-2"/>
                                <w:w w:val="90"/>
                                <w:sz w:val="17"/>
                              </w:rPr>
                              <w:t xml:space="preserve"> </w:t>
                            </w:r>
                            <w:r>
                              <w:rPr>
                                <w:rFonts w:ascii="Verdana"/>
                                <w:i/>
                                <w:color w:val="454C5B"/>
                                <w:w w:val="90"/>
                                <w:sz w:val="17"/>
                              </w:rPr>
                              <w:t>organization</w:t>
                            </w:r>
                            <w:r>
                              <w:rPr>
                                <w:rFonts w:ascii="Verdana"/>
                                <w:i/>
                                <w:color w:val="454C5B"/>
                                <w:spacing w:val="-2"/>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or</w:t>
                            </w:r>
                            <w:r>
                              <w:rPr>
                                <w:rFonts w:ascii="Verdana"/>
                                <w:i/>
                                <w:color w:val="454C5B"/>
                                <w:spacing w:val="-2"/>
                                <w:w w:val="90"/>
                                <w:sz w:val="17"/>
                              </w:rPr>
                              <w:t xml:space="preserve"> </w:t>
                            </w:r>
                            <w:r>
                              <w:rPr>
                                <w:rFonts w:ascii="Verdana"/>
                                <w:i/>
                                <w:color w:val="454C5B"/>
                                <w:w w:val="90"/>
                                <w:sz w:val="17"/>
                              </w:rPr>
                              <w:t>plan</w:t>
                            </w:r>
                            <w:r>
                              <w:rPr>
                                <w:rFonts w:ascii="Verdana"/>
                                <w:i/>
                                <w:color w:val="454C5B"/>
                                <w:spacing w:val="-2"/>
                                <w:w w:val="90"/>
                                <w:sz w:val="17"/>
                              </w:rPr>
                              <w:t xml:space="preserve"> </w:t>
                            </w:r>
                            <w:r>
                              <w:rPr>
                                <w:rFonts w:ascii="Verdana"/>
                                <w:i/>
                                <w:color w:val="454C5B"/>
                                <w:w w:val="90"/>
                                <w:sz w:val="17"/>
                              </w:rPr>
                              <w:t>to</w:t>
                            </w:r>
                            <w:r>
                              <w:rPr>
                                <w:rFonts w:ascii="Verdana"/>
                                <w:i/>
                                <w:color w:val="454C5B"/>
                                <w:spacing w:val="-2"/>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AI</w:t>
                            </w:r>
                            <w:r>
                              <w:rPr>
                                <w:rFonts w:ascii="Verdana"/>
                                <w:i/>
                                <w:color w:val="454C5B"/>
                                <w:spacing w:val="-2"/>
                                <w:w w:val="90"/>
                                <w:sz w:val="17"/>
                              </w:rPr>
                              <w:t xml:space="preserve"> </w:t>
                            </w:r>
                            <w:r>
                              <w:rPr>
                                <w:rFonts w:ascii="Verdana"/>
                                <w:i/>
                                <w:color w:val="454C5B"/>
                                <w:w w:val="90"/>
                                <w:sz w:val="17"/>
                              </w:rPr>
                              <w:t>products</w:t>
                            </w:r>
                            <w:r>
                              <w:rPr>
                                <w:rFonts w:ascii="Verdana"/>
                                <w:i/>
                                <w:color w:val="454C5B"/>
                                <w:spacing w:val="-2"/>
                                <w:w w:val="90"/>
                                <w:sz w:val="17"/>
                              </w:rPr>
                              <w:t xml:space="preserve"> </w:t>
                            </w:r>
                            <w:r>
                              <w:rPr>
                                <w:rFonts w:ascii="Verdana"/>
                                <w:i/>
                                <w:color w:val="454C5B"/>
                                <w:w w:val="90"/>
                                <w:sz w:val="17"/>
                              </w:rPr>
                              <w:t>in</w:t>
                            </w:r>
                            <w:r>
                              <w:rPr>
                                <w:rFonts w:ascii="Verdana"/>
                                <w:i/>
                                <w:color w:val="454C5B"/>
                                <w:spacing w:val="-3"/>
                                <w:w w:val="90"/>
                                <w:sz w:val="17"/>
                              </w:rPr>
                              <w:t xml:space="preserve"> </w:t>
                            </w:r>
                            <w:r>
                              <w:rPr>
                                <w:rFonts w:ascii="Verdana"/>
                                <w:i/>
                                <w:color w:val="454C5B"/>
                                <w:spacing w:val="-2"/>
                                <w:w w:val="90"/>
                                <w:sz w:val="17"/>
                              </w:rPr>
                              <w:t>general?</w:t>
                            </w:r>
                          </w:p>
                        </w:txbxContent>
                      </wps:txbx>
                      <wps:bodyPr rot="0" vert="horz" wrap="square" lIns="0" tIns="0" rIns="0" bIns="0" anchor="t" anchorCtr="0" upright="1">
                        <a:noAutofit/>
                      </wps:bodyPr>
                    </wps:wsp>
                  </a:graphicData>
                </a:graphic>
              </wp:anchor>
            </w:drawing>
          </mc:Choice>
          <mc:Fallback>
            <w:pict>
              <v:shape id="docshape362" o:spid="_x0000_s1026" o:spt="202" type="#_x0000_t202" style="position:absolute;left:0pt;margin-left:72.55pt;margin-top:2.35pt;height:18.65pt;width:306.1pt;mso-position-horizontal-relative:page;z-index:251968512;mso-width-relative:page;mso-height-relative:page;" fillcolor="#EEF3F8" filled="t" stroked="f" coordsize="21600,21600" o:gfxdata="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0BQh61gAAAAgBAAAPAAAAAAAAAAEAIAAAACIAAABkcnMvZG93bnJldi54&#10;bWxQSwECFAAUAAAACACHTuJAyCTM9PwBAAABBAAADgAAAAAAAAABACAAAAAlAQAAZHJzL2Uyb0Rv&#10;Yy54bWxQSwUGAAAAAAYABgBZAQAAkwUAAAAA&#10;">
                <v:fill on="t" focussize="0,0"/>
                <v:stroke on="f"/>
                <v:imagedata o:title=""/>
                <o:lock v:ext="edit" aspectratio="f"/>
                <v:textbox inset="0mm,0mm,0mm,0mm">
                  <w:txbxContent>
                    <w:p>
                      <w:pPr>
                        <w:spacing w:before="54"/>
                        <w:ind w:left="513"/>
                        <w:rPr>
                          <w:rFonts w:ascii="Verdana"/>
                          <w:i/>
                          <w:color w:val="000000"/>
                          <w:sz w:val="17"/>
                        </w:rPr>
                      </w:pPr>
                      <w:r>
                        <w:rPr>
                          <w:rFonts w:ascii="Verdana"/>
                          <w:i/>
                          <w:color w:val="454C5B"/>
                          <w:w w:val="90"/>
                          <w:sz w:val="17"/>
                        </w:rPr>
                        <w:t>Does</w:t>
                      </w:r>
                      <w:r>
                        <w:rPr>
                          <w:rFonts w:ascii="Verdana"/>
                          <w:i/>
                          <w:color w:val="454C5B"/>
                          <w:spacing w:val="-3"/>
                          <w:w w:val="90"/>
                          <w:sz w:val="17"/>
                        </w:rPr>
                        <w:t xml:space="preserve"> </w:t>
                      </w:r>
                      <w:r>
                        <w:rPr>
                          <w:rFonts w:ascii="Verdana"/>
                          <w:i/>
                          <w:color w:val="454C5B"/>
                          <w:w w:val="90"/>
                          <w:sz w:val="17"/>
                        </w:rPr>
                        <w:t>your</w:t>
                      </w:r>
                      <w:r>
                        <w:rPr>
                          <w:rFonts w:ascii="Verdana"/>
                          <w:i/>
                          <w:color w:val="454C5B"/>
                          <w:spacing w:val="-2"/>
                          <w:w w:val="90"/>
                          <w:sz w:val="17"/>
                        </w:rPr>
                        <w:t xml:space="preserve"> </w:t>
                      </w:r>
                      <w:r>
                        <w:rPr>
                          <w:rFonts w:ascii="Verdana"/>
                          <w:i/>
                          <w:color w:val="454C5B"/>
                          <w:w w:val="90"/>
                          <w:sz w:val="17"/>
                        </w:rPr>
                        <w:t>organization</w:t>
                      </w:r>
                      <w:r>
                        <w:rPr>
                          <w:rFonts w:ascii="Verdana"/>
                          <w:i/>
                          <w:color w:val="454C5B"/>
                          <w:spacing w:val="-2"/>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or</w:t>
                      </w:r>
                      <w:r>
                        <w:rPr>
                          <w:rFonts w:ascii="Verdana"/>
                          <w:i/>
                          <w:color w:val="454C5B"/>
                          <w:spacing w:val="-2"/>
                          <w:w w:val="90"/>
                          <w:sz w:val="17"/>
                        </w:rPr>
                        <w:t xml:space="preserve"> </w:t>
                      </w:r>
                      <w:r>
                        <w:rPr>
                          <w:rFonts w:ascii="Verdana"/>
                          <w:i/>
                          <w:color w:val="454C5B"/>
                          <w:w w:val="90"/>
                          <w:sz w:val="17"/>
                        </w:rPr>
                        <w:t>plan</w:t>
                      </w:r>
                      <w:r>
                        <w:rPr>
                          <w:rFonts w:ascii="Verdana"/>
                          <w:i/>
                          <w:color w:val="454C5B"/>
                          <w:spacing w:val="-2"/>
                          <w:w w:val="90"/>
                          <w:sz w:val="17"/>
                        </w:rPr>
                        <w:t xml:space="preserve"> </w:t>
                      </w:r>
                      <w:r>
                        <w:rPr>
                          <w:rFonts w:ascii="Verdana"/>
                          <w:i/>
                          <w:color w:val="454C5B"/>
                          <w:w w:val="90"/>
                          <w:sz w:val="17"/>
                        </w:rPr>
                        <w:t>to</w:t>
                      </w:r>
                      <w:r>
                        <w:rPr>
                          <w:rFonts w:ascii="Verdana"/>
                          <w:i/>
                          <w:color w:val="454C5B"/>
                          <w:spacing w:val="-2"/>
                          <w:w w:val="90"/>
                          <w:sz w:val="17"/>
                        </w:rPr>
                        <w:t xml:space="preserve"> </w:t>
                      </w:r>
                      <w:r>
                        <w:rPr>
                          <w:rFonts w:ascii="Verdana"/>
                          <w:i/>
                          <w:color w:val="454C5B"/>
                          <w:w w:val="90"/>
                          <w:sz w:val="17"/>
                        </w:rPr>
                        <w:t>use</w:t>
                      </w:r>
                      <w:r>
                        <w:rPr>
                          <w:rFonts w:ascii="Verdana"/>
                          <w:i/>
                          <w:color w:val="454C5B"/>
                          <w:spacing w:val="-3"/>
                          <w:w w:val="90"/>
                          <w:sz w:val="17"/>
                        </w:rPr>
                        <w:t xml:space="preserve"> </w:t>
                      </w:r>
                      <w:r>
                        <w:rPr>
                          <w:rFonts w:ascii="Verdana"/>
                          <w:i/>
                          <w:color w:val="454C5B"/>
                          <w:w w:val="90"/>
                          <w:sz w:val="17"/>
                        </w:rPr>
                        <w:t>AI</w:t>
                      </w:r>
                      <w:r>
                        <w:rPr>
                          <w:rFonts w:ascii="Verdana"/>
                          <w:i/>
                          <w:color w:val="454C5B"/>
                          <w:spacing w:val="-2"/>
                          <w:w w:val="90"/>
                          <w:sz w:val="17"/>
                        </w:rPr>
                        <w:t xml:space="preserve"> </w:t>
                      </w:r>
                      <w:r>
                        <w:rPr>
                          <w:rFonts w:ascii="Verdana"/>
                          <w:i/>
                          <w:color w:val="454C5B"/>
                          <w:w w:val="90"/>
                          <w:sz w:val="17"/>
                        </w:rPr>
                        <w:t>products</w:t>
                      </w:r>
                      <w:r>
                        <w:rPr>
                          <w:rFonts w:ascii="Verdana"/>
                          <w:i/>
                          <w:color w:val="454C5B"/>
                          <w:spacing w:val="-2"/>
                          <w:w w:val="90"/>
                          <w:sz w:val="17"/>
                        </w:rPr>
                        <w:t xml:space="preserve"> </w:t>
                      </w:r>
                      <w:r>
                        <w:rPr>
                          <w:rFonts w:ascii="Verdana"/>
                          <w:i/>
                          <w:color w:val="454C5B"/>
                          <w:w w:val="90"/>
                          <w:sz w:val="17"/>
                        </w:rPr>
                        <w:t>in</w:t>
                      </w:r>
                      <w:r>
                        <w:rPr>
                          <w:rFonts w:ascii="Verdana"/>
                          <w:i/>
                          <w:color w:val="454C5B"/>
                          <w:spacing w:val="-3"/>
                          <w:w w:val="90"/>
                          <w:sz w:val="17"/>
                        </w:rPr>
                        <w:t xml:space="preserve"> </w:t>
                      </w:r>
                      <w:r>
                        <w:rPr>
                          <w:rFonts w:ascii="Verdana"/>
                          <w:i/>
                          <w:color w:val="454C5B"/>
                          <w:spacing w:val="-2"/>
                          <w:w w:val="90"/>
                          <w:sz w:val="17"/>
                        </w:rPr>
                        <w:t>general?</w:t>
                      </w:r>
                    </w:p>
                  </w:txbxContent>
                </v:textbox>
              </v:shape>
            </w:pict>
          </mc:Fallback>
        </mc:AlternateContent>
      </w:r>
      <w:r>
        <w:rPr>
          <w:w w:val="115"/>
        </w:rPr>
        <w:t>The use or planned use of</w:t>
      </w:r>
      <w:r>
        <w:rPr>
          <w:spacing w:val="40"/>
          <w:w w:val="115"/>
        </w:rPr>
        <w:t xml:space="preserve"> </w:t>
      </w:r>
      <w:r>
        <w:rPr>
          <w:w w:val="115"/>
        </w:rPr>
        <w:t>AI</w:t>
      </w:r>
      <w:r>
        <w:rPr>
          <w:spacing w:val="-11"/>
          <w:w w:val="115"/>
        </w:rPr>
        <w:t xml:space="preserve"> </w:t>
      </w:r>
      <w:r>
        <w:rPr>
          <w:w w:val="115"/>
        </w:rPr>
        <w:t>products</w:t>
      </w:r>
      <w:r>
        <w:rPr>
          <w:spacing w:val="-11"/>
          <w:w w:val="115"/>
        </w:rPr>
        <w:t xml:space="preserve"> </w:t>
      </w:r>
      <w:r>
        <w:rPr>
          <w:w w:val="115"/>
        </w:rPr>
        <w:t>in</w:t>
      </w:r>
      <w:r>
        <w:rPr>
          <w:spacing w:val="-11"/>
          <w:w w:val="115"/>
        </w:rPr>
        <w:t xml:space="preserve"> </w:t>
      </w:r>
      <w:r>
        <w:rPr>
          <w:w w:val="115"/>
        </w:rPr>
        <w:t>organizations suggests</w:t>
      </w:r>
      <w:r>
        <w:rPr>
          <w:spacing w:val="9"/>
          <w:w w:val="115"/>
        </w:rPr>
        <w:t xml:space="preserve"> </w:t>
      </w:r>
      <w:r>
        <w:rPr>
          <w:w w:val="115"/>
        </w:rPr>
        <w:t>a</w:t>
      </w:r>
      <w:r>
        <w:rPr>
          <w:spacing w:val="9"/>
          <w:w w:val="115"/>
        </w:rPr>
        <w:t xml:space="preserve"> </w:t>
      </w:r>
      <w:r>
        <w:rPr>
          <w:w w:val="115"/>
        </w:rPr>
        <w:t>few</w:t>
      </w:r>
      <w:r>
        <w:rPr>
          <w:spacing w:val="9"/>
          <w:w w:val="115"/>
        </w:rPr>
        <w:t xml:space="preserve"> </w:t>
      </w:r>
      <w:r>
        <w:rPr>
          <w:spacing w:val="-2"/>
          <w:w w:val="115"/>
        </w:rPr>
        <w:t>possibilities:</w:t>
      </w:r>
    </w:p>
    <w:p>
      <w:pPr>
        <w:pStyle w:val="6"/>
        <w:spacing w:line="276" w:lineRule="auto"/>
        <w:ind w:left="920" w:right="1998"/>
      </w:pPr>
      <w:r>
        <w:rPr>
          <w:w w:val="115"/>
        </w:rPr>
        <w:t>AI may be integrated into</w:t>
      </w:r>
      <w:r>
        <w:rPr>
          <w:spacing w:val="-13"/>
          <w:w w:val="115"/>
        </w:rPr>
        <w:t xml:space="preserve"> </w:t>
      </w:r>
      <w:r>
        <w:rPr>
          <w:w w:val="115"/>
        </w:rPr>
        <w:t>many</w:t>
      </w:r>
      <w:r>
        <w:rPr>
          <w:spacing w:val="-13"/>
          <w:w w:val="115"/>
        </w:rPr>
        <w:t xml:space="preserve"> </w:t>
      </w:r>
      <w:r>
        <w:rPr>
          <w:w w:val="115"/>
        </w:rPr>
        <w:t>products</w:t>
      </w:r>
      <w:r>
        <w:rPr>
          <w:spacing w:val="-13"/>
          <w:w w:val="115"/>
        </w:rPr>
        <w:t xml:space="preserve"> </w:t>
      </w:r>
      <w:r>
        <w:rPr>
          <w:w w:val="115"/>
        </w:rPr>
        <w:t>that organizations</w:t>
      </w:r>
      <w:r>
        <w:rPr>
          <w:spacing w:val="-11"/>
          <w:w w:val="115"/>
        </w:rPr>
        <w:t xml:space="preserve"> </w:t>
      </w:r>
      <w:r>
        <w:rPr>
          <w:w w:val="115"/>
        </w:rPr>
        <w:t>are</w:t>
      </w:r>
      <w:r>
        <w:rPr>
          <w:spacing w:val="-10"/>
          <w:w w:val="115"/>
        </w:rPr>
        <w:t xml:space="preserve"> </w:t>
      </w:r>
      <w:r>
        <w:rPr>
          <w:spacing w:val="-2"/>
          <w:w w:val="115"/>
        </w:rPr>
        <w:t>using,</w:t>
      </w:r>
    </w:p>
    <w:p>
      <w:pPr>
        <w:pStyle w:val="6"/>
        <w:spacing w:line="276" w:lineRule="auto"/>
        <w:ind w:left="920" w:right="1789"/>
      </w:pPr>
      <w:r>
        <w:rPr>
          <w:w w:val="115"/>
        </w:rPr>
        <w:t>but</w:t>
      </w:r>
      <w:r>
        <w:rPr>
          <w:spacing w:val="-4"/>
          <w:w w:val="115"/>
        </w:rPr>
        <w:t xml:space="preserve"> </w:t>
      </w:r>
      <w:r>
        <w:rPr>
          <w:w w:val="115"/>
        </w:rPr>
        <w:t>staff</w:t>
      </w:r>
      <w:r>
        <w:rPr>
          <w:spacing w:val="-4"/>
          <w:w w:val="115"/>
        </w:rPr>
        <w:t xml:space="preserve"> </w:t>
      </w:r>
      <w:r>
        <w:rPr>
          <w:w w:val="115"/>
        </w:rPr>
        <w:t>might</w:t>
      </w:r>
      <w:r>
        <w:rPr>
          <w:spacing w:val="-4"/>
          <w:w w:val="115"/>
        </w:rPr>
        <w:t xml:space="preserve"> </w:t>
      </w:r>
      <w:r>
        <w:rPr>
          <w:w w:val="115"/>
        </w:rPr>
        <w:t>not</w:t>
      </w:r>
      <w:r>
        <w:rPr>
          <w:spacing w:val="-4"/>
          <w:w w:val="115"/>
        </w:rPr>
        <w:t xml:space="preserve"> </w:t>
      </w:r>
      <w:r>
        <w:rPr>
          <w:w w:val="115"/>
        </w:rPr>
        <w:t>be</w:t>
      </w:r>
      <w:r>
        <w:rPr>
          <w:spacing w:val="-4"/>
          <w:w w:val="115"/>
        </w:rPr>
        <w:t xml:space="preserve"> </w:t>
      </w:r>
      <w:r>
        <w:rPr>
          <w:w w:val="115"/>
        </w:rPr>
        <w:t>fully aware</w:t>
      </w:r>
      <w:r>
        <w:rPr>
          <w:spacing w:val="-13"/>
          <w:w w:val="115"/>
        </w:rPr>
        <w:t xml:space="preserve"> </w:t>
      </w:r>
      <w:r>
        <w:rPr>
          <w:w w:val="115"/>
        </w:rPr>
        <w:t>of</w:t>
      </w:r>
      <w:r>
        <w:rPr>
          <w:spacing w:val="-13"/>
          <w:w w:val="115"/>
        </w:rPr>
        <w:t xml:space="preserve"> </w:t>
      </w:r>
      <w:r>
        <w:rPr>
          <w:w w:val="115"/>
        </w:rPr>
        <w:t>this</w:t>
      </w:r>
      <w:r>
        <w:rPr>
          <w:spacing w:val="-13"/>
          <w:w w:val="115"/>
        </w:rPr>
        <w:t xml:space="preserve"> </w:t>
      </w:r>
      <w:r>
        <w:rPr>
          <w:w w:val="115"/>
        </w:rPr>
        <w:t>integration</w:t>
      </w:r>
      <w:r>
        <w:rPr>
          <w:spacing w:val="-13"/>
          <w:w w:val="115"/>
        </w:rPr>
        <w:t xml:space="preserve"> </w:t>
      </w:r>
      <w:r>
        <w:rPr>
          <w:w w:val="115"/>
        </w:rPr>
        <w:t>or may not recognize these</w:t>
      </w:r>
      <w:r>
        <w:rPr>
          <w:spacing w:val="40"/>
          <w:w w:val="115"/>
        </w:rPr>
        <w:t xml:space="preserve"> </w:t>
      </w:r>
      <w:r>
        <w:rPr>
          <w:w w:val="115"/>
        </w:rPr>
        <w:t>as AI-driven products.</w:t>
      </w:r>
    </w:p>
    <w:p>
      <w:pPr>
        <w:pStyle w:val="6"/>
        <w:spacing w:line="276" w:lineRule="auto"/>
        <w:ind w:left="920" w:right="1502"/>
      </w:pPr>
      <w:r>
        <w:rPr>
          <w:spacing w:val="-2"/>
          <w:w w:val="115"/>
        </w:rPr>
        <w:t>Alternatively,</w:t>
      </w:r>
      <w:r>
        <w:rPr>
          <w:spacing w:val="-8"/>
          <w:w w:val="115"/>
        </w:rPr>
        <w:t xml:space="preserve"> </w:t>
      </w:r>
      <w:r>
        <w:rPr>
          <w:spacing w:val="-2"/>
          <w:w w:val="115"/>
        </w:rPr>
        <w:t>it</w:t>
      </w:r>
      <w:r>
        <w:rPr>
          <w:spacing w:val="-8"/>
          <w:w w:val="115"/>
        </w:rPr>
        <w:t xml:space="preserve"> </w:t>
      </w:r>
      <w:r>
        <w:rPr>
          <w:spacing w:val="-2"/>
          <w:w w:val="115"/>
        </w:rPr>
        <w:t>could</w:t>
      </w:r>
      <w:r>
        <w:rPr>
          <w:spacing w:val="-8"/>
          <w:w w:val="115"/>
        </w:rPr>
        <w:t xml:space="preserve"> </w:t>
      </w:r>
      <w:r>
        <w:rPr>
          <w:spacing w:val="-2"/>
          <w:w w:val="115"/>
        </w:rPr>
        <w:t xml:space="preserve">indicate </w:t>
      </w:r>
      <w:r>
        <w:rPr>
          <w:w w:val="115"/>
        </w:rPr>
        <w:t>a gap in understanding or communication within the organization, where C-level</w:t>
      </w:r>
    </w:p>
    <w:p>
      <w:pPr>
        <w:spacing w:line="276" w:lineRule="auto"/>
        <w:sectPr>
          <w:type w:val="continuous"/>
          <w:pgSz w:w="12240" w:h="15840"/>
          <w:pgMar w:top="1500" w:right="0" w:bottom="280" w:left="520" w:header="0" w:footer="675" w:gutter="0"/>
          <w:cols w:equalWidth="0" w:num="2">
            <w:col w:w="6373" w:space="120"/>
            <w:col w:w="5227"/>
          </w:cols>
        </w:sectPr>
      </w:pPr>
    </w:p>
    <w:p>
      <w:pPr>
        <w:pStyle w:val="6"/>
        <w:spacing w:line="276" w:lineRule="auto"/>
        <w:ind w:left="920" w:right="1444"/>
        <w:rPr>
          <w:rFonts w:hint="eastAsia" w:ascii="Century Gothic"/>
          <w:b/>
          <w:sz w:val="14"/>
          <w:lang w:eastAsia="zh-CN"/>
        </w:rPr>
      </w:pPr>
      <w:r>
        <w:rPr>
          <w:w w:val="115"/>
        </w:rPr>
        <w:t>executives believe they are utilizing AI more extensively than their staff are aware, or they might overestimate</w:t>
      </w:r>
      <w:r>
        <w:rPr>
          <w:spacing w:val="-5"/>
          <w:w w:val="115"/>
        </w:rPr>
        <w:t xml:space="preserve"> </w:t>
      </w:r>
      <w:r>
        <w:rPr>
          <w:w w:val="115"/>
        </w:rPr>
        <w:t>their</w:t>
      </w:r>
      <w:r>
        <w:rPr>
          <w:spacing w:val="-5"/>
          <w:w w:val="115"/>
        </w:rPr>
        <w:t xml:space="preserve"> </w:t>
      </w:r>
      <w:r>
        <w:rPr>
          <w:w w:val="115"/>
        </w:rPr>
        <w:t>actual</w:t>
      </w:r>
      <w:r>
        <w:rPr>
          <w:spacing w:val="-5"/>
          <w:w w:val="115"/>
        </w:rPr>
        <w:t xml:space="preserve"> </w:t>
      </w:r>
      <w:r>
        <w:rPr>
          <w:w w:val="115"/>
        </w:rPr>
        <w:t>use</w:t>
      </w:r>
      <w:r>
        <w:rPr>
          <w:spacing w:val="-5"/>
          <w:w w:val="115"/>
        </w:rPr>
        <w:t xml:space="preserve"> </w:t>
      </w:r>
      <w:r>
        <w:rPr>
          <w:w w:val="115"/>
        </w:rPr>
        <w:t>of</w:t>
      </w:r>
      <w:r>
        <w:rPr>
          <w:spacing w:val="-5"/>
          <w:w w:val="115"/>
        </w:rPr>
        <w:t xml:space="preserve"> </w:t>
      </w:r>
      <w:r>
        <w:rPr>
          <w:w w:val="115"/>
        </w:rPr>
        <w:t>AI</w:t>
      </w:r>
      <w:r>
        <w:rPr>
          <w:spacing w:val="-5"/>
          <w:w w:val="115"/>
        </w:rPr>
        <w:t xml:space="preserve"> </w:t>
      </w:r>
      <w:r>
        <w:rPr>
          <w:w w:val="115"/>
        </w:rPr>
        <w:t>technologies.</w:t>
      </w:r>
      <w:r>
        <w:rPr>
          <w:spacing w:val="-5"/>
          <w:w w:val="115"/>
        </w:rPr>
        <w:t xml:space="preserve"> </w:t>
      </w:r>
      <w:r>
        <w:rPr>
          <w:w w:val="115"/>
        </w:rPr>
        <w:t>This</w:t>
      </w:r>
      <w:r>
        <w:rPr>
          <w:spacing w:val="-5"/>
          <w:w w:val="115"/>
        </w:rPr>
        <w:t xml:space="preserve"> </w:t>
      </w:r>
      <w:r>
        <w:rPr>
          <w:w w:val="115"/>
        </w:rPr>
        <w:t>discrepancy</w:t>
      </w:r>
      <w:r>
        <w:rPr>
          <w:spacing w:val="-5"/>
          <w:w w:val="115"/>
        </w:rPr>
        <w:t xml:space="preserve"> </w:t>
      </w:r>
      <w:r>
        <w:rPr>
          <w:w w:val="115"/>
        </w:rPr>
        <w:t>underscores</w:t>
      </w:r>
      <w:r>
        <w:rPr>
          <w:spacing w:val="-5"/>
          <w:w w:val="115"/>
        </w:rPr>
        <w:t xml:space="preserve"> </w:t>
      </w:r>
      <w:r>
        <w:rPr>
          <w:w w:val="115"/>
        </w:rPr>
        <w:t>the</w:t>
      </w:r>
      <w:r>
        <w:rPr>
          <w:spacing w:val="-5"/>
          <w:w w:val="115"/>
        </w:rPr>
        <w:t xml:space="preserve"> </w:t>
      </w:r>
      <w:r>
        <w:rPr>
          <w:w w:val="115"/>
        </w:rPr>
        <w:t>need</w:t>
      </w:r>
      <w:r>
        <w:rPr>
          <w:spacing w:val="-5"/>
          <w:w w:val="115"/>
        </w:rPr>
        <w:t xml:space="preserve"> </w:t>
      </w:r>
      <w:r>
        <w:rPr>
          <w:w w:val="115"/>
        </w:rPr>
        <w:t>for</w:t>
      </w:r>
      <w:r>
        <w:rPr>
          <w:spacing w:val="-5"/>
          <w:w w:val="115"/>
        </w:rPr>
        <w:t xml:space="preserve"> </w:t>
      </w:r>
      <w:r>
        <w:rPr>
          <w:w w:val="115"/>
        </w:rPr>
        <w:t>clearer communication</w:t>
      </w:r>
      <w:r>
        <w:rPr>
          <w:spacing w:val="-1"/>
          <w:w w:val="115"/>
        </w:rPr>
        <w:t xml:space="preserve"> </w:t>
      </w:r>
      <w:r>
        <w:rPr>
          <w:w w:val="115"/>
        </w:rPr>
        <w:t>and</w:t>
      </w:r>
      <w:r>
        <w:rPr>
          <w:spacing w:val="-1"/>
          <w:w w:val="115"/>
        </w:rPr>
        <w:t xml:space="preserve"> </w:t>
      </w:r>
      <w:r>
        <w:rPr>
          <w:w w:val="115"/>
        </w:rPr>
        <w:t>education</w:t>
      </w:r>
      <w:r>
        <w:rPr>
          <w:spacing w:val="-1"/>
          <w:w w:val="115"/>
        </w:rPr>
        <w:t xml:space="preserve"> </w:t>
      </w:r>
      <w:r>
        <w:rPr>
          <w:w w:val="115"/>
        </w:rPr>
        <w:t>about</w:t>
      </w:r>
      <w:r>
        <w:rPr>
          <w:spacing w:val="-1"/>
          <w:w w:val="115"/>
        </w:rPr>
        <w:t xml:space="preserve"> </w:t>
      </w:r>
      <w:r>
        <w:rPr>
          <w:w w:val="115"/>
        </w:rPr>
        <w:t>AI</w:t>
      </w:r>
      <w:r>
        <w:rPr>
          <w:spacing w:val="-1"/>
          <w:w w:val="115"/>
        </w:rPr>
        <w:t xml:space="preserve"> </w:t>
      </w:r>
      <w:r>
        <w:rPr>
          <w:w w:val="115"/>
        </w:rPr>
        <w:t>applications</w:t>
      </w:r>
      <w:r>
        <w:rPr>
          <w:spacing w:val="-1"/>
          <w:w w:val="115"/>
        </w:rPr>
        <w:t xml:space="preserve"> </w:t>
      </w:r>
      <w:r>
        <w:rPr>
          <w:w w:val="115"/>
        </w:rPr>
        <w:t>and</w:t>
      </w:r>
      <w:r>
        <w:rPr>
          <w:spacing w:val="-1"/>
          <w:w w:val="115"/>
        </w:rPr>
        <w:t xml:space="preserve"> </w:t>
      </w:r>
      <w:r>
        <w:rPr>
          <w:w w:val="115"/>
        </w:rPr>
        <w:t>usage</w:t>
      </w:r>
      <w:r>
        <w:rPr>
          <w:spacing w:val="-1"/>
          <w:w w:val="115"/>
        </w:rPr>
        <w:t xml:space="preserve"> </w:t>
      </w:r>
      <w:r>
        <w:rPr>
          <w:w w:val="115"/>
        </w:rPr>
        <w:t>within</w:t>
      </w:r>
      <w:r>
        <w:rPr>
          <w:spacing w:val="-1"/>
          <w:w w:val="115"/>
        </w:rPr>
        <w:t xml:space="preserve"> </w:t>
      </w:r>
      <w:r>
        <w:rPr>
          <w:w w:val="115"/>
        </w:rPr>
        <w:t>organizations,</w:t>
      </w:r>
      <w:r>
        <w:rPr>
          <w:spacing w:val="-1"/>
          <w:w w:val="115"/>
        </w:rPr>
        <w:t xml:space="preserve"> </w:t>
      </w:r>
      <w:r>
        <w:rPr>
          <w:w w:val="115"/>
        </w:rPr>
        <w:t>ensuring</w:t>
      </w:r>
      <w:r>
        <w:rPr>
          <w:spacing w:val="-1"/>
          <w:w w:val="115"/>
        </w:rPr>
        <w:t xml:space="preserve"> </w:t>
      </w:r>
      <w:r>
        <w:rPr>
          <w:w w:val="115"/>
        </w:rPr>
        <w:t>that executives and staff consistently understand how AI is being leveraged in their work environment.</w:t>
      </w:r>
      <w:r>
        <w:rPr>
          <w:rFonts w:hint="eastAsia" w:ascii="Century Gothic"/>
          <w:b/>
          <w:sz w:val="14"/>
          <w:lang w:eastAsia="zh-CN"/>
        </w:rPr>
        <w:t xml:space="preserve"> </w:t>
      </w:r>
    </w:p>
    <w:p>
      <w:pPr>
        <w:tabs>
          <w:tab w:val="left" w:pos="10613"/>
        </w:tabs>
        <w:rPr>
          <w:lang w:eastAsia="zh-CN"/>
        </w:rPr>
      </w:pPr>
      <w:r>
        <w:rPr>
          <w:lang w:eastAsia="zh-CN"/>
        </w:rPr>
        <w:tab/>
      </w:r>
    </w:p>
    <w:p>
      <w:pPr>
        <w:tabs>
          <w:tab w:val="left" w:pos="10613"/>
        </w:tabs>
        <w:rPr>
          <w:lang w:eastAsia="zh-CN"/>
        </w:rPr>
        <w:sectPr>
          <w:pgSz w:w="12240" w:h="15840"/>
          <w:pgMar w:top="1220" w:right="0" w:bottom="860" w:left="520" w:header="0" w:footer="675" w:gutter="0"/>
          <w:cols w:space="720" w:num="1"/>
        </w:sectPr>
      </w:pPr>
    </w:p>
    <w:p>
      <w:pPr>
        <w:pStyle w:val="4"/>
        <w:rPr>
          <w:lang w:eastAsia="zh-CN"/>
        </w:rPr>
      </w:pPr>
      <w:r>
        <w:rPr>
          <w:rFonts w:hint="eastAsia" w:ascii="微软雅黑" w:hAnsi="微软雅黑" w:eastAsia="微软雅黑" w:cs="微软雅黑"/>
          <w:lang w:eastAsia="zh-CN"/>
        </w:rPr>
        <w:t>对</w:t>
      </w:r>
      <w:r>
        <w:rPr>
          <w:lang w:eastAsia="zh-CN"/>
        </w:rPr>
        <w:t xml:space="preserve"> AI </w:t>
      </w:r>
      <w:r>
        <w:rPr>
          <w:rFonts w:hint="eastAsia" w:ascii="微软雅黑" w:hAnsi="微软雅黑" w:eastAsia="微软雅黑" w:cs="微软雅黑"/>
          <w:lang w:eastAsia="zh-CN"/>
        </w:rPr>
        <w:t>安全框架的认识</w:t>
      </w:r>
      <w:r>
        <mc:AlternateContent>
          <mc:Choice Requires="wpg">
            <w:drawing>
              <wp:anchor distT="0" distB="0" distL="114300" distR="114300" simplePos="0" relativeHeight="252034048" behindDoc="0" locked="0" layoutInCell="1" allowOverlap="1">
                <wp:simplePos x="0" y="0"/>
                <wp:positionH relativeFrom="page">
                  <wp:posOffset>5321935</wp:posOffset>
                </wp:positionH>
                <wp:positionV relativeFrom="paragraph">
                  <wp:posOffset>739140</wp:posOffset>
                </wp:positionV>
                <wp:extent cx="1244600" cy="1250950"/>
                <wp:effectExtent l="635" t="0" r="0" b="6350"/>
                <wp:wrapNone/>
                <wp:docPr id="1035" name="docshapegroup348"/>
                <wp:cNvGraphicFramePr/>
                <a:graphic xmlns:a="http://schemas.openxmlformats.org/drawingml/2006/main">
                  <a:graphicData uri="http://schemas.microsoft.com/office/word/2010/wordprocessingGroup">
                    <wpg:wgp>
                      <wpg:cNvGrpSpPr/>
                      <wpg:grpSpPr>
                        <a:xfrm>
                          <a:off x="0" y="0"/>
                          <a:ext cx="1244600" cy="1250950"/>
                          <a:chOff x="8381" y="1164"/>
                          <a:chExt cx="1960" cy="1970"/>
                        </a:xfrm>
                      </wpg:grpSpPr>
                      <wps:wsp>
                        <wps:cNvPr id="1036" name="docshape349"/>
                        <wps:cNvSpPr/>
                        <wps:spPr bwMode="auto">
                          <a:xfrm>
                            <a:off x="8380" y="1174"/>
                            <a:ext cx="1960" cy="1960"/>
                          </a:xfrm>
                          <a:custGeom>
                            <a:avLst/>
                            <a:gdLst>
                              <a:gd name="T0" fmla="+- 0 9361 8381"/>
                              <a:gd name="T1" fmla="*/ T0 w 1960"/>
                              <a:gd name="T2" fmla="+- 0 2154 1174"/>
                              <a:gd name="T3" fmla="*/ 2154 h 1960"/>
                              <a:gd name="T4" fmla="+- 0 8764 8381"/>
                              <a:gd name="T5" fmla="*/ T4 w 1960"/>
                              <a:gd name="T6" fmla="+- 0 1377 1174"/>
                              <a:gd name="T7" fmla="*/ 1377 h 1960"/>
                              <a:gd name="T8" fmla="+- 0 8652 8381"/>
                              <a:gd name="T9" fmla="*/ T8 w 1960"/>
                              <a:gd name="T10" fmla="+- 0 1478 1174"/>
                              <a:gd name="T11" fmla="*/ 1478 h 1960"/>
                              <a:gd name="T12" fmla="+- 0 8558 8381"/>
                              <a:gd name="T13" fmla="*/ T12 w 1960"/>
                              <a:gd name="T14" fmla="+- 0 1593 1174"/>
                              <a:gd name="T15" fmla="*/ 1593 h 1960"/>
                              <a:gd name="T16" fmla="+- 0 8482 8381"/>
                              <a:gd name="T17" fmla="*/ T16 w 1960"/>
                              <a:gd name="T18" fmla="+- 0 1720 1174"/>
                              <a:gd name="T19" fmla="*/ 1720 h 1960"/>
                              <a:gd name="T20" fmla="+- 0 8427 8381"/>
                              <a:gd name="T21" fmla="*/ T20 w 1960"/>
                              <a:gd name="T22" fmla="+- 0 1858 1174"/>
                              <a:gd name="T23" fmla="*/ 1858 h 1960"/>
                              <a:gd name="T24" fmla="+- 0 8393 8381"/>
                              <a:gd name="T25" fmla="*/ T24 w 1960"/>
                              <a:gd name="T26" fmla="+- 0 2003 1174"/>
                              <a:gd name="T27" fmla="*/ 2003 h 1960"/>
                              <a:gd name="T28" fmla="+- 0 8381 8381"/>
                              <a:gd name="T29" fmla="*/ T28 w 1960"/>
                              <a:gd name="T30" fmla="+- 0 2154 1174"/>
                              <a:gd name="T31" fmla="*/ 2154 h 1960"/>
                              <a:gd name="T32" fmla="+- 0 8393 8381"/>
                              <a:gd name="T33" fmla="*/ T32 w 1960"/>
                              <a:gd name="T34" fmla="+- 0 2305 1174"/>
                              <a:gd name="T35" fmla="*/ 2305 h 1960"/>
                              <a:gd name="T36" fmla="+- 0 8427 8381"/>
                              <a:gd name="T37" fmla="*/ T36 w 1960"/>
                              <a:gd name="T38" fmla="+- 0 2449 1174"/>
                              <a:gd name="T39" fmla="*/ 2449 h 1960"/>
                              <a:gd name="T40" fmla="+- 0 8481 8381"/>
                              <a:gd name="T41" fmla="*/ T40 w 1960"/>
                              <a:gd name="T42" fmla="+- 0 2584 1174"/>
                              <a:gd name="T43" fmla="*/ 2584 h 1960"/>
                              <a:gd name="T44" fmla="+- 0 8554 8381"/>
                              <a:gd name="T45" fmla="*/ T44 w 1960"/>
                              <a:gd name="T46" fmla="+- 0 2708 1174"/>
                              <a:gd name="T47" fmla="*/ 2708 h 1960"/>
                              <a:gd name="T48" fmla="+- 0 8644 8381"/>
                              <a:gd name="T49" fmla="*/ T48 w 1960"/>
                              <a:gd name="T50" fmla="+- 0 2820 1174"/>
                              <a:gd name="T51" fmla="*/ 2820 h 1960"/>
                              <a:gd name="T52" fmla="+- 0 8749 8381"/>
                              <a:gd name="T53" fmla="*/ T52 w 1960"/>
                              <a:gd name="T54" fmla="+- 0 2918 1174"/>
                              <a:gd name="T55" fmla="*/ 2918 h 1960"/>
                              <a:gd name="T56" fmla="+- 0 8868 8381"/>
                              <a:gd name="T57" fmla="*/ T56 w 1960"/>
                              <a:gd name="T58" fmla="+- 0 2999 1174"/>
                              <a:gd name="T59" fmla="*/ 2999 h 1960"/>
                              <a:gd name="T60" fmla="+- 0 8998 8381"/>
                              <a:gd name="T61" fmla="*/ T60 w 1960"/>
                              <a:gd name="T62" fmla="+- 0 3063 1174"/>
                              <a:gd name="T63" fmla="*/ 3063 h 1960"/>
                              <a:gd name="T64" fmla="+- 0 9137 8381"/>
                              <a:gd name="T65" fmla="*/ T64 w 1960"/>
                              <a:gd name="T66" fmla="+- 0 3108 1174"/>
                              <a:gd name="T67" fmla="*/ 3108 h 1960"/>
                              <a:gd name="T68" fmla="+- 0 9285 8381"/>
                              <a:gd name="T69" fmla="*/ T68 w 1960"/>
                              <a:gd name="T70" fmla="+- 0 3131 1174"/>
                              <a:gd name="T71" fmla="*/ 3131 h 1960"/>
                              <a:gd name="T72" fmla="+- 0 9437 8381"/>
                              <a:gd name="T73" fmla="*/ T72 w 1960"/>
                              <a:gd name="T74" fmla="+- 0 3131 1174"/>
                              <a:gd name="T75" fmla="*/ 3131 h 1960"/>
                              <a:gd name="T76" fmla="+- 0 9584 8381"/>
                              <a:gd name="T77" fmla="*/ T76 w 1960"/>
                              <a:gd name="T78" fmla="+- 0 3108 1174"/>
                              <a:gd name="T79" fmla="*/ 3108 h 1960"/>
                              <a:gd name="T80" fmla="+- 0 9724 8381"/>
                              <a:gd name="T81" fmla="*/ T80 w 1960"/>
                              <a:gd name="T82" fmla="+- 0 3063 1174"/>
                              <a:gd name="T83" fmla="*/ 3063 h 1960"/>
                              <a:gd name="T84" fmla="+- 0 9854 8381"/>
                              <a:gd name="T85" fmla="*/ T84 w 1960"/>
                              <a:gd name="T86" fmla="+- 0 2999 1174"/>
                              <a:gd name="T87" fmla="*/ 2999 h 1960"/>
                              <a:gd name="T88" fmla="+- 0 9972 8381"/>
                              <a:gd name="T89" fmla="*/ T88 w 1960"/>
                              <a:gd name="T90" fmla="+- 0 2918 1174"/>
                              <a:gd name="T91" fmla="*/ 2918 h 1960"/>
                              <a:gd name="T92" fmla="+- 0 10077 8381"/>
                              <a:gd name="T93" fmla="*/ T92 w 1960"/>
                              <a:gd name="T94" fmla="+- 0 2820 1174"/>
                              <a:gd name="T95" fmla="*/ 2820 h 1960"/>
                              <a:gd name="T96" fmla="+- 0 10167 8381"/>
                              <a:gd name="T97" fmla="*/ T96 w 1960"/>
                              <a:gd name="T98" fmla="+- 0 2708 1174"/>
                              <a:gd name="T99" fmla="*/ 2708 h 1960"/>
                              <a:gd name="T100" fmla="+- 0 10240 8381"/>
                              <a:gd name="T101" fmla="*/ T100 w 1960"/>
                              <a:gd name="T102" fmla="+- 0 2584 1174"/>
                              <a:gd name="T103" fmla="*/ 2584 h 1960"/>
                              <a:gd name="T104" fmla="+- 0 10295 8381"/>
                              <a:gd name="T105" fmla="*/ T104 w 1960"/>
                              <a:gd name="T106" fmla="+- 0 2449 1174"/>
                              <a:gd name="T107" fmla="*/ 2449 h 1960"/>
                              <a:gd name="T108" fmla="+- 0 10329 8381"/>
                              <a:gd name="T109" fmla="*/ T108 w 1960"/>
                              <a:gd name="T110" fmla="+- 0 2305 1174"/>
                              <a:gd name="T111" fmla="*/ 2305 h 1960"/>
                              <a:gd name="T112" fmla="+- 0 10341 8381"/>
                              <a:gd name="T113" fmla="*/ T112 w 1960"/>
                              <a:gd name="T114" fmla="+- 0 2154 1174"/>
                              <a:gd name="T115" fmla="*/ 2154 h 1960"/>
                              <a:gd name="T116" fmla="+- 0 10329 8381"/>
                              <a:gd name="T117" fmla="*/ T116 w 1960"/>
                              <a:gd name="T118" fmla="+- 0 2003 1174"/>
                              <a:gd name="T119" fmla="*/ 2003 h 1960"/>
                              <a:gd name="T120" fmla="+- 0 10295 8381"/>
                              <a:gd name="T121" fmla="*/ T120 w 1960"/>
                              <a:gd name="T122" fmla="+- 0 1860 1174"/>
                              <a:gd name="T123" fmla="*/ 1860 h 1960"/>
                              <a:gd name="T124" fmla="+- 0 10240 8381"/>
                              <a:gd name="T125" fmla="*/ T124 w 1960"/>
                              <a:gd name="T126" fmla="+- 0 1725 1174"/>
                              <a:gd name="T127" fmla="*/ 1725 h 1960"/>
                              <a:gd name="T128" fmla="+- 0 10167 8381"/>
                              <a:gd name="T129" fmla="*/ T128 w 1960"/>
                              <a:gd name="T130" fmla="+- 0 1601 1174"/>
                              <a:gd name="T131" fmla="*/ 1601 h 1960"/>
                              <a:gd name="T132" fmla="+- 0 10077 8381"/>
                              <a:gd name="T133" fmla="*/ T132 w 1960"/>
                              <a:gd name="T134" fmla="+- 0 1489 1174"/>
                              <a:gd name="T135" fmla="*/ 1489 h 1960"/>
                              <a:gd name="T136" fmla="+- 0 9972 8381"/>
                              <a:gd name="T137" fmla="*/ T136 w 1960"/>
                              <a:gd name="T138" fmla="+- 0 1391 1174"/>
                              <a:gd name="T139" fmla="*/ 1391 h 1960"/>
                              <a:gd name="T140" fmla="+- 0 9854 8381"/>
                              <a:gd name="T141" fmla="*/ T140 w 1960"/>
                              <a:gd name="T142" fmla="+- 0 1309 1174"/>
                              <a:gd name="T143" fmla="*/ 1309 h 1960"/>
                              <a:gd name="T144" fmla="+- 0 9724 8381"/>
                              <a:gd name="T145" fmla="*/ T144 w 1960"/>
                              <a:gd name="T146" fmla="+- 0 1245 1174"/>
                              <a:gd name="T147" fmla="*/ 1245 h 1960"/>
                              <a:gd name="T148" fmla="+- 0 9584 8381"/>
                              <a:gd name="T149" fmla="*/ T148 w 1960"/>
                              <a:gd name="T150" fmla="+- 0 1200 1174"/>
                              <a:gd name="T151" fmla="*/ 1200 h 1960"/>
                              <a:gd name="T152" fmla="+- 0 9437 8381"/>
                              <a:gd name="T153" fmla="*/ T152 w 1960"/>
                              <a:gd name="T154" fmla="+- 0 1177 1174"/>
                              <a:gd name="T155" fmla="*/ 1177 h 1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960" h="1960">
                                <a:moveTo>
                                  <a:pt x="977" y="0"/>
                                </a:moveTo>
                                <a:lnTo>
                                  <a:pt x="980" y="980"/>
                                </a:lnTo>
                                <a:lnTo>
                                  <a:pt x="445" y="159"/>
                                </a:lnTo>
                                <a:lnTo>
                                  <a:pt x="383" y="203"/>
                                </a:lnTo>
                                <a:lnTo>
                                  <a:pt x="325" y="251"/>
                                </a:lnTo>
                                <a:lnTo>
                                  <a:pt x="271" y="304"/>
                                </a:lnTo>
                                <a:lnTo>
                                  <a:pt x="222" y="360"/>
                                </a:lnTo>
                                <a:lnTo>
                                  <a:pt x="177" y="419"/>
                                </a:lnTo>
                                <a:lnTo>
                                  <a:pt x="137" y="481"/>
                                </a:lnTo>
                                <a:lnTo>
                                  <a:pt x="101" y="546"/>
                                </a:lnTo>
                                <a:lnTo>
                                  <a:pt x="71" y="614"/>
                                </a:lnTo>
                                <a:lnTo>
                                  <a:pt x="46" y="684"/>
                                </a:lnTo>
                                <a:lnTo>
                                  <a:pt x="26" y="756"/>
                                </a:lnTo>
                                <a:lnTo>
                                  <a:pt x="12" y="829"/>
                                </a:lnTo>
                                <a:lnTo>
                                  <a:pt x="3" y="904"/>
                                </a:lnTo>
                                <a:lnTo>
                                  <a:pt x="0" y="980"/>
                                </a:lnTo>
                                <a:lnTo>
                                  <a:pt x="3" y="1056"/>
                                </a:lnTo>
                                <a:lnTo>
                                  <a:pt x="12" y="1131"/>
                                </a:lnTo>
                                <a:lnTo>
                                  <a:pt x="26" y="1204"/>
                                </a:lnTo>
                                <a:lnTo>
                                  <a:pt x="46" y="1275"/>
                                </a:lnTo>
                                <a:lnTo>
                                  <a:pt x="70" y="1343"/>
                                </a:lnTo>
                                <a:lnTo>
                                  <a:pt x="100" y="1410"/>
                                </a:lnTo>
                                <a:lnTo>
                                  <a:pt x="135" y="1473"/>
                                </a:lnTo>
                                <a:lnTo>
                                  <a:pt x="173" y="1534"/>
                                </a:lnTo>
                                <a:lnTo>
                                  <a:pt x="216" y="1592"/>
                                </a:lnTo>
                                <a:lnTo>
                                  <a:pt x="263" y="1646"/>
                                </a:lnTo>
                                <a:lnTo>
                                  <a:pt x="314" y="1697"/>
                                </a:lnTo>
                                <a:lnTo>
                                  <a:pt x="368" y="1744"/>
                                </a:lnTo>
                                <a:lnTo>
                                  <a:pt x="426" y="1787"/>
                                </a:lnTo>
                                <a:lnTo>
                                  <a:pt x="487" y="1825"/>
                                </a:lnTo>
                                <a:lnTo>
                                  <a:pt x="550" y="1860"/>
                                </a:lnTo>
                                <a:lnTo>
                                  <a:pt x="617" y="1889"/>
                                </a:lnTo>
                                <a:lnTo>
                                  <a:pt x="685" y="1914"/>
                                </a:lnTo>
                                <a:lnTo>
                                  <a:pt x="756" y="1934"/>
                                </a:lnTo>
                                <a:lnTo>
                                  <a:pt x="829" y="1948"/>
                                </a:lnTo>
                                <a:lnTo>
                                  <a:pt x="904" y="1957"/>
                                </a:lnTo>
                                <a:lnTo>
                                  <a:pt x="980" y="1960"/>
                                </a:lnTo>
                                <a:lnTo>
                                  <a:pt x="1056" y="1957"/>
                                </a:lnTo>
                                <a:lnTo>
                                  <a:pt x="1130" y="1948"/>
                                </a:lnTo>
                                <a:lnTo>
                                  <a:pt x="1203" y="1934"/>
                                </a:lnTo>
                                <a:lnTo>
                                  <a:pt x="1274" y="1914"/>
                                </a:lnTo>
                                <a:lnTo>
                                  <a:pt x="1343" y="1889"/>
                                </a:lnTo>
                                <a:lnTo>
                                  <a:pt x="1409" y="1860"/>
                                </a:lnTo>
                                <a:lnTo>
                                  <a:pt x="1473" y="1825"/>
                                </a:lnTo>
                                <a:lnTo>
                                  <a:pt x="1533" y="1787"/>
                                </a:lnTo>
                                <a:lnTo>
                                  <a:pt x="1591" y="1744"/>
                                </a:lnTo>
                                <a:lnTo>
                                  <a:pt x="1645" y="1697"/>
                                </a:lnTo>
                                <a:lnTo>
                                  <a:pt x="1696" y="1646"/>
                                </a:lnTo>
                                <a:lnTo>
                                  <a:pt x="1743" y="1592"/>
                                </a:lnTo>
                                <a:lnTo>
                                  <a:pt x="1786" y="1534"/>
                                </a:lnTo>
                                <a:lnTo>
                                  <a:pt x="1825" y="1473"/>
                                </a:lnTo>
                                <a:lnTo>
                                  <a:pt x="1859" y="1410"/>
                                </a:lnTo>
                                <a:lnTo>
                                  <a:pt x="1889" y="1343"/>
                                </a:lnTo>
                                <a:lnTo>
                                  <a:pt x="1914" y="1275"/>
                                </a:lnTo>
                                <a:lnTo>
                                  <a:pt x="1934" y="1204"/>
                                </a:lnTo>
                                <a:lnTo>
                                  <a:pt x="1948" y="1131"/>
                                </a:lnTo>
                                <a:lnTo>
                                  <a:pt x="1957" y="1056"/>
                                </a:lnTo>
                                <a:lnTo>
                                  <a:pt x="1960" y="980"/>
                                </a:lnTo>
                                <a:lnTo>
                                  <a:pt x="1957" y="904"/>
                                </a:lnTo>
                                <a:lnTo>
                                  <a:pt x="1948" y="829"/>
                                </a:lnTo>
                                <a:lnTo>
                                  <a:pt x="1934" y="757"/>
                                </a:lnTo>
                                <a:lnTo>
                                  <a:pt x="1914" y="686"/>
                                </a:lnTo>
                                <a:lnTo>
                                  <a:pt x="1889" y="617"/>
                                </a:lnTo>
                                <a:lnTo>
                                  <a:pt x="1859" y="551"/>
                                </a:lnTo>
                                <a:lnTo>
                                  <a:pt x="1825" y="487"/>
                                </a:lnTo>
                                <a:lnTo>
                                  <a:pt x="1786" y="427"/>
                                </a:lnTo>
                                <a:lnTo>
                                  <a:pt x="1743" y="369"/>
                                </a:lnTo>
                                <a:lnTo>
                                  <a:pt x="1696" y="315"/>
                                </a:lnTo>
                                <a:lnTo>
                                  <a:pt x="1645" y="264"/>
                                </a:lnTo>
                                <a:lnTo>
                                  <a:pt x="1591" y="217"/>
                                </a:lnTo>
                                <a:lnTo>
                                  <a:pt x="1533" y="174"/>
                                </a:lnTo>
                                <a:lnTo>
                                  <a:pt x="1473" y="135"/>
                                </a:lnTo>
                                <a:lnTo>
                                  <a:pt x="1409" y="101"/>
                                </a:lnTo>
                                <a:lnTo>
                                  <a:pt x="1343" y="71"/>
                                </a:lnTo>
                                <a:lnTo>
                                  <a:pt x="1274" y="46"/>
                                </a:lnTo>
                                <a:lnTo>
                                  <a:pt x="1203" y="26"/>
                                </a:lnTo>
                                <a:lnTo>
                                  <a:pt x="1130" y="12"/>
                                </a:lnTo>
                                <a:lnTo>
                                  <a:pt x="1056" y="3"/>
                                </a:lnTo>
                                <a:lnTo>
                                  <a:pt x="977" y="0"/>
                                </a:lnTo>
                                <a:close/>
                              </a:path>
                            </a:pathLst>
                          </a:custGeom>
                          <a:solidFill>
                            <a:srgbClr val="0092FF"/>
                          </a:solidFill>
                          <a:ln>
                            <a:noFill/>
                          </a:ln>
                        </wps:spPr>
                        <wps:bodyPr rot="0" vert="horz" wrap="square" lIns="91440" tIns="45720" rIns="91440" bIns="45720" anchor="t" anchorCtr="0" upright="1">
                          <a:noAutofit/>
                        </wps:bodyPr>
                      </wps:wsp>
                      <wps:wsp>
                        <wps:cNvPr id="1037" name="docshape350"/>
                        <wps:cNvSpPr/>
                        <wps:spPr bwMode="auto">
                          <a:xfrm>
                            <a:off x="8689" y="1174"/>
                            <a:ext cx="672" cy="980"/>
                          </a:xfrm>
                          <a:custGeom>
                            <a:avLst/>
                            <a:gdLst>
                              <a:gd name="T0" fmla="+- 0 9360 8689"/>
                              <a:gd name="T1" fmla="*/ T0 w 672"/>
                              <a:gd name="T2" fmla="+- 0 1174 1174"/>
                              <a:gd name="T3" fmla="*/ 1174 h 980"/>
                              <a:gd name="T4" fmla="+- 0 9286 8689"/>
                              <a:gd name="T5" fmla="*/ T4 w 672"/>
                              <a:gd name="T6" fmla="+- 0 1177 1174"/>
                              <a:gd name="T7" fmla="*/ 1177 h 980"/>
                              <a:gd name="T8" fmla="+- 0 9213 8689"/>
                              <a:gd name="T9" fmla="*/ T8 w 672"/>
                              <a:gd name="T10" fmla="+- 0 1186 1174"/>
                              <a:gd name="T11" fmla="*/ 1186 h 980"/>
                              <a:gd name="T12" fmla="+- 0 9141 8689"/>
                              <a:gd name="T13" fmla="*/ T12 w 672"/>
                              <a:gd name="T14" fmla="+- 0 1199 1174"/>
                              <a:gd name="T15" fmla="*/ 1199 h 980"/>
                              <a:gd name="T16" fmla="+- 0 9069 8689"/>
                              <a:gd name="T17" fmla="*/ T16 w 672"/>
                              <a:gd name="T18" fmla="+- 0 1219 1174"/>
                              <a:gd name="T19" fmla="*/ 1219 h 980"/>
                              <a:gd name="T20" fmla="+- 0 8999 8689"/>
                              <a:gd name="T21" fmla="*/ T20 w 672"/>
                              <a:gd name="T22" fmla="+- 0 1243 1174"/>
                              <a:gd name="T23" fmla="*/ 1243 h 980"/>
                              <a:gd name="T24" fmla="+- 0 8932 8689"/>
                              <a:gd name="T25" fmla="*/ T24 w 672"/>
                              <a:gd name="T26" fmla="+- 0 1273 1174"/>
                              <a:gd name="T27" fmla="*/ 1273 h 980"/>
                              <a:gd name="T28" fmla="+- 0 8867 8689"/>
                              <a:gd name="T29" fmla="*/ T28 w 672"/>
                              <a:gd name="T30" fmla="+- 0 1308 1174"/>
                              <a:gd name="T31" fmla="*/ 1308 h 980"/>
                              <a:gd name="T32" fmla="+- 0 8804 8689"/>
                              <a:gd name="T33" fmla="*/ T32 w 672"/>
                              <a:gd name="T34" fmla="+- 0 1348 1174"/>
                              <a:gd name="T35" fmla="*/ 1348 h 980"/>
                              <a:gd name="T36" fmla="+- 0 8745 8689"/>
                              <a:gd name="T37" fmla="*/ T36 w 672"/>
                              <a:gd name="T38" fmla="+- 0 1392 1174"/>
                              <a:gd name="T39" fmla="*/ 1392 h 980"/>
                              <a:gd name="T40" fmla="+- 0 8689 8689"/>
                              <a:gd name="T41" fmla="*/ T40 w 672"/>
                              <a:gd name="T42" fmla="+- 0 1441 1174"/>
                              <a:gd name="T43" fmla="*/ 1441 h 980"/>
                              <a:gd name="T44" fmla="+- 0 9361 8689"/>
                              <a:gd name="T45" fmla="*/ T44 w 672"/>
                              <a:gd name="T46" fmla="+- 0 2154 1174"/>
                              <a:gd name="T47" fmla="*/ 2154 h 980"/>
                              <a:gd name="T48" fmla="+- 0 9360 8689"/>
                              <a:gd name="T49" fmla="*/ T48 w 672"/>
                              <a:gd name="T50" fmla="+- 0 1174 1174"/>
                              <a:gd name="T51" fmla="*/ 1174 h 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72" h="980">
                                <a:moveTo>
                                  <a:pt x="671" y="0"/>
                                </a:moveTo>
                                <a:lnTo>
                                  <a:pt x="597" y="3"/>
                                </a:lnTo>
                                <a:lnTo>
                                  <a:pt x="524" y="12"/>
                                </a:lnTo>
                                <a:lnTo>
                                  <a:pt x="452" y="25"/>
                                </a:lnTo>
                                <a:lnTo>
                                  <a:pt x="380" y="45"/>
                                </a:lnTo>
                                <a:lnTo>
                                  <a:pt x="310" y="69"/>
                                </a:lnTo>
                                <a:lnTo>
                                  <a:pt x="243" y="99"/>
                                </a:lnTo>
                                <a:lnTo>
                                  <a:pt x="178" y="134"/>
                                </a:lnTo>
                                <a:lnTo>
                                  <a:pt x="115" y="174"/>
                                </a:lnTo>
                                <a:lnTo>
                                  <a:pt x="56" y="218"/>
                                </a:lnTo>
                                <a:lnTo>
                                  <a:pt x="0" y="267"/>
                                </a:lnTo>
                                <a:lnTo>
                                  <a:pt x="672" y="980"/>
                                </a:lnTo>
                                <a:lnTo>
                                  <a:pt x="671" y="0"/>
                                </a:lnTo>
                                <a:close/>
                              </a:path>
                            </a:pathLst>
                          </a:custGeom>
                          <a:solidFill>
                            <a:srgbClr val="DCE5EE"/>
                          </a:solidFill>
                          <a:ln>
                            <a:noFill/>
                          </a:ln>
                        </wps:spPr>
                        <wps:bodyPr rot="0" vert="horz" wrap="square" lIns="91440" tIns="45720" rIns="91440" bIns="45720" anchor="t" anchorCtr="0" upright="1">
                          <a:noAutofit/>
                        </wps:bodyPr>
                      </wps:wsp>
                      <wps:wsp>
                        <wps:cNvPr id="1038" name="docshape351"/>
                        <wps:cNvSpPr/>
                        <wps:spPr bwMode="auto">
                          <a:xfrm>
                            <a:off x="8689" y="1174"/>
                            <a:ext cx="672" cy="980"/>
                          </a:xfrm>
                          <a:custGeom>
                            <a:avLst/>
                            <a:gdLst>
                              <a:gd name="T0" fmla="+- 0 9361 8689"/>
                              <a:gd name="T1" fmla="*/ T0 w 672"/>
                              <a:gd name="T2" fmla="+- 0 2154 1174"/>
                              <a:gd name="T3" fmla="*/ 2154 h 980"/>
                              <a:gd name="T4" fmla="+- 0 8689 8689"/>
                              <a:gd name="T5" fmla="*/ T4 w 672"/>
                              <a:gd name="T6" fmla="+- 0 1441 1174"/>
                              <a:gd name="T7" fmla="*/ 1441 h 980"/>
                              <a:gd name="T8" fmla="+- 0 8745 8689"/>
                              <a:gd name="T9" fmla="*/ T8 w 672"/>
                              <a:gd name="T10" fmla="+- 0 1392 1174"/>
                              <a:gd name="T11" fmla="*/ 1392 h 980"/>
                              <a:gd name="T12" fmla="+- 0 8804 8689"/>
                              <a:gd name="T13" fmla="*/ T12 w 672"/>
                              <a:gd name="T14" fmla="+- 0 1348 1174"/>
                              <a:gd name="T15" fmla="*/ 1348 h 980"/>
                              <a:gd name="T16" fmla="+- 0 8867 8689"/>
                              <a:gd name="T17" fmla="*/ T16 w 672"/>
                              <a:gd name="T18" fmla="+- 0 1308 1174"/>
                              <a:gd name="T19" fmla="*/ 1308 h 980"/>
                              <a:gd name="T20" fmla="+- 0 8932 8689"/>
                              <a:gd name="T21" fmla="*/ T20 w 672"/>
                              <a:gd name="T22" fmla="+- 0 1273 1174"/>
                              <a:gd name="T23" fmla="*/ 1273 h 980"/>
                              <a:gd name="T24" fmla="+- 0 8999 8689"/>
                              <a:gd name="T25" fmla="*/ T24 w 672"/>
                              <a:gd name="T26" fmla="+- 0 1243 1174"/>
                              <a:gd name="T27" fmla="*/ 1243 h 980"/>
                              <a:gd name="T28" fmla="+- 0 9069 8689"/>
                              <a:gd name="T29" fmla="*/ T28 w 672"/>
                              <a:gd name="T30" fmla="+- 0 1219 1174"/>
                              <a:gd name="T31" fmla="*/ 1219 h 980"/>
                              <a:gd name="T32" fmla="+- 0 9141 8689"/>
                              <a:gd name="T33" fmla="*/ T32 w 672"/>
                              <a:gd name="T34" fmla="+- 0 1199 1174"/>
                              <a:gd name="T35" fmla="*/ 1199 h 980"/>
                              <a:gd name="T36" fmla="+- 0 9213 8689"/>
                              <a:gd name="T37" fmla="*/ T36 w 672"/>
                              <a:gd name="T38" fmla="+- 0 1186 1174"/>
                              <a:gd name="T39" fmla="*/ 1186 h 980"/>
                              <a:gd name="T40" fmla="+- 0 9286 8689"/>
                              <a:gd name="T41" fmla="*/ T40 w 672"/>
                              <a:gd name="T42" fmla="+- 0 1177 1174"/>
                              <a:gd name="T43" fmla="*/ 1177 h 980"/>
                              <a:gd name="T44" fmla="+- 0 9360 8689"/>
                              <a:gd name="T45" fmla="*/ T44 w 672"/>
                              <a:gd name="T46" fmla="+- 0 1174 1174"/>
                              <a:gd name="T47" fmla="*/ 1174 h 980"/>
                              <a:gd name="T48" fmla="+- 0 9361 8689"/>
                              <a:gd name="T49" fmla="*/ T48 w 672"/>
                              <a:gd name="T50" fmla="+- 0 2154 1174"/>
                              <a:gd name="T51" fmla="*/ 2154 h 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72" h="980">
                                <a:moveTo>
                                  <a:pt x="672" y="980"/>
                                </a:moveTo>
                                <a:lnTo>
                                  <a:pt x="0" y="267"/>
                                </a:lnTo>
                                <a:lnTo>
                                  <a:pt x="56" y="218"/>
                                </a:lnTo>
                                <a:lnTo>
                                  <a:pt x="115" y="174"/>
                                </a:lnTo>
                                <a:lnTo>
                                  <a:pt x="178" y="134"/>
                                </a:lnTo>
                                <a:lnTo>
                                  <a:pt x="243" y="99"/>
                                </a:lnTo>
                                <a:lnTo>
                                  <a:pt x="310" y="69"/>
                                </a:lnTo>
                                <a:lnTo>
                                  <a:pt x="380" y="45"/>
                                </a:lnTo>
                                <a:lnTo>
                                  <a:pt x="452" y="25"/>
                                </a:lnTo>
                                <a:lnTo>
                                  <a:pt x="524" y="12"/>
                                </a:lnTo>
                                <a:lnTo>
                                  <a:pt x="597" y="3"/>
                                </a:lnTo>
                                <a:lnTo>
                                  <a:pt x="671" y="0"/>
                                </a:lnTo>
                                <a:lnTo>
                                  <a:pt x="672" y="980"/>
                                </a:lnTo>
                                <a:close/>
                              </a:path>
                            </a:pathLst>
                          </a:custGeom>
                          <a:noFill/>
                          <a:ln w="12700">
                            <a:solidFill>
                              <a:srgbClr val="FFFFFF"/>
                            </a:solidFill>
                            <a:prstDash val="solid"/>
                            <a:round/>
                          </a:ln>
                        </wps:spPr>
                        <wps:bodyPr rot="0" vert="horz" wrap="square" lIns="91440" tIns="45720" rIns="91440" bIns="45720" anchor="t" anchorCtr="0" upright="1">
                          <a:noAutofit/>
                        </wps:bodyPr>
                      </wps:wsp>
                      <wps:wsp>
                        <wps:cNvPr id="1039" name="docshape352"/>
                        <wps:cNvSpPr/>
                        <wps:spPr bwMode="auto">
                          <a:xfrm>
                            <a:off x="8688" y="1482"/>
                            <a:ext cx="1344" cy="1344"/>
                          </a:xfrm>
                          <a:custGeom>
                            <a:avLst/>
                            <a:gdLst>
                              <a:gd name="T0" fmla="+- 0 9361 8689"/>
                              <a:gd name="T1" fmla="*/ T0 w 1344"/>
                              <a:gd name="T2" fmla="+- 0 1482 1482"/>
                              <a:gd name="T3" fmla="*/ 1482 h 1344"/>
                              <a:gd name="T4" fmla="+- 0 9288 8689"/>
                              <a:gd name="T5" fmla="*/ T4 w 1344"/>
                              <a:gd name="T6" fmla="+- 0 1486 1482"/>
                              <a:gd name="T7" fmla="*/ 1486 h 1344"/>
                              <a:gd name="T8" fmla="+- 0 9217 8689"/>
                              <a:gd name="T9" fmla="*/ T8 w 1344"/>
                              <a:gd name="T10" fmla="+- 0 1498 1482"/>
                              <a:gd name="T11" fmla="*/ 1498 h 1344"/>
                              <a:gd name="T12" fmla="+- 0 9148 8689"/>
                              <a:gd name="T13" fmla="*/ T12 w 1344"/>
                              <a:gd name="T14" fmla="+- 0 1517 1482"/>
                              <a:gd name="T15" fmla="*/ 1517 h 1344"/>
                              <a:gd name="T16" fmla="+- 0 9083 8689"/>
                              <a:gd name="T17" fmla="*/ T16 w 1344"/>
                              <a:gd name="T18" fmla="+- 0 1542 1482"/>
                              <a:gd name="T19" fmla="*/ 1542 h 1344"/>
                              <a:gd name="T20" fmla="+- 0 9022 8689"/>
                              <a:gd name="T21" fmla="*/ T20 w 1344"/>
                              <a:gd name="T22" fmla="+- 0 1574 1482"/>
                              <a:gd name="T23" fmla="*/ 1574 h 1344"/>
                              <a:gd name="T24" fmla="+- 0 8964 8689"/>
                              <a:gd name="T25" fmla="*/ T24 w 1344"/>
                              <a:gd name="T26" fmla="+- 0 1612 1482"/>
                              <a:gd name="T27" fmla="*/ 1612 h 1344"/>
                              <a:gd name="T28" fmla="+- 0 8911 8689"/>
                              <a:gd name="T29" fmla="*/ T28 w 1344"/>
                              <a:gd name="T30" fmla="+- 0 1655 1482"/>
                              <a:gd name="T31" fmla="*/ 1655 h 1344"/>
                              <a:gd name="T32" fmla="+- 0 8862 8689"/>
                              <a:gd name="T33" fmla="*/ T32 w 1344"/>
                              <a:gd name="T34" fmla="+- 0 1704 1482"/>
                              <a:gd name="T35" fmla="*/ 1704 h 1344"/>
                              <a:gd name="T36" fmla="+- 0 8819 8689"/>
                              <a:gd name="T37" fmla="*/ T36 w 1344"/>
                              <a:gd name="T38" fmla="+- 0 1757 1482"/>
                              <a:gd name="T39" fmla="*/ 1757 h 1344"/>
                              <a:gd name="T40" fmla="+- 0 8781 8689"/>
                              <a:gd name="T41" fmla="*/ T40 w 1344"/>
                              <a:gd name="T42" fmla="+- 0 1815 1482"/>
                              <a:gd name="T43" fmla="*/ 1815 h 1344"/>
                              <a:gd name="T44" fmla="+- 0 8749 8689"/>
                              <a:gd name="T45" fmla="*/ T44 w 1344"/>
                              <a:gd name="T46" fmla="+- 0 1877 1482"/>
                              <a:gd name="T47" fmla="*/ 1877 h 1344"/>
                              <a:gd name="T48" fmla="+- 0 8723 8689"/>
                              <a:gd name="T49" fmla="*/ T48 w 1344"/>
                              <a:gd name="T50" fmla="+- 0 1942 1482"/>
                              <a:gd name="T51" fmla="*/ 1942 h 1344"/>
                              <a:gd name="T52" fmla="+- 0 8704 8689"/>
                              <a:gd name="T53" fmla="*/ T52 w 1344"/>
                              <a:gd name="T54" fmla="+- 0 2010 1482"/>
                              <a:gd name="T55" fmla="*/ 2010 h 1344"/>
                              <a:gd name="T56" fmla="+- 0 8693 8689"/>
                              <a:gd name="T57" fmla="*/ T56 w 1344"/>
                              <a:gd name="T58" fmla="+- 0 2081 1482"/>
                              <a:gd name="T59" fmla="*/ 2081 h 1344"/>
                              <a:gd name="T60" fmla="+- 0 8689 8689"/>
                              <a:gd name="T61" fmla="*/ T60 w 1344"/>
                              <a:gd name="T62" fmla="+- 0 2154 1482"/>
                              <a:gd name="T63" fmla="*/ 2154 h 1344"/>
                              <a:gd name="T64" fmla="+- 0 8693 8689"/>
                              <a:gd name="T65" fmla="*/ T64 w 1344"/>
                              <a:gd name="T66" fmla="+- 0 2227 1482"/>
                              <a:gd name="T67" fmla="*/ 2227 h 1344"/>
                              <a:gd name="T68" fmla="+- 0 8704 8689"/>
                              <a:gd name="T69" fmla="*/ T68 w 1344"/>
                              <a:gd name="T70" fmla="+- 0 2298 1482"/>
                              <a:gd name="T71" fmla="*/ 2298 h 1344"/>
                              <a:gd name="T72" fmla="+- 0 8723 8689"/>
                              <a:gd name="T73" fmla="*/ T72 w 1344"/>
                              <a:gd name="T74" fmla="+- 0 2367 1482"/>
                              <a:gd name="T75" fmla="*/ 2367 h 1344"/>
                              <a:gd name="T76" fmla="+- 0 8749 8689"/>
                              <a:gd name="T77" fmla="*/ T76 w 1344"/>
                              <a:gd name="T78" fmla="+- 0 2432 1482"/>
                              <a:gd name="T79" fmla="*/ 2432 h 1344"/>
                              <a:gd name="T80" fmla="+- 0 8781 8689"/>
                              <a:gd name="T81" fmla="*/ T80 w 1344"/>
                              <a:gd name="T82" fmla="+- 0 2493 1482"/>
                              <a:gd name="T83" fmla="*/ 2493 h 1344"/>
                              <a:gd name="T84" fmla="+- 0 8819 8689"/>
                              <a:gd name="T85" fmla="*/ T84 w 1344"/>
                              <a:gd name="T86" fmla="+- 0 2551 1482"/>
                              <a:gd name="T87" fmla="*/ 2551 h 1344"/>
                              <a:gd name="T88" fmla="+- 0 8862 8689"/>
                              <a:gd name="T89" fmla="*/ T88 w 1344"/>
                              <a:gd name="T90" fmla="+- 0 2604 1482"/>
                              <a:gd name="T91" fmla="*/ 2604 h 1344"/>
                              <a:gd name="T92" fmla="+- 0 8911 8689"/>
                              <a:gd name="T93" fmla="*/ T92 w 1344"/>
                              <a:gd name="T94" fmla="+- 0 2653 1482"/>
                              <a:gd name="T95" fmla="*/ 2653 h 1344"/>
                              <a:gd name="T96" fmla="+- 0 8964 8689"/>
                              <a:gd name="T97" fmla="*/ T96 w 1344"/>
                              <a:gd name="T98" fmla="+- 0 2696 1482"/>
                              <a:gd name="T99" fmla="*/ 2696 h 1344"/>
                              <a:gd name="T100" fmla="+- 0 9022 8689"/>
                              <a:gd name="T101" fmla="*/ T100 w 1344"/>
                              <a:gd name="T102" fmla="+- 0 2734 1482"/>
                              <a:gd name="T103" fmla="*/ 2734 h 1344"/>
                              <a:gd name="T104" fmla="+- 0 9083 8689"/>
                              <a:gd name="T105" fmla="*/ T104 w 1344"/>
                              <a:gd name="T106" fmla="+- 0 2766 1482"/>
                              <a:gd name="T107" fmla="*/ 2766 h 1344"/>
                              <a:gd name="T108" fmla="+- 0 9148 8689"/>
                              <a:gd name="T109" fmla="*/ T108 w 1344"/>
                              <a:gd name="T110" fmla="+- 0 2792 1482"/>
                              <a:gd name="T111" fmla="*/ 2792 h 1344"/>
                              <a:gd name="T112" fmla="+- 0 9217 8689"/>
                              <a:gd name="T113" fmla="*/ T112 w 1344"/>
                              <a:gd name="T114" fmla="+- 0 2811 1482"/>
                              <a:gd name="T115" fmla="*/ 2811 h 1344"/>
                              <a:gd name="T116" fmla="+- 0 9288 8689"/>
                              <a:gd name="T117" fmla="*/ T116 w 1344"/>
                              <a:gd name="T118" fmla="+- 0 2822 1482"/>
                              <a:gd name="T119" fmla="*/ 2822 h 1344"/>
                              <a:gd name="T120" fmla="+- 0 9361 8689"/>
                              <a:gd name="T121" fmla="*/ T120 w 1344"/>
                              <a:gd name="T122" fmla="+- 0 2826 1482"/>
                              <a:gd name="T123" fmla="*/ 2826 h 1344"/>
                              <a:gd name="T124" fmla="+- 0 9434 8689"/>
                              <a:gd name="T125" fmla="*/ T124 w 1344"/>
                              <a:gd name="T126" fmla="+- 0 2822 1482"/>
                              <a:gd name="T127" fmla="*/ 2822 h 1344"/>
                              <a:gd name="T128" fmla="+- 0 9505 8689"/>
                              <a:gd name="T129" fmla="*/ T128 w 1344"/>
                              <a:gd name="T130" fmla="+- 0 2811 1482"/>
                              <a:gd name="T131" fmla="*/ 2811 h 1344"/>
                              <a:gd name="T132" fmla="+- 0 9573 8689"/>
                              <a:gd name="T133" fmla="*/ T132 w 1344"/>
                              <a:gd name="T134" fmla="+- 0 2792 1482"/>
                              <a:gd name="T135" fmla="*/ 2792 h 1344"/>
                              <a:gd name="T136" fmla="+- 0 9638 8689"/>
                              <a:gd name="T137" fmla="*/ T136 w 1344"/>
                              <a:gd name="T138" fmla="+- 0 2766 1482"/>
                              <a:gd name="T139" fmla="*/ 2766 h 1344"/>
                              <a:gd name="T140" fmla="+- 0 9700 8689"/>
                              <a:gd name="T141" fmla="*/ T140 w 1344"/>
                              <a:gd name="T142" fmla="+- 0 2734 1482"/>
                              <a:gd name="T143" fmla="*/ 2734 h 1344"/>
                              <a:gd name="T144" fmla="+- 0 9758 8689"/>
                              <a:gd name="T145" fmla="*/ T144 w 1344"/>
                              <a:gd name="T146" fmla="+- 0 2696 1482"/>
                              <a:gd name="T147" fmla="*/ 2696 h 1344"/>
                              <a:gd name="T148" fmla="+- 0 9811 8689"/>
                              <a:gd name="T149" fmla="*/ T148 w 1344"/>
                              <a:gd name="T150" fmla="+- 0 2653 1482"/>
                              <a:gd name="T151" fmla="*/ 2653 h 1344"/>
                              <a:gd name="T152" fmla="+- 0 9860 8689"/>
                              <a:gd name="T153" fmla="*/ T152 w 1344"/>
                              <a:gd name="T154" fmla="+- 0 2604 1482"/>
                              <a:gd name="T155" fmla="*/ 2604 h 1344"/>
                              <a:gd name="T156" fmla="+- 0 9903 8689"/>
                              <a:gd name="T157" fmla="*/ T156 w 1344"/>
                              <a:gd name="T158" fmla="+- 0 2551 1482"/>
                              <a:gd name="T159" fmla="*/ 2551 h 1344"/>
                              <a:gd name="T160" fmla="+- 0 9941 8689"/>
                              <a:gd name="T161" fmla="*/ T160 w 1344"/>
                              <a:gd name="T162" fmla="+- 0 2493 1482"/>
                              <a:gd name="T163" fmla="*/ 2493 h 1344"/>
                              <a:gd name="T164" fmla="+- 0 9973 8689"/>
                              <a:gd name="T165" fmla="*/ T164 w 1344"/>
                              <a:gd name="T166" fmla="+- 0 2432 1482"/>
                              <a:gd name="T167" fmla="*/ 2432 h 1344"/>
                              <a:gd name="T168" fmla="+- 0 9998 8689"/>
                              <a:gd name="T169" fmla="*/ T168 w 1344"/>
                              <a:gd name="T170" fmla="+- 0 2367 1482"/>
                              <a:gd name="T171" fmla="*/ 2367 h 1344"/>
                              <a:gd name="T172" fmla="+- 0 10017 8689"/>
                              <a:gd name="T173" fmla="*/ T172 w 1344"/>
                              <a:gd name="T174" fmla="+- 0 2298 1482"/>
                              <a:gd name="T175" fmla="*/ 2298 h 1344"/>
                              <a:gd name="T176" fmla="+- 0 10029 8689"/>
                              <a:gd name="T177" fmla="*/ T176 w 1344"/>
                              <a:gd name="T178" fmla="+- 0 2227 1482"/>
                              <a:gd name="T179" fmla="*/ 2227 h 1344"/>
                              <a:gd name="T180" fmla="+- 0 10033 8689"/>
                              <a:gd name="T181" fmla="*/ T180 w 1344"/>
                              <a:gd name="T182" fmla="+- 0 2154 1482"/>
                              <a:gd name="T183" fmla="*/ 2154 h 1344"/>
                              <a:gd name="T184" fmla="+- 0 10029 8689"/>
                              <a:gd name="T185" fmla="*/ T184 w 1344"/>
                              <a:gd name="T186" fmla="+- 0 2081 1482"/>
                              <a:gd name="T187" fmla="*/ 2081 h 1344"/>
                              <a:gd name="T188" fmla="+- 0 10017 8689"/>
                              <a:gd name="T189" fmla="*/ T188 w 1344"/>
                              <a:gd name="T190" fmla="+- 0 2010 1482"/>
                              <a:gd name="T191" fmla="*/ 2010 h 1344"/>
                              <a:gd name="T192" fmla="+- 0 9998 8689"/>
                              <a:gd name="T193" fmla="*/ T192 w 1344"/>
                              <a:gd name="T194" fmla="+- 0 1942 1482"/>
                              <a:gd name="T195" fmla="*/ 1942 h 1344"/>
                              <a:gd name="T196" fmla="+- 0 9973 8689"/>
                              <a:gd name="T197" fmla="*/ T196 w 1344"/>
                              <a:gd name="T198" fmla="+- 0 1877 1482"/>
                              <a:gd name="T199" fmla="*/ 1877 h 1344"/>
                              <a:gd name="T200" fmla="+- 0 9941 8689"/>
                              <a:gd name="T201" fmla="*/ T200 w 1344"/>
                              <a:gd name="T202" fmla="+- 0 1815 1482"/>
                              <a:gd name="T203" fmla="*/ 1815 h 1344"/>
                              <a:gd name="T204" fmla="+- 0 9903 8689"/>
                              <a:gd name="T205" fmla="*/ T204 w 1344"/>
                              <a:gd name="T206" fmla="+- 0 1757 1482"/>
                              <a:gd name="T207" fmla="*/ 1757 h 1344"/>
                              <a:gd name="T208" fmla="+- 0 9860 8689"/>
                              <a:gd name="T209" fmla="*/ T208 w 1344"/>
                              <a:gd name="T210" fmla="+- 0 1704 1482"/>
                              <a:gd name="T211" fmla="*/ 1704 h 1344"/>
                              <a:gd name="T212" fmla="+- 0 9811 8689"/>
                              <a:gd name="T213" fmla="*/ T212 w 1344"/>
                              <a:gd name="T214" fmla="+- 0 1655 1482"/>
                              <a:gd name="T215" fmla="*/ 1655 h 1344"/>
                              <a:gd name="T216" fmla="+- 0 9758 8689"/>
                              <a:gd name="T217" fmla="*/ T216 w 1344"/>
                              <a:gd name="T218" fmla="+- 0 1612 1482"/>
                              <a:gd name="T219" fmla="*/ 1612 h 1344"/>
                              <a:gd name="T220" fmla="+- 0 9700 8689"/>
                              <a:gd name="T221" fmla="*/ T220 w 1344"/>
                              <a:gd name="T222" fmla="+- 0 1574 1482"/>
                              <a:gd name="T223" fmla="*/ 1574 h 1344"/>
                              <a:gd name="T224" fmla="+- 0 9638 8689"/>
                              <a:gd name="T225" fmla="*/ T224 w 1344"/>
                              <a:gd name="T226" fmla="+- 0 1542 1482"/>
                              <a:gd name="T227" fmla="*/ 1542 h 1344"/>
                              <a:gd name="T228" fmla="+- 0 9573 8689"/>
                              <a:gd name="T229" fmla="*/ T228 w 1344"/>
                              <a:gd name="T230" fmla="+- 0 1517 1482"/>
                              <a:gd name="T231" fmla="*/ 1517 h 1344"/>
                              <a:gd name="T232" fmla="+- 0 9505 8689"/>
                              <a:gd name="T233" fmla="*/ T232 w 1344"/>
                              <a:gd name="T234" fmla="+- 0 1498 1482"/>
                              <a:gd name="T235" fmla="*/ 1498 h 1344"/>
                              <a:gd name="T236" fmla="+- 0 9434 8689"/>
                              <a:gd name="T237" fmla="*/ T236 w 1344"/>
                              <a:gd name="T238" fmla="+- 0 1486 1482"/>
                              <a:gd name="T239" fmla="*/ 1486 h 1344"/>
                              <a:gd name="T240" fmla="+- 0 9361 8689"/>
                              <a:gd name="T241" fmla="*/ T240 w 1344"/>
                              <a:gd name="T242" fmla="+- 0 1482 1482"/>
                              <a:gd name="T243" fmla="*/ 1482 h 1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44" h="1344">
                                <a:moveTo>
                                  <a:pt x="672" y="0"/>
                                </a:moveTo>
                                <a:lnTo>
                                  <a:pt x="599" y="4"/>
                                </a:lnTo>
                                <a:lnTo>
                                  <a:pt x="528" y="16"/>
                                </a:lnTo>
                                <a:lnTo>
                                  <a:pt x="459" y="35"/>
                                </a:lnTo>
                                <a:lnTo>
                                  <a:pt x="394" y="60"/>
                                </a:lnTo>
                                <a:lnTo>
                                  <a:pt x="333" y="92"/>
                                </a:lnTo>
                                <a:lnTo>
                                  <a:pt x="275" y="130"/>
                                </a:lnTo>
                                <a:lnTo>
                                  <a:pt x="222" y="173"/>
                                </a:lnTo>
                                <a:lnTo>
                                  <a:pt x="173" y="222"/>
                                </a:lnTo>
                                <a:lnTo>
                                  <a:pt x="130" y="275"/>
                                </a:lnTo>
                                <a:lnTo>
                                  <a:pt x="92" y="333"/>
                                </a:lnTo>
                                <a:lnTo>
                                  <a:pt x="60" y="395"/>
                                </a:lnTo>
                                <a:lnTo>
                                  <a:pt x="34" y="460"/>
                                </a:lnTo>
                                <a:lnTo>
                                  <a:pt x="15" y="528"/>
                                </a:lnTo>
                                <a:lnTo>
                                  <a:pt x="4" y="599"/>
                                </a:lnTo>
                                <a:lnTo>
                                  <a:pt x="0" y="672"/>
                                </a:lnTo>
                                <a:lnTo>
                                  <a:pt x="4" y="745"/>
                                </a:lnTo>
                                <a:lnTo>
                                  <a:pt x="15" y="816"/>
                                </a:lnTo>
                                <a:lnTo>
                                  <a:pt x="34" y="885"/>
                                </a:lnTo>
                                <a:lnTo>
                                  <a:pt x="60" y="950"/>
                                </a:lnTo>
                                <a:lnTo>
                                  <a:pt x="92" y="1011"/>
                                </a:lnTo>
                                <a:lnTo>
                                  <a:pt x="130" y="1069"/>
                                </a:lnTo>
                                <a:lnTo>
                                  <a:pt x="173" y="1122"/>
                                </a:lnTo>
                                <a:lnTo>
                                  <a:pt x="222" y="1171"/>
                                </a:lnTo>
                                <a:lnTo>
                                  <a:pt x="275" y="1214"/>
                                </a:lnTo>
                                <a:lnTo>
                                  <a:pt x="333" y="1252"/>
                                </a:lnTo>
                                <a:lnTo>
                                  <a:pt x="394" y="1284"/>
                                </a:lnTo>
                                <a:lnTo>
                                  <a:pt x="459" y="1310"/>
                                </a:lnTo>
                                <a:lnTo>
                                  <a:pt x="528" y="1329"/>
                                </a:lnTo>
                                <a:lnTo>
                                  <a:pt x="599" y="1340"/>
                                </a:lnTo>
                                <a:lnTo>
                                  <a:pt x="672" y="1344"/>
                                </a:lnTo>
                                <a:lnTo>
                                  <a:pt x="745" y="1340"/>
                                </a:lnTo>
                                <a:lnTo>
                                  <a:pt x="816" y="1329"/>
                                </a:lnTo>
                                <a:lnTo>
                                  <a:pt x="884" y="1310"/>
                                </a:lnTo>
                                <a:lnTo>
                                  <a:pt x="949" y="1284"/>
                                </a:lnTo>
                                <a:lnTo>
                                  <a:pt x="1011" y="1252"/>
                                </a:lnTo>
                                <a:lnTo>
                                  <a:pt x="1069" y="1214"/>
                                </a:lnTo>
                                <a:lnTo>
                                  <a:pt x="1122" y="1171"/>
                                </a:lnTo>
                                <a:lnTo>
                                  <a:pt x="1171" y="1122"/>
                                </a:lnTo>
                                <a:lnTo>
                                  <a:pt x="1214" y="1069"/>
                                </a:lnTo>
                                <a:lnTo>
                                  <a:pt x="1252" y="1011"/>
                                </a:lnTo>
                                <a:lnTo>
                                  <a:pt x="1284" y="950"/>
                                </a:lnTo>
                                <a:lnTo>
                                  <a:pt x="1309" y="885"/>
                                </a:lnTo>
                                <a:lnTo>
                                  <a:pt x="1328" y="816"/>
                                </a:lnTo>
                                <a:lnTo>
                                  <a:pt x="1340" y="745"/>
                                </a:lnTo>
                                <a:lnTo>
                                  <a:pt x="1344" y="672"/>
                                </a:lnTo>
                                <a:lnTo>
                                  <a:pt x="1340" y="599"/>
                                </a:lnTo>
                                <a:lnTo>
                                  <a:pt x="1328" y="528"/>
                                </a:lnTo>
                                <a:lnTo>
                                  <a:pt x="1309" y="460"/>
                                </a:lnTo>
                                <a:lnTo>
                                  <a:pt x="1284" y="395"/>
                                </a:lnTo>
                                <a:lnTo>
                                  <a:pt x="1252" y="333"/>
                                </a:lnTo>
                                <a:lnTo>
                                  <a:pt x="1214" y="275"/>
                                </a:lnTo>
                                <a:lnTo>
                                  <a:pt x="1171" y="222"/>
                                </a:lnTo>
                                <a:lnTo>
                                  <a:pt x="1122" y="173"/>
                                </a:lnTo>
                                <a:lnTo>
                                  <a:pt x="1069" y="130"/>
                                </a:lnTo>
                                <a:lnTo>
                                  <a:pt x="1011" y="92"/>
                                </a:lnTo>
                                <a:lnTo>
                                  <a:pt x="949" y="60"/>
                                </a:lnTo>
                                <a:lnTo>
                                  <a:pt x="884" y="35"/>
                                </a:lnTo>
                                <a:lnTo>
                                  <a:pt x="816" y="16"/>
                                </a:lnTo>
                                <a:lnTo>
                                  <a:pt x="745" y="4"/>
                                </a:lnTo>
                                <a:lnTo>
                                  <a:pt x="672" y="0"/>
                                </a:lnTo>
                                <a:close/>
                              </a:path>
                            </a:pathLst>
                          </a:custGeom>
                          <a:solidFill>
                            <a:srgbClr val="FFFFFF"/>
                          </a:solidFill>
                          <a:ln>
                            <a:noFill/>
                          </a:ln>
                        </wps:spPr>
                        <wps:bodyPr rot="0" vert="horz" wrap="square" lIns="91440" tIns="45720" rIns="91440" bIns="45720" anchor="t" anchorCtr="0" upright="1">
                          <a:noAutofit/>
                        </wps:bodyPr>
                      </wps:wsp>
                      <wps:wsp>
                        <wps:cNvPr id="1040" name="docshape353"/>
                        <wps:cNvSpPr txBox="1"/>
                        <wps:spPr bwMode="auto">
                          <a:xfrm>
                            <a:off x="8380" y="1164"/>
                            <a:ext cx="1960" cy="1970"/>
                          </a:xfrm>
                          <a:prstGeom prst="rect">
                            <a:avLst/>
                          </a:prstGeom>
                          <a:noFill/>
                          <a:ln>
                            <a:noFill/>
                          </a:ln>
                        </wps:spPr>
                        <wps:txbx>
                          <w:txbxContent>
                            <w:p>
                              <w:pPr>
                                <w:spacing w:before="3"/>
                                <w:rPr>
                                  <w:sz w:val="62"/>
                                </w:rPr>
                              </w:pPr>
                            </w:p>
                            <w:p>
                              <w:pPr>
                                <w:ind w:left="580"/>
                                <w:rPr>
                                  <w:rFonts w:ascii="Century Gothic"/>
                                  <w:b/>
                                  <w:sz w:val="36"/>
                                </w:rPr>
                              </w:pPr>
                              <w:r>
                                <w:rPr>
                                  <w:rFonts w:ascii="Century Gothic"/>
                                  <w:b/>
                                  <w:color w:val="0092FF"/>
                                  <w:spacing w:val="-5"/>
                                  <w:w w:val="110"/>
                                  <w:sz w:val="36"/>
                                </w:rPr>
                                <w:t>88%</w:t>
                              </w:r>
                            </w:p>
                          </w:txbxContent>
                        </wps:txbx>
                        <wps:bodyPr rot="0" vert="horz" wrap="square" lIns="0" tIns="0" rIns="0" bIns="0" anchor="t" anchorCtr="0" upright="1">
                          <a:noAutofit/>
                        </wps:bodyPr>
                      </wps:wsp>
                    </wpg:wgp>
                  </a:graphicData>
                </a:graphic>
              </wp:anchor>
            </w:drawing>
          </mc:Choice>
          <mc:Fallback>
            <w:pict>
              <v:group id="docshapegroup348" o:spid="_x0000_s1026" o:spt="203" style="position:absolute;left:0pt;margin-left:419.05pt;margin-top:58.2pt;height:98.5pt;width:98pt;mso-position-horizontal-relative:page;z-index:252034048;mso-width-relative:page;mso-height-relative:page;" coordorigin="8381,1164" coordsize="1960,1970" o:gfxdata="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">
                <o:lock v:ext="edit" aspectratio="f"/>
                <v:shape id="docshape349" o:spid="_x0000_s1026" o:spt="100" style="position:absolute;left:8380;top:1174;height:1960;width:1960;" fillcolor="#0092FF" filled="t" stroked="f" coordsize="1960,1960" o:gfxdata="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515ve8AAAA&#10;3QAAAA8AAAAAAAAAAQAgAAAAIgAAAGRycy9kb3ducmV2LnhtbFBLAQIUABQAAAAIAIdO4kAzLwWe&#10;OwAAADkAAAAQAAAAAAAAAAEAIAAAAAsBAABkcnMvc2hhcGV4bWwueG1sUEsFBgAAAAAGAAYAWwEA&#10;ALUDAAAAAA==&#10;" path="m977,0l980,980,445,159,383,203,325,251,271,304,222,360,177,419,137,481,101,546,71,614,46,684,26,756,12,829,3,904,0,980,3,1056,12,1131,26,1204,46,1275,70,1343,100,1410,135,1473,173,1534,216,1592,263,1646,314,1697,368,1744,426,1787,487,1825,550,1860,617,1889,685,1914,756,1934,829,1948,904,1957,980,1960,1056,1957,1130,1948,1203,1934,1274,1914,1343,1889,1409,1860,1473,1825,1533,1787,1591,1744,1645,1697,1696,1646,1743,1592,1786,1534,1825,1473,1859,1410,1889,1343,1914,1275,1934,1204,1948,1131,1957,1056,1960,980,1957,904,1948,829,1934,757,1914,686,1889,617,1859,551,1825,487,1786,427,1743,369,1696,315,1645,264,1591,217,1533,174,1473,135,1409,101,1343,71,1274,46,1203,26,1130,12,1056,3,977,0xe">
                  <v:path o:connectlocs="980,2154;383,1377;271,1478;177,1593;101,1720;46,1858;12,2003;0,2154;12,2305;46,2449;100,2584;173,2708;263,2820;368,2918;487,2999;617,3063;756,3108;904,3131;1056,3131;1203,3108;1343,3063;1473,2999;1591,2918;1696,2820;1786,2708;1859,2584;1914,2449;1948,2305;1960,2154;1948,2003;1914,1860;1859,1725;1786,1601;1696,1489;1591,1391;1473,1309;1343,1245;1203,1200;1056,1177" o:connectangles="0,0,0,0,0,0,0,0,0,0,0,0,0,0,0,0,0,0,0,0,0,0,0,0,0,0,0,0,0,0,0,0,0,0,0,0,0,0,0"/>
                  <v:fill on="t" focussize="0,0"/>
                  <v:stroke on="f"/>
                  <v:imagedata o:title=""/>
                  <o:lock v:ext="edit" aspectratio="f"/>
                </v:shape>
                <v:shape id="docshape350" o:spid="_x0000_s1026" o:spt="100" style="position:absolute;left:8689;top:1174;height:980;width:672;" fillcolor="#DCE5EE" filled="t" stroked="f" coordsize="672,980" o:gfxdata="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Avq68AAAA&#10;3QAAAA8AAAAAAAAAAQAgAAAAIgAAAGRycy9kb3ducmV2LnhtbFBLAQIUABQAAAAIAIdO4kAzLwWe&#10;OwAAADkAAAAQAAAAAAAAAAEAIAAAAAsBAABkcnMvc2hhcGV4bWwueG1sUEsFBgAAAAAGAAYAWwEA&#10;ALUDAAAAAA==&#10;" path="m671,0l597,3,524,12,452,25,380,45,310,69,243,99,178,134,115,174,56,218,0,267,672,980,671,0xe">
                  <v:path o:connectlocs="671,1174;597,1177;524,1186;452,1199;380,1219;310,1243;243,1273;178,1308;115,1348;56,1392;0,1441;672,2154;671,1174" o:connectangles="0,0,0,0,0,0,0,0,0,0,0,0,0"/>
                  <v:fill on="t" focussize="0,0"/>
                  <v:stroke on="f"/>
                  <v:imagedata o:title=""/>
                  <o:lock v:ext="edit" aspectratio="f"/>
                </v:shape>
                <v:shape id="docshape351" o:spid="_x0000_s1026" o:spt="100" style="position:absolute;left:8689;top:1174;height:980;width:672;" filled="f" stroked="t" coordsize="672,980" o:gfxdata="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EZ3EvQAA&#10;AN0AAAAPAAAAAAAAAAEAIAAAACIAAABkcnMvZG93bnJldi54bWxQSwECFAAUAAAACACHTuJAMy8F&#10;njsAAAA5AAAAEAAAAAAAAAABACAAAAAMAQAAZHJzL3NoYXBleG1sLnhtbFBLBQYAAAAABgAGAFsB&#10;AAC2AwAAAAA=&#10;" path="m672,980l0,267,56,218,115,174,178,134,243,99,310,69,380,45,452,25,524,12,597,3,671,0,672,980xe">
                  <v:path o:connectlocs="672,2154;0,1441;56,1392;115,1348;178,1308;243,1273;310,1243;380,1219;452,1199;524,1186;597,1177;671,1174;672,2154" o:connectangles="0,0,0,0,0,0,0,0,0,0,0,0,0"/>
                  <v:fill on="f" focussize="0,0"/>
                  <v:stroke weight="1pt" color="#FFFFFF" joinstyle="round"/>
                  <v:imagedata o:title=""/>
                  <o:lock v:ext="edit" aspectratio="f"/>
                </v:shape>
                <v:shape id="docshape352" o:spid="_x0000_s1026" o:spt="100" style="position:absolute;left:8688;top:1482;height:1344;width:1344;" fillcolor="#FFFFFF" filled="t" stroked="f" coordsize="1344,1344" o:gfxdata="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m43G8AAAA&#10;3QAAAA8AAAAAAAAAAQAgAAAAIgAAAGRycy9kb3ducmV2LnhtbFBLAQIUABQAAAAIAIdO4kAzLwWe&#10;OwAAADkAAAAQAAAAAAAAAAEAIAAAAAsBAABkcnMvc2hhcGV4bWwueG1sUEsFBgAAAAAGAAYAWwEA&#10;ALUDAAAAAA==&#10;" path="m672,0l599,4,528,16,459,35,394,60,333,92,275,130,222,173,173,222,130,275,92,333,60,395,34,460,15,528,4,599,0,672,4,745,15,816,34,885,60,950,92,1011,130,1069,173,1122,222,1171,275,1214,333,1252,394,1284,459,1310,528,1329,599,1340,672,1344,745,1340,816,1329,884,1310,949,1284,1011,1252,1069,1214,1122,1171,1171,1122,1214,1069,1252,1011,1284,950,1309,885,1328,816,1340,745,1344,672,1340,599,1328,528,1309,460,1284,395,1252,333,1214,275,1171,222,1122,173,1069,130,1011,92,949,60,884,35,816,16,745,4,672,0xe">
                  <v:path o:connectlocs="672,1482;599,1486;528,1498;459,1517;394,1542;333,1574;275,1612;222,1655;173,1704;130,1757;92,1815;60,1877;34,1942;15,2010;4,2081;0,2154;4,2227;15,2298;34,2367;60,2432;92,2493;130,2551;173,2604;222,2653;275,2696;333,2734;394,2766;459,2792;528,2811;599,2822;672,2826;745,2822;816,2811;884,2792;949,2766;1011,2734;1069,2696;1122,2653;1171,2604;1214,2551;1252,2493;1284,2432;1309,2367;1328,2298;1340,2227;1344,2154;1340,2081;1328,2010;1309,1942;1284,1877;1252,1815;1214,1757;1171,1704;1122,1655;1069,1612;1011,1574;949,1542;884,1517;816,1498;745,1486;672,1482" o:connectangles="0,0,0,0,0,0,0,0,0,0,0,0,0,0,0,0,0,0,0,0,0,0,0,0,0,0,0,0,0,0,0,0,0,0,0,0,0,0,0,0,0,0,0,0,0,0,0,0,0,0,0,0,0,0,0,0,0,0,0,0,0"/>
                  <v:fill on="t" focussize="0,0"/>
                  <v:stroke on="f"/>
                  <v:imagedata o:title=""/>
                  <o:lock v:ext="edit" aspectratio="f"/>
                </v:shape>
                <v:shape id="docshape353" o:spid="_x0000_s1026" o:spt="202" type="#_x0000_t202" style="position:absolute;left:8380;top:1164;height:1970;width:1960;" filled="f" stroked="f" coordsize="21600,21600" o:gfxdata="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klI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before="3"/>
                          <w:rPr>
                            <w:sz w:val="62"/>
                          </w:rPr>
                        </w:pPr>
                      </w:p>
                      <w:p>
                        <w:pPr>
                          <w:ind w:left="580"/>
                          <w:rPr>
                            <w:rFonts w:ascii="Century Gothic"/>
                            <w:b/>
                            <w:sz w:val="36"/>
                          </w:rPr>
                        </w:pPr>
                        <w:r>
                          <w:rPr>
                            <w:rFonts w:ascii="Century Gothic"/>
                            <w:b/>
                            <w:color w:val="0092FF"/>
                            <w:spacing w:val="-5"/>
                            <w:w w:val="110"/>
                            <w:sz w:val="36"/>
                          </w:rPr>
                          <w:t>88%</w:t>
                        </w:r>
                      </w:p>
                    </w:txbxContent>
                  </v:textbox>
                </v:shape>
              </v:group>
            </w:pict>
          </mc:Fallback>
        </mc:AlternateContent>
      </w:r>
      <w:r>
        <mc:AlternateContent>
          <mc:Choice Requires="wps">
            <w:drawing>
              <wp:anchor distT="0" distB="0" distL="114300" distR="114300" simplePos="0" relativeHeight="252037120" behindDoc="0" locked="0" layoutInCell="1" allowOverlap="1">
                <wp:simplePos x="0" y="0"/>
                <wp:positionH relativeFrom="page">
                  <wp:posOffset>5030470</wp:posOffset>
                </wp:positionH>
                <wp:positionV relativeFrom="paragraph">
                  <wp:posOffset>195580</wp:posOffset>
                </wp:positionV>
                <wp:extent cx="1828165" cy="376555"/>
                <wp:effectExtent l="0" t="0" r="635" b="4445"/>
                <wp:wrapNone/>
                <wp:docPr id="1041" name="docshape354"/>
                <wp:cNvGraphicFramePr/>
                <a:graphic xmlns:a="http://schemas.openxmlformats.org/drawingml/2006/main">
                  <a:graphicData uri="http://schemas.microsoft.com/office/word/2010/wordprocessingShape">
                    <wps:wsp>
                      <wps:cNvSpPr txBox="1"/>
                      <wps:spPr bwMode="auto">
                        <a:xfrm>
                          <a:off x="0" y="0"/>
                          <a:ext cx="1828165" cy="376555"/>
                        </a:xfrm>
                        <a:prstGeom prst="rect">
                          <a:avLst/>
                        </a:prstGeom>
                        <a:solidFill>
                          <a:srgbClr val="EEF3F8"/>
                        </a:solidFill>
                        <a:ln>
                          <a:noFill/>
                        </a:ln>
                      </wps:spPr>
                      <wps:txbx>
                        <w:txbxContent>
                          <w:p>
                            <w:pPr>
                              <w:spacing w:before="70" w:line="278" w:lineRule="auto"/>
                              <w:ind w:left="452" w:right="196" w:hanging="206"/>
                              <w:rPr>
                                <w:rFonts w:ascii="Verdana"/>
                                <w:i/>
                                <w:color w:val="000000"/>
                                <w:sz w:val="17"/>
                                <w:lang w:eastAsia="zh-CN"/>
                              </w:rPr>
                            </w:pPr>
                            <w:r>
                              <w:rPr>
                                <w:rFonts w:hint="eastAsia" w:ascii="微软雅黑" w:hAnsi="微软雅黑" w:eastAsia="微软雅黑" w:cs="微软雅黑"/>
                                <w:i/>
                                <w:color w:val="454C5B"/>
                                <w:w w:val="90"/>
                                <w:sz w:val="17"/>
                                <w:lang w:eastAsia="zh-CN"/>
                              </w:rPr>
                              <w:t>您了解目前有哪些</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安全框架吗？</w:t>
                            </w:r>
                          </w:p>
                        </w:txbxContent>
                      </wps:txbx>
                      <wps:bodyPr rot="0" vert="horz" wrap="square" lIns="0" tIns="0" rIns="0" bIns="0" anchor="t" anchorCtr="0" upright="1">
                        <a:noAutofit/>
                      </wps:bodyPr>
                    </wps:wsp>
                  </a:graphicData>
                </a:graphic>
              </wp:anchor>
            </w:drawing>
          </mc:Choice>
          <mc:Fallback>
            <w:pict>
              <v:shape id="docshape354" o:spid="_x0000_s1026" o:spt="202" type="#_x0000_t202" style="position:absolute;left:0pt;margin-left:396.1pt;margin-top:15.4pt;height:29.65pt;width:143.95pt;mso-position-horizontal-relative:page;z-index:252037120;mso-width-relative:page;mso-height-relative:page;" fillcolor="#EEF3F8" filled="t" stroked="f" coordsize="21600,21600" o:gfxdata="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1Zf6G2AAAAAoBAAAPAAAAAAAAAAEAIAAAACIAAABkcnMvZG93bnJl&#10;di54bWxQSwECFAAUAAAACACHTuJAzEZ9NP0BAAABBAAADgAAAAAAAAABACAAAAAnAQAAZHJzL2Uy&#10;b0RvYy54bWxQSwUGAAAAAAYABgBZAQAAlgUAAAAA&#10;">
                <v:fill on="t" focussize="0,0"/>
                <v:stroke on="f"/>
                <v:imagedata o:title=""/>
                <o:lock v:ext="edit" aspectratio="f"/>
                <v:textbox inset="0mm,0mm,0mm,0mm">
                  <w:txbxContent>
                    <w:p>
                      <w:pPr>
                        <w:spacing w:before="70" w:line="278" w:lineRule="auto"/>
                        <w:ind w:left="452" w:right="196" w:hanging="206"/>
                        <w:rPr>
                          <w:rFonts w:ascii="Verdana"/>
                          <w:i/>
                          <w:color w:val="000000"/>
                          <w:sz w:val="17"/>
                          <w:lang w:eastAsia="zh-CN"/>
                        </w:rPr>
                      </w:pPr>
                      <w:r>
                        <w:rPr>
                          <w:rFonts w:hint="eastAsia" w:ascii="微软雅黑" w:hAnsi="微软雅黑" w:eastAsia="微软雅黑" w:cs="微软雅黑"/>
                          <w:i/>
                          <w:color w:val="454C5B"/>
                          <w:w w:val="90"/>
                          <w:sz w:val="17"/>
                          <w:lang w:eastAsia="zh-CN"/>
                        </w:rPr>
                        <w:t>您了解目前有哪些</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安全框架吗？</w:t>
                      </w:r>
                    </w:p>
                  </w:txbxContent>
                </v:textbox>
              </v:shape>
            </w:pict>
          </mc:Fallback>
        </mc:AlternateContent>
      </w:r>
    </w:p>
    <w:p>
      <w:pPr>
        <w:pStyle w:val="6"/>
        <w:spacing w:before="294" w:line="276" w:lineRule="auto"/>
        <w:ind w:left="920" w:right="4835"/>
        <w:jc w:val="both"/>
        <w:rPr>
          <w:rFonts w:ascii="微软雅黑" w:hAnsi="微软雅黑" w:eastAsia="微软雅黑"/>
          <w:lang w:eastAsia="zh-CN"/>
        </w:rPr>
      </w:pPr>
      <w:r>
        <w:rPr>
          <w:rFonts w:hint="eastAsia" w:ascii="微软雅黑" w:hAnsi="微软雅黑" w:eastAsia="微软雅黑"/>
          <w:lang w:eastAsia="zh-CN"/>
        </w:rPr>
        <w:t>大部分（</w:t>
      </w:r>
      <w:r>
        <w:rPr>
          <w:rFonts w:ascii="微软雅黑" w:hAnsi="微软雅黑" w:eastAsia="微软雅黑"/>
          <w:lang w:eastAsia="zh-CN"/>
        </w:rPr>
        <w:t>88%</w:t>
      </w:r>
      <w:r>
        <w:rPr>
          <w:rFonts w:hint="eastAsia" w:ascii="微软雅黑" w:hAnsi="微软雅黑" w:eastAsia="微软雅黑"/>
          <w:lang w:eastAsia="zh-CN"/>
        </w:rPr>
        <w:t>）</w:t>
      </w:r>
      <w:r>
        <w:rPr>
          <w:rFonts w:hint="eastAsia" w:ascii="微软雅黑" w:hAnsi="微软雅黑" w:eastAsia="微软雅黑" w:cs="微软雅黑"/>
          <w:lang w:eastAsia="zh-CN"/>
        </w:rPr>
        <w:t>的安全专业人士了解现有的</w:t>
      </w:r>
      <w:r>
        <w:rPr>
          <w:rFonts w:ascii="微软雅黑" w:hAnsi="微软雅黑" w:eastAsia="微软雅黑"/>
          <w:lang w:eastAsia="zh-CN"/>
        </w:rPr>
        <w:t xml:space="preserve"> AI </w:t>
      </w:r>
      <w:r>
        <w:rPr>
          <w:rFonts w:hint="eastAsia" w:ascii="微软雅黑" w:hAnsi="微软雅黑" w:eastAsia="微软雅黑" w:cs="微软雅黑"/>
          <w:lang w:eastAsia="zh-CN"/>
        </w:rPr>
        <w:t>安全框架，如基于美国</w:t>
      </w:r>
      <w:r>
        <w:rPr>
          <w:rFonts w:ascii="微软雅黑" w:hAnsi="微软雅黑" w:eastAsia="微软雅黑"/>
          <w:lang w:eastAsia="zh-CN"/>
        </w:rPr>
        <w:t xml:space="preserve"> NIST </w:t>
      </w:r>
      <w:r>
        <w:rPr>
          <w:rFonts w:hint="eastAsia" w:ascii="微软雅黑" w:hAnsi="微软雅黑" w:eastAsia="微软雅黑" w:cs="微软雅黑"/>
          <w:lang w:eastAsia="zh-CN"/>
        </w:rPr>
        <w:t>指南的框架。然而值得注意的是，对这些框架的了解并不意味着它们的深入理解和使用。仅有</w:t>
      </w:r>
      <w:r>
        <w:rPr>
          <w:rFonts w:ascii="微软雅黑" w:hAnsi="微软雅黑" w:eastAsia="微软雅黑"/>
          <w:lang w:eastAsia="zh-CN"/>
        </w:rPr>
        <w:t xml:space="preserve"> 12% </w:t>
      </w:r>
      <w:r>
        <w:rPr>
          <w:rFonts w:hint="eastAsia" w:ascii="微软雅黑" w:hAnsi="微软雅黑" w:eastAsia="微软雅黑" w:cs="微软雅黑"/>
          <w:lang w:eastAsia="zh-CN"/>
        </w:rPr>
        <w:t>的调查参与者表示他们不了解任何</w:t>
      </w:r>
      <w:r>
        <w:rPr>
          <w:rFonts w:ascii="微软雅黑" w:hAnsi="微软雅黑" w:eastAsia="微软雅黑"/>
          <w:lang w:eastAsia="zh-CN"/>
        </w:rPr>
        <w:t xml:space="preserve"> AI </w:t>
      </w:r>
      <w:r>
        <w:rPr>
          <w:rFonts w:hint="eastAsia" w:ascii="微软雅黑" w:hAnsi="微软雅黑" w:eastAsia="微软雅黑" w:cs="微软雅黑"/>
          <w:lang w:eastAsia="zh-CN"/>
        </w:rPr>
        <w:t>安全框架，这表明这些标准在网络安全界得到了广泛的认可，同时也显示出在这些框架的实际应用和深入理解方面还有进一步的探索空间。</w:t>
      </w:r>
    </w:p>
    <w:p>
      <w:pPr>
        <w:pStyle w:val="6"/>
        <w:rPr>
          <w:lang w:eastAsia="zh-CN"/>
        </w:rPr>
      </w:pPr>
    </w:p>
    <w:p>
      <w:pPr>
        <w:pStyle w:val="6"/>
        <w:spacing w:before="7"/>
        <w:rPr>
          <w:sz w:val="17"/>
          <w:lang w:eastAsia="zh-CN"/>
        </w:rPr>
      </w:pPr>
    </w:p>
    <w:p>
      <w:pPr>
        <w:rPr>
          <w:sz w:val="17"/>
          <w:lang w:eastAsia="zh-CN"/>
        </w:rPr>
        <w:sectPr>
          <w:pgSz w:w="12240" w:h="15840"/>
          <w:pgMar w:top="1220" w:right="0" w:bottom="860" w:left="520" w:header="0" w:footer="675" w:gutter="0"/>
          <w:cols w:space="720" w:num="1"/>
        </w:sectPr>
      </w:pPr>
    </w:p>
    <w:p>
      <w:pPr>
        <w:pStyle w:val="4"/>
        <w:spacing w:before="277"/>
        <w:rPr>
          <w:rFonts w:ascii="微软雅黑" w:hAnsi="微软雅黑" w:eastAsia="微软雅黑" w:cs="微软雅黑"/>
          <w:sz w:val="36"/>
          <w:szCs w:val="36"/>
          <w:lang w:eastAsia="zh-CN"/>
        </w:rPr>
      </w:pPr>
      <w:del w:id="349" w:author="张家齐" w:date="2024-05-06T16:45:52Z">
        <w:r>
          <w:rPr>
            <w:rFonts w:hint="default" w:ascii="微软雅黑" w:hAnsi="微软雅黑" w:eastAsia="微软雅黑" w:cs="微软雅黑"/>
            <w:sz w:val="36"/>
            <w:szCs w:val="36"/>
            <w:lang w:val="en-US" w:eastAsia="zh-CN"/>
          </w:rPr>
          <w:delText>关于</w:delText>
        </w:r>
      </w:del>
      <w:del w:id="350" w:author="张家齐" w:date="2024-05-06T16:45:52Z">
        <w:r>
          <w:rPr>
            <w:rFonts w:hint="default"/>
            <w:sz w:val="36"/>
            <w:szCs w:val="36"/>
            <w:lang w:val="en-US" w:eastAsia="zh-CN"/>
          </w:rPr>
          <w:delText xml:space="preserve"> AI </w:delText>
        </w:r>
      </w:del>
      <w:del w:id="351" w:author="张家齐" w:date="2024-05-06T16:45:52Z">
        <w:r>
          <w:rPr>
            <w:rFonts w:hint="default" w:ascii="微软雅黑" w:hAnsi="微软雅黑" w:eastAsia="微软雅黑" w:cs="微软雅黑"/>
            <w:sz w:val="36"/>
            <w:szCs w:val="36"/>
            <w:lang w:val="en-US" w:eastAsia="zh-CN"/>
          </w:rPr>
          <w:delText>的总体使用</w:delText>
        </w:r>
      </w:del>
      <w:ins w:id="352" w:author="张家齐" w:date="2024-05-06T16:45:53Z">
        <w:r>
          <w:rPr>
            <w:rFonts w:hint="eastAsia" w:ascii="微软雅黑" w:hAnsi="微软雅黑" w:eastAsia="微软雅黑" w:cs="微软雅黑"/>
            <w:sz w:val="36"/>
            <w:szCs w:val="36"/>
            <w:lang w:val="en-US" w:eastAsia="zh-CN"/>
          </w:rPr>
          <w:t>应用AI</w:t>
        </w:r>
      </w:ins>
      <w:ins w:id="353" w:author="张家齐" w:date="2024-05-06T16:45:54Z">
        <w:r>
          <w:rPr>
            <w:rFonts w:hint="eastAsia" w:ascii="微软雅黑" w:hAnsi="微软雅黑" w:eastAsia="微软雅黑" w:cs="微软雅黑"/>
            <w:sz w:val="36"/>
            <w:szCs w:val="36"/>
            <w:lang w:val="en-US" w:eastAsia="zh-CN"/>
          </w:rPr>
          <w:t>的</w:t>
        </w:r>
      </w:ins>
      <w:r>
        <w:rPr>
          <w:rFonts w:hint="eastAsia" w:ascii="微软雅黑" w:hAnsi="微软雅黑" w:eastAsia="微软雅黑" w:cs="微软雅黑"/>
          <w:sz w:val="36"/>
          <w:szCs w:val="36"/>
          <w:lang w:eastAsia="zh-CN"/>
        </w:rPr>
        <w:t>计划</w:t>
      </w:r>
    </w:p>
    <w:p>
      <w:pPr>
        <w:pStyle w:val="4"/>
        <w:spacing w:before="277"/>
        <w:rPr>
          <w:rFonts w:hint="eastAsia"/>
          <w:spacing w:val="-7"/>
          <w:lang w:eastAsia="zh-CN"/>
        </w:rPr>
      </w:pPr>
      <w:r>
        <mc:AlternateContent>
          <mc:Choice Requires="wpg">
            <w:drawing>
              <wp:anchor distT="0" distB="0" distL="114300" distR="114300" simplePos="0" relativeHeight="252035072" behindDoc="0" locked="0" layoutInCell="1" allowOverlap="1">
                <wp:simplePos x="0" y="0"/>
                <wp:positionH relativeFrom="page">
                  <wp:posOffset>914400</wp:posOffset>
                </wp:positionH>
                <wp:positionV relativeFrom="paragraph">
                  <wp:posOffset>971550</wp:posOffset>
                </wp:positionV>
                <wp:extent cx="1837690" cy="1837690"/>
                <wp:effectExtent l="0" t="635" r="3810" b="3175"/>
                <wp:wrapNone/>
                <wp:docPr id="1042" name="docshapegroup355"/>
                <wp:cNvGraphicFramePr/>
                <a:graphic xmlns:a="http://schemas.openxmlformats.org/drawingml/2006/main">
                  <a:graphicData uri="http://schemas.microsoft.com/office/word/2010/wordprocessingGroup">
                    <wpg:wgp>
                      <wpg:cNvGrpSpPr/>
                      <wpg:grpSpPr>
                        <a:xfrm>
                          <a:off x="0" y="0"/>
                          <a:ext cx="1837690" cy="1837690"/>
                          <a:chOff x="1440" y="1530"/>
                          <a:chExt cx="2894" cy="2894"/>
                        </a:xfrm>
                      </wpg:grpSpPr>
                      <wps:wsp>
                        <wps:cNvPr id="1043" name="docshape356"/>
                        <wps:cNvSpPr/>
                        <wps:spPr bwMode="auto">
                          <a:xfrm>
                            <a:off x="1481" y="1540"/>
                            <a:ext cx="2853" cy="2883"/>
                          </a:xfrm>
                          <a:custGeom>
                            <a:avLst/>
                            <a:gdLst>
                              <a:gd name="T0" fmla="+- 0 2845 1481"/>
                              <a:gd name="T1" fmla="*/ T0 w 2853"/>
                              <a:gd name="T2" fmla="+- 0 1542 1541"/>
                              <a:gd name="T3" fmla="*/ 1542 h 2883"/>
                              <a:gd name="T4" fmla="+- 0 1481 1481"/>
                              <a:gd name="T5" fmla="*/ T4 w 2853"/>
                              <a:gd name="T6" fmla="+- 0 3275 1541"/>
                              <a:gd name="T7" fmla="*/ 3275 h 2883"/>
                              <a:gd name="T8" fmla="+- 0 1519 1481"/>
                              <a:gd name="T9" fmla="*/ T8 w 2853"/>
                              <a:gd name="T10" fmla="+- 0 3420 1541"/>
                              <a:gd name="T11" fmla="*/ 3420 h 2883"/>
                              <a:gd name="T12" fmla="+- 0 1571 1481"/>
                              <a:gd name="T13" fmla="*/ T12 w 2853"/>
                              <a:gd name="T14" fmla="+- 0 3558 1541"/>
                              <a:gd name="T15" fmla="*/ 3558 h 2883"/>
                              <a:gd name="T16" fmla="+- 0 1637 1481"/>
                              <a:gd name="T17" fmla="*/ T16 w 2853"/>
                              <a:gd name="T18" fmla="+- 0 3688 1541"/>
                              <a:gd name="T19" fmla="*/ 3688 h 2883"/>
                              <a:gd name="T20" fmla="+- 0 1714 1481"/>
                              <a:gd name="T21" fmla="*/ T20 w 2853"/>
                              <a:gd name="T22" fmla="+- 0 3811 1541"/>
                              <a:gd name="T23" fmla="*/ 3811 h 2883"/>
                              <a:gd name="T24" fmla="+- 0 1803 1481"/>
                              <a:gd name="T25" fmla="*/ T24 w 2853"/>
                              <a:gd name="T26" fmla="+- 0 3924 1541"/>
                              <a:gd name="T27" fmla="*/ 3924 h 2883"/>
                              <a:gd name="T28" fmla="+- 0 1902 1481"/>
                              <a:gd name="T29" fmla="*/ T28 w 2853"/>
                              <a:gd name="T30" fmla="+- 0 4028 1541"/>
                              <a:gd name="T31" fmla="*/ 4028 h 2883"/>
                              <a:gd name="T32" fmla="+- 0 2011 1481"/>
                              <a:gd name="T33" fmla="*/ T32 w 2853"/>
                              <a:gd name="T34" fmla="+- 0 4121 1541"/>
                              <a:gd name="T35" fmla="*/ 4121 h 2883"/>
                              <a:gd name="T36" fmla="+- 0 2129 1481"/>
                              <a:gd name="T37" fmla="*/ T36 w 2853"/>
                              <a:gd name="T38" fmla="+- 0 4203 1541"/>
                              <a:gd name="T39" fmla="*/ 4203 h 2883"/>
                              <a:gd name="T40" fmla="+- 0 2255 1481"/>
                              <a:gd name="T41" fmla="*/ T40 w 2853"/>
                              <a:gd name="T42" fmla="+- 0 4273 1541"/>
                              <a:gd name="T43" fmla="*/ 4273 h 2883"/>
                              <a:gd name="T44" fmla="+- 0 2387 1481"/>
                              <a:gd name="T45" fmla="*/ T44 w 2853"/>
                              <a:gd name="T46" fmla="+- 0 4331 1541"/>
                              <a:gd name="T47" fmla="*/ 4331 h 2883"/>
                              <a:gd name="T48" fmla="+- 0 2526 1481"/>
                              <a:gd name="T49" fmla="*/ T48 w 2853"/>
                              <a:gd name="T50" fmla="+- 0 4375 1541"/>
                              <a:gd name="T51" fmla="*/ 4375 h 2883"/>
                              <a:gd name="T52" fmla="+- 0 2669 1481"/>
                              <a:gd name="T53" fmla="*/ T52 w 2853"/>
                              <a:gd name="T54" fmla="+- 0 4406 1541"/>
                              <a:gd name="T55" fmla="*/ 4406 h 2883"/>
                              <a:gd name="T56" fmla="+- 0 2817 1481"/>
                              <a:gd name="T57" fmla="*/ T56 w 2853"/>
                              <a:gd name="T58" fmla="+- 0 4421 1541"/>
                              <a:gd name="T59" fmla="*/ 4421 h 2883"/>
                              <a:gd name="T60" fmla="+- 0 2968 1481"/>
                              <a:gd name="T61" fmla="*/ T60 w 2853"/>
                              <a:gd name="T62" fmla="+- 0 4421 1541"/>
                              <a:gd name="T63" fmla="*/ 4421 h 2883"/>
                              <a:gd name="T64" fmla="+- 0 3117 1481"/>
                              <a:gd name="T65" fmla="*/ T64 w 2853"/>
                              <a:gd name="T66" fmla="+- 0 4405 1541"/>
                              <a:gd name="T67" fmla="*/ 4405 h 2883"/>
                              <a:gd name="T68" fmla="+- 0 3262 1481"/>
                              <a:gd name="T69" fmla="*/ T68 w 2853"/>
                              <a:gd name="T70" fmla="+- 0 4374 1541"/>
                              <a:gd name="T71" fmla="*/ 4374 h 2883"/>
                              <a:gd name="T72" fmla="+- 0 3400 1481"/>
                              <a:gd name="T73" fmla="*/ T72 w 2853"/>
                              <a:gd name="T74" fmla="+- 0 4329 1541"/>
                              <a:gd name="T75" fmla="*/ 4329 h 2883"/>
                              <a:gd name="T76" fmla="+- 0 3533 1481"/>
                              <a:gd name="T77" fmla="*/ T76 w 2853"/>
                              <a:gd name="T78" fmla="+- 0 4271 1541"/>
                              <a:gd name="T79" fmla="*/ 4271 h 2883"/>
                              <a:gd name="T80" fmla="+- 0 3658 1481"/>
                              <a:gd name="T81" fmla="*/ T80 w 2853"/>
                              <a:gd name="T82" fmla="+- 0 4200 1541"/>
                              <a:gd name="T83" fmla="*/ 4200 h 2883"/>
                              <a:gd name="T84" fmla="+- 0 3775 1481"/>
                              <a:gd name="T85" fmla="*/ T84 w 2853"/>
                              <a:gd name="T86" fmla="+- 0 4118 1541"/>
                              <a:gd name="T87" fmla="*/ 4118 h 2883"/>
                              <a:gd name="T88" fmla="+- 0 3884 1481"/>
                              <a:gd name="T89" fmla="*/ T88 w 2853"/>
                              <a:gd name="T90" fmla="+- 0 4024 1541"/>
                              <a:gd name="T91" fmla="*/ 4024 h 2883"/>
                              <a:gd name="T92" fmla="+- 0 3982 1481"/>
                              <a:gd name="T93" fmla="*/ T92 w 2853"/>
                              <a:gd name="T94" fmla="+- 0 3920 1541"/>
                              <a:gd name="T95" fmla="*/ 3920 h 2883"/>
                              <a:gd name="T96" fmla="+- 0 4070 1481"/>
                              <a:gd name="T97" fmla="*/ T96 w 2853"/>
                              <a:gd name="T98" fmla="+- 0 3808 1541"/>
                              <a:gd name="T99" fmla="*/ 3808 h 2883"/>
                              <a:gd name="T100" fmla="+- 0 4147 1481"/>
                              <a:gd name="T101" fmla="*/ T100 w 2853"/>
                              <a:gd name="T102" fmla="+- 0 3686 1541"/>
                              <a:gd name="T103" fmla="*/ 3686 h 2883"/>
                              <a:gd name="T104" fmla="+- 0 4212 1481"/>
                              <a:gd name="T105" fmla="*/ T104 w 2853"/>
                              <a:gd name="T106" fmla="+- 0 3557 1541"/>
                              <a:gd name="T107" fmla="*/ 3557 h 2883"/>
                              <a:gd name="T108" fmla="+- 0 4264 1481"/>
                              <a:gd name="T109" fmla="*/ T108 w 2853"/>
                              <a:gd name="T110" fmla="+- 0 3422 1541"/>
                              <a:gd name="T111" fmla="*/ 3422 h 2883"/>
                              <a:gd name="T112" fmla="+- 0 4302 1481"/>
                              <a:gd name="T113" fmla="*/ T112 w 2853"/>
                              <a:gd name="T114" fmla="+- 0 3280 1541"/>
                              <a:gd name="T115" fmla="*/ 3280 h 2883"/>
                              <a:gd name="T116" fmla="+- 0 4325 1481"/>
                              <a:gd name="T117" fmla="*/ T116 w 2853"/>
                              <a:gd name="T118" fmla="+- 0 3133 1541"/>
                              <a:gd name="T119" fmla="*/ 3133 h 2883"/>
                              <a:gd name="T120" fmla="+- 0 4333 1481"/>
                              <a:gd name="T121" fmla="*/ T120 w 2853"/>
                              <a:gd name="T122" fmla="+- 0 2982 1541"/>
                              <a:gd name="T123" fmla="*/ 2982 h 2883"/>
                              <a:gd name="T124" fmla="+- 0 4325 1481"/>
                              <a:gd name="T125" fmla="*/ T124 w 2853"/>
                              <a:gd name="T126" fmla="+- 0 2831 1541"/>
                              <a:gd name="T127" fmla="*/ 2831 h 2883"/>
                              <a:gd name="T128" fmla="+- 0 4302 1481"/>
                              <a:gd name="T129" fmla="*/ T128 w 2853"/>
                              <a:gd name="T130" fmla="+- 0 2684 1541"/>
                              <a:gd name="T131" fmla="*/ 2684 h 2883"/>
                              <a:gd name="T132" fmla="+- 0 4264 1481"/>
                              <a:gd name="T133" fmla="*/ T132 w 2853"/>
                              <a:gd name="T134" fmla="+- 0 2542 1541"/>
                              <a:gd name="T135" fmla="*/ 2542 h 2883"/>
                              <a:gd name="T136" fmla="+- 0 4212 1481"/>
                              <a:gd name="T137" fmla="*/ T136 w 2853"/>
                              <a:gd name="T138" fmla="+- 0 2407 1541"/>
                              <a:gd name="T139" fmla="*/ 2407 h 2883"/>
                              <a:gd name="T140" fmla="+- 0 4147 1481"/>
                              <a:gd name="T141" fmla="*/ T140 w 2853"/>
                              <a:gd name="T142" fmla="+- 0 2278 1541"/>
                              <a:gd name="T143" fmla="*/ 2278 h 2883"/>
                              <a:gd name="T144" fmla="+- 0 4070 1481"/>
                              <a:gd name="T145" fmla="*/ T144 w 2853"/>
                              <a:gd name="T146" fmla="+- 0 2157 1541"/>
                              <a:gd name="T147" fmla="*/ 2157 h 2883"/>
                              <a:gd name="T148" fmla="+- 0 3982 1481"/>
                              <a:gd name="T149" fmla="*/ T148 w 2853"/>
                              <a:gd name="T150" fmla="+- 0 2044 1541"/>
                              <a:gd name="T151" fmla="*/ 2044 h 2883"/>
                              <a:gd name="T152" fmla="+- 0 3884 1481"/>
                              <a:gd name="T153" fmla="*/ T152 w 2853"/>
                              <a:gd name="T154" fmla="+- 0 1940 1541"/>
                              <a:gd name="T155" fmla="*/ 1940 h 2883"/>
                              <a:gd name="T156" fmla="+- 0 3775 1481"/>
                              <a:gd name="T157" fmla="*/ T156 w 2853"/>
                              <a:gd name="T158" fmla="+- 0 1847 1541"/>
                              <a:gd name="T159" fmla="*/ 1847 h 2883"/>
                              <a:gd name="T160" fmla="+- 0 3658 1481"/>
                              <a:gd name="T161" fmla="*/ T160 w 2853"/>
                              <a:gd name="T162" fmla="+- 0 1764 1541"/>
                              <a:gd name="T163" fmla="*/ 1764 h 2883"/>
                              <a:gd name="T164" fmla="+- 0 3533 1481"/>
                              <a:gd name="T165" fmla="*/ T164 w 2853"/>
                              <a:gd name="T166" fmla="+- 0 1693 1541"/>
                              <a:gd name="T167" fmla="*/ 1693 h 2883"/>
                              <a:gd name="T168" fmla="+- 0 3400 1481"/>
                              <a:gd name="T169" fmla="*/ T168 w 2853"/>
                              <a:gd name="T170" fmla="+- 0 1635 1541"/>
                              <a:gd name="T171" fmla="*/ 1635 h 2883"/>
                              <a:gd name="T172" fmla="+- 0 3262 1481"/>
                              <a:gd name="T173" fmla="*/ T172 w 2853"/>
                              <a:gd name="T174" fmla="+- 0 1590 1541"/>
                              <a:gd name="T175" fmla="*/ 1590 h 2883"/>
                              <a:gd name="T176" fmla="+- 0 3117 1481"/>
                              <a:gd name="T177" fmla="*/ T176 w 2853"/>
                              <a:gd name="T178" fmla="+- 0 1559 1541"/>
                              <a:gd name="T179" fmla="*/ 1559 h 2883"/>
                              <a:gd name="T180" fmla="+- 0 2968 1481"/>
                              <a:gd name="T181" fmla="*/ T180 w 2853"/>
                              <a:gd name="T182" fmla="+- 0 1543 1541"/>
                              <a:gd name="T183" fmla="*/ 1543 h 2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853" h="2883">
                                <a:moveTo>
                                  <a:pt x="1411" y="0"/>
                                </a:moveTo>
                                <a:lnTo>
                                  <a:pt x="1364" y="1"/>
                                </a:lnTo>
                                <a:lnTo>
                                  <a:pt x="1411" y="1441"/>
                                </a:lnTo>
                                <a:lnTo>
                                  <a:pt x="0" y="1734"/>
                                </a:lnTo>
                                <a:lnTo>
                                  <a:pt x="17" y="1807"/>
                                </a:lnTo>
                                <a:lnTo>
                                  <a:pt x="38" y="1879"/>
                                </a:lnTo>
                                <a:lnTo>
                                  <a:pt x="63" y="1949"/>
                                </a:lnTo>
                                <a:lnTo>
                                  <a:pt x="90" y="2017"/>
                                </a:lnTo>
                                <a:lnTo>
                                  <a:pt x="121" y="2083"/>
                                </a:lnTo>
                                <a:lnTo>
                                  <a:pt x="156" y="2147"/>
                                </a:lnTo>
                                <a:lnTo>
                                  <a:pt x="193" y="2210"/>
                                </a:lnTo>
                                <a:lnTo>
                                  <a:pt x="233" y="2270"/>
                                </a:lnTo>
                                <a:lnTo>
                                  <a:pt x="276" y="2328"/>
                                </a:lnTo>
                                <a:lnTo>
                                  <a:pt x="322" y="2383"/>
                                </a:lnTo>
                                <a:lnTo>
                                  <a:pt x="370" y="2436"/>
                                </a:lnTo>
                                <a:lnTo>
                                  <a:pt x="421" y="2487"/>
                                </a:lnTo>
                                <a:lnTo>
                                  <a:pt x="475" y="2535"/>
                                </a:lnTo>
                                <a:lnTo>
                                  <a:pt x="530" y="2580"/>
                                </a:lnTo>
                                <a:lnTo>
                                  <a:pt x="588" y="2623"/>
                                </a:lnTo>
                                <a:lnTo>
                                  <a:pt x="648" y="2662"/>
                                </a:lnTo>
                                <a:lnTo>
                                  <a:pt x="710" y="2699"/>
                                </a:lnTo>
                                <a:lnTo>
                                  <a:pt x="774" y="2732"/>
                                </a:lnTo>
                                <a:lnTo>
                                  <a:pt x="839" y="2763"/>
                                </a:lnTo>
                                <a:lnTo>
                                  <a:pt x="906" y="2790"/>
                                </a:lnTo>
                                <a:lnTo>
                                  <a:pt x="975" y="2814"/>
                                </a:lnTo>
                                <a:lnTo>
                                  <a:pt x="1045" y="2834"/>
                                </a:lnTo>
                                <a:lnTo>
                                  <a:pt x="1116" y="2851"/>
                                </a:lnTo>
                                <a:lnTo>
                                  <a:pt x="1188" y="2865"/>
                                </a:lnTo>
                                <a:lnTo>
                                  <a:pt x="1262" y="2874"/>
                                </a:lnTo>
                                <a:lnTo>
                                  <a:pt x="1336" y="2880"/>
                                </a:lnTo>
                                <a:lnTo>
                                  <a:pt x="1411" y="2882"/>
                                </a:lnTo>
                                <a:lnTo>
                                  <a:pt x="1487" y="2880"/>
                                </a:lnTo>
                                <a:lnTo>
                                  <a:pt x="1562" y="2874"/>
                                </a:lnTo>
                                <a:lnTo>
                                  <a:pt x="1636" y="2864"/>
                                </a:lnTo>
                                <a:lnTo>
                                  <a:pt x="1709" y="2851"/>
                                </a:lnTo>
                                <a:lnTo>
                                  <a:pt x="1781" y="2833"/>
                                </a:lnTo>
                                <a:lnTo>
                                  <a:pt x="1851" y="2813"/>
                                </a:lnTo>
                                <a:lnTo>
                                  <a:pt x="1919" y="2788"/>
                                </a:lnTo>
                                <a:lnTo>
                                  <a:pt x="1986" y="2761"/>
                                </a:lnTo>
                                <a:lnTo>
                                  <a:pt x="2052" y="2730"/>
                                </a:lnTo>
                                <a:lnTo>
                                  <a:pt x="2115" y="2696"/>
                                </a:lnTo>
                                <a:lnTo>
                                  <a:pt x="2177" y="2659"/>
                                </a:lnTo>
                                <a:lnTo>
                                  <a:pt x="2237" y="2619"/>
                                </a:lnTo>
                                <a:lnTo>
                                  <a:pt x="2294" y="2577"/>
                                </a:lnTo>
                                <a:lnTo>
                                  <a:pt x="2350" y="2531"/>
                                </a:lnTo>
                                <a:lnTo>
                                  <a:pt x="2403" y="2483"/>
                                </a:lnTo>
                                <a:lnTo>
                                  <a:pt x="2453" y="2432"/>
                                </a:lnTo>
                                <a:lnTo>
                                  <a:pt x="2501" y="2379"/>
                                </a:lnTo>
                                <a:lnTo>
                                  <a:pt x="2547" y="2324"/>
                                </a:lnTo>
                                <a:lnTo>
                                  <a:pt x="2589" y="2267"/>
                                </a:lnTo>
                                <a:lnTo>
                                  <a:pt x="2629" y="2207"/>
                                </a:lnTo>
                                <a:lnTo>
                                  <a:pt x="2666" y="2145"/>
                                </a:lnTo>
                                <a:lnTo>
                                  <a:pt x="2700" y="2082"/>
                                </a:lnTo>
                                <a:lnTo>
                                  <a:pt x="2731" y="2016"/>
                                </a:lnTo>
                                <a:lnTo>
                                  <a:pt x="2759" y="1949"/>
                                </a:lnTo>
                                <a:lnTo>
                                  <a:pt x="2783" y="1881"/>
                                </a:lnTo>
                                <a:lnTo>
                                  <a:pt x="2804" y="1811"/>
                                </a:lnTo>
                                <a:lnTo>
                                  <a:pt x="2821" y="1739"/>
                                </a:lnTo>
                                <a:lnTo>
                                  <a:pt x="2834" y="1666"/>
                                </a:lnTo>
                                <a:lnTo>
                                  <a:pt x="2844" y="1592"/>
                                </a:lnTo>
                                <a:lnTo>
                                  <a:pt x="2850" y="1517"/>
                                </a:lnTo>
                                <a:lnTo>
                                  <a:pt x="2852" y="1441"/>
                                </a:lnTo>
                                <a:lnTo>
                                  <a:pt x="2850" y="1365"/>
                                </a:lnTo>
                                <a:lnTo>
                                  <a:pt x="2844" y="1290"/>
                                </a:lnTo>
                                <a:lnTo>
                                  <a:pt x="2834" y="1216"/>
                                </a:lnTo>
                                <a:lnTo>
                                  <a:pt x="2821" y="1143"/>
                                </a:lnTo>
                                <a:lnTo>
                                  <a:pt x="2804" y="1072"/>
                                </a:lnTo>
                                <a:lnTo>
                                  <a:pt x="2783" y="1001"/>
                                </a:lnTo>
                                <a:lnTo>
                                  <a:pt x="2759" y="933"/>
                                </a:lnTo>
                                <a:lnTo>
                                  <a:pt x="2731" y="866"/>
                                </a:lnTo>
                                <a:lnTo>
                                  <a:pt x="2700" y="800"/>
                                </a:lnTo>
                                <a:lnTo>
                                  <a:pt x="2666" y="737"/>
                                </a:lnTo>
                                <a:lnTo>
                                  <a:pt x="2629" y="675"/>
                                </a:lnTo>
                                <a:lnTo>
                                  <a:pt x="2589" y="616"/>
                                </a:lnTo>
                                <a:lnTo>
                                  <a:pt x="2547" y="558"/>
                                </a:lnTo>
                                <a:lnTo>
                                  <a:pt x="2501" y="503"/>
                                </a:lnTo>
                                <a:lnTo>
                                  <a:pt x="2453" y="450"/>
                                </a:lnTo>
                                <a:lnTo>
                                  <a:pt x="2403" y="399"/>
                                </a:lnTo>
                                <a:lnTo>
                                  <a:pt x="2350" y="351"/>
                                </a:lnTo>
                                <a:lnTo>
                                  <a:pt x="2294" y="306"/>
                                </a:lnTo>
                                <a:lnTo>
                                  <a:pt x="2237" y="263"/>
                                </a:lnTo>
                                <a:lnTo>
                                  <a:pt x="2177" y="223"/>
                                </a:lnTo>
                                <a:lnTo>
                                  <a:pt x="2115" y="186"/>
                                </a:lnTo>
                                <a:lnTo>
                                  <a:pt x="2052" y="152"/>
                                </a:lnTo>
                                <a:lnTo>
                                  <a:pt x="1986" y="121"/>
                                </a:lnTo>
                                <a:lnTo>
                                  <a:pt x="1919" y="94"/>
                                </a:lnTo>
                                <a:lnTo>
                                  <a:pt x="1851" y="69"/>
                                </a:lnTo>
                                <a:lnTo>
                                  <a:pt x="1781" y="49"/>
                                </a:lnTo>
                                <a:lnTo>
                                  <a:pt x="1709" y="31"/>
                                </a:lnTo>
                                <a:lnTo>
                                  <a:pt x="1636" y="18"/>
                                </a:lnTo>
                                <a:lnTo>
                                  <a:pt x="1562" y="8"/>
                                </a:lnTo>
                                <a:lnTo>
                                  <a:pt x="1487" y="2"/>
                                </a:lnTo>
                                <a:lnTo>
                                  <a:pt x="1411" y="0"/>
                                </a:lnTo>
                                <a:close/>
                              </a:path>
                            </a:pathLst>
                          </a:custGeom>
                          <a:solidFill>
                            <a:srgbClr val="FF7A00"/>
                          </a:solidFill>
                          <a:ln>
                            <a:noFill/>
                          </a:ln>
                        </wps:spPr>
                        <wps:bodyPr rot="0" vert="horz" wrap="square" lIns="91440" tIns="45720" rIns="91440" bIns="45720" anchor="t" anchorCtr="0" upright="1">
                          <a:noAutofit/>
                        </wps:bodyPr>
                      </wps:wsp>
                      <wps:wsp>
                        <wps:cNvPr id="1044" name="docshape357"/>
                        <wps:cNvSpPr/>
                        <wps:spPr bwMode="auto">
                          <a:xfrm>
                            <a:off x="1451" y="1547"/>
                            <a:ext cx="1442" cy="1975"/>
                          </a:xfrm>
                          <a:custGeom>
                            <a:avLst/>
                            <a:gdLst>
                              <a:gd name="T0" fmla="+- 0 2757 1451"/>
                              <a:gd name="T1" fmla="*/ T0 w 1442"/>
                              <a:gd name="T2" fmla="+- 0 1547 1547"/>
                              <a:gd name="T3" fmla="*/ 1547 h 1975"/>
                              <a:gd name="T4" fmla="+- 0 2681 1451"/>
                              <a:gd name="T5" fmla="*/ T4 w 1442"/>
                              <a:gd name="T6" fmla="+- 0 1556 1547"/>
                              <a:gd name="T7" fmla="*/ 1556 h 1975"/>
                              <a:gd name="T8" fmla="+- 0 2607 1451"/>
                              <a:gd name="T9" fmla="*/ T8 w 1442"/>
                              <a:gd name="T10" fmla="+- 0 1569 1547"/>
                              <a:gd name="T11" fmla="*/ 1569 h 1975"/>
                              <a:gd name="T12" fmla="+- 0 2534 1451"/>
                              <a:gd name="T13" fmla="*/ T12 w 1442"/>
                              <a:gd name="T14" fmla="+- 0 1586 1547"/>
                              <a:gd name="T15" fmla="*/ 1586 h 1975"/>
                              <a:gd name="T16" fmla="+- 0 2463 1451"/>
                              <a:gd name="T17" fmla="*/ T16 w 1442"/>
                              <a:gd name="T18" fmla="+- 0 1607 1547"/>
                              <a:gd name="T19" fmla="*/ 1607 h 1975"/>
                              <a:gd name="T20" fmla="+- 0 2393 1451"/>
                              <a:gd name="T21" fmla="*/ T20 w 1442"/>
                              <a:gd name="T22" fmla="+- 0 1631 1547"/>
                              <a:gd name="T23" fmla="*/ 1631 h 1975"/>
                              <a:gd name="T24" fmla="+- 0 2325 1451"/>
                              <a:gd name="T25" fmla="*/ T24 w 1442"/>
                              <a:gd name="T26" fmla="+- 0 1658 1547"/>
                              <a:gd name="T27" fmla="*/ 1658 h 1975"/>
                              <a:gd name="T28" fmla="+- 0 2258 1451"/>
                              <a:gd name="T29" fmla="*/ T28 w 1442"/>
                              <a:gd name="T30" fmla="+- 0 1689 1547"/>
                              <a:gd name="T31" fmla="*/ 1689 h 1975"/>
                              <a:gd name="T32" fmla="+- 0 2194 1451"/>
                              <a:gd name="T33" fmla="*/ T32 w 1442"/>
                              <a:gd name="T34" fmla="+- 0 1723 1547"/>
                              <a:gd name="T35" fmla="*/ 1723 h 1975"/>
                              <a:gd name="T36" fmla="+- 0 2132 1451"/>
                              <a:gd name="T37" fmla="*/ T36 w 1442"/>
                              <a:gd name="T38" fmla="+- 0 1759 1547"/>
                              <a:gd name="T39" fmla="*/ 1759 h 1975"/>
                              <a:gd name="T40" fmla="+- 0 2071 1451"/>
                              <a:gd name="T41" fmla="*/ T40 w 1442"/>
                              <a:gd name="T42" fmla="+- 0 1799 1547"/>
                              <a:gd name="T43" fmla="*/ 1799 h 1975"/>
                              <a:gd name="T44" fmla="+- 0 2013 1451"/>
                              <a:gd name="T45" fmla="*/ T44 w 1442"/>
                              <a:gd name="T46" fmla="+- 0 1842 1547"/>
                              <a:gd name="T47" fmla="*/ 1842 h 1975"/>
                              <a:gd name="T48" fmla="+- 0 1957 1451"/>
                              <a:gd name="T49" fmla="*/ T48 w 1442"/>
                              <a:gd name="T50" fmla="+- 0 1888 1547"/>
                              <a:gd name="T51" fmla="*/ 1888 h 1975"/>
                              <a:gd name="T52" fmla="+- 0 1904 1451"/>
                              <a:gd name="T53" fmla="*/ T52 w 1442"/>
                              <a:gd name="T54" fmla="+- 0 1936 1547"/>
                              <a:gd name="T55" fmla="*/ 1936 h 1975"/>
                              <a:gd name="T56" fmla="+- 0 1852 1451"/>
                              <a:gd name="T57" fmla="*/ T56 w 1442"/>
                              <a:gd name="T58" fmla="+- 0 1987 1547"/>
                              <a:gd name="T59" fmla="*/ 1987 h 1975"/>
                              <a:gd name="T60" fmla="+- 0 1804 1451"/>
                              <a:gd name="T61" fmla="*/ T60 w 1442"/>
                              <a:gd name="T62" fmla="+- 0 2040 1547"/>
                              <a:gd name="T63" fmla="*/ 2040 h 1975"/>
                              <a:gd name="T64" fmla="+- 0 1758 1451"/>
                              <a:gd name="T65" fmla="*/ T64 w 1442"/>
                              <a:gd name="T66" fmla="+- 0 2096 1547"/>
                              <a:gd name="T67" fmla="*/ 2096 h 1975"/>
                              <a:gd name="T68" fmla="+- 0 1715 1451"/>
                              <a:gd name="T69" fmla="*/ T68 w 1442"/>
                              <a:gd name="T70" fmla="+- 0 2154 1547"/>
                              <a:gd name="T71" fmla="*/ 2154 h 1975"/>
                              <a:gd name="T72" fmla="+- 0 1675 1451"/>
                              <a:gd name="T73" fmla="*/ T72 w 1442"/>
                              <a:gd name="T74" fmla="+- 0 2214 1547"/>
                              <a:gd name="T75" fmla="*/ 2214 h 1975"/>
                              <a:gd name="T76" fmla="+- 0 1638 1451"/>
                              <a:gd name="T77" fmla="*/ T76 w 1442"/>
                              <a:gd name="T78" fmla="+- 0 2276 1547"/>
                              <a:gd name="T79" fmla="*/ 2276 h 1975"/>
                              <a:gd name="T80" fmla="+- 0 1604 1451"/>
                              <a:gd name="T81" fmla="*/ T80 w 1442"/>
                              <a:gd name="T82" fmla="+- 0 2340 1547"/>
                              <a:gd name="T83" fmla="*/ 2340 h 1975"/>
                              <a:gd name="T84" fmla="+- 0 1573 1451"/>
                              <a:gd name="T85" fmla="*/ T84 w 1442"/>
                              <a:gd name="T86" fmla="+- 0 2405 1547"/>
                              <a:gd name="T87" fmla="*/ 2405 h 1975"/>
                              <a:gd name="T88" fmla="+- 0 1545 1451"/>
                              <a:gd name="T89" fmla="*/ T88 w 1442"/>
                              <a:gd name="T90" fmla="+- 0 2473 1547"/>
                              <a:gd name="T91" fmla="*/ 2473 h 1975"/>
                              <a:gd name="T92" fmla="+- 0 1521 1451"/>
                              <a:gd name="T93" fmla="*/ T92 w 1442"/>
                              <a:gd name="T94" fmla="+- 0 2542 1547"/>
                              <a:gd name="T95" fmla="*/ 2542 h 1975"/>
                              <a:gd name="T96" fmla="+- 0 1500 1451"/>
                              <a:gd name="T97" fmla="*/ T96 w 1442"/>
                              <a:gd name="T98" fmla="+- 0 2612 1547"/>
                              <a:gd name="T99" fmla="*/ 2612 h 1975"/>
                              <a:gd name="T100" fmla="+- 0 1483 1451"/>
                              <a:gd name="T101" fmla="*/ T100 w 1442"/>
                              <a:gd name="T102" fmla="+- 0 2684 1547"/>
                              <a:gd name="T103" fmla="*/ 2684 h 1975"/>
                              <a:gd name="T104" fmla="+- 0 1469 1451"/>
                              <a:gd name="T105" fmla="*/ T104 w 1442"/>
                              <a:gd name="T106" fmla="+- 0 2757 1547"/>
                              <a:gd name="T107" fmla="*/ 2757 h 1975"/>
                              <a:gd name="T108" fmla="+- 0 1459 1451"/>
                              <a:gd name="T109" fmla="*/ T108 w 1442"/>
                              <a:gd name="T110" fmla="+- 0 2831 1547"/>
                              <a:gd name="T111" fmla="*/ 2831 h 1975"/>
                              <a:gd name="T112" fmla="+- 0 1453 1451"/>
                              <a:gd name="T113" fmla="*/ T112 w 1442"/>
                              <a:gd name="T114" fmla="+- 0 2906 1547"/>
                              <a:gd name="T115" fmla="*/ 2906 h 1975"/>
                              <a:gd name="T116" fmla="+- 0 1451 1451"/>
                              <a:gd name="T117" fmla="*/ T116 w 1442"/>
                              <a:gd name="T118" fmla="+- 0 2982 1547"/>
                              <a:gd name="T119" fmla="*/ 2982 h 1975"/>
                              <a:gd name="T120" fmla="+- 0 1453 1451"/>
                              <a:gd name="T121" fmla="*/ T120 w 1442"/>
                              <a:gd name="T122" fmla="+- 0 3061 1547"/>
                              <a:gd name="T123" fmla="*/ 3061 h 1975"/>
                              <a:gd name="T124" fmla="+- 0 1460 1451"/>
                              <a:gd name="T125" fmla="*/ T124 w 1442"/>
                              <a:gd name="T126" fmla="+- 0 3140 1547"/>
                              <a:gd name="T127" fmla="*/ 3140 h 1975"/>
                              <a:gd name="T128" fmla="+- 0 1471 1451"/>
                              <a:gd name="T129" fmla="*/ T128 w 1442"/>
                              <a:gd name="T130" fmla="+- 0 3218 1547"/>
                              <a:gd name="T131" fmla="*/ 3218 h 1975"/>
                              <a:gd name="T132" fmla="+- 0 1486 1451"/>
                              <a:gd name="T133" fmla="*/ T132 w 1442"/>
                              <a:gd name="T134" fmla="+- 0 3296 1547"/>
                              <a:gd name="T135" fmla="*/ 3296 h 1975"/>
                              <a:gd name="T136" fmla="+- 0 1505 1451"/>
                              <a:gd name="T137" fmla="*/ T136 w 1442"/>
                              <a:gd name="T138" fmla="+- 0 3372 1547"/>
                              <a:gd name="T139" fmla="*/ 3372 h 1975"/>
                              <a:gd name="T140" fmla="+- 0 1528 1451"/>
                              <a:gd name="T141" fmla="*/ T140 w 1442"/>
                              <a:gd name="T142" fmla="+- 0 3448 1547"/>
                              <a:gd name="T143" fmla="*/ 3448 h 1975"/>
                              <a:gd name="T144" fmla="+- 0 1556 1451"/>
                              <a:gd name="T145" fmla="*/ T144 w 1442"/>
                              <a:gd name="T146" fmla="+- 0 3522 1547"/>
                              <a:gd name="T147" fmla="*/ 3522 h 1975"/>
                              <a:gd name="T148" fmla="+- 0 2892 1451"/>
                              <a:gd name="T149" fmla="*/ T148 w 1442"/>
                              <a:gd name="T150" fmla="+- 0 2982 1547"/>
                              <a:gd name="T151" fmla="*/ 2982 h 1975"/>
                              <a:gd name="T152" fmla="+- 0 2757 1451"/>
                              <a:gd name="T153" fmla="*/ T152 w 1442"/>
                              <a:gd name="T154" fmla="+- 0 1547 1547"/>
                              <a:gd name="T155" fmla="*/ 1547 h 1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42" h="1975">
                                <a:moveTo>
                                  <a:pt x="1306" y="0"/>
                                </a:moveTo>
                                <a:lnTo>
                                  <a:pt x="1230" y="9"/>
                                </a:lnTo>
                                <a:lnTo>
                                  <a:pt x="1156" y="22"/>
                                </a:lnTo>
                                <a:lnTo>
                                  <a:pt x="1083" y="39"/>
                                </a:lnTo>
                                <a:lnTo>
                                  <a:pt x="1012" y="60"/>
                                </a:lnTo>
                                <a:lnTo>
                                  <a:pt x="942" y="84"/>
                                </a:lnTo>
                                <a:lnTo>
                                  <a:pt x="874" y="111"/>
                                </a:lnTo>
                                <a:lnTo>
                                  <a:pt x="807" y="142"/>
                                </a:lnTo>
                                <a:lnTo>
                                  <a:pt x="743" y="176"/>
                                </a:lnTo>
                                <a:lnTo>
                                  <a:pt x="681" y="212"/>
                                </a:lnTo>
                                <a:lnTo>
                                  <a:pt x="620" y="252"/>
                                </a:lnTo>
                                <a:lnTo>
                                  <a:pt x="562" y="295"/>
                                </a:lnTo>
                                <a:lnTo>
                                  <a:pt x="506" y="341"/>
                                </a:lnTo>
                                <a:lnTo>
                                  <a:pt x="453" y="389"/>
                                </a:lnTo>
                                <a:lnTo>
                                  <a:pt x="401" y="440"/>
                                </a:lnTo>
                                <a:lnTo>
                                  <a:pt x="353" y="493"/>
                                </a:lnTo>
                                <a:lnTo>
                                  <a:pt x="307" y="549"/>
                                </a:lnTo>
                                <a:lnTo>
                                  <a:pt x="264" y="607"/>
                                </a:lnTo>
                                <a:lnTo>
                                  <a:pt x="224" y="667"/>
                                </a:lnTo>
                                <a:lnTo>
                                  <a:pt x="187" y="729"/>
                                </a:lnTo>
                                <a:lnTo>
                                  <a:pt x="153" y="793"/>
                                </a:lnTo>
                                <a:lnTo>
                                  <a:pt x="122" y="858"/>
                                </a:lnTo>
                                <a:lnTo>
                                  <a:pt x="94" y="926"/>
                                </a:lnTo>
                                <a:lnTo>
                                  <a:pt x="70" y="995"/>
                                </a:lnTo>
                                <a:lnTo>
                                  <a:pt x="49" y="1065"/>
                                </a:lnTo>
                                <a:lnTo>
                                  <a:pt x="32" y="1137"/>
                                </a:lnTo>
                                <a:lnTo>
                                  <a:pt x="18" y="1210"/>
                                </a:lnTo>
                                <a:lnTo>
                                  <a:pt x="8" y="1284"/>
                                </a:lnTo>
                                <a:lnTo>
                                  <a:pt x="2" y="1359"/>
                                </a:lnTo>
                                <a:lnTo>
                                  <a:pt x="0" y="1435"/>
                                </a:lnTo>
                                <a:lnTo>
                                  <a:pt x="2" y="1514"/>
                                </a:lnTo>
                                <a:lnTo>
                                  <a:pt x="9" y="1593"/>
                                </a:lnTo>
                                <a:lnTo>
                                  <a:pt x="20" y="1671"/>
                                </a:lnTo>
                                <a:lnTo>
                                  <a:pt x="35" y="1749"/>
                                </a:lnTo>
                                <a:lnTo>
                                  <a:pt x="54" y="1825"/>
                                </a:lnTo>
                                <a:lnTo>
                                  <a:pt x="77" y="1901"/>
                                </a:lnTo>
                                <a:lnTo>
                                  <a:pt x="105" y="1975"/>
                                </a:lnTo>
                                <a:lnTo>
                                  <a:pt x="1441" y="1435"/>
                                </a:lnTo>
                                <a:lnTo>
                                  <a:pt x="1306" y="0"/>
                                </a:lnTo>
                                <a:close/>
                              </a:path>
                            </a:pathLst>
                          </a:custGeom>
                          <a:solidFill>
                            <a:srgbClr val="FFA600"/>
                          </a:solidFill>
                          <a:ln>
                            <a:noFill/>
                          </a:ln>
                        </wps:spPr>
                        <wps:bodyPr rot="0" vert="horz" wrap="square" lIns="91440" tIns="45720" rIns="91440" bIns="45720" anchor="t" anchorCtr="0" upright="1">
                          <a:noAutofit/>
                        </wps:bodyPr>
                      </wps:wsp>
                      <wps:wsp>
                        <wps:cNvPr id="1045" name="docshape358"/>
                        <wps:cNvSpPr/>
                        <wps:spPr bwMode="auto">
                          <a:xfrm>
                            <a:off x="1451" y="1547"/>
                            <a:ext cx="1442" cy="1975"/>
                          </a:xfrm>
                          <a:custGeom>
                            <a:avLst/>
                            <a:gdLst>
                              <a:gd name="T0" fmla="+- 0 2892 1451"/>
                              <a:gd name="T1" fmla="*/ T0 w 1442"/>
                              <a:gd name="T2" fmla="+- 0 2982 1547"/>
                              <a:gd name="T3" fmla="*/ 2982 h 1975"/>
                              <a:gd name="T4" fmla="+- 0 1556 1451"/>
                              <a:gd name="T5" fmla="*/ T4 w 1442"/>
                              <a:gd name="T6" fmla="+- 0 3522 1547"/>
                              <a:gd name="T7" fmla="*/ 3522 h 1975"/>
                              <a:gd name="T8" fmla="+- 0 1528 1451"/>
                              <a:gd name="T9" fmla="*/ T8 w 1442"/>
                              <a:gd name="T10" fmla="+- 0 3448 1547"/>
                              <a:gd name="T11" fmla="*/ 3448 h 1975"/>
                              <a:gd name="T12" fmla="+- 0 1505 1451"/>
                              <a:gd name="T13" fmla="*/ T12 w 1442"/>
                              <a:gd name="T14" fmla="+- 0 3372 1547"/>
                              <a:gd name="T15" fmla="*/ 3372 h 1975"/>
                              <a:gd name="T16" fmla="+- 0 1486 1451"/>
                              <a:gd name="T17" fmla="*/ T16 w 1442"/>
                              <a:gd name="T18" fmla="+- 0 3296 1547"/>
                              <a:gd name="T19" fmla="*/ 3296 h 1975"/>
                              <a:gd name="T20" fmla="+- 0 1471 1451"/>
                              <a:gd name="T21" fmla="*/ T20 w 1442"/>
                              <a:gd name="T22" fmla="+- 0 3218 1547"/>
                              <a:gd name="T23" fmla="*/ 3218 h 1975"/>
                              <a:gd name="T24" fmla="+- 0 1460 1451"/>
                              <a:gd name="T25" fmla="*/ T24 w 1442"/>
                              <a:gd name="T26" fmla="+- 0 3140 1547"/>
                              <a:gd name="T27" fmla="*/ 3140 h 1975"/>
                              <a:gd name="T28" fmla="+- 0 1453 1451"/>
                              <a:gd name="T29" fmla="*/ T28 w 1442"/>
                              <a:gd name="T30" fmla="+- 0 3061 1547"/>
                              <a:gd name="T31" fmla="*/ 3061 h 1975"/>
                              <a:gd name="T32" fmla="+- 0 1451 1451"/>
                              <a:gd name="T33" fmla="*/ T32 w 1442"/>
                              <a:gd name="T34" fmla="+- 0 2982 1547"/>
                              <a:gd name="T35" fmla="*/ 2982 h 1975"/>
                              <a:gd name="T36" fmla="+- 0 1453 1451"/>
                              <a:gd name="T37" fmla="*/ T36 w 1442"/>
                              <a:gd name="T38" fmla="+- 0 2906 1547"/>
                              <a:gd name="T39" fmla="*/ 2906 h 1975"/>
                              <a:gd name="T40" fmla="+- 0 1459 1451"/>
                              <a:gd name="T41" fmla="*/ T40 w 1442"/>
                              <a:gd name="T42" fmla="+- 0 2831 1547"/>
                              <a:gd name="T43" fmla="*/ 2831 h 1975"/>
                              <a:gd name="T44" fmla="+- 0 1469 1451"/>
                              <a:gd name="T45" fmla="*/ T44 w 1442"/>
                              <a:gd name="T46" fmla="+- 0 2757 1547"/>
                              <a:gd name="T47" fmla="*/ 2757 h 1975"/>
                              <a:gd name="T48" fmla="+- 0 1483 1451"/>
                              <a:gd name="T49" fmla="*/ T48 w 1442"/>
                              <a:gd name="T50" fmla="+- 0 2684 1547"/>
                              <a:gd name="T51" fmla="*/ 2684 h 1975"/>
                              <a:gd name="T52" fmla="+- 0 1500 1451"/>
                              <a:gd name="T53" fmla="*/ T52 w 1442"/>
                              <a:gd name="T54" fmla="+- 0 2612 1547"/>
                              <a:gd name="T55" fmla="*/ 2612 h 1975"/>
                              <a:gd name="T56" fmla="+- 0 1521 1451"/>
                              <a:gd name="T57" fmla="*/ T56 w 1442"/>
                              <a:gd name="T58" fmla="+- 0 2542 1547"/>
                              <a:gd name="T59" fmla="*/ 2542 h 1975"/>
                              <a:gd name="T60" fmla="+- 0 1545 1451"/>
                              <a:gd name="T61" fmla="*/ T60 w 1442"/>
                              <a:gd name="T62" fmla="+- 0 2473 1547"/>
                              <a:gd name="T63" fmla="*/ 2473 h 1975"/>
                              <a:gd name="T64" fmla="+- 0 1573 1451"/>
                              <a:gd name="T65" fmla="*/ T64 w 1442"/>
                              <a:gd name="T66" fmla="+- 0 2405 1547"/>
                              <a:gd name="T67" fmla="*/ 2405 h 1975"/>
                              <a:gd name="T68" fmla="+- 0 1604 1451"/>
                              <a:gd name="T69" fmla="*/ T68 w 1442"/>
                              <a:gd name="T70" fmla="+- 0 2340 1547"/>
                              <a:gd name="T71" fmla="*/ 2340 h 1975"/>
                              <a:gd name="T72" fmla="+- 0 1638 1451"/>
                              <a:gd name="T73" fmla="*/ T72 w 1442"/>
                              <a:gd name="T74" fmla="+- 0 2276 1547"/>
                              <a:gd name="T75" fmla="*/ 2276 h 1975"/>
                              <a:gd name="T76" fmla="+- 0 1675 1451"/>
                              <a:gd name="T77" fmla="*/ T76 w 1442"/>
                              <a:gd name="T78" fmla="+- 0 2214 1547"/>
                              <a:gd name="T79" fmla="*/ 2214 h 1975"/>
                              <a:gd name="T80" fmla="+- 0 1715 1451"/>
                              <a:gd name="T81" fmla="*/ T80 w 1442"/>
                              <a:gd name="T82" fmla="+- 0 2154 1547"/>
                              <a:gd name="T83" fmla="*/ 2154 h 1975"/>
                              <a:gd name="T84" fmla="+- 0 1758 1451"/>
                              <a:gd name="T85" fmla="*/ T84 w 1442"/>
                              <a:gd name="T86" fmla="+- 0 2096 1547"/>
                              <a:gd name="T87" fmla="*/ 2096 h 1975"/>
                              <a:gd name="T88" fmla="+- 0 1804 1451"/>
                              <a:gd name="T89" fmla="*/ T88 w 1442"/>
                              <a:gd name="T90" fmla="+- 0 2040 1547"/>
                              <a:gd name="T91" fmla="*/ 2040 h 1975"/>
                              <a:gd name="T92" fmla="+- 0 1852 1451"/>
                              <a:gd name="T93" fmla="*/ T92 w 1442"/>
                              <a:gd name="T94" fmla="+- 0 1987 1547"/>
                              <a:gd name="T95" fmla="*/ 1987 h 1975"/>
                              <a:gd name="T96" fmla="+- 0 1904 1451"/>
                              <a:gd name="T97" fmla="*/ T96 w 1442"/>
                              <a:gd name="T98" fmla="+- 0 1936 1547"/>
                              <a:gd name="T99" fmla="*/ 1936 h 1975"/>
                              <a:gd name="T100" fmla="+- 0 1957 1451"/>
                              <a:gd name="T101" fmla="*/ T100 w 1442"/>
                              <a:gd name="T102" fmla="+- 0 1888 1547"/>
                              <a:gd name="T103" fmla="*/ 1888 h 1975"/>
                              <a:gd name="T104" fmla="+- 0 2013 1451"/>
                              <a:gd name="T105" fmla="*/ T104 w 1442"/>
                              <a:gd name="T106" fmla="+- 0 1842 1547"/>
                              <a:gd name="T107" fmla="*/ 1842 h 1975"/>
                              <a:gd name="T108" fmla="+- 0 2071 1451"/>
                              <a:gd name="T109" fmla="*/ T108 w 1442"/>
                              <a:gd name="T110" fmla="+- 0 1799 1547"/>
                              <a:gd name="T111" fmla="*/ 1799 h 1975"/>
                              <a:gd name="T112" fmla="+- 0 2132 1451"/>
                              <a:gd name="T113" fmla="*/ T112 w 1442"/>
                              <a:gd name="T114" fmla="+- 0 1759 1547"/>
                              <a:gd name="T115" fmla="*/ 1759 h 1975"/>
                              <a:gd name="T116" fmla="+- 0 2194 1451"/>
                              <a:gd name="T117" fmla="*/ T116 w 1442"/>
                              <a:gd name="T118" fmla="+- 0 1723 1547"/>
                              <a:gd name="T119" fmla="*/ 1723 h 1975"/>
                              <a:gd name="T120" fmla="+- 0 2258 1451"/>
                              <a:gd name="T121" fmla="*/ T120 w 1442"/>
                              <a:gd name="T122" fmla="+- 0 1689 1547"/>
                              <a:gd name="T123" fmla="*/ 1689 h 1975"/>
                              <a:gd name="T124" fmla="+- 0 2325 1451"/>
                              <a:gd name="T125" fmla="*/ T124 w 1442"/>
                              <a:gd name="T126" fmla="+- 0 1658 1547"/>
                              <a:gd name="T127" fmla="*/ 1658 h 1975"/>
                              <a:gd name="T128" fmla="+- 0 2393 1451"/>
                              <a:gd name="T129" fmla="*/ T128 w 1442"/>
                              <a:gd name="T130" fmla="+- 0 1631 1547"/>
                              <a:gd name="T131" fmla="*/ 1631 h 1975"/>
                              <a:gd name="T132" fmla="+- 0 2463 1451"/>
                              <a:gd name="T133" fmla="*/ T132 w 1442"/>
                              <a:gd name="T134" fmla="+- 0 1607 1547"/>
                              <a:gd name="T135" fmla="*/ 1607 h 1975"/>
                              <a:gd name="T136" fmla="+- 0 2534 1451"/>
                              <a:gd name="T137" fmla="*/ T136 w 1442"/>
                              <a:gd name="T138" fmla="+- 0 1586 1547"/>
                              <a:gd name="T139" fmla="*/ 1586 h 1975"/>
                              <a:gd name="T140" fmla="+- 0 2607 1451"/>
                              <a:gd name="T141" fmla="*/ T140 w 1442"/>
                              <a:gd name="T142" fmla="+- 0 1569 1547"/>
                              <a:gd name="T143" fmla="*/ 1569 h 1975"/>
                              <a:gd name="T144" fmla="+- 0 2681 1451"/>
                              <a:gd name="T145" fmla="*/ T144 w 1442"/>
                              <a:gd name="T146" fmla="+- 0 1556 1547"/>
                              <a:gd name="T147" fmla="*/ 1556 h 1975"/>
                              <a:gd name="T148" fmla="+- 0 2757 1451"/>
                              <a:gd name="T149" fmla="*/ T148 w 1442"/>
                              <a:gd name="T150" fmla="+- 0 1547 1547"/>
                              <a:gd name="T151" fmla="*/ 1547 h 1975"/>
                              <a:gd name="T152" fmla="+- 0 2892 1451"/>
                              <a:gd name="T153" fmla="*/ T152 w 1442"/>
                              <a:gd name="T154" fmla="+- 0 2982 1547"/>
                              <a:gd name="T155" fmla="*/ 2982 h 1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42" h="1975">
                                <a:moveTo>
                                  <a:pt x="1441" y="1435"/>
                                </a:moveTo>
                                <a:lnTo>
                                  <a:pt x="105" y="1975"/>
                                </a:lnTo>
                                <a:lnTo>
                                  <a:pt x="77" y="1901"/>
                                </a:lnTo>
                                <a:lnTo>
                                  <a:pt x="54" y="1825"/>
                                </a:lnTo>
                                <a:lnTo>
                                  <a:pt x="35" y="1749"/>
                                </a:lnTo>
                                <a:lnTo>
                                  <a:pt x="20" y="1671"/>
                                </a:lnTo>
                                <a:lnTo>
                                  <a:pt x="9" y="1593"/>
                                </a:lnTo>
                                <a:lnTo>
                                  <a:pt x="2" y="1514"/>
                                </a:lnTo>
                                <a:lnTo>
                                  <a:pt x="0" y="1435"/>
                                </a:lnTo>
                                <a:lnTo>
                                  <a:pt x="2" y="1359"/>
                                </a:lnTo>
                                <a:lnTo>
                                  <a:pt x="8" y="1284"/>
                                </a:lnTo>
                                <a:lnTo>
                                  <a:pt x="18" y="1210"/>
                                </a:lnTo>
                                <a:lnTo>
                                  <a:pt x="32" y="1137"/>
                                </a:lnTo>
                                <a:lnTo>
                                  <a:pt x="49" y="1065"/>
                                </a:lnTo>
                                <a:lnTo>
                                  <a:pt x="70" y="995"/>
                                </a:lnTo>
                                <a:lnTo>
                                  <a:pt x="94" y="926"/>
                                </a:lnTo>
                                <a:lnTo>
                                  <a:pt x="122" y="858"/>
                                </a:lnTo>
                                <a:lnTo>
                                  <a:pt x="153" y="793"/>
                                </a:lnTo>
                                <a:lnTo>
                                  <a:pt x="187" y="729"/>
                                </a:lnTo>
                                <a:lnTo>
                                  <a:pt x="224" y="667"/>
                                </a:lnTo>
                                <a:lnTo>
                                  <a:pt x="264" y="607"/>
                                </a:lnTo>
                                <a:lnTo>
                                  <a:pt x="307" y="549"/>
                                </a:lnTo>
                                <a:lnTo>
                                  <a:pt x="353" y="493"/>
                                </a:lnTo>
                                <a:lnTo>
                                  <a:pt x="401" y="440"/>
                                </a:lnTo>
                                <a:lnTo>
                                  <a:pt x="453" y="389"/>
                                </a:lnTo>
                                <a:lnTo>
                                  <a:pt x="506" y="341"/>
                                </a:lnTo>
                                <a:lnTo>
                                  <a:pt x="562" y="295"/>
                                </a:lnTo>
                                <a:lnTo>
                                  <a:pt x="620" y="252"/>
                                </a:lnTo>
                                <a:lnTo>
                                  <a:pt x="681" y="212"/>
                                </a:lnTo>
                                <a:lnTo>
                                  <a:pt x="743" y="176"/>
                                </a:lnTo>
                                <a:lnTo>
                                  <a:pt x="807" y="142"/>
                                </a:lnTo>
                                <a:lnTo>
                                  <a:pt x="874" y="111"/>
                                </a:lnTo>
                                <a:lnTo>
                                  <a:pt x="942" y="84"/>
                                </a:lnTo>
                                <a:lnTo>
                                  <a:pt x="1012" y="60"/>
                                </a:lnTo>
                                <a:lnTo>
                                  <a:pt x="1083" y="39"/>
                                </a:lnTo>
                                <a:lnTo>
                                  <a:pt x="1156" y="22"/>
                                </a:lnTo>
                                <a:lnTo>
                                  <a:pt x="1230" y="9"/>
                                </a:lnTo>
                                <a:lnTo>
                                  <a:pt x="1306" y="0"/>
                                </a:lnTo>
                                <a:lnTo>
                                  <a:pt x="1441" y="1435"/>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046" name="docshape359"/>
                        <wps:cNvSpPr/>
                        <wps:spPr bwMode="auto">
                          <a:xfrm>
                            <a:off x="2691" y="1540"/>
                            <a:ext cx="201" cy="1442"/>
                          </a:xfrm>
                          <a:custGeom>
                            <a:avLst/>
                            <a:gdLst>
                              <a:gd name="T0" fmla="+- 0 2892 2692"/>
                              <a:gd name="T1" fmla="*/ T0 w 201"/>
                              <a:gd name="T2" fmla="+- 0 1541 1541"/>
                              <a:gd name="T3" fmla="*/ 1541 h 1442"/>
                              <a:gd name="T4" fmla="+- 0 2817 2692"/>
                              <a:gd name="T5" fmla="*/ T4 w 201"/>
                              <a:gd name="T6" fmla="+- 0 1543 1541"/>
                              <a:gd name="T7" fmla="*/ 1543 h 1442"/>
                              <a:gd name="T8" fmla="+- 0 2742 2692"/>
                              <a:gd name="T9" fmla="*/ T8 w 201"/>
                              <a:gd name="T10" fmla="+- 0 1549 1541"/>
                              <a:gd name="T11" fmla="*/ 1549 h 1442"/>
                              <a:gd name="T12" fmla="+- 0 2692 2692"/>
                              <a:gd name="T13" fmla="*/ T12 w 201"/>
                              <a:gd name="T14" fmla="+- 0 1555 1541"/>
                              <a:gd name="T15" fmla="*/ 1555 h 1442"/>
                              <a:gd name="T16" fmla="+- 0 2892 2692"/>
                              <a:gd name="T17" fmla="*/ T16 w 201"/>
                              <a:gd name="T18" fmla="+- 0 2982 1541"/>
                              <a:gd name="T19" fmla="*/ 2982 h 1442"/>
                              <a:gd name="T20" fmla="+- 0 2892 2692"/>
                              <a:gd name="T21" fmla="*/ T20 w 201"/>
                              <a:gd name="T22" fmla="+- 0 1541 1541"/>
                              <a:gd name="T23" fmla="*/ 1541 h 1442"/>
                            </a:gdLst>
                            <a:ahLst/>
                            <a:cxnLst>
                              <a:cxn ang="0">
                                <a:pos x="T1" y="T3"/>
                              </a:cxn>
                              <a:cxn ang="0">
                                <a:pos x="T5" y="T7"/>
                              </a:cxn>
                              <a:cxn ang="0">
                                <a:pos x="T9" y="T11"/>
                              </a:cxn>
                              <a:cxn ang="0">
                                <a:pos x="T13" y="T15"/>
                              </a:cxn>
                              <a:cxn ang="0">
                                <a:pos x="T17" y="T19"/>
                              </a:cxn>
                              <a:cxn ang="0">
                                <a:pos x="T21" y="T23"/>
                              </a:cxn>
                            </a:cxnLst>
                            <a:rect l="0" t="0" r="r" b="b"/>
                            <a:pathLst>
                              <a:path w="201" h="1442">
                                <a:moveTo>
                                  <a:pt x="200" y="0"/>
                                </a:moveTo>
                                <a:lnTo>
                                  <a:pt x="125" y="2"/>
                                </a:lnTo>
                                <a:lnTo>
                                  <a:pt x="50" y="8"/>
                                </a:lnTo>
                                <a:lnTo>
                                  <a:pt x="0" y="14"/>
                                </a:lnTo>
                                <a:lnTo>
                                  <a:pt x="200" y="1441"/>
                                </a:lnTo>
                                <a:lnTo>
                                  <a:pt x="200" y="0"/>
                                </a:lnTo>
                                <a:close/>
                              </a:path>
                            </a:pathLst>
                          </a:custGeom>
                          <a:solidFill>
                            <a:srgbClr val="FFCA66"/>
                          </a:solidFill>
                          <a:ln>
                            <a:noFill/>
                          </a:ln>
                        </wps:spPr>
                        <wps:bodyPr rot="0" vert="horz" wrap="square" lIns="91440" tIns="45720" rIns="91440" bIns="45720" anchor="t" anchorCtr="0" upright="1">
                          <a:noAutofit/>
                        </wps:bodyPr>
                      </wps:wsp>
                      <wps:wsp>
                        <wps:cNvPr id="1047" name="docshape360"/>
                        <wps:cNvSpPr/>
                        <wps:spPr bwMode="auto">
                          <a:xfrm>
                            <a:off x="2691" y="1540"/>
                            <a:ext cx="201" cy="1442"/>
                          </a:xfrm>
                          <a:custGeom>
                            <a:avLst/>
                            <a:gdLst>
                              <a:gd name="T0" fmla="+- 0 2892 2692"/>
                              <a:gd name="T1" fmla="*/ T0 w 201"/>
                              <a:gd name="T2" fmla="+- 0 2982 1541"/>
                              <a:gd name="T3" fmla="*/ 2982 h 1442"/>
                              <a:gd name="T4" fmla="+- 0 2692 2692"/>
                              <a:gd name="T5" fmla="*/ T4 w 201"/>
                              <a:gd name="T6" fmla="+- 0 1555 1541"/>
                              <a:gd name="T7" fmla="*/ 1555 h 1442"/>
                              <a:gd name="T8" fmla="+- 0 2717 2692"/>
                              <a:gd name="T9" fmla="*/ T8 w 201"/>
                              <a:gd name="T10" fmla="+- 0 1552 1541"/>
                              <a:gd name="T11" fmla="*/ 1552 h 1442"/>
                              <a:gd name="T12" fmla="+- 0 2742 2692"/>
                              <a:gd name="T13" fmla="*/ T12 w 201"/>
                              <a:gd name="T14" fmla="+- 0 1549 1541"/>
                              <a:gd name="T15" fmla="*/ 1549 h 1442"/>
                              <a:gd name="T16" fmla="+- 0 2817 2692"/>
                              <a:gd name="T17" fmla="*/ T16 w 201"/>
                              <a:gd name="T18" fmla="+- 0 1543 1541"/>
                              <a:gd name="T19" fmla="*/ 1543 h 1442"/>
                              <a:gd name="T20" fmla="+- 0 2892 2692"/>
                              <a:gd name="T21" fmla="*/ T20 w 201"/>
                              <a:gd name="T22" fmla="+- 0 1541 1541"/>
                              <a:gd name="T23" fmla="*/ 1541 h 1442"/>
                              <a:gd name="T24" fmla="+- 0 2892 2692"/>
                              <a:gd name="T25" fmla="*/ T24 w 201"/>
                              <a:gd name="T26" fmla="+- 0 2982 1541"/>
                              <a:gd name="T27" fmla="*/ 2982 h 1442"/>
                            </a:gdLst>
                            <a:ahLst/>
                            <a:cxnLst>
                              <a:cxn ang="0">
                                <a:pos x="T1" y="T3"/>
                              </a:cxn>
                              <a:cxn ang="0">
                                <a:pos x="T5" y="T7"/>
                              </a:cxn>
                              <a:cxn ang="0">
                                <a:pos x="T9" y="T11"/>
                              </a:cxn>
                              <a:cxn ang="0">
                                <a:pos x="T13" y="T15"/>
                              </a:cxn>
                              <a:cxn ang="0">
                                <a:pos x="T17" y="T19"/>
                              </a:cxn>
                              <a:cxn ang="0">
                                <a:pos x="T21" y="T23"/>
                              </a:cxn>
                              <a:cxn ang="0">
                                <a:pos x="T25" y="T27"/>
                              </a:cxn>
                            </a:cxnLst>
                            <a:rect l="0" t="0" r="r" b="b"/>
                            <a:pathLst>
                              <a:path w="201" h="1442">
                                <a:moveTo>
                                  <a:pt x="200" y="1441"/>
                                </a:moveTo>
                                <a:lnTo>
                                  <a:pt x="0" y="14"/>
                                </a:lnTo>
                                <a:lnTo>
                                  <a:pt x="25" y="11"/>
                                </a:lnTo>
                                <a:lnTo>
                                  <a:pt x="50" y="8"/>
                                </a:lnTo>
                                <a:lnTo>
                                  <a:pt x="125" y="2"/>
                                </a:lnTo>
                                <a:lnTo>
                                  <a:pt x="200" y="0"/>
                                </a:lnTo>
                                <a:lnTo>
                                  <a:pt x="200" y="1441"/>
                                </a:lnTo>
                                <a:close/>
                              </a:path>
                            </a:pathLst>
                          </a:custGeom>
                          <a:noFill/>
                          <a:ln w="14122">
                            <a:solidFill>
                              <a:srgbClr val="FFFFFF"/>
                            </a:solidFill>
                            <a:prstDash val="solid"/>
                            <a:round/>
                          </a:ln>
                        </wps:spPr>
                        <wps:bodyPr rot="0" vert="horz" wrap="square" lIns="91440" tIns="45720" rIns="91440" bIns="45720" anchor="t" anchorCtr="0" upright="1">
                          <a:noAutofit/>
                        </wps:bodyPr>
                      </wps:wsp>
                      <wps:wsp>
                        <wps:cNvPr id="1048" name="docshape361"/>
                        <wps:cNvSpPr/>
                        <wps:spPr bwMode="auto">
                          <a:xfrm>
                            <a:off x="1919" y="2002"/>
                            <a:ext cx="1946" cy="1946"/>
                          </a:xfrm>
                          <a:custGeom>
                            <a:avLst/>
                            <a:gdLst>
                              <a:gd name="T0" fmla="+- 0 2816 1919"/>
                              <a:gd name="T1" fmla="*/ T0 w 1946"/>
                              <a:gd name="T2" fmla="+- 0 2005 2002"/>
                              <a:gd name="T3" fmla="*/ 2005 h 1946"/>
                              <a:gd name="T4" fmla="+- 0 2669 1919"/>
                              <a:gd name="T5" fmla="*/ T4 w 1946"/>
                              <a:gd name="T6" fmla="+- 0 2028 2002"/>
                              <a:gd name="T7" fmla="*/ 2028 h 1946"/>
                              <a:gd name="T8" fmla="+- 0 2530 1919"/>
                              <a:gd name="T9" fmla="*/ T8 w 1946"/>
                              <a:gd name="T10" fmla="+- 0 2072 2002"/>
                              <a:gd name="T11" fmla="*/ 2072 h 1946"/>
                              <a:gd name="T12" fmla="+- 0 2401 1919"/>
                              <a:gd name="T13" fmla="*/ T12 w 1946"/>
                              <a:gd name="T14" fmla="+- 0 2135 2002"/>
                              <a:gd name="T15" fmla="*/ 2135 h 1946"/>
                              <a:gd name="T16" fmla="+- 0 2284 1919"/>
                              <a:gd name="T17" fmla="*/ T16 w 1946"/>
                              <a:gd name="T18" fmla="+- 0 2216 2002"/>
                              <a:gd name="T19" fmla="*/ 2216 h 1946"/>
                              <a:gd name="T20" fmla="+- 0 2180 1919"/>
                              <a:gd name="T21" fmla="*/ T20 w 1946"/>
                              <a:gd name="T22" fmla="+- 0 2313 2002"/>
                              <a:gd name="T23" fmla="*/ 2313 h 1946"/>
                              <a:gd name="T24" fmla="+- 0 2091 1919"/>
                              <a:gd name="T25" fmla="*/ T24 w 1946"/>
                              <a:gd name="T26" fmla="+- 0 2424 2002"/>
                              <a:gd name="T27" fmla="*/ 2424 h 1946"/>
                              <a:gd name="T28" fmla="+- 0 2018 1919"/>
                              <a:gd name="T29" fmla="*/ T28 w 1946"/>
                              <a:gd name="T30" fmla="+- 0 2547 2002"/>
                              <a:gd name="T31" fmla="*/ 2547 h 1946"/>
                              <a:gd name="T32" fmla="+- 0 1965 1919"/>
                              <a:gd name="T33" fmla="*/ T32 w 1946"/>
                              <a:gd name="T34" fmla="+- 0 2681 2002"/>
                              <a:gd name="T35" fmla="*/ 2681 h 1946"/>
                              <a:gd name="T36" fmla="+- 0 1931 1919"/>
                              <a:gd name="T37" fmla="*/ T36 w 1946"/>
                              <a:gd name="T38" fmla="+- 0 2825 2002"/>
                              <a:gd name="T39" fmla="*/ 2825 h 1946"/>
                              <a:gd name="T40" fmla="+- 0 1919 1919"/>
                              <a:gd name="T41" fmla="*/ T40 w 1946"/>
                              <a:gd name="T42" fmla="+- 0 2975 2002"/>
                              <a:gd name="T43" fmla="*/ 2975 h 1946"/>
                              <a:gd name="T44" fmla="+- 0 1931 1919"/>
                              <a:gd name="T45" fmla="*/ T44 w 1946"/>
                              <a:gd name="T46" fmla="+- 0 3125 2002"/>
                              <a:gd name="T47" fmla="*/ 3125 h 1946"/>
                              <a:gd name="T48" fmla="+- 0 1965 1919"/>
                              <a:gd name="T49" fmla="*/ T48 w 1946"/>
                              <a:gd name="T50" fmla="+- 0 3269 2002"/>
                              <a:gd name="T51" fmla="*/ 3269 h 1946"/>
                              <a:gd name="T52" fmla="+- 0 2018 1919"/>
                              <a:gd name="T53" fmla="*/ T52 w 1946"/>
                              <a:gd name="T54" fmla="+- 0 3403 2002"/>
                              <a:gd name="T55" fmla="*/ 3403 h 1946"/>
                              <a:gd name="T56" fmla="+- 0 2091 1919"/>
                              <a:gd name="T57" fmla="*/ T56 w 1946"/>
                              <a:gd name="T58" fmla="+- 0 3526 2002"/>
                              <a:gd name="T59" fmla="*/ 3526 h 1946"/>
                              <a:gd name="T60" fmla="+- 0 2180 1919"/>
                              <a:gd name="T61" fmla="*/ T60 w 1946"/>
                              <a:gd name="T62" fmla="+- 0 3637 2002"/>
                              <a:gd name="T63" fmla="*/ 3637 h 1946"/>
                              <a:gd name="T64" fmla="+- 0 2284 1919"/>
                              <a:gd name="T65" fmla="*/ T64 w 1946"/>
                              <a:gd name="T66" fmla="+- 0 3734 2002"/>
                              <a:gd name="T67" fmla="*/ 3734 h 1946"/>
                              <a:gd name="T68" fmla="+- 0 2401 1919"/>
                              <a:gd name="T69" fmla="*/ T68 w 1946"/>
                              <a:gd name="T70" fmla="+- 0 3815 2002"/>
                              <a:gd name="T71" fmla="*/ 3815 h 1946"/>
                              <a:gd name="T72" fmla="+- 0 2530 1919"/>
                              <a:gd name="T73" fmla="*/ T72 w 1946"/>
                              <a:gd name="T74" fmla="+- 0 3878 2002"/>
                              <a:gd name="T75" fmla="*/ 3878 h 1946"/>
                              <a:gd name="T76" fmla="+- 0 2669 1919"/>
                              <a:gd name="T77" fmla="*/ T76 w 1946"/>
                              <a:gd name="T78" fmla="+- 0 3922 2002"/>
                              <a:gd name="T79" fmla="*/ 3922 h 1946"/>
                              <a:gd name="T80" fmla="+- 0 2816 1919"/>
                              <a:gd name="T81" fmla="*/ T80 w 1946"/>
                              <a:gd name="T82" fmla="+- 0 3945 2002"/>
                              <a:gd name="T83" fmla="*/ 3945 h 1946"/>
                              <a:gd name="T84" fmla="+- 0 2968 1919"/>
                              <a:gd name="T85" fmla="*/ T84 w 1946"/>
                              <a:gd name="T86" fmla="+- 0 3945 2002"/>
                              <a:gd name="T87" fmla="*/ 3945 h 1946"/>
                              <a:gd name="T88" fmla="+- 0 3115 1919"/>
                              <a:gd name="T89" fmla="*/ T88 w 1946"/>
                              <a:gd name="T90" fmla="+- 0 3922 2002"/>
                              <a:gd name="T91" fmla="*/ 3922 h 1946"/>
                              <a:gd name="T92" fmla="+- 0 3254 1919"/>
                              <a:gd name="T93" fmla="*/ T92 w 1946"/>
                              <a:gd name="T94" fmla="+- 0 3878 2002"/>
                              <a:gd name="T95" fmla="*/ 3878 h 1946"/>
                              <a:gd name="T96" fmla="+- 0 3383 1919"/>
                              <a:gd name="T97" fmla="*/ T96 w 1946"/>
                              <a:gd name="T98" fmla="+- 0 3815 2002"/>
                              <a:gd name="T99" fmla="*/ 3815 h 1946"/>
                              <a:gd name="T100" fmla="+- 0 3501 1919"/>
                              <a:gd name="T101" fmla="*/ T100 w 1946"/>
                              <a:gd name="T102" fmla="+- 0 3734 2002"/>
                              <a:gd name="T103" fmla="*/ 3734 h 1946"/>
                              <a:gd name="T104" fmla="+- 0 3605 1919"/>
                              <a:gd name="T105" fmla="*/ T104 w 1946"/>
                              <a:gd name="T106" fmla="+- 0 3637 2002"/>
                              <a:gd name="T107" fmla="*/ 3637 h 1946"/>
                              <a:gd name="T108" fmla="+- 0 3694 1919"/>
                              <a:gd name="T109" fmla="*/ T108 w 1946"/>
                              <a:gd name="T110" fmla="+- 0 3526 2002"/>
                              <a:gd name="T111" fmla="*/ 3526 h 1946"/>
                              <a:gd name="T112" fmla="+- 0 3766 1919"/>
                              <a:gd name="T113" fmla="*/ T112 w 1946"/>
                              <a:gd name="T114" fmla="+- 0 3403 2002"/>
                              <a:gd name="T115" fmla="*/ 3403 h 1946"/>
                              <a:gd name="T116" fmla="+- 0 3820 1919"/>
                              <a:gd name="T117" fmla="*/ T116 w 1946"/>
                              <a:gd name="T118" fmla="+- 0 3269 2002"/>
                              <a:gd name="T119" fmla="*/ 3269 h 1946"/>
                              <a:gd name="T120" fmla="+- 0 3853 1919"/>
                              <a:gd name="T121" fmla="*/ T120 w 1946"/>
                              <a:gd name="T122" fmla="+- 0 3125 2002"/>
                              <a:gd name="T123" fmla="*/ 3125 h 1946"/>
                              <a:gd name="T124" fmla="+- 0 3865 1919"/>
                              <a:gd name="T125" fmla="*/ T124 w 1946"/>
                              <a:gd name="T126" fmla="+- 0 2975 2002"/>
                              <a:gd name="T127" fmla="*/ 2975 h 1946"/>
                              <a:gd name="T128" fmla="+- 0 3853 1919"/>
                              <a:gd name="T129" fmla="*/ T128 w 1946"/>
                              <a:gd name="T130" fmla="+- 0 2825 2002"/>
                              <a:gd name="T131" fmla="*/ 2825 h 1946"/>
                              <a:gd name="T132" fmla="+- 0 3820 1919"/>
                              <a:gd name="T133" fmla="*/ T132 w 1946"/>
                              <a:gd name="T134" fmla="+- 0 2681 2002"/>
                              <a:gd name="T135" fmla="*/ 2681 h 1946"/>
                              <a:gd name="T136" fmla="+- 0 3766 1919"/>
                              <a:gd name="T137" fmla="*/ T136 w 1946"/>
                              <a:gd name="T138" fmla="+- 0 2547 2002"/>
                              <a:gd name="T139" fmla="*/ 2547 h 1946"/>
                              <a:gd name="T140" fmla="+- 0 3694 1919"/>
                              <a:gd name="T141" fmla="*/ T140 w 1946"/>
                              <a:gd name="T142" fmla="+- 0 2424 2002"/>
                              <a:gd name="T143" fmla="*/ 2424 h 1946"/>
                              <a:gd name="T144" fmla="+- 0 3605 1919"/>
                              <a:gd name="T145" fmla="*/ T144 w 1946"/>
                              <a:gd name="T146" fmla="+- 0 2313 2002"/>
                              <a:gd name="T147" fmla="*/ 2313 h 1946"/>
                              <a:gd name="T148" fmla="+- 0 3501 1919"/>
                              <a:gd name="T149" fmla="*/ T148 w 1946"/>
                              <a:gd name="T150" fmla="+- 0 2216 2002"/>
                              <a:gd name="T151" fmla="*/ 2216 h 1946"/>
                              <a:gd name="T152" fmla="+- 0 3383 1919"/>
                              <a:gd name="T153" fmla="*/ T152 w 1946"/>
                              <a:gd name="T154" fmla="+- 0 2135 2002"/>
                              <a:gd name="T155" fmla="*/ 2135 h 1946"/>
                              <a:gd name="T156" fmla="+- 0 3254 1919"/>
                              <a:gd name="T157" fmla="*/ T156 w 1946"/>
                              <a:gd name="T158" fmla="+- 0 2072 2002"/>
                              <a:gd name="T159" fmla="*/ 2072 h 1946"/>
                              <a:gd name="T160" fmla="+- 0 3115 1919"/>
                              <a:gd name="T161" fmla="*/ T160 w 1946"/>
                              <a:gd name="T162" fmla="+- 0 2028 2002"/>
                              <a:gd name="T163" fmla="*/ 2028 h 1946"/>
                              <a:gd name="T164" fmla="+- 0 2968 1919"/>
                              <a:gd name="T165" fmla="*/ T164 w 1946"/>
                              <a:gd name="T166" fmla="+- 0 2005 2002"/>
                              <a:gd name="T167" fmla="*/ 2005 h 1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946" h="1946">
                                <a:moveTo>
                                  <a:pt x="973" y="0"/>
                                </a:moveTo>
                                <a:lnTo>
                                  <a:pt x="897" y="3"/>
                                </a:lnTo>
                                <a:lnTo>
                                  <a:pt x="823" y="12"/>
                                </a:lnTo>
                                <a:lnTo>
                                  <a:pt x="750" y="26"/>
                                </a:lnTo>
                                <a:lnTo>
                                  <a:pt x="680" y="45"/>
                                </a:lnTo>
                                <a:lnTo>
                                  <a:pt x="611" y="70"/>
                                </a:lnTo>
                                <a:lnTo>
                                  <a:pt x="545" y="99"/>
                                </a:lnTo>
                                <a:lnTo>
                                  <a:pt x="482" y="133"/>
                                </a:lnTo>
                                <a:lnTo>
                                  <a:pt x="422" y="171"/>
                                </a:lnTo>
                                <a:lnTo>
                                  <a:pt x="365" y="214"/>
                                </a:lnTo>
                                <a:lnTo>
                                  <a:pt x="311" y="260"/>
                                </a:lnTo>
                                <a:lnTo>
                                  <a:pt x="261" y="311"/>
                                </a:lnTo>
                                <a:lnTo>
                                  <a:pt x="214" y="365"/>
                                </a:lnTo>
                                <a:lnTo>
                                  <a:pt x="172" y="422"/>
                                </a:lnTo>
                                <a:lnTo>
                                  <a:pt x="133" y="482"/>
                                </a:lnTo>
                                <a:lnTo>
                                  <a:pt x="99" y="545"/>
                                </a:lnTo>
                                <a:lnTo>
                                  <a:pt x="70" y="611"/>
                                </a:lnTo>
                                <a:lnTo>
                                  <a:pt x="46" y="679"/>
                                </a:lnTo>
                                <a:lnTo>
                                  <a:pt x="26" y="750"/>
                                </a:lnTo>
                                <a:lnTo>
                                  <a:pt x="12" y="823"/>
                                </a:lnTo>
                                <a:lnTo>
                                  <a:pt x="3" y="897"/>
                                </a:lnTo>
                                <a:lnTo>
                                  <a:pt x="0" y="973"/>
                                </a:lnTo>
                                <a:lnTo>
                                  <a:pt x="3" y="1049"/>
                                </a:lnTo>
                                <a:lnTo>
                                  <a:pt x="12" y="1123"/>
                                </a:lnTo>
                                <a:lnTo>
                                  <a:pt x="26" y="1196"/>
                                </a:lnTo>
                                <a:lnTo>
                                  <a:pt x="46" y="1267"/>
                                </a:lnTo>
                                <a:lnTo>
                                  <a:pt x="70" y="1335"/>
                                </a:lnTo>
                                <a:lnTo>
                                  <a:pt x="99" y="1401"/>
                                </a:lnTo>
                                <a:lnTo>
                                  <a:pt x="133" y="1464"/>
                                </a:lnTo>
                                <a:lnTo>
                                  <a:pt x="172" y="1524"/>
                                </a:lnTo>
                                <a:lnTo>
                                  <a:pt x="214" y="1581"/>
                                </a:lnTo>
                                <a:lnTo>
                                  <a:pt x="261" y="1635"/>
                                </a:lnTo>
                                <a:lnTo>
                                  <a:pt x="311" y="1686"/>
                                </a:lnTo>
                                <a:lnTo>
                                  <a:pt x="365" y="1732"/>
                                </a:lnTo>
                                <a:lnTo>
                                  <a:pt x="422" y="1775"/>
                                </a:lnTo>
                                <a:lnTo>
                                  <a:pt x="482" y="1813"/>
                                </a:lnTo>
                                <a:lnTo>
                                  <a:pt x="545" y="1847"/>
                                </a:lnTo>
                                <a:lnTo>
                                  <a:pt x="611" y="1876"/>
                                </a:lnTo>
                                <a:lnTo>
                                  <a:pt x="680" y="1901"/>
                                </a:lnTo>
                                <a:lnTo>
                                  <a:pt x="750" y="1920"/>
                                </a:lnTo>
                                <a:lnTo>
                                  <a:pt x="823" y="1934"/>
                                </a:lnTo>
                                <a:lnTo>
                                  <a:pt x="897" y="1943"/>
                                </a:lnTo>
                                <a:lnTo>
                                  <a:pt x="973" y="1946"/>
                                </a:lnTo>
                                <a:lnTo>
                                  <a:pt x="1049" y="1943"/>
                                </a:lnTo>
                                <a:lnTo>
                                  <a:pt x="1124" y="1934"/>
                                </a:lnTo>
                                <a:lnTo>
                                  <a:pt x="1196" y="1920"/>
                                </a:lnTo>
                                <a:lnTo>
                                  <a:pt x="1267" y="1901"/>
                                </a:lnTo>
                                <a:lnTo>
                                  <a:pt x="1335" y="1876"/>
                                </a:lnTo>
                                <a:lnTo>
                                  <a:pt x="1401" y="1847"/>
                                </a:lnTo>
                                <a:lnTo>
                                  <a:pt x="1464" y="1813"/>
                                </a:lnTo>
                                <a:lnTo>
                                  <a:pt x="1524" y="1775"/>
                                </a:lnTo>
                                <a:lnTo>
                                  <a:pt x="1582" y="1732"/>
                                </a:lnTo>
                                <a:lnTo>
                                  <a:pt x="1635" y="1686"/>
                                </a:lnTo>
                                <a:lnTo>
                                  <a:pt x="1686" y="1635"/>
                                </a:lnTo>
                                <a:lnTo>
                                  <a:pt x="1732" y="1581"/>
                                </a:lnTo>
                                <a:lnTo>
                                  <a:pt x="1775" y="1524"/>
                                </a:lnTo>
                                <a:lnTo>
                                  <a:pt x="1813" y="1464"/>
                                </a:lnTo>
                                <a:lnTo>
                                  <a:pt x="1847" y="1401"/>
                                </a:lnTo>
                                <a:lnTo>
                                  <a:pt x="1876" y="1335"/>
                                </a:lnTo>
                                <a:lnTo>
                                  <a:pt x="1901" y="1267"/>
                                </a:lnTo>
                                <a:lnTo>
                                  <a:pt x="1920" y="1196"/>
                                </a:lnTo>
                                <a:lnTo>
                                  <a:pt x="1934" y="1123"/>
                                </a:lnTo>
                                <a:lnTo>
                                  <a:pt x="1943" y="1049"/>
                                </a:lnTo>
                                <a:lnTo>
                                  <a:pt x="1946" y="973"/>
                                </a:lnTo>
                                <a:lnTo>
                                  <a:pt x="1943" y="897"/>
                                </a:lnTo>
                                <a:lnTo>
                                  <a:pt x="1934" y="823"/>
                                </a:lnTo>
                                <a:lnTo>
                                  <a:pt x="1920" y="750"/>
                                </a:lnTo>
                                <a:lnTo>
                                  <a:pt x="1901" y="679"/>
                                </a:lnTo>
                                <a:lnTo>
                                  <a:pt x="1876" y="611"/>
                                </a:lnTo>
                                <a:lnTo>
                                  <a:pt x="1847" y="545"/>
                                </a:lnTo>
                                <a:lnTo>
                                  <a:pt x="1813" y="482"/>
                                </a:lnTo>
                                <a:lnTo>
                                  <a:pt x="1775" y="422"/>
                                </a:lnTo>
                                <a:lnTo>
                                  <a:pt x="1732" y="365"/>
                                </a:lnTo>
                                <a:lnTo>
                                  <a:pt x="1686" y="311"/>
                                </a:lnTo>
                                <a:lnTo>
                                  <a:pt x="1635" y="260"/>
                                </a:lnTo>
                                <a:lnTo>
                                  <a:pt x="1582" y="214"/>
                                </a:lnTo>
                                <a:lnTo>
                                  <a:pt x="1524" y="171"/>
                                </a:lnTo>
                                <a:lnTo>
                                  <a:pt x="1464" y="133"/>
                                </a:lnTo>
                                <a:lnTo>
                                  <a:pt x="1401" y="99"/>
                                </a:lnTo>
                                <a:lnTo>
                                  <a:pt x="1335" y="70"/>
                                </a:lnTo>
                                <a:lnTo>
                                  <a:pt x="1267" y="45"/>
                                </a:lnTo>
                                <a:lnTo>
                                  <a:pt x="1196" y="26"/>
                                </a:lnTo>
                                <a:lnTo>
                                  <a:pt x="1124" y="12"/>
                                </a:lnTo>
                                <a:lnTo>
                                  <a:pt x="1049" y="3"/>
                                </a:lnTo>
                                <a:lnTo>
                                  <a:pt x="973" y="0"/>
                                </a:lnTo>
                                <a:close/>
                              </a:path>
                            </a:pathLst>
                          </a:custGeom>
                          <a:solidFill>
                            <a:srgbClr val="FFFFFF"/>
                          </a:solidFill>
                          <a:ln>
                            <a:noFill/>
                          </a:ln>
                        </wps:spPr>
                        <wps:bodyPr rot="0" vert="horz" wrap="square" lIns="91440" tIns="45720" rIns="91440" bIns="45720" anchor="t" anchorCtr="0" upright="1">
                          <a:noAutofit/>
                        </wps:bodyPr>
                      </wps:wsp>
                    </wpg:wgp>
                  </a:graphicData>
                </a:graphic>
              </wp:anchor>
            </w:drawing>
          </mc:Choice>
          <mc:Fallback>
            <w:pict>
              <v:group id="docshapegroup355" o:spid="_x0000_s1026" o:spt="203" style="position:absolute;left:0pt;margin-left:72pt;margin-top:76.5pt;height:144.7pt;width:144.7pt;mso-position-horizontal-relative:page;z-index:252035072;mso-width-relative:page;mso-height-relative:page;" coordorigin="1440,1530" coordsize="2894,2894" o:gfxdata="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">
                <o:lock v:ext="edit" aspectratio="f"/>
                <v:shape id="docshape356" o:spid="_x0000_s1026" o:spt="100" style="position:absolute;left:1481;top:1540;height:2883;width:2853;" fillcolor="#FF7A00" filled="t" stroked="f" coordsize="2853,2883" o:gfxdata="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cnanb4A&#10;AADdAAAADwAAAAAAAAABACAAAAAiAAAAZHJzL2Rvd25yZXYueG1sUEsBAhQAFAAAAAgAh07iQDMv&#10;BZ47AAAAOQAAABAAAAAAAAAAAQAgAAAADQEAAGRycy9zaGFwZXhtbC54bWxQSwUGAAAAAAYABgBb&#10;AQAAtwMAAAAA&#10;" path="m1411,0l1364,1,1411,1441,0,1734,17,1807,38,1879,63,1949,90,2017,121,2083,156,2147,193,2210,233,2270,276,2328,322,2383,370,2436,421,2487,475,2535,530,2580,588,2623,648,2662,710,2699,774,2732,839,2763,906,2790,975,2814,1045,2834,1116,2851,1188,2865,1262,2874,1336,2880,1411,2882,1487,2880,1562,2874,1636,2864,1709,2851,1781,2833,1851,2813,1919,2788,1986,2761,2052,2730,2115,2696,2177,2659,2237,2619,2294,2577,2350,2531,2403,2483,2453,2432,2501,2379,2547,2324,2589,2267,2629,2207,2666,2145,2700,2082,2731,2016,2759,1949,2783,1881,2804,1811,2821,1739,2834,1666,2844,1592,2850,1517,2852,1441,2850,1365,2844,1290,2834,1216,2821,1143,2804,1072,2783,1001,2759,933,2731,866,2700,800,2666,737,2629,675,2589,616,2547,558,2501,503,2453,450,2403,399,2350,351,2294,306,2237,263,2177,223,2115,186,2052,152,1986,121,1919,94,1851,69,1781,49,1709,31,1636,18,1562,8,1487,2,1411,0xe">
                  <v:path o:connectlocs="1364,1542;0,3275;38,3420;90,3558;156,3688;233,3811;322,3924;421,4028;530,4121;648,4203;774,4273;906,4331;1045,4375;1188,4406;1336,4421;1487,4421;1636,4405;1781,4374;1919,4329;2052,4271;2177,4200;2294,4118;2403,4024;2501,3920;2589,3808;2666,3686;2731,3557;2783,3422;2821,3280;2844,3133;2852,2982;2844,2831;2821,2684;2783,2542;2731,2407;2666,2278;2589,2157;2501,2044;2403,1940;2294,1847;2177,1764;2052,1693;1919,1635;1781,1590;1636,1559;1487,1543" o:connectangles="0,0,0,0,0,0,0,0,0,0,0,0,0,0,0,0,0,0,0,0,0,0,0,0,0,0,0,0,0,0,0,0,0,0,0,0,0,0,0,0,0,0,0,0,0,0"/>
                  <v:fill on="t" focussize="0,0"/>
                  <v:stroke on="f"/>
                  <v:imagedata o:title=""/>
                  <o:lock v:ext="edit" aspectratio="f"/>
                </v:shape>
                <v:shape id="docshape357" o:spid="_x0000_s1026" o:spt="100" style="position:absolute;left:1451;top:1547;height:1975;width:1442;" fillcolor="#FFA600" filled="t" stroked="f" coordsize="1442,1975" o:gfxdata="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UD/a8AAAA&#10;3QAAAA8AAAAAAAAAAQAgAAAAIgAAAGRycy9kb3ducmV2LnhtbFBLAQIUABQAAAAIAIdO4kAzLwWe&#10;OwAAADkAAAAQAAAAAAAAAAEAIAAAAAsBAABkcnMvc2hhcGV4bWwueG1sUEsFBgAAAAAGAAYAWwEA&#10;ALUDAAAAAA==&#10;" path="m1306,0l1230,9,1156,22,1083,39,1012,60,942,84,874,111,807,142,743,176,681,212,620,252,562,295,506,341,453,389,401,440,353,493,307,549,264,607,224,667,187,729,153,793,122,858,94,926,70,995,49,1065,32,1137,18,1210,8,1284,2,1359,0,1435,2,1514,9,1593,20,1671,35,1749,54,1825,77,1901,105,1975,1441,1435,1306,0xe">
                  <v:path o:connectlocs="1306,1547;1230,1556;1156,1569;1083,1586;1012,1607;942,1631;874,1658;807,1689;743,1723;681,1759;620,1799;562,1842;506,1888;453,1936;401,1987;353,2040;307,2096;264,2154;224,2214;187,2276;153,2340;122,2405;94,2473;70,2542;49,2612;32,2684;18,2757;8,2831;2,2906;0,2982;2,3061;9,3140;20,3218;35,3296;54,3372;77,3448;105,3522;1441,2982;1306,1547" o:connectangles="0,0,0,0,0,0,0,0,0,0,0,0,0,0,0,0,0,0,0,0,0,0,0,0,0,0,0,0,0,0,0,0,0,0,0,0,0,0,0"/>
                  <v:fill on="t" focussize="0,0"/>
                  <v:stroke on="f"/>
                  <v:imagedata o:title=""/>
                  <o:lock v:ext="edit" aspectratio="f"/>
                </v:shape>
                <v:shape id="docshape358" o:spid="_x0000_s1026" o:spt="100" style="position:absolute;left:1451;top:1547;height:1975;width:1442;" filled="f" stroked="t" coordsize="1442,1975" o:gfxdata="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vDMb4A&#10;AADdAAAADwAAAAAAAAABACAAAAAiAAAAZHJzL2Rvd25yZXYueG1sUEsBAhQAFAAAAAgAh07iQDMv&#10;BZ47AAAAOQAAABAAAAAAAAAAAQAgAAAADQEAAGRycy9zaGFwZXhtbC54bWxQSwUGAAAAAAYABgBb&#10;AQAAtwMAAAAA&#10;" path="m1441,1435l105,1975,77,1901,54,1825,35,1749,20,1671,9,1593,2,1514,0,1435,2,1359,8,1284,18,1210,32,1137,49,1065,70,995,94,926,122,858,153,793,187,729,224,667,264,607,307,549,353,493,401,440,453,389,506,341,562,295,620,252,681,212,743,176,807,142,874,111,942,84,1012,60,1083,39,1156,22,1230,9,1306,0,1441,1435xe">
                  <v:path o:connectlocs="1441,2982;105,3522;77,3448;54,3372;35,3296;20,3218;9,3140;2,3061;0,2982;2,2906;8,2831;18,2757;32,2684;49,2612;70,2542;94,2473;122,2405;153,2340;187,2276;224,2214;264,2154;307,2096;353,2040;401,1987;453,1936;506,1888;562,1842;620,1799;681,1759;743,1723;807,1689;874,1658;942,1631;1012,1607;1083,1586;1156,1569;1230,1556;1306,1547;1441,2982" o:connectangles="0,0,0,0,0,0,0,0,0,0,0,0,0,0,0,0,0,0,0,0,0,0,0,0,0,0,0,0,0,0,0,0,0,0,0,0,0,0,0"/>
                  <v:fill on="f" focussize="0,0"/>
                  <v:stroke weight="1.11196850393701pt" color="#FFFFFF" joinstyle="round"/>
                  <v:imagedata o:title=""/>
                  <o:lock v:ext="edit" aspectratio="f"/>
                </v:shape>
                <v:shape id="docshape359" o:spid="_x0000_s1026" o:spt="100" style="position:absolute;left:2691;top:1540;height:1442;width:201;" fillcolor="#FFCA66" filled="t" stroked="f" coordsize="201,1442" o:gfxdata="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uRZ7r4A&#10;AADdAAAADwAAAAAAAAABACAAAAAiAAAAZHJzL2Rvd25yZXYueG1sUEsBAhQAFAAAAAgAh07iQDMv&#10;BZ47AAAAOQAAABAAAAAAAAAAAQAgAAAADQEAAGRycy9zaGFwZXhtbC54bWxQSwUGAAAAAAYABgBb&#10;AQAAtwMAAAAA&#10;" path="m200,0l125,2,50,8,0,14,200,1441,200,0xe">
                  <v:path o:connectlocs="200,1541;125,1543;50,1549;0,1555;200,2982;200,1541" o:connectangles="0,0,0,0,0,0"/>
                  <v:fill on="t" focussize="0,0"/>
                  <v:stroke on="f"/>
                  <v:imagedata o:title=""/>
                  <o:lock v:ext="edit" aspectratio="f"/>
                </v:shape>
                <v:shape id="docshape360" o:spid="_x0000_s1026" o:spt="100" style="position:absolute;left:2691;top:1540;height:1442;width:201;" filled="f" stroked="t" coordsize="201,1442" o:gfxdata="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BdShLsAAADd&#10;AAAADwAAAAAAAAABACAAAAAiAAAAZHJzL2Rvd25yZXYueG1sUEsBAhQAFAAAAAgAh07iQDMvBZ47&#10;AAAAOQAAABAAAAAAAAAAAQAgAAAACgEAAGRycy9zaGFwZXhtbC54bWxQSwUGAAAAAAYABgBbAQAA&#10;tAMAAAAA&#10;" path="m200,1441l0,14,25,11,50,8,125,2,200,0,200,1441xe">
                  <v:path o:connectlocs="200,2982;0,1555;25,1552;50,1549;125,1543;200,1541;200,2982" o:connectangles="0,0,0,0,0,0,0"/>
                  <v:fill on="f" focussize="0,0"/>
                  <v:stroke weight="1.11196850393701pt" color="#FFFFFF" joinstyle="round"/>
                  <v:imagedata o:title=""/>
                  <o:lock v:ext="edit" aspectratio="f"/>
                </v:shape>
                <v:shape id="docshape361" o:spid="_x0000_s1026" o:spt="100" style="position:absolute;left:1919;top:2002;height:1946;width:1946;" fillcolor="#FFFFFF" filled="t" stroked="f" coordsize="1946,1946" o:gfxdata="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NdJb4A&#10;AADdAAAADwAAAAAAAAABACAAAAAiAAAAZHJzL2Rvd25yZXYueG1sUEsBAhQAFAAAAAgAh07iQDMv&#10;BZ47AAAAOQAAABAAAAAAAAAAAQAgAAAADQEAAGRycy9zaGFwZXhtbC54bWxQSwUGAAAAAAYABgBb&#10;AQAAtwMAAAAA&#10;" path="m973,0l897,3,823,12,750,26,680,45,611,70,545,99,482,133,422,171,365,214,311,260,261,311,214,365,172,422,133,482,99,545,70,611,46,679,26,750,12,823,3,897,0,973,3,1049,12,1123,26,1196,46,1267,70,1335,99,1401,133,1464,172,1524,214,1581,261,1635,311,1686,365,1732,422,1775,482,1813,545,1847,611,1876,680,1901,750,1920,823,1934,897,1943,973,1946,1049,1943,1124,1934,1196,1920,1267,1901,1335,1876,1401,1847,1464,1813,1524,1775,1582,1732,1635,1686,1686,1635,1732,1581,1775,1524,1813,1464,1847,1401,1876,1335,1901,1267,1920,1196,1934,1123,1943,1049,1946,973,1943,897,1934,823,1920,750,1901,679,1876,611,1847,545,1813,482,1775,422,1732,365,1686,311,1635,260,1582,214,1524,171,1464,133,1401,99,1335,70,1267,45,1196,26,1124,12,1049,3,973,0xe">
                  <v:path o:connectlocs="897,2005;750,2028;611,2072;482,2135;365,2216;261,2313;172,2424;99,2547;46,2681;12,2825;0,2975;12,3125;46,3269;99,3403;172,3526;261,3637;365,3734;482,3815;611,3878;750,3922;897,3945;1049,3945;1196,3922;1335,3878;1464,3815;1582,3734;1686,3637;1775,3526;1847,3403;1901,3269;1934,3125;1946,2975;1934,2825;1901,2681;1847,2547;1775,2424;1686,2313;1582,2216;1464,2135;1335,2072;1196,2028;1049,2005" o:connectangles="0,0,0,0,0,0,0,0,0,0,0,0,0,0,0,0,0,0,0,0,0,0,0,0,0,0,0,0,0,0,0,0,0,0,0,0,0,0,0,0,0,0"/>
                  <v:fill on="t" focussize="0,0"/>
                  <v:stroke on="f"/>
                  <v:imagedata o:title=""/>
                  <o:lock v:ext="edit" aspectratio="f"/>
                </v:shape>
              </v:group>
            </w:pict>
          </mc:Fallback>
        </mc:AlternateContent>
      </w:r>
      <w:del w:id="354" w:author="张家齐" w:date="2024-05-06T16:46:12Z">
        <w:r>
          <w:rPr>
            <w:rFonts w:hint="eastAsia" w:ascii="微软雅黑" w:hAnsi="微软雅黑" w:eastAsia="微软雅黑" w:cs="微软雅黑"/>
            <w:spacing w:val="-7"/>
            <w:lang w:eastAsia="zh-CN"/>
          </w:rPr>
          <w:delText>目前普遍使用的</w:delText>
        </w:r>
      </w:del>
      <w:del w:id="355" w:author="张家齐" w:date="2024-05-06T16:46:12Z">
        <w:r>
          <w:rPr>
            <w:spacing w:val="-7"/>
            <w:lang w:eastAsia="zh-CN"/>
          </w:rPr>
          <w:delText xml:space="preserve"> </w:delText>
        </w:r>
      </w:del>
      <w:r>
        <w:rPr>
          <w:spacing w:val="-7"/>
          <w:lang w:eastAsia="zh-CN"/>
        </w:rPr>
        <w:t xml:space="preserve">AI </w:t>
      </w:r>
      <w:r>
        <w:rPr>
          <w:rFonts w:hint="eastAsia" w:ascii="微软雅黑" w:hAnsi="微软雅黑" w:eastAsia="微软雅黑" w:cs="微软雅黑"/>
          <w:spacing w:val="-7"/>
          <w:lang w:eastAsia="zh-CN"/>
        </w:rPr>
        <w:t>产品</w:t>
      </w:r>
      <w:ins w:id="356" w:author="张家齐" w:date="2024-05-06T16:46:15Z">
        <w:r>
          <w:rPr>
            <w:rFonts w:hint="eastAsia" w:ascii="微软雅黑" w:hAnsi="微软雅黑" w:eastAsia="微软雅黑" w:cs="微软雅黑"/>
            <w:spacing w:val="-7"/>
            <w:lang w:val="en-US" w:eastAsia="zh-CN"/>
          </w:rPr>
          <w:t>的</w:t>
        </w:r>
      </w:ins>
      <w:ins w:id="357" w:author="张家齐" w:date="2024-05-06T16:46:19Z">
        <w:r>
          <w:rPr>
            <w:rFonts w:hint="eastAsia" w:ascii="微软雅黑" w:hAnsi="微软雅黑" w:eastAsia="微软雅黑" w:cs="微软雅黑"/>
            <w:spacing w:val="-7"/>
            <w:lang w:val="en-US" w:eastAsia="zh-CN"/>
          </w:rPr>
          <w:t>整体</w:t>
        </w:r>
      </w:ins>
      <w:ins w:id="358" w:author="张家齐" w:date="2024-05-06T16:46:17Z">
        <w:r>
          <w:rPr>
            <w:rFonts w:hint="eastAsia" w:ascii="微软雅黑" w:hAnsi="微软雅黑" w:eastAsia="微软雅黑" w:cs="微软雅黑"/>
            <w:spacing w:val="-7"/>
            <w:lang w:val="en-US" w:eastAsia="zh-CN"/>
          </w:rPr>
          <w:t>使用</w:t>
        </w:r>
      </w:ins>
      <w:r>
        <w:rPr>
          <w:rFonts w:hint="eastAsia" w:ascii="微软雅黑" w:hAnsi="微软雅黑" w:eastAsia="微软雅黑" w:cs="微软雅黑"/>
          <w:spacing w:val="-7"/>
          <w:lang w:eastAsia="zh-CN"/>
        </w:rPr>
        <w:t>情况</w:t>
      </w:r>
    </w:p>
    <w:p>
      <w:pPr>
        <w:pStyle w:val="4"/>
        <w:spacing w:before="277"/>
        <w:rPr>
          <w:rFonts w:hint="eastAsia"/>
          <w:lang w:val="zh-CN" w:eastAsia="zh-CN"/>
        </w:rPr>
      </w:pPr>
    </w:p>
    <w:p>
      <w:pPr>
        <w:pStyle w:val="6"/>
        <w:rPr>
          <w:b/>
          <w:sz w:val="36"/>
          <w:lang w:eastAsia="zh-CN"/>
        </w:rPr>
      </w:pPr>
    </w:p>
    <w:p>
      <w:pPr>
        <w:pStyle w:val="6"/>
        <w:rPr>
          <w:b/>
          <w:sz w:val="36"/>
          <w:lang w:eastAsia="zh-CN"/>
        </w:rPr>
      </w:pPr>
    </w:p>
    <w:p>
      <w:pPr>
        <w:pStyle w:val="6"/>
        <w:rPr>
          <w:b/>
          <w:sz w:val="36"/>
          <w:lang w:eastAsia="zh-CN"/>
        </w:rPr>
      </w:pPr>
    </w:p>
    <w:p>
      <w:pPr>
        <w:pStyle w:val="6"/>
        <w:spacing w:before="8"/>
        <w:rPr>
          <w:b/>
          <w:sz w:val="51"/>
          <w:lang w:eastAsia="zh-CN"/>
        </w:rPr>
      </w:pPr>
    </w:p>
    <w:p>
      <w:pPr>
        <w:ind w:left="4172"/>
        <w:rPr>
          <w:rFonts w:hint="eastAsia"/>
          <w:sz w:val="14"/>
          <w:lang w:eastAsia="zh-CN"/>
        </w:rPr>
      </w:pPr>
      <w:r>
        <w:drawing>
          <wp:inline distT="0" distB="0" distL="0" distR="0">
            <wp:extent cx="82550" cy="82550"/>
            <wp:effectExtent l="0" t="0" r="6350" b="6350"/>
            <wp:docPr id="104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image13.png"/>
                    <pic:cNvPicPr>
                      <a:picLocks noChangeAspect="1"/>
                    </pic:cNvPicPr>
                  </pic:nvPicPr>
                  <pic:blipFill>
                    <a:blip r:embed="rId68" cstate="print"/>
                    <a:stretch>
                      <a:fillRect/>
                    </a:stretch>
                  </pic:blipFill>
                  <pic:spPr>
                    <a:xfrm>
                      <a:off x="0" y="0"/>
                      <a:ext cx="82753" cy="82753"/>
                    </a:xfrm>
                    <a:prstGeom prst="rect">
                      <a:avLst/>
                    </a:prstGeom>
                  </pic:spPr>
                </pic:pic>
              </a:graphicData>
            </a:graphic>
          </wp:inline>
        </w:drawing>
      </w:r>
      <w:r>
        <w:rPr>
          <w:rFonts w:ascii="Times New Roman"/>
          <w:spacing w:val="40"/>
          <w:w w:val="115"/>
          <w:position w:val="2"/>
          <w:sz w:val="20"/>
          <w:lang w:eastAsia="zh-CN"/>
        </w:rPr>
        <w:t xml:space="preserve"> </w:t>
      </w:r>
      <w:r>
        <w:rPr>
          <w:rFonts w:ascii="Palatino Linotype"/>
          <w:b/>
          <w:color w:val="141221"/>
          <w:w w:val="115"/>
          <w:position w:val="2"/>
          <w:sz w:val="14"/>
          <w:lang w:eastAsia="zh-CN"/>
        </w:rPr>
        <w:t>69%</w:t>
      </w:r>
      <w:r>
        <w:rPr>
          <w:rFonts w:ascii="Palatino Linotype"/>
          <w:b/>
          <w:color w:val="141221"/>
          <w:spacing w:val="80"/>
          <w:w w:val="150"/>
          <w:position w:val="2"/>
          <w:sz w:val="14"/>
          <w:lang w:eastAsia="zh-CN"/>
        </w:rPr>
        <w:t xml:space="preserve"> </w:t>
      </w:r>
      <w:r>
        <w:rPr>
          <w:rFonts w:hint="eastAsia" w:ascii="微软雅黑" w:hAnsi="微软雅黑" w:eastAsia="微软雅黑" w:cs="微软雅黑"/>
          <w:color w:val="141221"/>
          <w:position w:val="2"/>
          <w:sz w:val="14"/>
          <w:lang w:eastAsia="zh-CN"/>
        </w:rPr>
        <w:t>正在使用</w:t>
      </w:r>
    </w:p>
    <w:p>
      <w:pPr>
        <w:spacing w:before="117"/>
        <w:ind w:left="4172"/>
        <w:rPr>
          <w:rFonts w:hint="eastAsia"/>
          <w:sz w:val="14"/>
          <w:lang w:eastAsia="zh-CN"/>
        </w:rPr>
      </w:pPr>
      <w:r>
        <w:drawing>
          <wp:inline distT="0" distB="0" distL="0" distR="0">
            <wp:extent cx="82550" cy="82550"/>
            <wp:effectExtent l="0" t="0" r="6350" b="6350"/>
            <wp:docPr id="1050"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12.png"/>
                    <pic:cNvPicPr>
                      <a:picLocks noChangeAspect="1"/>
                    </pic:cNvPicPr>
                  </pic:nvPicPr>
                  <pic:blipFill>
                    <a:blip r:embed="rId67" cstate="print"/>
                    <a:stretch>
                      <a:fillRect/>
                    </a:stretch>
                  </pic:blipFill>
                  <pic:spPr>
                    <a:xfrm>
                      <a:off x="0" y="0"/>
                      <a:ext cx="82753" cy="82753"/>
                    </a:xfrm>
                    <a:prstGeom prst="rect">
                      <a:avLst/>
                    </a:prstGeom>
                  </pic:spPr>
                </pic:pic>
              </a:graphicData>
            </a:graphic>
          </wp:inline>
        </w:drawing>
      </w:r>
      <w:r>
        <w:rPr>
          <w:rFonts w:ascii="Times New Roman"/>
          <w:spacing w:val="37"/>
          <w:w w:val="115"/>
          <w:position w:val="2"/>
          <w:sz w:val="20"/>
          <w:lang w:eastAsia="zh-CN"/>
        </w:rPr>
        <w:t xml:space="preserve"> </w:t>
      </w:r>
      <w:r>
        <w:rPr>
          <w:rFonts w:ascii="Palatino Linotype"/>
          <w:b/>
          <w:color w:val="141221"/>
          <w:w w:val="115"/>
          <w:position w:val="2"/>
          <w:sz w:val="14"/>
          <w:lang w:eastAsia="zh-CN"/>
        </w:rPr>
        <w:t>29%</w:t>
      </w:r>
      <w:r>
        <w:rPr>
          <w:rFonts w:ascii="Palatino Linotype"/>
          <w:b/>
          <w:color w:val="141221"/>
          <w:spacing w:val="80"/>
          <w:w w:val="150"/>
          <w:position w:val="2"/>
          <w:sz w:val="14"/>
          <w:lang w:eastAsia="zh-CN"/>
        </w:rPr>
        <w:t xml:space="preserve"> </w:t>
      </w:r>
      <w:r>
        <w:rPr>
          <w:rFonts w:hint="eastAsia" w:ascii="微软雅黑" w:hAnsi="微软雅黑" w:eastAsia="微软雅黑" w:cs="微软雅黑"/>
          <w:color w:val="141221"/>
          <w:position w:val="2"/>
          <w:sz w:val="14"/>
          <w:lang w:eastAsia="zh-CN"/>
        </w:rPr>
        <w:t>计划使用</w:t>
      </w:r>
    </w:p>
    <w:p>
      <w:pPr>
        <w:tabs>
          <w:tab w:val="left" w:pos="4840"/>
        </w:tabs>
        <w:spacing w:before="116"/>
        <w:ind w:left="4172"/>
        <w:rPr>
          <w:rFonts w:hint="eastAsia"/>
          <w:sz w:val="14"/>
          <w:lang w:eastAsia="zh-CN"/>
        </w:rPr>
      </w:pPr>
      <w:r>
        <w:drawing>
          <wp:inline distT="0" distB="0" distL="0" distR="0">
            <wp:extent cx="82550" cy="82550"/>
            <wp:effectExtent l="0" t="0" r="6350" b="6350"/>
            <wp:docPr id="105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image10.png"/>
                    <pic:cNvPicPr>
                      <a:picLocks noChangeAspect="1"/>
                    </pic:cNvPicPr>
                  </pic:nvPicPr>
                  <pic:blipFill>
                    <a:blip r:embed="rId58" cstate="print"/>
                    <a:stretch>
                      <a:fillRect/>
                    </a:stretch>
                  </pic:blipFill>
                  <pic:spPr>
                    <a:xfrm>
                      <a:off x="0" y="0"/>
                      <a:ext cx="82753" cy="82753"/>
                    </a:xfrm>
                    <a:prstGeom prst="rect">
                      <a:avLst/>
                    </a:prstGeom>
                  </pic:spPr>
                </pic:pic>
              </a:graphicData>
            </a:graphic>
          </wp:inline>
        </w:drawing>
      </w:r>
      <w:r>
        <w:rPr>
          <w:rFonts w:ascii="Times New Roman"/>
          <w:w w:val="115"/>
          <w:position w:val="2"/>
          <w:sz w:val="20"/>
          <w:lang w:eastAsia="zh-CN"/>
        </w:rPr>
        <w:t xml:space="preserve"> </w:t>
      </w:r>
      <w:r>
        <w:rPr>
          <w:rFonts w:ascii="Palatino Linotype"/>
          <w:b/>
          <w:color w:val="141221"/>
          <w:w w:val="115"/>
          <w:position w:val="2"/>
          <w:sz w:val="14"/>
          <w:lang w:eastAsia="zh-CN"/>
        </w:rPr>
        <w:t>2%</w:t>
      </w:r>
      <w:r>
        <w:rPr>
          <w:rFonts w:ascii="Palatino Linotype"/>
          <w:b/>
          <w:color w:val="141221"/>
          <w:position w:val="2"/>
          <w:sz w:val="14"/>
          <w:lang w:eastAsia="zh-CN"/>
        </w:rPr>
        <w:tab/>
      </w:r>
      <w:r>
        <w:rPr>
          <w:rFonts w:hint="eastAsia" w:ascii="微软雅黑" w:hAnsi="微软雅黑" w:eastAsia="微软雅黑" w:cs="微软雅黑"/>
          <w:color w:val="141221"/>
          <w:position w:val="2"/>
          <w:sz w:val="14"/>
          <w:lang w:eastAsia="zh-CN"/>
        </w:rPr>
        <w:t>没有也不计划使用</w:t>
      </w:r>
    </w:p>
    <w:p>
      <w:pPr>
        <w:spacing w:before="98"/>
        <w:ind w:left="1883" w:right="2386"/>
        <w:jc w:val="center"/>
        <w:rPr>
          <w:rFonts w:hint="eastAsia"/>
          <w:sz w:val="11"/>
          <w:szCs w:val="20"/>
          <w:lang w:eastAsia="zh-CN"/>
        </w:rPr>
      </w:pPr>
      <w:r>
        <w:rPr>
          <w:lang w:eastAsia="zh-CN"/>
        </w:rPr>
        <w:br w:type="column"/>
      </w:r>
      <w:r>
        <w:drawing>
          <wp:inline distT="0" distB="0" distL="0" distR="0">
            <wp:extent cx="82550" cy="82550"/>
            <wp:effectExtent l="0" t="0" r="6350" b="6350"/>
            <wp:docPr id="1052"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image35.png"/>
                    <pic:cNvPicPr>
                      <a:picLocks noChangeAspect="1"/>
                    </pic:cNvPicPr>
                  </pic:nvPicPr>
                  <pic:blipFill>
                    <a:blip r:embed="rId69" cstate="print"/>
                    <a:stretch>
                      <a:fillRect/>
                    </a:stretch>
                  </pic:blipFill>
                  <pic:spPr>
                    <a:xfrm>
                      <a:off x="0" y="0"/>
                      <a:ext cx="82753" cy="82753"/>
                    </a:xfrm>
                    <a:prstGeom prst="rect">
                      <a:avLst/>
                    </a:prstGeom>
                  </pic:spPr>
                </pic:pic>
              </a:graphicData>
            </a:graphic>
          </wp:inline>
        </w:drawing>
      </w:r>
      <w:r>
        <w:rPr>
          <w:rFonts w:hint="eastAsia"/>
          <w:lang w:eastAsia="zh-CN"/>
        </w:rPr>
        <w:t xml:space="preserve"> </w:t>
      </w:r>
      <w:r>
        <w:rPr>
          <w:rFonts w:ascii="Century Gothic"/>
          <w:b/>
          <w:color w:val="141221"/>
          <w:w w:val="120"/>
          <w:position w:val="2"/>
          <w:sz w:val="13"/>
          <w:szCs w:val="21"/>
          <w:lang w:eastAsia="zh-CN"/>
        </w:rPr>
        <w:t>88%</w:t>
      </w:r>
      <w:r>
        <w:rPr>
          <w:rFonts w:hint="eastAsia" w:ascii="Century Gothic"/>
          <w:b/>
          <w:color w:val="141221"/>
          <w:spacing w:val="80"/>
          <w:w w:val="120"/>
          <w:position w:val="2"/>
          <w:sz w:val="14"/>
          <w:lang w:eastAsia="zh-CN"/>
        </w:rPr>
        <w:t xml:space="preserve"> </w:t>
      </w:r>
      <w:r>
        <w:rPr>
          <w:rFonts w:hint="eastAsia" w:ascii="微软雅黑" w:hAnsi="微软雅黑" w:eastAsia="微软雅黑" w:cs="微软雅黑"/>
          <w:color w:val="141221"/>
          <w:position w:val="2"/>
          <w:sz w:val="11"/>
          <w:szCs w:val="20"/>
          <w:lang w:eastAsia="zh-CN"/>
        </w:rPr>
        <w:t>了解</w:t>
      </w:r>
    </w:p>
    <w:p>
      <w:pPr>
        <w:spacing w:before="127"/>
        <w:ind w:left="1902" w:right="2436"/>
        <w:jc w:val="center"/>
        <w:rPr>
          <w:rFonts w:hint="eastAsia"/>
          <w:sz w:val="14"/>
          <w:lang w:eastAsia="zh-CN"/>
        </w:rPr>
      </w:pPr>
      <w:r>
        <w:drawing>
          <wp:inline distT="0" distB="0" distL="0" distR="0">
            <wp:extent cx="82550" cy="82550"/>
            <wp:effectExtent l="0" t="0" r="6350" b="6350"/>
            <wp:docPr id="105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image36.png"/>
                    <pic:cNvPicPr>
                      <a:picLocks noChangeAspect="1"/>
                    </pic:cNvPicPr>
                  </pic:nvPicPr>
                  <pic:blipFill>
                    <a:blip r:embed="rId70" cstate="print"/>
                    <a:stretch>
                      <a:fillRect/>
                    </a:stretch>
                  </pic:blipFill>
                  <pic:spPr>
                    <a:xfrm>
                      <a:off x="0" y="0"/>
                      <a:ext cx="82753" cy="82753"/>
                    </a:xfrm>
                    <a:prstGeom prst="rect">
                      <a:avLst/>
                    </a:prstGeom>
                  </pic:spPr>
                </pic:pic>
              </a:graphicData>
            </a:graphic>
          </wp:inline>
        </w:drawing>
      </w:r>
      <w:r>
        <w:rPr>
          <w:rFonts w:hint="eastAsia" w:ascii="Century Gothic"/>
          <w:b/>
          <w:color w:val="141221"/>
          <w:w w:val="110"/>
          <w:position w:val="2"/>
          <w:sz w:val="13"/>
          <w:szCs w:val="21"/>
          <w:lang w:eastAsia="zh-CN"/>
        </w:rPr>
        <w:t xml:space="preserve"> </w:t>
      </w:r>
      <w:r>
        <w:rPr>
          <w:rFonts w:ascii="Century Gothic"/>
          <w:b/>
          <w:color w:val="141221"/>
          <w:w w:val="110"/>
          <w:position w:val="2"/>
          <w:sz w:val="13"/>
          <w:szCs w:val="21"/>
          <w:lang w:eastAsia="zh-CN"/>
        </w:rPr>
        <w:t>12%</w:t>
      </w:r>
      <w:r>
        <w:rPr>
          <w:rFonts w:hint="eastAsia" w:ascii="Century Gothic"/>
          <w:b/>
          <w:color w:val="141221"/>
          <w:w w:val="110"/>
          <w:position w:val="2"/>
          <w:sz w:val="14"/>
          <w:lang w:eastAsia="zh-CN"/>
        </w:rPr>
        <w:t xml:space="preserve">  </w:t>
      </w:r>
      <w:r>
        <w:rPr>
          <w:rFonts w:hint="eastAsia" w:ascii="微软雅黑" w:hAnsi="微软雅黑" w:eastAsia="微软雅黑" w:cs="微软雅黑"/>
          <w:color w:val="141221"/>
          <w:position w:val="2"/>
          <w:sz w:val="11"/>
          <w:szCs w:val="20"/>
          <w:lang w:eastAsia="zh-CN"/>
        </w:rPr>
        <w:t>不了解</w:t>
      </w:r>
    </w:p>
    <w:p>
      <w:pPr>
        <w:pStyle w:val="6"/>
        <w:rPr>
          <w:sz w:val="18"/>
          <w:lang w:eastAsia="zh-CN"/>
        </w:rPr>
      </w:pPr>
    </w:p>
    <w:p>
      <w:pPr>
        <w:pStyle w:val="6"/>
        <w:rPr>
          <w:sz w:val="18"/>
          <w:lang w:eastAsia="zh-CN"/>
        </w:rPr>
      </w:pPr>
    </w:p>
    <w:p>
      <w:pPr>
        <w:pStyle w:val="6"/>
        <w:rPr>
          <w:sz w:val="18"/>
          <w:lang w:eastAsia="zh-CN"/>
        </w:rPr>
      </w:pPr>
    </w:p>
    <w:p>
      <w:pPr>
        <w:pStyle w:val="6"/>
        <w:rPr>
          <w:sz w:val="18"/>
          <w:lang w:eastAsia="zh-CN"/>
        </w:rPr>
      </w:pPr>
    </w:p>
    <w:p>
      <w:pPr>
        <w:pStyle w:val="6"/>
        <w:spacing w:before="5"/>
        <w:rPr>
          <w:sz w:val="22"/>
          <w:lang w:eastAsia="zh-CN"/>
        </w:rPr>
      </w:pPr>
    </w:p>
    <w:p>
      <w:pPr>
        <w:pStyle w:val="6"/>
        <w:spacing w:before="1" w:line="276" w:lineRule="auto"/>
        <w:ind w:left="920" w:right="1694"/>
        <w:rPr>
          <w:rFonts w:ascii="微软雅黑" w:hAnsi="微软雅黑" w:eastAsia="微软雅黑"/>
          <w:lang w:eastAsia="zh-CN"/>
        </w:rPr>
      </w:pPr>
      <w:r>
        <mc:AlternateContent>
          <mc:Choice Requires="wps">
            <w:drawing>
              <wp:anchor distT="0" distB="0" distL="114300" distR="114300" simplePos="0" relativeHeight="252036096" behindDoc="0" locked="0" layoutInCell="1" allowOverlap="1">
                <wp:simplePos x="0" y="0"/>
                <wp:positionH relativeFrom="page">
                  <wp:posOffset>921385</wp:posOffset>
                </wp:positionH>
                <wp:positionV relativeFrom="paragraph">
                  <wp:posOffset>29845</wp:posOffset>
                </wp:positionV>
                <wp:extent cx="3887470" cy="236855"/>
                <wp:effectExtent l="0" t="0" r="11430" b="4445"/>
                <wp:wrapNone/>
                <wp:docPr id="1054" name="docshape362"/>
                <wp:cNvGraphicFramePr/>
                <a:graphic xmlns:a="http://schemas.openxmlformats.org/drawingml/2006/main">
                  <a:graphicData uri="http://schemas.microsoft.com/office/word/2010/wordprocessingShape">
                    <wps:wsp>
                      <wps:cNvSpPr txBox="1"/>
                      <wps:spPr bwMode="auto">
                        <a:xfrm>
                          <a:off x="0" y="0"/>
                          <a:ext cx="3887470" cy="236855"/>
                        </a:xfrm>
                        <a:prstGeom prst="rect">
                          <a:avLst/>
                        </a:prstGeom>
                        <a:solidFill>
                          <a:srgbClr val="EEF3F8"/>
                        </a:solidFill>
                        <a:ln>
                          <a:noFill/>
                        </a:ln>
                      </wps:spPr>
                      <wps:txbx>
                        <w:txbxContent>
                          <w:p>
                            <w:pPr>
                              <w:spacing w:before="54"/>
                              <w:ind w:left="513"/>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您的组织目前是否使用或有计划使用</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产品？</w:t>
                            </w:r>
                          </w:p>
                        </w:txbxContent>
                      </wps:txbx>
                      <wps:bodyPr rot="0" vert="horz" wrap="square" lIns="0" tIns="0" rIns="0" bIns="0" anchor="t" anchorCtr="0" upright="1">
                        <a:noAutofit/>
                      </wps:bodyPr>
                    </wps:wsp>
                  </a:graphicData>
                </a:graphic>
              </wp:anchor>
            </w:drawing>
          </mc:Choice>
          <mc:Fallback>
            <w:pict>
              <v:shape id="docshape362" o:spid="_x0000_s1026" o:spt="202" type="#_x0000_t202" style="position:absolute;left:0pt;margin-left:72.55pt;margin-top:2.35pt;height:18.65pt;width:306.1pt;mso-position-horizontal-relative:page;z-index:252036096;mso-width-relative:page;mso-height-relative:page;" fillcolor="#EEF3F8" filled="t" stroked="f" coordsize="21600,21600" o:gfxdata="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AUIetYAAAAIAQAADwAAAAAAAAABACAAAAAiAAAAZHJzL2Rvd25yZXYu&#10;eG1sUEsBAhQAFAAAAAgAh07iQD+S8an9AQAAAQQAAA4AAAAAAAAAAQAgAAAAJQEAAGRycy9lMm9E&#10;b2MueG1sUEsFBgAAAAAGAAYAWQEAAJQFAAAAAA==&#10;">
                <v:fill on="t" focussize="0,0"/>
                <v:stroke on="f"/>
                <v:imagedata o:title=""/>
                <o:lock v:ext="edit" aspectratio="f"/>
                <v:textbox inset="0mm,0mm,0mm,0mm">
                  <w:txbxContent>
                    <w:p>
                      <w:pPr>
                        <w:spacing w:before="54"/>
                        <w:ind w:left="513"/>
                        <w:jc w:val="center"/>
                        <w:rPr>
                          <w:rFonts w:ascii="Verdana"/>
                          <w:i/>
                          <w:color w:val="000000"/>
                          <w:sz w:val="17"/>
                          <w:lang w:eastAsia="zh-CN"/>
                        </w:rPr>
                      </w:pPr>
                      <w:r>
                        <w:rPr>
                          <w:rFonts w:hint="eastAsia" w:ascii="微软雅黑" w:hAnsi="微软雅黑" w:eastAsia="微软雅黑" w:cs="微软雅黑"/>
                          <w:i/>
                          <w:color w:val="454C5B"/>
                          <w:w w:val="90"/>
                          <w:sz w:val="17"/>
                          <w:lang w:eastAsia="zh-CN"/>
                        </w:rPr>
                        <w:t>您的组织目前是否使用或有计划使用</w:t>
                      </w:r>
                      <w:r>
                        <w:rPr>
                          <w:rFonts w:ascii="Verdana"/>
                          <w:i/>
                          <w:color w:val="454C5B"/>
                          <w:w w:val="90"/>
                          <w:sz w:val="17"/>
                          <w:lang w:eastAsia="zh-CN"/>
                        </w:rPr>
                        <w:t xml:space="preserve"> AI </w:t>
                      </w:r>
                      <w:r>
                        <w:rPr>
                          <w:rFonts w:hint="eastAsia" w:ascii="微软雅黑" w:hAnsi="微软雅黑" w:eastAsia="微软雅黑" w:cs="微软雅黑"/>
                          <w:i/>
                          <w:color w:val="454C5B"/>
                          <w:w w:val="90"/>
                          <w:sz w:val="17"/>
                          <w:lang w:eastAsia="zh-CN"/>
                        </w:rPr>
                        <w:t>产品？</w:t>
                      </w:r>
                    </w:p>
                  </w:txbxContent>
                </v:textbox>
              </v:shape>
            </w:pict>
          </mc:Fallback>
        </mc:AlternateContent>
      </w:r>
      <w:r>
        <w:rPr>
          <w:rFonts w:hint="eastAsia" w:ascii="微软雅黑" w:hAnsi="微软雅黑" w:eastAsia="微软雅黑" w:cs="微软雅黑"/>
          <w:lang w:eastAsia="zh-CN"/>
        </w:rPr>
        <w:t>组织中使用或打算使用</w:t>
      </w:r>
      <w:r>
        <w:rPr>
          <w:rFonts w:ascii="微软雅黑" w:hAnsi="微软雅黑" w:eastAsia="微软雅黑"/>
          <w:lang w:eastAsia="zh-CN"/>
        </w:rPr>
        <w:t xml:space="preserve"> AI </w:t>
      </w:r>
      <w:r>
        <w:rPr>
          <w:rFonts w:hint="eastAsia" w:ascii="微软雅黑" w:hAnsi="微软雅黑" w:eastAsia="微软雅黑" w:cs="微软雅黑"/>
          <w:lang w:eastAsia="zh-CN"/>
        </w:rPr>
        <w:t>产品暗示了几种可能性：</w:t>
      </w:r>
      <w:r>
        <w:rPr>
          <w:rFonts w:ascii="微软雅黑" w:hAnsi="微软雅黑" w:eastAsia="微软雅黑"/>
          <w:lang w:eastAsia="zh-CN"/>
        </w:rPr>
        <w:t xml:space="preserve">AI </w:t>
      </w:r>
      <w:r>
        <w:rPr>
          <w:rFonts w:hint="eastAsia" w:ascii="微软雅黑" w:hAnsi="微软雅黑" w:eastAsia="微软雅黑" w:cs="微软雅黑"/>
          <w:lang w:eastAsia="zh-CN"/>
        </w:rPr>
        <w:t>可能已经融入了许多组织正在使用的产品中，然而，员工可能并未完全意识到这种集成和融合，或者可能没能认识到这些产品是由</w:t>
      </w:r>
      <w:r>
        <w:rPr>
          <w:rFonts w:ascii="微软雅黑" w:hAnsi="微软雅黑" w:eastAsia="微软雅黑"/>
          <w:lang w:eastAsia="zh-CN"/>
        </w:rPr>
        <w:t xml:space="preserve"> AI </w:t>
      </w:r>
      <w:r>
        <w:rPr>
          <w:rFonts w:hint="eastAsia" w:ascii="微软雅黑" w:hAnsi="微软雅黑" w:eastAsia="微软雅黑" w:cs="微软雅黑"/>
          <w:lang w:eastAsia="zh-CN"/>
        </w:rPr>
        <w:t>驱动的。</w:t>
      </w:r>
    </w:p>
    <w:p>
      <w:pPr>
        <w:pStyle w:val="6"/>
        <w:spacing w:line="276" w:lineRule="auto"/>
        <w:ind w:left="920" w:right="1502"/>
        <w:rPr>
          <w:w w:val="115"/>
          <w:lang w:eastAsia="zh-CN"/>
        </w:rPr>
      </w:pPr>
      <w:r>
        <w:rPr>
          <w:rFonts w:hint="eastAsia" w:ascii="微软雅黑" w:hAnsi="微软雅黑" w:eastAsia="微软雅黑" w:cs="微软雅黑"/>
          <w:lang w:eastAsia="zh-CN"/>
        </w:rPr>
        <w:t>另一方面，这也可能暗示组织内部存在理解或沟通的差距，</w:t>
      </w:r>
    </w:p>
    <w:p>
      <w:pPr>
        <w:spacing w:line="276" w:lineRule="auto"/>
        <w:rPr>
          <w:lang w:eastAsia="zh-CN"/>
        </w:rPr>
        <w:sectPr>
          <w:type w:val="continuous"/>
          <w:pgSz w:w="12240" w:h="15840"/>
          <w:pgMar w:top="1500" w:right="0" w:bottom="280" w:left="520" w:header="0" w:footer="675" w:gutter="0"/>
          <w:cols w:equalWidth="0" w:num="2">
            <w:col w:w="6373" w:space="120"/>
            <w:col w:w="5227"/>
          </w:cols>
        </w:sectPr>
      </w:pPr>
    </w:p>
    <w:p>
      <w:pPr>
        <w:pStyle w:val="6"/>
        <w:spacing w:line="276" w:lineRule="auto"/>
        <w:ind w:left="920" w:right="1444"/>
        <w:rPr>
          <w:rFonts w:ascii="微软雅黑" w:hAnsi="微软雅黑" w:eastAsia="微软雅黑"/>
          <w:lang w:eastAsia="zh-CN"/>
        </w:rPr>
      </w:pPr>
      <w:r>
        <w:rPr>
          <w:rFonts w:hint="eastAsia" w:ascii="微软雅黑" w:hAnsi="微软雅黑" w:eastAsia="微软雅黑" w:cs="微软雅黑"/>
          <w:lang w:eastAsia="zh-CN"/>
        </w:rPr>
        <w:t>首席级别（</w:t>
      </w:r>
      <w:r>
        <w:rPr>
          <w:rFonts w:ascii="微软雅黑" w:hAnsi="微软雅黑" w:eastAsia="微软雅黑"/>
          <w:lang w:eastAsia="zh-CN"/>
        </w:rPr>
        <w:t xml:space="preserve">C </w:t>
      </w:r>
      <w:r>
        <w:rPr>
          <w:rFonts w:hint="eastAsia" w:ascii="微软雅黑" w:hAnsi="微软雅黑" w:eastAsia="微软雅黑" w:cs="微软雅黑"/>
          <w:lang w:eastAsia="zh-CN"/>
        </w:rPr>
        <w:t>级）高管认为他们在使用</w:t>
      </w:r>
      <w:r>
        <w:rPr>
          <w:rFonts w:ascii="微软雅黑" w:hAnsi="微软雅黑" w:eastAsia="微软雅黑"/>
          <w:lang w:eastAsia="zh-CN"/>
        </w:rPr>
        <w:t xml:space="preserve"> AI </w:t>
      </w:r>
      <w:r>
        <w:rPr>
          <w:rFonts w:hint="eastAsia" w:ascii="微软雅黑" w:hAnsi="微软雅黑" w:eastAsia="微软雅黑" w:cs="微软雅黑"/>
          <w:lang w:eastAsia="zh-CN"/>
        </w:rPr>
        <w:t>的程度上可能超过了员工的认知，或者他们可能高估了实际使用</w:t>
      </w:r>
      <w:r>
        <w:rPr>
          <w:rFonts w:ascii="微软雅黑" w:hAnsi="微软雅黑" w:eastAsia="微软雅黑"/>
          <w:lang w:eastAsia="zh-CN"/>
        </w:rPr>
        <w:t xml:space="preserve"> AI </w:t>
      </w:r>
      <w:r>
        <w:rPr>
          <w:rFonts w:hint="eastAsia" w:ascii="微软雅黑" w:hAnsi="微软雅黑" w:eastAsia="微软雅黑" w:cs="微软雅黑"/>
          <w:lang w:eastAsia="zh-CN"/>
        </w:rPr>
        <w:t>技术的范围。这种差异突显了组织内部需要更明确的沟通和对</w:t>
      </w:r>
      <w:r>
        <w:rPr>
          <w:rFonts w:ascii="微软雅黑" w:hAnsi="微软雅黑" w:eastAsia="微软雅黑"/>
          <w:lang w:eastAsia="zh-CN"/>
        </w:rPr>
        <w:t xml:space="preserve"> AI </w:t>
      </w:r>
      <w:r>
        <w:rPr>
          <w:rFonts w:hint="eastAsia" w:ascii="微软雅黑" w:hAnsi="微软雅黑" w:eastAsia="微软雅黑" w:cs="微软雅黑"/>
          <w:lang w:eastAsia="zh-CN"/>
        </w:rPr>
        <w:t>应用及使用的教育和培训，确保高管和员工都能一致地理解</w:t>
      </w:r>
      <w:r>
        <w:rPr>
          <w:rFonts w:ascii="微软雅黑" w:hAnsi="微软雅黑" w:eastAsia="微软雅黑"/>
          <w:lang w:eastAsia="zh-CN"/>
        </w:rPr>
        <w:t xml:space="preserve"> AI </w:t>
      </w:r>
      <w:r>
        <w:rPr>
          <w:rFonts w:hint="eastAsia" w:ascii="微软雅黑" w:hAnsi="微软雅黑" w:eastAsia="微软雅黑" w:cs="微软雅黑"/>
          <w:lang w:eastAsia="zh-CN"/>
        </w:rPr>
        <w:t>在他们的工作环境中是如何被运用的。</w:t>
      </w:r>
    </w:p>
    <w:p>
      <w:pPr>
        <w:pStyle w:val="6"/>
        <w:spacing w:line="276" w:lineRule="auto"/>
        <w:ind w:left="920" w:right="1444"/>
        <w:rPr>
          <w:w w:val="115"/>
          <w:lang w:eastAsia="zh-CN"/>
        </w:rPr>
      </w:pPr>
    </w:p>
    <w:p>
      <w:pPr>
        <w:pStyle w:val="6"/>
        <w:spacing w:line="276" w:lineRule="auto"/>
        <w:ind w:left="920" w:right="1444"/>
        <w:rPr>
          <w:ins w:id="359" w:author="张家齐" w:date="2024-05-06T16:59:06Z"/>
          <w:w w:val="115"/>
          <w:lang w:eastAsia="zh-CN"/>
        </w:rPr>
      </w:pPr>
    </w:p>
    <w:p>
      <w:pPr>
        <w:pStyle w:val="6"/>
        <w:spacing w:line="276" w:lineRule="auto"/>
        <w:ind w:left="920" w:right="1444"/>
        <w:rPr>
          <w:w w:val="115"/>
          <w:lang w:eastAsia="zh-CN"/>
        </w:rPr>
      </w:pPr>
    </w:p>
    <w:p>
      <w:pPr>
        <w:pStyle w:val="4"/>
        <w:spacing w:line="252" w:lineRule="auto"/>
        <w:ind w:right="2211"/>
        <w:rPr>
          <w:w w:val="115"/>
        </w:rPr>
      </w:pPr>
      <w:r>
        <w:rPr>
          <w:w w:val="115"/>
        </w:rPr>
        <w:t>Evaluation,</w:t>
      </w:r>
      <w:r>
        <w:rPr>
          <w:spacing w:val="-15"/>
          <w:w w:val="115"/>
        </w:rPr>
        <w:t xml:space="preserve"> </w:t>
      </w:r>
      <w:r>
        <w:rPr>
          <w:w w:val="115"/>
        </w:rPr>
        <w:t>assessment,</w:t>
      </w:r>
      <w:r>
        <w:rPr>
          <w:spacing w:val="-15"/>
          <w:w w:val="115"/>
        </w:rPr>
        <w:t xml:space="preserve"> </w:t>
      </w:r>
      <w:r>
        <w:rPr>
          <w:w w:val="115"/>
        </w:rPr>
        <w:t>or</w:t>
      </w:r>
      <w:r>
        <w:rPr>
          <w:spacing w:val="-15"/>
          <w:w w:val="115"/>
        </w:rPr>
        <w:t xml:space="preserve"> </w:t>
      </w:r>
      <w:r>
        <w:rPr>
          <w:w w:val="115"/>
        </w:rPr>
        <w:t>procurement</w:t>
      </w:r>
      <w:r>
        <w:rPr>
          <w:spacing w:val="-15"/>
          <w:w w:val="115"/>
        </w:rPr>
        <w:t xml:space="preserve"> </w:t>
      </w:r>
      <w:r>
        <w:rPr>
          <w:w w:val="115"/>
        </w:rPr>
        <w:t>process</w:t>
      </w:r>
      <w:r>
        <w:rPr>
          <w:spacing w:val="-15"/>
          <w:w w:val="115"/>
        </w:rPr>
        <w:t xml:space="preserve"> </w:t>
      </w:r>
      <w:r>
        <w:rPr>
          <w:w w:val="115"/>
        </w:rPr>
        <w:t>of</w:t>
      </w:r>
      <w:r>
        <w:rPr>
          <w:spacing w:val="-15"/>
          <w:w w:val="115"/>
        </w:rPr>
        <w:t xml:space="preserve"> </w:t>
      </w:r>
      <w:r>
        <w:rPr>
          <w:w w:val="115"/>
        </w:rPr>
        <w:t>AI</w:t>
      </w:r>
      <w:r>
        <w:rPr>
          <w:spacing w:val="-15"/>
          <w:w w:val="115"/>
        </w:rPr>
        <w:t xml:space="preserve"> </w:t>
      </w:r>
      <w:r>
        <w:rPr>
          <w:w w:val="115"/>
        </w:rPr>
        <w:t>products or services</w:t>
      </w:r>
    </w:p>
    <w:p>
      <w:pPr>
        <w:keepNext w:val="0"/>
        <w:keepLines w:val="0"/>
        <w:widowControl/>
        <w:suppressLineNumbers w:val="0"/>
        <w:spacing w:line="240" w:lineRule="auto"/>
        <w:ind w:left="960" w:leftChars="400" w:firstLine="0" w:firstLineChars="0"/>
        <w:jc w:val="left"/>
      </w:pPr>
      <w:r>
        <w:rPr>
          <w:rFonts w:hint="eastAsia" w:ascii="AzoSans-Bold" w:hAnsi="AzoSans-Bold" w:eastAsia="宋体" w:cs="AzoSans-Bold"/>
          <w:b/>
          <w:color w:val="000000"/>
          <w:kern w:val="0"/>
          <w:sz w:val="28"/>
          <w:szCs w:val="28"/>
          <w:lang w:val="en-US" w:eastAsia="zh-CN" w:bidi="ar"/>
        </w:rPr>
        <w:t>人工智能产品或服务的评估、判定或采购流程</w:t>
      </w:r>
    </w:p>
    <w:p>
      <w:pPr>
        <w:pStyle w:val="6"/>
        <w:spacing w:before="278" w:line="276" w:lineRule="auto"/>
        <w:ind w:left="920" w:right="1922"/>
      </w:pPr>
      <w:r>
        <w:rPr>
          <w:w w:val="115"/>
        </w:rPr>
        <w:t>In assessing the adoption of evaluation, assessment, or procurement processes for GenAI and AI-specific</w:t>
      </w:r>
      <w:r>
        <w:rPr>
          <w:spacing w:val="-3"/>
          <w:w w:val="115"/>
        </w:rPr>
        <w:t xml:space="preserve"> </w:t>
      </w:r>
      <w:r>
        <w:rPr>
          <w:w w:val="115"/>
        </w:rPr>
        <w:t>products,</w:t>
      </w:r>
      <w:r>
        <w:rPr>
          <w:spacing w:val="-3"/>
          <w:w w:val="115"/>
        </w:rPr>
        <w:t xml:space="preserve"> </w:t>
      </w:r>
      <w:r>
        <w:rPr>
          <w:w w:val="115"/>
        </w:rPr>
        <w:t>survey</w:t>
      </w:r>
      <w:r>
        <w:rPr>
          <w:spacing w:val="-3"/>
          <w:w w:val="115"/>
        </w:rPr>
        <w:t xml:space="preserve"> </w:t>
      </w:r>
      <w:r>
        <w:rPr>
          <w:w w:val="115"/>
        </w:rPr>
        <w:t>results</w:t>
      </w:r>
      <w:r>
        <w:rPr>
          <w:spacing w:val="-3"/>
          <w:w w:val="115"/>
        </w:rPr>
        <w:t xml:space="preserve"> </w:t>
      </w:r>
      <w:r>
        <w:rPr>
          <w:w w:val="115"/>
        </w:rPr>
        <w:t>show</w:t>
      </w:r>
      <w:r>
        <w:rPr>
          <w:spacing w:val="-3"/>
          <w:w w:val="115"/>
        </w:rPr>
        <w:t xml:space="preserve"> </w:t>
      </w:r>
      <w:r>
        <w:rPr>
          <w:w w:val="115"/>
        </w:rPr>
        <w:t>a</w:t>
      </w:r>
      <w:r>
        <w:rPr>
          <w:spacing w:val="-3"/>
          <w:w w:val="115"/>
        </w:rPr>
        <w:t xml:space="preserve"> </w:t>
      </w:r>
      <w:r>
        <w:rPr>
          <w:w w:val="115"/>
        </w:rPr>
        <w:t>divide</w:t>
      </w:r>
      <w:r>
        <w:rPr>
          <w:spacing w:val="-3"/>
          <w:w w:val="115"/>
        </w:rPr>
        <w:t xml:space="preserve"> </w:t>
      </w:r>
      <w:r>
        <w:rPr>
          <w:w w:val="115"/>
        </w:rPr>
        <w:t>in</w:t>
      </w:r>
      <w:r>
        <w:rPr>
          <w:spacing w:val="-3"/>
          <w:w w:val="115"/>
        </w:rPr>
        <w:t xml:space="preserve"> </w:t>
      </w:r>
      <w:r>
        <w:rPr>
          <w:w w:val="115"/>
        </w:rPr>
        <w:t>organizational</w:t>
      </w:r>
      <w:r>
        <w:rPr>
          <w:spacing w:val="-3"/>
          <w:w w:val="115"/>
        </w:rPr>
        <w:t xml:space="preserve"> </w:t>
      </w:r>
      <w:r>
        <w:rPr>
          <w:w w:val="115"/>
        </w:rPr>
        <w:t>strategies.</w:t>
      </w:r>
      <w:r>
        <w:rPr>
          <w:spacing w:val="-3"/>
          <w:w w:val="115"/>
        </w:rPr>
        <w:t xml:space="preserve"> </w:t>
      </w:r>
      <w:r>
        <w:rPr>
          <w:w w:val="115"/>
        </w:rPr>
        <w:t>Nearly</w:t>
      </w:r>
      <w:r>
        <w:rPr>
          <w:spacing w:val="-3"/>
          <w:w w:val="115"/>
        </w:rPr>
        <w:t xml:space="preserve"> </w:t>
      </w:r>
      <w:r>
        <w:rPr>
          <w:w w:val="115"/>
        </w:rPr>
        <w:t>half</w:t>
      </w:r>
      <w:r>
        <w:rPr>
          <w:spacing w:val="-3"/>
          <w:w w:val="115"/>
        </w:rPr>
        <w:t xml:space="preserve"> </w:t>
      </w:r>
      <w:r>
        <w:rPr>
          <w:w w:val="115"/>
        </w:rPr>
        <w:t>of</w:t>
      </w:r>
      <w:r>
        <w:rPr>
          <w:spacing w:val="-3"/>
          <w:w w:val="115"/>
        </w:rPr>
        <w:t xml:space="preserve"> </w:t>
      </w:r>
      <w:r>
        <w:rPr>
          <w:w w:val="115"/>
        </w:rPr>
        <w:t>the</w:t>
      </w:r>
    </w:p>
    <w:p>
      <w:pPr>
        <w:pStyle w:val="6"/>
        <w:spacing w:line="276" w:lineRule="auto"/>
        <w:ind w:left="920" w:right="1507"/>
        <w:rPr>
          <w:w w:val="115"/>
        </w:rPr>
      </w:pPr>
      <w:r>
        <w:rPr>
          <w:w w:val="115"/>
        </w:rPr>
        <w:t>respondents</w:t>
      </w:r>
      <w:r>
        <w:rPr>
          <w:spacing w:val="-1"/>
          <w:w w:val="115"/>
        </w:rPr>
        <w:t xml:space="preserve"> </w:t>
      </w:r>
      <w:r>
        <w:rPr>
          <w:w w:val="115"/>
        </w:rPr>
        <w:t>(47%)</w:t>
      </w:r>
      <w:r>
        <w:rPr>
          <w:spacing w:val="-1"/>
          <w:w w:val="115"/>
        </w:rPr>
        <w:t xml:space="preserve"> </w:t>
      </w:r>
      <w:r>
        <w:rPr>
          <w:w w:val="115"/>
        </w:rPr>
        <w:t>rely</w:t>
      </w:r>
      <w:r>
        <w:rPr>
          <w:spacing w:val="-1"/>
          <w:w w:val="115"/>
        </w:rPr>
        <w:t xml:space="preserve"> </w:t>
      </w:r>
      <w:r>
        <w:rPr>
          <w:w w:val="115"/>
        </w:rPr>
        <w:t>on</w:t>
      </w:r>
      <w:r>
        <w:rPr>
          <w:spacing w:val="-1"/>
          <w:w w:val="115"/>
        </w:rPr>
        <w:t xml:space="preserve"> </w:t>
      </w:r>
      <w:r>
        <w:rPr>
          <w:w w:val="115"/>
        </w:rPr>
        <w:t>their</w:t>
      </w:r>
      <w:r>
        <w:rPr>
          <w:spacing w:val="-1"/>
          <w:w w:val="115"/>
        </w:rPr>
        <w:t xml:space="preserve"> </w:t>
      </w:r>
      <w:r>
        <w:rPr>
          <w:w w:val="115"/>
        </w:rPr>
        <w:t>current</w:t>
      </w:r>
      <w:r>
        <w:rPr>
          <w:spacing w:val="-1"/>
          <w:w w:val="115"/>
        </w:rPr>
        <w:t xml:space="preserve"> </w:t>
      </w:r>
      <w:r>
        <w:rPr>
          <w:w w:val="115"/>
        </w:rPr>
        <w:t>assessment</w:t>
      </w:r>
      <w:r>
        <w:rPr>
          <w:spacing w:val="-1"/>
          <w:w w:val="115"/>
        </w:rPr>
        <w:t xml:space="preserve"> </w:t>
      </w:r>
      <w:r>
        <w:rPr>
          <w:w w:val="115"/>
        </w:rPr>
        <w:t>processes,</w:t>
      </w:r>
      <w:r>
        <w:rPr>
          <w:spacing w:val="-1"/>
          <w:w w:val="115"/>
        </w:rPr>
        <w:t xml:space="preserve"> </w:t>
      </w:r>
      <w:r>
        <w:rPr>
          <w:w w:val="115"/>
        </w:rPr>
        <w:t>suggesting</w:t>
      </w:r>
      <w:r>
        <w:rPr>
          <w:spacing w:val="-1"/>
          <w:w w:val="115"/>
        </w:rPr>
        <w:t xml:space="preserve"> </w:t>
      </w:r>
      <w:r>
        <w:rPr>
          <w:w w:val="115"/>
        </w:rPr>
        <w:t>a</w:t>
      </w:r>
      <w:r>
        <w:rPr>
          <w:spacing w:val="-1"/>
          <w:w w:val="115"/>
        </w:rPr>
        <w:t xml:space="preserve"> </w:t>
      </w:r>
      <w:r>
        <w:rPr>
          <w:w w:val="115"/>
        </w:rPr>
        <w:t>level</w:t>
      </w:r>
      <w:r>
        <w:rPr>
          <w:spacing w:val="-1"/>
          <w:w w:val="115"/>
        </w:rPr>
        <w:t xml:space="preserve"> </w:t>
      </w:r>
      <w:r>
        <w:rPr>
          <w:w w:val="115"/>
        </w:rPr>
        <w:t>of</w:t>
      </w:r>
      <w:r>
        <w:rPr>
          <w:spacing w:val="-1"/>
          <w:w w:val="115"/>
        </w:rPr>
        <w:t xml:space="preserve"> </w:t>
      </w:r>
      <w:r>
        <w:rPr>
          <w:w w:val="115"/>
        </w:rPr>
        <w:t>adaptability</w:t>
      </w:r>
      <w:r>
        <w:rPr>
          <w:spacing w:val="-1"/>
          <w:w w:val="115"/>
        </w:rPr>
        <w:t xml:space="preserve"> </w:t>
      </w:r>
      <w:r>
        <w:rPr>
          <w:w w:val="115"/>
        </w:rPr>
        <w:t>of existing frameworks to AI technologies. However, almost an equal proportion (46%)—comprising those introducing new assessment processes (33%) and those evaluating new processes (13%)— are actively seeking or developing AI-specific evaluation methods. This indicates a recognition of AI’s</w:t>
      </w:r>
      <w:r>
        <w:rPr>
          <w:spacing w:val="-2"/>
          <w:w w:val="115"/>
        </w:rPr>
        <w:t xml:space="preserve"> </w:t>
      </w:r>
      <w:r>
        <w:rPr>
          <w:w w:val="115"/>
        </w:rPr>
        <w:t>unique</w:t>
      </w:r>
      <w:r>
        <w:rPr>
          <w:spacing w:val="-2"/>
          <w:w w:val="115"/>
        </w:rPr>
        <w:t xml:space="preserve"> </w:t>
      </w:r>
      <w:r>
        <w:rPr>
          <w:w w:val="115"/>
        </w:rPr>
        <w:t>challenges</w:t>
      </w:r>
      <w:r>
        <w:rPr>
          <w:spacing w:val="-2"/>
          <w:w w:val="115"/>
        </w:rPr>
        <w:t xml:space="preserve"> </w:t>
      </w:r>
      <w:r>
        <w:rPr>
          <w:w w:val="115"/>
        </w:rPr>
        <w:t>that</w:t>
      </w:r>
      <w:r>
        <w:rPr>
          <w:spacing w:val="-2"/>
          <w:w w:val="115"/>
        </w:rPr>
        <w:t xml:space="preserve"> </w:t>
      </w:r>
      <w:r>
        <w:rPr>
          <w:w w:val="115"/>
        </w:rPr>
        <w:t>might</w:t>
      </w:r>
      <w:r>
        <w:rPr>
          <w:spacing w:val="-2"/>
          <w:w w:val="115"/>
        </w:rPr>
        <w:t xml:space="preserve"> </w:t>
      </w:r>
      <w:r>
        <w:rPr>
          <w:w w:val="115"/>
        </w:rPr>
        <w:t>not</w:t>
      </w:r>
      <w:r>
        <w:rPr>
          <w:spacing w:val="-2"/>
          <w:w w:val="115"/>
        </w:rPr>
        <w:t xml:space="preserve"> </w:t>
      </w:r>
      <w:r>
        <w:rPr>
          <w:w w:val="115"/>
        </w:rPr>
        <w:t>be</w:t>
      </w:r>
      <w:r>
        <w:rPr>
          <w:spacing w:val="-2"/>
          <w:w w:val="115"/>
        </w:rPr>
        <w:t xml:space="preserve"> </w:t>
      </w:r>
      <w:r>
        <w:rPr>
          <w:w w:val="115"/>
        </w:rPr>
        <w:t>fully</w:t>
      </w:r>
      <w:r>
        <w:rPr>
          <w:spacing w:val="-2"/>
          <w:w w:val="115"/>
        </w:rPr>
        <w:t xml:space="preserve"> </w:t>
      </w:r>
      <w:r>
        <w:rPr>
          <w:w w:val="115"/>
        </w:rPr>
        <w:t>addressed</w:t>
      </w:r>
      <w:r>
        <w:rPr>
          <w:spacing w:val="-2"/>
          <w:w w:val="115"/>
        </w:rPr>
        <w:t xml:space="preserve"> </w:t>
      </w:r>
      <w:r>
        <w:rPr>
          <w:w w:val="115"/>
        </w:rPr>
        <w:t>by</w:t>
      </w:r>
      <w:r>
        <w:rPr>
          <w:spacing w:val="-2"/>
          <w:w w:val="115"/>
        </w:rPr>
        <w:t xml:space="preserve"> </w:t>
      </w:r>
      <w:r>
        <w:rPr>
          <w:w w:val="115"/>
        </w:rPr>
        <w:t>traditional</w:t>
      </w:r>
      <w:r>
        <w:rPr>
          <w:spacing w:val="-2"/>
          <w:w w:val="115"/>
        </w:rPr>
        <w:t xml:space="preserve"> </w:t>
      </w:r>
      <w:r>
        <w:rPr>
          <w:w w:val="115"/>
        </w:rPr>
        <w:t>approaches.</w:t>
      </w:r>
      <w:r>
        <w:rPr>
          <w:spacing w:val="-2"/>
          <w:w w:val="115"/>
        </w:rPr>
        <w:t xml:space="preserve"> </w:t>
      </w:r>
      <w:r>
        <w:rPr>
          <w:w w:val="115"/>
        </w:rPr>
        <w:t>The</w:t>
      </w:r>
      <w:r>
        <w:rPr>
          <w:spacing w:val="-2"/>
          <w:w w:val="115"/>
        </w:rPr>
        <w:t xml:space="preserve"> </w:t>
      </w:r>
      <w:r>
        <w:rPr>
          <w:w w:val="115"/>
        </w:rPr>
        <w:t>divergence in strategies is more pronounced when considering organization size: larger organizations, particularly those with over 100 employees, predominantly use current processes (87%), while smaller</w:t>
      </w:r>
      <w:r>
        <w:rPr>
          <w:spacing w:val="-2"/>
          <w:w w:val="115"/>
        </w:rPr>
        <w:t xml:space="preserve"> </w:t>
      </w:r>
      <w:r>
        <w:rPr>
          <w:w w:val="115"/>
        </w:rPr>
        <w:t>organizations</w:t>
      </w:r>
      <w:r>
        <w:rPr>
          <w:spacing w:val="-2"/>
          <w:w w:val="115"/>
        </w:rPr>
        <w:t xml:space="preserve"> </w:t>
      </w:r>
      <w:r>
        <w:rPr>
          <w:w w:val="115"/>
        </w:rPr>
        <w:t>(48%)</w:t>
      </w:r>
      <w:r>
        <w:rPr>
          <w:spacing w:val="-2"/>
          <w:w w:val="115"/>
        </w:rPr>
        <w:t xml:space="preserve"> </w:t>
      </w:r>
      <w:r>
        <w:rPr>
          <w:w w:val="115"/>
        </w:rPr>
        <w:t>are</w:t>
      </w:r>
      <w:r>
        <w:rPr>
          <w:spacing w:val="-2"/>
          <w:w w:val="115"/>
        </w:rPr>
        <w:t xml:space="preserve"> </w:t>
      </w:r>
      <w:r>
        <w:rPr>
          <w:w w:val="115"/>
        </w:rPr>
        <w:t>more</w:t>
      </w:r>
      <w:r>
        <w:rPr>
          <w:spacing w:val="-2"/>
          <w:w w:val="115"/>
        </w:rPr>
        <w:t xml:space="preserve"> </w:t>
      </w:r>
      <w:r>
        <w:rPr>
          <w:w w:val="115"/>
        </w:rPr>
        <w:t>inclined</w:t>
      </w:r>
      <w:r>
        <w:rPr>
          <w:spacing w:val="-2"/>
          <w:w w:val="115"/>
        </w:rPr>
        <w:t xml:space="preserve"> </w:t>
      </w:r>
      <w:r>
        <w:rPr>
          <w:w w:val="115"/>
        </w:rPr>
        <w:t>to</w:t>
      </w:r>
      <w:r>
        <w:rPr>
          <w:spacing w:val="-2"/>
          <w:w w:val="115"/>
        </w:rPr>
        <w:t xml:space="preserve"> </w:t>
      </w:r>
      <w:r>
        <w:rPr>
          <w:w w:val="115"/>
        </w:rPr>
        <w:t>develop</w:t>
      </w:r>
      <w:r>
        <w:rPr>
          <w:spacing w:val="-2"/>
          <w:w w:val="115"/>
        </w:rPr>
        <w:t xml:space="preserve"> </w:t>
      </w:r>
      <w:r>
        <w:rPr>
          <w:w w:val="115"/>
        </w:rPr>
        <w:t>new</w:t>
      </w:r>
      <w:r>
        <w:rPr>
          <w:spacing w:val="-2"/>
          <w:w w:val="115"/>
        </w:rPr>
        <w:t xml:space="preserve"> </w:t>
      </w:r>
      <w:r>
        <w:rPr>
          <w:w w:val="115"/>
        </w:rPr>
        <w:t>approaches,</w:t>
      </w:r>
      <w:r>
        <w:rPr>
          <w:spacing w:val="-2"/>
          <w:w w:val="115"/>
        </w:rPr>
        <w:t xml:space="preserve"> </w:t>
      </w:r>
      <w:r>
        <w:rPr>
          <w:w w:val="115"/>
        </w:rPr>
        <w:t>highlighting</w:t>
      </w:r>
      <w:r>
        <w:rPr>
          <w:spacing w:val="-2"/>
          <w:w w:val="115"/>
        </w:rPr>
        <w:t xml:space="preserve"> </w:t>
      </w:r>
      <w:r>
        <w:rPr>
          <w:w w:val="115"/>
        </w:rPr>
        <w:t>the</w:t>
      </w:r>
      <w:r>
        <w:rPr>
          <w:spacing w:val="-2"/>
          <w:w w:val="115"/>
        </w:rPr>
        <w:t xml:space="preserve"> </w:t>
      </w:r>
      <w:r>
        <w:rPr>
          <w:w w:val="115"/>
        </w:rPr>
        <w:t>varying capacities and needs in AI integration across different scales of business operations.</w:t>
      </w: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在评估GenAI和人工智能特定产品的评估、判定或采购流程的采用情况时，调查结果显示了组织战略的差异。近一半的受访者（47%）依赖于他们当前的评估流程，这表明现有框架对人工智能技术有一定程度的适应性。然而，几乎同等比例（46%）的人--包括引入新评估流程（33%）和评估新流程（13%）的人，正在积极寻求或开发</w:t>
      </w:r>
      <w:del w:id="360" w:author="张家齐" w:date="2024-05-14T10:20:19Z">
        <w:r>
          <w:rPr>
            <w:rFonts w:hint="default" w:ascii="黑体" w:hAnsi="黑体" w:eastAsia="黑体" w:cs="黑体"/>
            <w:color w:val="000000"/>
            <w:kern w:val="0"/>
            <w:sz w:val="20"/>
            <w:szCs w:val="20"/>
            <w:lang w:val="en-US" w:eastAsia="zh-CN" w:bidi="ar"/>
          </w:rPr>
          <w:delText>特定于</w:delText>
        </w:r>
      </w:del>
      <w:ins w:id="361" w:author="张家齐" w:date="2024-05-14T10:20:23Z">
        <w:r>
          <w:rPr>
            <w:rFonts w:hint="eastAsia" w:ascii="黑体" w:hAnsi="黑体" w:eastAsia="黑体" w:cs="黑体"/>
            <w:color w:val="000000"/>
            <w:kern w:val="0"/>
            <w:sz w:val="20"/>
            <w:szCs w:val="20"/>
            <w:lang w:val="en-US" w:eastAsia="zh-CN" w:bidi="ar"/>
          </w:rPr>
          <w:t>专门</w:t>
        </w:r>
      </w:ins>
      <w:ins w:id="362" w:author="张家齐" w:date="2024-05-14T10:20:24Z">
        <w:r>
          <w:rPr>
            <w:rFonts w:hint="eastAsia" w:ascii="黑体" w:hAnsi="黑体" w:eastAsia="黑体" w:cs="黑体"/>
            <w:color w:val="000000"/>
            <w:kern w:val="0"/>
            <w:sz w:val="20"/>
            <w:szCs w:val="20"/>
            <w:lang w:val="en-US" w:eastAsia="zh-CN" w:bidi="ar"/>
          </w:rPr>
          <w:t>针对</w:t>
        </w:r>
      </w:ins>
      <w:r>
        <w:rPr>
          <w:rFonts w:hint="eastAsia" w:ascii="黑体" w:hAnsi="黑体" w:eastAsia="黑体" w:cs="黑体"/>
          <w:color w:val="000000"/>
          <w:kern w:val="0"/>
          <w:sz w:val="20"/>
          <w:szCs w:val="20"/>
          <w:lang w:val="en-US" w:eastAsia="zh-CN" w:bidi="ar"/>
        </w:rPr>
        <w:t>人工智能的评估方法。这表明人们认识到人工智能的独特挑战，而传统方法可能无法完全解决这些挑战。在考虑组织规模时，战略上的差异更为明显：较大的组织（特别是员工人数超过100人的组织），主要使用当前流程（87%），而较小的组织（48%）更倾向于开发新方法，这突出了不同业务运营规模中人工智能集成的不同能力和需求。</w:t>
      </w:r>
    </w:p>
    <w:p>
      <w:pPr>
        <w:pStyle w:val="6"/>
        <w:spacing w:line="276" w:lineRule="auto"/>
        <w:ind w:left="920" w:right="1507"/>
        <w:rPr>
          <w:w w:val="115"/>
        </w:rPr>
      </w:pPr>
    </w:p>
    <w:p>
      <w:pPr>
        <w:pStyle w:val="6"/>
      </w:pPr>
      <w:r>
        <mc:AlternateContent>
          <mc:Choice Requires="wps">
            <w:drawing>
              <wp:anchor distT="0" distB="0" distL="114300" distR="114300" simplePos="0" relativeHeight="252060672" behindDoc="1" locked="0" layoutInCell="1" allowOverlap="1">
                <wp:simplePos x="0" y="0"/>
                <wp:positionH relativeFrom="page">
                  <wp:posOffset>1943100</wp:posOffset>
                </wp:positionH>
                <wp:positionV relativeFrom="paragraph">
                  <wp:posOffset>27305</wp:posOffset>
                </wp:positionV>
                <wp:extent cx="3887470" cy="728345"/>
                <wp:effectExtent l="0" t="0" r="11430" b="8255"/>
                <wp:wrapTopAndBottom/>
                <wp:docPr id="1055" name="文本框 1055"/>
                <wp:cNvGraphicFramePr/>
                <a:graphic xmlns:a="http://schemas.openxmlformats.org/drawingml/2006/main">
                  <a:graphicData uri="http://schemas.microsoft.com/office/word/2010/wordprocessingShape">
                    <wps:wsp>
                      <wps:cNvSpPr txBox="1"/>
                      <wps:spPr>
                        <a:xfrm>
                          <a:off x="0" y="0"/>
                          <a:ext cx="3887470" cy="728345"/>
                        </a:xfrm>
                        <a:prstGeom prst="rect">
                          <a:avLst/>
                        </a:prstGeom>
                        <a:solidFill>
                          <a:srgbClr val="EEF3F8"/>
                        </a:solidFill>
                        <a:ln>
                          <a:noFill/>
                        </a:ln>
                      </wps:spPr>
                      <wps:txbx>
                        <w:txbxContent>
                          <w:p>
                            <w:pPr>
                              <w:spacing w:before="62" w:line="278" w:lineRule="auto"/>
                              <w:ind w:left="847" w:right="0" w:hanging="328"/>
                              <w:jc w:val="left"/>
                              <w:rPr>
                                <w:rFonts w:ascii="Verdana"/>
                                <w:i/>
                                <w:color w:val="454C5B"/>
                                <w:w w:val="95"/>
                                <w:sz w:val="17"/>
                              </w:rPr>
                            </w:pPr>
                            <w:r>
                              <w:rPr>
                                <w:rFonts w:ascii="Verdana"/>
                                <w:i/>
                                <w:color w:val="454C5B"/>
                                <w:w w:val="90"/>
                                <w:sz w:val="17"/>
                              </w:rPr>
                              <w:t xml:space="preserve">Do you have an evaluation, assessment, or procurement process </w:t>
                            </w:r>
                            <w:r>
                              <w:rPr>
                                <w:rFonts w:ascii="Verdana"/>
                                <w:i/>
                                <w:color w:val="454C5B"/>
                                <w:w w:val="95"/>
                                <w:sz w:val="17"/>
                              </w:rPr>
                              <w:t>designed</w:t>
                            </w:r>
                            <w:r>
                              <w:rPr>
                                <w:rFonts w:ascii="Verdana"/>
                                <w:i/>
                                <w:color w:val="454C5B"/>
                                <w:spacing w:val="-11"/>
                                <w:w w:val="95"/>
                                <w:sz w:val="17"/>
                              </w:rPr>
                              <w:t xml:space="preserve"> </w:t>
                            </w:r>
                            <w:r>
                              <w:rPr>
                                <w:rFonts w:ascii="Verdana"/>
                                <w:i/>
                                <w:color w:val="454C5B"/>
                                <w:w w:val="95"/>
                                <w:sz w:val="17"/>
                              </w:rPr>
                              <w:t>for</w:t>
                            </w:r>
                            <w:r>
                              <w:rPr>
                                <w:rFonts w:ascii="Verdana"/>
                                <w:i/>
                                <w:color w:val="454C5B"/>
                                <w:spacing w:val="-11"/>
                                <w:w w:val="95"/>
                                <w:sz w:val="17"/>
                              </w:rPr>
                              <w:t xml:space="preserve"> </w:t>
                            </w:r>
                            <w:r>
                              <w:rPr>
                                <w:rFonts w:ascii="Verdana"/>
                                <w:i/>
                                <w:color w:val="454C5B"/>
                                <w:w w:val="95"/>
                                <w:sz w:val="17"/>
                              </w:rPr>
                              <w:t>Gen</w:t>
                            </w:r>
                            <w:r>
                              <w:rPr>
                                <w:rFonts w:ascii="Verdana"/>
                                <w:i/>
                                <w:color w:val="454C5B"/>
                                <w:spacing w:val="-11"/>
                                <w:w w:val="95"/>
                                <w:sz w:val="17"/>
                              </w:rPr>
                              <w:t xml:space="preserve"> </w:t>
                            </w:r>
                            <w:r>
                              <w:rPr>
                                <w:rFonts w:ascii="Verdana"/>
                                <w:i/>
                                <w:color w:val="454C5B"/>
                                <w:w w:val="95"/>
                                <w:sz w:val="17"/>
                              </w:rPr>
                              <w:t>AI</w:t>
                            </w:r>
                            <w:r>
                              <w:rPr>
                                <w:rFonts w:ascii="Verdana"/>
                                <w:i/>
                                <w:color w:val="454C5B"/>
                                <w:spacing w:val="-11"/>
                                <w:w w:val="95"/>
                                <w:sz w:val="17"/>
                              </w:rPr>
                              <w:t xml:space="preserve"> </w:t>
                            </w:r>
                            <w:r>
                              <w:rPr>
                                <w:rFonts w:ascii="Verdana"/>
                                <w:i/>
                                <w:color w:val="454C5B"/>
                                <w:w w:val="95"/>
                                <w:sz w:val="17"/>
                              </w:rPr>
                              <w:t>or</w:t>
                            </w:r>
                            <w:r>
                              <w:rPr>
                                <w:rFonts w:ascii="Verdana"/>
                                <w:i/>
                                <w:color w:val="454C5B"/>
                                <w:spacing w:val="-11"/>
                                <w:w w:val="95"/>
                                <w:sz w:val="17"/>
                              </w:rPr>
                              <w:t xml:space="preserve"> </w:t>
                            </w:r>
                            <w:r>
                              <w:rPr>
                                <w:rFonts w:ascii="Verdana"/>
                                <w:i/>
                                <w:color w:val="454C5B"/>
                                <w:w w:val="95"/>
                                <w:sz w:val="17"/>
                              </w:rPr>
                              <w:t>AI-specific</w:t>
                            </w:r>
                            <w:r>
                              <w:rPr>
                                <w:rFonts w:ascii="Verdana"/>
                                <w:i/>
                                <w:color w:val="454C5B"/>
                                <w:spacing w:val="-11"/>
                                <w:w w:val="95"/>
                                <w:sz w:val="17"/>
                              </w:rPr>
                              <w:t xml:space="preserve"> </w:t>
                            </w:r>
                            <w:r>
                              <w:rPr>
                                <w:rFonts w:ascii="Verdana"/>
                                <w:i/>
                                <w:color w:val="454C5B"/>
                                <w:w w:val="95"/>
                                <w:sz w:val="17"/>
                              </w:rPr>
                              <w:t>products</w:t>
                            </w:r>
                            <w:r>
                              <w:rPr>
                                <w:rFonts w:ascii="Verdana"/>
                                <w:i/>
                                <w:color w:val="454C5B"/>
                                <w:spacing w:val="-11"/>
                                <w:w w:val="95"/>
                                <w:sz w:val="17"/>
                              </w:rPr>
                              <w:t xml:space="preserve"> </w:t>
                            </w:r>
                            <w:r>
                              <w:rPr>
                                <w:rFonts w:ascii="Verdana"/>
                                <w:i/>
                                <w:color w:val="454C5B"/>
                                <w:w w:val="95"/>
                                <w:sz w:val="17"/>
                              </w:rPr>
                              <w:t>and</w:t>
                            </w:r>
                            <w:r>
                              <w:rPr>
                                <w:rFonts w:ascii="Verdana"/>
                                <w:i/>
                                <w:color w:val="454C5B"/>
                                <w:spacing w:val="-11"/>
                                <w:w w:val="95"/>
                                <w:sz w:val="17"/>
                              </w:rPr>
                              <w:t xml:space="preserve"> </w:t>
                            </w:r>
                            <w:r>
                              <w:rPr>
                                <w:rFonts w:ascii="Verdana"/>
                                <w:i/>
                                <w:color w:val="454C5B"/>
                                <w:w w:val="95"/>
                                <w:sz w:val="17"/>
                              </w:rPr>
                              <w:t>services?</w:t>
                            </w:r>
                          </w:p>
                          <w:p>
                            <w:pPr>
                              <w:spacing w:before="62" w:line="278" w:lineRule="auto"/>
                              <w:ind w:right="0"/>
                              <w:jc w:val="left"/>
                              <w:rPr>
                                <w:rFonts w:ascii="Verdana"/>
                                <w:i/>
                                <w:color w:val="454C5B"/>
                                <w:w w:val="95"/>
                                <w:sz w:val="17"/>
                              </w:rPr>
                            </w:pPr>
                            <w:r>
                              <w:rPr>
                                <w:rFonts w:hint="eastAsia" w:ascii="Verdana"/>
                                <w:i/>
                                <w:color w:val="454C5B"/>
                                <w:w w:val="95"/>
                                <w:sz w:val="17"/>
                              </w:rPr>
                              <w:t>您是否有针对</w:t>
                            </w:r>
                            <w:r>
                              <w:rPr>
                                <w:rFonts w:hint="eastAsia" w:ascii="Verdana" w:eastAsia="宋体"/>
                                <w:i/>
                                <w:color w:val="454C5B"/>
                                <w:w w:val="95"/>
                                <w:sz w:val="17"/>
                                <w:lang w:val="en-US" w:eastAsia="zh-CN"/>
                              </w:rPr>
                              <w:t>Gen AI</w:t>
                            </w:r>
                            <w:r>
                              <w:rPr>
                                <w:rFonts w:hint="eastAsia" w:ascii="Verdana"/>
                                <w:i/>
                                <w:color w:val="454C5B"/>
                                <w:w w:val="95"/>
                                <w:sz w:val="17"/>
                              </w:rPr>
                              <w:t>或人工智能特定产品和服务设计的评估、</w:t>
                            </w:r>
                            <w:r>
                              <w:rPr>
                                <w:rFonts w:hint="eastAsia" w:ascii="Verdana" w:eastAsia="宋体"/>
                                <w:i/>
                                <w:color w:val="454C5B"/>
                                <w:w w:val="95"/>
                                <w:sz w:val="17"/>
                                <w:lang w:val="en-US" w:eastAsia="zh-CN"/>
                              </w:rPr>
                              <w:t>判定</w:t>
                            </w:r>
                            <w:r>
                              <w:rPr>
                                <w:rFonts w:hint="eastAsia" w:ascii="Verdana"/>
                                <w:i/>
                                <w:color w:val="454C5B"/>
                                <w:w w:val="95"/>
                                <w:sz w:val="17"/>
                              </w:rPr>
                              <w:t>或采购流程？</w:t>
                            </w:r>
                          </w:p>
                          <w:p>
                            <w:pPr>
                              <w:spacing w:before="62" w:line="278" w:lineRule="auto"/>
                              <w:ind w:left="847" w:right="0" w:hanging="328"/>
                              <w:jc w:val="left"/>
                              <w:rPr>
                                <w:rFonts w:ascii="Verdana"/>
                                <w:i/>
                                <w:color w:val="454C5B"/>
                                <w:w w:val="95"/>
                                <w:sz w:val="17"/>
                              </w:rPr>
                            </w:pPr>
                          </w:p>
                        </w:txbxContent>
                      </wps:txbx>
                      <wps:bodyPr lIns="0" tIns="0" rIns="0" bIns="0" upright="1"/>
                    </wps:wsp>
                  </a:graphicData>
                </a:graphic>
              </wp:anchor>
            </w:drawing>
          </mc:Choice>
          <mc:Fallback>
            <w:pict>
              <v:shape id="_x0000_s1026" o:spid="_x0000_s1026" o:spt="202" type="#_x0000_t202" style="position:absolute;left:0pt;margin-left:153pt;margin-top:2.15pt;height:57.35pt;width:306.1pt;mso-position-horizontal-relative:page;mso-wrap-distance-bottom:0pt;mso-wrap-distance-top:0pt;z-index:-251255808;mso-width-relative:page;mso-height-relative:page;" fillcolor="#EEF3F8" filled="t" stroked="f" coordsize="21600,21600" o:gfxdata="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2MJD31wAAAAkBAAAPAAAAAAAAAAEAIAAA&#10;ACIAAABkcnMvZG93bnJldi54bWxQSwECFAAUAAAACACHTuJA9nOIKtQBAAChAwAADgAAAAAAAAAB&#10;ACAAAAAmAQAAZHJzL2Uyb0RvYy54bWxQSwUGAAAAAAYABgBZAQAAbAUAAAAA&#10;">
                <v:fill on="t" focussize="0,0"/>
                <v:stroke on="f"/>
                <v:imagedata o:title=""/>
                <o:lock v:ext="edit" aspectratio="f"/>
                <v:textbox inset="0mm,0mm,0mm,0mm">
                  <w:txbxContent>
                    <w:p>
                      <w:pPr>
                        <w:spacing w:before="62" w:line="278" w:lineRule="auto"/>
                        <w:ind w:left="847" w:right="0" w:hanging="328"/>
                        <w:jc w:val="left"/>
                        <w:rPr>
                          <w:rFonts w:ascii="Verdana"/>
                          <w:i/>
                          <w:color w:val="454C5B"/>
                          <w:w w:val="95"/>
                          <w:sz w:val="17"/>
                        </w:rPr>
                      </w:pPr>
                      <w:r>
                        <w:rPr>
                          <w:rFonts w:ascii="Verdana"/>
                          <w:i/>
                          <w:color w:val="454C5B"/>
                          <w:w w:val="90"/>
                          <w:sz w:val="17"/>
                        </w:rPr>
                        <w:t xml:space="preserve">Do you have an evaluation, assessment, or procurement process </w:t>
                      </w:r>
                      <w:r>
                        <w:rPr>
                          <w:rFonts w:ascii="Verdana"/>
                          <w:i/>
                          <w:color w:val="454C5B"/>
                          <w:w w:val="95"/>
                          <w:sz w:val="17"/>
                        </w:rPr>
                        <w:t>designed</w:t>
                      </w:r>
                      <w:r>
                        <w:rPr>
                          <w:rFonts w:ascii="Verdana"/>
                          <w:i/>
                          <w:color w:val="454C5B"/>
                          <w:spacing w:val="-11"/>
                          <w:w w:val="95"/>
                          <w:sz w:val="17"/>
                        </w:rPr>
                        <w:t xml:space="preserve"> </w:t>
                      </w:r>
                      <w:r>
                        <w:rPr>
                          <w:rFonts w:ascii="Verdana"/>
                          <w:i/>
                          <w:color w:val="454C5B"/>
                          <w:w w:val="95"/>
                          <w:sz w:val="17"/>
                        </w:rPr>
                        <w:t>for</w:t>
                      </w:r>
                      <w:r>
                        <w:rPr>
                          <w:rFonts w:ascii="Verdana"/>
                          <w:i/>
                          <w:color w:val="454C5B"/>
                          <w:spacing w:val="-11"/>
                          <w:w w:val="95"/>
                          <w:sz w:val="17"/>
                        </w:rPr>
                        <w:t xml:space="preserve"> </w:t>
                      </w:r>
                      <w:r>
                        <w:rPr>
                          <w:rFonts w:ascii="Verdana"/>
                          <w:i/>
                          <w:color w:val="454C5B"/>
                          <w:w w:val="95"/>
                          <w:sz w:val="17"/>
                        </w:rPr>
                        <w:t>Gen</w:t>
                      </w:r>
                      <w:r>
                        <w:rPr>
                          <w:rFonts w:ascii="Verdana"/>
                          <w:i/>
                          <w:color w:val="454C5B"/>
                          <w:spacing w:val="-11"/>
                          <w:w w:val="95"/>
                          <w:sz w:val="17"/>
                        </w:rPr>
                        <w:t xml:space="preserve"> </w:t>
                      </w:r>
                      <w:r>
                        <w:rPr>
                          <w:rFonts w:ascii="Verdana"/>
                          <w:i/>
                          <w:color w:val="454C5B"/>
                          <w:w w:val="95"/>
                          <w:sz w:val="17"/>
                        </w:rPr>
                        <w:t>AI</w:t>
                      </w:r>
                      <w:r>
                        <w:rPr>
                          <w:rFonts w:ascii="Verdana"/>
                          <w:i/>
                          <w:color w:val="454C5B"/>
                          <w:spacing w:val="-11"/>
                          <w:w w:val="95"/>
                          <w:sz w:val="17"/>
                        </w:rPr>
                        <w:t xml:space="preserve"> </w:t>
                      </w:r>
                      <w:r>
                        <w:rPr>
                          <w:rFonts w:ascii="Verdana"/>
                          <w:i/>
                          <w:color w:val="454C5B"/>
                          <w:w w:val="95"/>
                          <w:sz w:val="17"/>
                        </w:rPr>
                        <w:t>or</w:t>
                      </w:r>
                      <w:r>
                        <w:rPr>
                          <w:rFonts w:ascii="Verdana"/>
                          <w:i/>
                          <w:color w:val="454C5B"/>
                          <w:spacing w:val="-11"/>
                          <w:w w:val="95"/>
                          <w:sz w:val="17"/>
                        </w:rPr>
                        <w:t xml:space="preserve"> </w:t>
                      </w:r>
                      <w:r>
                        <w:rPr>
                          <w:rFonts w:ascii="Verdana"/>
                          <w:i/>
                          <w:color w:val="454C5B"/>
                          <w:w w:val="95"/>
                          <w:sz w:val="17"/>
                        </w:rPr>
                        <w:t>AI-specific</w:t>
                      </w:r>
                      <w:r>
                        <w:rPr>
                          <w:rFonts w:ascii="Verdana"/>
                          <w:i/>
                          <w:color w:val="454C5B"/>
                          <w:spacing w:val="-11"/>
                          <w:w w:val="95"/>
                          <w:sz w:val="17"/>
                        </w:rPr>
                        <w:t xml:space="preserve"> </w:t>
                      </w:r>
                      <w:r>
                        <w:rPr>
                          <w:rFonts w:ascii="Verdana"/>
                          <w:i/>
                          <w:color w:val="454C5B"/>
                          <w:w w:val="95"/>
                          <w:sz w:val="17"/>
                        </w:rPr>
                        <w:t>products</w:t>
                      </w:r>
                      <w:r>
                        <w:rPr>
                          <w:rFonts w:ascii="Verdana"/>
                          <w:i/>
                          <w:color w:val="454C5B"/>
                          <w:spacing w:val="-11"/>
                          <w:w w:val="95"/>
                          <w:sz w:val="17"/>
                        </w:rPr>
                        <w:t xml:space="preserve"> </w:t>
                      </w:r>
                      <w:r>
                        <w:rPr>
                          <w:rFonts w:ascii="Verdana"/>
                          <w:i/>
                          <w:color w:val="454C5B"/>
                          <w:w w:val="95"/>
                          <w:sz w:val="17"/>
                        </w:rPr>
                        <w:t>and</w:t>
                      </w:r>
                      <w:r>
                        <w:rPr>
                          <w:rFonts w:ascii="Verdana"/>
                          <w:i/>
                          <w:color w:val="454C5B"/>
                          <w:spacing w:val="-11"/>
                          <w:w w:val="95"/>
                          <w:sz w:val="17"/>
                        </w:rPr>
                        <w:t xml:space="preserve"> </w:t>
                      </w:r>
                      <w:r>
                        <w:rPr>
                          <w:rFonts w:ascii="Verdana"/>
                          <w:i/>
                          <w:color w:val="454C5B"/>
                          <w:w w:val="95"/>
                          <w:sz w:val="17"/>
                        </w:rPr>
                        <w:t>services?</w:t>
                      </w:r>
                    </w:p>
                    <w:p>
                      <w:pPr>
                        <w:spacing w:before="62" w:line="278" w:lineRule="auto"/>
                        <w:ind w:right="0"/>
                        <w:jc w:val="left"/>
                        <w:rPr>
                          <w:rFonts w:ascii="Verdana"/>
                          <w:i/>
                          <w:color w:val="454C5B"/>
                          <w:w w:val="95"/>
                          <w:sz w:val="17"/>
                        </w:rPr>
                      </w:pPr>
                      <w:r>
                        <w:rPr>
                          <w:rFonts w:hint="eastAsia" w:ascii="Verdana"/>
                          <w:i/>
                          <w:color w:val="454C5B"/>
                          <w:w w:val="95"/>
                          <w:sz w:val="17"/>
                        </w:rPr>
                        <w:t>您是否有针对</w:t>
                      </w:r>
                      <w:r>
                        <w:rPr>
                          <w:rFonts w:hint="eastAsia" w:ascii="Verdana" w:eastAsia="宋体"/>
                          <w:i/>
                          <w:color w:val="454C5B"/>
                          <w:w w:val="95"/>
                          <w:sz w:val="17"/>
                          <w:lang w:val="en-US" w:eastAsia="zh-CN"/>
                        </w:rPr>
                        <w:t>Gen AI</w:t>
                      </w:r>
                      <w:r>
                        <w:rPr>
                          <w:rFonts w:hint="eastAsia" w:ascii="Verdana"/>
                          <w:i/>
                          <w:color w:val="454C5B"/>
                          <w:w w:val="95"/>
                          <w:sz w:val="17"/>
                        </w:rPr>
                        <w:t>或人工智能特定产品和服务设计的评估、</w:t>
                      </w:r>
                      <w:r>
                        <w:rPr>
                          <w:rFonts w:hint="eastAsia" w:ascii="Verdana" w:eastAsia="宋体"/>
                          <w:i/>
                          <w:color w:val="454C5B"/>
                          <w:w w:val="95"/>
                          <w:sz w:val="17"/>
                          <w:lang w:val="en-US" w:eastAsia="zh-CN"/>
                        </w:rPr>
                        <w:t>判定</w:t>
                      </w:r>
                      <w:r>
                        <w:rPr>
                          <w:rFonts w:hint="eastAsia" w:ascii="Verdana"/>
                          <w:i/>
                          <w:color w:val="454C5B"/>
                          <w:w w:val="95"/>
                          <w:sz w:val="17"/>
                        </w:rPr>
                        <w:t>或采购流程？</w:t>
                      </w:r>
                    </w:p>
                    <w:p>
                      <w:pPr>
                        <w:spacing w:before="62" w:line="278" w:lineRule="auto"/>
                        <w:ind w:left="847" w:right="0" w:hanging="328"/>
                        <w:jc w:val="left"/>
                        <w:rPr>
                          <w:rFonts w:ascii="Verdana"/>
                          <w:i/>
                          <w:color w:val="454C5B"/>
                          <w:w w:val="95"/>
                          <w:sz w:val="17"/>
                        </w:rPr>
                      </w:pPr>
                    </w:p>
                  </w:txbxContent>
                </v:textbox>
                <w10:wrap type="topAndBottom"/>
              </v:shape>
            </w:pict>
          </mc:Fallback>
        </mc:AlternateContent>
      </w:r>
    </w:p>
    <w:p>
      <w:pPr>
        <w:pStyle w:val="6"/>
        <w:spacing w:before="8"/>
        <w:rPr>
          <w:sz w:val="10"/>
        </w:rPr>
      </w:pPr>
      <w:r>
        <mc:AlternateContent>
          <mc:Choice Requires="wpg">
            <w:drawing>
              <wp:anchor distT="0" distB="0" distL="114300" distR="114300" simplePos="0" relativeHeight="252061696" behindDoc="1" locked="0" layoutInCell="1" allowOverlap="1">
                <wp:simplePos x="0" y="0"/>
                <wp:positionH relativeFrom="page">
                  <wp:posOffset>1532255</wp:posOffset>
                </wp:positionH>
                <wp:positionV relativeFrom="paragraph">
                  <wp:posOffset>661035</wp:posOffset>
                </wp:positionV>
                <wp:extent cx="1006475" cy="1006475"/>
                <wp:effectExtent l="0" t="0" r="9525" b="9525"/>
                <wp:wrapTopAndBottom/>
                <wp:docPr id="1056" name="组合 1056"/>
                <wp:cNvGraphicFramePr/>
                <a:graphic xmlns:a="http://schemas.openxmlformats.org/drawingml/2006/main">
                  <a:graphicData uri="http://schemas.microsoft.com/office/word/2010/wordprocessingGroup">
                    <wpg:wgp>
                      <wpg:cNvGrpSpPr/>
                      <wpg:grpSpPr>
                        <a:xfrm>
                          <a:off x="0" y="0"/>
                          <a:ext cx="1006475" cy="1006475"/>
                          <a:chOff x="2413" y="1041"/>
                          <a:chExt cx="1585" cy="1585"/>
                        </a:xfrm>
                      </wpg:grpSpPr>
                      <wps:wsp>
                        <wps:cNvPr id="1057" name="任意多边形 265"/>
                        <wps:cNvSpPr/>
                        <wps:spPr>
                          <a:xfrm>
                            <a:off x="2468" y="1041"/>
                            <a:ext cx="1530" cy="1585"/>
                          </a:xfrm>
                          <a:custGeom>
                            <a:avLst/>
                            <a:gdLst/>
                            <a:ahLst/>
                            <a:cxnLst/>
                            <a:pathLst>
                              <a:path w="1530" h="1585">
                                <a:moveTo>
                                  <a:pt x="734" y="0"/>
                                </a:moveTo>
                                <a:lnTo>
                                  <a:pt x="737" y="793"/>
                                </a:lnTo>
                                <a:lnTo>
                                  <a:pt x="0" y="1084"/>
                                </a:lnTo>
                                <a:lnTo>
                                  <a:pt x="30" y="1152"/>
                                </a:lnTo>
                                <a:lnTo>
                                  <a:pt x="67" y="1216"/>
                                </a:lnTo>
                                <a:lnTo>
                                  <a:pt x="108" y="1275"/>
                                </a:lnTo>
                                <a:lnTo>
                                  <a:pt x="155" y="1331"/>
                                </a:lnTo>
                                <a:lnTo>
                                  <a:pt x="206" y="1381"/>
                                </a:lnTo>
                                <a:lnTo>
                                  <a:pt x="262" y="1427"/>
                                </a:lnTo>
                                <a:lnTo>
                                  <a:pt x="321" y="1467"/>
                                </a:lnTo>
                                <a:lnTo>
                                  <a:pt x="384" y="1502"/>
                                </a:lnTo>
                                <a:lnTo>
                                  <a:pt x="450" y="1531"/>
                                </a:lnTo>
                                <a:lnTo>
                                  <a:pt x="519" y="1554"/>
                                </a:lnTo>
                                <a:lnTo>
                                  <a:pt x="590" y="1571"/>
                                </a:lnTo>
                                <a:lnTo>
                                  <a:pt x="662" y="1582"/>
                                </a:lnTo>
                                <a:lnTo>
                                  <a:pt x="737" y="1585"/>
                                </a:lnTo>
                                <a:lnTo>
                                  <a:pt x="812" y="1581"/>
                                </a:lnTo>
                                <a:lnTo>
                                  <a:pt x="886" y="1571"/>
                                </a:lnTo>
                                <a:lnTo>
                                  <a:pt x="958" y="1553"/>
                                </a:lnTo>
                                <a:lnTo>
                                  <a:pt x="1027" y="1529"/>
                                </a:lnTo>
                                <a:lnTo>
                                  <a:pt x="1093" y="1499"/>
                                </a:lnTo>
                                <a:lnTo>
                                  <a:pt x="1156" y="1464"/>
                                </a:lnTo>
                                <a:lnTo>
                                  <a:pt x="1215" y="1423"/>
                                </a:lnTo>
                                <a:lnTo>
                                  <a:pt x="1270" y="1377"/>
                                </a:lnTo>
                                <a:lnTo>
                                  <a:pt x="1321" y="1326"/>
                                </a:lnTo>
                                <a:lnTo>
                                  <a:pt x="1367" y="1271"/>
                                </a:lnTo>
                                <a:lnTo>
                                  <a:pt x="1408" y="1212"/>
                                </a:lnTo>
                                <a:lnTo>
                                  <a:pt x="1443" y="1149"/>
                                </a:lnTo>
                                <a:lnTo>
                                  <a:pt x="1473" y="1083"/>
                                </a:lnTo>
                                <a:lnTo>
                                  <a:pt x="1497" y="1014"/>
                                </a:lnTo>
                                <a:lnTo>
                                  <a:pt x="1515" y="942"/>
                                </a:lnTo>
                                <a:lnTo>
                                  <a:pt x="1525" y="868"/>
                                </a:lnTo>
                                <a:lnTo>
                                  <a:pt x="1529" y="793"/>
                                </a:lnTo>
                                <a:lnTo>
                                  <a:pt x="1525" y="717"/>
                                </a:lnTo>
                                <a:lnTo>
                                  <a:pt x="1515" y="643"/>
                                </a:lnTo>
                                <a:lnTo>
                                  <a:pt x="1497" y="571"/>
                                </a:lnTo>
                                <a:lnTo>
                                  <a:pt x="1473" y="502"/>
                                </a:lnTo>
                                <a:lnTo>
                                  <a:pt x="1443" y="436"/>
                                </a:lnTo>
                                <a:lnTo>
                                  <a:pt x="1408" y="373"/>
                                </a:lnTo>
                                <a:lnTo>
                                  <a:pt x="1367" y="314"/>
                                </a:lnTo>
                                <a:lnTo>
                                  <a:pt x="1321" y="259"/>
                                </a:lnTo>
                                <a:lnTo>
                                  <a:pt x="1270" y="209"/>
                                </a:lnTo>
                                <a:lnTo>
                                  <a:pt x="1215" y="163"/>
                                </a:lnTo>
                                <a:lnTo>
                                  <a:pt x="1156" y="122"/>
                                </a:lnTo>
                                <a:lnTo>
                                  <a:pt x="1093" y="86"/>
                                </a:lnTo>
                                <a:lnTo>
                                  <a:pt x="1027" y="56"/>
                                </a:lnTo>
                                <a:lnTo>
                                  <a:pt x="958" y="32"/>
                                </a:lnTo>
                                <a:lnTo>
                                  <a:pt x="886" y="15"/>
                                </a:lnTo>
                                <a:lnTo>
                                  <a:pt x="812" y="4"/>
                                </a:lnTo>
                                <a:lnTo>
                                  <a:pt x="734" y="0"/>
                                </a:lnTo>
                                <a:close/>
                              </a:path>
                            </a:pathLst>
                          </a:custGeom>
                          <a:solidFill>
                            <a:srgbClr val="FF7A00"/>
                          </a:solidFill>
                          <a:ln>
                            <a:noFill/>
                          </a:ln>
                        </wps:spPr>
                        <wps:bodyPr upright="1"/>
                      </wps:wsp>
                      <wps:wsp>
                        <wps:cNvPr id="1058" name="任意多边形 266"/>
                        <wps:cNvSpPr/>
                        <wps:spPr>
                          <a:xfrm>
                            <a:off x="2413" y="1041"/>
                            <a:ext cx="1585" cy="1585"/>
                          </a:xfrm>
                          <a:custGeom>
                            <a:avLst/>
                            <a:gdLst/>
                            <a:ahLst/>
                            <a:cxnLst/>
                            <a:pathLst>
                              <a:path w="1585" h="1585">
                                <a:moveTo>
                                  <a:pt x="792" y="0"/>
                                </a:moveTo>
                                <a:lnTo>
                                  <a:pt x="716" y="4"/>
                                </a:lnTo>
                                <a:lnTo>
                                  <a:pt x="643" y="15"/>
                                </a:lnTo>
                                <a:lnTo>
                                  <a:pt x="571" y="32"/>
                                </a:lnTo>
                                <a:lnTo>
                                  <a:pt x="502" y="56"/>
                                </a:lnTo>
                                <a:lnTo>
                                  <a:pt x="436" y="86"/>
                                </a:lnTo>
                                <a:lnTo>
                                  <a:pt x="373" y="122"/>
                                </a:lnTo>
                                <a:lnTo>
                                  <a:pt x="314" y="163"/>
                                </a:lnTo>
                                <a:lnTo>
                                  <a:pt x="259" y="209"/>
                                </a:lnTo>
                                <a:lnTo>
                                  <a:pt x="208" y="259"/>
                                </a:lnTo>
                                <a:lnTo>
                                  <a:pt x="162" y="314"/>
                                </a:lnTo>
                                <a:lnTo>
                                  <a:pt x="121" y="374"/>
                                </a:lnTo>
                                <a:lnTo>
                                  <a:pt x="86" y="436"/>
                                </a:lnTo>
                                <a:lnTo>
                                  <a:pt x="56" y="502"/>
                                </a:lnTo>
                                <a:lnTo>
                                  <a:pt x="32" y="571"/>
                                </a:lnTo>
                                <a:lnTo>
                                  <a:pt x="15" y="643"/>
                                </a:lnTo>
                                <a:lnTo>
                                  <a:pt x="4" y="717"/>
                                </a:lnTo>
                                <a:lnTo>
                                  <a:pt x="0" y="793"/>
                                </a:lnTo>
                                <a:lnTo>
                                  <a:pt x="4" y="868"/>
                                </a:lnTo>
                                <a:lnTo>
                                  <a:pt x="15" y="942"/>
                                </a:lnTo>
                                <a:lnTo>
                                  <a:pt x="32" y="1014"/>
                                </a:lnTo>
                                <a:lnTo>
                                  <a:pt x="56" y="1083"/>
                                </a:lnTo>
                                <a:lnTo>
                                  <a:pt x="86" y="1149"/>
                                </a:lnTo>
                                <a:lnTo>
                                  <a:pt x="121" y="1212"/>
                                </a:lnTo>
                                <a:lnTo>
                                  <a:pt x="163" y="1271"/>
                                </a:lnTo>
                                <a:lnTo>
                                  <a:pt x="209" y="1326"/>
                                </a:lnTo>
                                <a:lnTo>
                                  <a:pt x="259" y="1377"/>
                                </a:lnTo>
                                <a:lnTo>
                                  <a:pt x="314" y="1423"/>
                                </a:lnTo>
                                <a:lnTo>
                                  <a:pt x="373" y="1464"/>
                                </a:lnTo>
                                <a:lnTo>
                                  <a:pt x="436" y="1499"/>
                                </a:lnTo>
                                <a:lnTo>
                                  <a:pt x="502" y="1529"/>
                                </a:lnTo>
                                <a:lnTo>
                                  <a:pt x="571" y="1553"/>
                                </a:lnTo>
                                <a:lnTo>
                                  <a:pt x="643" y="1571"/>
                                </a:lnTo>
                                <a:lnTo>
                                  <a:pt x="717" y="1581"/>
                                </a:lnTo>
                                <a:lnTo>
                                  <a:pt x="793" y="1585"/>
                                </a:lnTo>
                                <a:lnTo>
                                  <a:pt x="868" y="1581"/>
                                </a:lnTo>
                                <a:lnTo>
                                  <a:pt x="942" y="1571"/>
                                </a:lnTo>
                                <a:lnTo>
                                  <a:pt x="1014" y="1553"/>
                                </a:lnTo>
                                <a:lnTo>
                                  <a:pt x="1083" y="1529"/>
                                </a:lnTo>
                                <a:lnTo>
                                  <a:pt x="1149" y="1499"/>
                                </a:lnTo>
                                <a:lnTo>
                                  <a:pt x="1212" y="1464"/>
                                </a:lnTo>
                                <a:lnTo>
                                  <a:pt x="1271" y="1423"/>
                                </a:lnTo>
                                <a:lnTo>
                                  <a:pt x="1326" y="1377"/>
                                </a:lnTo>
                                <a:lnTo>
                                  <a:pt x="1377" y="1326"/>
                                </a:lnTo>
                                <a:lnTo>
                                  <a:pt x="1423" y="1271"/>
                                </a:lnTo>
                                <a:lnTo>
                                  <a:pt x="1464" y="1212"/>
                                </a:lnTo>
                                <a:lnTo>
                                  <a:pt x="1499" y="1149"/>
                                </a:lnTo>
                                <a:lnTo>
                                  <a:pt x="1529" y="1083"/>
                                </a:lnTo>
                                <a:lnTo>
                                  <a:pt x="1553" y="1014"/>
                                </a:lnTo>
                                <a:lnTo>
                                  <a:pt x="1571" y="942"/>
                                </a:lnTo>
                                <a:lnTo>
                                  <a:pt x="1581" y="868"/>
                                </a:lnTo>
                                <a:lnTo>
                                  <a:pt x="1585" y="793"/>
                                </a:lnTo>
                                <a:lnTo>
                                  <a:pt x="1581" y="718"/>
                                </a:lnTo>
                                <a:lnTo>
                                  <a:pt x="1571" y="644"/>
                                </a:lnTo>
                                <a:lnTo>
                                  <a:pt x="1554" y="573"/>
                                </a:lnTo>
                                <a:lnTo>
                                  <a:pt x="1530" y="504"/>
                                </a:lnTo>
                                <a:lnTo>
                                  <a:pt x="1501" y="437"/>
                                </a:lnTo>
                                <a:lnTo>
                                  <a:pt x="1465" y="374"/>
                                </a:lnTo>
                                <a:lnTo>
                                  <a:pt x="1424" y="314"/>
                                </a:lnTo>
                                <a:lnTo>
                                  <a:pt x="1377" y="258"/>
                                </a:lnTo>
                                <a:lnTo>
                                  <a:pt x="1325" y="206"/>
                                </a:lnTo>
                                <a:lnTo>
                                  <a:pt x="1269" y="159"/>
                                </a:lnTo>
                                <a:lnTo>
                                  <a:pt x="1207" y="117"/>
                                </a:lnTo>
                                <a:lnTo>
                                  <a:pt x="1142" y="81"/>
                                </a:lnTo>
                                <a:lnTo>
                                  <a:pt x="793" y="793"/>
                                </a:lnTo>
                                <a:lnTo>
                                  <a:pt x="792" y="0"/>
                                </a:lnTo>
                                <a:close/>
                              </a:path>
                            </a:pathLst>
                          </a:custGeom>
                          <a:solidFill>
                            <a:srgbClr val="DCE5EE"/>
                          </a:solidFill>
                          <a:ln>
                            <a:noFill/>
                          </a:ln>
                        </wps:spPr>
                        <wps:bodyPr upright="1"/>
                      </wps:wsp>
                      <wps:wsp>
                        <wps:cNvPr id="1059" name="任意多边形 267"/>
                        <wps:cNvSpPr/>
                        <wps:spPr>
                          <a:xfrm>
                            <a:off x="2662" y="1290"/>
                            <a:ext cx="1087" cy="1087"/>
                          </a:xfrm>
                          <a:custGeom>
                            <a:avLst/>
                            <a:gdLst/>
                            <a:ahLst/>
                            <a:cxnLst/>
                            <a:pathLst>
                              <a:path w="1087" h="1087">
                                <a:moveTo>
                                  <a:pt x="544" y="0"/>
                                </a:moveTo>
                                <a:lnTo>
                                  <a:pt x="470" y="5"/>
                                </a:lnTo>
                                <a:lnTo>
                                  <a:pt x="399" y="20"/>
                                </a:lnTo>
                                <a:lnTo>
                                  <a:pt x="332" y="43"/>
                                </a:lnTo>
                                <a:lnTo>
                                  <a:pt x="269" y="74"/>
                                </a:lnTo>
                                <a:lnTo>
                                  <a:pt x="212" y="113"/>
                                </a:lnTo>
                                <a:lnTo>
                                  <a:pt x="159" y="159"/>
                                </a:lnTo>
                                <a:lnTo>
                                  <a:pt x="113" y="212"/>
                                </a:lnTo>
                                <a:lnTo>
                                  <a:pt x="74" y="269"/>
                                </a:lnTo>
                                <a:lnTo>
                                  <a:pt x="43" y="332"/>
                                </a:lnTo>
                                <a:lnTo>
                                  <a:pt x="20" y="399"/>
                                </a:lnTo>
                                <a:lnTo>
                                  <a:pt x="5" y="470"/>
                                </a:lnTo>
                                <a:lnTo>
                                  <a:pt x="0" y="544"/>
                                </a:lnTo>
                                <a:lnTo>
                                  <a:pt x="5" y="617"/>
                                </a:lnTo>
                                <a:lnTo>
                                  <a:pt x="20" y="688"/>
                                </a:lnTo>
                                <a:lnTo>
                                  <a:pt x="43" y="755"/>
                                </a:lnTo>
                                <a:lnTo>
                                  <a:pt x="74" y="818"/>
                                </a:lnTo>
                                <a:lnTo>
                                  <a:pt x="113" y="876"/>
                                </a:lnTo>
                                <a:lnTo>
                                  <a:pt x="159" y="928"/>
                                </a:lnTo>
                                <a:lnTo>
                                  <a:pt x="212" y="974"/>
                                </a:lnTo>
                                <a:lnTo>
                                  <a:pt x="269" y="1013"/>
                                </a:lnTo>
                                <a:lnTo>
                                  <a:pt x="332" y="1044"/>
                                </a:lnTo>
                                <a:lnTo>
                                  <a:pt x="399" y="1068"/>
                                </a:lnTo>
                                <a:lnTo>
                                  <a:pt x="470" y="1082"/>
                                </a:lnTo>
                                <a:lnTo>
                                  <a:pt x="544" y="1087"/>
                                </a:lnTo>
                                <a:lnTo>
                                  <a:pt x="617" y="1082"/>
                                </a:lnTo>
                                <a:lnTo>
                                  <a:pt x="688" y="1068"/>
                                </a:lnTo>
                                <a:lnTo>
                                  <a:pt x="755" y="1044"/>
                                </a:lnTo>
                                <a:lnTo>
                                  <a:pt x="818" y="1013"/>
                                </a:lnTo>
                                <a:lnTo>
                                  <a:pt x="876" y="974"/>
                                </a:lnTo>
                                <a:lnTo>
                                  <a:pt x="928" y="928"/>
                                </a:lnTo>
                                <a:lnTo>
                                  <a:pt x="974" y="876"/>
                                </a:lnTo>
                                <a:lnTo>
                                  <a:pt x="1013" y="818"/>
                                </a:lnTo>
                                <a:lnTo>
                                  <a:pt x="1044" y="755"/>
                                </a:lnTo>
                                <a:lnTo>
                                  <a:pt x="1068" y="688"/>
                                </a:lnTo>
                                <a:lnTo>
                                  <a:pt x="1082" y="617"/>
                                </a:lnTo>
                                <a:lnTo>
                                  <a:pt x="1087" y="544"/>
                                </a:lnTo>
                                <a:lnTo>
                                  <a:pt x="1082" y="470"/>
                                </a:lnTo>
                                <a:lnTo>
                                  <a:pt x="1068" y="399"/>
                                </a:lnTo>
                                <a:lnTo>
                                  <a:pt x="1044" y="332"/>
                                </a:lnTo>
                                <a:lnTo>
                                  <a:pt x="1013" y="269"/>
                                </a:lnTo>
                                <a:lnTo>
                                  <a:pt x="974" y="212"/>
                                </a:lnTo>
                                <a:lnTo>
                                  <a:pt x="928" y="159"/>
                                </a:lnTo>
                                <a:lnTo>
                                  <a:pt x="876" y="113"/>
                                </a:lnTo>
                                <a:lnTo>
                                  <a:pt x="818" y="74"/>
                                </a:lnTo>
                                <a:lnTo>
                                  <a:pt x="755" y="43"/>
                                </a:lnTo>
                                <a:lnTo>
                                  <a:pt x="688" y="20"/>
                                </a:lnTo>
                                <a:lnTo>
                                  <a:pt x="617" y="5"/>
                                </a:lnTo>
                                <a:lnTo>
                                  <a:pt x="544" y="0"/>
                                </a:lnTo>
                                <a:close/>
                              </a:path>
                            </a:pathLst>
                          </a:custGeom>
                          <a:solidFill>
                            <a:srgbClr val="FFFFFF"/>
                          </a:solidFill>
                          <a:ln>
                            <a:noFill/>
                          </a:ln>
                        </wps:spPr>
                        <wps:bodyPr upright="1"/>
                      </wps:wsp>
                      <wps:wsp>
                        <wps:cNvPr id="1060" name="文本框 268"/>
                        <wps:cNvSpPr txBox="1"/>
                        <wps:spPr>
                          <a:xfrm>
                            <a:off x="2413" y="1041"/>
                            <a:ext cx="1585" cy="1585"/>
                          </a:xfrm>
                          <a:prstGeom prst="rect">
                            <a:avLst/>
                          </a:prstGeom>
                          <a:noFill/>
                          <a:ln>
                            <a:noFill/>
                          </a:ln>
                        </wps:spPr>
                        <wps:txbx>
                          <w:txbxContent>
                            <w:p>
                              <w:pPr>
                                <w:spacing w:before="7" w:line="240" w:lineRule="auto"/>
                                <w:rPr>
                                  <w:sz w:val="50"/>
                                </w:rPr>
                              </w:pPr>
                            </w:p>
                            <w:p>
                              <w:pPr>
                                <w:spacing w:before="1"/>
                                <w:ind w:left="568" w:right="568" w:firstLine="0"/>
                                <w:jc w:val="center"/>
                                <w:rPr>
                                  <w:rFonts w:ascii="Century Gothic"/>
                                  <w:b/>
                                  <w:sz w:val="28"/>
                                </w:rPr>
                              </w:pPr>
                              <w:r>
                                <w:rPr>
                                  <w:rFonts w:ascii="Century Gothic"/>
                                  <w:b/>
                                  <w:color w:val="FF7A00"/>
                                  <w:spacing w:val="-5"/>
                                  <w:w w:val="105"/>
                                  <w:sz w:val="28"/>
                                </w:rPr>
                                <w:t>7%</w:t>
                              </w:r>
                            </w:p>
                          </w:txbxContent>
                        </wps:txbx>
                        <wps:bodyPr lIns="0" tIns="0" rIns="0" bIns="0" upright="1"/>
                      </wps:wsp>
                    </wpg:wgp>
                  </a:graphicData>
                </a:graphic>
              </wp:anchor>
            </w:drawing>
          </mc:Choice>
          <mc:Fallback>
            <w:pict>
              <v:group id="_x0000_s1026" o:spid="_x0000_s1026" o:spt="203" style="position:absolute;left:0pt;margin-left:120.65pt;margin-top:52.05pt;height:79.25pt;width:79.25pt;mso-position-horizontal-relative:page;mso-wrap-distance-bottom:0pt;mso-wrap-distance-top:0pt;z-index:-251254784;mso-width-relative:page;mso-height-relative:page;" coordorigin="2413,1041" coordsize="1585,1585" o:gfxdata="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">
                <o:lock v:ext="edit" aspectratio="f"/>
                <v:shape id="任意多边形 265" o:spid="_x0000_s1026" o:spt="100" style="position:absolute;left:2468;top:1041;height:1585;width:1530;" fillcolor="#FF7A00" filled="t" stroked="f" coordsize="1530,1585" o:gfxdata="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FXZ6r4A&#10;AADdAAAADwAAAAAAAAABACAAAAAiAAAAZHJzL2Rvd25yZXYueG1sUEsBAhQAFAAAAAgAh07iQDMv&#10;BZ47AAAAOQAAABAAAAAAAAAAAQAgAAAADQEAAGRycy9zaGFwZXhtbC54bWxQSwUGAAAAAAYABgBb&#10;AQAAtwMAAAAA&#10;" path="m734,0l737,793,0,1084,30,1152,67,1216,108,1275,155,1331,206,1381,262,1427,321,1467,384,1502,450,1531,519,1554,590,1571,662,1582,737,1585,812,1581,886,1571,958,1553,1027,1529,1093,1499,1156,1464,1215,1423,1270,1377,1321,1326,1367,1271,1408,1212,1443,1149,1473,1083,1497,1014,1515,942,1525,868,1529,793,1525,717,1515,643,1497,571,1473,502,1443,436,1408,373,1367,314,1321,259,1270,209,1215,163,1156,122,1093,86,1027,56,958,32,886,15,812,4,734,0xe">
                  <v:fill on="t" focussize="0,0"/>
                  <v:stroke on="f"/>
                  <v:imagedata o:title=""/>
                  <o:lock v:ext="edit" aspectratio="f"/>
                </v:shape>
                <v:shape id="任意多边形 266" o:spid="_x0000_s1026" o:spt="100" style="position:absolute;left:2413;top:1041;height:1585;width:1585;" fillcolor="#DCE5EE" filled="t" stroked="f" coordsize="1585,1585" o:gfxdata="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tb6e/&#10;AAAA3QAAAA8AAAAAAAAAAQAgAAAAIgAAAGRycy9kb3ducmV2LnhtbFBLAQIUABQAAAAIAIdO4kAz&#10;LwWeOwAAADkAAAAQAAAAAAAAAAEAIAAAAA4BAABkcnMvc2hhcGV4bWwueG1sUEsFBgAAAAAGAAYA&#10;WwEAALgDAAAAAA==&#10;" path="m792,0l716,4,643,15,571,32,502,56,436,86,373,122,314,163,259,209,208,259,162,314,121,374,86,436,56,502,32,571,15,643,4,717,0,793,4,868,15,942,32,1014,56,1083,86,1149,121,1212,163,1271,209,1326,259,1377,314,1423,373,1464,436,1499,502,1529,571,1553,643,1571,717,1581,793,1585,868,1581,942,1571,1014,1553,1083,1529,1149,1499,1212,1464,1271,1423,1326,1377,1377,1326,1423,1271,1464,1212,1499,1149,1529,1083,1553,1014,1571,942,1581,868,1585,793,1581,718,1571,644,1554,573,1530,504,1501,437,1465,374,1424,314,1377,258,1325,206,1269,159,1207,117,1142,81,793,793,792,0xe">
                  <v:fill on="t" focussize="0,0"/>
                  <v:stroke on="f"/>
                  <v:imagedata o:title=""/>
                  <o:lock v:ext="edit" aspectratio="f"/>
                </v:shape>
                <v:shape id="任意多边形 267" o:spid="_x0000_s1026" o:spt="100" style="position:absolute;left:2662;top:1290;height:1087;width:1087;" fillcolor="#FFFFFF" filled="t" stroked="f" coordsize="1087,1087" o:gfxdata="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6WHC8AAAA&#10;3QAAAA8AAAAAAAAAAQAgAAAAIgAAAGRycy9kb3ducmV2LnhtbFBLAQIUABQAAAAIAIdO4kAzLwWe&#10;OwAAADkAAAAQAAAAAAAAAAEAIAAAAAsBAABkcnMvc2hhcGV4bWwueG1sUEsFBgAAAAAGAAYAWwEA&#10;ALUDAAAAAA==&#10;" path="m544,0l470,5,399,20,332,43,269,74,212,113,159,159,113,212,74,269,43,332,20,399,5,470,0,544,5,617,20,688,43,755,74,818,113,876,159,928,212,974,269,1013,332,1044,399,1068,470,1082,544,1087,617,1082,688,1068,755,1044,818,1013,876,974,928,928,974,876,1013,818,1044,755,1068,688,1082,617,1087,544,1082,470,1068,399,1044,332,1013,269,974,212,928,159,876,113,818,74,755,43,688,20,617,5,544,0xe">
                  <v:fill on="t" focussize="0,0"/>
                  <v:stroke on="f"/>
                  <v:imagedata o:title=""/>
                  <o:lock v:ext="edit" aspectratio="f"/>
                </v:shape>
                <v:shape id="文本框 268" o:spid="_x0000_s1026" o:spt="202" type="#_x0000_t202" style="position:absolute;left:2413;top:1041;height:1585;width:1585;" filled="f" stroked="f" coordsize="21600,21600" o:gfxdata="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Jw5q&#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before="7" w:line="240" w:lineRule="auto"/>
                          <w:rPr>
                            <w:sz w:val="50"/>
                          </w:rPr>
                        </w:pPr>
                      </w:p>
                      <w:p>
                        <w:pPr>
                          <w:spacing w:before="1"/>
                          <w:ind w:left="568" w:right="568" w:firstLine="0"/>
                          <w:jc w:val="center"/>
                          <w:rPr>
                            <w:rFonts w:ascii="Century Gothic"/>
                            <w:b/>
                            <w:sz w:val="28"/>
                          </w:rPr>
                        </w:pPr>
                        <w:r>
                          <w:rPr>
                            <w:rFonts w:ascii="Century Gothic"/>
                            <w:b/>
                            <w:color w:val="FF7A00"/>
                            <w:spacing w:val="-5"/>
                            <w:w w:val="105"/>
                            <w:sz w:val="28"/>
                          </w:rPr>
                          <w:t>7%</w:t>
                        </w:r>
                      </w:p>
                    </w:txbxContent>
                  </v:textbox>
                </v:shape>
                <w10:wrap type="topAndBottom"/>
              </v:group>
            </w:pict>
          </mc:Fallback>
        </mc:AlternateContent>
      </w:r>
      <w:r>
        <mc:AlternateContent>
          <mc:Choice Requires="wpg">
            <w:drawing>
              <wp:anchor distT="0" distB="0" distL="114300" distR="114300" simplePos="0" relativeHeight="252061696" behindDoc="1" locked="0" layoutInCell="1" allowOverlap="1">
                <wp:simplePos x="0" y="0"/>
                <wp:positionH relativeFrom="page">
                  <wp:posOffset>2759710</wp:posOffset>
                </wp:positionH>
                <wp:positionV relativeFrom="paragraph">
                  <wp:posOffset>654685</wp:posOffset>
                </wp:positionV>
                <wp:extent cx="1012825" cy="1019175"/>
                <wp:effectExtent l="0" t="0" r="3175" b="9525"/>
                <wp:wrapTopAndBottom/>
                <wp:docPr id="1061" name="组合 1061"/>
                <wp:cNvGraphicFramePr/>
                <a:graphic xmlns:a="http://schemas.openxmlformats.org/drawingml/2006/main">
                  <a:graphicData uri="http://schemas.microsoft.com/office/word/2010/wordprocessingGroup">
                    <wpg:wgp>
                      <wpg:cNvGrpSpPr/>
                      <wpg:grpSpPr>
                        <a:xfrm>
                          <a:off x="0" y="0"/>
                          <a:ext cx="1012825" cy="1019175"/>
                          <a:chOff x="4346" y="1031"/>
                          <a:chExt cx="1595" cy="1605"/>
                        </a:xfrm>
                      </wpg:grpSpPr>
                      <wps:wsp>
                        <wps:cNvPr id="1062" name="任意多边形 270"/>
                        <wps:cNvSpPr/>
                        <wps:spPr>
                          <a:xfrm>
                            <a:off x="4411" y="1041"/>
                            <a:ext cx="1530" cy="1585"/>
                          </a:xfrm>
                          <a:custGeom>
                            <a:avLst/>
                            <a:gdLst/>
                            <a:ahLst/>
                            <a:cxnLst/>
                            <a:pathLst>
                              <a:path w="1530" h="1585">
                                <a:moveTo>
                                  <a:pt x="734" y="0"/>
                                </a:moveTo>
                                <a:lnTo>
                                  <a:pt x="737" y="793"/>
                                </a:lnTo>
                                <a:lnTo>
                                  <a:pt x="0" y="1084"/>
                                </a:lnTo>
                                <a:lnTo>
                                  <a:pt x="30" y="1152"/>
                                </a:lnTo>
                                <a:lnTo>
                                  <a:pt x="66" y="1216"/>
                                </a:lnTo>
                                <a:lnTo>
                                  <a:pt x="108" y="1275"/>
                                </a:lnTo>
                                <a:lnTo>
                                  <a:pt x="155" y="1331"/>
                                </a:lnTo>
                                <a:lnTo>
                                  <a:pt x="206" y="1381"/>
                                </a:lnTo>
                                <a:lnTo>
                                  <a:pt x="262" y="1427"/>
                                </a:lnTo>
                                <a:lnTo>
                                  <a:pt x="321" y="1467"/>
                                </a:lnTo>
                                <a:lnTo>
                                  <a:pt x="384" y="1502"/>
                                </a:lnTo>
                                <a:lnTo>
                                  <a:pt x="450" y="1531"/>
                                </a:lnTo>
                                <a:lnTo>
                                  <a:pt x="519" y="1554"/>
                                </a:lnTo>
                                <a:lnTo>
                                  <a:pt x="590" y="1571"/>
                                </a:lnTo>
                                <a:lnTo>
                                  <a:pt x="662" y="1582"/>
                                </a:lnTo>
                                <a:lnTo>
                                  <a:pt x="737" y="1585"/>
                                </a:lnTo>
                                <a:lnTo>
                                  <a:pt x="812" y="1581"/>
                                </a:lnTo>
                                <a:lnTo>
                                  <a:pt x="886" y="1571"/>
                                </a:lnTo>
                                <a:lnTo>
                                  <a:pt x="958" y="1553"/>
                                </a:lnTo>
                                <a:lnTo>
                                  <a:pt x="1027" y="1529"/>
                                </a:lnTo>
                                <a:lnTo>
                                  <a:pt x="1093" y="1499"/>
                                </a:lnTo>
                                <a:lnTo>
                                  <a:pt x="1156" y="1464"/>
                                </a:lnTo>
                                <a:lnTo>
                                  <a:pt x="1215" y="1423"/>
                                </a:lnTo>
                                <a:lnTo>
                                  <a:pt x="1270" y="1377"/>
                                </a:lnTo>
                                <a:lnTo>
                                  <a:pt x="1321" y="1326"/>
                                </a:lnTo>
                                <a:lnTo>
                                  <a:pt x="1367" y="1271"/>
                                </a:lnTo>
                                <a:lnTo>
                                  <a:pt x="1408" y="1212"/>
                                </a:lnTo>
                                <a:lnTo>
                                  <a:pt x="1443" y="1149"/>
                                </a:lnTo>
                                <a:lnTo>
                                  <a:pt x="1473" y="1083"/>
                                </a:lnTo>
                                <a:lnTo>
                                  <a:pt x="1497" y="1014"/>
                                </a:lnTo>
                                <a:lnTo>
                                  <a:pt x="1515" y="942"/>
                                </a:lnTo>
                                <a:lnTo>
                                  <a:pt x="1525" y="868"/>
                                </a:lnTo>
                                <a:lnTo>
                                  <a:pt x="1529" y="793"/>
                                </a:lnTo>
                                <a:lnTo>
                                  <a:pt x="1525" y="717"/>
                                </a:lnTo>
                                <a:lnTo>
                                  <a:pt x="1515" y="643"/>
                                </a:lnTo>
                                <a:lnTo>
                                  <a:pt x="1497" y="571"/>
                                </a:lnTo>
                                <a:lnTo>
                                  <a:pt x="1473" y="502"/>
                                </a:lnTo>
                                <a:lnTo>
                                  <a:pt x="1443" y="436"/>
                                </a:lnTo>
                                <a:lnTo>
                                  <a:pt x="1408" y="373"/>
                                </a:lnTo>
                                <a:lnTo>
                                  <a:pt x="1367" y="314"/>
                                </a:lnTo>
                                <a:lnTo>
                                  <a:pt x="1321" y="259"/>
                                </a:lnTo>
                                <a:lnTo>
                                  <a:pt x="1270" y="209"/>
                                </a:lnTo>
                                <a:lnTo>
                                  <a:pt x="1215" y="163"/>
                                </a:lnTo>
                                <a:lnTo>
                                  <a:pt x="1156" y="122"/>
                                </a:lnTo>
                                <a:lnTo>
                                  <a:pt x="1093" y="86"/>
                                </a:lnTo>
                                <a:lnTo>
                                  <a:pt x="1027" y="56"/>
                                </a:lnTo>
                                <a:lnTo>
                                  <a:pt x="958" y="32"/>
                                </a:lnTo>
                                <a:lnTo>
                                  <a:pt x="886" y="15"/>
                                </a:lnTo>
                                <a:lnTo>
                                  <a:pt x="812" y="4"/>
                                </a:lnTo>
                                <a:lnTo>
                                  <a:pt x="734" y="0"/>
                                </a:lnTo>
                                <a:close/>
                              </a:path>
                            </a:pathLst>
                          </a:custGeom>
                          <a:solidFill>
                            <a:srgbClr val="FF7A00"/>
                          </a:solidFill>
                          <a:ln>
                            <a:noFill/>
                          </a:ln>
                        </wps:spPr>
                        <wps:bodyPr upright="1"/>
                      </wps:wsp>
                      <wps:wsp>
                        <wps:cNvPr id="1063" name="任意多边形 271"/>
                        <wps:cNvSpPr/>
                        <wps:spPr>
                          <a:xfrm>
                            <a:off x="4356" y="1041"/>
                            <a:ext cx="935" cy="1585"/>
                          </a:xfrm>
                          <a:custGeom>
                            <a:avLst/>
                            <a:gdLst/>
                            <a:ahLst/>
                            <a:cxnLst/>
                            <a:pathLst>
                              <a:path w="935" h="1585">
                                <a:moveTo>
                                  <a:pt x="792" y="0"/>
                                </a:moveTo>
                                <a:lnTo>
                                  <a:pt x="716" y="4"/>
                                </a:lnTo>
                                <a:lnTo>
                                  <a:pt x="642" y="15"/>
                                </a:lnTo>
                                <a:lnTo>
                                  <a:pt x="571" y="32"/>
                                </a:lnTo>
                                <a:lnTo>
                                  <a:pt x="502" y="56"/>
                                </a:lnTo>
                                <a:lnTo>
                                  <a:pt x="436" y="86"/>
                                </a:lnTo>
                                <a:lnTo>
                                  <a:pt x="373" y="122"/>
                                </a:lnTo>
                                <a:lnTo>
                                  <a:pt x="314" y="163"/>
                                </a:lnTo>
                                <a:lnTo>
                                  <a:pt x="259" y="209"/>
                                </a:lnTo>
                                <a:lnTo>
                                  <a:pt x="208" y="259"/>
                                </a:lnTo>
                                <a:lnTo>
                                  <a:pt x="162" y="314"/>
                                </a:lnTo>
                                <a:lnTo>
                                  <a:pt x="121" y="374"/>
                                </a:lnTo>
                                <a:lnTo>
                                  <a:pt x="86" y="436"/>
                                </a:lnTo>
                                <a:lnTo>
                                  <a:pt x="56" y="502"/>
                                </a:lnTo>
                                <a:lnTo>
                                  <a:pt x="32" y="571"/>
                                </a:lnTo>
                                <a:lnTo>
                                  <a:pt x="14" y="643"/>
                                </a:lnTo>
                                <a:lnTo>
                                  <a:pt x="4" y="717"/>
                                </a:lnTo>
                                <a:lnTo>
                                  <a:pt x="0" y="793"/>
                                </a:lnTo>
                                <a:lnTo>
                                  <a:pt x="4" y="868"/>
                                </a:lnTo>
                                <a:lnTo>
                                  <a:pt x="14" y="942"/>
                                </a:lnTo>
                                <a:lnTo>
                                  <a:pt x="32" y="1014"/>
                                </a:lnTo>
                                <a:lnTo>
                                  <a:pt x="56" y="1083"/>
                                </a:lnTo>
                                <a:lnTo>
                                  <a:pt x="86" y="1149"/>
                                </a:lnTo>
                                <a:lnTo>
                                  <a:pt x="121" y="1212"/>
                                </a:lnTo>
                                <a:lnTo>
                                  <a:pt x="162" y="1271"/>
                                </a:lnTo>
                                <a:lnTo>
                                  <a:pt x="208" y="1326"/>
                                </a:lnTo>
                                <a:lnTo>
                                  <a:pt x="259" y="1377"/>
                                </a:lnTo>
                                <a:lnTo>
                                  <a:pt x="314" y="1423"/>
                                </a:lnTo>
                                <a:lnTo>
                                  <a:pt x="373" y="1464"/>
                                </a:lnTo>
                                <a:lnTo>
                                  <a:pt x="436" y="1499"/>
                                </a:lnTo>
                                <a:lnTo>
                                  <a:pt x="502" y="1529"/>
                                </a:lnTo>
                                <a:lnTo>
                                  <a:pt x="571" y="1553"/>
                                </a:lnTo>
                                <a:lnTo>
                                  <a:pt x="643" y="1571"/>
                                </a:lnTo>
                                <a:lnTo>
                                  <a:pt x="717" y="1581"/>
                                </a:lnTo>
                                <a:lnTo>
                                  <a:pt x="793" y="1585"/>
                                </a:lnTo>
                                <a:lnTo>
                                  <a:pt x="828" y="1584"/>
                                </a:lnTo>
                                <a:lnTo>
                                  <a:pt x="864" y="1582"/>
                                </a:lnTo>
                                <a:lnTo>
                                  <a:pt x="900" y="1578"/>
                                </a:lnTo>
                                <a:lnTo>
                                  <a:pt x="935" y="1572"/>
                                </a:lnTo>
                                <a:lnTo>
                                  <a:pt x="793" y="793"/>
                                </a:lnTo>
                                <a:lnTo>
                                  <a:pt x="792" y="0"/>
                                </a:lnTo>
                                <a:close/>
                              </a:path>
                            </a:pathLst>
                          </a:custGeom>
                          <a:solidFill>
                            <a:srgbClr val="DCE5EE"/>
                          </a:solidFill>
                          <a:ln>
                            <a:noFill/>
                          </a:ln>
                        </wps:spPr>
                        <wps:bodyPr upright="1"/>
                      </wps:wsp>
                      <wps:wsp>
                        <wps:cNvPr id="1064" name="任意多边形 272"/>
                        <wps:cNvSpPr/>
                        <wps:spPr>
                          <a:xfrm>
                            <a:off x="4356" y="1041"/>
                            <a:ext cx="935" cy="1585"/>
                          </a:xfrm>
                          <a:custGeom>
                            <a:avLst/>
                            <a:gdLst/>
                            <a:ahLst/>
                            <a:cxnLst/>
                            <a:pathLst>
                              <a:path w="935" h="1585">
                                <a:moveTo>
                                  <a:pt x="793" y="793"/>
                                </a:moveTo>
                                <a:lnTo>
                                  <a:pt x="935" y="1572"/>
                                </a:lnTo>
                                <a:lnTo>
                                  <a:pt x="900" y="1578"/>
                                </a:lnTo>
                                <a:lnTo>
                                  <a:pt x="864" y="1582"/>
                                </a:lnTo>
                                <a:lnTo>
                                  <a:pt x="828" y="1584"/>
                                </a:lnTo>
                                <a:lnTo>
                                  <a:pt x="793" y="1585"/>
                                </a:lnTo>
                                <a:lnTo>
                                  <a:pt x="717" y="1581"/>
                                </a:lnTo>
                                <a:lnTo>
                                  <a:pt x="643" y="1571"/>
                                </a:lnTo>
                                <a:lnTo>
                                  <a:pt x="571" y="1553"/>
                                </a:lnTo>
                                <a:lnTo>
                                  <a:pt x="502" y="1529"/>
                                </a:lnTo>
                                <a:lnTo>
                                  <a:pt x="436" y="1499"/>
                                </a:lnTo>
                                <a:lnTo>
                                  <a:pt x="373" y="1464"/>
                                </a:lnTo>
                                <a:lnTo>
                                  <a:pt x="314" y="1423"/>
                                </a:lnTo>
                                <a:lnTo>
                                  <a:pt x="259" y="1377"/>
                                </a:lnTo>
                                <a:lnTo>
                                  <a:pt x="208" y="1326"/>
                                </a:lnTo>
                                <a:lnTo>
                                  <a:pt x="162" y="1271"/>
                                </a:lnTo>
                                <a:lnTo>
                                  <a:pt x="121" y="1212"/>
                                </a:lnTo>
                                <a:lnTo>
                                  <a:pt x="86" y="1149"/>
                                </a:lnTo>
                                <a:lnTo>
                                  <a:pt x="56" y="1083"/>
                                </a:lnTo>
                                <a:lnTo>
                                  <a:pt x="32" y="1014"/>
                                </a:lnTo>
                                <a:lnTo>
                                  <a:pt x="14" y="942"/>
                                </a:lnTo>
                                <a:lnTo>
                                  <a:pt x="4" y="868"/>
                                </a:lnTo>
                                <a:lnTo>
                                  <a:pt x="0" y="793"/>
                                </a:lnTo>
                                <a:lnTo>
                                  <a:pt x="4" y="717"/>
                                </a:lnTo>
                                <a:lnTo>
                                  <a:pt x="14" y="643"/>
                                </a:lnTo>
                                <a:lnTo>
                                  <a:pt x="32" y="571"/>
                                </a:lnTo>
                                <a:lnTo>
                                  <a:pt x="56" y="502"/>
                                </a:lnTo>
                                <a:lnTo>
                                  <a:pt x="86" y="436"/>
                                </a:lnTo>
                                <a:lnTo>
                                  <a:pt x="121" y="374"/>
                                </a:lnTo>
                                <a:lnTo>
                                  <a:pt x="162" y="314"/>
                                </a:lnTo>
                                <a:lnTo>
                                  <a:pt x="208" y="259"/>
                                </a:lnTo>
                                <a:lnTo>
                                  <a:pt x="259" y="209"/>
                                </a:lnTo>
                                <a:lnTo>
                                  <a:pt x="314" y="163"/>
                                </a:lnTo>
                                <a:lnTo>
                                  <a:pt x="373" y="122"/>
                                </a:lnTo>
                                <a:lnTo>
                                  <a:pt x="436" y="86"/>
                                </a:lnTo>
                                <a:lnTo>
                                  <a:pt x="502" y="56"/>
                                </a:lnTo>
                                <a:lnTo>
                                  <a:pt x="571" y="32"/>
                                </a:lnTo>
                                <a:lnTo>
                                  <a:pt x="642" y="15"/>
                                </a:lnTo>
                                <a:lnTo>
                                  <a:pt x="716" y="4"/>
                                </a:lnTo>
                                <a:lnTo>
                                  <a:pt x="792" y="0"/>
                                </a:lnTo>
                                <a:lnTo>
                                  <a:pt x="793" y="793"/>
                                </a:lnTo>
                                <a:close/>
                              </a:path>
                            </a:pathLst>
                          </a:custGeom>
                          <a:noFill/>
                          <a:ln w="12700" cap="flat" cmpd="sng">
                            <a:solidFill>
                              <a:srgbClr val="FFFFFF"/>
                            </a:solidFill>
                            <a:prstDash val="solid"/>
                            <a:headEnd type="none" w="med" len="med"/>
                            <a:tailEnd type="none" w="med" len="med"/>
                          </a:ln>
                        </wps:spPr>
                        <wps:bodyPr upright="1"/>
                      </wps:wsp>
                      <wps:wsp>
                        <wps:cNvPr id="1065" name="任意多边形 273"/>
                        <wps:cNvSpPr/>
                        <wps:spPr>
                          <a:xfrm>
                            <a:off x="4605" y="1290"/>
                            <a:ext cx="1087" cy="1087"/>
                          </a:xfrm>
                          <a:custGeom>
                            <a:avLst/>
                            <a:gdLst/>
                            <a:ahLst/>
                            <a:cxnLst/>
                            <a:pathLst>
                              <a:path w="1087" h="1087">
                                <a:moveTo>
                                  <a:pt x="544" y="0"/>
                                </a:moveTo>
                                <a:lnTo>
                                  <a:pt x="470" y="5"/>
                                </a:lnTo>
                                <a:lnTo>
                                  <a:pt x="399" y="20"/>
                                </a:lnTo>
                                <a:lnTo>
                                  <a:pt x="332" y="43"/>
                                </a:lnTo>
                                <a:lnTo>
                                  <a:pt x="269" y="74"/>
                                </a:lnTo>
                                <a:lnTo>
                                  <a:pt x="211" y="113"/>
                                </a:lnTo>
                                <a:lnTo>
                                  <a:pt x="159" y="159"/>
                                </a:lnTo>
                                <a:lnTo>
                                  <a:pt x="113" y="212"/>
                                </a:lnTo>
                                <a:lnTo>
                                  <a:pt x="74" y="269"/>
                                </a:lnTo>
                                <a:lnTo>
                                  <a:pt x="43" y="332"/>
                                </a:lnTo>
                                <a:lnTo>
                                  <a:pt x="20" y="399"/>
                                </a:lnTo>
                                <a:lnTo>
                                  <a:pt x="5" y="470"/>
                                </a:lnTo>
                                <a:lnTo>
                                  <a:pt x="0" y="544"/>
                                </a:lnTo>
                                <a:lnTo>
                                  <a:pt x="5" y="617"/>
                                </a:lnTo>
                                <a:lnTo>
                                  <a:pt x="20" y="688"/>
                                </a:lnTo>
                                <a:lnTo>
                                  <a:pt x="43" y="755"/>
                                </a:lnTo>
                                <a:lnTo>
                                  <a:pt x="74" y="818"/>
                                </a:lnTo>
                                <a:lnTo>
                                  <a:pt x="113" y="876"/>
                                </a:lnTo>
                                <a:lnTo>
                                  <a:pt x="159" y="928"/>
                                </a:lnTo>
                                <a:lnTo>
                                  <a:pt x="211" y="974"/>
                                </a:lnTo>
                                <a:lnTo>
                                  <a:pt x="269" y="1013"/>
                                </a:lnTo>
                                <a:lnTo>
                                  <a:pt x="332" y="1044"/>
                                </a:lnTo>
                                <a:lnTo>
                                  <a:pt x="399" y="1068"/>
                                </a:lnTo>
                                <a:lnTo>
                                  <a:pt x="470" y="1082"/>
                                </a:lnTo>
                                <a:lnTo>
                                  <a:pt x="544" y="1087"/>
                                </a:lnTo>
                                <a:lnTo>
                                  <a:pt x="617" y="1082"/>
                                </a:lnTo>
                                <a:lnTo>
                                  <a:pt x="688" y="1068"/>
                                </a:lnTo>
                                <a:lnTo>
                                  <a:pt x="755" y="1044"/>
                                </a:lnTo>
                                <a:lnTo>
                                  <a:pt x="818" y="1013"/>
                                </a:lnTo>
                                <a:lnTo>
                                  <a:pt x="876" y="974"/>
                                </a:lnTo>
                                <a:lnTo>
                                  <a:pt x="928" y="928"/>
                                </a:lnTo>
                                <a:lnTo>
                                  <a:pt x="974" y="876"/>
                                </a:lnTo>
                                <a:lnTo>
                                  <a:pt x="1013" y="818"/>
                                </a:lnTo>
                                <a:lnTo>
                                  <a:pt x="1044" y="755"/>
                                </a:lnTo>
                                <a:lnTo>
                                  <a:pt x="1068" y="688"/>
                                </a:lnTo>
                                <a:lnTo>
                                  <a:pt x="1082" y="617"/>
                                </a:lnTo>
                                <a:lnTo>
                                  <a:pt x="1087" y="544"/>
                                </a:lnTo>
                                <a:lnTo>
                                  <a:pt x="1082" y="470"/>
                                </a:lnTo>
                                <a:lnTo>
                                  <a:pt x="1068" y="399"/>
                                </a:lnTo>
                                <a:lnTo>
                                  <a:pt x="1044" y="332"/>
                                </a:lnTo>
                                <a:lnTo>
                                  <a:pt x="1013" y="269"/>
                                </a:lnTo>
                                <a:lnTo>
                                  <a:pt x="974" y="212"/>
                                </a:lnTo>
                                <a:lnTo>
                                  <a:pt x="928" y="159"/>
                                </a:lnTo>
                                <a:lnTo>
                                  <a:pt x="876" y="113"/>
                                </a:lnTo>
                                <a:lnTo>
                                  <a:pt x="818" y="74"/>
                                </a:lnTo>
                                <a:lnTo>
                                  <a:pt x="755" y="43"/>
                                </a:lnTo>
                                <a:lnTo>
                                  <a:pt x="688" y="20"/>
                                </a:lnTo>
                                <a:lnTo>
                                  <a:pt x="617" y="5"/>
                                </a:lnTo>
                                <a:lnTo>
                                  <a:pt x="544" y="0"/>
                                </a:lnTo>
                                <a:close/>
                              </a:path>
                            </a:pathLst>
                          </a:custGeom>
                          <a:solidFill>
                            <a:srgbClr val="FFFFFF"/>
                          </a:solidFill>
                          <a:ln>
                            <a:noFill/>
                          </a:ln>
                        </wps:spPr>
                        <wps:bodyPr upright="1"/>
                      </wps:wsp>
                      <wps:wsp>
                        <wps:cNvPr id="1066" name="文本框 274"/>
                        <wps:cNvSpPr txBox="1"/>
                        <wps:spPr>
                          <a:xfrm>
                            <a:off x="4346" y="1031"/>
                            <a:ext cx="1595" cy="1605"/>
                          </a:xfrm>
                          <a:prstGeom prst="rect">
                            <a:avLst/>
                          </a:prstGeom>
                          <a:noFill/>
                          <a:ln>
                            <a:noFill/>
                          </a:ln>
                        </wps:spPr>
                        <wps:txbx>
                          <w:txbxContent>
                            <w:p>
                              <w:pPr>
                                <w:spacing w:before="5" w:line="240" w:lineRule="auto"/>
                                <w:rPr>
                                  <w:sz w:val="51"/>
                                </w:rPr>
                              </w:pPr>
                            </w:p>
                            <w:p>
                              <w:pPr>
                                <w:spacing w:before="0"/>
                                <w:ind w:left="501" w:right="0" w:firstLine="0"/>
                                <w:jc w:val="left"/>
                                <w:rPr>
                                  <w:rFonts w:ascii="Century Gothic"/>
                                  <w:b/>
                                  <w:sz w:val="28"/>
                                </w:rPr>
                              </w:pPr>
                              <w:r>
                                <w:rPr>
                                  <w:rFonts w:ascii="Century Gothic"/>
                                  <w:b/>
                                  <w:color w:val="FF7A00"/>
                                  <w:spacing w:val="-5"/>
                                  <w:w w:val="110"/>
                                  <w:sz w:val="28"/>
                                </w:rPr>
                                <w:t>47%</w:t>
                              </w:r>
                            </w:p>
                          </w:txbxContent>
                        </wps:txbx>
                        <wps:bodyPr lIns="0" tIns="0" rIns="0" bIns="0" upright="1"/>
                      </wps:wsp>
                    </wpg:wgp>
                  </a:graphicData>
                </a:graphic>
              </wp:anchor>
            </w:drawing>
          </mc:Choice>
          <mc:Fallback>
            <w:pict>
              <v:group id="_x0000_s1026" o:spid="_x0000_s1026" o:spt="203" style="position:absolute;left:0pt;margin-left:217.3pt;margin-top:51.55pt;height:80.25pt;width:79.75pt;mso-position-horizontal-relative:page;mso-wrap-distance-bottom:0pt;mso-wrap-distance-top:0pt;z-index:-251254784;mso-width-relative:page;mso-height-relative:page;" coordorigin="4346,1031" coordsize="1595,1605" o:gfxdata="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">
                <o:lock v:ext="edit" aspectratio="f"/>
                <v:shape id="任意多边形 270" o:spid="_x0000_s1026" o:spt="100" style="position:absolute;left:4411;top:1041;height:1585;width:1530;" fillcolor="#FF7A00" filled="t" stroked="f" coordsize="1530,1585" o:gfxdata="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rDPvQAA&#10;AN0AAAAPAAAAAAAAAAEAIAAAACIAAABkcnMvZG93bnJldi54bWxQSwECFAAUAAAACACHTuJAMy8F&#10;njsAAAA5AAAAEAAAAAAAAAABACAAAAAMAQAAZHJzL3NoYXBleG1sLnhtbFBLBQYAAAAABgAGAFsB&#10;AAC2AwAAAAA=&#10;" path="m734,0l737,793,0,1084,30,1152,66,1216,108,1275,155,1331,206,1381,262,1427,321,1467,384,1502,450,1531,519,1554,590,1571,662,1582,737,1585,812,1581,886,1571,958,1553,1027,1529,1093,1499,1156,1464,1215,1423,1270,1377,1321,1326,1367,1271,1408,1212,1443,1149,1473,1083,1497,1014,1515,942,1525,868,1529,793,1525,717,1515,643,1497,571,1473,502,1443,436,1408,373,1367,314,1321,259,1270,209,1215,163,1156,122,1093,86,1027,56,958,32,886,15,812,4,734,0xe">
                  <v:fill on="t" focussize="0,0"/>
                  <v:stroke on="f"/>
                  <v:imagedata o:title=""/>
                  <o:lock v:ext="edit" aspectratio="f"/>
                </v:shape>
                <v:shape id="任意多边形 271" o:spid="_x0000_s1026" o:spt="100" style="position:absolute;left:4356;top:1041;height:1585;width:935;" fillcolor="#DCE5EE" filled="t" stroked="f" coordsize="935,1585" o:gfxdata="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vMbS8AAAA&#10;3QAAAA8AAAAAAAAAAQAgAAAAIgAAAGRycy9kb3ducmV2LnhtbFBLAQIUABQAAAAIAIdO4kAzLwWe&#10;OwAAADkAAAAQAAAAAAAAAAEAIAAAAAsBAABkcnMvc2hhcGV4bWwueG1sUEsFBgAAAAAGAAYAWwEA&#10;ALUDAAAAAA==&#10;" path="m792,0l716,4,642,15,571,32,502,56,436,86,373,122,314,163,259,209,208,259,162,314,121,374,86,436,56,502,32,571,14,643,4,717,0,793,4,868,14,942,32,1014,56,1083,86,1149,121,1212,162,1271,208,1326,259,1377,314,1423,373,1464,436,1499,502,1529,571,1553,643,1571,717,1581,793,1585,828,1584,864,1582,900,1578,935,1572,793,793,792,0xe">
                  <v:fill on="t" focussize="0,0"/>
                  <v:stroke on="f"/>
                  <v:imagedata o:title=""/>
                  <o:lock v:ext="edit" aspectratio="f"/>
                </v:shape>
                <v:shape id="任意多边形 272" o:spid="_x0000_s1026" o:spt="100" style="position:absolute;left:4356;top:1041;height:1585;width:935;" filled="f" stroked="t" coordsize="935,1585" o:gfxdata="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RdkK8AAAA&#10;3QAAAA8AAAAAAAAAAQAgAAAAIgAAAGRycy9kb3ducmV2LnhtbFBLAQIUABQAAAAIAIdO4kAzLwWe&#10;OwAAADkAAAAQAAAAAAAAAAEAIAAAAAsBAABkcnMvc2hhcGV4bWwueG1sUEsFBgAAAAAGAAYAWwEA&#10;ALUDAAAAAA==&#10;" path="m793,793l935,1572,900,1578,864,1582,828,1584,793,1585,717,1581,643,1571,571,1553,502,1529,436,1499,373,1464,314,1423,259,1377,208,1326,162,1271,121,1212,86,1149,56,1083,32,1014,14,942,4,868,0,793,4,717,14,643,32,571,56,502,86,436,121,374,162,314,208,259,259,209,314,163,373,122,436,86,502,56,571,32,642,15,716,4,792,0,793,793xe">
                  <v:fill on="f" focussize="0,0"/>
                  <v:stroke weight="1pt" color="#FFFFFF" joinstyle="round"/>
                  <v:imagedata o:title=""/>
                  <o:lock v:ext="edit" aspectratio="f"/>
                </v:shape>
                <v:shape id="任意多边形 273" o:spid="_x0000_s1026" o:spt="100" style="position:absolute;left:4605;top:1290;height:1087;width:1087;" fillcolor="#FFFFFF" filled="t" stroked="f" coordsize="1087,1087" o:gfxdata="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bmMi8AAAA&#10;3QAAAA8AAAAAAAAAAQAgAAAAIgAAAGRycy9kb3ducmV2LnhtbFBLAQIUABQAAAAIAIdO4kAzLwWe&#10;OwAAADkAAAAQAAAAAAAAAAEAIAAAAAsBAABkcnMvc2hhcGV4bWwueG1sUEsFBgAAAAAGAAYAWwEA&#10;ALUDAAAAAA==&#10;" path="m544,0l470,5,399,20,332,43,269,74,211,113,159,159,113,212,74,269,43,332,20,399,5,470,0,544,5,617,20,688,43,755,74,818,113,876,159,928,211,974,269,1013,332,1044,399,1068,470,1082,544,1087,617,1082,688,1068,755,1044,818,1013,876,974,928,928,974,876,1013,818,1044,755,1068,688,1082,617,1087,544,1082,470,1068,399,1044,332,1013,269,974,212,928,159,876,113,818,74,755,43,688,20,617,5,544,0xe">
                  <v:fill on="t" focussize="0,0"/>
                  <v:stroke on="f"/>
                  <v:imagedata o:title=""/>
                  <o:lock v:ext="edit" aspectratio="f"/>
                </v:shape>
                <v:shape id="文本框 274" o:spid="_x0000_s1026" o:spt="202" type="#_x0000_t202" style="position:absolute;left:4346;top:1031;height:1605;width:1595;" filled="f" stroked="f" coordsize="21600,21600" o:gfxdata="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CM4W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5" w:line="240" w:lineRule="auto"/>
                          <w:rPr>
                            <w:sz w:val="51"/>
                          </w:rPr>
                        </w:pPr>
                      </w:p>
                      <w:p>
                        <w:pPr>
                          <w:spacing w:before="0"/>
                          <w:ind w:left="501" w:right="0" w:firstLine="0"/>
                          <w:jc w:val="left"/>
                          <w:rPr>
                            <w:rFonts w:ascii="Century Gothic"/>
                            <w:b/>
                            <w:sz w:val="28"/>
                          </w:rPr>
                        </w:pPr>
                        <w:r>
                          <w:rPr>
                            <w:rFonts w:ascii="Century Gothic"/>
                            <w:b/>
                            <w:color w:val="FF7A00"/>
                            <w:spacing w:val="-5"/>
                            <w:w w:val="110"/>
                            <w:sz w:val="28"/>
                          </w:rPr>
                          <w:t>47%</w:t>
                        </w:r>
                      </w:p>
                    </w:txbxContent>
                  </v:textbox>
                </v:shape>
                <w10:wrap type="topAndBottom"/>
              </v:group>
            </w:pict>
          </mc:Fallback>
        </mc:AlternateContent>
      </w:r>
      <w:r>
        <mc:AlternateContent>
          <mc:Choice Requires="wpg">
            <w:drawing>
              <wp:anchor distT="0" distB="0" distL="114300" distR="114300" simplePos="0" relativeHeight="252062720" behindDoc="1" locked="0" layoutInCell="1" allowOverlap="1">
                <wp:simplePos x="0" y="0"/>
                <wp:positionH relativeFrom="page">
                  <wp:posOffset>3993515</wp:posOffset>
                </wp:positionH>
                <wp:positionV relativeFrom="paragraph">
                  <wp:posOffset>654685</wp:posOffset>
                </wp:positionV>
                <wp:extent cx="1012825" cy="1019175"/>
                <wp:effectExtent l="0" t="0" r="3175" b="9525"/>
                <wp:wrapTopAndBottom/>
                <wp:docPr id="1067" name="组合 1067"/>
                <wp:cNvGraphicFramePr/>
                <a:graphic xmlns:a="http://schemas.openxmlformats.org/drawingml/2006/main">
                  <a:graphicData uri="http://schemas.microsoft.com/office/word/2010/wordprocessingGroup">
                    <wpg:wgp>
                      <wpg:cNvGrpSpPr/>
                      <wpg:grpSpPr>
                        <a:xfrm>
                          <a:off x="0" y="0"/>
                          <a:ext cx="1012825" cy="1019175"/>
                          <a:chOff x="6289" y="1031"/>
                          <a:chExt cx="1595" cy="1605"/>
                        </a:xfrm>
                      </wpg:grpSpPr>
                      <wps:wsp>
                        <wps:cNvPr id="1068" name="任意多边形 276"/>
                        <wps:cNvSpPr/>
                        <wps:spPr>
                          <a:xfrm>
                            <a:off x="6464" y="1041"/>
                            <a:ext cx="1420" cy="1585"/>
                          </a:xfrm>
                          <a:custGeom>
                            <a:avLst/>
                            <a:gdLst/>
                            <a:ahLst/>
                            <a:cxnLst/>
                            <a:pathLst>
                              <a:path w="1420" h="1585">
                                <a:moveTo>
                                  <a:pt x="625" y="0"/>
                                </a:moveTo>
                                <a:lnTo>
                                  <a:pt x="627" y="793"/>
                                </a:lnTo>
                                <a:lnTo>
                                  <a:pt x="0" y="1277"/>
                                </a:lnTo>
                                <a:lnTo>
                                  <a:pt x="53" y="1339"/>
                                </a:lnTo>
                                <a:lnTo>
                                  <a:pt x="112" y="1394"/>
                                </a:lnTo>
                                <a:lnTo>
                                  <a:pt x="175" y="1443"/>
                                </a:lnTo>
                                <a:lnTo>
                                  <a:pt x="243" y="1485"/>
                                </a:lnTo>
                                <a:lnTo>
                                  <a:pt x="314" y="1520"/>
                                </a:lnTo>
                                <a:lnTo>
                                  <a:pt x="389" y="1548"/>
                                </a:lnTo>
                                <a:lnTo>
                                  <a:pt x="467" y="1569"/>
                                </a:lnTo>
                                <a:lnTo>
                                  <a:pt x="546" y="1581"/>
                                </a:lnTo>
                                <a:lnTo>
                                  <a:pt x="627" y="1585"/>
                                </a:lnTo>
                                <a:lnTo>
                                  <a:pt x="703" y="1581"/>
                                </a:lnTo>
                                <a:lnTo>
                                  <a:pt x="777" y="1571"/>
                                </a:lnTo>
                                <a:lnTo>
                                  <a:pt x="849" y="1553"/>
                                </a:lnTo>
                                <a:lnTo>
                                  <a:pt x="918" y="1529"/>
                                </a:lnTo>
                                <a:lnTo>
                                  <a:pt x="984" y="1499"/>
                                </a:lnTo>
                                <a:lnTo>
                                  <a:pt x="1047" y="1464"/>
                                </a:lnTo>
                                <a:lnTo>
                                  <a:pt x="1106" y="1423"/>
                                </a:lnTo>
                                <a:lnTo>
                                  <a:pt x="1161" y="1377"/>
                                </a:lnTo>
                                <a:lnTo>
                                  <a:pt x="1212" y="1326"/>
                                </a:lnTo>
                                <a:lnTo>
                                  <a:pt x="1258" y="1271"/>
                                </a:lnTo>
                                <a:lnTo>
                                  <a:pt x="1299" y="1212"/>
                                </a:lnTo>
                                <a:lnTo>
                                  <a:pt x="1334" y="1149"/>
                                </a:lnTo>
                                <a:lnTo>
                                  <a:pt x="1364" y="1083"/>
                                </a:lnTo>
                                <a:lnTo>
                                  <a:pt x="1388" y="1014"/>
                                </a:lnTo>
                                <a:lnTo>
                                  <a:pt x="1406" y="942"/>
                                </a:lnTo>
                                <a:lnTo>
                                  <a:pt x="1416" y="868"/>
                                </a:lnTo>
                                <a:lnTo>
                                  <a:pt x="1420" y="793"/>
                                </a:lnTo>
                                <a:lnTo>
                                  <a:pt x="1416" y="717"/>
                                </a:lnTo>
                                <a:lnTo>
                                  <a:pt x="1406" y="643"/>
                                </a:lnTo>
                                <a:lnTo>
                                  <a:pt x="1388" y="571"/>
                                </a:lnTo>
                                <a:lnTo>
                                  <a:pt x="1364" y="502"/>
                                </a:lnTo>
                                <a:lnTo>
                                  <a:pt x="1334" y="436"/>
                                </a:lnTo>
                                <a:lnTo>
                                  <a:pt x="1299" y="373"/>
                                </a:lnTo>
                                <a:lnTo>
                                  <a:pt x="1258" y="314"/>
                                </a:lnTo>
                                <a:lnTo>
                                  <a:pt x="1212" y="259"/>
                                </a:lnTo>
                                <a:lnTo>
                                  <a:pt x="1161" y="209"/>
                                </a:lnTo>
                                <a:lnTo>
                                  <a:pt x="1106" y="163"/>
                                </a:lnTo>
                                <a:lnTo>
                                  <a:pt x="1047" y="122"/>
                                </a:lnTo>
                                <a:lnTo>
                                  <a:pt x="984" y="86"/>
                                </a:lnTo>
                                <a:lnTo>
                                  <a:pt x="918" y="56"/>
                                </a:lnTo>
                                <a:lnTo>
                                  <a:pt x="849" y="32"/>
                                </a:lnTo>
                                <a:lnTo>
                                  <a:pt x="777" y="15"/>
                                </a:lnTo>
                                <a:lnTo>
                                  <a:pt x="703" y="4"/>
                                </a:lnTo>
                                <a:lnTo>
                                  <a:pt x="625" y="0"/>
                                </a:lnTo>
                                <a:close/>
                              </a:path>
                            </a:pathLst>
                          </a:custGeom>
                          <a:solidFill>
                            <a:srgbClr val="FF7A00"/>
                          </a:solidFill>
                          <a:ln>
                            <a:noFill/>
                          </a:ln>
                        </wps:spPr>
                        <wps:bodyPr upright="1"/>
                      </wps:wsp>
                      <wps:wsp>
                        <wps:cNvPr id="1069" name="任意多边形 277"/>
                        <wps:cNvSpPr/>
                        <wps:spPr>
                          <a:xfrm>
                            <a:off x="6299" y="1041"/>
                            <a:ext cx="1485" cy="1585"/>
                          </a:xfrm>
                          <a:custGeom>
                            <a:avLst/>
                            <a:gdLst/>
                            <a:ahLst/>
                            <a:cxnLst/>
                            <a:pathLst>
                              <a:path w="1485" h="1585">
                                <a:moveTo>
                                  <a:pt x="792" y="0"/>
                                </a:moveTo>
                                <a:lnTo>
                                  <a:pt x="716" y="4"/>
                                </a:lnTo>
                                <a:lnTo>
                                  <a:pt x="642" y="15"/>
                                </a:lnTo>
                                <a:lnTo>
                                  <a:pt x="571" y="32"/>
                                </a:lnTo>
                                <a:lnTo>
                                  <a:pt x="502" y="56"/>
                                </a:lnTo>
                                <a:lnTo>
                                  <a:pt x="436" y="86"/>
                                </a:lnTo>
                                <a:lnTo>
                                  <a:pt x="373" y="122"/>
                                </a:lnTo>
                                <a:lnTo>
                                  <a:pt x="314" y="163"/>
                                </a:lnTo>
                                <a:lnTo>
                                  <a:pt x="259" y="209"/>
                                </a:lnTo>
                                <a:lnTo>
                                  <a:pt x="208" y="259"/>
                                </a:lnTo>
                                <a:lnTo>
                                  <a:pt x="162" y="314"/>
                                </a:lnTo>
                                <a:lnTo>
                                  <a:pt x="121" y="374"/>
                                </a:lnTo>
                                <a:lnTo>
                                  <a:pt x="86" y="436"/>
                                </a:lnTo>
                                <a:lnTo>
                                  <a:pt x="56" y="502"/>
                                </a:lnTo>
                                <a:lnTo>
                                  <a:pt x="32" y="571"/>
                                </a:lnTo>
                                <a:lnTo>
                                  <a:pt x="14" y="643"/>
                                </a:lnTo>
                                <a:lnTo>
                                  <a:pt x="4" y="717"/>
                                </a:lnTo>
                                <a:lnTo>
                                  <a:pt x="0" y="793"/>
                                </a:lnTo>
                                <a:lnTo>
                                  <a:pt x="4" y="868"/>
                                </a:lnTo>
                                <a:lnTo>
                                  <a:pt x="14" y="942"/>
                                </a:lnTo>
                                <a:lnTo>
                                  <a:pt x="32" y="1014"/>
                                </a:lnTo>
                                <a:lnTo>
                                  <a:pt x="56" y="1083"/>
                                </a:lnTo>
                                <a:lnTo>
                                  <a:pt x="86" y="1149"/>
                                </a:lnTo>
                                <a:lnTo>
                                  <a:pt x="121" y="1212"/>
                                </a:lnTo>
                                <a:lnTo>
                                  <a:pt x="162" y="1271"/>
                                </a:lnTo>
                                <a:lnTo>
                                  <a:pt x="208" y="1326"/>
                                </a:lnTo>
                                <a:lnTo>
                                  <a:pt x="259" y="1377"/>
                                </a:lnTo>
                                <a:lnTo>
                                  <a:pt x="314" y="1423"/>
                                </a:lnTo>
                                <a:lnTo>
                                  <a:pt x="373" y="1464"/>
                                </a:lnTo>
                                <a:lnTo>
                                  <a:pt x="436" y="1499"/>
                                </a:lnTo>
                                <a:lnTo>
                                  <a:pt x="502" y="1529"/>
                                </a:lnTo>
                                <a:lnTo>
                                  <a:pt x="571" y="1553"/>
                                </a:lnTo>
                                <a:lnTo>
                                  <a:pt x="643" y="1571"/>
                                </a:lnTo>
                                <a:lnTo>
                                  <a:pt x="717" y="1581"/>
                                </a:lnTo>
                                <a:lnTo>
                                  <a:pt x="792" y="1585"/>
                                </a:lnTo>
                                <a:lnTo>
                                  <a:pt x="870" y="1581"/>
                                </a:lnTo>
                                <a:lnTo>
                                  <a:pt x="946" y="1570"/>
                                </a:lnTo>
                                <a:lnTo>
                                  <a:pt x="1020" y="1552"/>
                                </a:lnTo>
                                <a:lnTo>
                                  <a:pt x="1092" y="1526"/>
                                </a:lnTo>
                                <a:lnTo>
                                  <a:pt x="1160" y="1494"/>
                                </a:lnTo>
                                <a:lnTo>
                                  <a:pt x="1225" y="1456"/>
                                </a:lnTo>
                                <a:lnTo>
                                  <a:pt x="1287" y="1412"/>
                                </a:lnTo>
                                <a:lnTo>
                                  <a:pt x="1344" y="1362"/>
                                </a:lnTo>
                                <a:lnTo>
                                  <a:pt x="1396" y="1306"/>
                                </a:lnTo>
                                <a:lnTo>
                                  <a:pt x="1443" y="1245"/>
                                </a:lnTo>
                                <a:lnTo>
                                  <a:pt x="1484" y="1180"/>
                                </a:lnTo>
                                <a:lnTo>
                                  <a:pt x="792" y="793"/>
                                </a:lnTo>
                                <a:lnTo>
                                  <a:pt x="792" y="0"/>
                                </a:lnTo>
                                <a:close/>
                              </a:path>
                            </a:pathLst>
                          </a:custGeom>
                          <a:solidFill>
                            <a:srgbClr val="DCE5EE"/>
                          </a:solidFill>
                          <a:ln>
                            <a:noFill/>
                          </a:ln>
                        </wps:spPr>
                        <wps:bodyPr upright="1"/>
                      </wps:wsp>
                      <wps:wsp>
                        <wps:cNvPr id="1070" name="任意多边形 278"/>
                        <wps:cNvSpPr/>
                        <wps:spPr>
                          <a:xfrm>
                            <a:off x="6299" y="1041"/>
                            <a:ext cx="1485" cy="1585"/>
                          </a:xfrm>
                          <a:custGeom>
                            <a:avLst/>
                            <a:gdLst/>
                            <a:ahLst/>
                            <a:cxnLst/>
                            <a:pathLst>
                              <a:path w="1485" h="1585">
                                <a:moveTo>
                                  <a:pt x="792" y="793"/>
                                </a:moveTo>
                                <a:lnTo>
                                  <a:pt x="1484" y="1180"/>
                                </a:lnTo>
                                <a:lnTo>
                                  <a:pt x="1443" y="1245"/>
                                </a:lnTo>
                                <a:lnTo>
                                  <a:pt x="1396" y="1306"/>
                                </a:lnTo>
                                <a:lnTo>
                                  <a:pt x="1344" y="1362"/>
                                </a:lnTo>
                                <a:lnTo>
                                  <a:pt x="1287" y="1412"/>
                                </a:lnTo>
                                <a:lnTo>
                                  <a:pt x="1225" y="1456"/>
                                </a:lnTo>
                                <a:lnTo>
                                  <a:pt x="1160" y="1494"/>
                                </a:lnTo>
                                <a:lnTo>
                                  <a:pt x="1092" y="1526"/>
                                </a:lnTo>
                                <a:lnTo>
                                  <a:pt x="1020" y="1552"/>
                                </a:lnTo>
                                <a:lnTo>
                                  <a:pt x="946" y="1570"/>
                                </a:lnTo>
                                <a:lnTo>
                                  <a:pt x="870" y="1581"/>
                                </a:lnTo>
                                <a:lnTo>
                                  <a:pt x="792" y="1585"/>
                                </a:lnTo>
                                <a:lnTo>
                                  <a:pt x="717" y="1581"/>
                                </a:lnTo>
                                <a:lnTo>
                                  <a:pt x="643" y="1571"/>
                                </a:lnTo>
                                <a:lnTo>
                                  <a:pt x="571" y="1553"/>
                                </a:lnTo>
                                <a:lnTo>
                                  <a:pt x="502" y="1529"/>
                                </a:lnTo>
                                <a:lnTo>
                                  <a:pt x="436" y="1499"/>
                                </a:lnTo>
                                <a:lnTo>
                                  <a:pt x="373" y="1464"/>
                                </a:lnTo>
                                <a:lnTo>
                                  <a:pt x="314" y="1423"/>
                                </a:lnTo>
                                <a:lnTo>
                                  <a:pt x="259" y="1377"/>
                                </a:lnTo>
                                <a:lnTo>
                                  <a:pt x="208" y="1326"/>
                                </a:lnTo>
                                <a:lnTo>
                                  <a:pt x="162" y="1271"/>
                                </a:lnTo>
                                <a:lnTo>
                                  <a:pt x="121" y="1212"/>
                                </a:lnTo>
                                <a:lnTo>
                                  <a:pt x="86" y="1149"/>
                                </a:lnTo>
                                <a:lnTo>
                                  <a:pt x="56" y="1083"/>
                                </a:lnTo>
                                <a:lnTo>
                                  <a:pt x="32" y="1014"/>
                                </a:lnTo>
                                <a:lnTo>
                                  <a:pt x="14" y="942"/>
                                </a:lnTo>
                                <a:lnTo>
                                  <a:pt x="4" y="868"/>
                                </a:lnTo>
                                <a:lnTo>
                                  <a:pt x="0" y="793"/>
                                </a:lnTo>
                                <a:lnTo>
                                  <a:pt x="4" y="717"/>
                                </a:lnTo>
                                <a:lnTo>
                                  <a:pt x="14" y="643"/>
                                </a:lnTo>
                                <a:lnTo>
                                  <a:pt x="32" y="571"/>
                                </a:lnTo>
                                <a:lnTo>
                                  <a:pt x="56" y="502"/>
                                </a:lnTo>
                                <a:lnTo>
                                  <a:pt x="86" y="436"/>
                                </a:lnTo>
                                <a:lnTo>
                                  <a:pt x="121" y="374"/>
                                </a:lnTo>
                                <a:lnTo>
                                  <a:pt x="162" y="314"/>
                                </a:lnTo>
                                <a:lnTo>
                                  <a:pt x="208" y="259"/>
                                </a:lnTo>
                                <a:lnTo>
                                  <a:pt x="259" y="209"/>
                                </a:lnTo>
                                <a:lnTo>
                                  <a:pt x="314" y="163"/>
                                </a:lnTo>
                                <a:lnTo>
                                  <a:pt x="373" y="122"/>
                                </a:lnTo>
                                <a:lnTo>
                                  <a:pt x="436" y="86"/>
                                </a:lnTo>
                                <a:lnTo>
                                  <a:pt x="502" y="56"/>
                                </a:lnTo>
                                <a:lnTo>
                                  <a:pt x="571" y="32"/>
                                </a:lnTo>
                                <a:lnTo>
                                  <a:pt x="642" y="15"/>
                                </a:lnTo>
                                <a:lnTo>
                                  <a:pt x="716" y="4"/>
                                </a:lnTo>
                                <a:lnTo>
                                  <a:pt x="792" y="0"/>
                                </a:lnTo>
                                <a:lnTo>
                                  <a:pt x="792" y="793"/>
                                </a:lnTo>
                                <a:close/>
                              </a:path>
                            </a:pathLst>
                          </a:custGeom>
                          <a:noFill/>
                          <a:ln w="12700" cap="flat" cmpd="sng">
                            <a:solidFill>
                              <a:srgbClr val="FFFFFF"/>
                            </a:solidFill>
                            <a:prstDash val="solid"/>
                            <a:headEnd type="none" w="med" len="med"/>
                            <a:tailEnd type="none" w="med" len="med"/>
                          </a:ln>
                        </wps:spPr>
                        <wps:bodyPr upright="1"/>
                      </wps:wsp>
                      <wps:wsp>
                        <wps:cNvPr id="1071" name="任意多边形 279"/>
                        <wps:cNvSpPr/>
                        <wps:spPr>
                          <a:xfrm>
                            <a:off x="6548" y="1290"/>
                            <a:ext cx="1087" cy="1087"/>
                          </a:xfrm>
                          <a:custGeom>
                            <a:avLst/>
                            <a:gdLst/>
                            <a:ahLst/>
                            <a:cxnLst/>
                            <a:pathLst>
                              <a:path w="1087" h="1087">
                                <a:moveTo>
                                  <a:pt x="543" y="0"/>
                                </a:moveTo>
                                <a:lnTo>
                                  <a:pt x="470" y="5"/>
                                </a:lnTo>
                                <a:lnTo>
                                  <a:pt x="399" y="20"/>
                                </a:lnTo>
                                <a:lnTo>
                                  <a:pt x="332" y="43"/>
                                </a:lnTo>
                                <a:lnTo>
                                  <a:pt x="269" y="74"/>
                                </a:lnTo>
                                <a:lnTo>
                                  <a:pt x="211" y="113"/>
                                </a:lnTo>
                                <a:lnTo>
                                  <a:pt x="159" y="159"/>
                                </a:lnTo>
                                <a:lnTo>
                                  <a:pt x="113" y="212"/>
                                </a:lnTo>
                                <a:lnTo>
                                  <a:pt x="74" y="269"/>
                                </a:lnTo>
                                <a:lnTo>
                                  <a:pt x="43" y="332"/>
                                </a:lnTo>
                                <a:lnTo>
                                  <a:pt x="19" y="399"/>
                                </a:lnTo>
                                <a:lnTo>
                                  <a:pt x="5" y="470"/>
                                </a:lnTo>
                                <a:lnTo>
                                  <a:pt x="0" y="544"/>
                                </a:lnTo>
                                <a:lnTo>
                                  <a:pt x="5" y="617"/>
                                </a:lnTo>
                                <a:lnTo>
                                  <a:pt x="19" y="688"/>
                                </a:lnTo>
                                <a:lnTo>
                                  <a:pt x="43" y="755"/>
                                </a:lnTo>
                                <a:lnTo>
                                  <a:pt x="74" y="818"/>
                                </a:lnTo>
                                <a:lnTo>
                                  <a:pt x="113" y="876"/>
                                </a:lnTo>
                                <a:lnTo>
                                  <a:pt x="159" y="928"/>
                                </a:lnTo>
                                <a:lnTo>
                                  <a:pt x="211" y="974"/>
                                </a:lnTo>
                                <a:lnTo>
                                  <a:pt x="269" y="1013"/>
                                </a:lnTo>
                                <a:lnTo>
                                  <a:pt x="332" y="1044"/>
                                </a:lnTo>
                                <a:lnTo>
                                  <a:pt x="399" y="1068"/>
                                </a:lnTo>
                                <a:lnTo>
                                  <a:pt x="470" y="1082"/>
                                </a:lnTo>
                                <a:lnTo>
                                  <a:pt x="543" y="1087"/>
                                </a:lnTo>
                                <a:lnTo>
                                  <a:pt x="617" y="1082"/>
                                </a:lnTo>
                                <a:lnTo>
                                  <a:pt x="688" y="1068"/>
                                </a:lnTo>
                                <a:lnTo>
                                  <a:pt x="755" y="1044"/>
                                </a:lnTo>
                                <a:lnTo>
                                  <a:pt x="818" y="1013"/>
                                </a:lnTo>
                                <a:lnTo>
                                  <a:pt x="876" y="974"/>
                                </a:lnTo>
                                <a:lnTo>
                                  <a:pt x="928" y="928"/>
                                </a:lnTo>
                                <a:lnTo>
                                  <a:pt x="974" y="876"/>
                                </a:lnTo>
                                <a:lnTo>
                                  <a:pt x="1013" y="818"/>
                                </a:lnTo>
                                <a:lnTo>
                                  <a:pt x="1044" y="755"/>
                                </a:lnTo>
                                <a:lnTo>
                                  <a:pt x="1067" y="688"/>
                                </a:lnTo>
                                <a:lnTo>
                                  <a:pt x="1082" y="617"/>
                                </a:lnTo>
                                <a:lnTo>
                                  <a:pt x="1087" y="544"/>
                                </a:lnTo>
                                <a:lnTo>
                                  <a:pt x="1082" y="470"/>
                                </a:lnTo>
                                <a:lnTo>
                                  <a:pt x="1067" y="399"/>
                                </a:lnTo>
                                <a:lnTo>
                                  <a:pt x="1044" y="332"/>
                                </a:lnTo>
                                <a:lnTo>
                                  <a:pt x="1013" y="269"/>
                                </a:lnTo>
                                <a:lnTo>
                                  <a:pt x="974" y="212"/>
                                </a:lnTo>
                                <a:lnTo>
                                  <a:pt x="928" y="159"/>
                                </a:lnTo>
                                <a:lnTo>
                                  <a:pt x="876" y="113"/>
                                </a:lnTo>
                                <a:lnTo>
                                  <a:pt x="818" y="74"/>
                                </a:lnTo>
                                <a:lnTo>
                                  <a:pt x="755" y="43"/>
                                </a:lnTo>
                                <a:lnTo>
                                  <a:pt x="688" y="20"/>
                                </a:lnTo>
                                <a:lnTo>
                                  <a:pt x="617" y="5"/>
                                </a:lnTo>
                                <a:lnTo>
                                  <a:pt x="543" y="0"/>
                                </a:lnTo>
                                <a:close/>
                              </a:path>
                            </a:pathLst>
                          </a:custGeom>
                          <a:solidFill>
                            <a:srgbClr val="FFFFFF"/>
                          </a:solidFill>
                          <a:ln>
                            <a:noFill/>
                          </a:ln>
                        </wps:spPr>
                        <wps:bodyPr upright="1"/>
                      </wps:wsp>
                      <wps:wsp>
                        <wps:cNvPr id="1072" name="文本框 280"/>
                        <wps:cNvSpPr txBox="1"/>
                        <wps:spPr>
                          <a:xfrm>
                            <a:off x="6289" y="1031"/>
                            <a:ext cx="1595" cy="1605"/>
                          </a:xfrm>
                          <a:prstGeom prst="rect">
                            <a:avLst/>
                          </a:prstGeom>
                          <a:noFill/>
                          <a:ln>
                            <a:noFill/>
                          </a:ln>
                        </wps:spPr>
                        <wps:txbx>
                          <w:txbxContent>
                            <w:p>
                              <w:pPr>
                                <w:spacing w:before="5" w:line="240" w:lineRule="auto"/>
                                <w:rPr>
                                  <w:sz w:val="51"/>
                                </w:rPr>
                              </w:pPr>
                            </w:p>
                            <w:p>
                              <w:pPr>
                                <w:spacing w:before="0"/>
                                <w:ind w:left="512" w:right="0" w:firstLine="0"/>
                                <w:jc w:val="left"/>
                                <w:rPr>
                                  <w:rFonts w:ascii="Century Gothic"/>
                                  <w:b/>
                                  <w:sz w:val="28"/>
                                </w:rPr>
                              </w:pPr>
                              <w:r>
                                <w:rPr>
                                  <w:rFonts w:ascii="Century Gothic"/>
                                  <w:b/>
                                  <w:color w:val="FF7A00"/>
                                  <w:spacing w:val="-5"/>
                                  <w:w w:val="105"/>
                                  <w:sz w:val="28"/>
                                </w:rPr>
                                <w:t>33%</w:t>
                              </w:r>
                            </w:p>
                          </w:txbxContent>
                        </wps:txbx>
                        <wps:bodyPr lIns="0" tIns="0" rIns="0" bIns="0" upright="1"/>
                      </wps:wsp>
                    </wpg:wgp>
                  </a:graphicData>
                </a:graphic>
              </wp:anchor>
            </w:drawing>
          </mc:Choice>
          <mc:Fallback>
            <w:pict>
              <v:group id="_x0000_s1026" o:spid="_x0000_s1026" o:spt="203" style="position:absolute;left:0pt;margin-left:314.45pt;margin-top:51.55pt;height:80.25pt;width:79.75pt;mso-position-horizontal-relative:page;mso-wrap-distance-bottom:0pt;mso-wrap-distance-top:0pt;z-index:-251253760;mso-width-relative:page;mso-height-relative:page;" coordorigin="6289,1031" coordsize="1595,1605" o:gfxdata="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">
                <o:lock v:ext="edit" aspectratio="f"/>
                <v:shape id="任意多边形 276" o:spid="_x0000_s1026" o:spt="100" style="position:absolute;left:6464;top:1041;height:1585;width:1420;" fillcolor="#FF7A00" filled="t" stroked="f" coordsize="1420,1585" o:gfxdata="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GF374A&#10;AADdAAAADwAAAAAAAAABACAAAAAiAAAAZHJzL2Rvd25yZXYueG1sUEsBAhQAFAAAAAgAh07iQDMv&#10;BZ47AAAAOQAAABAAAAAAAAAAAQAgAAAADQEAAGRycy9zaGFwZXhtbC54bWxQSwUGAAAAAAYABgBb&#10;AQAAtwMAAAAA&#10;" path="m625,0l627,793,0,1277,53,1339,112,1394,175,1443,243,1485,314,1520,389,1548,467,1569,546,1581,627,1585,703,1581,777,1571,849,1553,918,1529,984,1499,1047,1464,1106,1423,1161,1377,1212,1326,1258,1271,1299,1212,1334,1149,1364,1083,1388,1014,1406,942,1416,868,1420,793,1416,717,1406,643,1388,571,1364,502,1334,436,1299,373,1258,314,1212,259,1161,209,1106,163,1047,122,984,86,918,56,849,32,777,15,703,4,625,0xe">
                  <v:fill on="t" focussize="0,0"/>
                  <v:stroke on="f"/>
                  <v:imagedata o:title=""/>
                  <o:lock v:ext="edit" aspectratio="f"/>
                </v:shape>
                <v:shape id="任意多边形 277" o:spid="_x0000_s1026" o:spt="100" style="position:absolute;left:6299;top:1041;height:1585;width:1485;" fillcolor="#DCE5EE" filled="t" stroked="f" coordsize="1485,1585" o:gfxdata="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0FV4vQAA&#10;AN0AAAAPAAAAAAAAAAEAIAAAACIAAABkcnMvZG93bnJldi54bWxQSwECFAAUAAAACACHTuJAMy8F&#10;njsAAAA5AAAAEAAAAAAAAAABACAAAAAMAQAAZHJzL3NoYXBleG1sLnhtbFBLBQYAAAAABgAGAFsB&#10;AAC2AwAAAAA=&#10;" path="m792,0l716,4,642,15,571,32,502,56,436,86,373,122,314,163,259,209,208,259,162,314,121,374,86,436,56,502,32,571,14,643,4,717,0,793,4,868,14,942,32,1014,56,1083,86,1149,121,1212,162,1271,208,1326,259,1377,314,1423,373,1464,436,1499,502,1529,571,1553,643,1571,717,1581,792,1585,870,1581,946,1570,1020,1552,1092,1526,1160,1494,1225,1456,1287,1412,1344,1362,1396,1306,1443,1245,1484,1180,792,793,792,0xe">
                  <v:fill on="t" focussize="0,0"/>
                  <v:stroke on="f"/>
                  <v:imagedata o:title=""/>
                  <o:lock v:ext="edit" aspectratio="f"/>
                </v:shape>
                <v:shape id="任意多边形 278" o:spid="_x0000_s1026" o:spt="100" style="position:absolute;left:6299;top:1041;height:1585;width:1485;" filled="f" stroked="t" coordsize="1485,1585" o:gfxdata="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DkH&#10;EsEAAADdAAAADwAAAAAAAAABACAAAAAiAAAAZHJzL2Rvd25yZXYueG1sUEsBAhQAFAAAAAgAh07i&#10;QDMvBZ47AAAAOQAAABAAAAAAAAAAAQAgAAAAEAEAAGRycy9zaGFwZXhtbC54bWxQSwUGAAAAAAYA&#10;BgBbAQAAugMAAAAA&#10;" path="m792,793l1484,1180,1443,1245,1396,1306,1344,1362,1287,1412,1225,1456,1160,1494,1092,1526,1020,1552,946,1570,870,1581,792,1585,717,1581,643,1571,571,1553,502,1529,436,1499,373,1464,314,1423,259,1377,208,1326,162,1271,121,1212,86,1149,56,1083,32,1014,14,942,4,868,0,793,4,717,14,643,32,571,56,502,86,436,121,374,162,314,208,259,259,209,314,163,373,122,436,86,502,56,571,32,642,15,716,4,792,0,792,793xe">
                  <v:fill on="f" focussize="0,0"/>
                  <v:stroke weight="1pt" color="#FFFFFF" joinstyle="round"/>
                  <v:imagedata o:title=""/>
                  <o:lock v:ext="edit" aspectratio="f"/>
                </v:shape>
                <v:shape id="任意多边形 279" o:spid="_x0000_s1026" o:spt="100" style="position:absolute;left:6548;top:1290;height:1087;width:1087;" fillcolor="#FFFFFF" filled="t" stroked="f" coordsize="1087,1087" o:gfxdata="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5CBa8AAAA&#10;3QAAAA8AAAAAAAAAAQAgAAAAIgAAAGRycy9kb3ducmV2LnhtbFBLAQIUABQAAAAIAIdO4kAzLwWe&#10;OwAAADkAAAAQAAAAAAAAAAEAIAAAAAsBAABkcnMvc2hhcGV4bWwueG1sUEsFBgAAAAAGAAYAWwEA&#10;ALUDAAAAAA==&#10;" path="m543,0l470,5,399,20,332,43,269,74,211,113,159,159,113,212,74,269,43,332,19,399,5,470,0,544,5,617,19,688,43,755,74,818,113,876,159,928,211,974,269,1013,332,1044,399,1068,470,1082,543,1087,617,1082,688,1068,755,1044,818,1013,876,974,928,928,974,876,1013,818,1044,755,1067,688,1082,617,1087,544,1082,470,1067,399,1044,332,1013,269,974,212,928,159,876,113,818,74,755,43,688,20,617,5,543,0xe">
                  <v:fill on="t" focussize="0,0"/>
                  <v:stroke on="f"/>
                  <v:imagedata o:title=""/>
                  <o:lock v:ext="edit" aspectratio="f"/>
                </v:shape>
                <v:shape id="文本框 280" o:spid="_x0000_s1026" o:spt="202" type="#_x0000_t202" style="position:absolute;left:6289;top:1031;height:1605;width:1595;" filled="f" stroked="f" coordsize="21600,21600" o:gfxdata="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go1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5" w:line="240" w:lineRule="auto"/>
                          <w:rPr>
                            <w:sz w:val="51"/>
                          </w:rPr>
                        </w:pPr>
                      </w:p>
                      <w:p>
                        <w:pPr>
                          <w:spacing w:before="0"/>
                          <w:ind w:left="512" w:right="0" w:firstLine="0"/>
                          <w:jc w:val="left"/>
                          <w:rPr>
                            <w:rFonts w:ascii="Century Gothic"/>
                            <w:b/>
                            <w:sz w:val="28"/>
                          </w:rPr>
                        </w:pPr>
                        <w:r>
                          <w:rPr>
                            <w:rFonts w:ascii="Century Gothic"/>
                            <w:b/>
                            <w:color w:val="FF7A00"/>
                            <w:spacing w:val="-5"/>
                            <w:w w:val="105"/>
                            <w:sz w:val="28"/>
                          </w:rPr>
                          <w:t>33%</w:t>
                        </w:r>
                      </w:p>
                    </w:txbxContent>
                  </v:textbox>
                </v:shape>
                <w10:wrap type="topAndBottom"/>
              </v:group>
            </w:pict>
          </mc:Fallback>
        </mc:AlternateContent>
      </w:r>
      <w:r>
        <mc:AlternateContent>
          <mc:Choice Requires="wpg">
            <w:drawing>
              <wp:anchor distT="0" distB="0" distL="114300" distR="114300" simplePos="0" relativeHeight="252062720" behindDoc="1" locked="0" layoutInCell="1" allowOverlap="1">
                <wp:simplePos x="0" y="0"/>
                <wp:positionH relativeFrom="page">
                  <wp:posOffset>5234940</wp:posOffset>
                </wp:positionH>
                <wp:positionV relativeFrom="paragraph">
                  <wp:posOffset>661035</wp:posOffset>
                </wp:positionV>
                <wp:extent cx="1006475" cy="1006475"/>
                <wp:effectExtent l="0" t="0" r="9525" b="9525"/>
                <wp:wrapTopAndBottom/>
                <wp:docPr id="1073" name="组合 1073"/>
                <wp:cNvGraphicFramePr/>
                <a:graphic xmlns:a="http://schemas.openxmlformats.org/drawingml/2006/main">
                  <a:graphicData uri="http://schemas.microsoft.com/office/word/2010/wordprocessingGroup">
                    <wpg:wgp>
                      <wpg:cNvGrpSpPr/>
                      <wpg:grpSpPr>
                        <a:xfrm>
                          <a:off x="0" y="0"/>
                          <a:ext cx="1006475" cy="1006475"/>
                          <a:chOff x="8244" y="1041"/>
                          <a:chExt cx="1585" cy="1585"/>
                        </a:xfrm>
                      </wpg:grpSpPr>
                      <wps:wsp>
                        <wps:cNvPr id="1074" name="任意多边形 282"/>
                        <wps:cNvSpPr/>
                        <wps:spPr>
                          <a:xfrm>
                            <a:off x="9034" y="1041"/>
                            <a:ext cx="795" cy="1537"/>
                          </a:xfrm>
                          <a:custGeom>
                            <a:avLst/>
                            <a:gdLst/>
                            <a:ahLst/>
                            <a:cxnLst/>
                            <a:pathLst>
                              <a:path w="795" h="1537">
                                <a:moveTo>
                                  <a:pt x="0" y="0"/>
                                </a:moveTo>
                                <a:lnTo>
                                  <a:pt x="3" y="793"/>
                                </a:lnTo>
                                <a:lnTo>
                                  <a:pt x="276" y="1536"/>
                                </a:lnTo>
                                <a:lnTo>
                                  <a:pt x="346" y="1507"/>
                                </a:lnTo>
                                <a:lnTo>
                                  <a:pt x="412" y="1471"/>
                                </a:lnTo>
                                <a:lnTo>
                                  <a:pt x="474" y="1430"/>
                                </a:lnTo>
                                <a:lnTo>
                                  <a:pt x="531" y="1383"/>
                                </a:lnTo>
                                <a:lnTo>
                                  <a:pt x="583" y="1331"/>
                                </a:lnTo>
                                <a:lnTo>
                                  <a:pt x="631" y="1275"/>
                                </a:lnTo>
                                <a:lnTo>
                                  <a:pt x="673" y="1215"/>
                                </a:lnTo>
                                <a:lnTo>
                                  <a:pt x="709" y="1152"/>
                                </a:lnTo>
                                <a:lnTo>
                                  <a:pt x="739" y="1085"/>
                                </a:lnTo>
                                <a:lnTo>
                                  <a:pt x="763" y="1015"/>
                                </a:lnTo>
                                <a:lnTo>
                                  <a:pt x="781" y="943"/>
                                </a:lnTo>
                                <a:lnTo>
                                  <a:pt x="791" y="868"/>
                                </a:lnTo>
                                <a:lnTo>
                                  <a:pt x="795" y="793"/>
                                </a:lnTo>
                                <a:lnTo>
                                  <a:pt x="791" y="717"/>
                                </a:lnTo>
                                <a:lnTo>
                                  <a:pt x="781" y="643"/>
                                </a:lnTo>
                                <a:lnTo>
                                  <a:pt x="763" y="571"/>
                                </a:lnTo>
                                <a:lnTo>
                                  <a:pt x="739" y="502"/>
                                </a:lnTo>
                                <a:lnTo>
                                  <a:pt x="709" y="436"/>
                                </a:lnTo>
                                <a:lnTo>
                                  <a:pt x="674" y="373"/>
                                </a:lnTo>
                                <a:lnTo>
                                  <a:pt x="633" y="314"/>
                                </a:lnTo>
                                <a:lnTo>
                                  <a:pt x="587" y="259"/>
                                </a:lnTo>
                                <a:lnTo>
                                  <a:pt x="536" y="209"/>
                                </a:lnTo>
                                <a:lnTo>
                                  <a:pt x="481" y="163"/>
                                </a:lnTo>
                                <a:lnTo>
                                  <a:pt x="422" y="122"/>
                                </a:lnTo>
                                <a:lnTo>
                                  <a:pt x="359" y="86"/>
                                </a:lnTo>
                                <a:lnTo>
                                  <a:pt x="293" y="56"/>
                                </a:lnTo>
                                <a:lnTo>
                                  <a:pt x="224" y="32"/>
                                </a:lnTo>
                                <a:lnTo>
                                  <a:pt x="152" y="15"/>
                                </a:lnTo>
                                <a:lnTo>
                                  <a:pt x="79" y="4"/>
                                </a:lnTo>
                                <a:lnTo>
                                  <a:pt x="0" y="0"/>
                                </a:lnTo>
                                <a:close/>
                              </a:path>
                            </a:pathLst>
                          </a:custGeom>
                          <a:solidFill>
                            <a:srgbClr val="FF7A00"/>
                          </a:solidFill>
                          <a:ln>
                            <a:noFill/>
                          </a:ln>
                        </wps:spPr>
                        <wps:bodyPr upright="1"/>
                      </wps:wsp>
                      <wps:wsp>
                        <wps:cNvPr id="1075" name="任意多边形 283"/>
                        <wps:cNvSpPr/>
                        <wps:spPr>
                          <a:xfrm>
                            <a:off x="8244" y="1041"/>
                            <a:ext cx="1585" cy="1585"/>
                          </a:xfrm>
                          <a:custGeom>
                            <a:avLst/>
                            <a:gdLst/>
                            <a:ahLst/>
                            <a:cxnLst/>
                            <a:pathLst>
                              <a:path w="1585" h="1585">
                                <a:moveTo>
                                  <a:pt x="792" y="0"/>
                                </a:moveTo>
                                <a:lnTo>
                                  <a:pt x="716" y="4"/>
                                </a:lnTo>
                                <a:lnTo>
                                  <a:pt x="643" y="15"/>
                                </a:lnTo>
                                <a:lnTo>
                                  <a:pt x="571" y="32"/>
                                </a:lnTo>
                                <a:lnTo>
                                  <a:pt x="502" y="56"/>
                                </a:lnTo>
                                <a:lnTo>
                                  <a:pt x="436" y="86"/>
                                </a:lnTo>
                                <a:lnTo>
                                  <a:pt x="373" y="122"/>
                                </a:lnTo>
                                <a:lnTo>
                                  <a:pt x="314" y="163"/>
                                </a:lnTo>
                                <a:lnTo>
                                  <a:pt x="259" y="209"/>
                                </a:lnTo>
                                <a:lnTo>
                                  <a:pt x="209" y="259"/>
                                </a:lnTo>
                                <a:lnTo>
                                  <a:pt x="162" y="314"/>
                                </a:lnTo>
                                <a:lnTo>
                                  <a:pt x="121" y="374"/>
                                </a:lnTo>
                                <a:lnTo>
                                  <a:pt x="86" y="436"/>
                                </a:lnTo>
                                <a:lnTo>
                                  <a:pt x="56" y="502"/>
                                </a:lnTo>
                                <a:lnTo>
                                  <a:pt x="32" y="571"/>
                                </a:lnTo>
                                <a:lnTo>
                                  <a:pt x="15" y="643"/>
                                </a:lnTo>
                                <a:lnTo>
                                  <a:pt x="4" y="717"/>
                                </a:lnTo>
                                <a:lnTo>
                                  <a:pt x="0" y="793"/>
                                </a:lnTo>
                                <a:lnTo>
                                  <a:pt x="4" y="868"/>
                                </a:lnTo>
                                <a:lnTo>
                                  <a:pt x="15" y="942"/>
                                </a:lnTo>
                                <a:lnTo>
                                  <a:pt x="32" y="1014"/>
                                </a:lnTo>
                                <a:lnTo>
                                  <a:pt x="56" y="1083"/>
                                </a:lnTo>
                                <a:lnTo>
                                  <a:pt x="86" y="1149"/>
                                </a:lnTo>
                                <a:lnTo>
                                  <a:pt x="122" y="1212"/>
                                </a:lnTo>
                                <a:lnTo>
                                  <a:pt x="163" y="1271"/>
                                </a:lnTo>
                                <a:lnTo>
                                  <a:pt x="209" y="1326"/>
                                </a:lnTo>
                                <a:lnTo>
                                  <a:pt x="259" y="1377"/>
                                </a:lnTo>
                                <a:lnTo>
                                  <a:pt x="314" y="1423"/>
                                </a:lnTo>
                                <a:lnTo>
                                  <a:pt x="373" y="1464"/>
                                </a:lnTo>
                                <a:lnTo>
                                  <a:pt x="436" y="1499"/>
                                </a:lnTo>
                                <a:lnTo>
                                  <a:pt x="502" y="1529"/>
                                </a:lnTo>
                                <a:lnTo>
                                  <a:pt x="571" y="1553"/>
                                </a:lnTo>
                                <a:lnTo>
                                  <a:pt x="643" y="1571"/>
                                </a:lnTo>
                                <a:lnTo>
                                  <a:pt x="717" y="1581"/>
                                </a:lnTo>
                                <a:lnTo>
                                  <a:pt x="793" y="1585"/>
                                </a:lnTo>
                                <a:lnTo>
                                  <a:pt x="869" y="1581"/>
                                </a:lnTo>
                                <a:lnTo>
                                  <a:pt x="942" y="1571"/>
                                </a:lnTo>
                                <a:lnTo>
                                  <a:pt x="1014" y="1553"/>
                                </a:lnTo>
                                <a:lnTo>
                                  <a:pt x="1083" y="1529"/>
                                </a:lnTo>
                                <a:lnTo>
                                  <a:pt x="1149" y="1499"/>
                                </a:lnTo>
                                <a:lnTo>
                                  <a:pt x="1212" y="1464"/>
                                </a:lnTo>
                                <a:lnTo>
                                  <a:pt x="1271" y="1423"/>
                                </a:lnTo>
                                <a:lnTo>
                                  <a:pt x="1326" y="1377"/>
                                </a:lnTo>
                                <a:lnTo>
                                  <a:pt x="1377" y="1326"/>
                                </a:lnTo>
                                <a:lnTo>
                                  <a:pt x="1423" y="1271"/>
                                </a:lnTo>
                                <a:lnTo>
                                  <a:pt x="1464" y="1212"/>
                                </a:lnTo>
                                <a:lnTo>
                                  <a:pt x="1499" y="1149"/>
                                </a:lnTo>
                                <a:lnTo>
                                  <a:pt x="1529" y="1083"/>
                                </a:lnTo>
                                <a:lnTo>
                                  <a:pt x="1553" y="1014"/>
                                </a:lnTo>
                                <a:lnTo>
                                  <a:pt x="1571" y="942"/>
                                </a:lnTo>
                                <a:lnTo>
                                  <a:pt x="1581" y="868"/>
                                </a:lnTo>
                                <a:lnTo>
                                  <a:pt x="1585" y="793"/>
                                </a:lnTo>
                                <a:lnTo>
                                  <a:pt x="1582" y="718"/>
                                </a:lnTo>
                                <a:lnTo>
                                  <a:pt x="1571" y="644"/>
                                </a:lnTo>
                                <a:lnTo>
                                  <a:pt x="1554" y="571"/>
                                </a:lnTo>
                                <a:lnTo>
                                  <a:pt x="1529" y="501"/>
                                </a:lnTo>
                                <a:lnTo>
                                  <a:pt x="1499" y="433"/>
                                </a:lnTo>
                                <a:lnTo>
                                  <a:pt x="1462" y="369"/>
                                </a:lnTo>
                                <a:lnTo>
                                  <a:pt x="1419" y="308"/>
                                </a:lnTo>
                                <a:lnTo>
                                  <a:pt x="1371" y="250"/>
                                </a:lnTo>
                                <a:lnTo>
                                  <a:pt x="793" y="793"/>
                                </a:lnTo>
                                <a:lnTo>
                                  <a:pt x="792" y="0"/>
                                </a:lnTo>
                                <a:close/>
                              </a:path>
                            </a:pathLst>
                          </a:custGeom>
                          <a:solidFill>
                            <a:srgbClr val="DCE5EE"/>
                          </a:solidFill>
                          <a:ln>
                            <a:noFill/>
                          </a:ln>
                        </wps:spPr>
                        <wps:bodyPr upright="1"/>
                      </wps:wsp>
                      <wps:wsp>
                        <wps:cNvPr id="1076" name="任意多边形 284"/>
                        <wps:cNvSpPr/>
                        <wps:spPr>
                          <a:xfrm>
                            <a:off x="8493" y="1290"/>
                            <a:ext cx="1087" cy="1087"/>
                          </a:xfrm>
                          <a:custGeom>
                            <a:avLst/>
                            <a:gdLst/>
                            <a:ahLst/>
                            <a:cxnLst/>
                            <a:pathLst>
                              <a:path w="1087" h="1087">
                                <a:moveTo>
                                  <a:pt x="544" y="0"/>
                                </a:moveTo>
                                <a:lnTo>
                                  <a:pt x="470" y="5"/>
                                </a:lnTo>
                                <a:lnTo>
                                  <a:pt x="399" y="20"/>
                                </a:lnTo>
                                <a:lnTo>
                                  <a:pt x="332" y="43"/>
                                </a:lnTo>
                                <a:lnTo>
                                  <a:pt x="269" y="74"/>
                                </a:lnTo>
                                <a:lnTo>
                                  <a:pt x="212" y="113"/>
                                </a:lnTo>
                                <a:lnTo>
                                  <a:pt x="159" y="159"/>
                                </a:lnTo>
                                <a:lnTo>
                                  <a:pt x="113" y="212"/>
                                </a:lnTo>
                                <a:lnTo>
                                  <a:pt x="74" y="269"/>
                                </a:lnTo>
                                <a:lnTo>
                                  <a:pt x="43" y="332"/>
                                </a:lnTo>
                                <a:lnTo>
                                  <a:pt x="20" y="399"/>
                                </a:lnTo>
                                <a:lnTo>
                                  <a:pt x="5" y="470"/>
                                </a:lnTo>
                                <a:lnTo>
                                  <a:pt x="0" y="544"/>
                                </a:lnTo>
                                <a:lnTo>
                                  <a:pt x="5" y="617"/>
                                </a:lnTo>
                                <a:lnTo>
                                  <a:pt x="20" y="688"/>
                                </a:lnTo>
                                <a:lnTo>
                                  <a:pt x="43" y="755"/>
                                </a:lnTo>
                                <a:lnTo>
                                  <a:pt x="74" y="818"/>
                                </a:lnTo>
                                <a:lnTo>
                                  <a:pt x="113" y="876"/>
                                </a:lnTo>
                                <a:lnTo>
                                  <a:pt x="159" y="928"/>
                                </a:lnTo>
                                <a:lnTo>
                                  <a:pt x="212" y="974"/>
                                </a:lnTo>
                                <a:lnTo>
                                  <a:pt x="269" y="1013"/>
                                </a:lnTo>
                                <a:lnTo>
                                  <a:pt x="332" y="1044"/>
                                </a:lnTo>
                                <a:lnTo>
                                  <a:pt x="399" y="1068"/>
                                </a:lnTo>
                                <a:lnTo>
                                  <a:pt x="470" y="1082"/>
                                </a:lnTo>
                                <a:lnTo>
                                  <a:pt x="544" y="1087"/>
                                </a:lnTo>
                                <a:lnTo>
                                  <a:pt x="617" y="1082"/>
                                </a:lnTo>
                                <a:lnTo>
                                  <a:pt x="688" y="1068"/>
                                </a:lnTo>
                                <a:lnTo>
                                  <a:pt x="755" y="1044"/>
                                </a:lnTo>
                                <a:lnTo>
                                  <a:pt x="818" y="1013"/>
                                </a:lnTo>
                                <a:lnTo>
                                  <a:pt x="876" y="974"/>
                                </a:lnTo>
                                <a:lnTo>
                                  <a:pt x="928" y="928"/>
                                </a:lnTo>
                                <a:lnTo>
                                  <a:pt x="974" y="876"/>
                                </a:lnTo>
                                <a:lnTo>
                                  <a:pt x="1013" y="818"/>
                                </a:lnTo>
                                <a:lnTo>
                                  <a:pt x="1044" y="755"/>
                                </a:lnTo>
                                <a:lnTo>
                                  <a:pt x="1068" y="688"/>
                                </a:lnTo>
                                <a:lnTo>
                                  <a:pt x="1082" y="617"/>
                                </a:lnTo>
                                <a:lnTo>
                                  <a:pt x="1087" y="544"/>
                                </a:lnTo>
                                <a:lnTo>
                                  <a:pt x="1082" y="470"/>
                                </a:lnTo>
                                <a:lnTo>
                                  <a:pt x="1068" y="399"/>
                                </a:lnTo>
                                <a:lnTo>
                                  <a:pt x="1044" y="332"/>
                                </a:lnTo>
                                <a:lnTo>
                                  <a:pt x="1013" y="269"/>
                                </a:lnTo>
                                <a:lnTo>
                                  <a:pt x="974" y="212"/>
                                </a:lnTo>
                                <a:lnTo>
                                  <a:pt x="928" y="159"/>
                                </a:lnTo>
                                <a:lnTo>
                                  <a:pt x="876" y="113"/>
                                </a:lnTo>
                                <a:lnTo>
                                  <a:pt x="818" y="74"/>
                                </a:lnTo>
                                <a:lnTo>
                                  <a:pt x="755" y="43"/>
                                </a:lnTo>
                                <a:lnTo>
                                  <a:pt x="688" y="20"/>
                                </a:lnTo>
                                <a:lnTo>
                                  <a:pt x="617" y="5"/>
                                </a:lnTo>
                                <a:lnTo>
                                  <a:pt x="544" y="0"/>
                                </a:lnTo>
                                <a:close/>
                              </a:path>
                            </a:pathLst>
                          </a:custGeom>
                          <a:solidFill>
                            <a:srgbClr val="FFFFFF"/>
                          </a:solidFill>
                          <a:ln>
                            <a:noFill/>
                          </a:ln>
                        </wps:spPr>
                        <wps:bodyPr upright="1"/>
                      </wps:wsp>
                      <wps:wsp>
                        <wps:cNvPr id="1077" name="文本框 285"/>
                        <wps:cNvSpPr txBox="1"/>
                        <wps:spPr>
                          <a:xfrm>
                            <a:off x="8244" y="1041"/>
                            <a:ext cx="1585" cy="1585"/>
                          </a:xfrm>
                          <a:prstGeom prst="rect">
                            <a:avLst/>
                          </a:prstGeom>
                          <a:noFill/>
                          <a:ln>
                            <a:noFill/>
                          </a:ln>
                        </wps:spPr>
                        <wps:txbx>
                          <w:txbxContent>
                            <w:p>
                              <w:pPr>
                                <w:spacing w:before="6" w:line="240" w:lineRule="auto"/>
                                <w:rPr>
                                  <w:sz w:val="49"/>
                                </w:rPr>
                              </w:pPr>
                            </w:p>
                            <w:p>
                              <w:pPr>
                                <w:spacing w:before="0"/>
                                <w:ind w:left="511" w:right="0" w:firstLine="0"/>
                                <w:jc w:val="left"/>
                                <w:rPr>
                                  <w:rFonts w:ascii="Century Gothic"/>
                                  <w:b/>
                                  <w:sz w:val="28"/>
                                </w:rPr>
                              </w:pPr>
                              <w:r>
                                <w:rPr>
                                  <w:rFonts w:ascii="Century Gothic"/>
                                  <w:b/>
                                  <w:color w:val="FF7A00"/>
                                  <w:spacing w:val="-5"/>
                                  <w:sz w:val="28"/>
                                </w:rPr>
                                <w:t>13%</w:t>
                              </w:r>
                            </w:p>
                          </w:txbxContent>
                        </wps:txbx>
                        <wps:bodyPr lIns="0" tIns="0" rIns="0" bIns="0" upright="1"/>
                      </wps:wsp>
                    </wpg:wgp>
                  </a:graphicData>
                </a:graphic>
              </wp:anchor>
            </w:drawing>
          </mc:Choice>
          <mc:Fallback>
            <w:pict>
              <v:group id="_x0000_s1026" o:spid="_x0000_s1026" o:spt="203" style="position:absolute;left:0pt;margin-left:412.2pt;margin-top:52.05pt;height:79.25pt;width:79.25pt;mso-position-horizontal-relative:page;mso-wrap-distance-bottom:0pt;mso-wrap-distance-top:0pt;z-index:-251253760;mso-width-relative:page;mso-height-relative:page;" coordorigin="8244,1041" coordsize="1585,1585" o:gfxdata="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">
                <o:lock v:ext="edit" aspectratio="f"/>
                <v:shape id="任意多边形 282" o:spid="_x0000_s1026" o:spt="100" style="position:absolute;left:9034;top:1041;height:1537;width:795;" fillcolor="#FF7A00" filled="t" stroked="f" coordsize="795,1537" o:gfxdata="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plAi8AAAA&#10;3QAAAA8AAAAAAAAAAQAgAAAAIgAAAGRycy9kb3ducmV2LnhtbFBLAQIUABQAAAAIAIdO4kAzLwWe&#10;OwAAADkAAAAQAAAAAAAAAAEAIAAAAAsBAABkcnMvc2hhcGV4bWwueG1sUEsFBgAAAAAGAAYAWwEA&#10;ALUDAAAAAA==&#10;" path="m0,0l3,793,276,1536,346,1507,412,1471,474,1430,531,1383,583,1331,631,1275,673,1215,709,1152,739,1085,763,1015,781,943,791,868,795,793,791,717,781,643,763,571,739,502,709,436,674,373,633,314,587,259,536,209,481,163,422,122,359,86,293,56,224,32,152,15,79,4,0,0xe">
                  <v:fill on="t" focussize="0,0"/>
                  <v:stroke on="f"/>
                  <v:imagedata o:title=""/>
                  <o:lock v:ext="edit" aspectratio="f"/>
                </v:shape>
                <v:shape id="任意多边形 283" o:spid="_x0000_s1026" o:spt="100" style="position:absolute;left:8244;top:1041;height:1585;width:1585;" fillcolor="#DCE5EE" filled="t" stroked="f" coordsize="1585,1585" o:gfxdata="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0ZnFm8AAAA&#10;3QAAAA8AAAAAAAAAAQAgAAAAIgAAAGRycy9kb3ducmV2LnhtbFBLAQIUABQAAAAIAIdO4kAzLwWe&#10;OwAAADkAAAAQAAAAAAAAAAEAIAAAAAsBAABkcnMvc2hhcGV4bWwueG1sUEsFBgAAAAAGAAYAWwEA&#10;ALUDAAAAAA==&#10;" path="m792,0l716,4,643,15,571,32,502,56,436,86,373,122,314,163,259,209,209,259,162,314,121,374,86,436,56,502,32,571,15,643,4,717,0,793,4,868,15,942,32,1014,56,1083,86,1149,122,1212,163,1271,209,1326,259,1377,314,1423,373,1464,436,1499,502,1529,571,1553,643,1571,717,1581,793,1585,869,1581,942,1571,1014,1553,1083,1529,1149,1499,1212,1464,1271,1423,1326,1377,1377,1326,1423,1271,1464,1212,1499,1149,1529,1083,1553,1014,1571,942,1581,868,1585,793,1582,718,1571,644,1554,571,1529,501,1499,433,1462,369,1419,308,1371,250,793,793,792,0xe">
                  <v:fill on="t" focussize="0,0"/>
                  <v:stroke on="f"/>
                  <v:imagedata o:title=""/>
                  <o:lock v:ext="edit" aspectratio="f"/>
                </v:shape>
                <v:shape id="任意多边形 284" o:spid="_x0000_s1026" o:spt="100" style="position:absolute;left:8493;top:1290;height:1087;width:1087;" fillcolor="#FFFFFF" filled="t" stroked="f" coordsize="1087,1087" o:gfxdata="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QkGK8AAAA&#10;3QAAAA8AAAAAAAAAAQAgAAAAIgAAAGRycy9kb3ducmV2LnhtbFBLAQIUABQAAAAIAIdO4kAzLwWe&#10;OwAAADkAAAAQAAAAAAAAAAEAIAAAAAsBAABkcnMvc2hhcGV4bWwueG1sUEsFBgAAAAAGAAYAWwEA&#10;ALUDAAAAAA==&#10;" path="m544,0l470,5,399,20,332,43,269,74,212,113,159,159,113,212,74,269,43,332,20,399,5,470,0,544,5,617,20,688,43,755,74,818,113,876,159,928,212,974,269,1013,332,1044,399,1068,470,1082,544,1087,617,1082,688,1068,755,1044,818,1013,876,974,928,928,974,876,1013,818,1044,755,1068,688,1082,617,1087,544,1082,470,1068,399,1044,332,1013,269,974,212,928,159,876,113,818,74,755,43,688,20,617,5,544,0xe">
                  <v:fill on="t" focussize="0,0"/>
                  <v:stroke on="f"/>
                  <v:imagedata o:title=""/>
                  <o:lock v:ext="edit" aspectratio="f"/>
                </v:shape>
                <v:shape id="文本框 285" o:spid="_x0000_s1026" o:spt="202" type="#_x0000_t202" style="position:absolute;left:8244;top:1041;height:1585;width:1585;" filled="f" stroked="f" coordsize="21600,21600" o:gfxdata="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FwDD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6" w:line="240" w:lineRule="auto"/>
                          <w:rPr>
                            <w:sz w:val="49"/>
                          </w:rPr>
                        </w:pPr>
                      </w:p>
                      <w:p>
                        <w:pPr>
                          <w:spacing w:before="0"/>
                          <w:ind w:left="511" w:right="0" w:firstLine="0"/>
                          <w:jc w:val="left"/>
                          <w:rPr>
                            <w:rFonts w:ascii="Century Gothic"/>
                            <w:b/>
                            <w:sz w:val="28"/>
                          </w:rPr>
                        </w:pPr>
                        <w:r>
                          <w:rPr>
                            <w:rFonts w:ascii="Century Gothic"/>
                            <w:b/>
                            <w:color w:val="FF7A00"/>
                            <w:spacing w:val="-5"/>
                            <w:sz w:val="28"/>
                          </w:rPr>
                          <w:t>13%</w:t>
                        </w:r>
                      </w:p>
                    </w:txbxContent>
                  </v:textbox>
                </v:shape>
                <w10:wrap type="topAndBottom"/>
              </v:group>
            </w:pict>
          </mc:Fallback>
        </mc:AlternateContent>
      </w:r>
    </w:p>
    <w:p>
      <w:pPr>
        <w:spacing w:after="0"/>
        <w:rPr>
          <w:sz w:val="5"/>
        </w:rPr>
        <w:sectPr>
          <w:headerReference r:id="rId30" w:type="default"/>
          <w:footerReference r:id="rId31" w:type="default"/>
          <w:pgSz w:w="12240" w:h="15840"/>
          <w:pgMar w:top="1220" w:right="0" w:bottom="860" w:left="520" w:header="0" w:footer="675" w:gutter="0"/>
          <w:cols w:space="720" w:num="1"/>
        </w:sectPr>
      </w:pPr>
    </w:p>
    <w:p>
      <w:pPr>
        <w:tabs>
          <w:tab w:val="left" w:pos="4189"/>
        </w:tabs>
        <w:spacing w:before="54" w:line="235" w:lineRule="auto"/>
        <w:ind w:right="0"/>
        <w:jc w:val="left"/>
        <w:rPr>
          <w:rFonts w:hint="eastAsia" w:eastAsia="宋体"/>
          <w:w w:val="115"/>
          <w:sz w:val="14"/>
          <w:lang w:val="en-US" w:eastAsia="zh-CN"/>
        </w:rPr>
      </w:pPr>
    </w:p>
    <w:p>
      <w:pPr>
        <w:tabs>
          <w:tab w:val="left" w:pos="4189"/>
        </w:tabs>
        <w:spacing w:before="54" w:line="235" w:lineRule="auto"/>
        <w:ind w:left="3968" w:right="0" w:hanging="1723"/>
        <w:jc w:val="left"/>
        <w:rPr>
          <w:rFonts w:hint="default" w:eastAsia="宋体"/>
          <w:sz w:val="14"/>
          <w:lang w:val="en-US" w:eastAsia="zh-CN"/>
        </w:rPr>
      </w:pPr>
      <w:r>
        <w:rPr>
          <w:rFonts w:hint="eastAsia" w:eastAsia="宋体"/>
          <w:w w:val="115"/>
          <w:sz w:val="14"/>
          <w:lang w:val="en-US" w:eastAsia="zh-CN"/>
        </w:rPr>
        <w:t>无使用政策</w:t>
      </w:r>
      <w:r>
        <w:rPr>
          <w:rFonts w:hint="eastAsia" w:eastAsia="宋体"/>
          <w:w w:val="115"/>
          <w:sz w:val="14"/>
          <w:lang w:val="en-US" w:eastAsia="zh-CN"/>
        </w:rPr>
        <w:tab/>
      </w:r>
      <w:r>
        <w:rPr>
          <w:rFonts w:hint="eastAsia" w:eastAsia="宋体"/>
          <w:w w:val="115"/>
          <w:sz w:val="14"/>
          <w:lang w:val="en-US" w:eastAsia="zh-CN"/>
        </w:rPr>
        <w:t>使用当前评估流程</w:t>
      </w:r>
    </w:p>
    <w:p>
      <w:pPr>
        <w:spacing w:before="54" w:line="235" w:lineRule="auto"/>
        <w:ind w:left="584" w:right="0" w:firstLine="78"/>
        <w:jc w:val="left"/>
      </w:pPr>
      <w:r>
        <w:br w:type="column"/>
      </w:r>
    </w:p>
    <w:p>
      <w:pPr>
        <w:spacing w:before="54" w:line="235" w:lineRule="auto"/>
        <w:ind w:left="584" w:right="0" w:firstLine="78"/>
        <w:jc w:val="left"/>
        <w:rPr>
          <w:rFonts w:hint="default" w:eastAsia="宋体"/>
          <w:sz w:val="14"/>
          <w:lang w:val="en-US" w:eastAsia="zh-CN"/>
        </w:rPr>
      </w:pPr>
      <w:r>
        <w:rPr>
          <w:rFonts w:hint="eastAsia" w:eastAsia="宋体"/>
          <w:spacing w:val="-2"/>
          <w:w w:val="115"/>
          <w:sz w:val="14"/>
          <w:lang w:val="en-US" w:eastAsia="zh-CN"/>
        </w:rPr>
        <w:t>引入新的评估流程</w:t>
      </w:r>
    </w:p>
    <w:p>
      <w:pPr>
        <w:spacing w:before="52"/>
        <w:ind w:left="428" w:right="0" w:firstLine="0"/>
        <w:jc w:val="left"/>
      </w:pPr>
      <w:r>
        <w:br w:type="column"/>
      </w:r>
    </w:p>
    <w:p>
      <w:pPr>
        <w:spacing w:before="52"/>
        <w:ind w:left="428" w:right="0" w:firstLine="0"/>
        <w:jc w:val="left"/>
        <w:rPr>
          <w:rFonts w:hint="default" w:eastAsia="宋体"/>
          <w:sz w:val="14"/>
          <w:lang w:val="en-US" w:eastAsia="zh-CN"/>
        </w:rPr>
      </w:pPr>
      <w:r>
        <w:rPr>
          <w:rFonts w:hint="eastAsia" w:eastAsia="宋体"/>
          <w:spacing w:val="-2"/>
          <w:w w:val="115"/>
          <w:sz w:val="14"/>
          <w:lang w:val="en-US" w:eastAsia="zh-CN"/>
        </w:rPr>
        <w:t>评估新流程</w:t>
      </w:r>
    </w:p>
    <w:p>
      <w:pPr>
        <w:spacing w:after="0"/>
        <w:jc w:val="left"/>
        <w:rPr>
          <w:sz w:val="14"/>
        </w:rPr>
        <w:sectPr>
          <w:type w:val="continuous"/>
          <w:pgSz w:w="12240" w:h="15840"/>
          <w:pgMar w:top="1500" w:right="0" w:bottom="280" w:left="520" w:header="0" w:footer="675" w:gutter="0"/>
          <w:cols w:equalWidth="0" w:num="3">
            <w:col w:w="5289" w:space="40"/>
            <w:col w:w="1905" w:space="39"/>
            <w:col w:w="4447"/>
          </w:cols>
        </w:sectPr>
      </w:pPr>
    </w:p>
    <w:p>
      <w:pPr>
        <w:pStyle w:val="6"/>
      </w:pPr>
    </w:p>
    <w:p>
      <w:pPr>
        <w:pStyle w:val="6"/>
        <w:spacing w:before="6"/>
        <w:rPr>
          <w:sz w:val="17"/>
        </w:rPr>
      </w:pPr>
    </w:p>
    <w:p>
      <w:pPr>
        <w:pStyle w:val="4"/>
        <w:spacing w:before="120"/>
        <w:rPr>
          <w:spacing w:val="-2"/>
          <w:w w:val="115"/>
        </w:rPr>
      </w:pPr>
      <w:r>
        <w:rPr>
          <w:w w:val="115"/>
        </w:rPr>
        <w:t>Current</w:t>
      </w:r>
      <w:r>
        <w:rPr>
          <w:spacing w:val="-15"/>
          <w:w w:val="115"/>
        </w:rPr>
        <w:t xml:space="preserve"> </w:t>
      </w:r>
      <w:r>
        <w:rPr>
          <w:w w:val="115"/>
        </w:rPr>
        <w:t>and</w:t>
      </w:r>
      <w:r>
        <w:rPr>
          <w:spacing w:val="-14"/>
          <w:w w:val="115"/>
        </w:rPr>
        <w:t xml:space="preserve"> </w:t>
      </w:r>
      <w:r>
        <w:rPr>
          <w:w w:val="115"/>
        </w:rPr>
        <w:t>planned</w:t>
      </w:r>
      <w:r>
        <w:rPr>
          <w:spacing w:val="-14"/>
          <w:w w:val="115"/>
        </w:rPr>
        <w:t xml:space="preserve"> </w:t>
      </w:r>
      <w:r>
        <w:rPr>
          <w:w w:val="115"/>
        </w:rPr>
        <w:t>use</w:t>
      </w:r>
      <w:r>
        <w:rPr>
          <w:spacing w:val="-14"/>
          <w:w w:val="115"/>
        </w:rPr>
        <w:t xml:space="preserve"> </w:t>
      </w:r>
      <w:r>
        <w:rPr>
          <w:w w:val="115"/>
        </w:rPr>
        <w:t>of</w:t>
      </w:r>
      <w:r>
        <w:rPr>
          <w:spacing w:val="-14"/>
          <w:w w:val="115"/>
        </w:rPr>
        <w:t xml:space="preserve"> </w:t>
      </w:r>
      <w:r>
        <w:rPr>
          <w:w w:val="115"/>
        </w:rPr>
        <w:t>AI</w:t>
      </w:r>
      <w:r>
        <w:rPr>
          <w:spacing w:val="-14"/>
          <w:w w:val="115"/>
        </w:rPr>
        <w:t xml:space="preserve"> </w:t>
      </w:r>
      <w:r>
        <w:rPr>
          <w:spacing w:val="-2"/>
          <w:w w:val="115"/>
        </w:rPr>
        <w:t>technologies</w:t>
      </w:r>
    </w:p>
    <w:p>
      <w:pPr>
        <w:ind w:left="960" w:leftChars="400" w:firstLine="0" w:firstLineChars="0"/>
      </w:pPr>
      <w:r>
        <w:rPr>
          <w:rFonts w:hint="eastAsia" w:ascii="AzoSans-Bold" w:hAnsi="AzoSans-Bold" w:eastAsia="AzoSans-Bold" w:cs="AzoSans-Bold"/>
          <w:b/>
          <w:color w:val="000000"/>
          <w:kern w:val="0"/>
          <w:sz w:val="28"/>
          <w:szCs w:val="28"/>
          <w:lang w:val="en-US" w:eastAsia="zh-CN" w:bidi="ar"/>
        </w:rPr>
        <w:t>当前和计划使用的人工智能技术</w:t>
      </w:r>
    </w:p>
    <w:p>
      <w:pPr>
        <w:pStyle w:val="6"/>
        <w:spacing w:before="294" w:line="276" w:lineRule="auto"/>
        <w:ind w:left="920" w:right="1444"/>
      </w:pPr>
      <w:r>
        <w:rPr>
          <w:w w:val="115"/>
        </w:rPr>
        <w:t>The survey on AI technology usage within organizations reveals diverse adoption patterns across different</w:t>
      </w:r>
      <w:r>
        <w:rPr>
          <w:spacing w:val="-2"/>
          <w:w w:val="115"/>
        </w:rPr>
        <w:t xml:space="preserve"> </w:t>
      </w:r>
      <w:r>
        <w:rPr>
          <w:w w:val="115"/>
        </w:rPr>
        <w:t>AI</w:t>
      </w:r>
      <w:r>
        <w:rPr>
          <w:spacing w:val="-2"/>
          <w:w w:val="115"/>
        </w:rPr>
        <w:t xml:space="preserve"> </w:t>
      </w:r>
      <w:r>
        <w:rPr>
          <w:w w:val="115"/>
        </w:rPr>
        <w:t>systems.</w:t>
      </w:r>
      <w:r>
        <w:rPr>
          <w:spacing w:val="-2"/>
          <w:w w:val="115"/>
        </w:rPr>
        <w:t xml:space="preserve"> </w:t>
      </w:r>
      <w:r>
        <w:rPr>
          <w:w w:val="115"/>
        </w:rPr>
        <w:t>Large</w:t>
      </w:r>
      <w:r>
        <w:rPr>
          <w:spacing w:val="-2"/>
          <w:w w:val="115"/>
        </w:rPr>
        <w:t xml:space="preserve"> </w:t>
      </w:r>
      <w:r>
        <w:rPr>
          <w:w w:val="115"/>
        </w:rPr>
        <w:t>Language</w:t>
      </w:r>
      <w:r>
        <w:rPr>
          <w:spacing w:val="-2"/>
          <w:w w:val="115"/>
        </w:rPr>
        <w:t xml:space="preserve"> </w:t>
      </w:r>
      <w:r>
        <w:rPr>
          <w:w w:val="115"/>
        </w:rPr>
        <w:t>Models</w:t>
      </w:r>
      <w:r>
        <w:rPr>
          <w:spacing w:val="-2"/>
          <w:w w:val="115"/>
        </w:rPr>
        <w:t xml:space="preserve"> </w:t>
      </w:r>
      <w:r>
        <w:rPr>
          <w:w w:val="115"/>
        </w:rPr>
        <w:t>are</w:t>
      </w:r>
      <w:r>
        <w:rPr>
          <w:spacing w:val="-2"/>
          <w:w w:val="115"/>
        </w:rPr>
        <w:t xml:space="preserve"> </w:t>
      </w:r>
      <w:r>
        <w:rPr>
          <w:w w:val="115"/>
        </w:rPr>
        <w:t>currently</w:t>
      </w:r>
      <w:r>
        <w:rPr>
          <w:spacing w:val="-2"/>
          <w:w w:val="115"/>
        </w:rPr>
        <w:t xml:space="preserve"> </w:t>
      </w:r>
      <w:r>
        <w:rPr>
          <w:w w:val="115"/>
        </w:rPr>
        <w:t>in</w:t>
      </w:r>
      <w:r>
        <w:rPr>
          <w:spacing w:val="-2"/>
          <w:w w:val="115"/>
        </w:rPr>
        <w:t xml:space="preserve"> </w:t>
      </w:r>
      <w:r>
        <w:rPr>
          <w:w w:val="115"/>
        </w:rPr>
        <w:t>use</w:t>
      </w:r>
      <w:r>
        <w:rPr>
          <w:spacing w:val="-2"/>
          <w:w w:val="115"/>
        </w:rPr>
        <w:t xml:space="preserve"> </w:t>
      </w:r>
      <w:r>
        <w:rPr>
          <w:w w:val="115"/>
        </w:rPr>
        <w:t>by</w:t>
      </w:r>
      <w:r>
        <w:rPr>
          <w:spacing w:val="-2"/>
          <w:w w:val="115"/>
        </w:rPr>
        <w:t xml:space="preserve"> </w:t>
      </w:r>
      <w:r>
        <w:rPr>
          <w:w w:val="115"/>
        </w:rPr>
        <w:t>49%</w:t>
      </w:r>
      <w:r>
        <w:rPr>
          <w:spacing w:val="-2"/>
          <w:w w:val="115"/>
        </w:rPr>
        <w:t xml:space="preserve"> </w:t>
      </w:r>
      <w:r>
        <w:rPr>
          <w:w w:val="115"/>
        </w:rPr>
        <w:t>of</w:t>
      </w:r>
      <w:r>
        <w:rPr>
          <w:spacing w:val="-2"/>
          <w:w w:val="115"/>
        </w:rPr>
        <w:t xml:space="preserve"> </w:t>
      </w:r>
      <w:r>
        <w:rPr>
          <w:w w:val="115"/>
        </w:rPr>
        <w:t>the</w:t>
      </w:r>
      <w:r>
        <w:rPr>
          <w:spacing w:val="-2"/>
          <w:w w:val="115"/>
        </w:rPr>
        <w:t xml:space="preserve"> </w:t>
      </w:r>
      <w:r>
        <w:rPr>
          <w:w w:val="115"/>
        </w:rPr>
        <w:t>respondents,</w:t>
      </w:r>
      <w:r>
        <w:rPr>
          <w:spacing w:val="-2"/>
          <w:w w:val="115"/>
        </w:rPr>
        <w:t xml:space="preserve"> </w:t>
      </w:r>
      <w:r>
        <w:rPr>
          <w:w w:val="115"/>
        </w:rPr>
        <w:t>while 35% plan to use them within the next two years, and 14% have no plans for their adoption. This trend of current usage and future planning is similar across other technologies: Deep Learning</w:t>
      </w:r>
    </w:p>
    <w:p>
      <w:pPr>
        <w:pStyle w:val="6"/>
        <w:spacing w:line="276" w:lineRule="auto"/>
        <w:ind w:left="920" w:right="1772"/>
      </w:pPr>
      <w:r>
        <w:rPr>
          <w:w w:val="115"/>
        </w:rPr>
        <w:t>is currently used by 41%, with 40% planning future use. Expert Systems are currently at 31% usage,</w:t>
      </w:r>
      <w:r>
        <w:rPr>
          <w:spacing w:val="-10"/>
          <w:w w:val="115"/>
        </w:rPr>
        <w:t xml:space="preserve"> </w:t>
      </w:r>
      <w:r>
        <w:rPr>
          <w:w w:val="115"/>
        </w:rPr>
        <w:t>with</w:t>
      </w:r>
      <w:r>
        <w:rPr>
          <w:spacing w:val="-10"/>
          <w:w w:val="115"/>
        </w:rPr>
        <w:t xml:space="preserve"> </w:t>
      </w:r>
      <w:r>
        <w:rPr>
          <w:w w:val="115"/>
        </w:rPr>
        <w:t>a</w:t>
      </w:r>
      <w:r>
        <w:rPr>
          <w:spacing w:val="-10"/>
          <w:w w:val="115"/>
        </w:rPr>
        <w:t xml:space="preserve"> </w:t>
      </w:r>
      <w:r>
        <w:rPr>
          <w:w w:val="115"/>
        </w:rPr>
        <w:t>notable</w:t>
      </w:r>
      <w:r>
        <w:rPr>
          <w:spacing w:val="-10"/>
          <w:w w:val="115"/>
        </w:rPr>
        <w:t xml:space="preserve"> </w:t>
      </w:r>
      <w:r>
        <w:rPr>
          <w:w w:val="115"/>
        </w:rPr>
        <w:t>51%</w:t>
      </w:r>
      <w:r>
        <w:rPr>
          <w:spacing w:val="-10"/>
          <w:w w:val="115"/>
        </w:rPr>
        <w:t xml:space="preserve"> </w:t>
      </w:r>
      <w:r>
        <w:rPr>
          <w:w w:val="115"/>
        </w:rPr>
        <w:t>planning</w:t>
      </w:r>
      <w:r>
        <w:rPr>
          <w:spacing w:val="-10"/>
          <w:w w:val="115"/>
        </w:rPr>
        <w:t xml:space="preserve"> </w:t>
      </w:r>
      <w:r>
        <w:rPr>
          <w:w w:val="115"/>
        </w:rPr>
        <w:t>to</w:t>
      </w:r>
      <w:r>
        <w:rPr>
          <w:spacing w:val="-10"/>
          <w:w w:val="115"/>
        </w:rPr>
        <w:t xml:space="preserve"> </w:t>
      </w:r>
      <w:r>
        <w:rPr>
          <w:w w:val="115"/>
        </w:rPr>
        <w:t>implement</w:t>
      </w:r>
      <w:r>
        <w:rPr>
          <w:spacing w:val="-10"/>
          <w:w w:val="115"/>
        </w:rPr>
        <w:t xml:space="preserve"> </w:t>
      </w:r>
      <w:r>
        <w:rPr>
          <w:w w:val="115"/>
        </w:rPr>
        <w:t>them.</w:t>
      </w:r>
      <w:r>
        <w:rPr>
          <w:spacing w:val="-10"/>
          <w:w w:val="115"/>
        </w:rPr>
        <w:t xml:space="preserve"> </w:t>
      </w:r>
      <w:r>
        <w:rPr>
          <w:w w:val="115"/>
        </w:rPr>
        <w:t>Machine</w:t>
      </w:r>
      <w:r>
        <w:rPr>
          <w:spacing w:val="-10"/>
          <w:w w:val="115"/>
        </w:rPr>
        <w:t xml:space="preserve"> </w:t>
      </w:r>
      <w:r>
        <w:rPr>
          <w:w w:val="115"/>
        </w:rPr>
        <w:t>Learning</w:t>
      </w:r>
      <w:r>
        <w:rPr>
          <w:spacing w:val="-10"/>
          <w:w w:val="115"/>
        </w:rPr>
        <w:t xml:space="preserve"> </w:t>
      </w:r>
      <w:r>
        <w:rPr>
          <w:w w:val="115"/>
        </w:rPr>
        <w:t>and</w:t>
      </w:r>
      <w:r>
        <w:rPr>
          <w:spacing w:val="-10"/>
          <w:w w:val="115"/>
        </w:rPr>
        <w:t xml:space="preserve"> </w:t>
      </w:r>
      <w:r>
        <w:rPr>
          <w:w w:val="115"/>
        </w:rPr>
        <w:t>Natural</w:t>
      </w:r>
      <w:r>
        <w:rPr>
          <w:spacing w:val="-10"/>
          <w:w w:val="115"/>
        </w:rPr>
        <w:t xml:space="preserve"> </w:t>
      </w:r>
      <w:r>
        <w:rPr>
          <w:w w:val="115"/>
        </w:rPr>
        <w:t>Language</w:t>
      </w:r>
    </w:p>
    <w:p>
      <w:pPr>
        <w:pStyle w:val="6"/>
        <w:spacing w:line="276" w:lineRule="auto"/>
        <w:ind w:left="920" w:right="1444"/>
        <w:rPr>
          <w:w w:val="115"/>
        </w:rPr>
      </w:pPr>
      <w:r>
        <w:rPr>
          <w:w w:val="115"/>
        </w:rPr>
        <w:t>Processing</w:t>
      </w:r>
      <w:r>
        <w:rPr>
          <w:spacing w:val="-3"/>
          <w:w w:val="115"/>
        </w:rPr>
        <w:t xml:space="preserve"> </w:t>
      </w:r>
      <w:r>
        <w:rPr>
          <w:w w:val="115"/>
        </w:rPr>
        <w:t>tools</w:t>
      </w:r>
      <w:r>
        <w:rPr>
          <w:spacing w:val="-3"/>
          <w:w w:val="115"/>
        </w:rPr>
        <w:t xml:space="preserve"> </w:t>
      </w:r>
      <w:r>
        <w:rPr>
          <w:w w:val="115"/>
        </w:rPr>
        <w:t>show</w:t>
      </w:r>
      <w:r>
        <w:rPr>
          <w:spacing w:val="-3"/>
          <w:w w:val="115"/>
        </w:rPr>
        <w:t xml:space="preserve"> </w:t>
      </w:r>
      <w:r>
        <w:rPr>
          <w:w w:val="115"/>
        </w:rPr>
        <w:t>a</w:t>
      </w:r>
      <w:r>
        <w:rPr>
          <w:spacing w:val="-3"/>
          <w:w w:val="115"/>
        </w:rPr>
        <w:t xml:space="preserve"> </w:t>
      </w:r>
      <w:r>
        <w:rPr>
          <w:w w:val="115"/>
        </w:rPr>
        <w:t>balanced</w:t>
      </w:r>
      <w:r>
        <w:rPr>
          <w:spacing w:val="-3"/>
          <w:w w:val="115"/>
        </w:rPr>
        <w:t xml:space="preserve"> </w:t>
      </w:r>
      <w:r>
        <w:rPr>
          <w:w w:val="115"/>
        </w:rPr>
        <w:t>mix</w:t>
      </w:r>
      <w:r>
        <w:rPr>
          <w:spacing w:val="-3"/>
          <w:w w:val="115"/>
        </w:rPr>
        <w:t xml:space="preserve"> </w:t>
      </w:r>
      <w:r>
        <w:rPr>
          <w:w w:val="115"/>
        </w:rPr>
        <w:t>of</w:t>
      </w:r>
      <w:r>
        <w:rPr>
          <w:spacing w:val="-3"/>
          <w:w w:val="115"/>
        </w:rPr>
        <w:t xml:space="preserve"> </w:t>
      </w:r>
      <w:r>
        <w:rPr>
          <w:w w:val="115"/>
        </w:rPr>
        <w:t>current</w:t>
      </w:r>
      <w:r>
        <w:rPr>
          <w:spacing w:val="-3"/>
          <w:w w:val="115"/>
        </w:rPr>
        <w:t xml:space="preserve"> </w:t>
      </w:r>
      <w:r>
        <w:rPr>
          <w:w w:val="115"/>
        </w:rPr>
        <w:t>usage</w:t>
      </w:r>
      <w:r>
        <w:rPr>
          <w:spacing w:val="-3"/>
          <w:w w:val="115"/>
        </w:rPr>
        <w:t xml:space="preserve"> </w:t>
      </w:r>
      <w:r>
        <w:rPr>
          <w:w w:val="115"/>
        </w:rPr>
        <w:t>(39%</w:t>
      </w:r>
      <w:r>
        <w:rPr>
          <w:spacing w:val="-3"/>
          <w:w w:val="115"/>
        </w:rPr>
        <w:t xml:space="preserve"> </w:t>
      </w:r>
      <w:r>
        <w:rPr>
          <w:w w:val="115"/>
        </w:rPr>
        <w:t>and</w:t>
      </w:r>
      <w:r>
        <w:rPr>
          <w:spacing w:val="-3"/>
          <w:w w:val="115"/>
        </w:rPr>
        <w:t xml:space="preserve"> </w:t>
      </w:r>
      <w:r>
        <w:rPr>
          <w:w w:val="115"/>
        </w:rPr>
        <w:t>33%,</w:t>
      </w:r>
      <w:r>
        <w:rPr>
          <w:spacing w:val="-3"/>
          <w:w w:val="115"/>
        </w:rPr>
        <w:t xml:space="preserve"> </w:t>
      </w:r>
      <w:r>
        <w:rPr>
          <w:w w:val="115"/>
        </w:rPr>
        <w:t>respectively)</w:t>
      </w:r>
      <w:r>
        <w:rPr>
          <w:spacing w:val="-3"/>
          <w:w w:val="115"/>
        </w:rPr>
        <w:t xml:space="preserve"> </w:t>
      </w:r>
      <w:r>
        <w:rPr>
          <w:w w:val="115"/>
        </w:rPr>
        <w:t>and</w:t>
      </w:r>
      <w:r>
        <w:rPr>
          <w:spacing w:val="-3"/>
          <w:w w:val="115"/>
        </w:rPr>
        <w:t xml:space="preserve"> </w:t>
      </w:r>
      <w:r>
        <w:rPr>
          <w:w w:val="115"/>
        </w:rPr>
        <w:t>future</w:t>
      </w:r>
      <w:r>
        <w:rPr>
          <w:spacing w:val="-3"/>
          <w:w w:val="115"/>
        </w:rPr>
        <w:t xml:space="preserve"> </w:t>
      </w:r>
      <w:r>
        <w:rPr>
          <w:w w:val="115"/>
        </w:rPr>
        <w:t>plans (34% and 37%, respectively).</w:t>
      </w: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这项关于组织内人工智能技术使用情况的调查揭示了不同人工智能系统的采用不同的模式。49%的受访者目前正在使用大型语言模型，而35%的受访者计划在未来两年内使用，14%的受访者没有采用大型语言模型的计划。当前使用和未来规划的趋势在其他</w:t>
      </w:r>
      <w:ins w:id="363" w:author="张家齐" w:date="2024-05-14T10:21:25Z">
        <w:r>
          <w:rPr>
            <w:rFonts w:hint="eastAsia" w:ascii="黑体" w:hAnsi="黑体" w:eastAsia="黑体" w:cs="黑体"/>
            <w:color w:val="000000"/>
            <w:kern w:val="0"/>
            <w:sz w:val="20"/>
            <w:szCs w:val="20"/>
            <w:lang w:val="en-US" w:eastAsia="zh-CN" w:bidi="ar"/>
          </w:rPr>
          <w:t>AI</w:t>
        </w:r>
      </w:ins>
      <w:r>
        <w:rPr>
          <w:rFonts w:hint="eastAsia" w:ascii="黑体" w:hAnsi="黑体" w:eastAsia="黑体" w:cs="黑体"/>
          <w:color w:val="000000"/>
          <w:kern w:val="0"/>
          <w:sz w:val="20"/>
          <w:szCs w:val="20"/>
          <w:lang w:val="en-US" w:eastAsia="zh-CN" w:bidi="ar"/>
        </w:rPr>
        <w:t>技术中</w:t>
      </w:r>
      <w:ins w:id="364" w:author="张家齐" w:date="2024-05-14T10:21:18Z">
        <w:r>
          <w:rPr>
            <w:rFonts w:hint="eastAsia" w:ascii="黑体" w:hAnsi="黑体" w:eastAsia="黑体" w:cs="黑体"/>
            <w:color w:val="000000"/>
            <w:kern w:val="0"/>
            <w:sz w:val="20"/>
            <w:szCs w:val="20"/>
            <w:lang w:val="en-US" w:eastAsia="zh-CN" w:bidi="ar"/>
          </w:rPr>
          <w:t>也</w:t>
        </w:r>
      </w:ins>
      <w:r>
        <w:rPr>
          <w:rFonts w:hint="eastAsia" w:ascii="黑体" w:hAnsi="黑体" w:eastAsia="黑体" w:cs="黑体"/>
          <w:color w:val="000000"/>
          <w:kern w:val="0"/>
          <w:sz w:val="20"/>
          <w:szCs w:val="20"/>
          <w:lang w:val="en-US" w:eastAsia="zh-CN" w:bidi="ar"/>
        </w:rPr>
        <w:t>是相似的：深度学习目前有41%的人使用，40%的人规划未来使用。专家系统目前的使用率为31%，其中51%的人计划实施。机器学习和自然语言处理工具显示出当前使用（分别为39%和33%）和未来计划（分别为34%和37%）的平衡</w:t>
      </w:r>
      <w:del w:id="365" w:author="张家齐" w:date="2024-05-14T10:21:41Z">
        <w:r>
          <w:rPr>
            <w:rFonts w:hint="eastAsia" w:ascii="黑体" w:hAnsi="黑体" w:eastAsia="黑体" w:cs="黑体"/>
            <w:color w:val="000000"/>
            <w:kern w:val="0"/>
            <w:sz w:val="20"/>
            <w:szCs w:val="20"/>
            <w:lang w:val="en-US" w:eastAsia="zh-CN" w:bidi="ar"/>
          </w:rPr>
          <w:delText>组</w:delText>
        </w:r>
      </w:del>
      <w:del w:id="366" w:author="张家齐" w:date="2024-05-14T10:21:39Z">
        <w:r>
          <w:rPr>
            <w:rFonts w:hint="eastAsia" w:ascii="黑体" w:hAnsi="黑体" w:eastAsia="黑体" w:cs="黑体"/>
            <w:color w:val="000000"/>
            <w:kern w:val="0"/>
            <w:sz w:val="20"/>
            <w:szCs w:val="20"/>
            <w:lang w:val="en-US" w:eastAsia="zh-CN" w:bidi="ar"/>
          </w:rPr>
          <w:delText>合</w:delText>
        </w:r>
      </w:del>
      <w:r>
        <w:rPr>
          <w:rFonts w:hint="eastAsia" w:ascii="黑体" w:hAnsi="黑体" w:eastAsia="黑体" w:cs="黑体"/>
          <w:color w:val="000000"/>
          <w:kern w:val="0"/>
          <w:sz w:val="20"/>
          <w:szCs w:val="20"/>
          <w:lang w:val="en-US" w:eastAsia="zh-CN" w:bidi="ar"/>
        </w:rPr>
        <w:t>。</w:t>
      </w:r>
    </w:p>
    <w:p>
      <w:pPr>
        <w:pStyle w:val="6"/>
        <w:spacing w:before="5"/>
        <w:rPr>
          <w:sz w:val="22"/>
        </w:rPr>
      </w:pPr>
    </w:p>
    <w:p>
      <w:pPr>
        <w:pStyle w:val="6"/>
        <w:spacing w:before="1" w:line="276" w:lineRule="auto"/>
        <w:ind w:left="920" w:right="1734"/>
      </w:pPr>
      <w:r>
        <w:rPr>
          <w:w w:val="115"/>
        </w:rPr>
        <w:t>Interestingly, there seems to be a sense of obligation to keep pace with technological advancements, as indicated by the consistent number of respondents planning to adopt various AI technologies within two years. This could explain why 47% are planning to use Generative AI (GenAI) and 45% are looking at Robotics, despite 21% and 22% respectively having no plans to use these technologies. This highlights a potential trend where organizations feel the need to stay</w:t>
      </w:r>
      <w:r>
        <w:rPr>
          <w:spacing w:val="-8"/>
          <w:w w:val="115"/>
        </w:rPr>
        <w:t xml:space="preserve"> </w:t>
      </w:r>
      <w:r>
        <w:rPr>
          <w:w w:val="115"/>
        </w:rPr>
        <w:t>technologically</w:t>
      </w:r>
      <w:r>
        <w:rPr>
          <w:spacing w:val="-8"/>
          <w:w w:val="115"/>
        </w:rPr>
        <w:t xml:space="preserve"> </w:t>
      </w:r>
      <w:r>
        <w:rPr>
          <w:w w:val="115"/>
        </w:rPr>
        <w:t>relevant,</w:t>
      </w:r>
      <w:r>
        <w:rPr>
          <w:spacing w:val="-8"/>
          <w:w w:val="115"/>
        </w:rPr>
        <w:t xml:space="preserve"> </w:t>
      </w:r>
      <w:r>
        <w:rPr>
          <w:w w:val="115"/>
        </w:rPr>
        <w:t>even</w:t>
      </w:r>
      <w:r>
        <w:rPr>
          <w:spacing w:val="-8"/>
          <w:w w:val="115"/>
        </w:rPr>
        <w:t xml:space="preserve"> </w:t>
      </w:r>
      <w:r>
        <w:rPr>
          <w:w w:val="115"/>
        </w:rPr>
        <w:t>if</w:t>
      </w:r>
      <w:r>
        <w:rPr>
          <w:spacing w:val="-8"/>
          <w:w w:val="115"/>
        </w:rPr>
        <w:t xml:space="preserve"> </w:t>
      </w:r>
      <w:r>
        <w:rPr>
          <w:w w:val="115"/>
        </w:rPr>
        <w:t>they</w:t>
      </w:r>
      <w:r>
        <w:rPr>
          <w:spacing w:val="-8"/>
          <w:w w:val="115"/>
        </w:rPr>
        <w:t xml:space="preserve"> </w:t>
      </w:r>
      <w:r>
        <w:rPr>
          <w:w w:val="115"/>
        </w:rPr>
        <w:t>currently</w:t>
      </w:r>
      <w:r>
        <w:rPr>
          <w:spacing w:val="-8"/>
          <w:w w:val="115"/>
        </w:rPr>
        <w:t xml:space="preserve"> </w:t>
      </w:r>
      <w:r>
        <w:rPr>
          <w:w w:val="115"/>
        </w:rPr>
        <w:t>do</w:t>
      </w:r>
      <w:r>
        <w:rPr>
          <w:spacing w:val="-8"/>
          <w:w w:val="115"/>
        </w:rPr>
        <w:t xml:space="preserve"> </w:t>
      </w:r>
      <w:r>
        <w:rPr>
          <w:w w:val="115"/>
        </w:rPr>
        <w:t>not</w:t>
      </w:r>
      <w:r>
        <w:rPr>
          <w:spacing w:val="-8"/>
          <w:w w:val="115"/>
        </w:rPr>
        <w:t xml:space="preserve"> </w:t>
      </w:r>
      <w:r>
        <w:rPr>
          <w:w w:val="115"/>
        </w:rPr>
        <w:t>see</w:t>
      </w:r>
      <w:r>
        <w:rPr>
          <w:spacing w:val="-8"/>
          <w:w w:val="115"/>
        </w:rPr>
        <w:t xml:space="preserve"> </w:t>
      </w:r>
      <w:r>
        <w:rPr>
          <w:w w:val="115"/>
        </w:rPr>
        <w:t>an</w:t>
      </w:r>
      <w:r>
        <w:rPr>
          <w:spacing w:val="-8"/>
          <w:w w:val="115"/>
        </w:rPr>
        <w:t xml:space="preserve"> </w:t>
      </w:r>
      <w:r>
        <w:rPr>
          <w:w w:val="115"/>
        </w:rPr>
        <w:t>immediate</w:t>
      </w:r>
      <w:r>
        <w:rPr>
          <w:spacing w:val="-8"/>
          <w:w w:val="115"/>
        </w:rPr>
        <w:t xml:space="preserve"> </w:t>
      </w:r>
      <w:r>
        <w:rPr>
          <w:w w:val="115"/>
        </w:rPr>
        <w:t>application</w:t>
      </w:r>
      <w:r>
        <w:rPr>
          <w:spacing w:val="-8"/>
          <w:w w:val="115"/>
        </w:rPr>
        <w:t xml:space="preserve"> </w:t>
      </w:r>
      <w:r>
        <w:rPr>
          <w:w w:val="115"/>
        </w:rPr>
        <w:t>for</w:t>
      </w:r>
      <w:r>
        <w:rPr>
          <w:spacing w:val="-8"/>
          <w:w w:val="115"/>
        </w:rPr>
        <w:t xml:space="preserve"> </w:t>
      </w:r>
      <w:r>
        <w:rPr>
          <w:w w:val="115"/>
        </w:rPr>
        <w:t>these</w:t>
      </w:r>
    </w:p>
    <w:p>
      <w:pPr>
        <w:spacing w:after="0" w:line="276" w:lineRule="auto"/>
        <w:sectPr>
          <w:type w:val="continuous"/>
          <w:pgSz w:w="12240" w:h="15840"/>
          <w:pgMar w:top="1500" w:right="0" w:bottom="280" w:left="520" w:header="0" w:footer="675" w:gutter="0"/>
          <w:cols w:space="720" w:num="1"/>
        </w:sectPr>
      </w:pPr>
    </w:p>
    <w:p>
      <w:pPr>
        <w:pStyle w:val="6"/>
        <w:spacing w:before="172" w:line="276" w:lineRule="auto"/>
        <w:ind w:left="920"/>
      </w:pPr>
      <w:r>
        <w:rPr>
          <w:w w:val="115"/>
        </w:rPr>
        <w:t>AI systems. Additionally, there’s a perceptible discrepancy</w:t>
      </w:r>
      <w:r>
        <w:rPr>
          <w:spacing w:val="-13"/>
          <w:w w:val="115"/>
        </w:rPr>
        <w:t xml:space="preserve"> </w:t>
      </w:r>
      <w:r>
        <w:rPr>
          <w:w w:val="115"/>
        </w:rPr>
        <w:t>between</w:t>
      </w:r>
      <w:r>
        <w:rPr>
          <w:spacing w:val="-13"/>
          <w:w w:val="115"/>
        </w:rPr>
        <w:t xml:space="preserve"> </w:t>
      </w:r>
      <w:r>
        <w:rPr>
          <w:w w:val="115"/>
        </w:rPr>
        <w:t>C-level executives and staff in their understanding of AI usage within their organizations.</w:t>
      </w:r>
    </w:p>
    <w:p>
      <w:pPr>
        <w:pStyle w:val="6"/>
        <w:spacing w:line="276" w:lineRule="auto"/>
        <w:ind w:left="920"/>
      </w:pPr>
      <w:r>
        <w:rPr>
          <w:w w:val="115"/>
        </w:rPr>
        <w:t xml:space="preserve">C-level executives tend to report higher current use of these tools, whereas staff members are more inclined to </w:t>
      </w:r>
      <w:r>
        <w:rPr>
          <w:spacing w:val="-2"/>
          <w:w w:val="115"/>
        </w:rPr>
        <w:t>believe</w:t>
      </w:r>
      <w:r>
        <w:rPr>
          <w:spacing w:val="-6"/>
          <w:w w:val="115"/>
        </w:rPr>
        <w:t xml:space="preserve"> </w:t>
      </w:r>
      <w:r>
        <w:rPr>
          <w:spacing w:val="-2"/>
          <w:w w:val="115"/>
        </w:rPr>
        <w:t>that</w:t>
      </w:r>
      <w:r>
        <w:rPr>
          <w:spacing w:val="-6"/>
          <w:w w:val="115"/>
        </w:rPr>
        <w:t xml:space="preserve"> </w:t>
      </w:r>
      <w:r>
        <w:rPr>
          <w:spacing w:val="-2"/>
          <w:w w:val="115"/>
        </w:rPr>
        <w:t>their</w:t>
      </w:r>
      <w:r>
        <w:rPr>
          <w:spacing w:val="-6"/>
          <w:w w:val="115"/>
        </w:rPr>
        <w:t xml:space="preserve"> </w:t>
      </w:r>
      <w:r>
        <w:rPr>
          <w:spacing w:val="-2"/>
          <w:w w:val="115"/>
        </w:rPr>
        <w:t xml:space="preserve">organizations </w:t>
      </w:r>
      <w:r>
        <w:rPr>
          <w:w w:val="115"/>
        </w:rPr>
        <w:t>are planning to adopt these technologies in the next</w:t>
      </w:r>
    </w:p>
    <w:p>
      <w:pPr>
        <w:pStyle w:val="6"/>
        <w:spacing w:line="276" w:lineRule="auto"/>
        <w:ind w:left="920" w:right="75"/>
      </w:pPr>
      <w:r>
        <w:rPr>
          <w:w w:val="115"/>
        </w:rPr>
        <w:t>two years. This difference suggests a gap in awareness or</w:t>
      </w:r>
      <w:r>
        <w:rPr>
          <w:spacing w:val="-11"/>
          <w:w w:val="115"/>
        </w:rPr>
        <w:t xml:space="preserve"> </w:t>
      </w:r>
      <w:r>
        <w:rPr>
          <w:w w:val="115"/>
        </w:rPr>
        <w:t>communication</w:t>
      </w:r>
      <w:r>
        <w:rPr>
          <w:spacing w:val="-11"/>
          <w:w w:val="115"/>
        </w:rPr>
        <w:t xml:space="preserve"> </w:t>
      </w:r>
      <w:r>
        <w:rPr>
          <w:w w:val="115"/>
        </w:rPr>
        <w:t>about</w:t>
      </w:r>
      <w:r>
        <w:rPr>
          <w:spacing w:val="-11"/>
          <w:w w:val="115"/>
        </w:rPr>
        <w:t xml:space="preserve"> </w:t>
      </w:r>
      <w:r>
        <w:rPr>
          <w:w w:val="115"/>
        </w:rPr>
        <w:t>the actual</w:t>
      </w:r>
      <w:r>
        <w:rPr>
          <w:spacing w:val="-12"/>
          <w:w w:val="115"/>
        </w:rPr>
        <w:t xml:space="preserve"> </w:t>
      </w:r>
      <w:r>
        <w:rPr>
          <w:w w:val="115"/>
        </w:rPr>
        <w:t>stage</w:t>
      </w:r>
      <w:r>
        <w:rPr>
          <w:spacing w:val="-12"/>
          <w:w w:val="115"/>
        </w:rPr>
        <w:t xml:space="preserve"> </w:t>
      </w:r>
      <w:r>
        <w:rPr>
          <w:w w:val="115"/>
        </w:rPr>
        <w:t>of</w:t>
      </w:r>
      <w:r>
        <w:rPr>
          <w:spacing w:val="-12"/>
          <w:w w:val="115"/>
        </w:rPr>
        <w:t xml:space="preserve"> </w:t>
      </w:r>
      <w:r>
        <w:rPr>
          <w:w w:val="115"/>
        </w:rPr>
        <w:t>AI</w:t>
      </w:r>
      <w:r>
        <w:rPr>
          <w:spacing w:val="-12"/>
          <w:w w:val="115"/>
        </w:rPr>
        <w:t xml:space="preserve"> </w:t>
      </w:r>
      <w:r>
        <w:rPr>
          <w:w w:val="115"/>
        </w:rPr>
        <w:t>integration within their organizations.</w:t>
      </w:r>
    </w:p>
    <w:p>
      <w:pPr>
        <w:spacing w:before="9" w:after="25" w:line="240" w:lineRule="auto"/>
        <w:rPr>
          <w:sz w:val="14"/>
        </w:rPr>
      </w:pPr>
      <w:r>
        <w:br w:type="column"/>
      </w:r>
    </w:p>
    <w:p>
      <w:pPr>
        <w:pStyle w:val="6"/>
        <w:ind w:left="319"/>
      </w:pPr>
      <w:r>
        <mc:AlternateContent>
          <mc:Choice Requires="wps">
            <w:drawing>
              <wp:inline distT="0" distB="0" distL="114300" distR="114300">
                <wp:extent cx="3886835" cy="566420"/>
                <wp:effectExtent l="0" t="0" r="12065" b="5080"/>
                <wp:docPr id="1081" name="文本框 1081"/>
                <wp:cNvGraphicFramePr/>
                <a:graphic xmlns:a="http://schemas.openxmlformats.org/drawingml/2006/main">
                  <a:graphicData uri="http://schemas.microsoft.com/office/word/2010/wordprocessingShape">
                    <wps:wsp>
                      <wps:cNvSpPr txBox="1"/>
                      <wps:spPr>
                        <a:xfrm>
                          <a:off x="0" y="0"/>
                          <a:ext cx="3886835" cy="566420"/>
                        </a:xfrm>
                        <a:prstGeom prst="rect">
                          <a:avLst/>
                        </a:prstGeom>
                        <a:solidFill>
                          <a:srgbClr val="EEF3F8"/>
                        </a:solidFill>
                        <a:ln>
                          <a:noFill/>
                        </a:ln>
                      </wps:spPr>
                      <wps:txbx>
                        <w:txbxContent>
                          <w:p>
                            <w:pPr>
                              <w:spacing w:before="57" w:line="278" w:lineRule="auto"/>
                              <w:ind w:left="1670" w:right="0" w:hanging="1401"/>
                              <w:jc w:val="left"/>
                              <w:rPr>
                                <w:rFonts w:ascii="Verdana"/>
                                <w:i/>
                                <w:color w:val="454C5B"/>
                                <w:sz w:val="17"/>
                              </w:rPr>
                            </w:pPr>
                            <w:r>
                              <w:rPr>
                                <w:rFonts w:ascii="Verdana"/>
                                <w:i/>
                                <w:color w:val="454C5B"/>
                                <w:w w:val="90"/>
                                <w:sz w:val="17"/>
                              </w:rPr>
                              <w:t>Which</w:t>
                            </w:r>
                            <w:r>
                              <w:rPr>
                                <w:rFonts w:ascii="Verdana"/>
                                <w:i/>
                                <w:color w:val="454C5B"/>
                                <w:spacing w:val="-1"/>
                                <w:w w:val="90"/>
                                <w:sz w:val="17"/>
                              </w:rPr>
                              <w:t xml:space="preserve"> </w:t>
                            </w:r>
                            <w:r>
                              <w:rPr>
                                <w:rFonts w:ascii="Verdana"/>
                                <w:i/>
                                <w:color w:val="454C5B"/>
                                <w:w w:val="90"/>
                                <w:sz w:val="17"/>
                              </w:rPr>
                              <w:t>of</w:t>
                            </w:r>
                            <w:r>
                              <w:rPr>
                                <w:rFonts w:ascii="Verdana"/>
                                <w:i/>
                                <w:color w:val="454C5B"/>
                                <w:spacing w:val="-1"/>
                                <w:w w:val="90"/>
                                <w:sz w:val="17"/>
                              </w:rPr>
                              <w:t xml:space="preserve"> </w:t>
                            </w:r>
                            <w:r>
                              <w:rPr>
                                <w:rFonts w:ascii="Verdana"/>
                                <w:i/>
                                <w:color w:val="454C5B"/>
                                <w:w w:val="90"/>
                                <w:sz w:val="17"/>
                              </w:rPr>
                              <w:t>the</w:t>
                            </w:r>
                            <w:r>
                              <w:rPr>
                                <w:rFonts w:ascii="Verdana"/>
                                <w:i/>
                                <w:color w:val="454C5B"/>
                                <w:spacing w:val="-1"/>
                                <w:w w:val="90"/>
                                <w:sz w:val="17"/>
                              </w:rPr>
                              <w:t xml:space="preserve"> </w:t>
                            </w:r>
                            <w:r>
                              <w:rPr>
                                <w:rFonts w:ascii="Verdana"/>
                                <w:i/>
                                <w:color w:val="454C5B"/>
                                <w:w w:val="90"/>
                                <w:sz w:val="17"/>
                              </w:rPr>
                              <w:t>following</w:t>
                            </w:r>
                            <w:r>
                              <w:rPr>
                                <w:rFonts w:ascii="Verdana"/>
                                <w:i/>
                                <w:color w:val="454C5B"/>
                                <w:spacing w:val="-1"/>
                                <w:w w:val="90"/>
                                <w:sz w:val="17"/>
                              </w:rPr>
                              <w:t xml:space="preserve"> </w:t>
                            </w:r>
                            <w:r>
                              <w:rPr>
                                <w:rFonts w:ascii="Verdana"/>
                                <w:i/>
                                <w:color w:val="454C5B"/>
                                <w:w w:val="90"/>
                                <w:sz w:val="17"/>
                              </w:rPr>
                              <w:t>AI</w:t>
                            </w:r>
                            <w:r>
                              <w:rPr>
                                <w:rFonts w:ascii="Verdana"/>
                                <w:i/>
                                <w:color w:val="454C5B"/>
                                <w:spacing w:val="-1"/>
                                <w:w w:val="90"/>
                                <w:sz w:val="17"/>
                              </w:rPr>
                              <w:t xml:space="preserve"> </w:t>
                            </w:r>
                            <w:r>
                              <w:rPr>
                                <w:rFonts w:ascii="Verdana"/>
                                <w:i/>
                                <w:color w:val="454C5B"/>
                                <w:w w:val="90"/>
                                <w:sz w:val="17"/>
                              </w:rPr>
                              <w:t>technologies</w:t>
                            </w:r>
                            <w:r>
                              <w:rPr>
                                <w:rFonts w:ascii="Verdana"/>
                                <w:i/>
                                <w:color w:val="454C5B"/>
                                <w:spacing w:val="-1"/>
                                <w:w w:val="90"/>
                                <w:sz w:val="17"/>
                              </w:rPr>
                              <w:t xml:space="preserve"> </w:t>
                            </w:r>
                            <w:r>
                              <w:rPr>
                                <w:rFonts w:ascii="Verdana"/>
                                <w:i/>
                                <w:color w:val="454C5B"/>
                                <w:w w:val="90"/>
                                <w:sz w:val="17"/>
                              </w:rPr>
                              <w:t>or</w:t>
                            </w:r>
                            <w:r>
                              <w:rPr>
                                <w:rFonts w:ascii="Verdana"/>
                                <w:i/>
                                <w:color w:val="454C5B"/>
                                <w:spacing w:val="-1"/>
                                <w:w w:val="90"/>
                                <w:sz w:val="17"/>
                              </w:rPr>
                              <w:t xml:space="preserve"> </w:t>
                            </w:r>
                            <w:r>
                              <w:rPr>
                                <w:rFonts w:ascii="Verdana"/>
                                <w:i/>
                                <w:color w:val="454C5B"/>
                                <w:w w:val="90"/>
                                <w:sz w:val="17"/>
                              </w:rPr>
                              <w:t>systems</w:t>
                            </w:r>
                            <w:r>
                              <w:rPr>
                                <w:rFonts w:ascii="Verdana"/>
                                <w:i/>
                                <w:color w:val="454C5B"/>
                                <w:spacing w:val="-1"/>
                                <w:w w:val="90"/>
                                <w:sz w:val="17"/>
                              </w:rPr>
                              <w:t xml:space="preserve"> </w:t>
                            </w:r>
                            <w:r>
                              <w:rPr>
                                <w:rFonts w:ascii="Verdana"/>
                                <w:i/>
                                <w:color w:val="454C5B"/>
                                <w:w w:val="90"/>
                                <w:sz w:val="17"/>
                              </w:rPr>
                              <w:t>are</w:t>
                            </w:r>
                            <w:r>
                              <w:rPr>
                                <w:rFonts w:ascii="Verdana"/>
                                <w:i/>
                                <w:color w:val="454C5B"/>
                                <w:spacing w:val="-1"/>
                                <w:w w:val="90"/>
                                <w:sz w:val="17"/>
                              </w:rPr>
                              <w:t xml:space="preserve"> </w:t>
                            </w:r>
                            <w:r>
                              <w:rPr>
                                <w:rFonts w:ascii="Verdana"/>
                                <w:i/>
                                <w:color w:val="454C5B"/>
                                <w:w w:val="90"/>
                                <w:sz w:val="17"/>
                              </w:rPr>
                              <w:t>you</w:t>
                            </w:r>
                            <w:r>
                              <w:rPr>
                                <w:rFonts w:ascii="Verdana"/>
                                <w:i/>
                                <w:color w:val="454C5B"/>
                                <w:spacing w:val="-1"/>
                                <w:w w:val="90"/>
                                <w:sz w:val="17"/>
                              </w:rPr>
                              <w:t xml:space="preserve"> </w:t>
                            </w:r>
                            <w:r>
                              <w:rPr>
                                <w:rFonts w:ascii="Verdana"/>
                                <w:i/>
                                <w:color w:val="454C5B"/>
                                <w:w w:val="90"/>
                                <w:sz w:val="17"/>
                              </w:rPr>
                              <w:t>using</w:t>
                            </w:r>
                            <w:r>
                              <w:rPr>
                                <w:rFonts w:ascii="Verdana"/>
                                <w:i/>
                                <w:color w:val="454C5B"/>
                                <w:spacing w:val="-1"/>
                                <w:w w:val="90"/>
                                <w:sz w:val="17"/>
                              </w:rPr>
                              <w:t xml:space="preserve"> </w:t>
                            </w:r>
                            <w:r>
                              <w:rPr>
                                <w:rFonts w:ascii="Verdana"/>
                                <w:i/>
                                <w:color w:val="454C5B"/>
                                <w:w w:val="90"/>
                                <w:sz w:val="17"/>
                              </w:rPr>
                              <w:t>in</w:t>
                            </w:r>
                            <w:r>
                              <w:rPr>
                                <w:rFonts w:ascii="Verdana"/>
                                <w:i/>
                                <w:color w:val="454C5B"/>
                                <w:spacing w:val="-1"/>
                                <w:w w:val="90"/>
                                <w:sz w:val="17"/>
                              </w:rPr>
                              <w:t xml:space="preserve"> </w:t>
                            </w:r>
                            <w:r>
                              <w:rPr>
                                <w:rFonts w:ascii="Verdana"/>
                                <w:i/>
                                <w:color w:val="454C5B"/>
                                <w:w w:val="90"/>
                                <w:sz w:val="17"/>
                              </w:rPr>
                              <w:t xml:space="preserve">your </w:t>
                            </w:r>
                            <w:r>
                              <w:rPr>
                                <w:rFonts w:ascii="Verdana"/>
                                <w:i/>
                                <w:color w:val="454C5B"/>
                                <w:sz w:val="17"/>
                              </w:rPr>
                              <w:t>organization? (Select all that apply)</w:t>
                            </w:r>
                          </w:p>
                          <w:p>
                            <w:pPr>
                              <w:spacing w:before="57" w:line="278" w:lineRule="auto"/>
                              <w:ind w:left="1670" w:right="0" w:hanging="1401"/>
                              <w:jc w:val="left"/>
                              <w:rPr>
                                <w:rFonts w:ascii="Verdana"/>
                                <w:i/>
                                <w:color w:val="000000"/>
                                <w:sz w:val="17"/>
                              </w:rPr>
                            </w:pPr>
                            <w:r>
                              <w:rPr>
                                <w:rFonts w:hint="eastAsia" w:ascii="Verdana"/>
                                <w:i/>
                                <w:color w:val="454C5B"/>
                                <w:sz w:val="17"/>
                              </w:rPr>
                              <w:t>您在组织中使用以下哪种人工智能技术或系统？（选择所有适用项）</w:t>
                            </w:r>
                          </w:p>
                        </w:txbxContent>
                      </wps:txbx>
                      <wps:bodyPr lIns="0" tIns="0" rIns="0" bIns="0" upright="1"/>
                    </wps:wsp>
                  </a:graphicData>
                </a:graphic>
              </wp:inline>
            </w:drawing>
          </mc:Choice>
          <mc:Fallback>
            <w:pict>
              <v:shape id="_x0000_s1026" o:spid="_x0000_s1026" o:spt="202" type="#_x0000_t202" style="height:44.6pt;width:306.05pt;" fillcolor="#EEF3F8" filled="t" stroked="f" coordsize="21600,21600" o:gfxdata="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Nsn5vtMAAAAEAQAADwAAAAAAAAABACAAAAAi&#10;AAAAZHJzL2Rvd25yZXYueG1sUEsBAhQAFAAAAAgAh07iQAdudJbWAQAAoQMAAA4AAAAAAAAAAQAg&#10;AAAAIgEAAGRycy9lMm9Eb2MueG1sUEsFBgAAAAAGAAYAWQEAAGoFAAAAAA==&#10;">
                <v:fill on="t" focussize="0,0"/>
                <v:stroke on="f"/>
                <v:imagedata o:title=""/>
                <o:lock v:ext="edit" aspectratio="f"/>
                <v:textbox inset="0mm,0mm,0mm,0mm">
                  <w:txbxContent>
                    <w:p>
                      <w:pPr>
                        <w:spacing w:before="57" w:line="278" w:lineRule="auto"/>
                        <w:ind w:left="1670" w:right="0" w:hanging="1401"/>
                        <w:jc w:val="left"/>
                        <w:rPr>
                          <w:rFonts w:ascii="Verdana"/>
                          <w:i/>
                          <w:color w:val="454C5B"/>
                          <w:sz w:val="17"/>
                        </w:rPr>
                      </w:pPr>
                      <w:r>
                        <w:rPr>
                          <w:rFonts w:ascii="Verdana"/>
                          <w:i/>
                          <w:color w:val="454C5B"/>
                          <w:w w:val="90"/>
                          <w:sz w:val="17"/>
                        </w:rPr>
                        <w:t>Which</w:t>
                      </w:r>
                      <w:r>
                        <w:rPr>
                          <w:rFonts w:ascii="Verdana"/>
                          <w:i/>
                          <w:color w:val="454C5B"/>
                          <w:spacing w:val="-1"/>
                          <w:w w:val="90"/>
                          <w:sz w:val="17"/>
                        </w:rPr>
                        <w:t xml:space="preserve"> </w:t>
                      </w:r>
                      <w:r>
                        <w:rPr>
                          <w:rFonts w:ascii="Verdana"/>
                          <w:i/>
                          <w:color w:val="454C5B"/>
                          <w:w w:val="90"/>
                          <w:sz w:val="17"/>
                        </w:rPr>
                        <w:t>of</w:t>
                      </w:r>
                      <w:r>
                        <w:rPr>
                          <w:rFonts w:ascii="Verdana"/>
                          <w:i/>
                          <w:color w:val="454C5B"/>
                          <w:spacing w:val="-1"/>
                          <w:w w:val="90"/>
                          <w:sz w:val="17"/>
                        </w:rPr>
                        <w:t xml:space="preserve"> </w:t>
                      </w:r>
                      <w:r>
                        <w:rPr>
                          <w:rFonts w:ascii="Verdana"/>
                          <w:i/>
                          <w:color w:val="454C5B"/>
                          <w:w w:val="90"/>
                          <w:sz w:val="17"/>
                        </w:rPr>
                        <w:t>the</w:t>
                      </w:r>
                      <w:r>
                        <w:rPr>
                          <w:rFonts w:ascii="Verdana"/>
                          <w:i/>
                          <w:color w:val="454C5B"/>
                          <w:spacing w:val="-1"/>
                          <w:w w:val="90"/>
                          <w:sz w:val="17"/>
                        </w:rPr>
                        <w:t xml:space="preserve"> </w:t>
                      </w:r>
                      <w:r>
                        <w:rPr>
                          <w:rFonts w:ascii="Verdana"/>
                          <w:i/>
                          <w:color w:val="454C5B"/>
                          <w:w w:val="90"/>
                          <w:sz w:val="17"/>
                        </w:rPr>
                        <w:t>following</w:t>
                      </w:r>
                      <w:r>
                        <w:rPr>
                          <w:rFonts w:ascii="Verdana"/>
                          <w:i/>
                          <w:color w:val="454C5B"/>
                          <w:spacing w:val="-1"/>
                          <w:w w:val="90"/>
                          <w:sz w:val="17"/>
                        </w:rPr>
                        <w:t xml:space="preserve"> </w:t>
                      </w:r>
                      <w:r>
                        <w:rPr>
                          <w:rFonts w:ascii="Verdana"/>
                          <w:i/>
                          <w:color w:val="454C5B"/>
                          <w:w w:val="90"/>
                          <w:sz w:val="17"/>
                        </w:rPr>
                        <w:t>AI</w:t>
                      </w:r>
                      <w:r>
                        <w:rPr>
                          <w:rFonts w:ascii="Verdana"/>
                          <w:i/>
                          <w:color w:val="454C5B"/>
                          <w:spacing w:val="-1"/>
                          <w:w w:val="90"/>
                          <w:sz w:val="17"/>
                        </w:rPr>
                        <w:t xml:space="preserve"> </w:t>
                      </w:r>
                      <w:r>
                        <w:rPr>
                          <w:rFonts w:ascii="Verdana"/>
                          <w:i/>
                          <w:color w:val="454C5B"/>
                          <w:w w:val="90"/>
                          <w:sz w:val="17"/>
                        </w:rPr>
                        <w:t>technologies</w:t>
                      </w:r>
                      <w:r>
                        <w:rPr>
                          <w:rFonts w:ascii="Verdana"/>
                          <w:i/>
                          <w:color w:val="454C5B"/>
                          <w:spacing w:val="-1"/>
                          <w:w w:val="90"/>
                          <w:sz w:val="17"/>
                        </w:rPr>
                        <w:t xml:space="preserve"> </w:t>
                      </w:r>
                      <w:r>
                        <w:rPr>
                          <w:rFonts w:ascii="Verdana"/>
                          <w:i/>
                          <w:color w:val="454C5B"/>
                          <w:w w:val="90"/>
                          <w:sz w:val="17"/>
                        </w:rPr>
                        <w:t>or</w:t>
                      </w:r>
                      <w:r>
                        <w:rPr>
                          <w:rFonts w:ascii="Verdana"/>
                          <w:i/>
                          <w:color w:val="454C5B"/>
                          <w:spacing w:val="-1"/>
                          <w:w w:val="90"/>
                          <w:sz w:val="17"/>
                        </w:rPr>
                        <w:t xml:space="preserve"> </w:t>
                      </w:r>
                      <w:r>
                        <w:rPr>
                          <w:rFonts w:ascii="Verdana"/>
                          <w:i/>
                          <w:color w:val="454C5B"/>
                          <w:w w:val="90"/>
                          <w:sz w:val="17"/>
                        </w:rPr>
                        <w:t>systems</w:t>
                      </w:r>
                      <w:r>
                        <w:rPr>
                          <w:rFonts w:ascii="Verdana"/>
                          <w:i/>
                          <w:color w:val="454C5B"/>
                          <w:spacing w:val="-1"/>
                          <w:w w:val="90"/>
                          <w:sz w:val="17"/>
                        </w:rPr>
                        <w:t xml:space="preserve"> </w:t>
                      </w:r>
                      <w:r>
                        <w:rPr>
                          <w:rFonts w:ascii="Verdana"/>
                          <w:i/>
                          <w:color w:val="454C5B"/>
                          <w:w w:val="90"/>
                          <w:sz w:val="17"/>
                        </w:rPr>
                        <w:t>are</w:t>
                      </w:r>
                      <w:r>
                        <w:rPr>
                          <w:rFonts w:ascii="Verdana"/>
                          <w:i/>
                          <w:color w:val="454C5B"/>
                          <w:spacing w:val="-1"/>
                          <w:w w:val="90"/>
                          <w:sz w:val="17"/>
                        </w:rPr>
                        <w:t xml:space="preserve"> </w:t>
                      </w:r>
                      <w:r>
                        <w:rPr>
                          <w:rFonts w:ascii="Verdana"/>
                          <w:i/>
                          <w:color w:val="454C5B"/>
                          <w:w w:val="90"/>
                          <w:sz w:val="17"/>
                        </w:rPr>
                        <w:t>you</w:t>
                      </w:r>
                      <w:r>
                        <w:rPr>
                          <w:rFonts w:ascii="Verdana"/>
                          <w:i/>
                          <w:color w:val="454C5B"/>
                          <w:spacing w:val="-1"/>
                          <w:w w:val="90"/>
                          <w:sz w:val="17"/>
                        </w:rPr>
                        <w:t xml:space="preserve"> </w:t>
                      </w:r>
                      <w:r>
                        <w:rPr>
                          <w:rFonts w:ascii="Verdana"/>
                          <w:i/>
                          <w:color w:val="454C5B"/>
                          <w:w w:val="90"/>
                          <w:sz w:val="17"/>
                        </w:rPr>
                        <w:t>using</w:t>
                      </w:r>
                      <w:r>
                        <w:rPr>
                          <w:rFonts w:ascii="Verdana"/>
                          <w:i/>
                          <w:color w:val="454C5B"/>
                          <w:spacing w:val="-1"/>
                          <w:w w:val="90"/>
                          <w:sz w:val="17"/>
                        </w:rPr>
                        <w:t xml:space="preserve"> </w:t>
                      </w:r>
                      <w:r>
                        <w:rPr>
                          <w:rFonts w:ascii="Verdana"/>
                          <w:i/>
                          <w:color w:val="454C5B"/>
                          <w:w w:val="90"/>
                          <w:sz w:val="17"/>
                        </w:rPr>
                        <w:t>in</w:t>
                      </w:r>
                      <w:r>
                        <w:rPr>
                          <w:rFonts w:ascii="Verdana"/>
                          <w:i/>
                          <w:color w:val="454C5B"/>
                          <w:spacing w:val="-1"/>
                          <w:w w:val="90"/>
                          <w:sz w:val="17"/>
                        </w:rPr>
                        <w:t xml:space="preserve"> </w:t>
                      </w:r>
                      <w:r>
                        <w:rPr>
                          <w:rFonts w:ascii="Verdana"/>
                          <w:i/>
                          <w:color w:val="454C5B"/>
                          <w:w w:val="90"/>
                          <w:sz w:val="17"/>
                        </w:rPr>
                        <w:t xml:space="preserve">your </w:t>
                      </w:r>
                      <w:r>
                        <w:rPr>
                          <w:rFonts w:ascii="Verdana"/>
                          <w:i/>
                          <w:color w:val="454C5B"/>
                          <w:sz w:val="17"/>
                        </w:rPr>
                        <w:t>organization? (Select all that apply)</w:t>
                      </w:r>
                    </w:p>
                    <w:p>
                      <w:pPr>
                        <w:spacing w:before="57" w:line="278" w:lineRule="auto"/>
                        <w:ind w:left="1670" w:right="0" w:hanging="1401"/>
                        <w:jc w:val="left"/>
                        <w:rPr>
                          <w:rFonts w:ascii="Verdana"/>
                          <w:i/>
                          <w:color w:val="000000"/>
                          <w:sz w:val="17"/>
                        </w:rPr>
                      </w:pPr>
                      <w:r>
                        <w:rPr>
                          <w:rFonts w:hint="eastAsia" w:ascii="Verdana"/>
                          <w:i/>
                          <w:color w:val="454C5B"/>
                          <w:sz w:val="17"/>
                        </w:rPr>
                        <w:t>您在组织中使用以下哪种人工智能技术或系统？（选择所有适用项）</w:t>
                      </w:r>
                    </w:p>
                  </w:txbxContent>
                </v:textbox>
                <w10:wrap type="none"/>
                <w10:anchorlock/>
              </v:shape>
            </w:pict>
          </mc:Fallback>
        </mc:AlternateContent>
      </w:r>
    </w:p>
    <w:p>
      <w:pPr>
        <w:pStyle w:val="6"/>
        <w:spacing w:before="2"/>
        <w:rPr>
          <w:sz w:val="19"/>
        </w:rPr>
      </w:pPr>
    </w:p>
    <w:p>
      <w:pPr>
        <w:spacing w:before="0"/>
        <w:ind w:left="318" w:right="0" w:firstLine="0"/>
        <w:jc w:val="left"/>
        <w:rPr>
          <w:rFonts w:hint="default" w:eastAsia="宋体"/>
          <w:sz w:val="14"/>
          <w:lang w:val="en-US" w:eastAsia="zh-CN"/>
        </w:rPr>
      </w:pPr>
      <w:r>
        <w:rPr>
          <w:w w:val="115"/>
          <w:sz w:val="14"/>
        </w:rPr>
        <w:t>LLM</w:t>
      </w:r>
      <w:r>
        <w:rPr>
          <w:spacing w:val="-9"/>
          <w:w w:val="115"/>
          <w:sz w:val="14"/>
        </w:rPr>
        <w:t xml:space="preserve"> </w:t>
      </w:r>
      <w:r>
        <w:rPr>
          <w:w w:val="115"/>
          <w:sz w:val="14"/>
        </w:rPr>
        <w:t>(Language</w:t>
      </w:r>
      <w:r>
        <w:rPr>
          <w:spacing w:val="-8"/>
          <w:w w:val="115"/>
          <w:sz w:val="14"/>
        </w:rPr>
        <w:t xml:space="preserve"> </w:t>
      </w:r>
      <w:r>
        <w:rPr>
          <w:w w:val="115"/>
          <w:sz w:val="14"/>
        </w:rPr>
        <w:t>Models</w:t>
      </w:r>
      <w:r>
        <w:rPr>
          <w:spacing w:val="-9"/>
          <w:w w:val="115"/>
          <w:sz w:val="14"/>
        </w:rPr>
        <w:t xml:space="preserve"> </w:t>
      </w:r>
      <w:r>
        <w:rPr>
          <w:w w:val="115"/>
          <w:sz w:val="14"/>
        </w:rPr>
        <w:t>like</w:t>
      </w:r>
      <w:r>
        <w:rPr>
          <w:spacing w:val="-8"/>
          <w:w w:val="115"/>
          <w:sz w:val="14"/>
        </w:rPr>
        <w:t xml:space="preserve"> </w:t>
      </w:r>
      <w:r>
        <w:rPr>
          <w:w w:val="115"/>
          <w:sz w:val="14"/>
        </w:rPr>
        <w:t>GPT-3</w:t>
      </w:r>
      <w:r>
        <w:rPr>
          <w:spacing w:val="-8"/>
          <w:w w:val="115"/>
          <w:sz w:val="14"/>
        </w:rPr>
        <w:t xml:space="preserve"> </w:t>
      </w:r>
      <w:r>
        <w:rPr>
          <w:w w:val="115"/>
          <w:sz w:val="14"/>
        </w:rPr>
        <w:t>or</w:t>
      </w:r>
      <w:r>
        <w:rPr>
          <w:spacing w:val="-9"/>
          <w:w w:val="115"/>
          <w:sz w:val="14"/>
        </w:rPr>
        <w:t xml:space="preserve"> </w:t>
      </w:r>
      <w:r>
        <w:rPr>
          <w:w w:val="115"/>
          <w:sz w:val="14"/>
        </w:rPr>
        <w:t>GPT-</w:t>
      </w:r>
      <w:r>
        <w:rPr>
          <w:spacing w:val="-5"/>
          <w:w w:val="115"/>
          <w:sz w:val="14"/>
        </w:rPr>
        <w:t>4)</w:t>
      </w:r>
      <w:r>
        <w:rPr>
          <w:rFonts w:hint="eastAsia" w:eastAsia="宋体"/>
          <w:spacing w:val="-5"/>
          <w:w w:val="115"/>
          <w:sz w:val="14"/>
          <w:lang w:val="en-US" w:eastAsia="zh-CN"/>
        </w:rPr>
        <w:t xml:space="preserve">  LLM（大语言模型如</w:t>
      </w:r>
      <w:r>
        <w:rPr>
          <w:w w:val="115"/>
          <w:sz w:val="14"/>
        </w:rPr>
        <w:t>GPT-3</w:t>
      </w:r>
      <w:r>
        <w:rPr>
          <w:spacing w:val="-8"/>
          <w:w w:val="115"/>
          <w:sz w:val="14"/>
        </w:rPr>
        <w:t xml:space="preserve"> </w:t>
      </w:r>
      <w:r>
        <w:rPr>
          <w:rFonts w:hint="eastAsia" w:eastAsia="宋体"/>
          <w:spacing w:val="-8"/>
          <w:w w:val="115"/>
          <w:sz w:val="14"/>
          <w:lang w:val="en-US" w:eastAsia="zh-CN"/>
        </w:rPr>
        <w:t>或者</w:t>
      </w:r>
      <w:r>
        <w:rPr>
          <w:w w:val="115"/>
          <w:sz w:val="14"/>
        </w:rPr>
        <w:t>GPT-</w:t>
      </w:r>
      <w:r>
        <w:rPr>
          <w:spacing w:val="-5"/>
          <w:w w:val="115"/>
          <w:sz w:val="14"/>
        </w:rPr>
        <w:t>4</w:t>
      </w:r>
      <w:r>
        <w:rPr>
          <w:rFonts w:hint="eastAsia" w:eastAsia="宋体"/>
          <w:spacing w:val="-5"/>
          <w:w w:val="115"/>
          <w:sz w:val="14"/>
          <w:lang w:val="en-US" w:eastAsia="zh-CN"/>
        </w:rPr>
        <w:t>）</w:t>
      </w:r>
    </w:p>
    <w:p>
      <w:pPr>
        <w:pStyle w:val="6"/>
        <w:spacing w:before="6"/>
        <w:rPr>
          <w:sz w:val="4"/>
        </w:rPr>
      </w:pPr>
    </w:p>
    <w:p>
      <w:pPr>
        <w:pStyle w:val="6"/>
        <w:ind w:left="319"/>
      </w:pPr>
      <w:r>
        <mc:AlternateContent>
          <mc:Choice Requires="wpg">
            <w:drawing>
              <wp:inline distT="0" distB="0" distL="114300" distR="114300">
                <wp:extent cx="3886835" cy="169545"/>
                <wp:effectExtent l="0" t="0" r="0" b="8255"/>
                <wp:docPr id="1082" name="组合 1082"/>
                <wp:cNvGraphicFramePr/>
                <a:graphic xmlns:a="http://schemas.openxmlformats.org/drawingml/2006/main">
                  <a:graphicData uri="http://schemas.microsoft.com/office/word/2010/wordprocessingGroup">
                    <wpg:wgp>
                      <wpg:cNvGrpSpPr/>
                      <wpg:grpSpPr>
                        <a:xfrm>
                          <a:off x="0" y="0"/>
                          <a:ext cx="3886835" cy="169545"/>
                          <a:chOff x="0" y="0"/>
                          <a:chExt cx="6121" cy="267"/>
                        </a:xfrm>
                      </wpg:grpSpPr>
                      <wps:wsp>
                        <wps:cNvPr id="1083" name="文本框 260"/>
                        <wps:cNvSpPr txBox="1"/>
                        <wps:spPr>
                          <a:xfrm>
                            <a:off x="5938" y="0"/>
                            <a:ext cx="182" cy="267"/>
                          </a:xfrm>
                          <a:prstGeom prst="rect">
                            <a:avLst/>
                          </a:prstGeom>
                          <a:solidFill>
                            <a:srgbClr val="D7E1EC"/>
                          </a:solidFill>
                          <a:ln>
                            <a:noFill/>
                          </a:ln>
                        </wps:spPr>
                        <wps:txbx>
                          <w:txbxContent>
                            <w:p>
                              <w:pPr>
                                <w:spacing w:before="70"/>
                                <w:ind w:left="3" w:right="0" w:firstLine="0"/>
                                <w:jc w:val="left"/>
                                <w:rPr>
                                  <w:rFonts w:ascii="Century Gothic"/>
                                  <w:b/>
                                  <w:color w:val="000000"/>
                                  <w:sz w:val="12"/>
                                </w:rPr>
                              </w:pPr>
                              <w:r>
                                <w:rPr>
                                  <w:rFonts w:ascii="Century Gothic"/>
                                  <w:b/>
                                  <w:color w:val="000000"/>
                                  <w:spacing w:val="-5"/>
                                  <w:w w:val="105"/>
                                  <w:sz w:val="12"/>
                                </w:rPr>
                                <w:t>3%</w:t>
                              </w:r>
                            </w:p>
                          </w:txbxContent>
                        </wps:txbx>
                        <wps:bodyPr lIns="0" tIns="0" rIns="0" bIns="0" upright="1"/>
                      </wps:wsp>
                      <wps:wsp>
                        <wps:cNvPr id="1084" name="文本框 261"/>
                        <wps:cNvSpPr txBox="1"/>
                        <wps:spPr>
                          <a:xfrm>
                            <a:off x="2968" y="0"/>
                            <a:ext cx="2970" cy="267"/>
                          </a:xfrm>
                          <a:prstGeom prst="rect">
                            <a:avLst/>
                          </a:prstGeom>
                          <a:solidFill>
                            <a:srgbClr val="00539F"/>
                          </a:solidFill>
                          <a:ln>
                            <a:noFill/>
                          </a:ln>
                        </wps:spPr>
                        <wps:txbx>
                          <w:txbxContent>
                            <w:p>
                              <w:pPr>
                                <w:spacing w:before="50"/>
                                <w:ind w:left="1334" w:right="1305" w:firstLine="0"/>
                                <w:jc w:val="center"/>
                                <w:rPr>
                                  <w:rFonts w:ascii="Century Gothic"/>
                                  <w:b/>
                                  <w:color w:val="000000"/>
                                  <w:sz w:val="14"/>
                                </w:rPr>
                              </w:pPr>
                              <w:r>
                                <w:rPr>
                                  <w:rFonts w:ascii="Century Gothic"/>
                                  <w:b/>
                                  <w:color w:val="FFFFFF"/>
                                  <w:spacing w:val="-5"/>
                                  <w:w w:val="110"/>
                                  <w:sz w:val="14"/>
                                </w:rPr>
                                <w:t>49%</w:t>
                              </w:r>
                            </w:p>
                          </w:txbxContent>
                        </wps:txbx>
                        <wps:bodyPr lIns="0" tIns="0" rIns="0" bIns="0" upright="1"/>
                      </wps:wsp>
                      <wps:wsp>
                        <wps:cNvPr id="1085" name="文本框 262"/>
                        <wps:cNvSpPr txBox="1"/>
                        <wps:spPr>
                          <a:xfrm>
                            <a:off x="847" y="0"/>
                            <a:ext cx="2122" cy="267"/>
                          </a:xfrm>
                          <a:prstGeom prst="rect">
                            <a:avLst/>
                          </a:prstGeom>
                          <a:solidFill>
                            <a:srgbClr val="0093FF"/>
                          </a:solidFill>
                          <a:ln>
                            <a:noFill/>
                          </a:ln>
                        </wps:spPr>
                        <wps:txbx>
                          <w:txbxContent>
                            <w:p>
                              <w:pPr>
                                <w:spacing w:before="50"/>
                                <w:ind w:left="902" w:right="902" w:firstLine="0"/>
                                <w:jc w:val="center"/>
                                <w:rPr>
                                  <w:rFonts w:ascii="Century Gothic"/>
                                  <w:b/>
                                  <w:color w:val="000000"/>
                                  <w:sz w:val="14"/>
                                </w:rPr>
                              </w:pPr>
                              <w:r>
                                <w:rPr>
                                  <w:rFonts w:ascii="Century Gothic"/>
                                  <w:b/>
                                  <w:color w:val="FFFFFF"/>
                                  <w:spacing w:val="-5"/>
                                  <w:w w:val="105"/>
                                  <w:sz w:val="14"/>
                                </w:rPr>
                                <w:t>35%</w:t>
                              </w:r>
                            </w:p>
                          </w:txbxContent>
                        </wps:txbx>
                        <wps:bodyPr lIns="0" tIns="0" rIns="0" bIns="0" upright="1"/>
                      </wps:wsp>
                      <wps:wsp>
                        <wps:cNvPr id="1086" name="文本框 263"/>
                        <wps:cNvSpPr txBox="1"/>
                        <wps:spPr>
                          <a:xfrm>
                            <a:off x="0" y="0"/>
                            <a:ext cx="848" cy="267"/>
                          </a:xfrm>
                          <a:prstGeom prst="rect">
                            <a:avLst/>
                          </a:prstGeom>
                          <a:solidFill>
                            <a:srgbClr val="66BEFF"/>
                          </a:solidFill>
                          <a:ln>
                            <a:noFill/>
                          </a:ln>
                        </wps:spPr>
                        <wps:txbx>
                          <w:txbxContent>
                            <w:p>
                              <w:pPr>
                                <w:spacing w:before="50"/>
                                <w:ind w:left="249" w:right="0" w:firstLine="0"/>
                                <w:jc w:val="left"/>
                                <w:rPr>
                                  <w:rFonts w:ascii="Century Gothic"/>
                                  <w:b/>
                                  <w:color w:val="000000"/>
                                  <w:sz w:val="14"/>
                                </w:rPr>
                              </w:pPr>
                              <w:r>
                                <w:rPr>
                                  <w:rFonts w:ascii="Century Gothic"/>
                                  <w:b/>
                                  <w:color w:val="191929"/>
                                  <w:spacing w:val="-5"/>
                                  <w:w w:val="105"/>
                                  <w:sz w:val="14"/>
                                </w:rPr>
                                <w:t>14%</w:t>
                              </w:r>
                            </w:p>
                          </w:txbxContent>
                        </wps:txbx>
                        <wps:bodyPr lIns="0" tIns="0" rIns="0" bIns="0" upright="1"/>
                      </wps:wsp>
                    </wpg:wgp>
                  </a:graphicData>
                </a:graphic>
              </wp:inline>
            </w:drawing>
          </mc:Choice>
          <mc:Fallback>
            <w:pict>
              <v:group id="_x0000_s1026" o:spid="_x0000_s1026" o:spt="203" style="height:13.35pt;width:306.05pt;" coordsize="6121,267" o:gfxdata="UEsDBAoAAAAAAIdO4kAAAAAAAAAAAAAAAAAEAAAAZHJzL1BLAwQUAAAACACHTuJAB0USCt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AdFEgrVAAAABAEAAA8AAAAAAAAAAQAgAAAAIgAAAGRycy9kb3ducmV2LnhtbFBLAQIU&#10;ABQAAAAIAIdO4kB2C1hYoQIAAAMKAAAOAAAAAAAAAAEAIAAAACQBAABkcnMvZTJvRG9jLnhtbFBL&#10;BQYAAAAABgAGAFkBAAA3BgAAAAA=&#10;">
                <o:lock v:ext="edit" aspectratio="f"/>
                <v:shape id="文本框 260" o:spid="_x0000_s1026" o:spt="202" type="#_x0000_t202" style="position:absolute;left:5938;top:0;height:267;width:182;" fillcolor="#D7E1EC" filled="t" stroked="f" coordsize="21600,21600" o:gfxdata="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gZl2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70"/>
                          <w:ind w:left="3" w:right="0" w:firstLine="0"/>
                          <w:jc w:val="left"/>
                          <w:rPr>
                            <w:rFonts w:ascii="Century Gothic"/>
                            <w:b/>
                            <w:color w:val="000000"/>
                            <w:sz w:val="12"/>
                          </w:rPr>
                        </w:pPr>
                        <w:r>
                          <w:rPr>
                            <w:rFonts w:ascii="Century Gothic"/>
                            <w:b/>
                            <w:color w:val="000000"/>
                            <w:spacing w:val="-5"/>
                            <w:w w:val="105"/>
                            <w:sz w:val="12"/>
                          </w:rPr>
                          <w:t>3%</w:t>
                        </w:r>
                      </w:p>
                    </w:txbxContent>
                  </v:textbox>
                </v:shape>
                <v:shape id="文本框 261" o:spid="_x0000_s1026" o:spt="202" type="#_x0000_t202" style="position:absolute;left:2968;top:0;height:267;width:2970;" fillcolor="#00539F" filled="t" stroked="f" coordsize="21600,21600" o:gfxdata="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vLxW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50"/>
                          <w:ind w:left="1334" w:right="1305" w:firstLine="0"/>
                          <w:jc w:val="center"/>
                          <w:rPr>
                            <w:rFonts w:ascii="Century Gothic"/>
                            <w:b/>
                            <w:color w:val="000000"/>
                            <w:sz w:val="14"/>
                          </w:rPr>
                        </w:pPr>
                        <w:r>
                          <w:rPr>
                            <w:rFonts w:ascii="Century Gothic"/>
                            <w:b/>
                            <w:color w:val="FFFFFF"/>
                            <w:spacing w:val="-5"/>
                            <w:w w:val="110"/>
                            <w:sz w:val="14"/>
                          </w:rPr>
                          <w:t>49%</w:t>
                        </w:r>
                      </w:p>
                    </w:txbxContent>
                  </v:textbox>
                </v:shape>
                <v:shape id="文本框 262" o:spid="_x0000_s1026" o:spt="202" type="#_x0000_t202" style="position:absolute;left:847;top:0;height:267;width:2122;" fillcolor="#0093FF" filled="t" stroked="f" coordsize="21600,21600" o:gfxdata="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uxC/ugAAAN0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50"/>
                          <w:ind w:left="902" w:right="902" w:firstLine="0"/>
                          <w:jc w:val="center"/>
                          <w:rPr>
                            <w:rFonts w:ascii="Century Gothic"/>
                            <w:b/>
                            <w:color w:val="000000"/>
                            <w:sz w:val="14"/>
                          </w:rPr>
                        </w:pPr>
                        <w:r>
                          <w:rPr>
                            <w:rFonts w:ascii="Century Gothic"/>
                            <w:b/>
                            <w:color w:val="FFFFFF"/>
                            <w:spacing w:val="-5"/>
                            <w:w w:val="105"/>
                            <w:sz w:val="14"/>
                          </w:rPr>
                          <w:t>35%</w:t>
                        </w:r>
                      </w:p>
                    </w:txbxContent>
                  </v:textbox>
                </v:shape>
                <v:shape id="文本框 263" o:spid="_x0000_s1026" o:spt="202" type="#_x0000_t202" style="position:absolute;left:0;top:0;height:267;width:848;" fillcolor="#66BEFF" filled="t" stroked="f" coordsize="21600,21600" o:gfxdata="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Km+C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50"/>
                          <w:ind w:left="249" w:right="0" w:firstLine="0"/>
                          <w:jc w:val="left"/>
                          <w:rPr>
                            <w:rFonts w:ascii="Century Gothic"/>
                            <w:b/>
                            <w:color w:val="000000"/>
                            <w:sz w:val="14"/>
                          </w:rPr>
                        </w:pPr>
                        <w:r>
                          <w:rPr>
                            <w:rFonts w:ascii="Century Gothic"/>
                            <w:b/>
                            <w:color w:val="191929"/>
                            <w:spacing w:val="-5"/>
                            <w:w w:val="105"/>
                            <w:sz w:val="14"/>
                          </w:rPr>
                          <w:t>14%</w:t>
                        </w:r>
                      </w:p>
                    </w:txbxContent>
                  </v:textbox>
                </v:shape>
                <w10:wrap type="none"/>
                <w10:anchorlock/>
              </v:group>
            </w:pict>
          </mc:Fallback>
        </mc:AlternateContent>
      </w:r>
    </w:p>
    <w:p>
      <w:pPr>
        <w:pStyle w:val="6"/>
        <w:rPr>
          <w:sz w:val="15"/>
        </w:rPr>
      </w:pPr>
    </w:p>
    <w:p>
      <w:pPr>
        <w:spacing w:before="0"/>
        <w:ind w:left="318" w:right="0" w:firstLine="0"/>
        <w:jc w:val="left"/>
        <w:rPr>
          <w:rFonts w:hint="default" w:eastAsia="宋体"/>
          <w:sz w:val="14"/>
          <w:lang w:val="en-US" w:eastAsia="zh-CN"/>
        </w:rPr>
      </w:pPr>
      <w:r>
        <w:rPr>
          <w:w w:val="115"/>
          <w:sz w:val="14"/>
        </w:rPr>
        <w:t>DL</w:t>
      </w:r>
      <w:r>
        <w:rPr>
          <w:spacing w:val="-4"/>
          <w:w w:val="115"/>
          <w:sz w:val="14"/>
        </w:rPr>
        <w:t xml:space="preserve"> </w:t>
      </w:r>
      <w:r>
        <w:rPr>
          <w:w w:val="115"/>
          <w:sz w:val="14"/>
        </w:rPr>
        <w:t>(Deep</w:t>
      </w:r>
      <w:r>
        <w:rPr>
          <w:spacing w:val="-3"/>
          <w:w w:val="115"/>
          <w:sz w:val="14"/>
        </w:rPr>
        <w:t xml:space="preserve"> </w:t>
      </w:r>
      <w:r>
        <w:rPr>
          <w:w w:val="115"/>
          <w:sz w:val="14"/>
        </w:rPr>
        <w:t>Learning</w:t>
      </w:r>
      <w:r>
        <w:rPr>
          <w:spacing w:val="-4"/>
          <w:w w:val="115"/>
          <w:sz w:val="14"/>
        </w:rPr>
        <w:t xml:space="preserve"> </w:t>
      </w:r>
      <w:r>
        <w:rPr>
          <w:w w:val="115"/>
          <w:sz w:val="14"/>
        </w:rPr>
        <w:t>using</w:t>
      </w:r>
      <w:r>
        <w:rPr>
          <w:spacing w:val="-3"/>
          <w:w w:val="115"/>
          <w:sz w:val="14"/>
        </w:rPr>
        <w:t xml:space="preserve"> </w:t>
      </w:r>
      <w:r>
        <w:rPr>
          <w:w w:val="115"/>
          <w:sz w:val="14"/>
        </w:rPr>
        <w:t>neural</w:t>
      </w:r>
      <w:r>
        <w:rPr>
          <w:spacing w:val="-4"/>
          <w:w w:val="115"/>
          <w:sz w:val="14"/>
        </w:rPr>
        <w:t xml:space="preserve"> </w:t>
      </w:r>
      <w:r>
        <w:rPr>
          <w:spacing w:val="-2"/>
          <w:w w:val="115"/>
          <w:sz w:val="14"/>
        </w:rPr>
        <w:t>networks)</w:t>
      </w:r>
      <w:r>
        <w:rPr>
          <w:rFonts w:hint="eastAsia" w:eastAsia="宋体"/>
          <w:spacing w:val="-2"/>
          <w:w w:val="115"/>
          <w:sz w:val="14"/>
          <w:lang w:val="en-US" w:eastAsia="zh-CN"/>
        </w:rPr>
        <w:t xml:space="preserve">  DL（使用神经网络的深度学习）</w:t>
      </w:r>
    </w:p>
    <w:p>
      <w:pPr>
        <w:pStyle w:val="6"/>
        <w:spacing w:before="6"/>
        <w:rPr>
          <w:sz w:val="4"/>
        </w:rPr>
      </w:pPr>
    </w:p>
    <w:p>
      <w:pPr>
        <w:pStyle w:val="6"/>
        <w:ind w:left="319"/>
      </w:pPr>
      <w:r>
        <mc:AlternateContent>
          <mc:Choice Requires="wpg">
            <w:drawing>
              <wp:inline distT="0" distB="0" distL="114300" distR="114300">
                <wp:extent cx="3886200" cy="169545"/>
                <wp:effectExtent l="0" t="0" r="0" b="8255"/>
                <wp:docPr id="1087" name="组合 1087"/>
                <wp:cNvGraphicFramePr/>
                <a:graphic xmlns:a="http://schemas.openxmlformats.org/drawingml/2006/main">
                  <a:graphicData uri="http://schemas.microsoft.com/office/word/2010/wordprocessingGroup">
                    <wpg:wgp>
                      <wpg:cNvGrpSpPr/>
                      <wpg:grpSpPr>
                        <a:xfrm>
                          <a:off x="0" y="0"/>
                          <a:ext cx="3886200" cy="169545"/>
                          <a:chOff x="0" y="0"/>
                          <a:chExt cx="6120" cy="267"/>
                        </a:xfrm>
                      </wpg:grpSpPr>
                      <wps:wsp>
                        <wps:cNvPr id="1088" name="文本框 254"/>
                        <wps:cNvSpPr txBox="1"/>
                        <wps:spPr>
                          <a:xfrm>
                            <a:off x="5869" y="0"/>
                            <a:ext cx="251" cy="267"/>
                          </a:xfrm>
                          <a:prstGeom prst="rect">
                            <a:avLst/>
                          </a:prstGeom>
                          <a:solidFill>
                            <a:srgbClr val="D7E1EC"/>
                          </a:solidFill>
                          <a:ln>
                            <a:noFill/>
                          </a:ln>
                        </wps:spPr>
                        <wps:txbx>
                          <w:txbxContent>
                            <w:p>
                              <w:pPr>
                                <w:spacing w:before="63"/>
                                <w:ind w:left="26" w:right="0" w:firstLine="0"/>
                                <w:jc w:val="left"/>
                                <w:rPr>
                                  <w:rFonts w:ascii="Century Gothic"/>
                                  <w:b/>
                                  <w:color w:val="000000"/>
                                  <w:sz w:val="12"/>
                                </w:rPr>
                              </w:pPr>
                              <w:r>
                                <w:rPr>
                                  <w:rFonts w:ascii="Century Gothic"/>
                                  <w:b/>
                                  <w:color w:val="000000"/>
                                  <w:spacing w:val="-5"/>
                                  <w:w w:val="110"/>
                                  <w:sz w:val="12"/>
                                </w:rPr>
                                <w:t>4%</w:t>
                              </w:r>
                            </w:p>
                          </w:txbxContent>
                        </wps:txbx>
                        <wps:bodyPr lIns="0" tIns="0" rIns="0" bIns="0" upright="1"/>
                      </wps:wsp>
                      <wps:wsp>
                        <wps:cNvPr id="1089" name="文本框 255"/>
                        <wps:cNvSpPr txBox="1"/>
                        <wps:spPr>
                          <a:xfrm>
                            <a:off x="3303" y="0"/>
                            <a:ext cx="2566" cy="267"/>
                          </a:xfrm>
                          <a:prstGeom prst="rect">
                            <a:avLst/>
                          </a:prstGeom>
                          <a:solidFill>
                            <a:srgbClr val="00539F"/>
                          </a:solidFill>
                          <a:ln>
                            <a:noFill/>
                          </a:ln>
                        </wps:spPr>
                        <wps:txbx>
                          <w:txbxContent>
                            <w:p>
                              <w:pPr>
                                <w:spacing w:before="43"/>
                                <w:ind w:left="1124" w:right="1124" w:firstLine="0"/>
                                <w:jc w:val="center"/>
                                <w:rPr>
                                  <w:rFonts w:ascii="Century Gothic"/>
                                  <w:b/>
                                  <w:color w:val="000000"/>
                                  <w:sz w:val="14"/>
                                </w:rPr>
                              </w:pPr>
                              <w:r>
                                <w:rPr>
                                  <w:rFonts w:ascii="Century Gothic"/>
                                  <w:b/>
                                  <w:color w:val="FFFFFF"/>
                                  <w:spacing w:val="-5"/>
                                  <w:w w:val="105"/>
                                  <w:sz w:val="14"/>
                                </w:rPr>
                                <w:t>41%</w:t>
                              </w:r>
                            </w:p>
                          </w:txbxContent>
                        </wps:txbx>
                        <wps:bodyPr lIns="0" tIns="0" rIns="0" bIns="0" upright="1"/>
                      </wps:wsp>
                      <wps:wsp>
                        <wps:cNvPr id="1090" name="文本框 256"/>
                        <wps:cNvSpPr txBox="1"/>
                        <wps:spPr>
                          <a:xfrm>
                            <a:off x="855" y="0"/>
                            <a:ext cx="2449" cy="267"/>
                          </a:xfrm>
                          <a:prstGeom prst="rect">
                            <a:avLst/>
                          </a:prstGeom>
                          <a:solidFill>
                            <a:srgbClr val="0093FF"/>
                          </a:solidFill>
                          <a:ln>
                            <a:noFill/>
                          </a:ln>
                        </wps:spPr>
                        <wps:txbx>
                          <w:txbxContent>
                            <w:p>
                              <w:pPr>
                                <w:spacing w:before="43"/>
                                <w:ind w:left="1092" w:right="1027" w:firstLine="0"/>
                                <w:jc w:val="center"/>
                                <w:rPr>
                                  <w:rFonts w:ascii="Century Gothic"/>
                                  <w:b/>
                                  <w:color w:val="000000"/>
                                  <w:sz w:val="14"/>
                                </w:rPr>
                              </w:pPr>
                              <w:r>
                                <w:rPr>
                                  <w:rFonts w:ascii="Century Gothic"/>
                                  <w:b/>
                                  <w:color w:val="FFFFFF"/>
                                  <w:spacing w:val="-5"/>
                                  <w:w w:val="110"/>
                                  <w:sz w:val="14"/>
                                </w:rPr>
                                <w:t>40%</w:t>
                              </w:r>
                            </w:p>
                          </w:txbxContent>
                        </wps:txbx>
                        <wps:bodyPr lIns="0" tIns="0" rIns="0" bIns="0" upright="1"/>
                      </wps:wsp>
                      <wps:wsp>
                        <wps:cNvPr id="1091" name="文本框 257"/>
                        <wps:cNvSpPr txBox="1"/>
                        <wps:spPr>
                          <a:xfrm>
                            <a:off x="0" y="0"/>
                            <a:ext cx="856" cy="267"/>
                          </a:xfrm>
                          <a:prstGeom prst="rect">
                            <a:avLst/>
                          </a:prstGeom>
                          <a:solidFill>
                            <a:srgbClr val="66BEFF"/>
                          </a:solidFill>
                          <a:ln>
                            <a:noFill/>
                          </a:ln>
                        </wps:spPr>
                        <wps:txbx>
                          <w:txbxContent>
                            <w:p>
                              <w:pPr>
                                <w:spacing w:before="43"/>
                                <w:ind w:left="249" w:right="0" w:firstLine="0"/>
                                <w:jc w:val="left"/>
                                <w:rPr>
                                  <w:rFonts w:ascii="Century Gothic"/>
                                  <w:b/>
                                  <w:color w:val="000000"/>
                                  <w:sz w:val="14"/>
                                </w:rPr>
                              </w:pPr>
                              <w:r>
                                <w:rPr>
                                  <w:rFonts w:ascii="Century Gothic"/>
                                  <w:b/>
                                  <w:color w:val="191929"/>
                                  <w:spacing w:val="-5"/>
                                  <w:w w:val="105"/>
                                  <w:sz w:val="14"/>
                                </w:rPr>
                                <w:t>14%</w:t>
                              </w:r>
                            </w:p>
                          </w:txbxContent>
                        </wps:txbx>
                        <wps:bodyPr lIns="0" tIns="0" rIns="0" bIns="0" upright="1"/>
                      </wps:wsp>
                    </wpg:wgp>
                  </a:graphicData>
                </a:graphic>
              </wp:inline>
            </w:drawing>
          </mc:Choice>
          <mc:Fallback>
            <w:pict>
              <v:group id="_x0000_s1026" o:spid="_x0000_s1026" o:spt="203" style="height:13.35pt;width:306pt;" coordsize="6120,267" o:gfxdata="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EZenmTUAAAABAEAAA8AAAAAAAAAAQAgAAAAIgAAAGRycy9kb3ducmV2LnhtbFBLAQIU&#10;ABQAAAAIAIdO4kDNoLa0ogIAAAMKAAAOAAAAAAAAAAEAIAAAACMBAABkcnMvZTJvRG9jLnhtbFBL&#10;BQYAAAAABgAGAFkBAAA3BgAAAAA=&#10;">
                <o:lock v:ext="edit" aspectratio="f"/>
                <v:shape id="文本框 254" o:spid="_x0000_s1026" o:spt="202" type="#_x0000_t202" style="position:absolute;left:5869;top:0;height:267;width:251;" fillcolor="#D7E1EC" filled="t" stroked="f" coordsize="21600,21600" o:gfxdata="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AT0LL4A&#10;AADd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63"/>
                          <w:ind w:left="26" w:right="0" w:firstLine="0"/>
                          <w:jc w:val="left"/>
                          <w:rPr>
                            <w:rFonts w:ascii="Century Gothic"/>
                            <w:b/>
                            <w:color w:val="000000"/>
                            <w:sz w:val="12"/>
                          </w:rPr>
                        </w:pPr>
                        <w:r>
                          <w:rPr>
                            <w:rFonts w:ascii="Century Gothic"/>
                            <w:b/>
                            <w:color w:val="000000"/>
                            <w:spacing w:val="-5"/>
                            <w:w w:val="110"/>
                            <w:sz w:val="12"/>
                          </w:rPr>
                          <w:t>4%</w:t>
                        </w:r>
                      </w:p>
                    </w:txbxContent>
                  </v:textbox>
                </v:shape>
                <v:shape id="文本框 255" o:spid="_x0000_s1026" o:spt="202" type="#_x0000_t202" style="position:absolute;left:3303;top:0;height:267;width:2566;" fillcolor="#00539F" filled="t" stroked="f" coordsize="21600,21600" o:gfxdata="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gIu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43"/>
                          <w:ind w:left="1124" w:right="1124" w:firstLine="0"/>
                          <w:jc w:val="center"/>
                          <w:rPr>
                            <w:rFonts w:ascii="Century Gothic"/>
                            <w:b/>
                            <w:color w:val="000000"/>
                            <w:sz w:val="14"/>
                          </w:rPr>
                        </w:pPr>
                        <w:r>
                          <w:rPr>
                            <w:rFonts w:ascii="Century Gothic"/>
                            <w:b/>
                            <w:color w:val="FFFFFF"/>
                            <w:spacing w:val="-5"/>
                            <w:w w:val="105"/>
                            <w:sz w:val="14"/>
                          </w:rPr>
                          <w:t>41%</w:t>
                        </w:r>
                      </w:p>
                    </w:txbxContent>
                  </v:textbox>
                </v:shape>
                <v:shape id="文本框 256" o:spid="_x0000_s1026" o:spt="202" type="#_x0000_t202" style="position:absolute;left:855;top:0;height:267;width:2449;" fillcolor="#0093FF" filled="t" stroked="f" coordsize="21600,21600" o:gfxdata="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Ul+r4A&#10;AADd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43"/>
                          <w:ind w:left="1092" w:right="1027" w:firstLine="0"/>
                          <w:jc w:val="center"/>
                          <w:rPr>
                            <w:rFonts w:ascii="Century Gothic"/>
                            <w:b/>
                            <w:color w:val="000000"/>
                            <w:sz w:val="14"/>
                          </w:rPr>
                        </w:pPr>
                        <w:r>
                          <w:rPr>
                            <w:rFonts w:ascii="Century Gothic"/>
                            <w:b/>
                            <w:color w:val="FFFFFF"/>
                            <w:spacing w:val="-5"/>
                            <w:w w:val="110"/>
                            <w:sz w:val="14"/>
                          </w:rPr>
                          <w:t>40%</w:t>
                        </w:r>
                      </w:p>
                    </w:txbxContent>
                  </v:textbox>
                </v:shape>
                <v:shape id="文本框 257" o:spid="_x0000_s1026" o:spt="202" type="#_x0000_t202" style="position:absolute;left:0;top:0;height:267;width:856;" fillcolor="#66BEFF" filled="t" stroked="f" coordsize="21600,21600" o:gfxdata="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6lUm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43"/>
                          <w:ind w:left="249" w:right="0" w:firstLine="0"/>
                          <w:jc w:val="left"/>
                          <w:rPr>
                            <w:rFonts w:ascii="Century Gothic"/>
                            <w:b/>
                            <w:color w:val="000000"/>
                            <w:sz w:val="14"/>
                          </w:rPr>
                        </w:pPr>
                        <w:r>
                          <w:rPr>
                            <w:rFonts w:ascii="Century Gothic"/>
                            <w:b/>
                            <w:color w:val="191929"/>
                            <w:spacing w:val="-5"/>
                            <w:w w:val="105"/>
                            <w:sz w:val="14"/>
                          </w:rPr>
                          <w:t>14%</w:t>
                        </w:r>
                      </w:p>
                    </w:txbxContent>
                  </v:textbox>
                </v:shape>
                <w10:wrap type="none"/>
                <w10:anchorlock/>
              </v:group>
            </w:pict>
          </mc:Fallback>
        </mc:AlternateContent>
      </w:r>
    </w:p>
    <w:p>
      <w:pPr>
        <w:pStyle w:val="6"/>
        <w:spacing w:before="11"/>
        <w:rPr>
          <w:sz w:val="14"/>
        </w:rPr>
      </w:pPr>
    </w:p>
    <w:p>
      <w:pPr>
        <w:spacing w:before="0"/>
        <w:ind w:left="318" w:right="0" w:firstLine="0"/>
        <w:jc w:val="left"/>
        <w:rPr>
          <w:rFonts w:hint="default" w:eastAsia="宋体"/>
          <w:sz w:val="14"/>
          <w:lang w:val="en-US" w:eastAsia="zh-CN"/>
        </w:rPr>
      </w:pPr>
      <w:r>
        <w:rPr>
          <w:w w:val="115"/>
          <w:sz w:val="14"/>
        </w:rPr>
        <w:t>Expert</w:t>
      </w:r>
      <w:r>
        <w:rPr>
          <w:spacing w:val="-4"/>
          <w:w w:val="115"/>
          <w:sz w:val="14"/>
        </w:rPr>
        <w:t xml:space="preserve"> </w:t>
      </w:r>
      <w:r>
        <w:rPr>
          <w:w w:val="115"/>
          <w:sz w:val="14"/>
        </w:rPr>
        <w:t>Systems</w:t>
      </w:r>
      <w:r>
        <w:rPr>
          <w:spacing w:val="-3"/>
          <w:w w:val="115"/>
          <w:sz w:val="14"/>
        </w:rPr>
        <w:t xml:space="preserve"> </w:t>
      </w:r>
      <w:r>
        <w:rPr>
          <w:w w:val="115"/>
          <w:sz w:val="14"/>
        </w:rPr>
        <w:t>(Rule-based</w:t>
      </w:r>
      <w:r>
        <w:rPr>
          <w:spacing w:val="-3"/>
          <w:w w:val="115"/>
          <w:sz w:val="14"/>
        </w:rPr>
        <w:t xml:space="preserve"> </w:t>
      </w:r>
      <w:r>
        <w:rPr>
          <w:spacing w:val="-5"/>
          <w:w w:val="115"/>
          <w:sz w:val="14"/>
        </w:rPr>
        <w:t>AI)</w:t>
      </w:r>
      <w:r>
        <w:rPr>
          <w:rFonts w:hint="eastAsia" w:eastAsia="宋体"/>
          <w:spacing w:val="-5"/>
          <w:w w:val="115"/>
          <w:sz w:val="14"/>
          <w:lang w:val="en-US" w:eastAsia="zh-CN"/>
        </w:rPr>
        <w:t xml:space="preserve">  专家系统（基于规则的AI）</w:t>
      </w:r>
    </w:p>
    <w:p>
      <w:pPr>
        <w:pStyle w:val="6"/>
        <w:spacing w:before="6"/>
        <w:rPr>
          <w:sz w:val="4"/>
        </w:rPr>
      </w:pPr>
    </w:p>
    <w:p>
      <w:pPr>
        <w:pStyle w:val="6"/>
        <w:ind w:left="319"/>
      </w:pPr>
      <w:r>
        <mc:AlternateContent>
          <mc:Choice Requires="wpg">
            <w:drawing>
              <wp:inline distT="0" distB="0" distL="114300" distR="114300">
                <wp:extent cx="3886835" cy="169545"/>
                <wp:effectExtent l="0" t="0" r="0" b="8255"/>
                <wp:docPr id="1092" name="组合 1092"/>
                <wp:cNvGraphicFramePr/>
                <a:graphic xmlns:a="http://schemas.openxmlformats.org/drawingml/2006/main">
                  <a:graphicData uri="http://schemas.microsoft.com/office/word/2010/wordprocessingGroup">
                    <wpg:wgp>
                      <wpg:cNvGrpSpPr/>
                      <wpg:grpSpPr>
                        <a:xfrm>
                          <a:off x="0" y="0"/>
                          <a:ext cx="3886835" cy="169545"/>
                          <a:chOff x="0" y="0"/>
                          <a:chExt cx="6121" cy="267"/>
                        </a:xfrm>
                      </wpg:grpSpPr>
                      <wps:wsp>
                        <wps:cNvPr id="1093" name="文本框 239"/>
                        <wps:cNvSpPr txBox="1"/>
                        <wps:spPr>
                          <a:xfrm>
                            <a:off x="5814" y="0"/>
                            <a:ext cx="306" cy="267"/>
                          </a:xfrm>
                          <a:prstGeom prst="rect">
                            <a:avLst/>
                          </a:prstGeom>
                          <a:solidFill>
                            <a:srgbClr val="D7E1EC"/>
                          </a:solidFill>
                          <a:ln>
                            <a:noFill/>
                          </a:ln>
                        </wps:spPr>
                        <wps:txbx>
                          <w:txbxContent>
                            <w:p>
                              <w:pPr>
                                <w:spacing w:before="57"/>
                                <w:ind w:left="66" w:right="0" w:firstLine="0"/>
                                <w:jc w:val="left"/>
                                <w:rPr>
                                  <w:rFonts w:ascii="Century Gothic"/>
                                  <w:b/>
                                  <w:color w:val="000000"/>
                                  <w:sz w:val="12"/>
                                </w:rPr>
                              </w:pPr>
                              <w:r>
                                <w:rPr>
                                  <w:rFonts w:ascii="Century Gothic"/>
                                  <w:b/>
                                  <w:color w:val="000000"/>
                                  <w:spacing w:val="-5"/>
                                  <w:w w:val="105"/>
                                  <w:sz w:val="12"/>
                                </w:rPr>
                                <w:t>5%</w:t>
                              </w:r>
                            </w:p>
                          </w:txbxContent>
                        </wps:txbx>
                        <wps:bodyPr lIns="0" tIns="0" rIns="0" bIns="0" upright="1"/>
                      </wps:wsp>
                      <wps:wsp>
                        <wps:cNvPr id="1094" name="文本框 240"/>
                        <wps:cNvSpPr txBox="1"/>
                        <wps:spPr>
                          <a:xfrm>
                            <a:off x="3917" y="0"/>
                            <a:ext cx="1898" cy="267"/>
                          </a:xfrm>
                          <a:prstGeom prst="rect">
                            <a:avLst/>
                          </a:prstGeom>
                          <a:solidFill>
                            <a:srgbClr val="00539F"/>
                          </a:solidFill>
                          <a:ln>
                            <a:noFill/>
                          </a:ln>
                        </wps:spPr>
                        <wps:txbx>
                          <w:txbxContent>
                            <w:p>
                              <w:pPr>
                                <w:spacing w:before="38"/>
                                <w:ind w:left="889" w:right="706" w:firstLine="0"/>
                                <w:jc w:val="center"/>
                                <w:rPr>
                                  <w:rFonts w:ascii="Century Gothic"/>
                                  <w:b/>
                                  <w:color w:val="000000"/>
                                  <w:sz w:val="14"/>
                                </w:rPr>
                              </w:pPr>
                              <w:r>
                                <w:rPr>
                                  <w:rFonts w:ascii="Century Gothic"/>
                                  <w:b/>
                                  <w:color w:val="FFFFFF"/>
                                  <w:spacing w:val="-5"/>
                                  <w:sz w:val="14"/>
                                </w:rPr>
                                <w:t>31%</w:t>
                              </w:r>
                            </w:p>
                          </w:txbxContent>
                        </wps:txbx>
                        <wps:bodyPr lIns="0" tIns="0" rIns="0" bIns="0" upright="1"/>
                      </wps:wsp>
                      <wps:wsp>
                        <wps:cNvPr id="1095" name="文本框 241"/>
                        <wps:cNvSpPr txBox="1"/>
                        <wps:spPr>
                          <a:xfrm>
                            <a:off x="795" y="0"/>
                            <a:ext cx="3122" cy="267"/>
                          </a:xfrm>
                          <a:prstGeom prst="rect">
                            <a:avLst/>
                          </a:prstGeom>
                          <a:solidFill>
                            <a:srgbClr val="0093FF"/>
                          </a:solidFill>
                          <a:ln>
                            <a:noFill/>
                          </a:ln>
                        </wps:spPr>
                        <wps:txbx>
                          <w:txbxContent>
                            <w:p>
                              <w:pPr>
                                <w:spacing w:before="38"/>
                                <w:ind w:left="1471" w:right="1348" w:firstLine="0"/>
                                <w:jc w:val="center"/>
                                <w:rPr>
                                  <w:rFonts w:ascii="Century Gothic"/>
                                  <w:b/>
                                  <w:color w:val="000000"/>
                                  <w:sz w:val="14"/>
                                </w:rPr>
                              </w:pPr>
                              <w:r>
                                <w:rPr>
                                  <w:rFonts w:ascii="Century Gothic"/>
                                  <w:b/>
                                  <w:color w:val="FFFFFF"/>
                                  <w:spacing w:val="-5"/>
                                  <w:sz w:val="14"/>
                                </w:rPr>
                                <w:t>51%</w:t>
                              </w:r>
                            </w:p>
                          </w:txbxContent>
                        </wps:txbx>
                        <wps:bodyPr lIns="0" tIns="0" rIns="0" bIns="0" upright="1"/>
                      </wps:wsp>
                      <wps:wsp>
                        <wps:cNvPr id="1096" name="文本框 242"/>
                        <wps:cNvSpPr txBox="1"/>
                        <wps:spPr>
                          <a:xfrm>
                            <a:off x="0" y="0"/>
                            <a:ext cx="796" cy="267"/>
                          </a:xfrm>
                          <a:prstGeom prst="rect">
                            <a:avLst/>
                          </a:prstGeom>
                          <a:solidFill>
                            <a:srgbClr val="66BEFF"/>
                          </a:solidFill>
                          <a:ln>
                            <a:noFill/>
                          </a:ln>
                        </wps:spPr>
                        <wps:txbx>
                          <w:txbxContent>
                            <w:p>
                              <w:pPr>
                                <w:spacing w:before="38"/>
                                <w:ind w:left="272" w:right="0" w:firstLine="0"/>
                                <w:jc w:val="left"/>
                                <w:rPr>
                                  <w:rFonts w:ascii="Century Gothic"/>
                                  <w:b/>
                                  <w:color w:val="000000"/>
                                  <w:sz w:val="14"/>
                                </w:rPr>
                              </w:pPr>
                              <w:r>
                                <w:rPr>
                                  <w:rFonts w:ascii="Century Gothic"/>
                                  <w:b/>
                                  <w:color w:val="191929"/>
                                  <w:spacing w:val="-5"/>
                                  <w:sz w:val="14"/>
                                </w:rPr>
                                <w:t>13%</w:t>
                              </w:r>
                            </w:p>
                          </w:txbxContent>
                        </wps:txbx>
                        <wps:bodyPr lIns="0" tIns="0" rIns="0" bIns="0" upright="1"/>
                      </wps:wsp>
                    </wpg:wgp>
                  </a:graphicData>
                </a:graphic>
              </wp:inline>
            </w:drawing>
          </mc:Choice>
          <mc:Fallback>
            <w:pict>
              <v:group id="_x0000_s1026" o:spid="_x0000_s1026" o:spt="203" style="height:13.35pt;width:306.05pt;" coordsize="6121,267" o:gfxdata="UEsDBAoAAAAAAIdO4kAAAAAAAAAAAAAAAAAEAAAAZHJzL1BLAwQUAAAACACHTuJAB0USCt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AHRRIK1QAAAAQBAAAPAAAAAAAAAAEAIAAAACIAAABkcnMvZG93bnJldi54&#10;bWxQSwECFAAUAAAACACHTuJA1ptT5qgCAAADCgAADgAAAAAAAAABACAAAAAkAQAAZHJzL2Uyb0Rv&#10;Yy54bWxQSwUGAAAAAAYABgBZAQAAPgYAAAAA&#10;">
                <o:lock v:ext="edit" aspectratio="f"/>
                <v:shape id="文本框 239" o:spid="_x0000_s1026" o:spt="202" type="#_x0000_t202" style="position:absolute;left:5814;top:0;height:267;width:306;" fillcolor="#D7E1EC" filled="t" stroked="f" coordsize="21600,21600" o:gfxdata="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58IC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57"/>
                          <w:ind w:left="66" w:right="0" w:firstLine="0"/>
                          <w:jc w:val="left"/>
                          <w:rPr>
                            <w:rFonts w:ascii="Century Gothic"/>
                            <w:b/>
                            <w:color w:val="000000"/>
                            <w:sz w:val="12"/>
                          </w:rPr>
                        </w:pPr>
                        <w:r>
                          <w:rPr>
                            <w:rFonts w:ascii="Century Gothic"/>
                            <w:b/>
                            <w:color w:val="000000"/>
                            <w:spacing w:val="-5"/>
                            <w:w w:val="105"/>
                            <w:sz w:val="12"/>
                          </w:rPr>
                          <w:t>5%</w:t>
                        </w:r>
                      </w:p>
                    </w:txbxContent>
                  </v:textbox>
                </v:shape>
                <v:shape id="文本框 240" o:spid="_x0000_s1026" o:spt="202" type="#_x0000_t202" style="position:absolute;left:3917;top:0;height:267;width:1898;" fillcolor="#00539F" filled="t" stroked="f" coordsize="21600,21600" o:gfxdata="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2uci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38"/>
                          <w:ind w:left="889" w:right="706" w:firstLine="0"/>
                          <w:jc w:val="center"/>
                          <w:rPr>
                            <w:rFonts w:ascii="Century Gothic"/>
                            <w:b/>
                            <w:color w:val="000000"/>
                            <w:sz w:val="14"/>
                          </w:rPr>
                        </w:pPr>
                        <w:r>
                          <w:rPr>
                            <w:rFonts w:ascii="Century Gothic"/>
                            <w:b/>
                            <w:color w:val="FFFFFF"/>
                            <w:spacing w:val="-5"/>
                            <w:sz w:val="14"/>
                          </w:rPr>
                          <w:t>31%</w:t>
                        </w:r>
                      </w:p>
                    </w:txbxContent>
                  </v:textbox>
                </v:shape>
                <v:shape id="文本框 241" o:spid="_x0000_s1026" o:spt="202" type="#_x0000_t202" style="position:absolute;left:795;top:0;height:267;width:3122;" fillcolor="#0093FF" filled="t" stroked="f" coordsize="21600,21600" o:gfxdata="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GKGYrsAAADd&#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38"/>
                          <w:ind w:left="1471" w:right="1348" w:firstLine="0"/>
                          <w:jc w:val="center"/>
                          <w:rPr>
                            <w:rFonts w:ascii="Century Gothic"/>
                            <w:b/>
                            <w:color w:val="000000"/>
                            <w:sz w:val="14"/>
                          </w:rPr>
                        </w:pPr>
                        <w:r>
                          <w:rPr>
                            <w:rFonts w:ascii="Century Gothic"/>
                            <w:b/>
                            <w:color w:val="FFFFFF"/>
                            <w:spacing w:val="-5"/>
                            <w:sz w:val="14"/>
                          </w:rPr>
                          <w:t>51%</w:t>
                        </w:r>
                      </w:p>
                    </w:txbxContent>
                  </v:textbox>
                </v:shape>
                <v:shape id="文本框 242" o:spid="_x0000_s1026" o:spt="202" type="#_x0000_t202" style="position:absolute;left:0;top:0;height:267;width:796;" fillcolor="#66BEFF" filled="t" stroked="f" coordsize="21600,21600" o:gfxdata="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TDT2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38"/>
                          <w:ind w:left="272" w:right="0" w:firstLine="0"/>
                          <w:jc w:val="left"/>
                          <w:rPr>
                            <w:rFonts w:ascii="Century Gothic"/>
                            <w:b/>
                            <w:color w:val="000000"/>
                            <w:sz w:val="14"/>
                          </w:rPr>
                        </w:pPr>
                        <w:r>
                          <w:rPr>
                            <w:rFonts w:ascii="Century Gothic"/>
                            <w:b/>
                            <w:color w:val="191929"/>
                            <w:spacing w:val="-5"/>
                            <w:sz w:val="14"/>
                          </w:rPr>
                          <w:t>13%</w:t>
                        </w:r>
                      </w:p>
                    </w:txbxContent>
                  </v:textbox>
                </v:shape>
                <w10:wrap type="none"/>
                <w10:anchorlock/>
              </v:group>
            </w:pict>
          </mc:Fallback>
        </mc:AlternateContent>
      </w:r>
    </w:p>
    <w:p>
      <w:pPr>
        <w:pStyle w:val="6"/>
        <w:spacing w:before="8"/>
        <w:rPr>
          <w:sz w:val="14"/>
        </w:rPr>
      </w:pPr>
    </w:p>
    <w:p>
      <w:pPr>
        <w:spacing w:before="0"/>
        <w:ind w:left="318" w:right="0" w:firstLine="0"/>
        <w:jc w:val="left"/>
        <w:rPr>
          <w:rFonts w:hint="default" w:eastAsia="宋体"/>
          <w:sz w:val="14"/>
          <w:lang w:val="en-US" w:eastAsia="zh-CN"/>
        </w:rPr>
      </w:pPr>
      <w:r>
        <w:rPr>
          <w:w w:val="110"/>
          <w:sz w:val="14"/>
        </w:rPr>
        <w:t>ML</w:t>
      </w:r>
      <w:r>
        <w:rPr>
          <w:spacing w:val="-2"/>
          <w:w w:val="110"/>
          <w:sz w:val="14"/>
        </w:rPr>
        <w:t xml:space="preserve"> </w:t>
      </w:r>
      <w:r>
        <w:rPr>
          <w:w w:val="110"/>
          <w:sz w:val="14"/>
        </w:rPr>
        <w:t>(Machine</w:t>
      </w:r>
      <w:r>
        <w:rPr>
          <w:spacing w:val="-1"/>
          <w:w w:val="110"/>
          <w:sz w:val="14"/>
        </w:rPr>
        <w:t xml:space="preserve"> </w:t>
      </w:r>
      <w:r>
        <w:rPr>
          <w:spacing w:val="-2"/>
          <w:w w:val="110"/>
          <w:sz w:val="14"/>
        </w:rPr>
        <w:t>Learning)</w:t>
      </w:r>
      <w:r>
        <w:rPr>
          <w:rFonts w:hint="eastAsia" w:eastAsia="宋体"/>
          <w:spacing w:val="-2"/>
          <w:w w:val="110"/>
          <w:sz w:val="14"/>
          <w:lang w:val="en-US" w:eastAsia="zh-CN"/>
        </w:rPr>
        <w:t xml:space="preserve"> ML（机器学习）</w:t>
      </w:r>
    </w:p>
    <w:p>
      <w:pPr>
        <w:pStyle w:val="6"/>
        <w:spacing w:before="6"/>
        <w:rPr>
          <w:sz w:val="4"/>
        </w:rPr>
      </w:pPr>
    </w:p>
    <w:p>
      <w:pPr>
        <w:pStyle w:val="6"/>
        <w:ind w:left="319"/>
      </w:pPr>
      <w:r>
        <mc:AlternateContent>
          <mc:Choice Requires="wpg">
            <w:drawing>
              <wp:inline distT="0" distB="0" distL="114300" distR="114300">
                <wp:extent cx="3886200" cy="169545"/>
                <wp:effectExtent l="0" t="0" r="0" b="8255"/>
                <wp:docPr id="1097" name="组合 1097"/>
                <wp:cNvGraphicFramePr/>
                <a:graphic xmlns:a="http://schemas.openxmlformats.org/drawingml/2006/main">
                  <a:graphicData uri="http://schemas.microsoft.com/office/word/2010/wordprocessingGroup">
                    <wpg:wgp>
                      <wpg:cNvGrpSpPr/>
                      <wpg:grpSpPr>
                        <a:xfrm>
                          <a:off x="0" y="0"/>
                          <a:ext cx="3886200" cy="169545"/>
                          <a:chOff x="0" y="0"/>
                          <a:chExt cx="6120" cy="267"/>
                        </a:xfrm>
                      </wpg:grpSpPr>
                      <wps:wsp>
                        <wps:cNvPr id="1098" name="文本框 246"/>
                        <wps:cNvSpPr txBox="1"/>
                        <wps:spPr>
                          <a:xfrm>
                            <a:off x="5936" y="0"/>
                            <a:ext cx="184" cy="267"/>
                          </a:xfrm>
                          <a:prstGeom prst="rect">
                            <a:avLst/>
                          </a:prstGeom>
                          <a:solidFill>
                            <a:srgbClr val="D7E1EC"/>
                          </a:solidFill>
                          <a:ln>
                            <a:noFill/>
                          </a:ln>
                        </wps:spPr>
                        <wps:txbx>
                          <w:txbxContent>
                            <w:p>
                              <w:pPr>
                                <w:spacing w:before="68"/>
                                <w:ind w:left="5" w:right="0" w:firstLine="0"/>
                                <w:jc w:val="left"/>
                                <w:rPr>
                                  <w:rFonts w:ascii="Century Gothic"/>
                                  <w:b/>
                                  <w:color w:val="000000"/>
                                  <w:sz w:val="12"/>
                                </w:rPr>
                              </w:pPr>
                              <w:r>
                                <w:rPr>
                                  <w:rFonts w:ascii="Century Gothic"/>
                                  <w:b/>
                                  <w:color w:val="000000"/>
                                  <w:spacing w:val="-5"/>
                                  <w:w w:val="105"/>
                                  <w:sz w:val="12"/>
                                </w:rPr>
                                <w:t>3%</w:t>
                              </w:r>
                            </w:p>
                          </w:txbxContent>
                        </wps:txbx>
                        <wps:bodyPr lIns="0" tIns="0" rIns="0" bIns="0" upright="1"/>
                      </wps:wsp>
                      <wps:wsp>
                        <wps:cNvPr id="1099" name="文本框 247"/>
                        <wps:cNvSpPr txBox="1"/>
                        <wps:spPr>
                          <a:xfrm>
                            <a:off x="3548" y="0"/>
                            <a:ext cx="2388" cy="267"/>
                          </a:xfrm>
                          <a:prstGeom prst="rect">
                            <a:avLst/>
                          </a:prstGeom>
                          <a:solidFill>
                            <a:srgbClr val="00539F"/>
                          </a:solidFill>
                          <a:ln>
                            <a:noFill/>
                          </a:ln>
                        </wps:spPr>
                        <wps:txbx>
                          <w:txbxContent>
                            <w:p>
                              <w:pPr>
                                <w:spacing w:before="49"/>
                                <w:ind w:left="1116" w:right="955" w:firstLine="0"/>
                                <w:jc w:val="center"/>
                                <w:rPr>
                                  <w:rFonts w:ascii="Century Gothic"/>
                                  <w:b/>
                                  <w:color w:val="000000"/>
                                  <w:sz w:val="14"/>
                                </w:rPr>
                              </w:pPr>
                              <w:r>
                                <w:rPr>
                                  <w:rFonts w:ascii="Century Gothic"/>
                                  <w:b/>
                                  <w:color w:val="FFFFFF"/>
                                  <w:spacing w:val="-5"/>
                                  <w:w w:val="105"/>
                                  <w:sz w:val="14"/>
                                </w:rPr>
                                <w:t>39%</w:t>
                              </w:r>
                            </w:p>
                          </w:txbxContent>
                        </wps:txbx>
                        <wps:bodyPr lIns="0" tIns="0" rIns="0" bIns="0" upright="1"/>
                      </wps:wsp>
                      <wps:wsp>
                        <wps:cNvPr id="1100" name="文本框 248"/>
                        <wps:cNvSpPr txBox="1"/>
                        <wps:spPr>
                          <a:xfrm>
                            <a:off x="1467" y="0"/>
                            <a:ext cx="2082" cy="267"/>
                          </a:xfrm>
                          <a:prstGeom prst="rect">
                            <a:avLst/>
                          </a:prstGeom>
                          <a:solidFill>
                            <a:srgbClr val="0093FF"/>
                          </a:solidFill>
                          <a:ln>
                            <a:noFill/>
                          </a:ln>
                        </wps:spPr>
                        <wps:txbx>
                          <w:txbxContent>
                            <w:p>
                              <w:pPr>
                                <w:spacing w:before="49"/>
                                <w:ind w:left="868" w:right="883" w:firstLine="0"/>
                                <w:jc w:val="center"/>
                                <w:rPr>
                                  <w:rFonts w:ascii="Century Gothic"/>
                                  <w:b/>
                                  <w:color w:val="000000"/>
                                  <w:sz w:val="14"/>
                                </w:rPr>
                              </w:pPr>
                              <w:r>
                                <w:rPr>
                                  <w:rFonts w:ascii="Century Gothic"/>
                                  <w:b/>
                                  <w:color w:val="FFFFFF"/>
                                  <w:spacing w:val="-5"/>
                                  <w:w w:val="110"/>
                                  <w:sz w:val="14"/>
                                </w:rPr>
                                <w:t>34%</w:t>
                              </w:r>
                            </w:p>
                          </w:txbxContent>
                        </wps:txbx>
                        <wps:bodyPr lIns="0" tIns="0" rIns="0" bIns="0" upright="1"/>
                      </wps:wsp>
                      <wps:wsp>
                        <wps:cNvPr id="1101" name="文本框 249"/>
                        <wps:cNvSpPr txBox="1"/>
                        <wps:spPr>
                          <a:xfrm>
                            <a:off x="0" y="0"/>
                            <a:ext cx="1468" cy="267"/>
                          </a:xfrm>
                          <a:prstGeom prst="rect">
                            <a:avLst/>
                          </a:prstGeom>
                          <a:solidFill>
                            <a:srgbClr val="66BEFF"/>
                          </a:solidFill>
                          <a:ln>
                            <a:noFill/>
                          </a:ln>
                        </wps:spPr>
                        <wps:txbx>
                          <w:txbxContent>
                            <w:p>
                              <w:pPr>
                                <w:spacing w:before="49"/>
                                <w:ind w:left="553" w:right="584" w:firstLine="0"/>
                                <w:jc w:val="center"/>
                                <w:rPr>
                                  <w:rFonts w:ascii="Century Gothic"/>
                                  <w:b/>
                                  <w:color w:val="000000"/>
                                  <w:sz w:val="14"/>
                                </w:rPr>
                              </w:pPr>
                              <w:r>
                                <w:rPr>
                                  <w:rFonts w:ascii="Century Gothic"/>
                                  <w:b/>
                                  <w:color w:val="191929"/>
                                  <w:spacing w:val="-5"/>
                                  <w:w w:val="110"/>
                                  <w:sz w:val="14"/>
                                </w:rPr>
                                <w:t>24%</w:t>
                              </w:r>
                            </w:p>
                          </w:txbxContent>
                        </wps:txbx>
                        <wps:bodyPr lIns="0" tIns="0" rIns="0" bIns="0" upright="1"/>
                      </wps:wsp>
                    </wpg:wgp>
                  </a:graphicData>
                </a:graphic>
              </wp:inline>
            </w:drawing>
          </mc:Choice>
          <mc:Fallback>
            <w:pict>
              <v:group id="_x0000_s1026" o:spid="_x0000_s1026" o:spt="203" style="height:13.35pt;width:306pt;" coordsize="6120,267" o:gfxdata="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GXp5k1AAAAAQBAAAPAAAAAAAAAAEAIAAAACIAAABkcnMvZG93bnJldi54bWxQSwECFAAUAAAA&#10;CACHTuJAhi50Q50CAAAFCgAADgAAAAAAAAABACAAAAAjAQAAZHJzL2Uyb0RvYy54bWxQSwUGAAAA&#10;AAYABgBZAQAAMgYAAAAA&#10;">
                <o:lock v:ext="edit" aspectratio="f"/>
                <v:shape id="文本框 246" o:spid="_x0000_s1026" o:spt="202" type="#_x0000_t202" style="position:absolute;left:5936;top:0;height:267;width:184;" fillcolor="#D7E1EC" filled="t" stroked="f" coordsize="21600,21600" o:gfxdata="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d1i8b4A&#10;AADd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68"/>
                          <w:ind w:left="5" w:right="0" w:firstLine="0"/>
                          <w:jc w:val="left"/>
                          <w:rPr>
                            <w:rFonts w:ascii="Century Gothic"/>
                            <w:b/>
                            <w:color w:val="000000"/>
                            <w:sz w:val="12"/>
                          </w:rPr>
                        </w:pPr>
                        <w:r>
                          <w:rPr>
                            <w:rFonts w:ascii="Century Gothic"/>
                            <w:b/>
                            <w:color w:val="000000"/>
                            <w:spacing w:val="-5"/>
                            <w:w w:val="105"/>
                            <w:sz w:val="12"/>
                          </w:rPr>
                          <w:t>3%</w:t>
                        </w:r>
                      </w:p>
                    </w:txbxContent>
                  </v:textbox>
                </v:shape>
                <v:shape id="文本框 247" o:spid="_x0000_s1026" o:spt="202" type="#_x0000_t202" style="position:absolute;left:3548;top:0;height:267;width:2388;" fillcolor="#00539F" filled="t" stroked="f" coordsize="21600,21600" o:gfxdata="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3Fla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49"/>
                          <w:ind w:left="1116" w:right="955" w:firstLine="0"/>
                          <w:jc w:val="center"/>
                          <w:rPr>
                            <w:rFonts w:ascii="Century Gothic"/>
                            <w:b/>
                            <w:color w:val="000000"/>
                            <w:sz w:val="14"/>
                          </w:rPr>
                        </w:pPr>
                        <w:r>
                          <w:rPr>
                            <w:rFonts w:ascii="Century Gothic"/>
                            <w:b/>
                            <w:color w:val="FFFFFF"/>
                            <w:spacing w:val="-5"/>
                            <w:w w:val="105"/>
                            <w:sz w:val="14"/>
                          </w:rPr>
                          <w:t>39%</w:t>
                        </w:r>
                      </w:p>
                    </w:txbxContent>
                  </v:textbox>
                </v:shape>
                <v:shape id="文本框 248" o:spid="_x0000_s1026" o:spt="202" type="#_x0000_t202" style="position:absolute;left:1467;top:0;height:267;width:2082;" fillcolor="#0093FF" filled="t" stroked="f" coordsize="21600,21600" o:gfxdata="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6/4L4A&#10;AADd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49"/>
                          <w:ind w:left="868" w:right="883" w:firstLine="0"/>
                          <w:jc w:val="center"/>
                          <w:rPr>
                            <w:rFonts w:ascii="Century Gothic"/>
                            <w:b/>
                            <w:color w:val="000000"/>
                            <w:sz w:val="14"/>
                          </w:rPr>
                        </w:pPr>
                        <w:r>
                          <w:rPr>
                            <w:rFonts w:ascii="Century Gothic"/>
                            <w:b/>
                            <w:color w:val="FFFFFF"/>
                            <w:spacing w:val="-5"/>
                            <w:w w:val="110"/>
                            <w:sz w:val="14"/>
                          </w:rPr>
                          <w:t>34%</w:t>
                        </w:r>
                      </w:p>
                    </w:txbxContent>
                  </v:textbox>
                </v:shape>
                <v:shape id="文本框 249" o:spid="_x0000_s1026" o:spt="202" type="#_x0000_t202" style="position:absolute;left:0;top:0;height:267;width:1468;" fillcolor="#66BEFF" filled="t" stroked="f" coordsize="21600,21600" o:gfxdata="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FEPU7sAAADd&#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49"/>
                          <w:ind w:left="553" w:right="584" w:firstLine="0"/>
                          <w:jc w:val="center"/>
                          <w:rPr>
                            <w:rFonts w:ascii="Century Gothic"/>
                            <w:b/>
                            <w:color w:val="000000"/>
                            <w:sz w:val="14"/>
                          </w:rPr>
                        </w:pPr>
                        <w:r>
                          <w:rPr>
                            <w:rFonts w:ascii="Century Gothic"/>
                            <w:b/>
                            <w:color w:val="191929"/>
                            <w:spacing w:val="-5"/>
                            <w:w w:val="110"/>
                            <w:sz w:val="14"/>
                          </w:rPr>
                          <w:t>24%</w:t>
                        </w:r>
                      </w:p>
                    </w:txbxContent>
                  </v:textbox>
                </v:shape>
                <w10:wrap type="none"/>
                <w10:anchorlock/>
              </v:group>
            </w:pict>
          </mc:Fallback>
        </mc:AlternateContent>
      </w:r>
    </w:p>
    <w:p>
      <w:pPr>
        <w:pStyle w:val="6"/>
        <w:rPr>
          <w:sz w:val="15"/>
        </w:rPr>
      </w:pPr>
    </w:p>
    <w:p>
      <w:pPr>
        <w:spacing w:before="0"/>
        <w:ind w:left="318" w:right="0" w:firstLine="0"/>
        <w:jc w:val="left"/>
        <w:rPr>
          <w:rFonts w:hint="default" w:eastAsia="宋体"/>
          <w:sz w:val="14"/>
          <w:lang w:val="en-US" w:eastAsia="zh-CN"/>
        </w:rPr>
      </w:pPr>
      <w:r>
        <w:rPr>
          <w:w w:val="115"/>
          <w:sz w:val="14"/>
        </w:rPr>
        <w:t>NLP</w:t>
      </w:r>
      <w:r>
        <w:rPr>
          <w:spacing w:val="3"/>
          <w:w w:val="115"/>
          <w:sz w:val="14"/>
        </w:rPr>
        <w:t xml:space="preserve"> </w:t>
      </w:r>
      <w:r>
        <w:rPr>
          <w:w w:val="115"/>
          <w:sz w:val="14"/>
        </w:rPr>
        <w:t>(Natural</w:t>
      </w:r>
      <w:r>
        <w:rPr>
          <w:spacing w:val="3"/>
          <w:w w:val="115"/>
          <w:sz w:val="14"/>
        </w:rPr>
        <w:t xml:space="preserve"> </w:t>
      </w:r>
      <w:r>
        <w:rPr>
          <w:w w:val="115"/>
          <w:sz w:val="14"/>
        </w:rPr>
        <w:t>Language</w:t>
      </w:r>
      <w:r>
        <w:rPr>
          <w:spacing w:val="3"/>
          <w:w w:val="115"/>
          <w:sz w:val="14"/>
        </w:rPr>
        <w:t xml:space="preserve"> </w:t>
      </w:r>
      <w:r>
        <w:rPr>
          <w:w w:val="115"/>
          <w:sz w:val="14"/>
        </w:rPr>
        <w:t>Processing</w:t>
      </w:r>
      <w:r>
        <w:rPr>
          <w:spacing w:val="3"/>
          <w:w w:val="115"/>
          <w:sz w:val="14"/>
        </w:rPr>
        <w:t xml:space="preserve"> </w:t>
      </w:r>
      <w:r>
        <w:rPr>
          <w:spacing w:val="-2"/>
          <w:w w:val="115"/>
          <w:sz w:val="14"/>
        </w:rPr>
        <w:t>tools)</w:t>
      </w:r>
      <w:r>
        <w:rPr>
          <w:rFonts w:hint="eastAsia" w:eastAsia="宋体"/>
          <w:spacing w:val="-2"/>
          <w:w w:val="115"/>
          <w:sz w:val="14"/>
          <w:lang w:val="en-US" w:eastAsia="zh-CN"/>
        </w:rPr>
        <w:t xml:space="preserve"> NLP(自然语言处理工具)</w:t>
      </w:r>
    </w:p>
    <w:p>
      <w:pPr>
        <w:pStyle w:val="6"/>
        <w:spacing w:before="6"/>
        <w:rPr>
          <w:sz w:val="4"/>
        </w:rPr>
      </w:pPr>
    </w:p>
    <w:p>
      <w:pPr>
        <w:pStyle w:val="6"/>
        <w:ind w:left="319"/>
      </w:pPr>
      <w:r>
        <mc:AlternateContent>
          <mc:Choice Requires="wps">
            <w:drawing>
              <wp:inline distT="0" distB="0" distL="114300" distR="114300">
                <wp:extent cx="816610" cy="169545"/>
                <wp:effectExtent l="0" t="0" r="8890" b="8255"/>
                <wp:docPr id="1102" name="文本框 1102"/>
                <wp:cNvGraphicFramePr/>
                <a:graphic xmlns:a="http://schemas.openxmlformats.org/drawingml/2006/main">
                  <a:graphicData uri="http://schemas.microsoft.com/office/word/2010/wordprocessingShape">
                    <wps:wsp>
                      <wps:cNvSpPr txBox="1"/>
                      <wps:spPr>
                        <a:xfrm>
                          <a:off x="0" y="0"/>
                          <a:ext cx="816610" cy="169545"/>
                        </a:xfrm>
                        <a:prstGeom prst="rect">
                          <a:avLst/>
                        </a:prstGeom>
                        <a:solidFill>
                          <a:srgbClr val="66BEFF"/>
                        </a:solidFill>
                        <a:ln>
                          <a:noFill/>
                        </a:ln>
                      </wps:spPr>
                      <wps:txbx>
                        <w:txbxContent>
                          <w:p>
                            <w:pPr>
                              <w:spacing w:before="48"/>
                              <w:ind w:left="491" w:right="491" w:firstLine="0"/>
                              <w:jc w:val="center"/>
                              <w:rPr>
                                <w:rFonts w:ascii="Century Gothic"/>
                                <w:b/>
                                <w:color w:val="000000"/>
                                <w:sz w:val="14"/>
                              </w:rPr>
                            </w:pPr>
                            <w:r>
                              <w:rPr>
                                <w:rFonts w:ascii="Century Gothic"/>
                                <w:b/>
                                <w:color w:val="191929"/>
                                <w:spacing w:val="-5"/>
                                <w:sz w:val="14"/>
                              </w:rPr>
                              <w:t>21%</w:t>
                            </w:r>
                          </w:p>
                        </w:txbxContent>
                      </wps:txbx>
                      <wps:bodyPr lIns="0" tIns="0" rIns="0" bIns="0" upright="1"/>
                    </wps:wsp>
                  </a:graphicData>
                </a:graphic>
              </wp:inline>
            </w:drawing>
          </mc:Choice>
          <mc:Fallback>
            <w:pict>
              <v:shape id="_x0000_s1026" o:spid="_x0000_s1026" o:spt="202" type="#_x0000_t202" style="height:13.35pt;width:64.3pt;" fillcolor="#66BEFF" filled="t" stroked="f" coordsize="21600,21600" o:gfxdata="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APhf/TAAAABAEAAA8AAAAAAAAAAQAgAAAAIgAAAGRy&#10;cy9kb3ducmV2LnhtbFBLAQIUABQAAAAIAIdO4kBxGu3j0QEAAKADAAAOAAAAAAAAAAEAIAAAACIB&#10;AABkcnMvZTJvRG9jLnhtbFBLBQYAAAAABgAGAFkBAABlBQAAAAA=&#10;">
                <v:fill on="t" focussize="0,0"/>
                <v:stroke on="f"/>
                <v:imagedata o:title=""/>
                <o:lock v:ext="edit" aspectratio="f"/>
                <v:textbox inset="0mm,0mm,0mm,0mm">
                  <w:txbxContent>
                    <w:p>
                      <w:pPr>
                        <w:spacing w:before="48"/>
                        <w:ind w:left="491" w:right="491" w:firstLine="0"/>
                        <w:jc w:val="center"/>
                        <w:rPr>
                          <w:rFonts w:ascii="Century Gothic"/>
                          <w:b/>
                          <w:color w:val="000000"/>
                          <w:sz w:val="14"/>
                        </w:rPr>
                      </w:pPr>
                      <w:r>
                        <w:rPr>
                          <w:rFonts w:ascii="Century Gothic"/>
                          <w:b/>
                          <w:color w:val="191929"/>
                          <w:spacing w:val="-5"/>
                          <w:sz w:val="14"/>
                        </w:rPr>
                        <w:t>21%</w:t>
                      </w:r>
                    </w:p>
                  </w:txbxContent>
                </v:textbox>
                <w10:wrap type="none"/>
                <w10:anchorlock/>
              </v:shape>
            </w:pict>
          </mc:Fallback>
        </mc:AlternateContent>
      </w:r>
      <w:r>
        <mc:AlternateContent>
          <mc:Choice Requires="wpg">
            <w:drawing>
              <wp:inline distT="0" distB="0" distL="114300" distR="114300">
                <wp:extent cx="3070225" cy="169545"/>
                <wp:effectExtent l="0" t="0" r="3175" b="8255"/>
                <wp:docPr id="1103" name="组合 1103"/>
                <wp:cNvGraphicFramePr/>
                <a:graphic xmlns:a="http://schemas.openxmlformats.org/drawingml/2006/main">
                  <a:graphicData uri="http://schemas.microsoft.com/office/word/2010/wordprocessingGroup">
                    <wpg:wgp>
                      <wpg:cNvGrpSpPr/>
                      <wpg:grpSpPr>
                        <a:xfrm>
                          <a:off x="0" y="0"/>
                          <a:ext cx="3070225" cy="169545"/>
                          <a:chOff x="0" y="0"/>
                          <a:chExt cx="4835" cy="267"/>
                        </a:xfrm>
                      </wpg:grpSpPr>
                      <wps:wsp>
                        <wps:cNvPr id="1104" name="文本框 288"/>
                        <wps:cNvSpPr txBox="1"/>
                        <wps:spPr>
                          <a:xfrm>
                            <a:off x="4285" y="0"/>
                            <a:ext cx="550" cy="267"/>
                          </a:xfrm>
                          <a:prstGeom prst="rect">
                            <a:avLst/>
                          </a:prstGeom>
                          <a:solidFill>
                            <a:srgbClr val="D7E1EC"/>
                          </a:solidFill>
                          <a:ln>
                            <a:noFill/>
                          </a:ln>
                        </wps:spPr>
                        <wps:txbx>
                          <w:txbxContent>
                            <w:p>
                              <w:pPr>
                                <w:spacing w:before="69"/>
                                <w:ind w:left="206" w:right="0" w:firstLine="0"/>
                                <w:jc w:val="left"/>
                                <w:rPr>
                                  <w:rFonts w:ascii="Century Gothic"/>
                                  <w:b/>
                                  <w:color w:val="000000"/>
                                  <w:sz w:val="12"/>
                                </w:rPr>
                              </w:pPr>
                              <w:r>
                                <w:rPr>
                                  <w:rFonts w:ascii="Century Gothic"/>
                                  <w:b/>
                                  <w:color w:val="000000"/>
                                  <w:spacing w:val="-5"/>
                                  <w:w w:val="110"/>
                                  <w:sz w:val="12"/>
                                </w:rPr>
                                <w:t>9%</w:t>
                              </w:r>
                            </w:p>
                          </w:txbxContent>
                        </wps:txbx>
                        <wps:bodyPr lIns="0" tIns="0" rIns="0" bIns="0" upright="1"/>
                      </wps:wsp>
                      <wps:wsp>
                        <wps:cNvPr id="1105" name="文本框 289"/>
                        <wps:cNvSpPr txBox="1"/>
                        <wps:spPr>
                          <a:xfrm>
                            <a:off x="2264" y="0"/>
                            <a:ext cx="2021" cy="267"/>
                          </a:xfrm>
                          <a:prstGeom prst="rect">
                            <a:avLst/>
                          </a:prstGeom>
                          <a:solidFill>
                            <a:srgbClr val="00539F"/>
                          </a:solidFill>
                          <a:ln>
                            <a:noFill/>
                          </a:ln>
                        </wps:spPr>
                        <wps:txbx>
                          <w:txbxContent>
                            <w:p>
                              <w:pPr>
                                <w:spacing w:before="48"/>
                                <w:ind w:left="878" w:right="826" w:firstLine="0"/>
                                <w:jc w:val="center"/>
                                <w:rPr>
                                  <w:rFonts w:ascii="Century Gothic"/>
                                  <w:b/>
                                  <w:color w:val="000000"/>
                                  <w:sz w:val="14"/>
                                </w:rPr>
                              </w:pPr>
                              <w:r>
                                <w:rPr>
                                  <w:rFonts w:ascii="Century Gothic"/>
                                  <w:b/>
                                  <w:color w:val="FFFFFF"/>
                                  <w:spacing w:val="-5"/>
                                  <w:w w:val="105"/>
                                  <w:sz w:val="14"/>
                                </w:rPr>
                                <w:t>33%</w:t>
                              </w:r>
                            </w:p>
                          </w:txbxContent>
                        </wps:txbx>
                        <wps:bodyPr lIns="0" tIns="0" rIns="0" bIns="0" upright="1"/>
                      </wps:wsp>
                      <wps:wsp>
                        <wps:cNvPr id="1106" name="文本框 290"/>
                        <wps:cNvSpPr txBox="1"/>
                        <wps:spPr>
                          <a:xfrm>
                            <a:off x="0" y="0"/>
                            <a:ext cx="2265" cy="267"/>
                          </a:xfrm>
                          <a:prstGeom prst="rect">
                            <a:avLst/>
                          </a:prstGeom>
                          <a:solidFill>
                            <a:srgbClr val="0093FF"/>
                          </a:solidFill>
                          <a:ln>
                            <a:noFill/>
                          </a:ln>
                        </wps:spPr>
                        <wps:txbx>
                          <w:txbxContent>
                            <w:p>
                              <w:pPr>
                                <w:spacing w:before="48"/>
                                <w:ind w:left="974" w:right="974" w:firstLine="0"/>
                                <w:jc w:val="center"/>
                                <w:rPr>
                                  <w:rFonts w:ascii="Century Gothic"/>
                                  <w:b/>
                                  <w:color w:val="000000"/>
                                  <w:sz w:val="14"/>
                                </w:rPr>
                              </w:pPr>
                              <w:r>
                                <w:rPr>
                                  <w:rFonts w:ascii="Century Gothic"/>
                                  <w:b/>
                                  <w:color w:val="FFFFFF"/>
                                  <w:spacing w:val="-5"/>
                                  <w:w w:val="105"/>
                                  <w:sz w:val="14"/>
                                </w:rPr>
                                <w:t>37%</w:t>
                              </w:r>
                            </w:p>
                          </w:txbxContent>
                        </wps:txbx>
                        <wps:bodyPr lIns="0" tIns="0" rIns="0" bIns="0" upright="1"/>
                      </wps:wsp>
                    </wpg:wgp>
                  </a:graphicData>
                </a:graphic>
              </wp:inline>
            </w:drawing>
          </mc:Choice>
          <mc:Fallback>
            <w:pict>
              <v:group id="_x0000_s1026" o:spid="_x0000_s1026" o:spt="203" style="height:13.35pt;width:241.75pt;" coordsize="4835,267" o:gfxdata="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JCfzf1gAAAAQBAAAPAAAA&#10;AAAAAAEAIAAAACIAAABkcnMvZG93bnJldi54bWxQSwECFAAUAAAACACHTuJANIhDLYkCAABGCAAA&#10;DgAAAAAAAAABACAAAAAlAQAAZHJzL2Uyb0RvYy54bWxQSwUGAAAAAAYABgBZAQAAIAYAAAAA&#10;">
                <o:lock v:ext="edit" aspectratio="f"/>
                <v:shape id="文本框 288" o:spid="_x0000_s1026" o:spt="202" type="#_x0000_t202" style="position:absolute;left:4285;top:0;height:267;width:550;" fillcolor="#D7E1EC" filled="t" stroked="f" coordsize="21600,21600" o:gfxdata="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e/LuugAAAN0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69"/>
                          <w:ind w:left="206" w:right="0" w:firstLine="0"/>
                          <w:jc w:val="left"/>
                          <w:rPr>
                            <w:rFonts w:ascii="Century Gothic"/>
                            <w:b/>
                            <w:color w:val="000000"/>
                            <w:sz w:val="12"/>
                          </w:rPr>
                        </w:pPr>
                        <w:r>
                          <w:rPr>
                            <w:rFonts w:ascii="Century Gothic"/>
                            <w:b/>
                            <w:color w:val="000000"/>
                            <w:spacing w:val="-5"/>
                            <w:w w:val="110"/>
                            <w:sz w:val="12"/>
                          </w:rPr>
                          <w:t>9%</w:t>
                        </w:r>
                      </w:p>
                    </w:txbxContent>
                  </v:textbox>
                </v:shape>
                <v:shape id="文本框 289" o:spid="_x0000_s1026" o:spt="202" type="#_x0000_t202" style="position:absolute;left:2264;top:0;height:267;width:2021;" fillcolor="#00539F" filled="t" stroked="f" coordsize="21600,21600" o:gfxdata="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Rhkm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48"/>
                          <w:ind w:left="878" w:right="826" w:firstLine="0"/>
                          <w:jc w:val="center"/>
                          <w:rPr>
                            <w:rFonts w:ascii="Century Gothic"/>
                            <w:b/>
                            <w:color w:val="000000"/>
                            <w:sz w:val="14"/>
                          </w:rPr>
                        </w:pPr>
                        <w:r>
                          <w:rPr>
                            <w:rFonts w:ascii="Century Gothic"/>
                            <w:b/>
                            <w:color w:val="FFFFFF"/>
                            <w:spacing w:val="-5"/>
                            <w:w w:val="105"/>
                            <w:sz w:val="14"/>
                          </w:rPr>
                          <w:t>33%</w:t>
                        </w:r>
                      </w:p>
                    </w:txbxContent>
                  </v:textbox>
                </v:shape>
                <v:shape id="文本框 290" o:spid="_x0000_s1026" o:spt="202" type="#_x0000_t202" style="position:absolute;left:0;top:0;height:267;width:2265;" fillcolor="#0093FF" filled="t" stroked="f" coordsize="21600,21600" o:gfxdata="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luCD7sAAADd&#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48"/>
                          <w:ind w:left="974" w:right="974" w:firstLine="0"/>
                          <w:jc w:val="center"/>
                          <w:rPr>
                            <w:rFonts w:ascii="Century Gothic"/>
                            <w:b/>
                            <w:color w:val="000000"/>
                            <w:sz w:val="14"/>
                          </w:rPr>
                        </w:pPr>
                        <w:r>
                          <w:rPr>
                            <w:rFonts w:ascii="Century Gothic"/>
                            <w:b/>
                            <w:color w:val="FFFFFF"/>
                            <w:spacing w:val="-5"/>
                            <w:w w:val="105"/>
                            <w:sz w:val="14"/>
                          </w:rPr>
                          <w:t>37%</w:t>
                        </w:r>
                      </w:p>
                    </w:txbxContent>
                  </v:textbox>
                </v:shape>
                <w10:wrap type="none"/>
                <w10:anchorlock/>
              </v:group>
            </w:pict>
          </mc:Fallback>
        </mc:AlternateContent>
      </w:r>
    </w:p>
    <w:p>
      <w:pPr>
        <w:pStyle w:val="6"/>
        <w:spacing w:before="5"/>
        <w:rPr>
          <w:sz w:val="13"/>
        </w:rPr>
      </w:pPr>
    </w:p>
    <w:p>
      <w:pPr>
        <w:spacing w:before="0"/>
        <w:ind w:left="318" w:right="0" w:firstLine="0"/>
        <w:jc w:val="left"/>
        <w:rPr>
          <w:rFonts w:hint="default" w:eastAsia="宋体"/>
          <w:sz w:val="14"/>
          <w:lang w:val="en-US" w:eastAsia="zh-CN"/>
        </w:rPr>
      </w:pPr>
      <w:r>
        <w:rPr>
          <w:w w:val="110"/>
          <w:sz w:val="14"/>
        </w:rPr>
        <w:t>GenAI</w:t>
      </w:r>
      <w:r>
        <w:rPr>
          <w:spacing w:val="12"/>
          <w:w w:val="110"/>
          <w:sz w:val="14"/>
        </w:rPr>
        <w:t xml:space="preserve"> </w:t>
      </w:r>
      <w:r>
        <w:rPr>
          <w:w w:val="110"/>
          <w:sz w:val="14"/>
        </w:rPr>
        <w:t>(Generative</w:t>
      </w:r>
      <w:r>
        <w:rPr>
          <w:spacing w:val="13"/>
          <w:w w:val="110"/>
          <w:sz w:val="14"/>
        </w:rPr>
        <w:t xml:space="preserve"> </w:t>
      </w:r>
      <w:r>
        <w:rPr>
          <w:w w:val="110"/>
          <w:sz w:val="14"/>
        </w:rPr>
        <w:t>Artificial</w:t>
      </w:r>
      <w:r>
        <w:rPr>
          <w:spacing w:val="12"/>
          <w:w w:val="110"/>
          <w:sz w:val="14"/>
        </w:rPr>
        <w:t xml:space="preserve"> </w:t>
      </w:r>
      <w:r>
        <w:rPr>
          <w:spacing w:val="-2"/>
          <w:w w:val="110"/>
          <w:sz w:val="14"/>
        </w:rPr>
        <w:t>Intelligence)</w:t>
      </w:r>
      <w:r>
        <w:rPr>
          <w:rFonts w:hint="eastAsia" w:eastAsia="宋体"/>
          <w:spacing w:val="-2"/>
          <w:w w:val="110"/>
          <w:sz w:val="14"/>
          <w:lang w:val="en-US" w:eastAsia="zh-CN"/>
        </w:rPr>
        <w:t xml:space="preserve"> GenAI（生成式AI）</w:t>
      </w:r>
    </w:p>
    <w:p>
      <w:pPr>
        <w:pStyle w:val="6"/>
        <w:spacing w:before="7"/>
        <w:rPr>
          <w:sz w:val="4"/>
        </w:rPr>
      </w:pPr>
    </w:p>
    <w:p>
      <w:pPr>
        <w:pStyle w:val="6"/>
        <w:ind w:left="319"/>
      </w:pPr>
      <w:r>
        <mc:AlternateContent>
          <mc:Choice Requires="wpg">
            <w:drawing>
              <wp:inline distT="0" distB="0" distL="114300" distR="114300">
                <wp:extent cx="3886835" cy="169545"/>
                <wp:effectExtent l="0" t="0" r="0" b="8255"/>
                <wp:docPr id="1107" name="组合 1107"/>
                <wp:cNvGraphicFramePr/>
                <a:graphic xmlns:a="http://schemas.openxmlformats.org/drawingml/2006/main">
                  <a:graphicData uri="http://schemas.microsoft.com/office/word/2010/wordprocessingGroup">
                    <wpg:wgp>
                      <wpg:cNvGrpSpPr/>
                      <wpg:grpSpPr>
                        <a:xfrm>
                          <a:off x="0" y="0"/>
                          <a:ext cx="3886835" cy="169545"/>
                          <a:chOff x="0" y="0"/>
                          <a:chExt cx="6121" cy="267"/>
                        </a:xfrm>
                      </wpg:grpSpPr>
                      <wps:wsp>
                        <wps:cNvPr id="1108" name="文本框 292"/>
                        <wps:cNvSpPr txBox="1"/>
                        <wps:spPr>
                          <a:xfrm>
                            <a:off x="5936" y="0"/>
                            <a:ext cx="184" cy="267"/>
                          </a:xfrm>
                          <a:prstGeom prst="rect">
                            <a:avLst/>
                          </a:prstGeom>
                          <a:solidFill>
                            <a:srgbClr val="D7E1EC"/>
                          </a:solidFill>
                          <a:ln>
                            <a:noFill/>
                          </a:ln>
                        </wps:spPr>
                        <wps:txbx>
                          <w:txbxContent>
                            <w:p>
                              <w:pPr>
                                <w:spacing w:before="68"/>
                                <w:ind w:left="5" w:right="0" w:firstLine="0"/>
                                <w:jc w:val="left"/>
                                <w:rPr>
                                  <w:rFonts w:ascii="Century Gothic"/>
                                  <w:b/>
                                  <w:color w:val="000000"/>
                                  <w:sz w:val="12"/>
                                </w:rPr>
                              </w:pPr>
                              <w:r>
                                <w:rPr>
                                  <w:rFonts w:ascii="Century Gothic"/>
                                  <w:b/>
                                  <w:color w:val="000000"/>
                                  <w:spacing w:val="-5"/>
                                  <w:w w:val="105"/>
                                  <w:sz w:val="12"/>
                                </w:rPr>
                                <w:t>3%</w:t>
                              </w:r>
                            </w:p>
                          </w:txbxContent>
                        </wps:txbx>
                        <wps:bodyPr lIns="0" tIns="0" rIns="0" bIns="0" upright="1"/>
                      </wps:wsp>
                      <wps:wsp>
                        <wps:cNvPr id="1109" name="文本框 293"/>
                        <wps:cNvSpPr txBox="1"/>
                        <wps:spPr>
                          <a:xfrm>
                            <a:off x="4161" y="0"/>
                            <a:ext cx="1776" cy="267"/>
                          </a:xfrm>
                          <a:prstGeom prst="rect">
                            <a:avLst/>
                          </a:prstGeom>
                          <a:solidFill>
                            <a:srgbClr val="00539F"/>
                          </a:solidFill>
                          <a:ln>
                            <a:noFill/>
                          </a:ln>
                        </wps:spPr>
                        <wps:txbx>
                          <w:txbxContent>
                            <w:p>
                              <w:pPr>
                                <w:spacing w:before="40"/>
                                <w:ind w:left="729" w:right="641" w:firstLine="0"/>
                                <w:jc w:val="center"/>
                                <w:rPr>
                                  <w:rFonts w:ascii="Century Gothic"/>
                                  <w:b/>
                                  <w:color w:val="000000"/>
                                  <w:sz w:val="14"/>
                                </w:rPr>
                              </w:pPr>
                              <w:r>
                                <w:rPr>
                                  <w:rFonts w:ascii="Century Gothic"/>
                                  <w:b/>
                                  <w:color w:val="FFFFFF"/>
                                  <w:spacing w:val="-5"/>
                                  <w:w w:val="105"/>
                                  <w:sz w:val="14"/>
                                </w:rPr>
                                <w:t>29%</w:t>
                              </w:r>
                            </w:p>
                          </w:txbxContent>
                        </wps:txbx>
                        <wps:bodyPr lIns="0" tIns="0" rIns="0" bIns="0" upright="1"/>
                      </wps:wsp>
                      <wps:wsp>
                        <wps:cNvPr id="1110" name="文本框 294"/>
                        <wps:cNvSpPr txBox="1"/>
                        <wps:spPr>
                          <a:xfrm>
                            <a:off x="1283" y="0"/>
                            <a:ext cx="2878" cy="267"/>
                          </a:xfrm>
                          <a:prstGeom prst="rect">
                            <a:avLst/>
                          </a:prstGeom>
                          <a:solidFill>
                            <a:srgbClr val="0093FF"/>
                          </a:solidFill>
                          <a:ln>
                            <a:noFill/>
                          </a:ln>
                        </wps:spPr>
                        <wps:txbx>
                          <w:txbxContent>
                            <w:p>
                              <w:pPr>
                                <w:spacing w:before="40"/>
                                <w:ind w:left="1274" w:right="1273" w:firstLine="0"/>
                                <w:jc w:val="center"/>
                                <w:rPr>
                                  <w:rFonts w:ascii="Century Gothic"/>
                                  <w:b/>
                                  <w:color w:val="000000"/>
                                  <w:sz w:val="14"/>
                                </w:rPr>
                              </w:pPr>
                              <w:r>
                                <w:rPr>
                                  <w:rFonts w:ascii="Century Gothic"/>
                                  <w:b/>
                                  <w:color w:val="FFFFFF"/>
                                  <w:spacing w:val="-5"/>
                                  <w:w w:val="110"/>
                                  <w:sz w:val="14"/>
                                </w:rPr>
                                <w:t>47%</w:t>
                              </w:r>
                            </w:p>
                          </w:txbxContent>
                        </wps:txbx>
                        <wps:bodyPr lIns="0" tIns="0" rIns="0" bIns="0" upright="1"/>
                      </wps:wsp>
                      <wps:wsp>
                        <wps:cNvPr id="1111" name="文本框 295"/>
                        <wps:cNvSpPr txBox="1"/>
                        <wps:spPr>
                          <a:xfrm>
                            <a:off x="0" y="0"/>
                            <a:ext cx="1284" cy="267"/>
                          </a:xfrm>
                          <a:prstGeom prst="rect">
                            <a:avLst/>
                          </a:prstGeom>
                          <a:solidFill>
                            <a:srgbClr val="66BEFF"/>
                          </a:solidFill>
                          <a:ln>
                            <a:noFill/>
                          </a:ln>
                        </wps:spPr>
                        <wps:txbx>
                          <w:txbxContent>
                            <w:p>
                              <w:pPr>
                                <w:spacing w:before="40"/>
                                <w:ind w:left="490" w:right="491" w:firstLine="0"/>
                                <w:jc w:val="center"/>
                                <w:rPr>
                                  <w:rFonts w:ascii="Century Gothic"/>
                                  <w:b/>
                                  <w:color w:val="000000"/>
                                  <w:sz w:val="14"/>
                                </w:rPr>
                              </w:pPr>
                              <w:r>
                                <w:rPr>
                                  <w:rFonts w:ascii="Century Gothic"/>
                                  <w:b/>
                                  <w:color w:val="191929"/>
                                  <w:spacing w:val="-5"/>
                                  <w:sz w:val="14"/>
                                </w:rPr>
                                <w:t>21%</w:t>
                              </w:r>
                            </w:p>
                          </w:txbxContent>
                        </wps:txbx>
                        <wps:bodyPr lIns="0" tIns="0" rIns="0" bIns="0" upright="1"/>
                      </wps:wsp>
                    </wpg:wgp>
                  </a:graphicData>
                </a:graphic>
              </wp:inline>
            </w:drawing>
          </mc:Choice>
          <mc:Fallback>
            <w:pict>
              <v:group id="_x0000_s1026" o:spid="_x0000_s1026" o:spt="203" style="height:13.35pt;width:306.05pt;" coordsize="6121,267" o:gfxdata="UEsDBAoAAAAAAIdO4kAAAAAAAAAAAAAAAAAEAAAAZHJzL1BLAwQUAAAACACHTuJAB0USCt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AdFEgrVAAAABAEAAA8AAAAAAAAAAQAgAAAAIgAAAGRycy9kb3ducmV2LnhtbFBL&#10;AQIUABQAAAAIAIdO4kDgG2N/pAIAAAUKAAAOAAAAAAAAAAEAIAAAACQBAABkcnMvZTJvRG9jLnht&#10;bFBLBQYAAAAABgAGAFkBAAA6BgAAAAA=&#10;">
                <o:lock v:ext="edit" aspectratio="f"/>
                <v:shape id="文本框 292" o:spid="_x0000_s1026" o:spt="202" type="#_x0000_t202" style="position:absolute;left:5936;top:0;height:267;width:184;" fillcolor="#D7E1EC" filled="t" stroked="f" coordsize="21600,21600" o:gfxdata="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b4674A&#10;AADd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68"/>
                          <w:ind w:left="5" w:right="0" w:firstLine="0"/>
                          <w:jc w:val="left"/>
                          <w:rPr>
                            <w:rFonts w:ascii="Century Gothic"/>
                            <w:b/>
                            <w:color w:val="000000"/>
                            <w:sz w:val="12"/>
                          </w:rPr>
                        </w:pPr>
                        <w:r>
                          <w:rPr>
                            <w:rFonts w:ascii="Century Gothic"/>
                            <w:b/>
                            <w:color w:val="000000"/>
                            <w:spacing w:val="-5"/>
                            <w:w w:val="105"/>
                            <w:sz w:val="12"/>
                          </w:rPr>
                          <w:t>3%</w:t>
                        </w:r>
                      </w:p>
                    </w:txbxContent>
                  </v:textbox>
                </v:shape>
                <v:shape id="文本框 293" o:spid="_x0000_s1026" o:spt="202" type="#_x0000_t202" style="position:absolute;left:4161;top:0;height:267;width:1776;" fillcolor="#00539F" filled="t" stroked="f" coordsize="21600,21600" o:gfxdata="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cjEy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40"/>
                          <w:ind w:left="729" w:right="641" w:firstLine="0"/>
                          <w:jc w:val="center"/>
                          <w:rPr>
                            <w:rFonts w:ascii="Century Gothic"/>
                            <w:b/>
                            <w:color w:val="000000"/>
                            <w:sz w:val="14"/>
                          </w:rPr>
                        </w:pPr>
                        <w:r>
                          <w:rPr>
                            <w:rFonts w:ascii="Century Gothic"/>
                            <w:b/>
                            <w:color w:val="FFFFFF"/>
                            <w:spacing w:val="-5"/>
                            <w:w w:val="105"/>
                            <w:sz w:val="14"/>
                          </w:rPr>
                          <w:t>29%</w:t>
                        </w:r>
                      </w:p>
                    </w:txbxContent>
                  </v:textbox>
                </v:shape>
                <v:shape id="文本框 294" o:spid="_x0000_s1026" o:spt="202" type="#_x0000_t202" style="position:absolute;left:1283;top:0;height:267;width:2878;" fillcolor="#0093FF" filled="t" stroked="f" coordsize="21600,21600" o:gfxdata="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yk9vQAA&#10;AN0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40"/>
                          <w:ind w:left="1274" w:right="1273" w:firstLine="0"/>
                          <w:jc w:val="center"/>
                          <w:rPr>
                            <w:rFonts w:ascii="Century Gothic"/>
                            <w:b/>
                            <w:color w:val="000000"/>
                            <w:sz w:val="14"/>
                          </w:rPr>
                        </w:pPr>
                        <w:r>
                          <w:rPr>
                            <w:rFonts w:ascii="Century Gothic"/>
                            <w:b/>
                            <w:color w:val="FFFFFF"/>
                            <w:spacing w:val="-5"/>
                            <w:w w:val="110"/>
                            <w:sz w:val="14"/>
                          </w:rPr>
                          <w:t>47%</w:t>
                        </w:r>
                      </w:p>
                    </w:txbxContent>
                  </v:textbox>
                </v:shape>
                <v:shape id="文本框 295" o:spid="_x0000_s1026" o:spt="202" type="#_x0000_t202" style="position:absolute;left:0;top:0;height:267;width:1284;" fillcolor="#66BEFF" filled="t" stroked="f" coordsize="21600,21600" o:gfxdata="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ImY6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40"/>
                          <w:ind w:left="490" w:right="491" w:firstLine="0"/>
                          <w:jc w:val="center"/>
                          <w:rPr>
                            <w:rFonts w:ascii="Century Gothic"/>
                            <w:b/>
                            <w:color w:val="000000"/>
                            <w:sz w:val="14"/>
                          </w:rPr>
                        </w:pPr>
                        <w:r>
                          <w:rPr>
                            <w:rFonts w:ascii="Century Gothic"/>
                            <w:b/>
                            <w:color w:val="191929"/>
                            <w:spacing w:val="-5"/>
                            <w:sz w:val="14"/>
                          </w:rPr>
                          <w:t>21%</w:t>
                        </w:r>
                      </w:p>
                    </w:txbxContent>
                  </v:textbox>
                </v:shape>
                <w10:wrap type="none"/>
                <w10:anchorlock/>
              </v:group>
            </w:pict>
          </mc:Fallback>
        </mc:AlternateContent>
      </w:r>
    </w:p>
    <w:p>
      <w:pPr>
        <w:pStyle w:val="6"/>
        <w:spacing w:before="11"/>
        <w:rPr>
          <w:sz w:val="13"/>
        </w:rPr>
      </w:pPr>
    </w:p>
    <w:p>
      <w:pPr>
        <w:spacing w:before="0"/>
        <w:ind w:left="318" w:right="0" w:firstLine="0"/>
        <w:jc w:val="left"/>
        <w:rPr>
          <w:sz w:val="14"/>
        </w:rPr>
        <w:sectPr>
          <w:pgSz w:w="12240" w:h="15840"/>
          <w:pgMar w:top="1220" w:right="0" w:bottom="860" w:left="520" w:header="0" w:footer="675" w:gutter="0"/>
          <w:cols w:equalWidth="0" w:num="2">
            <w:col w:w="3801" w:space="40"/>
            <w:col w:w="7879"/>
          </w:cols>
        </w:sectPr>
      </w:pPr>
      <w:r>
        <w:rPr>
          <w:w w:val="115"/>
          <w:sz w:val="14"/>
        </w:rPr>
        <w:t>Robotics</w:t>
      </w:r>
      <w:r>
        <w:rPr>
          <w:spacing w:val="-9"/>
          <w:w w:val="115"/>
          <w:sz w:val="14"/>
        </w:rPr>
        <w:t xml:space="preserve"> </w:t>
      </w:r>
      <w:r>
        <w:rPr>
          <w:w w:val="115"/>
          <w:sz w:val="14"/>
        </w:rPr>
        <w:t>(AI-driven</w:t>
      </w:r>
      <w:r>
        <w:rPr>
          <w:spacing w:val="-8"/>
          <w:w w:val="115"/>
          <w:sz w:val="14"/>
        </w:rPr>
        <w:t xml:space="preserve"> </w:t>
      </w:r>
      <w:r>
        <w:rPr>
          <w:spacing w:val="-2"/>
          <w:w w:val="115"/>
          <w:sz w:val="14"/>
        </w:rPr>
        <w:t>robots)</w:t>
      </w:r>
      <w:r>
        <w:rPr>
          <w:rFonts w:hint="eastAsia" w:eastAsia="宋体"/>
          <w:spacing w:val="-2"/>
          <w:w w:val="115"/>
          <w:sz w:val="14"/>
          <w:lang w:val="en-US" w:eastAsia="zh-CN"/>
        </w:rPr>
        <w:t xml:space="preserve">  </w:t>
      </w:r>
      <w:r>
        <w:rPr>
          <w:rFonts w:hint="eastAsia"/>
          <w:sz w:val="14"/>
        </w:rPr>
        <w:t>机器人（人工智能驱动的机器人）</w:t>
      </w:r>
    </w:p>
    <w:p>
      <w:pPr>
        <w:pStyle w:val="6"/>
        <w:spacing w:before="6"/>
        <w:rPr>
          <w:sz w:val="4"/>
        </w:rPr>
      </w:pPr>
    </w:p>
    <w:p>
      <w:pPr>
        <w:pStyle w:val="6"/>
        <w:ind w:left="4160"/>
      </w:pPr>
      <w:r>
        <mc:AlternateContent>
          <mc:Choice Requires="wpg">
            <w:drawing>
              <wp:inline distT="0" distB="0" distL="114300" distR="114300">
                <wp:extent cx="3886835" cy="169545"/>
                <wp:effectExtent l="0" t="0" r="12065" b="8255"/>
                <wp:docPr id="1112" name="组合 1112"/>
                <wp:cNvGraphicFramePr/>
                <a:graphic xmlns:a="http://schemas.openxmlformats.org/drawingml/2006/main">
                  <a:graphicData uri="http://schemas.microsoft.com/office/word/2010/wordprocessingGroup">
                    <wpg:wgp>
                      <wpg:cNvGrpSpPr/>
                      <wpg:grpSpPr>
                        <a:xfrm>
                          <a:off x="0" y="0"/>
                          <a:ext cx="3886835" cy="169545"/>
                          <a:chOff x="0" y="0"/>
                          <a:chExt cx="6121" cy="267"/>
                        </a:xfrm>
                      </wpg:grpSpPr>
                      <wps:wsp>
                        <wps:cNvPr id="1113" name="文本框 297"/>
                        <wps:cNvSpPr txBox="1"/>
                        <wps:spPr>
                          <a:xfrm>
                            <a:off x="5876" y="0"/>
                            <a:ext cx="245" cy="267"/>
                          </a:xfrm>
                          <a:prstGeom prst="rect">
                            <a:avLst/>
                          </a:prstGeom>
                          <a:solidFill>
                            <a:srgbClr val="D7E1EC"/>
                          </a:solidFill>
                          <a:ln>
                            <a:noFill/>
                          </a:ln>
                        </wps:spPr>
                        <wps:txbx>
                          <w:txbxContent>
                            <w:p>
                              <w:pPr>
                                <w:spacing w:before="65"/>
                                <w:ind w:left="29" w:right="0" w:firstLine="0"/>
                                <w:jc w:val="left"/>
                                <w:rPr>
                                  <w:rFonts w:ascii="Century Gothic"/>
                                  <w:b/>
                                  <w:color w:val="000000"/>
                                  <w:sz w:val="12"/>
                                </w:rPr>
                              </w:pPr>
                              <w:r>
                                <w:rPr>
                                  <w:rFonts w:ascii="Century Gothic"/>
                                  <w:b/>
                                  <w:color w:val="000000"/>
                                  <w:spacing w:val="-5"/>
                                  <w:w w:val="110"/>
                                  <w:sz w:val="12"/>
                                </w:rPr>
                                <w:t>4%</w:t>
                              </w:r>
                            </w:p>
                          </w:txbxContent>
                        </wps:txbx>
                        <wps:bodyPr lIns="0" tIns="0" rIns="0" bIns="0" upright="1"/>
                      </wps:wsp>
                      <wps:wsp>
                        <wps:cNvPr id="1114" name="文本框 298"/>
                        <wps:cNvSpPr txBox="1"/>
                        <wps:spPr>
                          <a:xfrm>
                            <a:off x="4100" y="0"/>
                            <a:ext cx="1776" cy="267"/>
                          </a:xfrm>
                          <a:prstGeom prst="rect">
                            <a:avLst/>
                          </a:prstGeom>
                          <a:solidFill>
                            <a:srgbClr val="00539F"/>
                          </a:solidFill>
                          <a:ln>
                            <a:noFill/>
                          </a:ln>
                        </wps:spPr>
                        <wps:txbx>
                          <w:txbxContent>
                            <w:p>
                              <w:pPr>
                                <w:spacing w:before="46"/>
                                <w:ind w:left="729" w:right="609" w:firstLine="0"/>
                                <w:jc w:val="center"/>
                                <w:rPr>
                                  <w:rFonts w:ascii="Century Gothic"/>
                                  <w:b/>
                                  <w:color w:val="000000"/>
                                  <w:sz w:val="14"/>
                                </w:rPr>
                              </w:pPr>
                              <w:r>
                                <w:rPr>
                                  <w:rFonts w:ascii="Century Gothic"/>
                                  <w:b/>
                                  <w:color w:val="FFFFFF"/>
                                  <w:spacing w:val="-5"/>
                                  <w:w w:val="105"/>
                                  <w:sz w:val="14"/>
                                </w:rPr>
                                <w:t>29%</w:t>
                              </w:r>
                            </w:p>
                          </w:txbxContent>
                        </wps:txbx>
                        <wps:bodyPr lIns="0" tIns="0" rIns="0" bIns="0" upright="1"/>
                      </wps:wsp>
                      <wps:wsp>
                        <wps:cNvPr id="1115" name="文本框 299"/>
                        <wps:cNvSpPr txBox="1"/>
                        <wps:spPr>
                          <a:xfrm>
                            <a:off x="1346" y="0"/>
                            <a:ext cx="2755" cy="267"/>
                          </a:xfrm>
                          <a:prstGeom prst="rect">
                            <a:avLst/>
                          </a:prstGeom>
                          <a:solidFill>
                            <a:srgbClr val="0093FF"/>
                          </a:solidFill>
                          <a:ln>
                            <a:noFill/>
                          </a:ln>
                        </wps:spPr>
                        <wps:txbx>
                          <w:txbxContent>
                            <w:p>
                              <w:pPr>
                                <w:spacing w:before="46"/>
                                <w:ind w:left="1212" w:right="1213" w:firstLine="0"/>
                                <w:jc w:val="center"/>
                                <w:rPr>
                                  <w:rFonts w:ascii="Century Gothic"/>
                                  <w:b/>
                                  <w:color w:val="000000"/>
                                  <w:sz w:val="14"/>
                                </w:rPr>
                              </w:pPr>
                              <w:r>
                                <w:rPr>
                                  <w:rFonts w:ascii="Century Gothic"/>
                                  <w:b/>
                                  <w:color w:val="FFFFFF"/>
                                  <w:spacing w:val="-5"/>
                                  <w:w w:val="110"/>
                                  <w:sz w:val="14"/>
                                </w:rPr>
                                <w:t>45%</w:t>
                              </w:r>
                            </w:p>
                          </w:txbxContent>
                        </wps:txbx>
                        <wps:bodyPr lIns="0" tIns="0" rIns="0" bIns="0" upright="1"/>
                      </wps:wsp>
                      <wps:wsp>
                        <wps:cNvPr id="1116" name="文本框 300"/>
                        <wps:cNvSpPr txBox="1"/>
                        <wps:spPr>
                          <a:xfrm>
                            <a:off x="0" y="0"/>
                            <a:ext cx="1347" cy="267"/>
                          </a:xfrm>
                          <a:prstGeom prst="rect">
                            <a:avLst/>
                          </a:prstGeom>
                          <a:solidFill>
                            <a:srgbClr val="66BEFF"/>
                          </a:solidFill>
                          <a:ln>
                            <a:noFill/>
                          </a:ln>
                        </wps:spPr>
                        <wps:txbx>
                          <w:txbxContent>
                            <w:p>
                              <w:pPr>
                                <w:spacing w:before="46"/>
                                <w:ind w:left="515" w:right="515" w:firstLine="0"/>
                                <w:jc w:val="center"/>
                                <w:rPr>
                                  <w:rFonts w:ascii="Century Gothic"/>
                                  <w:b/>
                                  <w:color w:val="000000"/>
                                  <w:sz w:val="14"/>
                                </w:rPr>
                              </w:pPr>
                              <w:r>
                                <w:rPr>
                                  <w:rFonts w:ascii="Century Gothic"/>
                                  <w:b/>
                                  <w:color w:val="191929"/>
                                  <w:spacing w:val="-5"/>
                                  <w:w w:val="105"/>
                                  <w:sz w:val="14"/>
                                </w:rPr>
                                <w:t>22%</w:t>
                              </w:r>
                            </w:p>
                          </w:txbxContent>
                        </wps:txbx>
                        <wps:bodyPr lIns="0" tIns="0" rIns="0" bIns="0" upright="1"/>
                      </wps:wsp>
                    </wpg:wgp>
                  </a:graphicData>
                </a:graphic>
              </wp:inline>
            </w:drawing>
          </mc:Choice>
          <mc:Fallback>
            <w:pict>
              <v:group id="_x0000_s1026" o:spid="_x0000_s1026" o:spt="203" style="height:13.35pt;width:306.05pt;" coordsize="6121,267" o:gfxdata="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AdFEgrVAAAABAEAAA8AAAAAAAAAAQAgAAAAIgAAAGRycy9kb3ducmV2LnhtbFBL&#10;AQIUABQAAAAIAIdO4kC67YCdpAIAAAUKAAAOAAAAAAAAAAEAIAAAACQBAABkcnMvZTJvRG9jLnht&#10;bFBLBQYAAAAABgAGAFkBAAA6BgAAAAA=&#10;">
                <o:lock v:ext="edit" aspectratio="f"/>
                <v:shape id="文本框 297" o:spid="_x0000_s1026" o:spt="202" type="#_x0000_t202" style="position:absolute;left:5876;top:0;height:267;width:245;" fillcolor="#D7E1EC" filled="t" stroked="f" coordsize="21600,21600" o:gfxdata="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4S/xHugAAAN0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65"/>
                          <w:ind w:left="29" w:right="0" w:firstLine="0"/>
                          <w:jc w:val="left"/>
                          <w:rPr>
                            <w:rFonts w:ascii="Century Gothic"/>
                            <w:b/>
                            <w:color w:val="000000"/>
                            <w:sz w:val="12"/>
                          </w:rPr>
                        </w:pPr>
                        <w:r>
                          <w:rPr>
                            <w:rFonts w:ascii="Century Gothic"/>
                            <w:b/>
                            <w:color w:val="000000"/>
                            <w:spacing w:val="-5"/>
                            <w:w w:val="110"/>
                            <w:sz w:val="12"/>
                          </w:rPr>
                          <w:t>4%</w:t>
                        </w:r>
                      </w:p>
                    </w:txbxContent>
                  </v:textbox>
                </v:shape>
                <v:shape id="文本框 298" o:spid="_x0000_s1026" o:spt="202" type="#_x0000_t202" style="position:absolute;left:4100;top:0;height:267;width:1776;" fillcolor="#00539F" filled="t" stroked="f" coordsize="21600,21600" o:gfxdata="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9EtQ+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46"/>
                          <w:ind w:left="729" w:right="609" w:firstLine="0"/>
                          <w:jc w:val="center"/>
                          <w:rPr>
                            <w:rFonts w:ascii="Century Gothic"/>
                            <w:b/>
                            <w:color w:val="000000"/>
                            <w:sz w:val="14"/>
                          </w:rPr>
                        </w:pPr>
                        <w:r>
                          <w:rPr>
                            <w:rFonts w:ascii="Century Gothic"/>
                            <w:b/>
                            <w:color w:val="FFFFFF"/>
                            <w:spacing w:val="-5"/>
                            <w:w w:val="105"/>
                            <w:sz w:val="14"/>
                          </w:rPr>
                          <w:t>29%</w:t>
                        </w:r>
                      </w:p>
                    </w:txbxContent>
                  </v:textbox>
                </v:shape>
                <v:shape id="文本框 299" o:spid="_x0000_s1026" o:spt="202" type="#_x0000_t202" style="position:absolute;left:1346;top:0;height:267;width:2755;" fillcolor="#0093FF" filled="t" stroked="f" coordsize="21600,21600" o:gfxdata="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9QiqW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46"/>
                          <w:ind w:left="1212" w:right="1213" w:firstLine="0"/>
                          <w:jc w:val="center"/>
                          <w:rPr>
                            <w:rFonts w:ascii="Century Gothic"/>
                            <w:b/>
                            <w:color w:val="000000"/>
                            <w:sz w:val="14"/>
                          </w:rPr>
                        </w:pPr>
                        <w:r>
                          <w:rPr>
                            <w:rFonts w:ascii="Century Gothic"/>
                            <w:b/>
                            <w:color w:val="FFFFFF"/>
                            <w:spacing w:val="-5"/>
                            <w:w w:val="110"/>
                            <w:sz w:val="14"/>
                          </w:rPr>
                          <w:t>45%</w:t>
                        </w:r>
                      </w:p>
                    </w:txbxContent>
                  </v:textbox>
                </v:shape>
                <v:shape id="文本框 300" o:spid="_x0000_s1026" o:spt="202" type="#_x0000_t202" style="position:absolute;left:0;top:0;height:267;width:1347;" fillcolor="#66BEFF" filled="t" stroked="f" coordsize="21600,21600" o:gfxdata="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mEB+rsAAADd&#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46"/>
                          <w:ind w:left="515" w:right="515" w:firstLine="0"/>
                          <w:jc w:val="center"/>
                          <w:rPr>
                            <w:rFonts w:ascii="Century Gothic"/>
                            <w:b/>
                            <w:color w:val="000000"/>
                            <w:sz w:val="14"/>
                          </w:rPr>
                        </w:pPr>
                        <w:r>
                          <w:rPr>
                            <w:rFonts w:ascii="Century Gothic"/>
                            <w:b/>
                            <w:color w:val="191929"/>
                            <w:spacing w:val="-5"/>
                            <w:w w:val="105"/>
                            <w:sz w:val="14"/>
                          </w:rPr>
                          <w:t>22%</w:t>
                        </w:r>
                      </w:p>
                    </w:txbxContent>
                  </v:textbox>
                </v:shape>
                <w10:wrap type="none"/>
                <w10:anchorlock/>
              </v:group>
            </w:pict>
          </mc:Fallback>
        </mc:AlternateContent>
      </w:r>
    </w:p>
    <w:p>
      <w:pPr>
        <w:pStyle w:val="6"/>
        <w:spacing w:before="8"/>
        <w:rPr>
          <w:sz w:val="14"/>
        </w:rPr>
      </w:pPr>
    </w:p>
    <w:p>
      <w:pPr>
        <w:tabs>
          <w:tab w:val="left" w:pos="5612"/>
          <w:tab w:val="left" w:pos="7944"/>
          <w:tab w:val="left" w:pos="9658"/>
        </w:tabs>
        <w:spacing w:before="106"/>
        <w:ind w:left="4353" w:right="0" w:firstLine="0"/>
        <w:jc w:val="left"/>
        <w:rPr>
          <w:rFonts w:hint="eastAsia" w:eastAsia="宋体"/>
          <w:sz w:val="14"/>
          <w:lang w:eastAsia="zh-CN"/>
        </w:rPr>
      </w:pPr>
      <w:r>
        <mc:AlternateContent>
          <mc:Choice Requires="wps">
            <w:drawing>
              <wp:anchor distT="0" distB="0" distL="114300" distR="114300" simplePos="0" relativeHeight="252038144" behindDoc="0" locked="0" layoutInCell="1" allowOverlap="1">
                <wp:simplePos x="0" y="0"/>
                <wp:positionH relativeFrom="page">
                  <wp:posOffset>2971800</wp:posOffset>
                </wp:positionH>
                <wp:positionV relativeFrom="paragraph">
                  <wp:posOffset>88900</wp:posOffset>
                </wp:positionV>
                <wp:extent cx="72390" cy="73660"/>
                <wp:effectExtent l="0" t="0" r="3810" b="2540"/>
                <wp:wrapNone/>
                <wp:docPr id="1117" name="矩形 1117"/>
                <wp:cNvGraphicFramePr/>
                <a:graphic xmlns:a="http://schemas.openxmlformats.org/drawingml/2006/main">
                  <a:graphicData uri="http://schemas.microsoft.com/office/word/2010/wordprocessingShape">
                    <wps:wsp>
                      <wps:cNvSpPr/>
                      <wps:spPr>
                        <a:xfrm>
                          <a:off x="0" y="0"/>
                          <a:ext cx="72390" cy="73660"/>
                        </a:xfrm>
                        <a:prstGeom prst="rect">
                          <a:avLst/>
                        </a:prstGeom>
                        <a:solidFill>
                          <a:srgbClr val="66BEFF"/>
                        </a:solidFill>
                        <a:ln>
                          <a:noFill/>
                        </a:ln>
                      </wps:spPr>
                      <wps:bodyPr upright="1"/>
                    </wps:wsp>
                  </a:graphicData>
                </a:graphic>
              </wp:anchor>
            </w:drawing>
          </mc:Choice>
          <mc:Fallback>
            <w:pict>
              <v:rect id="_x0000_s1026" o:spid="_x0000_s1026" o:spt="1" style="position:absolute;left:0pt;margin-left:234pt;margin-top:7pt;height:5.8pt;width:5.7pt;mso-position-horizontal-relative:page;z-index:252038144;mso-width-relative:page;mso-height-relative:page;" fillcolor="#66BEFF" filled="t" stroked="f" coordsize="21600,21600" o:gfxdata="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XOk21wAAAAkBAAAPAAAAAAAAAAEAIAAAACIAAABkcnMvZG93bnJldi54bWxQSwECFAAUAAAA&#10;CACHTuJAHdFcubYBAABiAwAADgAAAAAAAAABACAAAAAmAQAAZHJzL2Uyb0RvYy54bWxQSwUGAAAA&#10;AAYABgBZAQAATgUAAAAA&#10;">
                <v:fill on="t" focussize="0,0"/>
                <v:stroke on="f"/>
                <v:imagedata o:title=""/>
                <o:lock v:ext="edit" aspectratio="f"/>
              </v:rect>
            </w:pict>
          </mc:Fallback>
        </mc:AlternateContent>
      </w:r>
      <w:r>
        <mc:AlternateContent>
          <mc:Choice Requires="wps">
            <w:drawing>
              <wp:anchor distT="0" distB="0" distL="114300" distR="114300" simplePos="0" relativeHeight="252058624" behindDoc="1" locked="0" layoutInCell="1" allowOverlap="1">
                <wp:simplePos x="0" y="0"/>
                <wp:positionH relativeFrom="page">
                  <wp:posOffset>3769995</wp:posOffset>
                </wp:positionH>
                <wp:positionV relativeFrom="paragraph">
                  <wp:posOffset>88900</wp:posOffset>
                </wp:positionV>
                <wp:extent cx="73660" cy="73660"/>
                <wp:effectExtent l="0" t="0" r="2540" b="2540"/>
                <wp:wrapNone/>
                <wp:docPr id="1118" name="矩形 1118"/>
                <wp:cNvGraphicFramePr/>
                <a:graphic xmlns:a="http://schemas.openxmlformats.org/drawingml/2006/main">
                  <a:graphicData uri="http://schemas.microsoft.com/office/word/2010/wordprocessingShape">
                    <wps:wsp>
                      <wps:cNvSpPr/>
                      <wps:spPr>
                        <a:xfrm>
                          <a:off x="0" y="0"/>
                          <a:ext cx="73660" cy="73660"/>
                        </a:xfrm>
                        <a:prstGeom prst="rect">
                          <a:avLst/>
                        </a:prstGeom>
                        <a:solidFill>
                          <a:srgbClr val="0093FF"/>
                        </a:solidFill>
                        <a:ln>
                          <a:noFill/>
                        </a:ln>
                      </wps:spPr>
                      <wps:bodyPr upright="1"/>
                    </wps:wsp>
                  </a:graphicData>
                </a:graphic>
              </wp:anchor>
            </w:drawing>
          </mc:Choice>
          <mc:Fallback>
            <w:pict>
              <v:rect id="_x0000_s1026" o:spid="_x0000_s1026" o:spt="1" style="position:absolute;left:0pt;margin-left:296.85pt;margin-top:7pt;height:5.8pt;width:5.8pt;mso-position-horizontal-relative:page;z-index:-251257856;mso-width-relative:page;mso-height-relative:page;" fillcolor="#0093FF" filled="t" stroked="f" coordsize="21600,21600" o:gfxdata="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kPhPs&#10;1wAAAAkBAAAPAAAAAAAAAAEAIAAAACIAAABkcnMvZG93bnJldi54bWxQSwECFAAUAAAACACHTuJA&#10;mQSdUrABAABiAwAADgAAAAAAAAABACAAAAAmAQAAZHJzL2Uyb0RvYy54bWxQSwUGAAAAAAYABgBZ&#10;AQAASAUAAAAA&#10;">
                <v:fill on="t" focussize="0,0"/>
                <v:stroke on="f"/>
                <v:imagedata o:title=""/>
                <o:lock v:ext="edit" aspectratio="f"/>
              </v:rect>
            </w:pict>
          </mc:Fallback>
        </mc:AlternateContent>
      </w:r>
      <w:r>
        <mc:AlternateContent>
          <mc:Choice Requires="wps">
            <w:drawing>
              <wp:anchor distT="0" distB="0" distL="114300" distR="114300" simplePos="0" relativeHeight="252059648" behindDoc="1" locked="0" layoutInCell="1" allowOverlap="1">
                <wp:simplePos x="0" y="0"/>
                <wp:positionH relativeFrom="page">
                  <wp:posOffset>5250815</wp:posOffset>
                </wp:positionH>
                <wp:positionV relativeFrom="paragraph">
                  <wp:posOffset>88900</wp:posOffset>
                </wp:positionV>
                <wp:extent cx="73660" cy="73660"/>
                <wp:effectExtent l="0" t="0" r="2540" b="2540"/>
                <wp:wrapNone/>
                <wp:docPr id="1119" name="矩形 1119"/>
                <wp:cNvGraphicFramePr/>
                <a:graphic xmlns:a="http://schemas.openxmlformats.org/drawingml/2006/main">
                  <a:graphicData uri="http://schemas.microsoft.com/office/word/2010/wordprocessingShape">
                    <wps:wsp>
                      <wps:cNvSpPr/>
                      <wps:spPr>
                        <a:xfrm>
                          <a:off x="0" y="0"/>
                          <a:ext cx="73660" cy="73660"/>
                        </a:xfrm>
                        <a:prstGeom prst="rect">
                          <a:avLst/>
                        </a:prstGeom>
                        <a:solidFill>
                          <a:srgbClr val="00539F"/>
                        </a:solidFill>
                        <a:ln>
                          <a:noFill/>
                        </a:ln>
                      </wps:spPr>
                      <wps:bodyPr upright="1"/>
                    </wps:wsp>
                  </a:graphicData>
                </a:graphic>
              </wp:anchor>
            </w:drawing>
          </mc:Choice>
          <mc:Fallback>
            <w:pict>
              <v:rect id="_x0000_s1026" o:spid="_x0000_s1026" o:spt="1" style="position:absolute;left:0pt;margin-left:413.45pt;margin-top:7pt;height:5.8pt;width:5.8pt;mso-position-horizontal-relative:page;z-index:-251256832;mso-width-relative:page;mso-height-relative:page;" fillcolor="#00539F" filled="t" stroked="f" coordsize="21600,21600" o:gfxdata="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D9M33vW&#10;AAAACQEAAA8AAAAAAAAAAQAgAAAAIgAAAGRycy9kb3ducmV2LnhtbFBLAQIUABQAAAAIAIdO4kBs&#10;DR90sAEAAGIDAAAOAAAAAAAAAAEAIAAAACUBAABkcnMvZTJvRG9jLnhtbFBLBQYAAAAABgAGAFkB&#10;AABHBQAAAAA=&#10;">
                <v:fill on="t" focussize="0,0"/>
                <v:stroke on="f"/>
                <v:imagedata o:title=""/>
                <o:lock v:ext="edit" aspectratio="f"/>
              </v:rect>
            </w:pict>
          </mc:Fallback>
        </mc:AlternateContent>
      </w:r>
      <w:r>
        <mc:AlternateContent>
          <mc:Choice Requires="wps">
            <w:drawing>
              <wp:anchor distT="0" distB="0" distL="114300" distR="114300" simplePos="0" relativeHeight="252059648" behindDoc="1" locked="0" layoutInCell="1" allowOverlap="1">
                <wp:simplePos x="0" y="0"/>
                <wp:positionH relativeFrom="page">
                  <wp:posOffset>6339205</wp:posOffset>
                </wp:positionH>
                <wp:positionV relativeFrom="paragraph">
                  <wp:posOffset>88265</wp:posOffset>
                </wp:positionV>
                <wp:extent cx="73660" cy="73660"/>
                <wp:effectExtent l="0" t="0" r="2540" b="2540"/>
                <wp:wrapNone/>
                <wp:docPr id="1120" name="矩形 1120"/>
                <wp:cNvGraphicFramePr/>
                <a:graphic xmlns:a="http://schemas.openxmlformats.org/drawingml/2006/main">
                  <a:graphicData uri="http://schemas.microsoft.com/office/word/2010/wordprocessingShape">
                    <wps:wsp>
                      <wps:cNvSpPr/>
                      <wps:spPr>
                        <a:xfrm>
                          <a:off x="0" y="0"/>
                          <a:ext cx="73660" cy="73660"/>
                        </a:xfrm>
                        <a:prstGeom prst="rect">
                          <a:avLst/>
                        </a:prstGeom>
                        <a:solidFill>
                          <a:srgbClr val="D7E1EC"/>
                        </a:solidFill>
                        <a:ln>
                          <a:noFill/>
                        </a:ln>
                      </wps:spPr>
                      <wps:bodyPr upright="1"/>
                    </wps:wsp>
                  </a:graphicData>
                </a:graphic>
              </wp:anchor>
            </w:drawing>
          </mc:Choice>
          <mc:Fallback>
            <w:pict>
              <v:rect id="_x0000_s1026" o:spid="_x0000_s1026" o:spt="1" style="position:absolute;left:0pt;margin-left:499.15pt;margin-top:6.95pt;height:5.8pt;width:5.8pt;mso-position-horizontal-relative:page;z-index:-251256832;mso-width-relative:page;mso-height-relative:page;" fillcolor="#D7E1EC" filled="t" stroked="f" coordsize="21600,21600" o:gfxdata="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ATm&#10;h8zYAAAACgEAAA8AAAAAAAAAAQAgAAAAIgAAAGRycy9kb3ducmV2LnhtbFBLAQIUABQAAAAIAIdO&#10;4kAfAHYCsQEAAGIDAAAOAAAAAAAAAAEAIAAAACcBAABkcnMvZTJvRG9jLnhtbFBLBQYAAAAABgAG&#10;AFkBAABKBQAAAAA=&#10;">
                <v:fill on="t" focussize="0,0"/>
                <v:stroke on="f"/>
                <v:imagedata o:title=""/>
                <o:lock v:ext="edit" aspectratio="f"/>
              </v:rect>
            </w:pict>
          </mc:Fallback>
        </mc:AlternateContent>
      </w:r>
      <w:r>
        <w:rPr>
          <w:rFonts w:hint="eastAsia" w:eastAsia="宋体"/>
          <w:color w:val="454C5B"/>
          <w:spacing w:val="-2"/>
          <w:w w:val="115"/>
          <w:sz w:val="14"/>
          <w:lang w:val="en-US" w:eastAsia="zh-CN"/>
        </w:rPr>
        <w:t>没有计划</w:t>
      </w:r>
      <w:r>
        <w:rPr>
          <w:color w:val="454C5B"/>
          <w:sz w:val="14"/>
        </w:rPr>
        <w:tab/>
      </w:r>
      <w:r>
        <w:rPr>
          <w:rFonts w:hint="eastAsia"/>
          <w:color w:val="454C5B"/>
          <w:sz w:val="14"/>
        </w:rPr>
        <w:t>计划在2年内使用</w:t>
      </w:r>
      <w:r>
        <w:rPr>
          <w:color w:val="454C5B"/>
          <w:position w:val="2"/>
          <w:sz w:val="14"/>
        </w:rPr>
        <w:tab/>
      </w:r>
      <w:r>
        <w:rPr>
          <w:rFonts w:hint="eastAsia" w:eastAsia="宋体"/>
          <w:color w:val="454C5B"/>
          <w:position w:val="2"/>
          <w:sz w:val="14"/>
          <w:lang w:val="en-US" w:eastAsia="zh-CN"/>
        </w:rPr>
        <w:t>当前使用</w:t>
      </w:r>
      <w:r>
        <w:rPr>
          <w:color w:val="454C5B"/>
          <w:position w:val="1"/>
          <w:sz w:val="14"/>
        </w:rPr>
        <w:tab/>
      </w:r>
      <w:r>
        <w:rPr>
          <w:rFonts w:hint="eastAsia" w:eastAsia="宋体"/>
          <w:color w:val="454C5B"/>
          <w:spacing w:val="-2"/>
          <w:w w:val="115"/>
          <w:sz w:val="14"/>
          <w:lang w:val="en-US" w:eastAsia="zh-CN"/>
        </w:rPr>
        <w:t>不知道</w:t>
      </w:r>
    </w:p>
    <w:p>
      <w:pPr>
        <w:pStyle w:val="6"/>
      </w:pP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有趣的是，人们似乎</w:t>
      </w:r>
      <w:del w:id="367" w:author="张家齐" w:date="2024-05-14T10:23:35Z">
        <w:r>
          <w:rPr>
            <w:rFonts w:hint="default" w:ascii="黑体" w:hAnsi="黑体" w:eastAsia="黑体" w:cs="黑体"/>
            <w:color w:val="000000"/>
            <w:kern w:val="0"/>
            <w:sz w:val="20"/>
            <w:szCs w:val="20"/>
            <w:lang w:val="en-US" w:eastAsia="zh-CN" w:bidi="ar"/>
          </w:rPr>
          <w:delText>有义务</w:delText>
        </w:r>
      </w:del>
      <w:ins w:id="368" w:author="张家齐" w:date="2024-05-14T10:23:35Z">
        <w:r>
          <w:rPr>
            <w:rFonts w:hint="eastAsia" w:ascii="黑体" w:hAnsi="黑体" w:eastAsia="黑体" w:cs="黑体"/>
            <w:color w:val="000000"/>
            <w:kern w:val="0"/>
            <w:sz w:val="20"/>
            <w:szCs w:val="20"/>
            <w:lang w:val="en-US" w:eastAsia="zh-CN" w:bidi="ar"/>
          </w:rPr>
          <w:t>对于</w:t>
        </w:r>
      </w:ins>
      <w:r>
        <w:rPr>
          <w:rFonts w:hint="eastAsia" w:ascii="黑体" w:hAnsi="黑体" w:eastAsia="黑体" w:cs="黑体"/>
          <w:color w:val="000000"/>
          <w:kern w:val="0"/>
          <w:sz w:val="20"/>
          <w:szCs w:val="20"/>
          <w:lang w:val="en-US" w:eastAsia="zh-CN" w:bidi="ar"/>
        </w:rPr>
        <w:t>跟上技术的步伐</w:t>
      </w:r>
      <w:ins w:id="369" w:author="张家齐" w:date="2024-05-14T10:23:39Z">
        <w:r>
          <w:rPr>
            <w:rFonts w:hint="eastAsia" w:ascii="黑体" w:hAnsi="黑体" w:eastAsia="黑体" w:cs="黑体"/>
            <w:color w:val="000000"/>
            <w:kern w:val="0"/>
            <w:sz w:val="20"/>
            <w:szCs w:val="20"/>
            <w:lang w:val="en-US" w:eastAsia="zh-CN" w:bidi="ar"/>
          </w:rPr>
          <w:t>有一种</w:t>
        </w:r>
      </w:ins>
      <w:ins w:id="370" w:author="张家齐" w:date="2024-05-14T10:23:41Z">
        <w:r>
          <w:rPr>
            <w:rFonts w:hint="eastAsia" w:ascii="黑体" w:hAnsi="黑体" w:eastAsia="黑体" w:cs="黑体"/>
            <w:color w:val="000000"/>
            <w:kern w:val="0"/>
            <w:sz w:val="20"/>
            <w:szCs w:val="20"/>
            <w:lang w:val="en-US" w:eastAsia="zh-CN" w:bidi="ar"/>
          </w:rPr>
          <w:t>责任感</w:t>
        </w:r>
      </w:ins>
      <w:r>
        <w:rPr>
          <w:rFonts w:hint="eastAsia" w:ascii="黑体" w:hAnsi="黑体" w:eastAsia="黑体" w:cs="黑体"/>
          <w:color w:val="000000"/>
          <w:kern w:val="0"/>
          <w:sz w:val="20"/>
          <w:szCs w:val="20"/>
          <w:lang w:val="en-US" w:eastAsia="zh-CN" w:bidi="ar"/>
        </w:rPr>
        <w:t>，</w:t>
      </w:r>
      <w:ins w:id="371" w:author="张家齐" w:date="2024-05-14T10:23:06Z">
        <w:r>
          <w:rPr>
            <w:rFonts w:hint="eastAsia" w:ascii="黑体" w:hAnsi="黑体" w:eastAsia="黑体" w:cs="黑体"/>
            <w:color w:val="000000"/>
            <w:kern w:val="0"/>
            <w:sz w:val="20"/>
            <w:szCs w:val="20"/>
            <w:lang w:val="en-US" w:eastAsia="zh-CN" w:bidi="ar"/>
          </w:rPr>
          <w:t>正</w:t>
        </w:r>
      </w:ins>
      <w:r>
        <w:rPr>
          <w:rFonts w:hint="eastAsia" w:ascii="黑体" w:hAnsi="黑体" w:eastAsia="黑体" w:cs="黑体"/>
          <w:color w:val="000000"/>
          <w:kern w:val="0"/>
          <w:sz w:val="20"/>
          <w:szCs w:val="20"/>
          <w:lang w:val="en-US" w:eastAsia="zh-CN" w:bidi="ar"/>
        </w:rPr>
        <w:t>如计划在两年内采用各种人工智能技术的受访者人数一致。这</w:t>
      </w:r>
      <w:del w:id="372" w:author="张家齐" w:date="2024-05-14T10:23:49Z">
        <w:r>
          <w:rPr>
            <w:rFonts w:hint="default" w:ascii="黑体" w:hAnsi="黑体" w:eastAsia="黑体" w:cs="黑体"/>
            <w:color w:val="000000"/>
            <w:kern w:val="0"/>
            <w:sz w:val="20"/>
            <w:szCs w:val="20"/>
            <w:lang w:val="en-US" w:eastAsia="zh-CN" w:bidi="ar"/>
          </w:rPr>
          <w:delText>就</w:delText>
        </w:r>
      </w:del>
      <w:ins w:id="373" w:author="张家齐" w:date="2024-05-14T10:23:50Z">
        <w:r>
          <w:rPr>
            <w:rFonts w:hint="eastAsia" w:ascii="黑体" w:hAnsi="黑体" w:eastAsia="黑体" w:cs="黑体"/>
            <w:color w:val="000000"/>
            <w:kern w:val="0"/>
            <w:sz w:val="20"/>
            <w:szCs w:val="20"/>
            <w:lang w:val="en-US" w:eastAsia="zh-CN" w:bidi="ar"/>
          </w:rPr>
          <w:t>也</w:t>
        </w:r>
      </w:ins>
      <w:r>
        <w:rPr>
          <w:rFonts w:hint="eastAsia" w:ascii="黑体" w:hAnsi="黑体" w:eastAsia="黑体" w:cs="黑体"/>
          <w:color w:val="000000"/>
          <w:kern w:val="0"/>
          <w:sz w:val="20"/>
          <w:szCs w:val="20"/>
          <w:lang w:val="en-US" w:eastAsia="zh-CN" w:bidi="ar"/>
        </w:rPr>
        <w:t>可以解释为什么47%的人计划使用生成式AI（GenAI），45%的人正在研究机器人，尽管分别有21%和22%的人没有使用这些技术的计划。这突出了一个潜在的趋势，即组织认为有必要保持技术</w:t>
      </w:r>
      <w:ins w:id="374" w:author="张家齐" w:date="2024-05-14T10:25:00Z">
        <w:r>
          <w:rPr>
            <w:rFonts w:hint="eastAsia" w:ascii="黑体" w:hAnsi="黑体" w:eastAsia="黑体" w:cs="黑体"/>
            <w:color w:val="000000"/>
            <w:kern w:val="0"/>
            <w:sz w:val="20"/>
            <w:szCs w:val="20"/>
            <w:lang w:val="en-US" w:eastAsia="zh-CN" w:bidi="ar"/>
          </w:rPr>
          <w:t>相关</w:t>
        </w:r>
      </w:ins>
      <w:r>
        <w:rPr>
          <w:rFonts w:hint="eastAsia" w:ascii="黑体" w:hAnsi="黑体" w:eastAsia="黑体" w:cs="黑体"/>
          <w:color w:val="000000"/>
          <w:kern w:val="0"/>
          <w:sz w:val="20"/>
          <w:szCs w:val="20"/>
          <w:lang w:val="en-US" w:eastAsia="zh-CN" w:bidi="ar"/>
        </w:rPr>
        <w:t>相关性，即使他们目前没有看到这些人工智能系统的直接应用。此外，最高层管理人员和员工对组织内人工智能使用的理解存在明显差异。最高层管理人员倾向于</w:t>
      </w:r>
      <w:ins w:id="375" w:author="张家齐" w:date="2024-05-14T10:26:01Z">
        <w:r>
          <w:rPr>
            <w:rFonts w:hint="eastAsia" w:ascii="黑体" w:hAnsi="黑体" w:eastAsia="黑体" w:cs="黑体"/>
            <w:color w:val="000000"/>
            <w:kern w:val="0"/>
            <w:sz w:val="20"/>
            <w:szCs w:val="20"/>
            <w:lang w:val="en-US" w:eastAsia="zh-CN" w:bidi="ar"/>
          </w:rPr>
          <w:t>更</w:t>
        </w:r>
      </w:ins>
      <w:ins w:id="376" w:author="张家齐" w:date="2024-05-14T10:26:02Z">
        <w:r>
          <w:rPr>
            <w:rFonts w:hint="eastAsia" w:ascii="黑体" w:hAnsi="黑体" w:eastAsia="黑体" w:cs="黑体"/>
            <w:color w:val="000000"/>
            <w:kern w:val="0"/>
            <w:sz w:val="20"/>
            <w:szCs w:val="20"/>
            <w:lang w:val="en-US" w:eastAsia="zh-CN" w:bidi="ar"/>
          </w:rPr>
          <w:t>高</w:t>
        </w:r>
      </w:ins>
      <w:ins w:id="377" w:author="张家齐" w:date="2024-05-14T10:26:16Z">
        <w:r>
          <w:rPr>
            <w:rFonts w:hint="eastAsia" w:ascii="黑体" w:hAnsi="黑体" w:eastAsia="黑体" w:cs="黑体"/>
            <w:color w:val="000000"/>
            <w:kern w:val="0"/>
            <w:sz w:val="20"/>
            <w:szCs w:val="20"/>
            <w:lang w:val="en-US" w:eastAsia="zh-CN" w:bidi="ar"/>
          </w:rPr>
          <w:t>地</w:t>
        </w:r>
      </w:ins>
      <w:ins w:id="378" w:author="张家齐" w:date="2024-05-14T10:26:08Z">
        <w:r>
          <w:rPr>
            <w:rFonts w:hint="eastAsia" w:ascii="黑体" w:hAnsi="黑体" w:eastAsia="黑体" w:cs="黑体"/>
            <w:color w:val="000000"/>
            <w:kern w:val="0"/>
            <w:sz w:val="20"/>
            <w:szCs w:val="20"/>
            <w:lang w:val="en-US" w:eastAsia="zh-CN" w:bidi="ar"/>
          </w:rPr>
          <w:t>报告</w:t>
        </w:r>
      </w:ins>
      <w:del w:id="379" w:author="张家齐" w:date="2024-05-14T10:25:57Z">
        <w:r>
          <w:rPr>
            <w:rFonts w:hint="eastAsia" w:ascii="黑体" w:hAnsi="黑体" w:eastAsia="黑体" w:cs="黑体"/>
            <w:color w:val="000000"/>
            <w:kern w:val="0"/>
            <w:sz w:val="20"/>
            <w:szCs w:val="20"/>
            <w:lang w:val="en-US" w:eastAsia="zh-CN" w:bidi="ar"/>
          </w:rPr>
          <w:delText>报告</w:delText>
        </w:r>
      </w:del>
      <w:r>
        <w:rPr>
          <w:rFonts w:hint="eastAsia" w:ascii="黑体" w:hAnsi="黑体" w:eastAsia="黑体" w:cs="黑体"/>
          <w:color w:val="000000"/>
          <w:kern w:val="0"/>
          <w:sz w:val="20"/>
          <w:szCs w:val="20"/>
          <w:lang w:val="en-US" w:eastAsia="zh-CN" w:bidi="ar"/>
        </w:rPr>
        <w:t>这些工具的当前使用率，而工作人员更倾向于相信他们的组织计划在未来两年内采用这些技术。这种差异表明，在组织内部对人工智能整合的实际阶段的认识或沟通存在差距。</w:t>
      </w:r>
    </w:p>
    <w:p>
      <w:pPr>
        <w:pStyle w:val="4"/>
        <w:spacing w:before="244"/>
        <w:rPr>
          <w:w w:val="115"/>
        </w:rPr>
      </w:pPr>
    </w:p>
    <w:p>
      <w:pPr>
        <w:pStyle w:val="4"/>
        <w:spacing w:before="244"/>
        <w:rPr>
          <w:spacing w:val="-2"/>
          <w:w w:val="115"/>
        </w:rPr>
      </w:pPr>
      <w:r>
        <w:rPr>
          <w:w w:val="115"/>
        </w:rPr>
        <w:t>Primary</w:t>
      </w:r>
      <w:r>
        <w:rPr>
          <w:spacing w:val="-17"/>
          <w:w w:val="115"/>
        </w:rPr>
        <w:t xml:space="preserve"> </w:t>
      </w:r>
      <w:r>
        <w:rPr>
          <w:w w:val="115"/>
        </w:rPr>
        <w:t>team</w:t>
      </w:r>
      <w:r>
        <w:rPr>
          <w:spacing w:val="-16"/>
          <w:w w:val="115"/>
        </w:rPr>
        <w:t xml:space="preserve"> </w:t>
      </w:r>
      <w:r>
        <w:rPr>
          <w:w w:val="115"/>
        </w:rPr>
        <w:t>responsible</w:t>
      </w:r>
      <w:r>
        <w:rPr>
          <w:spacing w:val="-16"/>
          <w:w w:val="115"/>
        </w:rPr>
        <w:t xml:space="preserve"> </w:t>
      </w:r>
      <w:r>
        <w:rPr>
          <w:w w:val="115"/>
        </w:rPr>
        <w:t>for</w:t>
      </w:r>
      <w:r>
        <w:rPr>
          <w:spacing w:val="-16"/>
          <w:w w:val="115"/>
        </w:rPr>
        <w:t xml:space="preserve"> </w:t>
      </w:r>
      <w:r>
        <w:rPr>
          <w:w w:val="115"/>
        </w:rPr>
        <w:t>AI</w:t>
      </w:r>
      <w:r>
        <w:rPr>
          <w:spacing w:val="-16"/>
          <w:w w:val="115"/>
        </w:rPr>
        <w:t xml:space="preserve"> </w:t>
      </w:r>
      <w:r>
        <w:rPr>
          <w:spacing w:val="-2"/>
          <w:w w:val="115"/>
        </w:rPr>
        <w:t>deployment</w:t>
      </w:r>
    </w:p>
    <w:p>
      <w:pPr>
        <w:keepNext w:val="0"/>
        <w:keepLines w:val="0"/>
        <w:widowControl/>
        <w:suppressLineNumbers w:val="0"/>
        <w:ind w:left="720" w:leftChars="300" w:firstLine="280" w:firstLineChars="100"/>
        <w:jc w:val="left"/>
      </w:pPr>
      <w:r>
        <w:rPr>
          <w:rFonts w:hint="eastAsia" w:ascii="AzoSans-Bold" w:hAnsi="AzoSans-Bold" w:eastAsia="AzoSans-Bold" w:cs="AzoSans-Bold"/>
          <w:b/>
          <w:color w:val="000000"/>
          <w:kern w:val="0"/>
          <w:sz w:val="28"/>
          <w:szCs w:val="28"/>
          <w:lang w:val="en-US" w:eastAsia="zh-CN" w:bidi="ar"/>
        </w:rPr>
        <w:t>负责AI部署的主要团队</w:t>
      </w:r>
    </w:p>
    <w:p>
      <w:pPr>
        <w:pStyle w:val="6"/>
        <w:spacing w:before="294" w:line="276" w:lineRule="auto"/>
        <w:ind w:left="920" w:right="1623"/>
      </w:pPr>
      <w:r>
        <w:rPr>
          <w:w w:val="115"/>
        </w:rPr>
        <w:t>In the realm of AI deployment in security products, the responsibility predominantly falls on the Security</w:t>
      </w:r>
      <w:r>
        <w:rPr>
          <w:spacing w:val="-4"/>
          <w:w w:val="115"/>
        </w:rPr>
        <w:t xml:space="preserve"> </w:t>
      </w:r>
      <w:r>
        <w:rPr>
          <w:w w:val="115"/>
        </w:rPr>
        <w:t>Team</w:t>
      </w:r>
      <w:r>
        <w:rPr>
          <w:spacing w:val="-4"/>
          <w:w w:val="115"/>
        </w:rPr>
        <w:t xml:space="preserve"> </w:t>
      </w:r>
      <w:r>
        <w:rPr>
          <w:w w:val="115"/>
        </w:rPr>
        <w:t>and</w:t>
      </w:r>
      <w:r>
        <w:rPr>
          <w:spacing w:val="-4"/>
          <w:w w:val="115"/>
        </w:rPr>
        <w:t xml:space="preserve"> </w:t>
      </w:r>
      <w:r>
        <w:rPr>
          <w:w w:val="115"/>
        </w:rPr>
        <w:t>IT</w:t>
      </w:r>
      <w:r>
        <w:rPr>
          <w:spacing w:val="-4"/>
          <w:w w:val="115"/>
        </w:rPr>
        <w:t xml:space="preserve"> </w:t>
      </w:r>
      <w:r>
        <w:rPr>
          <w:w w:val="115"/>
        </w:rPr>
        <w:t>Department,</w:t>
      </w:r>
      <w:r>
        <w:rPr>
          <w:spacing w:val="-4"/>
          <w:w w:val="115"/>
        </w:rPr>
        <w:t xml:space="preserve"> </w:t>
      </w:r>
      <w:r>
        <w:rPr>
          <w:w w:val="115"/>
        </w:rPr>
        <w:t>with</w:t>
      </w:r>
      <w:r>
        <w:rPr>
          <w:spacing w:val="-4"/>
          <w:w w:val="115"/>
        </w:rPr>
        <w:t xml:space="preserve"> </w:t>
      </w:r>
      <w:r>
        <w:rPr>
          <w:w w:val="115"/>
        </w:rPr>
        <w:t>24%</w:t>
      </w:r>
      <w:r>
        <w:rPr>
          <w:spacing w:val="-4"/>
          <w:w w:val="115"/>
        </w:rPr>
        <w:t xml:space="preserve"> </w:t>
      </w:r>
      <w:r>
        <w:rPr>
          <w:w w:val="115"/>
        </w:rPr>
        <w:t>and</w:t>
      </w:r>
      <w:r>
        <w:rPr>
          <w:spacing w:val="-4"/>
          <w:w w:val="115"/>
        </w:rPr>
        <w:t xml:space="preserve"> </w:t>
      </w:r>
      <w:r>
        <w:rPr>
          <w:w w:val="115"/>
        </w:rPr>
        <w:t>21%,</w:t>
      </w:r>
      <w:r>
        <w:rPr>
          <w:spacing w:val="-4"/>
          <w:w w:val="115"/>
        </w:rPr>
        <w:t xml:space="preserve"> </w:t>
      </w:r>
      <w:r>
        <w:rPr>
          <w:w w:val="115"/>
        </w:rPr>
        <w:t>respectively</w:t>
      </w:r>
      <w:r>
        <w:rPr>
          <w:spacing w:val="-4"/>
          <w:w w:val="115"/>
        </w:rPr>
        <w:t xml:space="preserve"> </w:t>
      </w:r>
      <w:r>
        <w:rPr>
          <w:w w:val="115"/>
        </w:rPr>
        <w:t>taking</w:t>
      </w:r>
      <w:r>
        <w:rPr>
          <w:spacing w:val="-4"/>
          <w:w w:val="115"/>
        </w:rPr>
        <w:t xml:space="preserve"> </w:t>
      </w:r>
      <w:r>
        <w:rPr>
          <w:w w:val="115"/>
        </w:rPr>
        <w:t>the</w:t>
      </w:r>
      <w:r>
        <w:rPr>
          <w:spacing w:val="-4"/>
          <w:w w:val="115"/>
        </w:rPr>
        <w:t xml:space="preserve"> </w:t>
      </w:r>
      <w:r>
        <w:rPr>
          <w:w w:val="115"/>
        </w:rPr>
        <w:t>lead.</w:t>
      </w:r>
      <w:r>
        <w:rPr>
          <w:spacing w:val="-4"/>
          <w:w w:val="115"/>
        </w:rPr>
        <w:t xml:space="preserve"> </w:t>
      </w:r>
      <w:r>
        <w:rPr>
          <w:w w:val="115"/>
        </w:rPr>
        <w:t>This</w:t>
      </w:r>
      <w:r>
        <w:rPr>
          <w:spacing w:val="-4"/>
          <w:w w:val="115"/>
        </w:rPr>
        <w:t xml:space="preserve"> </w:t>
      </w:r>
      <w:r>
        <w:rPr>
          <w:w w:val="115"/>
        </w:rPr>
        <w:t>is</w:t>
      </w:r>
      <w:r>
        <w:rPr>
          <w:spacing w:val="-4"/>
          <w:w w:val="115"/>
        </w:rPr>
        <w:t xml:space="preserve"> </w:t>
      </w:r>
      <w:r>
        <w:rPr>
          <w:w w:val="115"/>
        </w:rPr>
        <w:t>followed by the Data Science/Analytics team and a Dedicated AI/ML team, handling the task in 16% and 13% of organizations. Interestingly, Senior Management/Leadership and DevOps teams play a</w:t>
      </w:r>
    </w:p>
    <w:p>
      <w:pPr>
        <w:pStyle w:val="6"/>
        <w:spacing w:line="276" w:lineRule="auto"/>
        <w:ind w:left="920" w:right="1483"/>
        <w:rPr>
          <w:w w:val="115"/>
        </w:rPr>
      </w:pPr>
      <w:r>
        <w:rPr>
          <w:w w:val="115"/>
        </w:rPr>
        <w:t>smaller yet significant role, at 9% and 8%, respectively. This distribution highlights a trend where AI deployment</w:t>
      </w:r>
      <w:r>
        <w:rPr>
          <w:spacing w:val="-3"/>
          <w:w w:val="115"/>
        </w:rPr>
        <w:t xml:space="preserve"> </w:t>
      </w:r>
      <w:r>
        <w:rPr>
          <w:w w:val="115"/>
        </w:rPr>
        <w:t>is</w:t>
      </w:r>
      <w:r>
        <w:rPr>
          <w:spacing w:val="-3"/>
          <w:w w:val="115"/>
        </w:rPr>
        <w:t xml:space="preserve"> </w:t>
      </w:r>
      <w:r>
        <w:rPr>
          <w:w w:val="115"/>
        </w:rPr>
        <w:t>often</w:t>
      </w:r>
      <w:r>
        <w:rPr>
          <w:spacing w:val="-3"/>
          <w:w w:val="115"/>
        </w:rPr>
        <w:t xml:space="preserve"> </w:t>
      </w:r>
      <w:r>
        <w:rPr>
          <w:w w:val="115"/>
        </w:rPr>
        <w:t>managed</w:t>
      </w:r>
      <w:r>
        <w:rPr>
          <w:spacing w:val="-3"/>
          <w:w w:val="115"/>
        </w:rPr>
        <w:t xml:space="preserve"> </w:t>
      </w:r>
      <w:r>
        <w:rPr>
          <w:w w:val="115"/>
        </w:rPr>
        <w:t>by</w:t>
      </w:r>
      <w:r>
        <w:rPr>
          <w:spacing w:val="-3"/>
          <w:w w:val="115"/>
        </w:rPr>
        <w:t xml:space="preserve"> </w:t>
      </w:r>
      <w:r>
        <w:rPr>
          <w:w w:val="115"/>
        </w:rPr>
        <w:t>teams</w:t>
      </w:r>
      <w:r>
        <w:rPr>
          <w:spacing w:val="-3"/>
          <w:w w:val="115"/>
        </w:rPr>
        <w:t xml:space="preserve"> </w:t>
      </w:r>
      <w:r>
        <w:rPr>
          <w:w w:val="115"/>
        </w:rPr>
        <w:t>directly</w:t>
      </w:r>
      <w:r>
        <w:rPr>
          <w:spacing w:val="-3"/>
          <w:w w:val="115"/>
        </w:rPr>
        <w:t xml:space="preserve"> </w:t>
      </w:r>
      <w:r>
        <w:rPr>
          <w:w w:val="115"/>
        </w:rPr>
        <w:t>involved</w:t>
      </w:r>
      <w:r>
        <w:rPr>
          <w:spacing w:val="-3"/>
          <w:w w:val="115"/>
        </w:rPr>
        <w:t xml:space="preserve"> </w:t>
      </w:r>
      <w:r>
        <w:rPr>
          <w:w w:val="115"/>
        </w:rPr>
        <w:t>in</w:t>
      </w:r>
      <w:r>
        <w:rPr>
          <w:spacing w:val="-3"/>
          <w:w w:val="115"/>
        </w:rPr>
        <w:t xml:space="preserve"> </w:t>
      </w:r>
      <w:r>
        <w:rPr>
          <w:w w:val="115"/>
        </w:rPr>
        <w:t>technical</w:t>
      </w:r>
      <w:r>
        <w:rPr>
          <w:spacing w:val="-3"/>
          <w:w w:val="115"/>
        </w:rPr>
        <w:t xml:space="preserve"> </w:t>
      </w:r>
      <w:r>
        <w:rPr>
          <w:w w:val="115"/>
        </w:rPr>
        <w:t>and</w:t>
      </w:r>
      <w:r>
        <w:rPr>
          <w:spacing w:val="-3"/>
          <w:w w:val="115"/>
        </w:rPr>
        <w:t xml:space="preserve"> </w:t>
      </w:r>
      <w:r>
        <w:rPr>
          <w:w w:val="115"/>
        </w:rPr>
        <w:t>security</w:t>
      </w:r>
      <w:r>
        <w:rPr>
          <w:spacing w:val="-3"/>
          <w:w w:val="115"/>
        </w:rPr>
        <w:t xml:space="preserve"> </w:t>
      </w:r>
      <w:r>
        <w:rPr>
          <w:w w:val="115"/>
        </w:rPr>
        <w:t>aspects,</w:t>
      </w:r>
      <w:r>
        <w:rPr>
          <w:spacing w:val="-3"/>
          <w:w w:val="115"/>
        </w:rPr>
        <w:t xml:space="preserve"> </w:t>
      </w:r>
      <w:r>
        <w:rPr>
          <w:w w:val="115"/>
        </w:rPr>
        <w:t>although cross-functional collaboration and senior leadership also play crucial roles in guiding AI strategies.</w:t>
      </w:r>
    </w:p>
    <w:p>
      <w:pPr>
        <w:pStyle w:val="6"/>
        <w:spacing w:line="276" w:lineRule="auto"/>
        <w:ind w:left="920" w:right="1483"/>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在安全产品中的人工智能部署领域，责任主要落在安全团队和IT部门，分别占24%和21%。其次是数据科学/分析团队和专门的人工智能/机器学习团队，分别在16%和13%的组织中处理这项任务。有趣的是，公司高层和DevOps团队所扮演的角色较小但重要，分别占9%和8%。这种分布突出了人工智能部署通常由直接参与技术和安全方面的团队管理的趋势，尽管跨职能协作和公司高层在指导人工智能战略方面也发挥着关键作用。</w:t>
      </w:r>
    </w:p>
    <w:p>
      <w:pPr>
        <w:pStyle w:val="6"/>
        <w:spacing w:line="276" w:lineRule="auto"/>
        <w:ind w:left="920" w:right="1483"/>
        <w:rPr>
          <w:w w:val="115"/>
        </w:rPr>
      </w:pPr>
    </w:p>
    <w:p>
      <w:pPr>
        <w:pStyle w:val="6"/>
      </w:pPr>
    </w:p>
    <w:p>
      <w:pPr>
        <w:pStyle w:val="6"/>
        <w:spacing w:before="7"/>
        <w:rPr>
          <w:sz w:val="13"/>
        </w:rPr>
      </w:pPr>
    </w:p>
    <w:p>
      <w:pPr>
        <w:pStyle w:val="6"/>
        <w:spacing w:before="7"/>
        <w:rPr>
          <w:sz w:val="13"/>
        </w:rPr>
      </w:pPr>
    </w:p>
    <w:p>
      <w:pPr>
        <w:pStyle w:val="6"/>
        <w:spacing w:before="7"/>
        <w:rPr>
          <w:sz w:val="13"/>
        </w:rPr>
      </w:pPr>
      <w:r>
        <mc:AlternateContent>
          <mc:Choice Requires="wps">
            <w:drawing>
              <wp:anchor distT="0" distB="0" distL="114300" distR="114300" simplePos="0" relativeHeight="252063744" behindDoc="1" locked="0" layoutInCell="1" allowOverlap="1">
                <wp:simplePos x="0" y="0"/>
                <wp:positionH relativeFrom="page">
                  <wp:posOffset>1954530</wp:posOffset>
                </wp:positionH>
                <wp:positionV relativeFrom="paragraph">
                  <wp:posOffset>120015</wp:posOffset>
                </wp:positionV>
                <wp:extent cx="3863975" cy="433070"/>
                <wp:effectExtent l="0" t="0" r="9525" b="11430"/>
                <wp:wrapTopAndBottom/>
                <wp:docPr id="1121" name="文本框 1121"/>
                <wp:cNvGraphicFramePr/>
                <a:graphic xmlns:a="http://schemas.openxmlformats.org/drawingml/2006/main">
                  <a:graphicData uri="http://schemas.microsoft.com/office/word/2010/wordprocessingShape">
                    <wps:wsp>
                      <wps:cNvSpPr txBox="1"/>
                      <wps:spPr>
                        <a:xfrm>
                          <a:off x="0" y="0"/>
                          <a:ext cx="3863975" cy="433070"/>
                        </a:xfrm>
                        <a:prstGeom prst="rect">
                          <a:avLst/>
                        </a:prstGeom>
                        <a:solidFill>
                          <a:srgbClr val="EEF3F8"/>
                        </a:solidFill>
                        <a:ln>
                          <a:noFill/>
                        </a:ln>
                      </wps:spPr>
                      <wps:txbx>
                        <w:txbxContent>
                          <w:p>
                            <w:pPr>
                              <w:spacing w:before="56"/>
                              <w:ind w:left="82" w:right="0" w:firstLine="0"/>
                              <w:jc w:val="left"/>
                              <w:rPr>
                                <w:rFonts w:ascii="Verdana"/>
                                <w:i/>
                                <w:color w:val="454C5B"/>
                                <w:spacing w:val="-2"/>
                                <w:w w:val="90"/>
                                <w:sz w:val="17"/>
                              </w:rPr>
                            </w:pPr>
                            <w:r>
                              <w:rPr>
                                <w:rFonts w:ascii="Verdana"/>
                                <w:i/>
                                <w:color w:val="454C5B"/>
                                <w:w w:val="90"/>
                                <w:sz w:val="17"/>
                              </w:rPr>
                              <w:t>Which</w:t>
                            </w:r>
                            <w:r>
                              <w:rPr>
                                <w:rFonts w:ascii="Verdana"/>
                                <w:i/>
                                <w:color w:val="454C5B"/>
                                <w:spacing w:val="-5"/>
                                <w:w w:val="90"/>
                                <w:sz w:val="17"/>
                              </w:rPr>
                              <w:t xml:space="preserve"> </w:t>
                            </w:r>
                            <w:r>
                              <w:rPr>
                                <w:rFonts w:ascii="Verdana"/>
                                <w:i/>
                                <w:color w:val="454C5B"/>
                                <w:w w:val="90"/>
                                <w:sz w:val="17"/>
                              </w:rPr>
                              <w:t>team</w:t>
                            </w:r>
                            <w:r>
                              <w:rPr>
                                <w:rFonts w:ascii="Verdana"/>
                                <w:i/>
                                <w:color w:val="454C5B"/>
                                <w:spacing w:val="-4"/>
                                <w:w w:val="90"/>
                                <w:sz w:val="17"/>
                              </w:rPr>
                              <w:t xml:space="preserve"> </w:t>
                            </w:r>
                            <w:r>
                              <w:rPr>
                                <w:rFonts w:ascii="Verdana"/>
                                <w:i/>
                                <w:color w:val="454C5B"/>
                                <w:w w:val="90"/>
                                <w:sz w:val="17"/>
                              </w:rPr>
                              <w:t>is</w:t>
                            </w:r>
                            <w:r>
                              <w:rPr>
                                <w:rFonts w:ascii="Verdana"/>
                                <w:i/>
                                <w:color w:val="454C5B"/>
                                <w:spacing w:val="-4"/>
                                <w:w w:val="90"/>
                                <w:sz w:val="17"/>
                              </w:rPr>
                              <w:t xml:space="preserve"> </w:t>
                            </w:r>
                            <w:r>
                              <w:rPr>
                                <w:rFonts w:ascii="Verdana"/>
                                <w:i/>
                                <w:color w:val="454C5B"/>
                                <w:w w:val="90"/>
                                <w:sz w:val="17"/>
                              </w:rPr>
                              <w:t>primarily</w:t>
                            </w:r>
                            <w:r>
                              <w:rPr>
                                <w:rFonts w:ascii="Verdana"/>
                                <w:i/>
                                <w:color w:val="454C5B"/>
                                <w:spacing w:val="-4"/>
                                <w:w w:val="90"/>
                                <w:sz w:val="17"/>
                              </w:rPr>
                              <w:t xml:space="preserve"> </w:t>
                            </w:r>
                            <w:r>
                              <w:rPr>
                                <w:rFonts w:ascii="Verdana"/>
                                <w:i/>
                                <w:color w:val="454C5B"/>
                                <w:w w:val="90"/>
                                <w:sz w:val="17"/>
                              </w:rPr>
                              <w:t>responsible</w:t>
                            </w:r>
                            <w:r>
                              <w:rPr>
                                <w:rFonts w:ascii="Verdana"/>
                                <w:i/>
                                <w:color w:val="454C5B"/>
                                <w:spacing w:val="-4"/>
                                <w:w w:val="90"/>
                                <w:sz w:val="17"/>
                              </w:rPr>
                              <w:t xml:space="preserve"> </w:t>
                            </w:r>
                            <w:r>
                              <w:rPr>
                                <w:rFonts w:ascii="Verdana"/>
                                <w:i/>
                                <w:color w:val="454C5B"/>
                                <w:w w:val="90"/>
                                <w:sz w:val="17"/>
                              </w:rPr>
                              <w:t>for</w:t>
                            </w:r>
                            <w:r>
                              <w:rPr>
                                <w:rFonts w:ascii="Verdana"/>
                                <w:i/>
                                <w:color w:val="454C5B"/>
                                <w:spacing w:val="-4"/>
                                <w:w w:val="90"/>
                                <w:sz w:val="17"/>
                              </w:rPr>
                              <w:t xml:space="preserve"> </w:t>
                            </w:r>
                            <w:r>
                              <w:rPr>
                                <w:rFonts w:ascii="Verdana"/>
                                <w:i/>
                                <w:color w:val="454C5B"/>
                                <w:w w:val="90"/>
                                <w:sz w:val="17"/>
                              </w:rPr>
                              <w:t>AI</w:t>
                            </w:r>
                            <w:r>
                              <w:rPr>
                                <w:rFonts w:ascii="Verdana"/>
                                <w:i/>
                                <w:color w:val="454C5B"/>
                                <w:spacing w:val="-4"/>
                                <w:w w:val="90"/>
                                <w:sz w:val="17"/>
                              </w:rPr>
                              <w:t xml:space="preserve"> </w:t>
                            </w:r>
                            <w:r>
                              <w:rPr>
                                <w:rFonts w:ascii="Verdana"/>
                                <w:i/>
                                <w:color w:val="454C5B"/>
                                <w:w w:val="90"/>
                                <w:sz w:val="17"/>
                              </w:rPr>
                              <w:t>deployment</w:t>
                            </w:r>
                            <w:r>
                              <w:rPr>
                                <w:rFonts w:ascii="Verdana"/>
                                <w:i/>
                                <w:color w:val="454C5B"/>
                                <w:spacing w:val="-4"/>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w w:val="90"/>
                                <w:sz w:val="17"/>
                              </w:rPr>
                              <w:t>your</w:t>
                            </w:r>
                            <w:r>
                              <w:rPr>
                                <w:rFonts w:ascii="Verdana"/>
                                <w:i/>
                                <w:color w:val="454C5B"/>
                                <w:spacing w:val="-4"/>
                                <w:w w:val="90"/>
                                <w:sz w:val="17"/>
                              </w:rPr>
                              <w:t xml:space="preserve"> </w:t>
                            </w:r>
                            <w:r>
                              <w:rPr>
                                <w:rFonts w:ascii="Verdana"/>
                                <w:i/>
                                <w:color w:val="454C5B"/>
                                <w:spacing w:val="-2"/>
                                <w:w w:val="90"/>
                                <w:sz w:val="17"/>
                              </w:rPr>
                              <w:t>organization?</w:t>
                            </w:r>
                          </w:p>
                          <w:p>
                            <w:pPr>
                              <w:spacing w:before="56"/>
                              <w:ind w:left="82" w:right="0" w:firstLine="0"/>
                              <w:jc w:val="left"/>
                              <w:rPr>
                                <w:rFonts w:ascii="Verdana"/>
                                <w:i/>
                                <w:color w:val="454C5B"/>
                                <w:spacing w:val="-2"/>
                                <w:w w:val="90"/>
                                <w:sz w:val="17"/>
                              </w:rPr>
                            </w:pPr>
                            <w:r>
                              <w:rPr>
                                <w:rFonts w:hint="eastAsia" w:ascii="Verdana"/>
                                <w:i/>
                                <w:color w:val="454C5B"/>
                                <w:spacing w:val="-2"/>
                                <w:w w:val="90"/>
                                <w:sz w:val="17"/>
                              </w:rPr>
                              <w:t>哪个团队主要负责您组织中的人工智能部署？</w:t>
                            </w:r>
                          </w:p>
                        </w:txbxContent>
                      </wps:txbx>
                      <wps:bodyPr lIns="0" tIns="0" rIns="0" bIns="0" upright="1"/>
                    </wps:wsp>
                  </a:graphicData>
                </a:graphic>
              </wp:anchor>
            </w:drawing>
          </mc:Choice>
          <mc:Fallback>
            <w:pict>
              <v:shape id="_x0000_s1026" o:spid="_x0000_s1026" o:spt="202" type="#_x0000_t202" style="position:absolute;left:0pt;margin-left:153.9pt;margin-top:9.45pt;height:34.1pt;width:304.25pt;mso-position-horizontal-relative:page;mso-wrap-distance-bottom:0pt;mso-wrap-distance-top:0pt;z-index:-251252736;mso-width-relative:page;mso-height-relative:page;" fillcolor="#EEF3F8" filled="t" stroked="f" coordsize="21600,21600" o:gfxdata="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QdRuDXAAAACQEAAA8AAAAAAAAAAQAg&#10;AAAAIgAAAGRycy9kb3ducmV2LnhtbFBLAQIUABQAAAAIAIdO4kCxRhpE1gEAAKEDAAAOAAAAAAAA&#10;AAEAIAAAACYBAABkcnMvZTJvRG9jLnhtbFBLBQYAAAAABgAGAFkBAABuBQAAAAA=&#10;">
                <v:fill on="t" focussize="0,0"/>
                <v:stroke on="f"/>
                <v:imagedata o:title=""/>
                <o:lock v:ext="edit" aspectratio="f"/>
                <v:textbox inset="0mm,0mm,0mm,0mm">
                  <w:txbxContent>
                    <w:p>
                      <w:pPr>
                        <w:spacing w:before="56"/>
                        <w:ind w:left="82" w:right="0" w:firstLine="0"/>
                        <w:jc w:val="left"/>
                        <w:rPr>
                          <w:rFonts w:ascii="Verdana"/>
                          <w:i/>
                          <w:color w:val="454C5B"/>
                          <w:spacing w:val="-2"/>
                          <w:w w:val="90"/>
                          <w:sz w:val="17"/>
                        </w:rPr>
                      </w:pPr>
                      <w:r>
                        <w:rPr>
                          <w:rFonts w:ascii="Verdana"/>
                          <w:i/>
                          <w:color w:val="454C5B"/>
                          <w:w w:val="90"/>
                          <w:sz w:val="17"/>
                        </w:rPr>
                        <w:t>Which</w:t>
                      </w:r>
                      <w:r>
                        <w:rPr>
                          <w:rFonts w:ascii="Verdana"/>
                          <w:i/>
                          <w:color w:val="454C5B"/>
                          <w:spacing w:val="-5"/>
                          <w:w w:val="90"/>
                          <w:sz w:val="17"/>
                        </w:rPr>
                        <w:t xml:space="preserve"> </w:t>
                      </w:r>
                      <w:r>
                        <w:rPr>
                          <w:rFonts w:ascii="Verdana"/>
                          <w:i/>
                          <w:color w:val="454C5B"/>
                          <w:w w:val="90"/>
                          <w:sz w:val="17"/>
                        </w:rPr>
                        <w:t>team</w:t>
                      </w:r>
                      <w:r>
                        <w:rPr>
                          <w:rFonts w:ascii="Verdana"/>
                          <w:i/>
                          <w:color w:val="454C5B"/>
                          <w:spacing w:val="-4"/>
                          <w:w w:val="90"/>
                          <w:sz w:val="17"/>
                        </w:rPr>
                        <w:t xml:space="preserve"> </w:t>
                      </w:r>
                      <w:r>
                        <w:rPr>
                          <w:rFonts w:ascii="Verdana"/>
                          <w:i/>
                          <w:color w:val="454C5B"/>
                          <w:w w:val="90"/>
                          <w:sz w:val="17"/>
                        </w:rPr>
                        <w:t>is</w:t>
                      </w:r>
                      <w:r>
                        <w:rPr>
                          <w:rFonts w:ascii="Verdana"/>
                          <w:i/>
                          <w:color w:val="454C5B"/>
                          <w:spacing w:val="-4"/>
                          <w:w w:val="90"/>
                          <w:sz w:val="17"/>
                        </w:rPr>
                        <w:t xml:space="preserve"> </w:t>
                      </w:r>
                      <w:r>
                        <w:rPr>
                          <w:rFonts w:ascii="Verdana"/>
                          <w:i/>
                          <w:color w:val="454C5B"/>
                          <w:w w:val="90"/>
                          <w:sz w:val="17"/>
                        </w:rPr>
                        <w:t>primarily</w:t>
                      </w:r>
                      <w:r>
                        <w:rPr>
                          <w:rFonts w:ascii="Verdana"/>
                          <w:i/>
                          <w:color w:val="454C5B"/>
                          <w:spacing w:val="-4"/>
                          <w:w w:val="90"/>
                          <w:sz w:val="17"/>
                        </w:rPr>
                        <w:t xml:space="preserve"> </w:t>
                      </w:r>
                      <w:r>
                        <w:rPr>
                          <w:rFonts w:ascii="Verdana"/>
                          <w:i/>
                          <w:color w:val="454C5B"/>
                          <w:w w:val="90"/>
                          <w:sz w:val="17"/>
                        </w:rPr>
                        <w:t>responsible</w:t>
                      </w:r>
                      <w:r>
                        <w:rPr>
                          <w:rFonts w:ascii="Verdana"/>
                          <w:i/>
                          <w:color w:val="454C5B"/>
                          <w:spacing w:val="-4"/>
                          <w:w w:val="90"/>
                          <w:sz w:val="17"/>
                        </w:rPr>
                        <w:t xml:space="preserve"> </w:t>
                      </w:r>
                      <w:r>
                        <w:rPr>
                          <w:rFonts w:ascii="Verdana"/>
                          <w:i/>
                          <w:color w:val="454C5B"/>
                          <w:w w:val="90"/>
                          <w:sz w:val="17"/>
                        </w:rPr>
                        <w:t>for</w:t>
                      </w:r>
                      <w:r>
                        <w:rPr>
                          <w:rFonts w:ascii="Verdana"/>
                          <w:i/>
                          <w:color w:val="454C5B"/>
                          <w:spacing w:val="-4"/>
                          <w:w w:val="90"/>
                          <w:sz w:val="17"/>
                        </w:rPr>
                        <w:t xml:space="preserve"> </w:t>
                      </w:r>
                      <w:r>
                        <w:rPr>
                          <w:rFonts w:ascii="Verdana"/>
                          <w:i/>
                          <w:color w:val="454C5B"/>
                          <w:w w:val="90"/>
                          <w:sz w:val="17"/>
                        </w:rPr>
                        <w:t>AI</w:t>
                      </w:r>
                      <w:r>
                        <w:rPr>
                          <w:rFonts w:ascii="Verdana"/>
                          <w:i/>
                          <w:color w:val="454C5B"/>
                          <w:spacing w:val="-4"/>
                          <w:w w:val="90"/>
                          <w:sz w:val="17"/>
                        </w:rPr>
                        <w:t xml:space="preserve"> </w:t>
                      </w:r>
                      <w:r>
                        <w:rPr>
                          <w:rFonts w:ascii="Verdana"/>
                          <w:i/>
                          <w:color w:val="454C5B"/>
                          <w:w w:val="90"/>
                          <w:sz w:val="17"/>
                        </w:rPr>
                        <w:t>deployment</w:t>
                      </w:r>
                      <w:r>
                        <w:rPr>
                          <w:rFonts w:ascii="Verdana"/>
                          <w:i/>
                          <w:color w:val="454C5B"/>
                          <w:spacing w:val="-4"/>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w w:val="90"/>
                          <w:sz w:val="17"/>
                        </w:rPr>
                        <w:t>your</w:t>
                      </w:r>
                      <w:r>
                        <w:rPr>
                          <w:rFonts w:ascii="Verdana"/>
                          <w:i/>
                          <w:color w:val="454C5B"/>
                          <w:spacing w:val="-4"/>
                          <w:w w:val="90"/>
                          <w:sz w:val="17"/>
                        </w:rPr>
                        <w:t xml:space="preserve"> </w:t>
                      </w:r>
                      <w:r>
                        <w:rPr>
                          <w:rFonts w:ascii="Verdana"/>
                          <w:i/>
                          <w:color w:val="454C5B"/>
                          <w:spacing w:val="-2"/>
                          <w:w w:val="90"/>
                          <w:sz w:val="17"/>
                        </w:rPr>
                        <w:t>organization?</w:t>
                      </w:r>
                    </w:p>
                    <w:p>
                      <w:pPr>
                        <w:spacing w:before="56"/>
                        <w:ind w:left="82" w:right="0" w:firstLine="0"/>
                        <w:jc w:val="left"/>
                        <w:rPr>
                          <w:rFonts w:ascii="Verdana"/>
                          <w:i/>
                          <w:color w:val="454C5B"/>
                          <w:spacing w:val="-2"/>
                          <w:w w:val="90"/>
                          <w:sz w:val="17"/>
                        </w:rPr>
                      </w:pPr>
                      <w:r>
                        <w:rPr>
                          <w:rFonts w:hint="eastAsia" w:ascii="Verdana"/>
                          <w:i/>
                          <w:color w:val="454C5B"/>
                          <w:spacing w:val="-2"/>
                          <w:w w:val="90"/>
                          <w:sz w:val="17"/>
                        </w:rPr>
                        <w:t>哪个团队主要负责您组织中的人工智能部署？</w:t>
                      </w:r>
                    </w:p>
                  </w:txbxContent>
                </v:textbox>
                <w10:wrap type="topAndBottom"/>
              </v:shape>
            </w:pict>
          </mc:Fallback>
        </mc:AlternateContent>
      </w:r>
    </w:p>
    <w:p>
      <w:pPr>
        <w:pStyle w:val="6"/>
      </w:pPr>
    </w:p>
    <w:p>
      <w:pPr>
        <w:pStyle w:val="6"/>
      </w:pPr>
    </w:p>
    <w:p>
      <w:pPr>
        <w:pStyle w:val="6"/>
      </w:pPr>
    </w:p>
    <w:p>
      <w:pPr>
        <w:pStyle w:val="6"/>
      </w:pPr>
      <w:r>
        <w:pict>
          <v:shape id="_x0000_s1063" o:spid="_x0000_s1063" o:spt="136" type="#_x0000_t136" style="position:absolute;left:0pt;margin-left:424.95pt;margin-top:9.35pt;height:7pt;width:34.8pt;mso-position-horizontal-relative:page;rotation:-2949120f;z-index:252043264;mso-width-relative:page;mso-height-relative:page;" fillcolor="#231F37" filled="t" stroked="f" coordsize="21600,21600" adj="10800">
            <v:path/>
            <v:fill on="t" color2="#FFFFFF" focussize="0,0"/>
            <v:stroke on="f"/>
            <v:imagedata o:title=""/>
            <o:lock v:ext="edit" aspectratio="f"/>
            <v:textpath on="t" fitshape="t" fitpath="t" trim="t" xscale="f" string="高级管理层/领导层" style="font-family:Calibri;font-size:7pt;v-text-align:center;"/>
          </v:shape>
        </w:pict>
      </w:r>
      <w:r>
        <w:pict>
          <v:shape id="_x0000_s1064" o:spid="_x0000_s1064" o:spt="136" type="#_x0000_t136" style="position:absolute;left:0pt;margin-left:300.55pt;margin-top:4.45pt;height:7pt;width:47.15pt;mso-position-horizontal-relative:page;rotation:-2949120f;z-index:252041216;mso-width-relative:page;mso-height-relative:page;" fillcolor="#231F37" filled="t" stroked="f" coordsize="21600,21600" adj="10800">
            <v:path/>
            <v:fill on="t" color2="#FFFFFF" focussize="0,0"/>
            <v:stroke on="f"/>
            <v:imagedata o:title=""/>
            <o:lock v:ext="edit" aspectratio="f"/>
            <v:textpath on="t" fitshape="t" fitpath="t" trim="t" xscale="f" string="数据科学/分析团队" style="font-family:Calibri;font-size:7pt;v-text-align:center;"/>
          </v:shape>
        </w:pict>
      </w:r>
    </w:p>
    <w:p>
      <w:pPr>
        <w:pStyle w:val="6"/>
      </w:pPr>
    </w:p>
    <w:p>
      <w:pPr>
        <w:pStyle w:val="6"/>
      </w:pPr>
    </w:p>
    <w:p>
      <w:pPr>
        <w:pStyle w:val="6"/>
      </w:pPr>
    </w:p>
    <w:p>
      <w:pPr>
        <w:pStyle w:val="6"/>
        <w:spacing w:before="9"/>
        <w:rPr>
          <w:sz w:val="14"/>
        </w:rPr>
      </w:pPr>
    </w:p>
    <w:p>
      <w:pPr>
        <w:spacing w:before="101"/>
        <w:ind w:left="0" w:right="1393" w:firstLine="0"/>
        <w:jc w:val="right"/>
        <w:rPr>
          <w:rFonts w:ascii="Century Gothic"/>
          <w:b/>
          <w:sz w:val="14"/>
        </w:rPr>
      </w:pPr>
      <w:r>
        <mc:AlternateContent>
          <mc:Choice Requires="wpg">
            <w:drawing>
              <wp:anchor distT="0" distB="0" distL="114300" distR="114300" simplePos="0" relativeHeight="252039168" behindDoc="0" locked="0" layoutInCell="1" allowOverlap="1">
                <wp:simplePos x="0" y="0"/>
                <wp:positionH relativeFrom="page">
                  <wp:posOffset>913765</wp:posOffset>
                </wp:positionH>
                <wp:positionV relativeFrom="paragraph">
                  <wp:posOffset>-381000</wp:posOffset>
                </wp:positionV>
                <wp:extent cx="5939155" cy="441960"/>
                <wp:effectExtent l="635" t="0" r="3810" b="2540"/>
                <wp:wrapNone/>
                <wp:docPr id="1122" name="组合 1122"/>
                <wp:cNvGraphicFramePr/>
                <a:graphic xmlns:a="http://schemas.openxmlformats.org/drawingml/2006/main">
                  <a:graphicData uri="http://schemas.microsoft.com/office/word/2010/wordprocessingGroup">
                    <wpg:wgp>
                      <wpg:cNvGrpSpPr/>
                      <wpg:grpSpPr>
                        <a:xfrm>
                          <a:off x="0" y="0"/>
                          <a:ext cx="5939155" cy="441960"/>
                          <a:chOff x="1440" y="-601"/>
                          <a:chExt cx="9353" cy="696"/>
                        </a:xfrm>
                      </wpg:grpSpPr>
                      <wps:wsp>
                        <wps:cNvPr id="1123" name="矩形 327"/>
                        <wps:cNvSpPr/>
                        <wps:spPr>
                          <a:xfrm>
                            <a:off x="10699" y="-591"/>
                            <a:ext cx="93" cy="536"/>
                          </a:xfrm>
                          <a:prstGeom prst="rect">
                            <a:avLst/>
                          </a:prstGeom>
                          <a:solidFill>
                            <a:srgbClr val="DCE5EE"/>
                          </a:solidFill>
                          <a:ln>
                            <a:noFill/>
                          </a:ln>
                        </wps:spPr>
                        <wps:bodyPr upright="1"/>
                      </wps:wsp>
                      <wps:wsp>
                        <wps:cNvPr id="1124" name="矩形 328"/>
                        <wps:cNvSpPr/>
                        <wps:spPr>
                          <a:xfrm>
                            <a:off x="10422" y="-591"/>
                            <a:ext cx="278" cy="536"/>
                          </a:xfrm>
                          <a:prstGeom prst="rect">
                            <a:avLst/>
                          </a:prstGeom>
                          <a:solidFill>
                            <a:srgbClr val="FFE7BD"/>
                          </a:solidFill>
                          <a:ln>
                            <a:noFill/>
                          </a:ln>
                        </wps:spPr>
                        <wps:bodyPr upright="1"/>
                      </wps:wsp>
                      <wps:wsp>
                        <wps:cNvPr id="1125" name="矩形 329"/>
                        <wps:cNvSpPr/>
                        <wps:spPr>
                          <a:xfrm>
                            <a:off x="10422" y="-591"/>
                            <a:ext cx="278" cy="536"/>
                          </a:xfrm>
                          <a:prstGeom prst="rect">
                            <a:avLst/>
                          </a:prstGeom>
                          <a:noFill/>
                          <a:ln w="12624" cap="flat" cmpd="sng">
                            <a:solidFill>
                              <a:srgbClr val="FFFFFF"/>
                            </a:solidFill>
                            <a:prstDash val="solid"/>
                            <a:miter/>
                            <a:headEnd type="none" w="med" len="med"/>
                            <a:tailEnd type="none" w="med" len="med"/>
                          </a:ln>
                        </wps:spPr>
                        <wps:bodyPr upright="1"/>
                      </wps:wsp>
                      <wps:wsp>
                        <wps:cNvPr id="1126" name="矩形 330"/>
                        <wps:cNvSpPr/>
                        <wps:spPr>
                          <a:xfrm>
                            <a:off x="9867" y="-591"/>
                            <a:ext cx="555" cy="536"/>
                          </a:xfrm>
                          <a:prstGeom prst="rect">
                            <a:avLst/>
                          </a:prstGeom>
                          <a:solidFill>
                            <a:srgbClr val="FFDB99"/>
                          </a:solidFill>
                          <a:ln>
                            <a:noFill/>
                          </a:ln>
                        </wps:spPr>
                        <wps:bodyPr upright="1"/>
                      </wps:wsp>
                      <wps:wsp>
                        <wps:cNvPr id="1127" name="矩形 331"/>
                        <wps:cNvSpPr/>
                        <wps:spPr>
                          <a:xfrm>
                            <a:off x="9867" y="-591"/>
                            <a:ext cx="555" cy="536"/>
                          </a:xfrm>
                          <a:prstGeom prst="rect">
                            <a:avLst/>
                          </a:prstGeom>
                          <a:noFill/>
                          <a:ln w="12624" cap="flat" cmpd="sng">
                            <a:solidFill>
                              <a:srgbClr val="FFFFFF"/>
                            </a:solidFill>
                            <a:prstDash val="solid"/>
                            <a:miter/>
                            <a:headEnd type="none" w="med" len="med"/>
                            <a:tailEnd type="none" w="med" len="med"/>
                          </a:ln>
                        </wps:spPr>
                        <wps:bodyPr upright="1"/>
                      </wps:wsp>
                      <wps:wsp>
                        <wps:cNvPr id="1128" name="矩形 332"/>
                        <wps:cNvSpPr/>
                        <wps:spPr>
                          <a:xfrm>
                            <a:off x="9127" y="-591"/>
                            <a:ext cx="740" cy="536"/>
                          </a:xfrm>
                          <a:prstGeom prst="rect">
                            <a:avLst/>
                          </a:prstGeom>
                          <a:solidFill>
                            <a:srgbClr val="FFCA66"/>
                          </a:solidFill>
                          <a:ln>
                            <a:noFill/>
                          </a:ln>
                        </wps:spPr>
                        <wps:bodyPr upright="1"/>
                      </wps:wsp>
                      <wps:wsp>
                        <wps:cNvPr id="1129" name="矩形 333"/>
                        <wps:cNvSpPr/>
                        <wps:spPr>
                          <a:xfrm>
                            <a:off x="9127" y="-591"/>
                            <a:ext cx="740" cy="536"/>
                          </a:xfrm>
                          <a:prstGeom prst="rect">
                            <a:avLst/>
                          </a:prstGeom>
                          <a:noFill/>
                          <a:ln w="12624" cap="flat" cmpd="sng">
                            <a:solidFill>
                              <a:srgbClr val="FFFFFF"/>
                            </a:solidFill>
                            <a:prstDash val="solid"/>
                            <a:miter/>
                            <a:headEnd type="none" w="med" len="med"/>
                            <a:tailEnd type="none" w="med" len="med"/>
                          </a:ln>
                        </wps:spPr>
                        <wps:bodyPr upright="1"/>
                      </wps:wsp>
                      <wps:wsp>
                        <wps:cNvPr id="1130" name="矩形 334"/>
                        <wps:cNvSpPr/>
                        <wps:spPr>
                          <a:xfrm>
                            <a:off x="8294" y="-591"/>
                            <a:ext cx="833" cy="536"/>
                          </a:xfrm>
                          <a:prstGeom prst="rect">
                            <a:avLst/>
                          </a:prstGeom>
                          <a:solidFill>
                            <a:srgbClr val="FFB833"/>
                          </a:solidFill>
                          <a:ln>
                            <a:noFill/>
                          </a:ln>
                        </wps:spPr>
                        <wps:bodyPr upright="1"/>
                      </wps:wsp>
                      <wps:wsp>
                        <wps:cNvPr id="1131" name="矩形 335"/>
                        <wps:cNvSpPr/>
                        <wps:spPr>
                          <a:xfrm>
                            <a:off x="8294" y="-591"/>
                            <a:ext cx="833" cy="536"/>
                          </a:xfrm>
                          <a:prstGeom prst="rect">
                            <a:avLst/>
                          </a:prstGeom>
                          <a:noFill/>
                          <a:ln w="12624" cap="flat" cmpd="sng">
                            <a:solidFill>
                              <a:srgbClr val="FFFFFF"/>
                            </a:solidFill>
                            <a:prstDash val="solid"/>
                            <a:miter/>
                            <a:headEnd type="none" w="med" len="med"/>
                            <a:tailEnd type="none" w="med" len="med"/>
                          </a:ln>
                        </wps:spPr>
                        <wps:bodyPr upright="1"/>
                      </wps:wsp>
                      <wps:wsp>
                        <wps:cNvPr id="1132" name="矩形 336"/>
                        <wps:cNvSpPr/>
                        <wps:spPr>
                          <a:xfrm>
                            <a:off x="7092" y="-591"/>
                            <a:ext cx="1203" cy="536"/>
                          </a:xfrm>
                          <a:prstGeom prst="rect">
                            <a:avLst/>
                          </a:prstGeom>
                          <a:solidFill>
                            <a:srgbClr val="FFA600"/>
                          </a:solidFill>
                          <a:ln>
                            <a:noFill/>
                          </a:ln>
                        </wps:spPr>
                        <wps:bodyPr upright="1"/>
                      </wps:wsp>
                      <wps:wsp>
                        <wps:cNvPr id="1133" name="矩形 337"/>
                        <wps:cNvSpPr/>
                        <wps:spPr>
                          <a:xfrm>
                            <a:off x="7092" y="-591"/>
                            <a:ext cx="1203" cy="536"/>
                          </a:xfrm>
                          <a:prstGeom prst="rect">
                            <a:avLst/>
                          </a:prstGeom>
                          <a:noFill/>
                          <a:ln w="12624" cap="flat" cmpd="sng">
                            <a:solidFill>
                              <a:srgbClr val="FFFFFF"/>
                            </a:solidFill>
                            <a:prstDash val="solid"/>
                            <a:miter/>
                            <a:headEnd type="none" w="med" len="med"/>
                            <a:tailEnd type="none" w="med" len="med"/>
                          </a:ln>
                        </wps:spPr>
                        <wps:bodyPr upright="1"/>
                      </wps:wsp>
                      <wps:wsp>
                        <wps:cNvPr id="1134" name="矩形 338"/>
                        <wps:cNvSpPr/>
                        <wps:spPr>
                          <a:xfrm>
                            <a:off x="5612" y="-591"/>
                            <a:ext cx="1480" cy="536"/>
                          </a:xfrm>
                          <a:prstGeom prst="rect">
                            <a:avLst/>
                          </a:prstGeom>
                          <a:solidFill>
                            <a:srgbClr val="FF9100"/>
                          </a:solidFill>
                          <a:ln>
                            <a:noFill/>
                          </a:ln>
                        </wps:spPr>
                        <wps:bodyPr upright="1"/>
                      </wps:wsp>
                      <wps:wsp>
                        <wps:cNvPr id="1135" name="矩形 339"/>
                        <wps:cNvSpPr/>
                        <wps:spPr>
                          <a:xfrm>
                            <a:off x="5612" y="-591"/>
                            <a:ext cx="1480" cy="536"/>
                          </a:xfrm>
                          <a:prstGeom prst="rect">
                            <a:avLst/>
                          </a:prstGeom>
                          <a:noFill/>
                          <a:ln w="12624" cap="flat" cmpd="sng">
                            <a:solidFill>
                              <a:srgbClr val="FFFFFF"/>
                            </a:solidFill>
                            <a:prstDash val="solid"/>
                            <a:miter/>
                            <a:headEnd type="none" w="med" len="med"/>
                            <a:tailEnd type="none" w="med" len="med"/>
                          </a:ln>
                        </wps:spPr>
                        <wps:bodyPr upright="1"/>
                      </wps:wsp>
                      <wps:wsp>
                        <wps:cNvPr id="1136" name="矩形 340"/>
                        <wps:cNvSpPr/>
                        <wps:spPr>
                          <a:xfrm>
                            <a:off x="3669" y="-591"/>
                            <a:ext cx="1943" cy="536"/>
                          </a:xfrm>
                          <a:prstGeom prst="rect">
                            <a:avLst/>
                          </a:prstGeom>
                          <a:solidFill>
                            <a:srgbClr val="FF7A00"/>
                          </a:solidFill>
                          <a:ln>
                            <a:noFill/>
                          </a:ln>
                        </wps:spPr>
                        <wps:bodyPr upright="1"/>
                      </wps:wsp>
                      <wps:wsp>
                        <wps:cNvPr id="1137" name="矩形 341"/>
                        <wps:cNvSpPr/>
                        <wps:spPr>
                          <a:xfrm>
                            <a:off x="3669" y="-591"/>
                            <a:ext cx="1943" cy="536"/>
                          </a:xfrm>
                          <a:prstGeom prst="rect">
                            <a:avLst/>
                          </a:prstGeom>
                          <a:noFill/>
                          <a:ln w="12624" cap="flat" cmpd="sng">
                            <a:solidFill>
                              <a:srgbClr val="FFFFFF"/>
                            </a:solidFill>
                            <a:prstDash val="solid"/>
                            <a:miter/>
                            <a:headEnd type="none" w="med" len="med"/>
                            <a:tailEnd type="none" w="med" len="med"/>
                          </a:ln>
                        </wps:spPr>
                        <wps:bodyPr upright="1"/>
                      </wps:wsp>
                      <wps:wsp>
                        <wps:cNvPr id="1138" name="矩形 342"/>
                        <wps:cNvSpPr/>
                        <wps:spPr>
                          <a:xfrm>
                            <a:off x="1449" y="-591"/>
                            <a:ext cx="2220" cy="536"/>
                          </a:xfrm>
                          <a:prstGeom prst="rect">
                            <a:avLst/>
                          </a:prstGeom>
                          <a:solidFill>
                            <a:srgbClr val="F25D00"/>
                          </a:solidFill>
                          <a:ln>
                            <a:noFill/>
                          </a:ln>
                        </wps:spPr>
                        <wps:bodyPr upright="1"/>
                      </wps:wsp>
                      <wps:wsp>
                        <wps:cNvPr id="1139" name="矩形 343"/>
                        <wps:cNvSpPr/>
                        <wps:spPr>
                          <a:xfrm>
                            <a:off x="1449" y="-591"/>
                            <a:ext cx="2220" cy="536"/>
                          </a:xfrm>
                          <a:prstGeom prst="rect">
                            <a:avLst/>
                          </a:prstGeom>
                          <a:noFill/>
                          <a:ln w="12624" cap="flat" cmpd="sng">
                            <a:solidFill>
                              <a:srgbClr val="FFFFFF"/>
                            </a:solidFill>
                            <a:prstDash val="solid"/>
                            <a:miter/>
                            <a:headEnd type="none" w="med" len="med"/>
                            <a:tailEnd type="none" w="med" len="med"/>
                          </a:ln>
                        </wps:spPr>
                        <wps:bodyPr upright="1"/>
                      </wps:wsp>
                      <wps:wsp>
                        <wps:cNvPr id="1140" name="直接连接符 344"/>
                        <wps:cNvCnPr/>
                        <wps:spPr>
                          <a:xfrm>
                            <a:off x="10746" y="-50"/>
                            <a:ext cx="0" cy="144"/>
                          </a:xfrm>
                          <a:prstGeom prst="line">
                            <a:avLst/>
                          </a:prstGeom>
                          <a:ln w="6312" cap="flat" cmpd="sng">
                            <a:solidFill>
                              <a:srgbClr val="A4B6C5"/>
                            </a:solidFill>
                            <a:prstDash val="solid"/>
                            <a:headEnd type="none" w="med" len="med"/>
                            <a:tailEnd type="none" w="med" len="med"/>
                          </a:ln>
                        </wps:spPr>
                        <wps:bodyPr upright="1"/>
                      </wps:wsp>
                      <wps:wsp>
                        <wps:cNvPr id="1141" name="文本框 345"/>
                        <wps:cNvSpPr txBox="1"/>
                        <wps:spPr>
                          <a:xfrm>
                            <a:off x="4501" y="-411"/>
                            <a:ext cx="299" cy="180"/>
                          </a:xfrm>
                          <a:prstGeom prst="rect">
                            <a:avLst/>
                          </a:prstGeom>
                          <a:noFill/>
                          <a:ln>
                            <a:noFill/>
                          </a:ln>
                        </wps:spPr>
                        <wps:txbx>
                          <w:txbxContent>
                            <w:p>
                              <w:pPr>
                                <w:spacing w:before="1"/>
                                <w:ind w:left="0" w:right="0" w:firstLine="0"/>
                                <w:jc w:val="left"/>
                                <w:rPr>
                                  <w:rFonts w:ascii="Century Gothic"/>
                                  <w:b/>
                                  <w:sz w:val="14"/>
                                </w:rPr>
                              </w:pPr>
                              <w:r>
                                <w:rPr>
                                  <w:rFonts w:ascii="Century Gothic"/>
                                  <w:b/>
                                  <w:color w:val="FFFFFF"/>
                                  <w:spacing w:val="-5"/>
                                  <w:sz w:val="14"/>
                                </w:rPr>
                                <w:t>21%</w:t>
                              </w:r>
                            </w:p>
                          </w:txbxContent>
                        </wps:txbx>
                        <wps:bodyPr lIns="0" tIns="0" rIns="0" bIns="0" upright="1"/>
                      </wps:wsp>
                      <wps:wsp>
                        <wps:cNvPr id="1142" name="文本框 346"/>
                        <wps:cNvSpPr txBox="1"/>
                        <wps:spPr>
                          <a:xfrm>
                            <a:off x="6209" y="-411"/>
                            <a:ext cx="305" cy="180"/>
                          </a:xfrm>
                          <a:prstGeom prst="rect">
                            <a:avLst/>
                          </a:prstGeom>
                          <a:noFill/>
                          <a:ln>
                            <a:noFill/>
                          </a:ln>
                        </wps:spPr>
                        <wps:txbx>
                          <w:txbxContent>
                            <w:p>
                              <w:pPr>
                                <w:spacing w:before="1"/>
                                <w:ind w:left="0" w:right="0" w:firstLine="0"/>
                                <w:jc w:val="left"/>
                                <w:rPr>
                                  <w:rFonts w:ascii="Century Gothic"/>
                                  <w:b/>
                                  <w:sz w:val="14"/>
                                </w:rPr>
                              </w:pPr>
                              <w:r>
                                <w:rPr>
                                  <w:rFonts w:ascii="Century Gothic"/>
                                  <w:b/>
                                  <w:color w:val="FFFFFF"/>
                                  <w:spacing w:val="-5"/>
                                  <w:w w:val="105"/>
                                  <w:sz w:val="14"/>
                                </w:rPr>
                                <w:t>16%</w:t>
                              </w:r>
                            </w:p>
                          </w:txbxContent>
                        </wps:txbx>
                        <wps:bodyPr lIns="0" tIns="0" rIns="0" bIns="0" upright="1"/>
                      </wps:wsp>
                      <wps:wsp>
                        <wps:cNvPr id="1143" name="文本框 347"/>
                        <wps:cNvSpPr txBox="1"/>
                        <wps:spPr>
                          <a:xfrm>
                            <a:off x="7554" y="-411"/>
                            <a:ext cx="297" cy="180"/>
                          </a:xfrm>
                          <a:prstGeom prst="rect">
                            <a:avLst/>
                          </a:prstGeom>
                          <a:noFill/>
                          <a:ln>
                            <a:noFill/>
                          </a:ln>
                        </wps:spPr>
                        <wps:txbx>
                          <w:txbxContent>
                            <w:p>
                              <w:pPr>
                                <w:spacing w:before="1"/>
                                <w:ind w:left="0" w:right="0" w:firstLine="0"/>
                                <w:jc w:val="left"/>
                                <w:rPr>
                                  <w:rFonts w:ascii="Century Gothic"/>
                                  <w:b/>
                                  <w:sz w:val="14"/>
                                </w:rPr>
                              </w:pPr>
                              <w:r>
                                <w:rPr>
                                  <w:rFonts w:ascii="Century Gothic"/>
                                  <w:b/>
                                  <w:color w:val="FFFFFF"/>
                                  <w:spacing w:val="-5"/>
                                  <w:sz w:val="14"/>
                                </w:rPr>
                                <w:t>13%</w:t>
                              </w:r>
                            </w:p>
                          </w:txbxContent>
                        </wps:txbx>
                        <wps:bodyPr lIns="0" tIns="0" rIns="0" bIns="0" upright="1"/>
                      </wps:wsp>
                      <wps:wsp>
                        <wps:cNvPr id="1144" name="文本框 348"/>
                        <wps:cNvSpPr txBox="1"/>
                        <wps:spPr>
                          <a:xfrm>
                            <a:off x="8604" y="-411"/>
                            <a:ext cx="233" cy="180"/>
                          </a:xfrm>
                          <a:prstGeom prst="rect">
                            <a:avLst/>
                          </a:prstGeom>
                          <a:noFill/>
                          <a:ln>
                            <a:noFill/>
                          </a:ln>
                        </wps:spPr>
                        <wps:txbx>
                          <w:txbxContent>
                            <w:p>
                              <w:pPr>
                                <w:spacing w:before="1"/>
                                <w:ind w:left="0" w:right="0" w:firstLine="0"/>
                                <w:jc w:val="left"/>
                                <w:rPr>
                                  <w:rFonts w:ascii="Century Gothic"/>
                                  <w:b/>
                                  <w:sz w:val="14"/>
                                </w:rPr>
                              </w:pPr>
                              <w:r>
                                <w:rPr>
                                  <w:rFonts w:ascii="Century Gothic"/>
                                  <w:b/>
                                  <w:color w:val="191929"/>
                                  <w:spacing w:val="-5"/>
                                  <w:w w:val="110"/>
                                  <w:sz w:val="14"/>
                                </w:rPr>
                                <w:t>9%</w:t>
                              </w:r>
                            </w:p>
                          </w:txbxContent>
                        </wps:txbx>
                        <wps:bodyPr lIns="0" tIns="0" rIns="0" bIns="0" upright="1"/>
                      </wps:wsp>
                      <wps:wsp>
                        <wps:cNvPr id="1145" name="文本框 349"/>
                        <wps:cNvSpPr txBox="1"/>
                        <wps:spPr>
                          <a:xfrm>
                            <a:off x="9388" y="-411"/>
                            <a:ext cx="237" cy="180"/>
                          </a:xfrm>
                          <a:prstGeom prst="rect">
                            <a:avLst/>
                          </a:prstGeom>
                          <a:noFill/>
                          <a:ln>
                            <a:noFill/>
                          </a:ln>
                        </wps:spPr>
                        <wps:txbx>
                          <w:txbxContent>
                            <w:p>
                              <w:pPr>
                                <w:spacing w:before="1"/>
                                <w:ind w:left="0" w:right="0" w:firstLine="0"/>
                                <w:jc w:val="left"/>
                                <w:rPr>
                                  <w:rFonts w:ascii="Century Gothic"/>
                                  <w:b/>
                                  <w:sz w:val="14"/>
                                </w:rPr>
                              </w:pPr>
                              <w:r>
                                <w:rPr>
                                  <w:rFonts w:ascii="Century Gothic"/>
                                  <w:b/>
                                  <w:color w:val="191929"/>
                                  <w:spacing w:val="-5"/>
                                  <w:w w:val="110"/>
                                  <w:sz w:val="14"/>
                                </w:rPr>
                                <w:t>8%</w:t>
                              </w:r>
                            </w:p>
                          </w:txbxContent>
                        </wps:txbx>
                        <wps:bodyPr lIns="0" tIns="0" rIns="0" bIns="0" upright="1"/>
                      </wps:wsp>
                      <wps:wsp>
                        <wps:cNvPr id="1146" name="文本框 350"/>
                        <wps:cNvSpPr txBox="1"/>
                        <wps:spPr>
                          <a:xfrm>
                            <a:off x="10037" y="-411"/>
                            <a:ext cx="654" cy="180"/>
                          </a:xfrm>
                          <a:prstGeom prst="rect">
                            <a:avLst/>
                          </a:prstGeom>
                          <a:noFill/>
                          <a:ln>
                            <a:noFill/>
                          </a:ln>
                        </wps:spPr>
                        <wps:txbx>
                          <w:txbxContent>
                            <w:p>
                              <w:pPr>
                                <w:tabs>
                                  <w:tab w:val="left" w:pos="426"/>
                                </w:tabs>
                                <w:spacing w:before="1"/>
                                <w:ind w:left="0" w:right="0" w:firstLine="0"/>
                                <w:jc w:val="left"/>
                                <w:rPr>
                                  <w:rFonts w:ascii="Century Gothic"/>
                                  <w:b/>
                                  <w:sz w:val="14"/>
                                </w:rPr>
                              </w:pPr>
                              <w:r>
                                <w:rPr>
                                  <w:rFonts w:ascii="Century Gothic"/>
                                  <w:b/>
                                  <w:color w:val="191929"/>
                                  <w:spacing w:val="-5"/>
                                  <w:w w:val="105"/>
                                  <w:sz w:val="14"/>
                                </w:rPr>
                                <w:t>6%</w:t>
                              </w:r>
                              <w:r>
                                <w:rPr>
                                  <w:rFonts w:ascii="Century Gothic"/>
                                  <w:b/>
                                  <w:color w:val="191929"/>
                                  <w:sz w:val="14"/>
                                </w:rPr>
                                <w:tab/>
                              </w:r>
                              <w:r>
                                <w:rPr>
                                  <w:rFonts w:ascii="Century Gothic"/>
                                  <w:b/>
                                  <w:color w:val="191929"/>
                                  <w:spacing w:val="-5"/>
                                  <w:w w:val="105"/>
                                  <w:sz w:val="14"/>
                                </w:rPr>
                                <w:t>3%</w:t>
                              </w:r>
                            </w:p>
                          </w:txbxContent>
                        </wps:txbx>
                        <wps:bodyPr lIns="0" tIns="0" rIns="0" bIns="0" upright="1"/>
                      </wps:wsp>
                      <wps:wsp>
                        <wps:cNvPr id="1147" name="文本框 351"/>
                        <wps:cNvSpPr txBox="1"/>
                        <wps:spPr>
                          <a:xfrm>
                            <a:off x="1449" y="-591"/>
                            <a:ext cx="2220" cy="536"/>
                          </a:xfrm>
                          <a:prstGeom prst="rect">
                            <a:avLst/>
                          </a:prstGeom>
                          <a:noFill/>
                          <a:ln>
                            <a:noFill/>
                          </a:ln>
                        </wps:spPr>
                        <wps:txbx>
                          <w:txbxContent>
                            <w:p>
                              <w:pPr>
                                <w:spacing w:before="9" w:line="240" w:lineRule="auto"/>
                                <w:rPr>
                                  <w:rFonts w:ascii="Century Gothic"/>
                                  <w:b/>
                                  <w:sz w:val="14"/>
                                </w:rPr>
                              </w:pPr>
                            </w:p>
                            <w:p>
                              <w:pPr>
                                <w:spacing w:before="0"/>
                                <w:ind w:left="944" w:right="945" w:firstLine="0"/>
                                <w:jc w:val="center"/>
                                <w:rPr>
                                  <w:rFonts w:ascii="Century Gothic"/>
                                  <w:b/>
                                  <w:sz w:val="14"/>
                                </w:rPr>
                              </w:pPr>
                              <w:r>
                                <w:rPr>
                                  <w:rFonts w:ascii="Century Gothic"/>
                                  <w:b/>
                                  <w:color w:val="FFFFFF"/>
                                  <w:spacing w:val="-5"/>
                                  <w:w w:val="110"/>
                                  <w:sz w:val="14"/>
                                </w:rPr>
                                <w:t>24%</w:t>
                              </w:r>
                            </w:p>
                          </w:txbxContent>
                        </wps:txbx>
                        <wps:bodyPr lIns="0" tIns="0" rIns="0" bIns="0" upright="1"/>
                      </wps:wsp>
                    </wpg:wgp>
                  </a:graphicData>
                </a:graphic>
              </wp:anchor>
            </w:drawing>
          </mc:Choice>
          <mc:Fallback>
            <w:pict>
              <v:group id="_x0000_s1026" o:spid="_x0000_s1026" o:spt="203" style="position:absolute;left:0pt;margin-left:71.95pt;margin-top:-30pt;height:34.8pt;width:467.65pt;mso-position-horizontal-relative:page;z-index:252039168;mso-width-relative:page;mso-height-relative:page;" coordorigin="1440,-601" coordsize="9353,696" o:gfxdata="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">
                <o:lock v:ext="edit" aspectratio="f"/>
                <v:rect id="矩形 327" o:spid="_x0000_s1026" o:spt="1" style="position:absolute;left:10699;top:-591;height:536;width:93;" fillcolor="#DCE5EE" filled="t" stroked="f" coordsize="21600,21600" o:gfxdata="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N6XeugAAAN0A&#10;AAAPAAAAAAAAAAEAIAAAACIAAABkcnMvZG93bnJldi54bWxQSwECFAAUAAAACACHTuJAMy8FnjsA&#10;AAA5AAAAEAAAAAAAAAABACAAAAAJAQAAZHJzL3NoYXBleG1sLnhtbFBLBQYAAAAABgAGAFsBAACz&#10;AwAAAAA=&#10;">
                  <v:fill on="t" focussize="0,0"/>
                  <v:stroke on="f"/>
                  <v:imagedata o:title=""/>
                  <o:lock v:ext="edit" aspectratio="f"/>
                </v:rect>
                <v:rect id="矩形 328" o:spid="_x0000_s1026" o:spt="1" style="position:absolute;left:10422;top:-591;height:536;width:278;" fillcolor="#FFE7BD" filled="t" stroked="f" coordsize="21600,21600" o:gfxdata="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7JrW/&#10;AAAA3QAAAA8AAAAAAAAAAQAgAAAAIgAAAGRycy9kb3ducmV2LnhtbFBLAQIUABQAAAAIAIdO4kAz&#10;LwWeOwAAADkAAAAQAAAAAAAAAAEAIAAAAA4BAABkcnMvc2hhcGV4bWwueG1sUEsFBgAAAAAGAAYA&#10;WwEAALgDAAAAAA==&#10;">
                  <v:fill on="t" focussize="0,0"/>
                  <v:stroke on="f"/>
                  <v:imagedata o:title=""/>
                  <o:lock v:ext="edit" aspectratio="f"/>
                </v:rect>
                <v:rect id="矩形 329" o:spid="_x0000_s1026" o:spt="1" style="position:absolute;left:10422;top:-591;height:536;width:278;" filled="f" stroked="t" coordsize="21600,21600" o:gfxdata="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UsJLsAAADd&#10;AAAADwAAAAAAAAABACAAAAAiAAAAZHJzL2Rvd25yZXYueG1sUEsBAhQAFAAAAAgAh07iQDMvBZ47&#10;AAAAOQAAABAAAAAAAAAAAQAgAAAACgEAAGRycy9zaGFwZXhtbC54bWxQSwUGAAAAAAYABgBbAQAA&#10;tAMAAAAA&#10;">
                  <v:fill on="f" focussize="0,0"/>
                  <v:stroke weight="0.994015748031496pt" color="#FFFFFF" joinstyle="miter"/>
                  <v:imagedata o:title=""/>
                  <o:lock v:ext="edit" aspectratio="f"/>
                </v:rect>
                <v:rect id="矩形 330" o:spid="_x0000_s1026" o:spt="1" style="position:absolute;left:9867;top:-591;height:536;width:555;" fillcolor="#FFDB99" filled="t" stroked="f" coordsize="21600,21600" o:gfxdata="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eBQb4A&#10;AADdAAAADwAAAAAAAAABACAAAAAiAAAAZHJzL2Rvd25yZXYueG1sUEsBAhQAFAAAAAgAh07iQDMv&#10;BZ47AAAAOQAAABAAAAAAAAAAAQAgAAAADQEAAGRycy9zaGFwZXhtbC54bWxQSwUGAAAAAAYABgBb&#10;AQAAtwMAAAAA&#10;">
                  <v:fill on="t" focussize="0,0"/>
                  <v:stroke on="f"/>
                  <v:imagedata o:title=""/>
                  <o:lock v:ext="edit" aspectratio="f"/>
                </v:rect>
                <v:rect id="矩形 331" o:spid="_x0000_s1026" o:spt="1" style="position:absolute;left:9867;top:-591;height:536;width:555;" filled="f" stroked="t" coordsize="21600,21600" o:gfxdata="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sXyLsAAADd&#10;AAAADwAAAAAAAAABACAAAAAiAAAAZHJzL2Rvd25yZXYueG1sUEsBAhQAFAAAAAgAh07iQDMvBZ47&#10;AAAAOQAAABAAAAAAAAAAAQAgAAAACgEAAGRycy9zaGFwZXhtbC54bWxQSwUGAAAAAAYABgBbAQAA&#10;tAMAAAAA&#10;">
                  <v:fill on="f" focussize="0,0"/>
                  <v:stroke weight="0.994015748031496pt" color="#FFFFFF" joinstyle="miter"/>
                  <v:imagedata o:title=""/>
                  <o:lock v:ext="edit" aspectratio="f"/>
                </v:rect>
                <v:rect id="矩形 332" o:spid="_x0000_s1026" o:spt="1" style="position:absolute;left:9127;top:-591;height:536;width:740;" fillcolor="#FFCA66" filled="t" stroked="f" coordsize="21600,21600" o:gfxdata="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0HRda8AAAA&#10;3QAAAA8AAAAAAAAAAQAgAAAAIgAAAGRycy9kb3ducmV2LnhtbFBLAQIUABQAAAAIAIdO4kAzLwWe&#10;OwAAADkAAAAQAAAAAAAAAAEAIAAAAAsBAABkcnMvc2hhcGV4bWwueG1sUEsFBgAAAAAGAAYAWwEA&#10;ALUDAAAAAA==&#10;">
                  <v:fill on="t" focussize="0,0"/>
                  <v:stroke on="f"/>
                  <v:imagedata o:title=""/>
                  <o:lock v:ext="edit" aspectratio="f"/>
                </v:rect>
                <v:rect id="矩形 333" o:spid="_x0000_s1026" o:spt="1" style="position:absolute;left:9127;top:-591;height:536;width:740;" filled="f" stroked="t" coordsize="21600,21600" o:gfxdata="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gmIbsAAADd&#10;AAAADwAAAAAAAAABACAAAAAiAAAAZHJzL2Rvd25yZXYueG1sUEsBAhQAFAAAAAgAh07iQDMvBZ47&#10;AAAAOQAAABAAAAAAAAAAAQAgAAAACgEAAGRycy9zaGFwZXhtbC54bWxQSwUGAAAAAAYABgBbAQAA&#10;tAMAAAAA&#10;">
                  <v:fill on="f" focussize="0,0"/>
                  <v:stroke weight="0.994015748031496pt" color="#FFFFFF" joinstyle="miter"/>
                  <v:imagedata o:title=""/>
                  <o:lock v:ext="edit" aspectratio="f"/>
                </v:rect>
                <v:rect id="矩形 334" o:spid="_x0000_s1026" o:spt="1" style="position:absolute;left:8294;top:-591;height:536;width:833;" fillcolor="#FFB833" filled="t" stroked="f" coordsize="21600,21600" o:gfxdata="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pKIy/&#10;AAAA3QAAAA8AAAAAAAAAAQAgAAAAIgAAAGRycy9kb3ducmV2LnhtbFBLAQIUABQAAAAIAIdO4kAz&#10;LwWeOwAAADkAAAAQAAAAAAAAAAEAIAAAAA4BAABkcnMvc2hhcGV4bWwueG1sUEsFBgAAAAAGAAYA&#10;WwEAALgDAAAAAA==&#10;">
                  <v:fill on="t" focussize="0,0"/>
                  <v:stroke on="f"/>
                  <v:imagedata o:title=""/>
                  <o:lock v:ext="edit" aspectratio="f"/>
                </v:rect>
                <v:rect id="矩形 335" o:spid="_x0000_s1026" o:spt="1" style="position:absolute;left:8294;top:-591;height:536;width:833;" filled="f" stroked="t" coordsize="21600,21600" o:gfxdata="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p7z6ugAAAN0A&#10;AAAPAAAAAAAAAAEAIAAAACIAAABkcnMvZG93bnJldi54bWxQSwECFAAUAAAACACHTuJAMy8FnjsA&#10;AAA5AAAAEAAAAAAAAAABACAAAAAJAQAAZHJzL3NoYXBleG1sLnhtbFBLBQYAAAAABgAGAFsBAACz&#10;AwAAAAA=&#10;">
                  <v:fill on="f" focussize="0,0"/>
                  <v:stroke weight="0.994015748031496pt" color="#FFFFFF" joinstyle="miter"/>
                  <v:imagedata o:title=""/>
                  <o:lock v:ext="edit" aspectratio="f"/>
                </v:rect>
                <v:rect id="矩形 336" o:spid="_x0000_s1026" o:spt="1" style="position:absolute;left:7092;top:-591;height:536;width:1203;" fillcolor="#FFA600" filled="t" stroked="f" coordsize="21600,21600" o:gfxdata="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0jm74A&#10;AADdAAAADwAAAAAAAAABACAAAAAiAAAAZHJzL2Rvd25yZXYueG1sUEsBAhQAFAAAAAgAh07iQDMv&#10;BZ47AAAAOQAAABAAAAAAAAAAAQAgAAAADQEAAGRycy9zaGFwZXhtbC54bWxQSwUGAAAAAAYABgBb&#10;AQAAtwMAAAAA&#10;">
                  <v:fill on="t" focussize="0,0"/>
                  <v:stroke on="f"/>
                  <v:imagedata o:title=""/>
                  <o:lock v:ext="edit" aspectratio="f"/>
                </v:rect>
                <v:rect id="矩形 337" o:spid="_x0000_s1026" o:spt="1" style="position:absolute;left:7092;top:-591;height:536;width:1203;" filled="f" stroked="t" coordsize="21600,21600" o:gfxdata="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mHFrsAAADd&#10;AAAADwAAAAAAAAABACAAAAAiAAAAZHJzL2Rvd25yZXYueG1sUEsBAhQAFAAAAAgAh07iQDMvBZ47&#10;AAAAOQAAABAAAAAAAAAAAQAgAAAACgEAAGRycy9zaGFwZXhtbC54bWxQSwUGAAAAAAYABgBbAQAA&#10;tAMAAAAA&#10;">
                  <v:fill on="f" focussize="0,0"/>
                  <v:stroke weight="0.994015748031496pt" color="#FFFFFF" joinstyle="miter"/>
                  <v:imagedata o:title=""/>
                  <o:lock v:ext="edit" aspectratio="f"/>
                </v:rect>
                <v:rect id="矩形 338" o:spid="_x0000_s1026" o:spt="1" style="position:absolute;left:5612;top:-591;height:536;width:1480;" fillcolor="#FF9100" filled="t" stroked="f" coordsize="21600,21600" o:gfxdata="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V2RQb4A&#10;AADdAAAADwAAAAAAAAABACAAAAAiAAAAZHJzL2Rvd25yZXYueG1sUEsBAhQAFAAAAAgAh07iQDMv&#10;BZ47AAAAOQAAABAAAAAAAAAAAQAgAAAADQEAAGRycy9zaGFwZXhtbC54bWxQSwUGAAAAAAYABgBb&#10;AQAAtwMAAAAA&#10;">
                  <v:fill on="t" focussize="0,0"/>
                  <v:stroke on="f"/>
                  <v:imagedata o:title=""/>
                  <o:lock v:ext="edit" aspectratio="f"/>
                </v:rect>
                <v:rect id="矩形 339" o:spid="_x0000_s1026" o:spt="1" style="position:absolute;left:5612;top:-591;height:536;width:1480;" filled="f" stroked="t" coordsize="21600,21600" o:gfxdata="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5y6+bsAAADd&#10;AAAADwAAAAAAAAABACAAAAAiAAAAZHJzL2Rvd25yZXYueG1sUEsBAhQAFAAAAAgAh07iQDMvBZ47&#10;AAAAOQAAABAAAAAAAAAAAQAgAAAACgEAAGRycy9zaGFwZXhtbC54bWxQSwUGAAAAAAYABgBbAQAA&#10;tAMAAAAA&#10;">
                  <v:fill on="f" focussize="0,0"/>
                  <v:stroke weight="0.994015748031496pt" color="#FFFFFF" joinstyle="miter"/>
                  <v:imagedata o:title=""/>
                  <o:lock v:ext="edit" aspectratio="f"/>
                </v:rect>
                <v:rect id="矩形 340" o:spid="_x0000_s1026" o:spt="1" style="position:absolute;left:3669;top:-591;height:536;width:1943;" fillcolor="#FF7A00" filled="t" stroked="f" coordsize="21600,21600" o:gfxdata="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yqIKugAAAN0A&#10;AAAPAAAAAAAAAAEAIAAAACIAAABkcnMvZG93bnJldi54bWxQSwECFAAUAAAACACHTuJAMy8FnjsA&#10;AAA5AAAAEAAAAAAAAAABACAAAAAJAQAAZHJzL3NoYXBleG1sLnhtbFBLBQYAAAAABgAGAFsBAACz&#10;AwAAAAA=&#10;">
                  <v:fill on="t" focussize="0,0"/>
                  <v:stroke on="f"/>
                  <v:imagedata o:title=""/>
                  <o:lock v:ext="edit" aspectratio="f"/>
                </v:rect>
                <v:rect id="矩形 341" o:spid="_x0000_s1026" o:spt="1" style="position:absolute;left:3669;top:-591;height:536;width:1943;" filled="f" stroked="t" coordsize="21600,21600" o:gfxdata="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AKBFbsAAADd&#10;AAAADwAAAAAAAAABACAAAAAiAAAAZHJzL2Rvd25yZXYueG1sUEsBAhQAFAAAAAgAh07iQDMvBZ47&#10;AAAAOQAAABAAAAAAAAAAAQAgAAAACgEAAGRycy9zaGFwZXhtbC54bWxQSwUGAAAAAAYABgBbAQAA&#10;tAMAAAAA&#10;">
                  <v:fill on="f" focussize="0,0"/>
                  <v:stroke weight="0.994015748031496pt" color="#FFFFFF" joinstyle="miter"/>
                  <v:imagedata o:title=""/>
                  <o:lock v:ext="edit" aspectratio="f"/>
                </v:rect>
                <v:rect id="矩形 342" o:spid="_x0000_s1026" o:spt="1" style="position:absolute;left:1449;top:-591;height:536;width:2220;" fillcolor="#F25D00" filled="t" stroked="f" coordsize="21600,21600" o:gfxdata="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7gD7vQAA&#10;AN0AAAAPAAAAAAAAAAEAIAAAACIAAABkcnMvZG93bnJldi54bWxQSwECFAAUAAAACACHTuJAMy8F&#10;njsAAAA5AAAAEAAAAAAAAAABACAAAAAMAQAAZHJzL3NoYXBleG1sLnhtbFBLBQYAAAAABgAGAFsB&#10;AAC2AwAAAAA=&#10;">
                  <v:fill on="t" focussize="0,0"/>
                  <v:stroke on="f"/>
                  <v:imagedata o:title=""/>
                  <o:lock v:ext="edit" aspectratio="f"/>
                </v:rect>
                <v:rect id="矩形 343" o:spid="_x0000_s1026" o:spt="1" style="position:absolute;left:1449;top:-591;height:536;width:2220;" filled="f" stroked="t" coordsize="21600,21600" o:gfxdata="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tGw/LsAAADd&#10;AAAADwAAAAAAAAABACAAAAAiAAAAZHJzL2Rvd25yZXYueG1sUEsBAhQAFAAAAAgAh07iQDMvBZ47&#10;AAAAOQAAABAAAAAAAAAAAQAgAAAACgEAAGRycy9zaGFwZXhtbC54bWxQSwUGAAAAAAYABgBbAQAA&#10;tAMAAAAA&#10;">
                  <v:fill on="f" focussize="0,0"/>
                  <v:stroke weight="0.994015748031496pt" color="#FFFFFF" joinstyle="miter"/>
                  <v:imagedata o:title=""/>
                  <o:lock v:ext="edit" aspectratio="f"/>
                </v:rect>
                <v:line id="直接连接符 344" o:spid="_x0000_s1026" o:spt="20" style="position:absolute;left:10746;top:-50;height:144;width:0;" filled="f" stroked="t" coordsize="21600,21600" o:gfxdata="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ryqH&#10;wAAAAN0AAAAPAAAAAAAAAAEAIAAAACIAAABkcnMvZG93bnJldi54bWxQSwECFAAUAAAACACHTuJA&#10;My8FnjsAAAA5AAAAEAAAAAAAAAABACAAAAAPAQAAZHJzL3NoYXBleG1sLnhtbFBLBQYAAAAABgAG&#10;AFsBAAC5AwAAAAA=&#10;">
                  <v:fill on="f" focussize="0,0"/>
                  <v:stroke weight="0.497007874015748pt" color="#A4B6C5" joinstyle="round"/>
                  <v:imagedata o:title=""/>
                  <o:lock v:ext="edit" aspectratio="f"/>
                </v:line>
                <v:shape id="文本框 345" o:spid="_x0000_s1026" o:spt="202" type="#_x0000_t202" style="position:absolute;left:4501;top:-411;height:180;width:299;" filled="f" stroked="f" coordsize="21600,21600" o:gfxdata="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P/gM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
                          <w:ind w:left="0" w:right="0" w:firstLine="0"/>
                          <w:jc w:val="left"/>
                          <w:rPr>
                            <w:rFonts w:ascii="Century Gothic"/>
                            <w:b/>
                            <w:sz w:val="14"/>
                          </w:rPr>
                        </w:pPr>
                        <w:r>
                          <w:rPr>
                            <w:rFonts w:ascii="Century Gothic"/>
                            <w:b/>
                            <w:color w:val="FFFFFF"/>
                            <w:spacing w:val="-5"/>
                            <w:sz w:val="14"/>
                          </w:rPr>
                          <w:t>21%</w:t>
                        </w:r>
                      </w:p>
                    </w:txbxContent>
                  </v:textbox>
                </v:shape>
                <v:shape id="文本框 346" o:spid="_x0000_s1026" o:spt="202" type="#_x0000_t202" style="position:absolute;left:6209;top:-411;height:180;width:305;" filled="f" stroked="f" coordsize="21600,21600" o:gfxdata="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7WZ7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
                          <w:ind w:left="0" w:right="0" w:firstLine="0"/>
                          <w:jc w:val="left"/>
                          <w:rPr>
                            <w:rFonts w:ascii="Century Gothic"/>
                            <w:b/>
                            <w:sz w:val="14"/>
                          </w:rPr>
                        </w:pPr>
                        <w:r>
                          <w:rPr>
                            <w:rFonts w:ascii="Century Gothic"/>
                            <w:b/>
                            <w:color w:val="FFFFFF"/>
                            <w:spacing w:val="-5"/>
                            <w:w w:val="105"/>
                            <w:sz w:val="14"/>
                          </w:rPr>
                          <w:t>16%</w:t>
                        </w:r>
                      </w:p>
                    </w:txbxContent>
                  </v:textbox>
                </v:shape>
                <v:shape id="文本框 347" o:spid="_x0000_s1026" o:spt="202" type="#_x0000_t202" style="position:absolute;left:7554;top:-411;height:180;width:297;" filled="f" stroked="f" coordsize="21600,21600" o:gfxdata="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KHD4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
                          <w:ind w:left="0" w:right="0" w:firstLine="0"/>
                          <w:jc w:val="left"/>
                          <w:rPr>
                            <w:rFonts w:ascii="Century Gothic"/>
                            <w:b/>
                            <w:sz w:val="14"/>
                          </w:rPr>
                        </w:pPr>
                        <w:r>
                          <w:rPr>
                            <w:rFonts w:ascii="Century Gothic"/>
                            <w:b/>
                            <w:color w:val="FFFFFF"/>
                            <w:spacing w:val="-5"/>
                            <w:sz w:val="14"/>
                          </w:rPr>
                          <w:t>13%</w:t>
                        </w:r>
                      </w:p>
                    </w:txbxContent>
                  </v:textbox>
                </v:shape>
                <v:shape id="文本框 348" o:spid="_x0000_s1026" o:spt="202" type="#_x0000_t202" style="position:absolute;left:8604;top:-411;height:180;width:233;" filled="f" stroked="f" coordsize="21600,21600" o:gfxdata="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SFuU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
                          <w:ind w:left="0" w:right="0" w:firstLine="0"/>
                          <w:jc w:val="left"/>
                          <w:rPr>
                            <w:rFonts w:ascii="Century Gothic"/>
                            <w:b/>
                            <w:sz w:val="14"/>
                          </w:rPr>
                        </w:pPr>
                        <w:r>
                          <w:rPr>
                            <w:rFonts w:ascii="Century Gothic"/>
                            <w:b/>
                            <w:color w:val="191929"/>
                            <w:spacing w:val="-5"/>
                            <w:w w:val="110"/>
                            <w:sz w:val="14"/>
                          </w:rPr>
                          <w:t>9%</w:t>
                        </w:r>
                      </w:p>
                    </w:txbxContent>
                  </v:textbox>
                </v:shape>
                <v:shape id="文本框 349" o:spid="_x0000_s1026" o:spt="202" type="#_x0000_t202" style="position:absolute;left:9388;top:-411;height:180;width:237;" filled="f" stroked="f" coordsize="21600,21600" o:gfxdata="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AT+D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
                          <w:ind w:left="0" w:right="0" w:firstLine="0"/>
                          <w:jc w:val="left"/>
                          <w:rPr>
                            <w:rFonts w:ascii="Century Gothic"/>
                            <w:b/>
                            <w:sz w:val="14"/>
                          </w:rPr>
                        </w:pPr>
                        <w:r>
                          <w:rPr>
                            <w:rFonts w:ascii="Century Gothic"/>
                            <w:b/>
                            <w:color w:val="191929"/>
                            <w:spacing w:val="-5"/>
                            <w:w w:val="110"/>
                            <w:sz w:val="14"/>
                          </w:rPr>
                          <w:t>8%</w:t>
                        </w:r>
                      </w:p>
                    </w:txbxContent>
                  </v:textbox>
                </v:shape>
                <v:shape id="文本框 350" o:spid="_x0000_s1026" o:spt="202" type="#_x0000_t202" style="position:absolute;left:10037;top:-411;height:180;width:654;" filled="f" stroked="f" coordsize="21600,21600" o:gfxdata="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1mB4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tabs>
                            <w:tab w:val="left" w:pos="426"/>
                          </w:tabs>
                          <w:spacing w:before="1"/>
                          <w:ind w:left="0" w:right="0" w:firstLine="0"/>
                          <w:jc w:val="left"/>
                          <w:rPr>
                            <w:rFonts w:ascii="Century Gothic"/>
                            <w:b/>
                            <w:sz w:val="14"/>
                          </w:rPr>
                        </w:pPr>
                        <w:r>
                          <w:rPr>
                            <w:rFonts w:ascii="Century Gothic"/>
                            <w:b/>
                            <w:color w:val="191929"/>
                            <w:spacing w:val="-5"/>
                            <w:w w:val="105"/>
                            <w:sz w:val="14"/>
                          </w:rPr>
                          <w:t>6%</w:t>
                        </w:r>
                        <w:r>
                          <w:rPr>
                            <w:rFonts w:ascii="Century Gothic"/>
                            <w:b/>
                            <w:color w:val="191929"/>
                            <w:sz w:val="14"/>
                          </w:rPr>
                          <w:tab/>
                        </w:r>
                        <w:r>
                          <w:rPr>
                            <w:rFonts w:ascii="Century Gothic"/>
                            <w:b/>
                            <w:color w:val="191929"/>
                            <w:spacing w:val="-5"/>
                            <w:w w:val="105"/>
                            <w:sz w:val="14"/>
                          </w:rPr>
                          <w:t>3%</w:t>
                        </w:r>
                      </w:p>
                    </w:txbxContent>
                  </v:textbox>
                </v:shape>
                <v:shape id="文本框 351" o:spid="_x0000_s1026" o:spt="202" type="#_x0000_t202" style="position:absolute;left:1449;top:-591;height:536;width:2220;" filled="f" stroked="f" coordsize="21600,21600" o:gfxdata="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sXj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9" w:line="240" w:lineRule="auto"/>
                          <w:rPr>
                            <w:rFonts w:ascii="Century Gothic"/>
                            <w:b/>
                            <w:sz w:val="14"/>
                          </w:rPr>
                        </w:pPr>
                      </w:p>
                      <w:p>
                        <w:pPr>
                          <w:spacing w:before="0"/>
                          <w:ind w:left="944" w:right="945" w:firstLine="0"/>
                          <w:jc w:val="center"/>
                          <w:rPr>
                            <w:rFonts w:ascii="Century Gothic"/>
                            <w:b/>
                            <w:sz w:val="14"/>
                          </w:rPr>
                        </w:pPr>
                        <w:r>
                          <w:rPr>
                            <w:rFonts w:ascii="Century Gothic"/>
                            <w:b/>
                            <w:color w:val="FFFFFF"/>
                            <w:spacing w:val="-5"/>
                            <w:w w:val="110"/>
                            <w:sz w:val="14"/>
                          </w:rPr>
                          <w:t>24%</w:t>
                        </w:r>
                      </w:p>
                    </w:txbxContent>
                  </v:textbox>
                </v:shape>
              </v:group>
            </w:pict>
          </mc:Fallback>
        </mc:AlternateContent>
      </w:r>
      <w:r>
        <w:pict>
          <v:shape id="_x0000_s1065" o:spid="_x0000_s1065" o:spt="136" type="#_x0000_t136" style="position:absolute;left:0pt;margin-left:123.25pt;margin-top:-56.2pt;height:7pt;width:40.7pt;mso-position-horizontal-relative:page;rotation:-2949120f;z-index:252040192;mso-width-relative:page;mso-height-relative:page;" fillcolor="#231F37" filled="t" stroked="f" coordsize="21600,21600" adj="10800">
            <v:path/>
            <v:fill on="t" color2="#FFFFFF" focussize="0,0"/>
            <v:stroke on="f"/>
            <v:imagedata o:title=""/>
            <o:lock v:ext="edit" aspectratio="f"/>
            <v:textpath on="t" fitshape="t" fitpath="t" trim="t" xscale="f" string="安全团队" style="font-family:Calibri;font-size:7pt;v-text-align:center;"/>
          </v:shape>
        </w:pict>
      </w:r>
      <w:r>
        <w:pict>
          <v:shape id="_x0000_s1066" o:spid="_x0000_s1066" o:spt="136" type="#_x0000_t136" style="position:absolute;left:0pt;margin-left:223.8pt;margin-top:-55.5pt;height:7pt;width:46.3pt;mso-position-horizontal-relative:page;rotation:-2949120f;z-index:252040192;mso-width-relative:page;mso-height-relative:page;" fillcolor="#231F37" filled="t" stroked="f" coordsize="21600,21600" adj="10800">
            <v:path/>
            <v:fill on="t" color2="#FFFFFF" focussize="0,0"/>
            <v:stroke on="f"/>
            <v:imagedata o:title=""/>
            <o:lock v:ext="edit" aspectratio="f"/>
            <v:textpath on="t" fitshape="t" fitpath="t" trim="t" xscale="f" string="IT部门" style="font-family:Calibri;font-size:7pt;v-text-align:center;"/>
          </v:shape>
        </w:pict>
      </w:r>
      <w:r>
        <w:pict>
          <v:shape id="_x0000_s1067" o:spid="_x0000_s1067" o:spt="136" type="#_x0000_t136" style="position:absolute;left:0pt;margin-left:372.55pt;margin-top:-64.8pt;height:7pt;width:72.75pt;mso-position-horizontal-relative:page;rotation:-2949120f;z-index:252042240;mso-width-relative:page;mso-height-relative:page;" fillcolor="#231F37" filled="t" stroked="f" coordsize="21600,21600" adj="10800">
            <v:path/>
            <v:fill on="t" color2="#FFFFFF" focussize="0,0"/>
            <v:stroke on="f"/>
            <v:imagedata o:title=""/>
            <o:lock v:ext="edit" aspectratio="f"/>
            <v:textpath on="t" fitshape="t" fitpath="t" trim="t" xscale="f" string="专门的AI/ML团队" style="font-family:Calibri;font-size:7pt;v-text-align:center;"/>
          </v:shape>
        </w:pict>
      </w:r>
      <w:r>
        <w:pict>
          <v:shape id="_x0000_s1068" o:spid="_x0000_s1068" o:spt="136" type="#_x0000_t136" style="position:absolute;left:0pt;margin-left:467.35pt;margin-top:-48.15pt;height:7pt;width:25.65pt;mso-position-horizontal-relative:page;rotation:20643840f;z-index:252043264;mso-width-relative:page;mso-height-relative:page;" fillcolor="#231F37" filled="t" stroked="f" coordsize="21600,21600">
            <v:path/>
            <v:fill on="t" focussize="0,0"/>
            <v:stroke on="f"/>
            <v:imagedata o:title=""/>
            <o:lock v:ext="edit"/>
            <v:textpath on="t" fitshape="t" fitpath="t" trim="t" xscale="f" string="DevOps" style="font-family:Calibri;font-size:7pt;v-text-align:center;"/>
          </v:shape>
        </w:pict>
      </w:r>
      <w:r>
        <w:pict>
          <v:shape id="_x0000_s1069" o:spid="_x0000_s1069" o:spt="136" type="#_x0000_t136" style="position:absolute;left:0pt;margin-left:494.85pt;margin-top:-55.45pt;height:5pt;width:50.15pt;mso-position-horizontal-relative:page;rotation:-2949120f;z-index:252044288;mso-width-relative:page;mso-height-relative:page;" fillcolor="#231F37" filled="t" stroked="f" coordsize="21600,21600" adj="10800">
            <v:path/>
            <v:fill on="t" color2="#FFFFFF" focussize="0,0"/>
            <v:stroke on="f"/>
            <v:imagedata o:title=""/>
            <o:lock v:ext="edit" aspectratio="f"/>
            <v:textpath on="t" fitshape="t" fitpath="t" trim="t" xscale="f" string="跨职能团队" style="font-family:Calibri;font-size:5pt;v-text-align:center;"/>
          </v:shape>
        </w:pict>
      </w:r>
      <w:r>
        <w:pict>
          <v:shape id="_x0000_s1070" o:spid="_x0000_s1070" o:spt="136" type="#_x0000_t136" style="position:absolute;left:0pt;margin-left:519.55pt;margin-top:-47.1pt;height:5pt;width:26.6pt;mso-position-horizontal-relative:page;rotation:-2949120f;z-index:252044288;mso-width-relative:page;mso-height-relative:page;" fillcolor="#231F37" filled="t" stroked="f" coordsize="21600,21600" adj="10800">
            <v:path/>
            <v:fill on="t" color2="#FFFFFF" focussize="0,0"/>
            <v:stroke on="f"/>
            <v:imagedata o:title=""/>
            <o:lock v:ext="edit" aspectratio="f"/>
            <v:textpath on="t" fitshape="t" fitpath="t" trim="t" xscale="f" string="我不确定" style="font-family:Calibri;font-size:5pt;v-text-align:center;"/>
          </v:shape>
        </w:pict>
      </w:r>
      <w:r>
        <w:pict>
          <v:shape id="_x0000_s1071" o:spid="_x0000_s1071" o:spt="136" type="#_x0000_t136" style="position:absolute;left:0pt;margin-left:534.25pt;margin-top:-42.4pt;height:5pt;width:13.4pt;mso-position-horizontal-relative:page;rotation:-2949120f;z-index:252045312;mso-width-relative:page;mso-height-relative:page;" fillcolor="#231F37" filled="t" stroked="f" coordsize="21600,21600" adj="10800">
            <v:path/>
            <v:fill on="t" color2="#FFFFFF" focussize="0,0"/>
            <v:stroke on="f"/>
            <v:imagedata o:title=""/>
            <o:lock v:ext="edit" aspectratio="f"/>
            <v:textpath on="t" fitshape="t" fitpath="t" trim="t" xscale="f" string="其他" style="font-family:Calibri;font-size:5pt;v-text-align:center;"/>
          </v:shape>
        </w:pict>
      </w:r>
      <w:r>
        <w:pict>
          <v:shape id="_x0000_s1072" o:spid="_x0000_s1072" o:spt="136" type="#_x0000_t136" style="position:absolute;left:0pt;margin-left:507.45pt;margin-top:-44.25pt;height:5pt;width:2.6pt;mso-position-horizontal-relative:page;rotation:20709376f;z-index:252046336;mso-width-relative:page;mso-height-relative:page;" fillcolor="#231F37" filled="t" stroked="f" coordsize="21600,21600">
            <v:path/>
            <v:fill on="t" focussize="0,0"/>
            <v:stroke on="f"/>
            <v:imagedata o:title=""/>
            <o:lock v:ext="edit"/>
            <v:textpath on="t" fitshape="t" fitpath="t" trim="t" xscale="f" string="s" style="font-family:Calibri;font-size:5pt;v-text-align:center;"/>
          </v:shape>
        </w:pict>
      </w:r>
      <w:r>
        <w:rPr>
          <w:rFonts w:ascii="Century Gothic"/>
          <w:b/>
          <w:color w:val="191929"/>
          <w:spacing w:val="-5"/>
          <w:sz w:val="14"/>
        </w:rPr>
        <w:t>1%</w:t>
      </w:r>
    </w:p>
    <w:p>
      <w:pPr>
        <w:spacing w:after="0"/>
        <w:jc w:val="right"/>
        <w:rPr>
          <w:rFonts w:ascii="Century Gothic"/>
          <w:sz w:val="14"/>
        </w:rPr>
        <w:sectPr>
          <w:type w:val="continuous"/>
          <w:pgSz w:w="12240" w:h="15840"/>
          <w:pgMar w:top="1500" w:right="0" w:bottom="280" w:left="520" w:header="0" w:footer="675" w:gutter="0"/>
          <w:cols w:space="720" w:num="1"/>
        </w:sectPr>
      </w:pPr>
    </w:p>
    <w:p>
      <w:pPr>
        <w:pStyle w:val="4"/>
        <w:rPr>
          <w:spacing w:val="-2"/>
          <w:w w:val="115"/>
        </w:rPr>
      </w:pPr>
      <w:r>
        <w:rPr>
          <w:w w:val="115"/>
        </w:rPr>
        <w:t>Testing</w:t>
      </w:r>
      <w:r>
        <w:rPr>
          <w:spacing w:val="-7"/>
          <w:w w:val="115"/>
        </w:rPr>
        <w:t xml:space="preserve"> </w:t>
      </w:r>
      <w:r>
        <w:rPr>
          <w:w w:val="115"/>
        </w:rPr>
        <w:t>AI</w:t>
      </w:r>
      <w:r>
        <w:rPr>
          <w:spacing w:val="-6"/>
          <w:w w:val="115"/>
        </w:rPr>
        <w:t xml:space="preserve"> </w:t>
      </w:r>
      <w:r>
        <w:rPr>
          <w:w w:val="115"/>
        </w:rPr>
        <w:t>capabilities</w:t>
      </w:r>
      <w:r>
        <w:rPr>
          <w:spacing w:val="-6"/>
          <w:w w:val="115"/>
        </w:rPr>
        <w:t xml:space="preserve"> </w:t>
      </w:r>
      <w:r>
        <w:rPr>
          <w:w w:val="115"/>
        </w:rPr>
        <w:t>for</w:t>
      </w:r>
      <w:r>
        <w:rPr>
          <w:spacing w:val="-7"/>
          <w:w w:val="115"/>
        </w:rPr>
        <w:t xml:space="preserve"> </w:t>
      </w:r>
      <w:r>
        <w:rPr>
          <w:spacing w:val="-2"/>
          <w:w w:val="115"/>
        </w:rPr>
        <w:t>security</w:t>
      </w:r>
    </w:p>
    <w:p>
      <w:pPr>
        <w:ind w:left="960" w:leftChars="400" w:firstLine="0" w:firstLineChars="0"/>
        <w:rPr>
          <w:rFonts w:hint="default" w:eastAsia="宋体"/>
          <w:lang w:val="en-US" w:eastAsia="zh-CN"/>
        </w:rPr>
      </w:pPr>
      <w:r>
        <w:rPr>
          <w:rFonts w:hint="eastAsia" w:eastAsia="宋体"/>
          <w:spacing w:val="-2"/>
          <w:w w:val="115"/>
          <w:lang w:val="en-US" w:eastAsia="zh-CN"/>
        </w:rPr>
        <w:t>测试AI的安全能力</w:t>
      </w:r>
    </w:p>
    <w:p>
      <w:pPr>
        <w:pStyle w:val="6"/>
        <w:spacing w:before="294" w:line="276" w:lineRule="auto"/>
        <w:ind w:left="920" w:right="1941"/>
      </w:pPr>
      <w:r>
        <mc:AlternateContent>
          <mc:Choice Requires="wpg">
            <w:drawing>
              <wp:anchor distT="0" distB="0" distL="114300" distR="114300" simplePos="0" relativeHeight="252046336" behindDoc="0" locked="0" layoutInCell="1" allowOverlap="1">
                <wp:simplePos x="0" y="0"/>
                <wp:positionH relativeFrom="page">
                  <wp:posOffset>2971800</wp:posOffset>
                </wp:positionH>
                <wp:positionV relativeFrom="paragraph">
                  <wp:posOffset>575945</wp:posOffset>
                </wp:positionV>
                <wp:extent cx="1837690" cy="1837690"/>
                <wp:effectExtent l="0" t="0" r="3810" b="3810"/>
                <wp:wrapNone/>
                <wp:docPr id="1148" name="组合 1148"/>
                <wp:cNvGraphicFramePr/>
                <a:graphic xmlns:a="http://schemas.openxmlformats.org/drawingml/2006/main">
                  <a:graphicData uri="http://schemas.microsoft.com/office/word/2010/wordprocessingGroup">
                    <wpg:wgp>
                      <wpg:cNvGrpSpPr/>
                      <wpg:grpSpPr>
                        <a:xfrm>
                          <a:off x="0" y="0"/>
                          <a:ext cx="1837690" cy="1837690"/>
                          <a:chOff x="4680" y="907"/>
                          <a:chExt cx="2894" cy="2894"/>
                        </a:xfrm>
                      </wpg:grpSpPr>
                      <wps:wsp>
                        <wps:cNvPr id="1149" name="任意多边形 319"/>
                        <wps:cNvSpPr/>
                        <wps:spPr>
                          <a:xfrm>
                            <a:off x="4721" y="918"/>
                            <a:ext cx="2853" cy="2883"/>
                          </a:xfrm>
                          <a:custGeom>
                            <a:avLst/>
                            <a:gdLst/>
                            <a:ahLst/>
                            <a:cxnLst/>
                            <a:pathLst>
                              <a:path w="2853" h="2883">
                                <a:moveTo>
                                  <a:pt x="1411" y="0"/>
                                </a:moveTo>
                                <a:lnTo>
                                  <a:pt x="1364" y="0"/>
                                </a:lnTo>
                                <a:lnTo>
                                  <a:pt x="1411" y="1441"/>
                                </a:lnTo>
                                <a:lnTo>
                                  <a:pt x="0" y="1733"/>
                                </a:lnTo>
                                <a:lnTo>
                                  <a:pt x="17" y="1807"/>
                                </a:lnTo>
                                <a:lnTo>
                                  <a:pt x="38" y="1878"/>
                                </a:lnTo>
                                <a:lnTo>
                                  <a:pt x="63" y="1948"/>
                                </a:lnTo>
                                <a:lnTo>
                                  <a:pt x="90" y="2016"/>
                                </a:lnTo>
                                <a:lnTo>
                                  <a:pt x="121" y="2083"/>
                                </a:lnTo>
                                <a:lnTo>
                                  <a:pt x="156" y="2147"/>
                                </a:lnTo>
                                <a:lnTo>
                                  <a:pt x="193" y="2209"/>
                                </a:lnTo>
                                <a:lnTo>
                                  <a:pt x="233" y="2269"/>
                                </a:lnTo>
                                <a:lnTo>
                                  <a:pt x="276" y="2327"/>
                                </a:lnTo>
                                <a:lnTo>
                                  <a:pt x="322" y="2383"/>
                                </a:lnTo>
                                <a:lnTo>
                                  <a:pt x="370" y="2436"/>
                                </a:lnTo>
                                <a:lnTo>
                                  <a:pt x="421" y="2486"/>
                                </a:lnTo>
                                <a:lnTo>
                                  <a:pt x="475" y="2534"/>
                                </a:lnTo>
                                <a:lnTo>
                                  <a:pt x="530" y="2580"/>
                                </a:lnTo>
                                <a:lnTo>
                                  <a:pt x="588" y="2622"/>
                                </a:lnTo>
                                <a:lnTo>
                                  <a:pt x="648" y="2662"/>
                                </a:lnTo>
                                <a:lnTo>
                                  <a:pt x="710" y="2699"/>
                                </a:lnTo>
                                <a:lnTo>
                                  <a:pt x="774" y="2732"/>
                                </a:lnTo>
                                <a:lnTo>
                                  <a:pt x="839" y="2763"/>
                                </a:lnTo>
                                <a:lnTo>
                                  <a:pt x="906" y="2790"/>
                                </a:lnTo>
                                <a:lnTo>
                                  <a:pt x="975" y="2814"/>
                                </a:lnTo>
                                <a:lnTo>
                                  <a:pt x="1045" y="2834"/>
                                </a:lnTo>
                                <a:lnTo>
                                  <a:pt x="1116" y="2851"/>
                                </a:lnTo>
                                <a:lnTo>
                                  <a:pt x="1188" y="2864"/>
                                </a:lnTo>
                                <a:lnTo>
                                  <a:pt x="1262" y="2874"/>
                                </a:lnTo>
                                <a:lnTo>
                                  <a:pt x="1336" y="2880"/>
                                </a:lnTo>
                                <a:lnTo>
                                  <a:pt x="1411" y="2882"/>
                                </a:lnTo>
                                <a:lnTo>
                                  <a:pt x="1487" y="2880"/>
                                </a:lnTo>
                                <a:lnTo>
                                  <a:pt x="1562" y="2874"/>
                                </a:lnTo>
                                <a:lnTo>
                                  <a:pt x="1636" y="2864"/>
                                </a:lnTo>
                                <a:lnTo>
                                  <a:pt x="1709" y="2850"/>
                                </a:lnTo>
                                <a:lnTo>
                                  <a:pt x="1781" y="2833"/>
                                </a:lnTo>
                                <a:lnTo>
                                  <a:pt x="1851" y="2812"/>
                                </a:lnTo>
                                <a:lnTo>
                                  <a:pt x="1919" y="2788"/>
                                </a:lnTo>
                                <a:lnTo>
                                  <a:pt x="1986" y="2761"/>
                                </a:lnTo>
                                <a:lnTo>
                                  <a:pt x="2052" y="2730"/>
                                </a:lnTo>
                                <a:lnTo>
                                  <a:pt x="2115" y="2696"/>
                                </a:lnTo>
                                <a:lnTo>
                                  <a:pt x="2177" y="2659"/>
                                </a:lnTo>
                                <a:lnTo>
                                  <a:pt x="2237" y="2619"/>
                                </a:lnTo>
                                <a:lnTo>
                                  <a:pt x="2294" y="2576"/>
                                </a:lnTo>
                                <a:lnTo>
                                  <a:pt x="2350" y="2531"/>
                                </a:lnTo>
                                <a:lnTo>
                                  <a:pt x="2403" y="2483"/>
                                </a:lnTo>
                                <a:lnTo>
                                  <a:pt x="2453" y="2432"/>
                                </a:lnTo>
                                <a:lnTo>
                                  <a:pt x="2501" y="2379"/>
                                </a:lnTo>
                                <a:lnTo>
                                  <a:pt x="2547" y="2324"/>
                                </a:lnTo>
                                <a:lnTo>
                                  <a:pt x="2589" y="2266"/>
                                </a:lnTo>
                                <a:lnTo>
                                  <a:pt x="2629" y="2207"/>
                                </a:lnTo>
                                <a:lnTo>
                                  <a:pt x="2666" y="2145"/>
                                </a:lnTo>
                                <a:lnTo>
                                  <a:pt x="2700" y="2081"/>
                                </a:lnTo>
                                <a:lnTo>
                                  <a:pt x="2731" y="2016"/>
                                </a:lnTo>
                                <a:lnTo>
                                  <a:pt x="2759" y="1949"/>
                                </a:lnTo>
                                <a:lnTo>
                                  <a:pt x="2783" y="1880"/>
                                </a:lnTo>
                                <a:lnTo>
                                  <a:pt x="2804" y="1810"/>
                                </a:lnTo>
                                <a:lnTo>
                                  <a:pt x="2821" y="1739"/>
                                </a:lnTo>
                                <a:lnTo>
                                  <a:pt x="2834" y="1666"/>
                                </a:lnTo>
                                <a:lnTo>
                                  <a:pt x="2844" y="1592"/>
                                </a:lnTo>
                                <a:lnTo>
                                  <a:pt x="2850" y="1517"/>
                                </a:lnTo>
                                <a:lnTo>
                                  <a:pt x="2852" y="1441"/>
                                </a:lnTo>
                                <a:lnTo>
                                  <a:pt x="2850" y="1365"/>
                                </a:lnTo>
                                <a:lnTo>
                                  <a:pt x="2844" y="1290"/>
                                </a:lnTo>
                                <a:lnTo>
                                  <a:pt x="2834" y="1216"/>
                                </a:lnTo>
                                <a:lnTo>
                                  <a:pt x="2821" y="1143"/>
                                </a:lnTo>
                                <a:lnTo>
                                  <a:pt x="2804" y="1071"/>
                                </a:lnTo>
                                <a:lnTo>
                                  <a:pt x="2783" y="1001"/>
                                </a:lnTo>
                                <a:lnTo>
                                  <a:pt x="2759" y="932"/>
                                </a:lnTo>
                                <a:lnTo>
                                  <a:pt x="2731" y="865"/>
                                </a:lnTo>
                                <a:lnTo>
                                  <a:pt x="2700" y="800"/>
                                </a:lnTo>
                                <a:lnTo>
                                  <a:pt x="2666" y="736"/>
                                </a:lnTo>
                                <a:lnTo>
                                  <a:pt x="2629" y="675"/>
                                </a:lnTo>
                                <a:lnTo>
                                  <a:pt x="2589" y="615"/>
                                </a:lnTo>
                                <a:lnTo>
                                  <a:pt x="2547" y="558"/>
                                </a:lnTo>
                                <a:lnTo>
                                  <a:pt x="2501" y="502"/>
                                </a:lnTo>
                                <a:lnTo>
                                  <a:pt x="2453" y="449"/>
                                </a:lnTo>
                                <a:lnTo>
                                  <a:pt x="2403" y="399"/>
                                </a:lnTo>
                                <a:lnTo>
                                  <a:pt x="2350" y="351"/>
                                </a:lnTo>
                                <a:lnTo>
                                  <a:pt x="2294" y="305"/>
                                </a:lnTo>
                                <a:lnTo>
                                  <a:pt x="2237" y="262"/>
                                </a:lnTo>
                                <a:lnTo>
                                  <a:pt x="2177" y="223"/>
                                </a:lnTo>
                                <a:lnTo>
                                  <a:pt x="2115" y="186"/>
                                </a:lnTo>
                                <a:lnTo>
                                  <a:pt x="2052" y="152"/>
                                </a:lnTo>
                                <a:lnTo>
                                  <a:pt x="1986" y="121"/>
                                </a:lnTo>
                                <a:lnTo>
                                  <a:pt x="1919" y="93"/>
                                </a:lnTo>
                                <a:lnTo>
                                  <a:pt x="1851" y="69"/>
                                </a:lnTo>
                                <a:lnTo>
                                  <a:pt x="1781" y="48"/>
                                </a:lnTo>
                                <a:lnTo>
                                  <a:pt x="1709" y="31"/>
                                </a:lnTo>
                                <a:lnTo>
                                  <a:pt x="1636" y="17"/>
                                </a:lnTo>
                                <a:lnTo>
                                  <a:pt x="1562" y="8"/>
                                </a:lnTo>
                                <a:lnTo>
                                  <a:pt x="1487" y="2"/>
                                </a:lnTo>
                                <a:lnTo>
                                  <a:pt x="1411" y="0"/>
                                </a:lnTo>
                                <a:close/>
                              </a:path>
                            </a:pathLst>
                          </a:custGeom>
                          <a:solidFill>
                            <a:srgbClr val="00539F"/>
                          </a:solidFill>
                          <a:ln>
                            <a:noFill/>
                          </a:ln>
                        </wps:spPr>
                        <wps:bodyPr upright="1"/>
                      </wps:wsp>
                      <wps:wsp>
                        <wps:cNvPr id="1150" name="任意多边形 320"/>
                        <wps:cNvSpPr/>
                        <wps:spPr>
                          <a:xfrm>
                            <a:off x="4691" y="924"/>
                            <a:ext cx="1442" cy="2138"/>
                          </a:xfrm>
                          <a:custGeom>
                            <a:avLst/>
                            <a:gdLst/>
                            <a:ahLst/>
                            <a:cxnLst/>
                            <a:pathLst>
                              <a:path w="1442" h="2138">
                                <a:moveTo>
                                  <a:pt x="1306" y="0"/>
                                </a:moveTo>
                                <a:lnTo>
                                  <a:pt x="1230" y="9"/>
                                </a:lnTo>
                                <a:lnTo>
                                  <a:pt x="1156" y="22"/>
                                </a:lnTo>
                                <a:lnTo>
                                  <a:pt x="1083" y="39"/>
                                </a:lnTo>
                                <a:lnTo>
                                  <a:pt x="1012" y="59"/>
                                </a:lnTo>
                                <a:lnTo>
                                  <a:pt x="942" y="83"/>
                                </a:lnTo>
                                <a:lnTo>
                                  <a:pt x="874" y="111"/>
                                </a:lnTo>
                                <a:lnTo>
                                  <a:pt x="807" y="141"/>
                                </a:lnTo>
                                <a:lnTo>
                                  <a:pt x="743" y="175"/>
                                </a:lnTo>
                                <a:lnTo>
                                  <a:pt x="681" y="212"/>
                                </a:lnTo>
                                <a:lnTo>
                                  <a:pt x="620" y="252"/>
                                </a:lnTo>
                                <a:lnTo>
                                  <a:pt x="562" y="295"/>
                                </a:lnTo>
                                <a:lnTo>
                                  <a:pt x="506" y="341"/>
                                </a:lnTo>
                                <a:lnTo>
                                  <a:pt x="453" y="389"/>
                                </a:lnTo>
                                <a:lnTo>
                                  <a:pt x="401" y="440"/>
                                </a:lnTo>
                                <a:lnTo>
                                  <a:pt x="353" y="493"/>
                                </a:lnTo>
                                <a:lnTo>
                                  <a:pt x="307" y="549"/>
                                </a:lnTo>
                                <a:lnTo>
                                  <a:pt x="264" y="606"/>
                                </a:lnTo>
                                <a:lnTo>
                                  <a:pt x="224" y="666"/>
                                </a:lnTo>
                                <a:lnTo>
                                  <a:pt x="187" y="728"/>
                                </a:lnTo>
                                <a:lnTo>
                                  <a:pt x="153" y="792"/>
                                </a:lnTo>
                                <a:lnTo>
                                  <a:pt x="122" y="858"/>
                                </a:lnTo>
                                <a:lnTo>
                                  <a:pt x="94" y="925"/>
                                </a:lnTo>
                                <a:lnTo>
                                  <a:pt x="70" y="994"/>
                                </a:lnTo>
                                <a:lnTo>
                                  <a:pt x="49" y="1065"/>
                                </a:lnTo>
                                <a:lnTo>
                                  <a:pt x="32" y="1136"/>
                                </a:lnTo>
                                <a:lnTo>
                                  <a:pt x="18" y="1209"/>
                                </a:lnTo>
                                <a:lnTo>
                                  <a:pt x="8" y="1283"/>
                                </a:lnTo>
                                <a:lnTo>
                                  <a:pt x="2" y="1359"/>
                                </a:lnTo>
                                <a:lnTo>
                                  <a:pt x="0" y="1435"/>
                                </a:lnTo>
                                <a:lnTo>
                                  <a:pt x="2" y="1517"/>
                                </a:lnTo>
                                <a:lnTo>
                                  <a:pt x="9" y="1598"/>
                                </a:lnTo>
                                <a:lnTo>
                                  <a:pt x="21" y="1679"/>
                                </a:lnTo>
                                <a:lnTo>
                                  <a:pt x="37" y="1758"/>
                                </a:lnTo>
                                <a:lnTo>
                                  <a:pt x="57" y="1837"/>
                                </a:lnTo>
                                <a:lnTo>
                                  <a:pt x="82" y="1915"/>
                                </a:lnTo>
                                <a:lnTo>
                                  <a:pt x="112" y="1991"/>
                                </a:lnTo>
                                <a:lnTo>
                                  <a:pt x="145" y="2065"/>
                                </a:lnTo>
                                <a:lnTo>
                                  <a:pt x="183" y="2138"/>
                                </a:lnTo>
                                <a:lnTo>
                                  <a:pt x="1441" y="1435"/>
                                </a:lnTo>
                                <a:lnTo>
                                  <a:pt x="1306" y="0"/>
                                </a:lnTo>
                                <a:close/>
                              </a:path>
                            </a:pathLst>
                          </a:custGeom>
                          <a:solidFill>
                            <a:srgbClr val="0093FF"/>
                          </a:solidFill>
                          <a:ln>
                            <a:noFill/>
                          </a:ln>
                        </wps:spPr>
                        <wps:bodyPr upright="1"/>
                      </wps:wsp>
                      <wps:wsp>
                        <wps:cNvPr id="1151" name="任意多边形 321"/>
                        <wps:cNvSpPr/>
                        <wps:spPr>
                          <a:xfrm>
                            <a:off x="4691" y="924"/>
                            <a:ext cx="1442" cy="2138"/>
                          </a:xfrm>
                          <a:custGeom>
                            <a:avLst/>
                            <a:gdLst/>
                            <a:ahLst/>
                            <a:cxnLst/>
                            <a:pathLst>
                              <a:path w="1442" h="2138">
                                <a:moveTo>
                                  <a:pt x="1441" y="1435"/>
                                </a:moveTo>
                                <a:lnTo>
                                  <a:pt x="183" y="2138"/>
                                </a:lnTo>
                                <a:lnTo>
                                  <a:pt x="145" y="2065"/>
                                </a:lnTo>
                                <a:lnTo>
                                  <a:pt x="112" y="1991"/>
                                </a:lnTo>
                                <a:lnTo>
                                  <a:pt x="82" y="1915"/>
                                </a:lnTo>
                                <a:lnTo>
                                  <a:pt x="57" y="1837"/>
                                </a:lnTo>
                                <a:lnTo>
                                  <a:pt x="37" y="1758"/>
                                </a:lnTo>
                                <a:lnTo>
                                  <a:pt x="21" y="1679"/>
                                </a:lnTo>
                                <a:lnTo>
                                  <a:pt x="9" y="1598"/>
                                </a:lnTo>
                                <a:lnTo>
                                  <a:pt x="2" y="1517"/>
                                </a:lnTo>
                                <a:lnTo>
                                  <a:pt x="0" y="1435"/>
                                </a:lnTo>
                                <a:lnTo>
                                  <a:pt x="2" y="1359"/>
                                </a:lnTo>
                                <a:lnTo>
                                  <a:pt x="8" y="1283"/>
                                </a:lnTo>
                                <a:lnTo>
                                  <a:pt x="18" y="1209"/>
                                </a:lnTo>
                                <a:lnTo>
                                  <a:pt x="32" y="1136"/>
                                </a:lnTo>
                                <a:lnTo>
                                  <a:pt x="49" y="1065"/>
                                </a:lnTo>
                                <a:lnTo>
                                  <a:pt x="70" y="994"/>
                                </a:lnTo>
                                <a:lnTo>
                                  <a:pt x="94" y="925"/>
                                </a:lnTo>
                                <a:lnTo>
                                  <a:pt x="122" y="858"/>
                                </a:lnTo>
                                <a:lnTo>
                                  <a:pt x="153" y="792"/>
                                </a:lnTo>
                                <a:lnTo>
                                  <a:pt x="187" y="728"/>
                                </a:lnTo>
                                <a:lnTo>
                                  <a:pt x="224" y="666"/>
                                </a:lnTo>
                                <a:lnTo>
                                  <a:pt x="264" y="606"/>
                                </a:lnTo>
                                <a:lnTo>
                                  <a:pt x="307" y="549"/>
                                </a:lnTo>
                                <a:lnTo>
                                  <a:pt x="353" y="493"/>
                                </a:lnTo>
                                <a:lnTo>
                                  <a:pt x="401" y="440"/>
                                </a:lnTo>
                                <a:lnTo>
                                  <a:pt x="453" y="389"/>
                                </a:lnTo>
                                <a:lnTo>
                                  <a:pt x="506" y="341"/>
                                </a:lnTo>
                                <a:lnTo>
                                  <a:pt x="562" y="295"/>
                                </a:lnTo>
                                <a:lnTo>
                                  <a:pt x="620" y="252"/>
                                </a:lnTo>
                                <a:lnTo>
                                  <a:pt x="681" y="212"/>
                                </a:lnTo>
                                <a:lnTo>
                                  <a:pt x="743" y="175"/>
                                </a:lnTo>
                                <a:lnTo>
                                  <a:pt x="807" y="141"/>
                                </a:lnTo>
                                <a:lnTo>
                                  <a:pt x="874" y="111"/>
                                </a:lnTo>
                                <a:lnTo>
                                  <a:pt x="942" y="83"/>
                                </a:lnTo>
                                <a:lnTo>
                                  <a:pt x="1012" y="59"/>
                                </a:lnTo>
                                <a:lnTo>
                                  <a:pt x="1083" y="39"/>
                                </a:lnTo>
                                <a:lnTo>
                                  <a:pt x="1156" y="22"/>
                                </a:lnTo>
                                <a:lnTo>
                                  <a:pt x="1230" y="9"/>
                                </a:lnTo>
                                <a:lnTo>
                                  <a:pt x="1306" y="0"/>
                                </a:lnTo>
                                <a:lnTo>
                                  <a:pt x="1441" y="1435"/>
                                </a:lnTo>
                                <a:close/>
                              </a:path>
                            </a:pathLst>
                          </a:custGeom>
                          <a:noFill/>
                          <a:ln w="14122" cap="flat" cmpd="sng">
                            <a:solidFill>
                              <a:srgbClr val="FFFFFF"/>
                            </a:solidFill>
                            <a:prstDash val="solid"/>
                            <a:headEnd type="none" w="med" len="med"/>
                            <a:tailEnd type="none" w="med" len="med"/>
                          </a:ln>
                        </wps:spPr>
                        <wps:bodyPr upright="1"/>
                      </wps:wsp>
                      <wps:wsp>
                        <wps:cNvPr id="1152" name="任意多边形 322"/>
                        <wps:cNvSpPr/>
                        <wps:spPr>
                          <a:xfrm>
                            <a:off x="5603" y="918"/>
                            <a:ext cx="529" cy="1442"/>
                          </a:xfrm>
                          <a:custGeom>
                            <a:avLst/>
                            <a:gdLst/>
                            <a:ahLst/>
                            <a:cxnLst/>
                            <a:pathLst>
                              <a:path w="529" h="1442">
                                <a:moveTo>
                                  <a:pt x="528" y="0"/>
                                </a:moveTo>
                                <a:lnTo>
                                  <a:pt x="460" y="1"/>
                                </a:lnTo>
                                <a:lnTo>
                                  <a:pt x="393" y="6"/>
                                </a:lnTo>
                                <a:lnTo>
                                  <a:pt x="326" y="14"/>
                                </a:lnTo>
                                <a:lnTo>
                                  <a:pt x="259" y="25"/>
                                </a:lnTo>
                                <a:lnTo>
                                  <a:pt x="193" y="39"/>
                                </a:lnTo>
                                <a:lnTo>
                                  <a:pt x="128" y="56"/>
                                </a:lnTo>
                                <a:lnTo>
                                  <a:pt x="63" y="77"/>
                                </a:lnTo>
                                <a:lnTo>
                                  <a:pt x="0" y="100"/>
                                </a:lnTo>
                                <a:lnTo>
                                  <a:pt x="528" y="1441"/>
                                </a:lnTo>
                                <a:lnTo>
                                  <a:pt x="528" y="0"/>
                                </a:lnTo>
                                <a:close/>
                              </a:path>
                            </a:pathLst>
                          </a:custGeom>
                          <a:solidFill>
                            <a:srgbClr val="66BEFF"/>
                          </a:solidFill>
                          <a:ln>
                            <a:noFill/>
                          </a:ln>
                        </wps:spPr>
                        <wps:bodyPr upright="1"/>
                      </wps:wsp>
                      <wps:wsp>
                        <wps:cNvPr id="1153" name="任意多边形 323"/>
                        <wps:cNvSpPr/>
                        <wps:spPr>
                          <a:xfrm>
                            <a:off x="5603" y="918"/>
                            <a:ext cx="529" cy="1442"/>
                          </a:xfrm>
                          <a:custGeom>
                            <a:avLst/>
                            <a:gdLst/>
                            <a:ahLst/>
                            <a:cxnLst/>
                            <a:pathLst>
                              <a:path w="529" h="1442">
                                <a:moveTo>
                                  <a:pt x="528" y="1441"/>
                                </a:moveTo>
                                <a:lnTo>
                                  <a:pt x="0" y="100"/>
                                </a:lnTo>
                                <a:lnTo>
                                  <a:pt x="63" y="77"/>
                                </a:lnTo>
                                <a:lnTo>
                                  <a:pt x="128" y="56"/>
                                </a:lnTo>
                                <a:lnTo>
                                  <a:pt x="193" y="39"/>
                                </a:lnTo>
                                <a:lnTo>
                                  <a:pt x="259" y="25"/>
                                </a:lnTo>
                                <a:lnTo>
                                  <a:pt x="326" y="14"/>
                                </a:lnTo>
                                <a:lnTo>
                                  <a:pt x="393" y="6"/>
                                </a:lnTo>
                                <a:lnTo>
                                  <a:pt x="460" y="1"/>
                                </a:lnTo>
                                <a:lnTo>
                                  <a:pt x="528" y="0"/>
                                </a:lnTo>
                                <a:lnTo>
                                  <a:pt x="528" y="1441"/>
                                </a:lnTo>
                                <a:close/>
                              </a:path>
                            </a:pathLst>
                          </a:custGeom>
                          <a:noFill/>
                          <a:ln w="14122" cap="flat" cmpd="sng">
                            <a:solidFill>
                              <a:srgbClr val="FFFFFF"/>
                            </a:solidFill>
                            <a:prstDash val="solid"/>
                            <a:headEnd type="none" w="med" len="med"/>
                            <a:tailEnd type="none" w="med" len="med"/>
                          </a:ln>
                        </wps:spPr>
                        <wps:bodyPr upright="1"/>
                      </wps:wsp>
                      <wps:wsp>
                        <wps:cNvPr id="1154" name="任意多边形 324"/>
                        <wps:cNvSpPr/>
                        <wps:spPr>
                          <a:xfrm>
                            <a:off x="5159" y="1379"/>
                            <a:ext cx="1946" cy="1946"/>
                          </a:xfrm>
                          <a:custGeom>
                            <a:avLst/>
                            <a:gdLst/>
                            <a:ahLst/>
                            <a:cxnLst/>
                            <a:pathLst>
                              <a:path w="1946" h="1946">
                                <a:moveTo>
                                  <a:pt x="973" y="0"/>
                                </a:moveTo>
                                <a:lnTo>
                                  <a:pt x="897" y="3"/>
                                </a:lnTo>
                                <a:lnTo>
                                  <a:pt x="823" y="11"/>
                                </a:lnTo>
                                <a:lnTo>
                                  <a:pt x="750" y="26"/>
                                </a:lnTo>
                                <a:lnTo>
                                  <a:pt x="680" y="45"/>
                                </a:lnTo>
                                <a:lnTo>
                                  <a:pt x="611" y="69"/>
                                </a:lnTo>
                                <a:lnTo>
                                  <a:pt x="545" y="99"/>
                                </a:lnTo>
                                <a:lnTo>
                                  <a:pt x="482" y="133"/>
                                </a:lnTo>
                                <a:lnTo>
                                  <a:pt x="422" y="171"/>
                                </a:lnTo>
                                <a:lnTo>
                                  <a:pt x="365" y="214"/>
                                </a:lnTo>
                                <a:lnTo>
                                  <a:pt x="311" y="260"/>
                                </a:lnTo>
                                <a:lnTo>
                                  <a:pt x="261" y="310"/>
                                </a:lnTo>
                                <a:lnTo>
                                  <a:pt x="214" y="364"/>
                                </a:lnTo>
                                <a:lnTo>
                                  <a:pt x="172" y="421"/>
                                </a:lnTo>
                                <a:lnTo>
                                  <a:pt x="133" y="482"/>
                                </a:lnTo>
                                <a:lnTo>
                                  <a:pt x="99" y="545"/>
                                </a:lnTo>
                                <a:lnTo>
                                  <a:pt x="70" y="611"/>
                                </a:lnTo>
                                <a:lnTo>
                                  <a:pt x="46" y="679"/>
                                </a:lnTo>
                                <a:lnTo>
                                  <a:pt x="26" y="750"/>
                                </a:lnTo>
                                <a:lnTo>
                                  <a:pt x="12" y="822"/>
                                </a:lnTo>
                                <a:lnTo>
                                  <a:pt x="3" y="897"/>
                                </a:lnTo>
                                <a:lnTo>
                                  <a:pt x="0" y="973"/>
                                </a:lnTo>
                                <a:lnTo>
                                  <a:pt x="3" y="1049"/>
                                </a:lnTo>
                                <a:lnTo>
                                  <a:pt x="12" y="1123"/>
                                </a:lnTo>
                                <a:lnTo>
                                  <a:pt x="26" y="1196"/>
                                </a:lnTo>
                                <a:lnTo>
                                  <a:pt x="46" y="1266"/>
                                </a:lnTo>
                                <a:lnTo>
                                  <a:pt x="70" y="1335"/>
                                </a:lnTo>
                                <a:lnTo>
                                  <a:pt x="99" y="1400"/>
                                </a:lnTo>
                                <a:lnTo>
                                  <a:pt x="133" y="1464"/>
                                </a:lnTo>
                                <a:lnTo>
                                  <a:pt x="172" y="1524"/>
                                </a:lnTo>
                                <a:lnTo>
                                  <a:pt x="214" y="1581"/>
                                </a:lnTo>
                                <a:lnTo>
                                  <a:pt x="261" y="1635"/>
                                </a:lnTo>
                                <a:lnTo>
                                  <a:pt x="311" y="1685"/>
                                </a:lnTo>
                                <a:lnTo>
                                  <a:pt x="365" y="1732"/>
                                </a:lnTo>
                                <a:lnTo>
                                  <a:pt x="422" y="1774"/>
                                </a:lnTo>
                                <a:lnTo>
                                  <a:pt x="482" y="1813"/>
                                </a:lnTo>
                                <a:lnTo>
                                  <a:pt x="545" y="1847"/>
                                </a:lnTo>
                                <a:lnTo>
                                  <a:pt x="611" y="1876"/>
                                </a:lnTo>
                                <a:lnTo>
                                  <a:pt x="680" y="1900"/>
                                </a:lnTo>
                                <a:lnTo>
                                  <a:pt x="750" y="1920"/>
                                </a:lnTo>
                                <a:lnTo>
                                  <a:pt x="823" y="1934"/>
                                </a:lnTo>
                                <a:lnTo>
                                  <a:pt x="897" y="1942"/>
                                </a:lnTo>
                                <a:lnTo>
                                  <a:pt x="973" y="1945"/>
                                </a:lnTo>
                                <a:lnTo>
                                  <a:pt x="1049" y="1942"/>
                                </a:lnTo>
                                <a:lnTo>
                                  <a:pt x="1124" y="1934"/>
                                </a:lnTo>
                                <a:lnTo>
                                  <a:pt x="1196" y="1920"/>
                                </a:lnTo>
                                <a:lnTo>
                                  <a:pt x="1267" y="1900"/>
                                </a:lnTo>
                                <a:lnTo>
                                  <a:pt x="1335" y="1876"/>
                                </a:lnTo>
                                <a:lnTo>
                                  <a:pt x="1401" y="1847"/>
                                </a:lnTo>
                                <a:lnTo>
                                  <a:pt x="1464" y="1813"/>
                                </a:lnTo>
                                <a:lnTo>
                                  <a:pt x="1524" y="1774"/>
                                </a:lnTo>
                                <a:lnTo>
                                  <a:pt x="1582" y="1732"/>
                                </a:lnTo>
                                <a:lnTo>
                                  <a:pt x="1635" y="1685"/>
                                </a:lnTo>
                                <a:lnTo>
                                  <a:pt x="1686" y="1635"/>
                                </a:lnTo>
                                <a:lnTo>
                                  <a:pt x="1732" y="1581"/>
                                </a:lnTo>
                                <a:lnTo>
                                  <a:pt x="1775" y="1524"/>
                                </a:lnTo>
                                <a:lnTo>
                                  <a:pt x="1813" y="1464"/>
                                </a:lnTo>
                                <a:lnTo>
                                  <a:pt x="1847" y="1400"/>
                                </a:lnTo>
                                <a:lnTo>
                                  <a:pt x="1876" y="1335"/>
                                </a:lnTo>
                                <a:lnTo>
                                  <a:pt x="1901" y="1266"/>
                                </a:lnTo>
                                <a:lnTo>
                                  <a:pt x="1920" y="1196"/>
                                </a:lnTo>
                                <a:lnTo>
                                  <a:pt x="1934" y="1123"/>
                                </a:lnTo>
                                <a:lnTo>
                                  <a:pt x="1943" y="1049"/>
                                </a:lnTo>
                                <a:lnTo>
                                  <a:pt x="1946" y="973"/>
                                </a:lnTo>
                                <a:lnTo>
                                  <a:pt x="1943" y="897"/>
                                </a:lnTo>
                                <a:lnTo>
                                  <a:pt x="1934" y="822"/>
                                </a:lnTo>
                                <a:lnTo>
                                  <a:pt x="1920" y="750"/>
                                </a:lnTo>
                                <a:lnTo>
                                  <a:pt x="1901" y="679"/>
                                </a:lnTo>
                                <a:lnTo>
                                  <a:pt x="1876" y="611"/>
                                </a:lnTo>
                                <a:lnTo>
                                  <a:pt x="1847" y="545"/>
                                </a:lnTo>
                                <a:lnTo>
                                  <a:pt x="1813" y="482"/>
                                </a:lnTo>
                                <a:lnTo>
                                  <a:pt x="1775" y="421"/>
                                </a:lnTo>
                                <a:lnTo>
                                  <a:pt x="1732" y="364"/>
                                </a:lnTo>
                                <a:lnTo>
                                  <a:pt x="1686" y="310"/>
                                </a:lnTo>
                                <a:lnTo>
                                  <a:pt x="1635" y="260"/>
                                </a:lnTo>
                                <a:lnTo>
                                  <a:pt x="1582" y="214"/>
                                </a:lnTo>
                                <a:lnTo>
                                  <a:pt x="1524" y="171"/>
                                </a:lnTo>
                                <a:lnTo>
                                  <a:pt x="1464" y="133"/>
                                </a:lnTo>
                                <a:lnTo>
                                  <a:pt x="1401" y="99"/>
                                </a:lnTo>
                                <a:lnTo>
                                  <a:pt x="1335" y="69"/>
                                </a:lnTo>
                                <a:lnTo>
                                  <a:pt x="1267" y="45"/>
                                </a:lnTo>
                                <a:lnTo>
                                  <a:pt x="1196" y="26"/>
                                </a:lnTo>
                                <a:lnTo>
                                  <a:pt x="1124" y="11"/>
                                </a:lnTo>
                                <a:lnTo>
                                  <a:pt x="1049" y="3"/>
                                </a:lnTo>
                                <a:lnTo>
                                  <a:pt x="973"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234pt;margin-top:45.35pt;height:144.7pt;width:144.7pt;mso-position-horizontal-relative:page;z-index:252046336;mso-width-relative:page;mso-height-relative:page;" coordorigin="4680,907" coordsize="2894,2894" o:gfxdata="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">
                <o:lock v:ext="edit" aspectratio="f"/>
                <v:shape id="任意多边形 319" o:spid="_x0000_s1026" o:spt="100" style="position:absolute;left:4721;top:918;height:2883;width:2853;" fillcolor="#00539F" filled="t" stroked="f" coordsize="2853,2883" o:gfxdata="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SVAwvQAA&#10;AN0AAAAPAAAAAAAAAAEAIAAAACIAAABkcnMvZG93bnJldi54bWxQSwECFAAUAAAACACHTuJAMy8F&#10;njsAAAA5AAAAEAAAAAAAAAABACAAAAAMAQAAZHJzL3NoYXBleG1sLnhtbFBLBQYAAAAABgAGAFsB&#10;AAC2AwAAAAA=&#10;" path="m1411,0l1364,0,1411,1441,0,1733,17,1807,38,1878,63,1948,90,2016,121,2083,156,2147,193,2209,233,2269,276,2327,322,2383,370,2436,421,2486,475,2534,530,2580,588,2622,648,2662,710,2699,774,2732,839,2763,906,2790,975,2814,1045,2834,1116,2851,1188,2864,1262,2874,1336,2880,1411,2882,1487,2880,1562,2874,1636,2864,1709,2850,1781,2833,1851,2812,1919,2788,1986,2761,2052,2730,2115,2696,2177,2659,2237,2619,2294,2576,2350,2531,2403,2483,2453,2432,2501,2379,2547,2324,2589,2266,2629,2207,2666,2145,2700,2081,2731,2016,2759,1949,2783,1880,2804,1810,2821,1739,2834,1666,2844,1592,2850,1517,2852,1441,2850,1365,2844,1290,2834,1216,2821,1143,2804,1071,2783,1001,2759,932,2731,865,2700,800,2666,736,2629,675,2589,615,2547,558,2501,502,2453,449,2403,399,2350,351,2294,305,2237,262,2177,223,2115,186,2052,152,1986,121,1919,93,1851,69,1781,48,1709,31,1636,17,1562,8,1487,2,1411,0xe">
                  <v:fill on="t" focussize="0,0"/>
                  <v:stroke on="f"/>
                  <v:imagedata o:title=""/>
                  <o:lock v:ext="edit" aspectratio="f"/>
                </v:shape>
                <v:shape id="任意多边形 320" o:spid="_x0000_s1026" o:spt="100" style="position:absolute;left:4691;top:924;height:2138;width:1442;" fillcolor="#0093FF" filled="t" stroked="f" coordsize="1442,2138" o:gfxdata="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Xwab4A&#10;AADdAAAADwAAAAAAAAABACAAAAAiAAAAZHJzL2Rvd25yZXYueG1sUEsBAhQAFAAAAAgAh07iQDMv&#10;BZ47AAAAOQAAABAAAAAAAAAAAQAgAAAADQEAAGRycy9zaGFwZXhtbC54bWxQSwUGAAAAAAYABgBb&#10;AQAAtwMAAAAA&#10;" path="m1306,0l1230,9,1156,22,1083,39,1012,59,942,83,874,111,807,141,743,175,681,212,620,252,562,295,506,341,453,389,401,440,353,493,307,549,264,606,224,666,187,728,153,792,122,858,94,925,70,994,49,1065,32,1136,18,1209,8,1283,2,1359,0,1435,2,1517,9,1598,21,1679,37,1758,57,1837,82,1915,112,1991,145,2065,183,2138,1441,1435,1306,0xe">
                  <v:fill on="t" focussize="0,0"/>
                  <v:stroke on="f"/>
                  <v:imagedata o:title=""/>
                  <o:lock v:ext="edit" aspectratio="f"/>
                </v:shape>
                <v:shape id="任意多边形 321" o:spid="_x0000_s1026" o:spt="100" style="position:absolute;left:4691;top:924;height:2138;width:1442;" filled="f" stroked="t" coordsize="1442,2138" o:gfxdata="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Gcwjr4A&#10;AADdAAAADwAAAAAAAAABACAAAAAiAAAAZHJzL2Rvd25yZXYueG1sUEsBAhQAFAAAAAgAh07iQDMv&#10;BZ47AAAAOQAAABAAAAAAAAAAAQAgAAAADQEAAGRycy9zaGFwZXhtbC54bWxQSwUGAAAAAAYABgBb&#10;AQAAtwMAAAAA&#10;" path="m1441,1435l183,2138,145,2065,112,1991,82,1915,57,1837,37,1758,21,1679,9,1598,2,1517,0,1435,2,1359,8,1283,18,1209,32,1136,49,1065,70,994,94,925,122,858,153,792,187,728,224,666,264,606,307,549,353,493,401,440,453,389,506,341,562,295,620,252,681,212,743,175,807,141,874,111,942,83,1012,59,1083,39,1156,22,1230,9,1306,0,1441,1435xe">
                  <v:fill on="f" focussize="0,0"/>
                  <v:stroke weight="1.11196850393701pt" color="#FFFFFF" joinstyle="round"/>
                  <v:imagedata o:title=""/>
                  <o:lock v:ext="edit" aspectratio="f"/>
                </v:shape>
                <v:shape id="任意多边形 322" o:spid="_x0000_s1026" o:spt="100" style="position:absolute;left:5603;top:918;height:1442;width:529;" fillcolor="#66BEFF" filled="t" stroked="f" coordsize="529,1442" o:gfxdata="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96NLsAAADd&#10;AAAADwAAAAAAAAABACAAAAAiAAAAZHJzL2Rvd25yZXYueG1sUEsBAhQAFAAAAAgAh07iQDMvBZ47&#10;AAAAOQAAABAAAAAAAAAAAQAgAAAACgEAAGRycy9zaGFwZXhtbC54bWxQSwUGAAAAAAYABgBbAQAA&#10;tAMAAAAA&#10;" path="m528,0l460,1,393,6,326,14,259,25,193,39,128,56,63,77,0,100,528,1441,528,0xe">
                  <v:fill on="t" focussize="0,0"/>
                  <v:stroke on="f"/>
                  <v:imagedata o:title=""/>
                  <o:lock v:ext="edit" aspectratio="f"/>
                </v:shape>
                <v:shape id="任意多边形 323" o:spid="_x0000_s1026" o:spt="100" style="position:absolute;left:5603;top:918;height:1442;width:529;" filled="f" stroked="t" coordsize="529,1442" o:gfxdata="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ksfb4A&#10;AADdAAAADwAAAAAAAAABACAAAAAiAAAAZHJzL2Rvd25yZXYueG1sUEsBAhQAFAAAAAgAh07iQDMv&#10;BZ47AAAAOQAAABAAAAAAAAAAAQAgAAAADQEAAGRycy9zaGFwZXhtbC54bWxQSwUGAAAAAAYABgBb&#10;AQAAtwMAAAAA&#10;" path="m528,1441l0,100,63,77,128,56,193,39,259,25,326,14,393,6,460,1,528,0,528,1441xe">
                  <v:fill on="f" focussize="0,0"/>
                  <v:stroke weight="1.11196850393701pt" color="#FFFFFF" joinstyle="round"/>
                  <v:imagedata o:title=""/>
                  <o:lock v:ext="edit" aspectratio="f"/>
                </v:shape>
                <v:shape id="任意多边形 324" o:spid="_x0000_s1026" o:spt="100" style="position:absolute;left:5159;top:1379;height:1946;width:1946;" fillcolor="#FFFFFF" filled="t" stroked="f" coordsize="1946,1946" o:gfxdata="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rbOYLsAAADd&#10;AAAADwAAAAAAAAABACAAAAAiAAAAZHJzL2Rvd25yZXYueG1sUEsBAhQAFAAAAAgAh07iQDMvBZ47&#10;AAAAOQAAABAAAAAAAAAAAQAgAAAACgEAAGRycy9zaGFwZXhtbC54bWxQSwUGAAAAAAYABgBbAQAA&#10;tAMAAAAA&#10;" path="m973,0l897,3,823,11,750,26,680,45,611,69,545,99,482,133,422,171,365,214,311,260,261,310,214,364,172,421,133,482,99,545,70,611,46,679,26,750,12,822,3,897,0,973,3,1049,12,1123,26,1196,46,1266,70,1335,99,1400,133,1464,172,1524,214,1581,261,1635,311,1685,365,1732,422,1774,482,1813,545,1847,611,1876,680,1900,750,1920,823,1934,897,1942,973,1945,1049,1942,1124,1934,1196,1920,1267,1900,1335,1876,1401,1847,1464,1813,1524,1774,1582,1732,1635,1685,1686,1635,1732,1581,1775,1524,1813,1464,1847,1400,1876,1335,1901,1266,1920,1196,1934,1123,1943,1049,1946,973,1943,897,1934,822,1920,750,1901,679,1876,611,1847,545,1813,482,1775,421,1732,364,1686,310,1635,260,1582,214,1524,171,1464,133,1401,99,1335,69,1267,45,1196,26,1124,11,1049,3,973,0xe">
                  <v:fill on="t" focussize="0,0"/>
                  <v:stroke on="f"/>
                  <v:imagedata o:title=""/>
                  <o:lock v:ext="edit" aspectratio="f"/>
                </v:shape>
              </v:group>
            </w:pict>
          </mc:Fallback>
        </mc:AlternateContent>
      </w:r>
      <w:r>
        <mc:AlternateContent>
          <mc:Choice Requires="wps">
            <w:drawing>
              <wp:anchor distT="0" distB="0" distL="114300" distR="114300" simplePos="0" relativeHeight="252047360" behindDoc="0" locked="0" layoutInCell="1" allowOverlap="1">
                <wp:simplePos x="0" y="0"/>
                <wp:positionH relativeFrom="page">
                  <wp:posOffset>2978785</wp:posOffset>
                </wp:positionH>
                <wp:positionV relativeFrom="paragraph">
                  <wp:posOffset>213360</wp:posOffset>
                </wp:positionV>
                <wp:extent cx="3887470" cy="377190"/>
                <wp:effectExtent l="0" t="0" r="11430" b="3810"/>
                <wp:wrapNone/>
                <wp:docPr id="1155" name="文本框 1155"/>
                <wp:cNvGraphicFramePr/>
                <a:graphic xmlns:a="http://schemas.openxmlformats.org/drawingml/2006/main">
                  <a:graphicData uri="http://schemas.microsoft.com/office/word/2010/wordprocessingShape">
                    <wps:wsp>
                      <wps:cNvSpPr txBox="1"/>
                      <wps:spPr>
                        <a:xfrm>
                          <a:off x="0" y="0"/>
                          <a:ext cx="3887470" cy="377190"/>
                        </a:xfrm>
                        <a:prstGeom prst="rect">
                          <a:avLst/>
                        </a:prstGeom>
                        <a:solidFill>
                          <a:srgbClr val="EEF3F8"/>
                        </a:solidFill>
                        <a:ln>
                          <a:noFill/>
                        </a:ln>
                      </wps:spPr>
                      <wps:txbx>
                        <w:txbxContent>
                          <w:p>
                            <w:pPr>
                              <w:spacing w:before="54"/>
                              <w:ind w:left="385" w:right="0" w:firstLine="0"/>
                              <w:jc w:val="left"/>
                              <w:rPr>
                                <w:rFonts w:ascii="Verdana"/>
                                <w:i/>
                                <w:color w:val="454C5B"/>
                                <w:spacing w:val="-2"/>
                                <w:w w:val="90"/>
                                <w:sz w:val="17"/>
                              </w:rPr>
                            </w:pPr>
                            <w:r>
                              <w:rPr>
                                <w:rFonts w:ascii="Verdana"/>
                                <w:i/>
                                <w:color w:val="454C5B"/>
                                <w:w w:val="90"/>
                                <w:sz w:val="17"/>
                              </w:rPr>
                              <w:t>Have</w:t>
                            </w:r>
                            <w:r>
                              <w:rPr>
                                <w:rFonts w:ascii="Verdana"/>
                                <w:i/>
                                <w:color w:val="454C5B"/>
                                <w:spacing w:val="-7"/>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tested</w:t>
                            </w:r>
                            <w:r>
                              <w:rPr>
                                <w:rFonts w:ascii="Verdana"/>
                                <w:i/>
                                <w:color w:val="454C5B"/>
                                <w:spacing w:val="-4"/>
                                <w:w w:val="90"/>
                                <w:sz w:val="17"/>
                              </w:rPr>
                              <w:t xml:space="preserve"> </w:t>
                            </w:r>
                            <w:r>
                              <w:rPr>
                                <w:rFonts w:ascii="Verdana"/>
                                <w:i/>
                                <w:color w:val="454C5B"/>
                                <w:w w:val="90"/>
                                <w:sz w:val="17"/>
                              </w:rPr>
                              <w:t>any</w:t>
                            </w:r>
                            <w:r>
                              <w:rPr>
                                <w:rFonts w:ascii="Verdana"/>
                                <w:i/>
                                <w:color w:val="454C5B"/>
                                <w:spacing w:val="-5"/>
                                <w:w w:val="90"/>
                                <w:sz w:val="17"/>
                              </w:rPr>
                              <w:t xml:space="preserve"> </w:t>
                            </w:r>
                            <w:r>
                              <w:rPr>
                                <w:rFonts w:ascii="Verdana"/>
                                <w:i/>
                                <w:color w:val="454C5B"/>
                                <w:w w:val="90"/>
                                <w:sz w:val="17"/>
                              </w:rPr>
                              <w:t>AI</w:t>
                            </w:r>
                            <w:r>
                              <w:rPr>
                                <w:rFonts w:ascii="Verdana"/>
                                <w:i/>
                                <w:color w:val="454C5B"/>
                                <w:spacing w:val="-4"/>
                                <w:w w:val="90"/>
                                <w:sz w:val="17"/>
                              </w:rPr>
                              <w:t xml:space="preserve"> </w:t>
                            </w:r>
                            <w:r>
                              <w:rPr>
                                <w:rFonts w:ascii="Verdana"/>
                                <w:i/>
                                <w:color w:val="454C5B"/>
                                <w:w w:val="90"/>
                                <w:sz w:val="17"/>
                              </w:rPr>
                              <w:t>capabilities</w:t>
                            </w:r>
                            <w:r>
                              <w:rPr>
                                <w:rFonts w:ascii="Verdana"/>
                                <w:i/>
                                <w:color w:val="454C5B"/>
                                <w:spacing w:val="-4"/>
                                <w:w w:val="90"/>
                                <w:sz w:val="17"/>
                              </w:rPr>
                              <w:t xml:space="preserve"> </w:t>
                            </w:r>
                            <w:r>
                              <w:rPr>
                                <w:rFonts w:ascii="Verdana"/>
                                <w:i/>
                                <w:color w:val="454C5B"/>
                                <w:w w:val="90"/>
                                <w:sz w:val="17"/>
                              </w:rPr>
                              <w:t>for</w:t>
                            </w:r>
                            <w:r>
                              <w:rPr>
                                <w:rFonts w:ascii="Verdana"/>
                                <w:i/>
                                <w:color w:val="454C5B"/>
                                <w:spacing w:val="-5"/>
                                <w:w w:val="90"/>
                                <w:sz w:val="17"/>
                              </w:rPr>
                              <w:t xml:space="preserve"> </w:t>
                            </w:r>
                            <w:r>
                              <w:rPr>
                                <w:rFonts w:ascii="Verdana"/>
                                <w:i/>
                                <w:color w:val="454C5B"/>
                                <w:w w:val="90"/>
                                <w:sz w:val="17"/>
                              </w:rPr>
                              <w:t>security</w:t>
                            </w:r>
                            <w:r>
                              <w:rPr>
                                <w:rFonts w:ascii="Verdana"/>
                                <w:i/>
                                <w:color w:val="454C5B"/>
                                <w:spacing w:val="-4"/>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w w:val="90"/>
                                <w:sz w:val="17"/>
                              </w:rPr>
                              <w:t>your</w:t>
                            </w:r>
                            <w:r>
                              <w:rPr>
                                <w:rFonts w:ascii="Verdana"/>
                                <w:i/>
                                <w:color w:val="454C5B"/>
                                <w:spacing w:val="-4"/>
                                <w:w w:val="90"/>
                                <w:sz w:val="17"/>
                              </w:rPr>
                              <w:t xml:space="preserve"> </w:t>
                            </w:r>
                            <w:r>
                              <w:rPr>
                                <w:rFonts w:ascii="Verdana"/>
                                <w:i/>
                                <w:color w:val="454C5B"/>
                                <w:spacing w:val="-2"/>
                                <w:w w:val="90"/>
                                <w:sz w:val="17"/>
                              </w:rPr>
                              <w:t>organization?</w:t>
                            </w:r>
                          </w:p>
                          <w:p>
                            <w:pPr>
                              <w:spacing w:before="54"/>
                              <w:ind w:left="385" w:right="0" w:firstLine="0"/>
                              <w:jc w:val="left"/>
                              <w:rPr>
                                <w:rFonts w:ascii="Verdana"/>
                                <w:i/>
                                <w:color w:val="454C5B"/>
                                <w:spacing w:val="-2"/>
                                <w:w w:val="90"/>
                                <w:sz w:val="17"/>
                              </w:rPr>
                            </w:pPr>
                            <w:r>
                              <w:rPr>
                                <w:rFonts w:hint="eastAsia" w:ascii="Verdana"/>
                                <w:i/>
                                <w:color w:val="454C5B"/>
                                <w:spacing w:val="-2"/>
                                <w:w w:val="90"/>
                                <w:sz w:val="17"/>
                              </w:rPr>
                              <w:t>您是否测试过组织中的人工智能安全功能？</w:t>
                            </w:r>
                          </w:p>
                        </w:txbxContent>
                      </wps:txbx>
                      <wps:bodyPr lIns="0" tIns="0" rIns="0" bIns="0" upright="1"/>
                    </wps:wsp>
                  </a:graphicData>
                </a:graphic>
              </wp:anchor>
            </w:drawing>
          </mc:Choice>
          <mc:Fallback>
            <w:pict>
              <v:shape id="_x0000_s1026" o:spid="_x0000_s1026" o:spt="202" type="#_x0000_t202" style="position:absolute;left:0pt;margin-left:234.55pt;margin-top:16.8pt;height:29.7pt;width:306.1pt;mso-position-horizontal-relative:page;z-index:252047360;mso-width-relative:page;mso-height-relative:page;" fillcolor="#EEF3F8" filled="t" stroked="f" coordsize="21600,21600" o:gfxdata="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v5k2O2AAAAAoBAAAPAAAAAAAAAAEA&#10;IAAAACIAAABkcnMvZG93bnJldi54bWxQSwECFAAUAAAACACHTuJAgyEwFtYBAAChAwAADgAAAAAA&#10;AAABACAAAAAnAQAAZHJzL2Uyb0RvYy54bWxQSwUGAAAAAAYABgBZAQAAbwUAAAAA&#10;">
                <v:fill on="t" focussize="0,0"/>
                <v:stroke on="f"/>
                <v:imagedata o:title=""/>
                <o:lock v:ext="edit" aspectratio="f"/>
                <v:textbox inset="0mm,0mm,0mm,0mm">
                  <w:txbxContent>
                    <w:p>
                      <w:pPr>
                        <w:spacing w:before="54"/>
                        <w:ind w:left="385" w:right="0" w:firstLine="0"/>
                        <w:jc w:val="left"/>
                        <w:rPr>
                          <w:rFonts w:ascii="Verdana"/>
                          <w:i/>
                          <w:color w:val="454C5B"/>
                          <w:spacing w:val="-2"/>
                          <w:w w:val="90"/>
                          <w:sz w:val="17"/>
                        </w:rPr>
                      </w:pPr>
                      <w:r>
                        <w:rPr>
                          <w:rFonts w:ascii="Verdana"/>
                          <w:i/>
                          <w:color w:val="454C5B"/>
                          <w:w w:val="90"/>
                          <w:sz w:val="17"/>
                        </w:rPr>
                        <w:t>Have</w:t>
                      </w:r>
                      <w:r>
                        <w:rPr>
                          <w:rFonts w:ascii="Verdana"/>
                          <w:i/>
                          <w:color w:val="454C5B"/>
                          <w:spacing w:val="-7"/>
                          <w:w w:val="90"/>
                          <w:sz w:val="17"/>
                        </w:rPr>
                        <w:t xml:space="preserve"> </w:t>
                      </w:r>
                      <w:r>
                        <w:rPr>
                          <w:rFonts w:ascii="Verdana"/>
                          <w:i/>
                          <w:color w:val="454C5B"/>
                          <w:w w:val="90"/>
                          <w:sz w:val="17"/>
                        </w:rPr>
                        <w:t>you</w:t>
                      </w:r>
                      <w:r>
                        <w:rPr>
                          <w:rFonts w:ascii="Verdana"/>
                          <w:i/>
                          <w:color w:val="454C5B"/>
                          <w:spacing w:val="-4"/>
                          <w:w w:val="90"/>
                          <w:sz w:val="17"/>
                        </w:rPr>
                        <w:t xml:space="preserve"> </w:t>
                      </w:r>
                      <w:r>
                        <w:rPr>
                          <w:rFonts w:ascii="Verdana"/>
                          <w:i/>
                          <w:color w:val="454C5B"/>
                          <w:w w:val="90"/>
                          <w:sz w:val="17"/>
                        </w:rPr>
                        <w:t>tested</w:t>
                      </w:r>
                      <w:r>
                        <w:rPr>
                          <w:rFonts w:ascii="Verdana"/>
                          <w:i/>
                          <w:color w:val="454C5B"/>
                          <w:spacing w:val="-4"/>
                          <w:w w:val="90"/>
                          <w:sz w:val="17"/>
                        </w:rPr>
                        <w:t xml:space="preserve"> </w:t>
                      </w:r>
                      <w:r>
                        <w:rPr>
                          <w:rFonts w:ascii="Verdana"/>
                          <w:i/>
                          <w:color w:val="454C5B"/>
                          <w:w w:val="90"/>
                          <w:sz w:val="17"/>
                        </w:rPr>
                        <w:t>any</w:t>
                      </w:r>
                      <w:r>
                        <w:rPr>
                          <w:rFonts w:ascii="Verdana"/>
                          <w:i/>
                          <w:color w:val="454C5B"/>
                          <w:spacing w:val="-5"/>
                          <w:w w:val="90"/>
                          <w:sz w:val="17"/>
                        </w:rPr>
                        <w:t xml:space="preserve"> </w:t>
                      </w:r>
                      <w:r>
                        <w:rPr>
                          <w:rFonts w:ascii="Verdana"/>
                          <w:i/>
                          <w:color w:val="454C5B"/>
                          <w:w w:val="90"/>
                          <w:sz w:val="17"/>
                        </w:rPr>
                        <w:t>AI</w:t>
                      </w:r>
                      <w:r>
                        <w:rPr>
                          <w:rFonts w:ascii="Verdana"/>
                          <w:i/>
                          <w:color w:val="454C5B"/>
                          <w:spacing w:val="-4"/>
                          <w:w w:val="90"/>
                          <w:sz w:val="17"/>
                        </w:rPr>
                        <w:t xml:space="preserve"> </w:t>
                      </w:r>
                      <w:r>
                        <w:rPr>
                          <w:rFonts w:ascii="Verdana"/>
                          <w:i/>
                          <w:color w:val="454C5B"/>
                          <w:w w:val="90"/>
                          <w:sz w:val="17"/>
                        </w:rPr>
                        <w:t>capabilities</w:t>
                      </w:r>
                      <w:r>
                        <w:rPr>
                          <w:rFonts w:ascii="Verdana"/>
                          <w:i/>
                          <w:color w:val="454C5B"/>
                          <w:spacing w:val="-4"/>
                          <w:w w:val="90"/>
                          <w:sz w:val="17"/>
                        </w:rPr>
                        <w:t xml:space="preserve"> </w:t>
                      </w:r>
                      <w:r>
                        <w:rPr>
                          <w:rFonts w:ascii="Verdana"/>
                          <w:i/>
                          <w:color w:val="454C5B"/>
                          <w:w w:val="90"/>
                          <w:sz w:val="17"/>
                        </w:rPr>
                        <w:t>for</w:t>
                      </w:r>
                      <w:r>
                        <w:rPr>
                          <w:rFonts w:ascii="Verdana"/>
                          <w:i/>
                          <w:color w:val="454C5B"/>
                          <w:spacing w:val="-5"/>
                          <w:w w:val="90"/>
                          <w:sz w:val="17"/>
                        </w:rPr>
                        <w:t xml:space="preserve"> </w:t>
                      </w:r>
                      <w:r>
                        <w:rPr>
                          <w:rFonts w:ascii="Verdana"/>
                          <w:i/>
                          <w:color w:val="454C5B"/>
                          <w:w w:val="90"/>
                          <w:sz w:val="17"/>
                        </w:rPr>
                        <w:t>security</w:t>
                      </w:r>
                      <w:r>
                        <w:rPr>
                          <w:rFonts w:ascii="Verdana"/>
                          <w:i/>
                          <w:color w:val="454C5B"/>
                          <w:spacing w:val="-4"/>
                          <w:w w:val="90"/>
                          <w:sz w:val="17"/>
                        </w:rPr>
                        <w:t xml:space="preserve"> </w:t>
                      </w:r>
                      <w:r>
                        <w:rPr>
                          <w:rFonts w:ascii="Verdana"/>
                          <w:i/>
                          <w:color w:val="454C5B"/>
                          <w:w w:val="90"/>
                          <w:sz w:val="17"/>
                        </w:rPr>
                        <w:t>in</w:t>
                      </w:r>
                      <w:r>
                        <w:rPr>
                          <w:rFonts w:ascii="Verdana"/>
                          <w:i/>
                          <w:color w:val="454C5B"/>
                          <w:spacing w:val="-4"/>
                          <w:w w:val="90"/>
                          <w:sz w:val="17"/>
                        </w:rPr>
                        <w:t xml:space="preserve"> </w:t>
                      </w:r>
                      <w:r>
                        <w:rPr>
                          <w:rFonts w:ascii="Verdana"/>
                          <w:i/>
                          <w:color w:val="454C5B"/>
                          <w:w w:val="90"/>
                          <w:sz w:val="17"/>
                        </w:rPr>
                        <w:t>your</w:t>
                      </w:r>
                      <w:r>
                        <w:rPr>
                          <w:rFonts w:ascii="Verdana"/>
                          <w:i/>
                          <w:color w:val="454C5B"/>
                          <w:spacing w:val="-4"/>
                          <w:w w:val="90"/>
                          <w:sz w:val="17"/>
                        </w:rPr>
                        <w:t xml:space="preserve"> </w:t>
                      </w:r>
                      <w:r>
                        <w:rPr>
                          <w:rFonts w:ascii="Verdana"/>
                          <w:i/>
                          <w:color w:val="454C5B"/>
                          <w:spacing w:val="-2"/>
                          <w:w w:val="90"/>
                          <w:sz w:val="17"/>
                        </w:rPr>
                        <w:t>organization?</w:t>
                      </w:r>
                    </w:p>
                    <w:p>
                      <w:pPr>
                        <w:spacing w:before="54"/>
                        <w:ind w:left="385" w:right="0" w:firstLine="0"/>
                        <w:jc w:val="left"/>
                        <w:rPr>
                          <w:rFonts w:ascii="Verdana"/>
                          <w:i/>
                          <w:color w:val="454C5B"/>
                          <w:spacing w:val="-2"/>
                          <w:w w:val="90"/>
                          <w:sz w:val="17"/>
                        </w:rPr>
                      </w:pPr>
                      <w:r>
                        <w:rPr>
                          <w:rFonts w:hint="eastAsia" w:ascii="Verdana"/>
                          <w:i/>
                          <w:color w:val="454C5B"/>
                          <w:spacing w:val="-2"/>
                          <w:w w:val="90"/>
                          <w:sz w:val="17"/>
                        </w:rPr>
                        <w:t>您是否测试过组织中的人工智能安全功能？</w:t>
                      </w:r>
                    </w:p>
                  </w:txbxContent>
                </v:textbox>
              </v:shape>
            </w:pict>
          </mc:Fallback>
        </mc:AlternateContent>
      </w:r>
      <w:r>
        <w:rPr>
          <w:w w:val="115"/>
        </w:rPr>
        <w:t>A high number of security professionals</w:t>
      </w:r>
      <w:r>
        <w:rPr>
          <w:spacing w:val="-9"/>
          <w:w w:val="115"/>
        </w:rPr>
        <w:t xml:space="preserve"> </w:t>
      </w:r>
      <w:r>
        <w:rPr>
          <w:w w:val="115"/>
        </w:rPr>
        <w:t>report</w:t>
      </w:r>
      <w:r>
        <w:rPr>
          <w:spacing w:val="-9"/>
          <w:w w:val="115"/>
        </w:rPr>
        <w:t xml:space="preserve"> </w:t>
      </w:r>
      <w:r>
        <w:rPr>
          <w:w w:val="115"/>
        </w:rPr>
        <w:t>testing AI capabilities for security</w:t>
      </w:r>
      <w:r>
        <w:rPr>
          <w:spacing w:val="40"/>
          <w:w w:val="115"/>
        </w:rPr>
        <w:t xml:space="preserve"> </w:t>
      </w:r>
      <w:r>
        <w:rPr>
          <w:w w:val="115"/>
        </w:rPr>
        <w:t>in organizations, with 67% affirming that they have</w:t>
      </w:r>
    </w:p>
    <w:p>
      <w:pPr>
        <w:pStyle w:val="6"/>
        <w:spacing w:line="276" w:lineRule="auto"/>
        <w:ind w:left="920" w:right="1649"/>
      </w:pPr>
      <w:r>
        <w:rPr>
          <w:w w:val="115"/>
        </w:rPr>
        <w:t>tested</w:t>
      </w:r>
      <w:r>
        <w:rPr>
          <w:spacing w:val="-5"/>
          <w:w w:val="115"/>
        </w:rPr>
        <w:t xml:space="preserve"> </w:t>
      </w:r>
      <w:r>
        <w:rPr>
          <w:w w:val="115"/>
        </w:rPr>
        <w:t>AI</w:t>
      </w:r>
      <w:r>
        <w:rPr>
          <w:spacing w:val="-5"/>
          <w:w w:val="115"/>
        </w:rPr>
        <w:t xml:space="preserve"> </w:t>
      </w:r>
      <w:r>
        <w:rPr>
          <w:w w:val="115"/>
        </w:rPr>
        <w:t>for</w:t>
      </w:r>
      <w:r>
        <w:rPr>
          <w:spacing w:val="-5"/>
          <w:w w:val="115"/>
        </w:rPr>
        <w:t xml:space="preserve"> </w:t>
      </w:r>
      <w:r>
        <w:rPr>
          <w:w w:val="115"/>
        </w:rPr>
        <w:t>security</w:t>
      </w:r>
      <w:r>
        <w:rPr>
          <w:spacing w:val="-5"/>
          <w:w w:val="115"/>
        </w:rPr>
        <w:t xml:space="preserve"> </w:t>
      </w:r>
      <w:r>
        <w:rPr>
          <w:w w:val="115"/>
        </w:rPr>
        <w:t>purposes specifically. This significant percentage suggests that AI integration into cybersecurity is not just a concept but a practical reality for many. This widespread testing could be attributed to AI functionalities being incorporated into</w:t>
      </w:r>
    </w:p>
    <w:p>
      <w:pPr>
        <w:spacing w:before="0" w:line="240" w:lineRule="auto"/>
        <w:rPr>
          <w:sz w:val="18"/>
        </w:rPr>
      </w:pPr>
      <w:r>
        <w:br w:type="column"/>
      </w: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spacing w:before="5"/>
      </w:pPr>
    </w:p>
    <w:p>
      <w:pPr>
        <w:spacing w:before="0"/>
        <w:ind w:left="920" w:right="0" w:firstLine="0"/>
        <w:jc w:val="left"/>
        <w:rPr>
          <w:rFonts w:hint="eastAsia" w:eastAsia="宋体"/>
          <w:sz w:val="14"/>
          <w:lang w:val="en-US" w:eastAsia="zh-CN"/>
        </w:rPr>
      </w:pPr>
      <w:r>
        <w:drawing>
          <wp:inline distT="0" distB="0" distL="0" distR="0">
            <wp:extent cx="82550" cy="82550"/>
            <wp:effectExtent l="0" t="0" r="6350" b="6350"/>
            <wp:docPr id="115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inline>
        </w:drawing>
      </w:r>
      <w:r>
        <w:rPr>
          <w:rFonts w:ascii="Times New Roman"/>
          <w:spacing w:val="33"/>
          <w:w w:val="120"/>
          <w:position w:val="2"/>
          <w:sz w:val="20"/>
        </w:rPr>
        <w:t xml:space="preserve"> </w:t>
      </w:r>
      <w:r>
        <w:rPr>
          <w:rFonts w:ascii="Palatino Linotype"/>
          <w:b/>
          <w:color w:val="141221"/>
          <w:w w:val="120"/>
          <w:position w:val="2"/>
          <w:sz w:val="14"/>
        </w:rPr>
        <w:t>67%</w:t>
      </w:r>
      <w:r>
        <w:rPr>
          <w:rFonts w:ascii="Palatino Linotype"/>
          <w:b/>
          <w:color w:val="141221"/>
          <w:spacing w:val="80"/>
          <w:w w:val="120"/>
          <w:position w:val="2"/>
          <w:sz w:val="14"/>
        </w:rPr>
        <w:t xml:space="preserve"> </w:t>
      </w:r>
      <w:r>
        <w:rPr>
          <w:rFonts w:hint="eastAsia" w:ascii="Palatino Linotype" w:eastAsia="宋体"/>
          <w:b/>
          <w:color w:val="141221"/>
          <w:spacing w:val="80"/>
          <w:w w:val="120"/>
          <w:position w:val="2"/>
          <w:sz w:val="14"/>
          <w:lang w:val="en-US" w:eastAsia="zh-CN"/>
        </w:rPr>
        <w:t>是</w:t>
      </w:r>
    </w:p>
    <w:p>
      <w:pPr>
        <w:spacing w:before="117"/>
        <w:ind w:left="920" w:right="0" w:firstLine="0"/>
        <w:jc w:val="left"/>
        <w:rPr>
          <w:rFonts w:hint="default" w:eastAsia="宋体"/>
          <w:sz w:val="14"/>
          <w:lang w:val="en-US" w:eastAsia="zh-CN"/>
        </w:rPr>
      </w:pPr>
      <w:r>
        <w:drawing>
          <wp:inline distT="0" distB="0" distL="0" distR="0">
            <wp:extent cx="82550" cy="82550"/>
            <wp:effectExtent l="0" t="0" r="6350" b="6350"/>
            <wp:docPr id="11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image28.png"/>
                    <pic:cNvPicPr>
                      <a:picLocks noChangeAspect="1"/>
                    </pic:cNvPicPr>
                  </pic:nvPicPr>
                  <pic:blipFill>
                    <a:blip r:embed="rId52" cstate="print"/>
                    <a:stretch>
                      <a:fillRect/>
                    </a:stretch>
                  </pic:blipFill>
                  <pic:spPr>
                    <a:xfrm>
                      <a:off x="0" y="0"/>
                      <a:ext cx="82753" cy="82753"/>
                    </a:xfrm>
                    <a:prstGeom prst="rect">
                      <a:avLst/>
                    </a:prstGeom>
                  </pic:spPr>
                </pic:pic>
              </a:graphicData>
            </a:graphic>
          </wp:inline>
        </w:drawing>
      </w:r>
      <w:r>
        <w:rPr>
          <w:rFonts w:ascii="Times New Roman"/>
          <w:spacing w:val="32"/>
          <w:w w:val="115"/>
          <w:position w:val="2"/>
          <w:sz w:val="20"/>
        </w:rPr>
        <w:t xml:space="preserve"> </w:t>
      </w:r>
      <w:r>
        <w:rPr>
          <w:rFonts w:ascii="Palatino Linotype"/>
          <w:b/>
          <w:color w:val="141221"/>
          <w:w w:val="115"/>
          <w:position w:val="2"/>
          <w:sz w:val="14"/>
        </w:rPr>
        <w:t>27%</w:t>
      </w:r>
      <w:r>
        <w:rPr>
          <w:rFonts w:ascii="Palatino Linotype"/>
          <w:b/>
          <w:color w:val="141221"/>
          <w:spacing w:val="40"/>
          <w:w w:val="115"/>
          <w:position w:val="2"/>
          <w:sz w:val="14"/>
        </w:rPr>
        <w:t xml:space="preserve">  </w:t>
      </w:r>
      <w:r>
        <w:rPr>
          <w:rFonts w:hint="eastAsia" w:eastAsia="宋体"/>
          <w:color w:val="141221"/>
          <w:w w:val="115"/>
          <w:position w:val="2"/>
          <w:sz w:val="14"/>
          <w:lang w:val="en-US" w:eastAsia="zh-CN"/>
        </w:rPr>
        <w:t>没有，但计划做</w:t>
      </w:r>
    </w:p>
    <w:p>
      <w:pPr>
        <w:tabs>
          <w:tab w:val="left" w:pos="1587"/>
        </w:tabs>
        <w:spacing w:before="116"/>
        <w:ind w:left="920" w:right="0" w:firstLine="0"/>
        <w:jc w:val="left"/>
        <w:rPr>
          <w:rFonts w:hint="default" w:eastAsia="宋体"/>
          <w:sz w:val="14"/>
          <w:lang w:val="en-US" w:eastAsia="zh-CN"/>
        </w:rPr>
      </w:pPr>
      <w:r>
        <w:drawing>
          <wp:inline distT="0" distB="0" distL="0" distR="0">
            <wp:extent cx="82550" cy="82550"/>
            <wp:effectExtent l="0" t="0" r="6350" b="6350"/>
            <wp:docPr id="115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image7.png"/>
                    <pic:cNvPicPr>
                      <a:picLocks noChangeAspect="1"/>
                    </pic:cNvPicPr>
                  </pic:nvPicPr>
                  <pic:blipFill>
                    <a:blip r:embed="rId54" cstate="print"/>
                    <a:stretch>
                      <a:fillRect/>
                    </a:stretch>
                  </pic:blipFill>
                  <pic:spPr>
                    <a:xfrm>
                      <a:off x="0" y="0"/>
                      <a:ext cx="82753" cy="82753"/>
                    </a:xfrm>
                    <a:prstGeom prst="rect">
                      <a:avLst/>
                    </a:prstGeom>
                  </pic:spPr>
                </pic:pic>
              </a:graphicData>
            </a:graphic>
          </wp:inline>
        </w:drawing>
      </w:r>
      <w:r>
        <w:rPr>
          <w:rFonts w:ascii="Times New Roman"/>
          <w:w w:val="115"/>
          <w:position w:val="2"/>
          <w:sz w:val="20"/>
        </w:rPr>
        <w:t xml:space="preserve"> </w:t>
      </w:r>
      <w:r>
        <w:rPr>
          <w:rFonts w:ascii="Palatino Linotype"/>
          <w:b/>
          <w:color w:val="141221"/>
          <w:w w:val="115"/>
          <w:position w:val="2"/>
          <w:sz w:val="14"/>
        </w:rPr>
        <w:t>6%</w:t>
      </w:r>
      <w:r>
        <w:rPr>
          <w:rFonts w:ascii="Palatino Linotype"/>
          <w:b/>
          <w:color w:val="141221"/>
          <w:position w:val="2"/>
          <w:sz w:val="14"/>
        </w:rPr>
        <w:tab/>
      </w:r>
      <w:r>
        <w:rPr>
          <w:rFonts w:hint="eastAsia" w:ascii="Palatino Linotype" w:eastAsia="宋体"/>
          <w:b/>
          <w:color w:val="141221"/>
          <w:position w:val="2"/>
          <w:sz w:val="14"/>
          <w:lang w:val="en-US" w:eastAsia="zh-CN"/>
        </w:rPr>
        <w:t>没有计划</w:t>
      </w:r>
    </w:p>
    <w:p>
      <w:pPr>
        <w:spacing w:after="0"/>
        <w:jc w:val="left"/>
        <w:rPr>
          <w:sz w:val="14"/>
        </w:rPr>
        <w:sectPr>
          <w:pgSz w:w="12240" w:h="15840"/>
          <w:pgMar w:top="1220" w:right="0" w:bottom="860" w:left="520" w:header="0" w:footer="675" w:gutter="0"/>
          <w:cols w:equalWidth="0" w:num="2">
            <w:col w:w="5457" w:space="1036"/>
            <w:col w:w="5227"/>
          </w:cols>
        </w:sectPr>
      </w:pPr>
    </w:p>
    <w:p>
      <w:pPr>
        <w:pStyle w:val="6"/>
        <w:spacing w:line="276" w:lineRule="auto"/>
        <w:ind w:left="920" w:right="1590"/>
      </w:pPr>
      <w:r>
        <w:rPr>
          <w:w w:val="115"/>
        </w:rPr>
        <w:t>existing product suites, making it more accessible and easier for organizations to adopt and experiment with or use LLM agents. Furthermore, 27% of respondents are in the planning stages of testing AI capabilities, indicating a growing trend and recognition of AI’s potential in enhancing security measures. On the other hand, a small portion (6%) have no plans to engage with AI for security,</w:t>
      </w:r>
      <w:r>
        <w:rPr>
          <w:spacing w:val="-2"/>
          <w:w w:val="115"/>
        </w:rPr>
        <w:t xml:space="preserve"> </w:t>
      </w:r>
      <w:r>
        <w:rPr>
          <w:w w:val="115"/>
        </w:rPr>
        <w:t>possibly</w:t>
      </w:r>
      <w:r>
        <w:rPr>
          <w:spacing w:val="-2"/>
          <w:w w:val="115"/>
        </w:rPr>
        <w:t xml:space="preserve"> </w:t>
      </w:r>
      <w:r>
        <w:rPr>
          <w:w w:val="115"/>
        </w:rPr>
        <w:t>due</w:t>
      </w:r>
      <w:r>
        <w:rPr>
          <w:spacing w:val="-2"/>
          <w:w w:val="115"/>
        </w:rPr>
        <w:t xml:space="preserve"> </w:t>
      </w:r>
      <w:r>
        <w:rPr>
          <w:w w:val="115"/>
        </w:rPr>
        <w:t>to</w:t>
      </w:r>
      <w:r>
        <w:rPr>
          <w:spacing w:val="-2"/>
          <w:w w:val="115"/>
        </w:rPr>
        <w:t xml:space="preserve"> </w:t>
      </w:r>
      <w:r>
        <w:rPr>
          <w:w w:val="115"/>
        </w:rPr>
        <w:t>lack</w:t>
      </w:r>
      <w:r>
        <w:rPr>
          <w:spacing w:val="-2"/>
          <w:w w:val="115"/>
        </w:rPr>
        <w:t xml:space="preserve"> </w:t>
      </w:r>
      <w:r>
        <w:rPr>
          <w:w w:val="115"/>
        </w:rPr>
        <w:t>of</w:t>
      </w:r>
      <w:r>
        <w:rPr>
          <w:spacing w:val="-2"/>
          <w:w w:val="115"/>
        </w:rPr>
        <w:t xml:space="preserve"> </w:t>
      </w:r>
      <w:r>
        <w:rPr>
          <w:w w:val="115"/>
        </w:rPr>
        <w:t>resources,</w:t>
      </w:r>
      <w:r>
        <w:rPr>
          <w:spacing w:val="-2"/>
          <w:w w:val="115"/>
        </w:rPr>
        <w:t xml:space="preserve"> </w:t>
      </w:r>
      <w:r>
        <w:rPr>
          <w:w w:val="115"/>
        </w:rPr>
        <w:t>expertise,</w:t>
      </w:r>
      <w:r>
        <w:rPr>
          <w:spacing w:val="-2"/>
          <w:w w:val="115"/>
        </w:rPr>
        <w:t xml:space="preserve"> </w:t>
      </w:r>
      <w:r>
        <w:rPr>
          <w:w w:val="115"/>
        </w:rPr>
        <w:t>or</w:t>
      </w:r>
      <w:r>
        <w:rPr>
          <w:spacing w:val="-2"/>
          <w:w w:val="115"/>
        </w:rPr>
        <w:t xml:space="preserve"> </w:t>
      </w:r>
      <w:r>
        <w:rPr>
          <w:w w:val="115"/>
        </w:rPr>
        <w:t>skepticism</w:t>
      </w:r>
      <w:r>
        <w:rPr>
          <w:spacing w:val="-2"/>
          <w:w w:val="115"/>
        </w:rPr>
        <w:t xml:space="preserve"> </w:t>
      </w:r>
      <w:r>
        <w:rPr>
          <w:w w:val="115"/>
        </w:rPr>
        <w:t>about</w:t>
      </w:r>
      <w:r>
        <w:rPr>
          <w:spacing w:val="-2"/>
          <w:w w:val="115"/>
        </w:rPr>
        <w:t xml:space="preserve"> </w:t>
      </w:r>
      <w:r>
        <w:rPr>
          <w:w w:val="115"/>
        </w:rPr>
        <w:t>AI’s</w:t>
      </w:r>
      <w:r>
        <w:rPr>
          <w:spacing w:val="-2"/>
          <w:w w:val="115"/>
        </w:rPr>
        <w:t xml:space="preserve"> </w:t>
      </w:r>
      <w:r>
        <w:rPr>
          <w:w w:val="115"/>
        </w:rPr>
        <w:t>effectiveness</w:t>
      </w:r>
      <w:r>
        <w:rPr>
          <w:spacing w:val="-2"/>
          <w:w w:val="115"/>
        </w:rPr>
        <w:t xml:space="preserve"> </w:t>
      </w:r>
      <w:r>
        <w:rPr>
          <w:w w:val="115"/>
        </w:rPr>
        <w:t>in</w:t>
      </w:r>
      <w:r>
        <w:rPr>
          <w:spacing w:val="-2"/>
          <w:w w:val="115"/>
        </w:rPr>
        <w:t xml:space="preserve"> </w:t>
      </w:r>
      <w:r>
        <w:rPr>
          <w:w w:val="115"/>
        </w:rPr>
        <w:t>their specific context.</w:t>
      </w: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sectPr>
          <w:type w:val="continuous"/>
          <w:pgSz w:w="12240" w:h="15840"/>
          <w:pgMar w:top="1500" w:right="0" w:bottom="280" w:left="520" w:header="0" w:footer="675" w:gutter="0"/>
          <w:cols w:space="720" w:num="1"/>
        </w:sectPr>
      </w:pPr>
      <w:r>
        <w:rPr>
          <w:rFonts w:hint="eastAsia" w:ascii="黑体" w:hAnsi="黑体" w:eastAsia="黑体" w:cs="黑体"/>
          <w:color w:val="000000"/>
          <w:kern w:val="0"/>
          <w:sz w:val="20"/>
          <w:szCs w:val="20"/>
          <w:lang w:val="en-US" w:eastAsia="zh-CN" w:bidi="ar"/>
        </w:rPr>
        <w:t>大量安全专业人士报告称，他们在组织中测试了人工智能的安全能力，67%的人</w:t>
      </w:r>
      <w:ins w:id="380" w:author="张家齐" w:date="2024-05-14T10:29:21Z">
        <w:r>
          <w:rPr>
            <w:rFonts w:hint="eastAsia" w:ascii="黑体" w:hAnsi="黑体" w:eastAsia="黑体" w:cs="黑体"/>
            <w:color w:val="000000"/>
            <w:kern w:val="0"/>
            <w:sz w:val="20"/>
            <w:szCs w:val="20"/>
            <w:lang w:val="en-US" w:eastAsia="zh-CN" w:bidi="ar"/>
          </w:rPr>
          <w:t>证实</w:t>
        </w:r>
      </w:ins>
      <w:del w:id="381" w:author="张家齐" w:date="2024-05-14T10:29:16Z">
        <w:r>
          <w:rPr>
            <w:rFonts w:hint="eastAsia" w:ascii="黑体" w:hAnsi="黑体" w:eastAsia="黑体" w:cs="黑体"/>
            <w:color w:val="000000"/>
            <w:kern w:val="0"/>
            <w:sz w:val="20"/>
            <w:szCs w:val="20"/>
            <w:lang w:val="en-US" w:eastAsia="zh-CN" w:bidi="ar"/>
          </w:rPr>
          <w:delText>肯定</w:delText>
        </w:r>
      </w:del>
      <w:r>
        <w:rPr>
          <w:rFonts w:hint="eastAsia" w:ascii="黑体" w:hAnsi="黑体" w:eastAsia="黑体" w:cs="黑体"/>
          <w:color w:val="000000"/>
          <w:kern w:val="0"/>
          <w:sz w:val="20"/>
          <w:szCs w:val="20"/>
          <w:lang w:val="en-US" w:eastAsia="zh-CN" w:bidi="ar"/>
        </w:rPr>
        <w:t>他们已经专门以安全为目的测试了人工智能。这一显著比例表明，人工智能融入网络安全对许多人来说不仅仅是一个概念，而是一个现实。这种广泛的测试可以归因于人工智能功能被纳入现有的产品套件，使组织更容易采用、试验或使用LLM</w:t>
      </w:r>
      <w:del w:id="382" w:author="张家齐" w:date="2024-05-14T10:29:37Z">
        <w:r>
          <w:rPr>
            <w:rFonts w:hint="default" w:ascii="黑体" w:hAnsi="黑体" w:eastAsia="黑体" w:cs="黑体"/>
            <w:color w:val="000000"/>
            <w:kern w:val="0"/>
            <w:sz w:val="20"/>
            <w:szCs w:val="20"/>
            <w:lang w:val="en-US" w:eastAsia="zh-CN" w:bidi="ar"/>
          </w:rPr>
          <w:delText>代理</w:delText>
        </w:r>
      </w:del>
      <w:ins w:id="383" w:author="张家齐" w:date="2024-05-14T10:29:37Z">
        <w:r>
          <w:rPr>
            <w:rFonts w:hint="eastAsia" w:ascii="黑体" w:hAnsi="黑体" w:eastAsia="黑体" w:cs="黑体"/>
            <w:color w:val="000000"/>
            <w:kern w:val="0"/>
            <w:sz w:val="20"/>
            <w:szCs w:val="20"/>
            <w:lang w:val="en-US" w:eastAsia="zh-CN" w:bidi="ar"/>
          </w:rPr>
          <w:t xml:space="preserve"> </w:t>
        </w:r>
      </w:ins>
      <w:ins w:id="384" w:author="张家齐" w:date="2024-05-14T10:29:38Z">
        <w:r>
          <w:rPr>
            <w:rFonts w:hint="eastAsia" w:ascii="黑体" w:hAnsi="黑体" w:eastAsia="黑体" w:cs="黑体"/>
            <w:color w:val="000000"/>
            <w:kern w:val="0"/>
            <w:sz w:val="20"/>
            <w:szCs w:val="20"/>
            <w:lang w:val="en-US" w:eastAsia="zh-CN" w:bidi="ar"/>
          </w:rPr>
          <w:t>agent</w:t>
        </w:r>
      </w:ins>
      <w:r>
        <w:rPr>
          <w:rFonts w:hint="eastAsia" w:ascii="黑体" w:hAnsi="黑体" w:eastAsia="黑体" w:cs="黑体"/>
          <w:color w:val="000000"/>
          <w:kern w:val="0"/>
          <w:sz w:val="20"/>
          <w:szCs w:val="20"/>
          <w:lang w:val="en-US" w:eastAsia="zh-CN" w:bidi="ar"/>
        </w:rPr>
        <w:t>。此外，27%的受访者正处于测试人工智能能力的计划阶段，这表明人工智能在加强安全措施方面的潜力有了越来越大的趋势和认可。另一方面，一小部分人（6%）没有计划</w:t>
      </w:r>
      <w:del w:id="385" w:author="张家齐" w:date="2024-05-14T10:30:25Z">
        <w:r>
          <w:rPr>
            <w:rFonts w:hint="eastAsia" w:ascii="黑体" w:hAnsi="黑体" w:eastAsia="黑体" w:cs="黑体"/>
            <w:color w:val="000000"/>
            <w:kern w:val="0"/>
            <w:sz w:val="20"/>
            <w:szCs w:val="20"/>
            <w:lang w:val="en-US" w:eastAsia="zh-CN" w:bidi="ar"/>
          </w:rPr>
          <w:delText>使用人工智能来实现</w:delText>
        </w:r>
      </w:del>
      <w:ins w:id="386" w:author="张家齐" w:date="2024-05-14T10:30:26Z">
        <w:r>
          <w:rPr>
            <w:rFonts w:hint="eastAsia" w:ascii="黑体" w:hAnsi="黑体" w:eastAsia="黑体" w:cs="黑体"/>
            <w:color w:val="000000"/>
            <w:kern w:val="0"/>
            <w:sz w:val="20"/>
            <w:szCs w:val="20"/>
            <w:lang w:val="en-US" w:eastAsia="zh-CN" w:bidi="ar"/>
          </w:rPr>
          <w:t>在</w:t>
        </w:r>
      </w:ins>
      <w:r>
        <w:rPr>
          <w:rFonts w:hint="eastAsia" w:ascii="黑体" w:hAnsi="黑体" w:eastAsia="黑体" w:cs="黑体"/>
          <w:color w:val="000000"/>
          <w:kern w:val="0"/>
          <w:sz w:val="20"/>
          <w:szCs w:val="20"/>
          <w:lang w:val="en-US" w:eastAsia="zh-CN" w:bidi="ar"/>
        </w:rPr>
        <w:t>安全</w:t>
      </w:r>
      <w:ins w:id="387" w:author="张家齐" w:date="2024-05-14T10:30:28Z">
        <w:r>
          <w:rPr>
            <w:rFonts w:hint="eastAsia" w:ascii="黑体" w:hAnsi="黑体" w:eastAsia="黑体" w:cs="黑体"/>
            <w:color w:val="000000"/>
            <w:kern w:val="0"/>
            <w:sz w:val="20"/>
            <w:szCs w:val="20"/>
            <w:lang w:val="en-US" w:eastAsia="zh-CN" w:bidi="ar"/>
          </w:rPr>
          <w:t>领域</w:t>
        </w:r>
      </w:ins>
      <w:ins w:id="388" w:author="张家齐" w:date="2024-05-14T10:30:29Z">
        <w:r>
          <w:rPr>
            <w:rFonts w:hint="eastAsia" w:ascii="黑体" w:hAnsi="黑体" w:eastAsia="黑体" w:cs="黑体"/>
            <w:color w:val="000000"/>
            <w:kern w:val="0"/>
            <w:sz w:val="20"/>
            <w:szCs w:val="20"/>
            <w:lang w:val="en-US" w:eastAsia="zh-CN" w:bidi="ar"/>
          </w:rPr>
          <w:t>使用人工智能</w:t>
        </w:r>
      </w:ins>
      <w:r>
        <w:rPr>
          <w:rFonts w:hint="eastAsia" w:ascii="黑体" w:hAnsi="黑体" w:eastAsia="黑体" w:cs="黑体"/>
          <w:color w:val="000000"/>
          <w:kern w:val="0"/>
          <w:sz w:val="20"/>
          <w:szCs w:val="20"/>
          <w:lang w:val="en-US" w:eastAsia="zh-CN" w:bidi="ar"/>
        </w:rPr>
        <w:t>，这可能是因为缺乏资源、专业知识，或者对人工智能在特定环境中的有效性持怀疑态度。</w:t>
      </w:r>
    </w:p>
    <w:p>
      <w:pPr>
        <w:pStyle w:val="4"/>
        <w:rPr>
          <w:spacing w:val="-2"/>
          <w:w w:val="115"/>
        </w:rPr>
      </w:pPr>
      <w:r>
        <w:rPr>
          <w:w w:val="115"/>
        </w:rPr>
        <w:t>Biggest</w:t>
      </w:r>
      <w:r>
        <w:rPr>
          <w:spacing w:val="-9"/>
          <w:w w:val="115"/>
        </w:rPr>
        <w:t xml:space="preserve"> </w:t>
      </w:r>
      <w:r>
        <w:rPr>
          <w:w w:val="115"/>
        </w:rPr>
        <w:t>hurdles</w:t>
      </w:r>
      <w:r>
        <w:rPr>
          <w:spacing w:val="-9"/>
          <w:w w:val="115"/>
        </w:rPr>
        <w:t xml:space="preserve"> </w:t>
      </w:r>
      <w:r>
        <w:rPr>
          <w:w w:val="115"/>
        </w:rPr>
        <w:t>for</w:t>
      </w:r>
      <w:r>
        <w:rPr>
          <w:spacing w:val="-9"/>
          <w:w w:val="115"/>
        </w:rPr>
        <w:t xml:space="preserve"> </w:t>
      </w:r>
      <w:r>
        <w:rPr>
          <w:w w:val="115"/>
        </w:rPr>
        <w:t>implementing</w:t>
      </w:r>
      <w:r>
        <w:rPr>
          <w:spacing w:val="-9"/>
          <w:w w:val="115"/>
        </w:rPr>
        <w:t xml:space="preserve"> </w:t>
      </w:r>
      <w:r>
        <w:rPr>
          <w:w w:val="115"/>
        </w:rPr>
        <w:t>AI</w:t>
      </w:r>
      <w:r>
        <w:rPr>
          <w:spacing w:val="-9"/>
          <w:w w:val="115"/>
        </w:rPr>
        <w:t xml:space="preserve"> </w:t>
      </w:r>
      <w:r>
        <w:rPr>
          <w:w w:val="115"/>
        </w:rPr>
        <w:t>in</w:t>
      </w:r>
      <w:r>
        <w:rPr>
          <w:spacing w:val="-9"/>
          <w:w w:val="115"/>
        </w:rPr>
        <w:t xml:space="preserve"> </w:t>
      </w:r>
      <w:r>
        <w:rPr>
          <w:spacing w:val="-2"/>
          <w:w w:val="115"/>
        </w:rPr>
        <w:t>security</w:t>
      </w:r>
    </w:p>
    <w:p>
      <w:pPr>
        <w:ind w:left="960" w:leftChars="400" w:firstLine="0" w:firstLineChars="0"/>
      </w:pPr>
      <w:r>
        <w:rPr>
          <w:rFonts w:hint="eastAsia" w:ascii="AzoSans-Bold" w:hAnsi="AzoSans-Bold" w:eastAsia="AzoSans-Bold" w:cs="AzoSans-Bold"/>
          <w:b/>
          <w:color w:val="000000"/>
          <w:kern w:val="0"/>
          <w:sz w:val="28"/>
          <w:szCs w:val="28"/>
          <w:lang w:val="en-US" w:eastAsia="zh-CN" w:bidi="ar"/>
        </w:rPr>
        <w:t>在安全领域实施人工智能的最大障碍</w:t>
      </w:r>
    </w:p>
    <w:p>
      <w:pPr>
        <w:pStyle w:val="6"/>
        <w:spacing w:before="294" w:line="276" w:lineRule="auto"/>
        <w:ind w:left="920" w:right="1623"/>
        <w:rPr>
          <w:w w:val="115"/>
        </w:rPr>
      </w:pPr>
      <w:r>
        <w:rPr>
          <w:w w:val="115"/>
        </w:rPr>
        <w:t>The</w:t>
      </w:r>
      <w:r>
        <w:rPr>
          <w:spacing w:val="-4"/>
          <w:w w:val="115"/>
        </w:rPr>
        <w:t xml:space="preserve"> </w:t>
      </w:r>
      <w:r>
        <w:rPr>
          <w:w w:val="115"/>
        </w:rPr>
        <w:t>survey</w:t>
      </w:r>
      <w:r>
        <w:rPr>
          <w:spacing w:val="-4"/>
          <w:w w:val="115"/>
        </w:rPr>
        <w:t xml:space="preserve"> </w:t>
      </w:r>
      <w:r>
        <w:rPr>
          <w:w w:val="115"/>
        </w:rPr>
        <w:t>results</w:t>
      </w:r>
      <w:r>
        <w:rPr>
          <w:spacing w:val="-4"/>
          <w:w w:val="115"/>
        </w:rPr>
        <w:t xml:space="preserve"> </w:t>
      </w:r>
      <w:r>
        <w:rPr>
          <w:w w:val="115"/>
        </w:rPr>
        <w:t>reveal</w:t>
      </w:r>
      <w:r>
        <w:rPr>
          <w:spacing w:val="-4"/>
          <w:w w:val="115"/>
        </w:rPr>
        <w:t xml:space="preserve"> </w:t>
      </w:r>
      <w:r>
        <w:rPr>
          <w:w w:val="115"/>
        </w:rPr>
        <w:t>that</w:t>
      </w:r>
      <w:r>
        <w:rPr>
          <w:spacing w:val="-4"/>
          <w:w w:val="115"/>
        </w:rPr>
        <w:t xml:space="preserve"> </w:t>
      </w:r>
      <w:r>
        <w:rPr>
          <w:w w:val="115"/>
        </w:rPr>
        <w:t>the</w:t>
      </w:r>
      <w:r>
        <w:rPr>
          <w:spacing w:val="-4"/>
          <w:w w:val="115"/>
        </w:rPr>
        <w:t xml:space="preserve"> </w:t>
      </w:r>
      <w:r>
        <w:rPr>
          <w:w w:val="115"/>
        </w:rPr>
        <w:t>most</w:t>
      </w:r>
      <w:r>
        <w:rPr>
          <w:spacing w:val="-4"/>
          <w:w w:val="115"/>
        </w:rPr>
        <w:t xml:space="preserve"> </w:t>
      </w:r>
      <w:r>
        <w:rPr>
          <w:w w:val="115"/>
        </w:rPr>
        <w:t>significant</w:t>
      </w:r>
      <w:r>
        <w:rPr>
          <w:spacing w:val="-4"/>
          <w:w w:val="115"/>
        </w:rPr>
        <w:t xml:space="preserve"> </w:t>
      </w:r>
      <w:r>
        <w:rPr>
          <w:w w:val="115"/>
        </w:rPr>
        <w:t>hurdle</w:t>
      </w:r>
      <w:r>
        <w:rPr>
          <w:spacing w:val="-4"/>
          <w:w w:val="115"/>
        </w:rPr>
        <w:t xml:space="preserve"> </w:t>
      </w:r>
      <w:r>
        <w:rPr>
          <w:w w:val="115"/>
        </w:rPr>
        <w:t>to</w:t>
      </w:r>
      <w:r>
        <w:rPr>
          <w:spacing w:val="-4"/>
          <w:w w:val="115"/>
        </w:rPr>
        <w:t xml:space="preserve"> </w:t>
      </w:r>
      <w:r>
        <w:rPr>
          <w:w w:val="115"/>
        </w:rPr>
        <w:t>implementing</w:t>
      </w:r>
      <w:r>
        <w:rPr>
          <w:spacing w:val="-4"/>
          <w:w w:val="115"/>
        </w:rPr>
        <w:t xml:space="preserve"> </w:t>
      </w:r>
      <w:r>
        <w:rPr>
          <w:w w:val="115"/>
        </w:rPr>
        <w:t>AI</w:t>
      </w:r>
      <w:r>
        <w:rPr>
          <w:spacing w:val="-4"/>
          <w:w w:val="115"/>
        </w:rPr>
        <w:t xml:space="preserve"> </w:t>
      </w:r>
      <w:r>
        <w:rPr>
          <w:w w:val="115"/>
        </w:rPr>
        <w:t>in</w:t>
      </w:r>
      <w:r>
        <w:rPr>
          <w:spacing w:val="-4"/>
          <w:w w:val="115"/>
        </w:rPr>
        <w:t xml:space="preserve"> </w:t>
      </w:r>
      <w:r>
        <w:rPr>
          <w:w w:val="115"/>
        </w:rPr>
        <w:t>security</w:t>
      </w:r>
      <w:r>
        <w:rPr>
          <w:spacing w:val="-4"/>
          <w:w w:val="115"/>
        </w:rPr>
        <w:t xml:space="preserve"> </w:t>
      </w:r>
      <w:r>
        <w:rPr>
          <w:w w:val="115"/>
        </w:rPr>
        <w:t>is</w:t>
      </w:r>
      <w:r>
        <w:rPr>
          <w:spacing w:val="-4"/>
          <w:w w:val="115"/>
        </w:rPr>
        <w:t xml:space="preserve"> </w:t>
      </w:r>
      <w:r>
        <w:rPr>
          <w:w w:val="115"/>
        </w:rPr>
        <w:t>the</w:t>
      </w:r>
      <w:r>
        <w:rPr>
          <w:spacing w:val="-4"/>
          <w:w w:val="115"/>
        </w:rPr>
        <w:t xml:space="preserve"> </w:t>
      </w:r>
      <w:r>
        <w:rPr>
          <w:w w:val="115"/>
        </w:rPr>
        <w:t>skill gaps and shortage of knowledgeable staff, which is highlighted by 33% of respondents. This dual challenge of finding future staff with the necessary skills and enhancing the knowledge of current staff reflects the complex nature of AI in cybersecurity, requiring both specialized cybersecurity knowledge and a continuous understanding of evolving AI technologies. Addressing these skill- related issues is fundamental, as it could potentially alleviate other downstream challenges such as understanding AI risks and benefits, integrating AI with existing security infrastructure, and effectively managing regulatory and data privacy compliance.</w:t>
      </w:r>
    </w:p>
    <w:p>
      <w:pPr>
        <w:keepNext w:val="0"/>
        <w:keepLines w:val="0"/>
        <w:widowControl/>
        <w:suppressLineNumbers w:val="0"/>
        <w:spacing w:line="240" w:lineRule="auto"/>
        <w:ind w:left="960" w:leftChars="400" w:right="1745" w:rightChars="727" w:firstLine="0" w:firstLineChars="0"/>
        <w:jc w:val="left"/>
        <w:rPr>
          <w:rFonts w:hint="default" w:ascii="黑体" w:hAnsi="黑体" w:eastAsia="黑体" w:cs="黑体"/>
          <w:color w:val="000000"/>
          <w:kern w:val="0"/>
          <w:sz w:val="20"/>
          <w:szCs w:val="20"/>
          <w:lang w:val="en-US" w:eastAsia="zh-CN" w:bidi="ar"/>
        </w:rPr>
      </w:pPr>
      <w:r>
        <w:rPr>
          <w:rFonts w:hint="default" w:ascii="黑体" w:hAnsi="黑体" w:eastAsia="黑体" w:cs="黑体"/>
          <w:color w:val="000000"/>
          <w:kern w:val="0"/>
          <w:sz w:val="20"/>
          <w:szCs w:val="20"/>
          <w:lang w:val="en-US" w:eastAsia="zh-CN" w:bidi="ar"/>
        </w:rPr>
        <w:t>调查结果显示，在安全领域实施人工智能的最大障碍是技能差距和</w:t>
      </w:r>
      <w:ins w:id="389" w:author="张家齐" w:date="2024-05-14T10:30:50Z">
        <w:r>
          <w:rPr>
            <w:rFonts w:hint="eastAsia" w:ascii="黑体" w:hAnsi="黑体" w:eastAsia="黑体" w:cs="黑体"/>
            <w:color w:val="000000"/>
            <w:kern w:val="0"/>
            <w:sz w:val="20"/>
            <w:szCs w:val="20"/>
            <w:lang w:val="en-US" w:eastAsia="zh-CN" w:bidi="ar"/>
          </w:rPr>
          <w:t>缺少</w:t>
        </w:r>
      </w:ins>
      <w:ins w:id="390" w:author="张家齐" w:date="2024-05-14T10:30:56Z">
        <w:r>
          <w:rPr>
            <w:rFonts w:hint="eastAsia" w:ascii="黑体" w:hAnsi="黑体" w:eastAsia="黑体" w:cs="黑体"/>
            <w:color w:val="000000"/>
            <w:kern w:val="0"/>
            <w:sz w:val="20"/>
            <w:szCs w:val="20"/>
            <w:lang w:val="en-US" w:eastAsia="zh-CN" w:bidi="ar"/>
          </w:rPr>
          <w:t>有</w:t>
        </w:r>
      </w:ins>
      <w:r>
        <w:rPr>
          <w:rFonts w:hint="default" w:ascii="黑体" w:hAnsi="黑体" w:eastAsia="黑体" w:cs="黑体"/>
          <w:color w:val="000000"/>
          <w:kern w:val="0"/>
          <w:sz w:val="20"/>
          <w:szCs w:val="20"/>
          <w:lang w:val="en-US" w:eastAsia="zh-CN" w:bidi="ar"/>
        </w:rPr>
        <w:t>知识</w:t>
      </w:r>
      <w:del w:id="391" w:author="张家齐" w:date="2024-05-14T10:30:54Z">
        <w:r>
          <w:rPr>
            <w:rFonts w:hint="default" w:ascii="黑体" w:hAnsi="黑体" w:eastAsia="黑体" w:cs="黑体"/>
            <w:color w:val="000000"/>
            <w:kern w:val="0"/>
            <w:sz w:val="20"/>
            <w:szCs w:val="20"/>
            <w:lang w:val="en-US" w:eastAsia="zh-CN" w:bidi="ar"/>
          </w:rPr>
          <w:delText>渊博</w:delText>
        </w:r>
      </w:del>
      <w:r>
        <w:rPr>
          <w:rFonts w:hint="default" w:ascii="黑体" w:hAnsi="黑体" w:eastAsia="黑体" w:cs="黑体"/>
          <w:color w:val="000000"/>
          <w:kern w:val="0"/>
          <w:sz w:val="20"/>
          <w:szCs w:val="20"/>
          <w:lang w:val="en-US" w:eastAsia="zh-CN" w:bidi="ar"/>
        </w:rPr>
        <w:t>的员工</w:t>
      </w:r>
      <w:del w:id="392" w:author="张家齐" w:date="2024-05-14T10:30:58Z">
        <w:r>
          <w:rPr>
            <w:rFonts w:hint="default" w:ascii="黑体" w:hAnsi="黑体" w:eastAsia="黑体" w:cs="黑体"/>
            <w:color w:val="000000"/>
            <w:kern w:val="0"/>
            <w:sz w:val="20"/>
            <w:szCs w:val="20"/>
            <w:lang w:val="en-US" w:eastAsia="zh-CN" w:bidi="ar"/>
          </w:rPr>
          <w:delText>短缺</w:delText>
        </w:r>
      </w:del>
      <w:r>
        <w:rPr>
          <w:rFonts w:hint="default" w:ascii="黑体" w:hAnsi="黑体" w:eastAsia="黑体" w:cs="黑体"/>
          <w:color w:val="000000"/>
          <w:kern w:val="0"/>
          <w:sz w:val="20"/>
          <w:szCs w:val="20"/>
          <w:lang w:val="en-US" w:eastAsia="zh-CN" w:bidi="ar"/>
        </w:rPr>
        <w:t>，33%的受访者强调了这一点。寻找具备必要技能的未来员工和增强现有员工知识的双重挑战反映了人工智能在网络安全中的复杂性：既需要专业的网络安全知识，又需要对不断发展的人工智能技术有持续的了解。解决这些与技能相关的问题至关重要，因为它可以缓解潜在的其他下游挑战，例如了解人工智能的风险和收益，将人工智能与现有的安全基础设施集成，以及有效地管理监管和数据隐私合规性。</w:t>
      </w:r>
    </w:p>
    <w:p>
      <w:pPr>
        <w:pStyle w:val="6"/>
        <w:spacing w:before="6"/>
        <w:rPr>
          <w:sz w:val="22"/>
        </w:rPr>
      </w:pPr>
    </w:p>
    <w:p>
      <w:pPr>
        <w:pStyle w:val="6"/>
        <w:spacing w:line="276" w:lineRule="auto"/>
        <w:ind w:left="920" w:right="1507"/>
      </w:pPr>
      <w:r>
        <w:rPr>
          <w:w w:val="115"/>
        </w:rPr>
        <w:t>Other</w:t>
      </w:r>
      <w:r>
        <w:rPr>
          <w:spacing w:val="-9"/>
          <w:w w:val="115"/>
        </w:rPr>
        <w:t xml:space="preserve"> </w:t>
      </w:r>
      <w:r>
        <w:rPr>
          <w:w w:val="115"/>
        </w:rPr>
        <w:t>notable</w:t>
      </w:r>
      <w:r>
        <w:rPr>
          <w:spacing w:val="-9"/>
          <w:w w:val="115"/>
        </w:rPr>
        <w:t xml:space="preserve"> </w:t>
      </w:r>
      <w:r>
        <w:rPr>
          <w:w w:val="115"/>
        </w:rPr>
        <w:t>hurdles</w:t>
      </w:r>
      <w:r>
        <w:rPr>
          <w:spacing w:val="-9"/>
          <w:w w:val="115"/>
        </w:rPr>
        <w:t xml:space="preserve"> </w:t>
      </w:r>
      <w:r>
        <w:rPr>
          <w:w w:val="115"/>
        </w:rPr>
        <w:t>include</w:t>
      </w:r>
      <w:r>
        <w:rPr>
          <w:spacing w:val="-9"/>
          <w:w w:val="115"/>
        </w:rPr>
        <w:t xml:space="preserve"> </w:t>
      </w:r>
      <w:r>
        <w:rPr>
          <w:w w:val="115"/>
        </w:rPr>
        <w:t>resource</w:t>
      </w:r>
      <w:r>
        <w:rPr>
          <w:spacing w:val="-9"/>
          <w:w w:val="115"/>
        </w:rPr>
        <w:t xml:space="preserve"> </w:t>
      </w:r>
      <w:r>
        <w:rPr>
          <w:w w:val="115"/>
        </w:rPr>
        <w:t>allocation</w:t>
      </w:r>
      <w:r>
        <w:rPr>
          <w:spacing w:val="-9"/>
          <w:w w:val="115"/>
        </w:rPr>
        <w:t xml:space="preserve"> </w:t>
      </w:r>
      <w:r>
        <w:rPr>
          <w:w w:val="115"/>
        </w:rPr>
        <w:t>(11%),</w:t>
      </w:r>
      <w:r>
        <w:rPr>
          <w:spacing w:val="-9"/>
          <w:w w:val="115"/>
        </w:rPr>
        <w:t xml:space="preserve"> </w:t>
      </w:r>
      <w:r>
        <w:rPr>
          <w:w w:val="115"/>
        </w:rPr>
        <w:t>understanding</w:t>
      </w:r>
      <w:r>
        <w:rPr>
          <w:spacing w:val="-9"/>
          <w:w w:val="115"/>
        </w:rPr>
        <w:t xml:space="preserve"> </w:t>
      </w:r>
      <w:r>
        <w:rPr>
          <w:w w:val="115"/>
        </w:rPr>
        <w:t>AI</w:t>
      </w:r>
      <w:r>
        <w:rPr>
          <w:spacing w:val="-9"/>
          <w:w w:val="115"/>
        </w:rPr>
        <w:t xml:space="preserve"> </w:t>
      </w:r>
      <w:r>
        <w:rPr>
          <w:w w:val="115"/>
        </w:rPr>
        <w:t>risks</w:t>
      </w:r>
      <w:r>
        <w:rPr>
          <w:spacing w:val="-9"/>
          <w:w w:val="115"/>
        </w:rPr>
        <w:t xml:space="preserve"> </w:t>
      </w:r>
      <w:r>
        <w:rPr>
          <w:w w:val="115"/>
        </w:rPr>
        <w:t>(10%),</w:t>
      </w:r>
      <w:r>
        <w:rPr>
          <w:spacing w:val="-9"/>
          <w:w w:val="115"/>
        </w:rPr>
        <w:t xml:space="preserve"> </w:t>
      </w:r>
      <w:r>
        <w:rPr>
          <w:w w:val="115"/>
        </w:rPr>
        <w:t>and</w:t>
      </w:r>
      <w:r>
        <w:rPr>
          <w:spacing w:val="-9"/>
          <w:w w:val="115"/>
        </w:rPr>
        <w:t xml:space="preserve"> </w:t>
      </w:r>
      <w:r>
        <w:rPr>
          <w:w w:val="115"/>
        </w:rPr>
        <w:t>the</w:t>
      </w:r>
      <w:r>
        <w:rPr>
          <w:spacing w:val="-9"/>
          <w:w w:val="115"/>
        </w:rPr>
        <w:t xml:space="preserve"> </w:t>
      </w:r>
      <w:r>
        <w:rPr>
          <w:w w:val="115"/>
        </w:rPr>
        <w:t>cost of implementation (8%), among others. Surprisingly, concerns like regulatory and data privacy compliance and the cost of implementation, which are traditionally viewed as significant barriers, are</w:t>
      </w:r>
      <w:r>
        <w:rPr>
          <w:spacing w:val="-5"/>
          <w:w w:val="115"/>
        </w:rPr>
        <w:t xml:space="preserve"> </w:t>
      </w:r>
      <w:r>
        <w:rPr>
          <w:w w:val="115"/>
        </w:rPr>
        <w:t>not</w:t>
      </w:r>
      <w:r>
        <w:rPr>
          <w:spacing w:val="-5"/>
          <w:w w:val="115"/>
        </w:rPr>
        <w:t xml:space="preserve"> </w:t>
      </w:r>
      <w:r>
        <w:rPr>
          <w:w w:val="115"/>
        </w:rPr>
        <w:t>the</w:t>
      </w:r>
      <w:r>
        <w:rPr>
          <w:spacing w:val="-5"/>
          <w:w w:val="115"/>
        </w:rPr>
        <w:t xml:space="preserve"> </w:t>
      </w:r>
      <w:r>
        <w:rPr>
          <w:w w:val="115"/>
        </w:rPr>
        <w:t>foremost</w:t>
      </w:r>
      <w:r>
        <w:rPr>
          <w:spacing w:val="-5"/>
          <w:w w:val="115"/>
        </w:rPr>
        <w:t xml:space="preserve"> </w:t>
      </w:r>
      <w:r>
        <w:rPr>
          <w:w w:val="115"/>
        </w:rPr>
        <w:t>concerns</w:t>
      </w:r>
      <w:r>
        <w:rPr>
          <w:spacing w:val="-5"/>
          <w:w w:val="115"/>
        </w:rPr>
        <w:t xml:space="preserve"> </w:t>
      </w:r>
      <w:r>
        <w:rPr>
          <w:w w:val="115"/>
        </w:rPr>
        <w:t>in</w:t>
      </w:r>
      <w:r>
        <w:rPr>
          <w:spacing w:val="-5"/>
          <w:w w:val="115"/>
        </w:rPr>
        <w:t xml:space="preserve"> </w:t>
      </w:r>
      <w:r>
        <w:rPr>
          <w:w w:val="115"/>
        </w:rPr>
        <w:t>this</w:t>
      </w:r>
      <w:r>
        <w:rPr>
          <w:spacing w:val="-5"/>
          <w:w w:val="115"/>
        </w:rPr>
        <w:t xml:space="preserve"> </w:t>
      </w:r>
      <w:r>
        <w:rPr>
          <w:w w:val="115"/>
        </w:rPr>
        <w:t>context.</w:t>
      </w:r>
      <w:r>
        <w:rPr>
          <w:spacing w:val="-5"/>
          <w:w w:val="115"/>
        </w:rPr>
        <w:t xml:space="preserve"> </w:t>
      </w:r>
      <w:r>
        <w:rPr>
          <w:w w:val="115"/>
        </w:rPr>
        <w:t>This</w:t>
      </w:r>
      <w:r>
        <w:rPr>
          <w:spacing w:val="-5"/>
          <w:w w:val="115"/>
        </w:rPr>
        <w:t xml:space="preserve"> </w:t>
      </w:r>
      <w:r>
        <w:rPr>
          <w:w w:val="115"/>
        </w:rPr>
        <w:t>might</w:t>
      </w:r>
      <w:r>
        <w:rPr>
          <w:spacing w:val="-5"/>
          <w:w w:val="115"/>
        </w:rPr>
        <w:t xml:space="preserve"> </w:t>
      </w:r>
      <w:r>
        <w:rPr>
          <w:w w:val="115"/>
        </w:rPr>
        <w:t>indicate</w:t>
      </w:r>
      <w:r>
        <w:rPr>
          <w:spacing w:val="-5"/>
          <w:w w:val="115"/>
        </w:rPr>
        <w:t xml:space="preserve"> </w:t>
      </w:r>
      <w:r>
        <w:rPr>
          <w:w w:val="115"/>
        </w:rPr>
        <w:t>an</w:t>
      </w:r>
      <w:r>
        <w:rPr>
          <w:spacing w:val="-5"/>
          <w:w w:val="115"/>
        </w:rPr>
        <w:t xml:space="preserve"> </w:t>
      </w:r>
      <w:r>
        <w:rPr>
          <w:w w:val="115"/>
        </w:rPr>
        <w:t>anticipation</w:t>
      </w:r>
      <w:r>
        <w:rPr>
          <w:spacing w:val="-5"/>
          <w:w w:val="115"/>
        </w:rPr>
        <w:t xml:space="preserve"> </w:t>
      </w:r>
      <w:r>
        <w:rPr>
          <w:w w:val="115"/>
        </w:rPr>
        <w:t>of</w:t>
      </w:r>
      <w:r>
        <w:rPr>
          <w:spacing w:val="-5"/>
          <w:w w:val="115"/>
        </w:rPr>
        <w:t xml:space="preserve"> </w:t>
      </w:r>
      <w:r>
        <w:rPr>
          <w:w w:val="115"/>
        </w:rPr>
        <w:t>long-term</w:t>
      </w:r>
      <w:r>
        <w:rPr>
          <w:spacing w:val="-5"/>
          <w:w w:val="115"/>
        </w:rPr>
        <w:t xml:space="preserve"> </w:t>
      </w:r>
      <w:r>
        <w:rPr>
          <w:w w:val="115"/>
        </w:rPr>
        <w:t>cost savings and a focus on current rather than future regulatory scenarios. The responses also show</w:t>
      </w:r>
    </w:p>
    <w:p>
      <w:pPr>
        <w:pStyle w:val="6"/>
        <w:spacing w:line="276" w:lineRule="auto"/>
        <w:ind w:left="920" w:right="1455"/>
      </w:pPr>
      <w:r>
        <w:rPr>
          <w:w w:val="115"/>
        </w:rPr>
        <w:t>a general concern across almost all options, indicating that while there is no single overwhelming obstacle, the journey to AI integration in cybersecurity is multifaceted and complex. This widespread</w:t>
      </w:r>
      <w:r>
        <w:rPr>
          <w:spacing w:val="-4"/>
          <w:w w:val="115"/>
        </w:rPr>
        <w:t xml:space="preserve"> </w:t>
      </w:r>
      <w:r>
        <w:rPr>
          <w:w w:val="115"/>
        </w:rPr>
        <w:t>concern</w:t>
      </w:r>
      <w:r>
        <w:rPr>
          <w:spacing w:val="-4"/>
          <w:w w:val="115"/>
        </w:rPr>
        <w:t xml:space="preserve"> </w:t>
      </w:r>
      <w:r>
        <w:rPr>
          <w:w w:val="115"/>
        </w:rPr>
        <w:t>across</w:t>
      </w:r>
      <w:r>
        <w:rPr>
          <w:spacing w:val="-4"/>
          <w:w w:val="115"/>
        </w:rPr>
        <w:t xml:space="preserve"> </w:t>
      </w:r>
      <w:r>
        <w:rPr>
          <w:w w:val="115"/>
        </w:rPr>
        <w:t>various</w:t>
      </w:r>
      <w:r>
        <w:rPr>
          <w:spacing w:val="-4"/>
          <w:w w:val="115"/>
        </w:rPr>
        <w:t xml:space="preserve"> </w:t>
      </w:r>
      <w:r>
        <w:rPr>
          <w:w w:val="115"/>
        </w:rPr>
        <w:t>aspects</w:t>
      </w:r>
      <w:r>
        <w:rPr>
          <w:spacing w:val="-4"/>
          <w:w w:val="115"/>
        </w:rPr>
        <w:t xml:space="preserve"> </w:t>
      </w:r>
      <w:r>
        <w:rPr>
          <w:w w:val="115"/>
        </w:rPr>
        <w:t>of</w:t>
      </w:r>
      <w:r>
        <w:rPr>
          <w:spacing w:val="-4"/>
          <w:w w:val="115"/>
        </w:rPr>
        <w:t xml:space="preserve"> </w:t>
      </w:r>
      <w:r>
        <w:rPr>
          <w:w w:val="115"/>
        </w:rPr>
        <w:t>AI</w:t>
      </w:r>
      <w:r>
        <w:rPr>
          <w:spacing w:val="-4"/>
          <w:w w:val="115"/>
        </w:rPr>
        <w:t xml:space="preserve"> </w:t>
      </w:r>
      <w:r>
        <w:rPr>
          <w:w w:val="115"/>
        </w:rPr>
        <w:t>implementation</w:t>
      </w:r>
      <w:r>
        <w:rPr>
          <w:spacing w:val="-4"/>
          <w:w w:val="115"/>
        </w:rPr>
        <w:t xml:space="preserve"> </w:t>
      </w:r>
      <w:r>
        <w:rPr>
          <w:w w:val="115"/>
        </w:rPr>
        <w:t>underscores</w:t>
      </w:r>
      <w:r>
        <w:rPr>
          <w:spacing w:val="-4"/>
          <w:w w:val="115"/>
        </w:rPr>
        <w:t xml:space="preserve"> </w:t>
      </w:r>
      <w:r>
        <w:rPr>
          <w:w w:val="115"/>
        </w:rPr>
        <w:t>the</w:t>
      </w:r>
      <w:r>
        <w:rPr>
          <w:spacing w:val="-4"/>
          <w:w w:val="115"/>
        </w:rPr>
        <w:t xml:space="preserve"> </w:t>
      </w:r>
      <w:r>
        <w:rPr>
          <w:w w:val="115"/>
        </w:rPr>
        <w:t>need</w:t>
      </w:r>
      <w:r>
        <w:rPr>
          <w:spacing w:val="-4"/>
          <w:w w:val="115"/>
        </w:rPr>
        <w:t xml:space="preserve"> </w:t>
      </w:r>
      <w:r>
        <w:rPr>
          <w:w w:val="115"/>
        </w:rPr>
        <w:t>for</w:t>
      </w:r>
      <w:r>
        <w:rPr>
          <w:spacing w:val="-4"/>
          <w:w w:val="115"/>
        </w:rPr>
        <w:t xml:space="preserve"> </w:t>
      </w:r>
      <w:r>
        <w:rPr>
          <w:w w:val="115"/>
        </w:rPr>
        <w:t>a</w:t>
      </w:r>
      <w:r>
        <w:rPr>
          <w:spacing w:val="-4"/>
          <w:w w:val="115"/>
        </w:rPr>
        <w:t xml:space="preserve"> </w:t>
      </w:r>
      <w:r>
        <w:rPr>
          <w:w w:val="115"/>
        </w:rPr>
        <w:t>holistic approach in adopting AI in security, one that addresses skill gaps, resource needs, and regulatory challenges in a balanced manner.</w:t>
      </w:r>
    </w:p>
    <w:p>
      <w:pPr>
        <w:keepNext w:val="0"/>
        <w:keepLines w:val="0"/>
        <w:widowControl/>
        <w:suppressLineNumbers w:val="0"/>
        <w:spacing w:line="240" w:lineRule="auto"/>
        <w:ind w:left="960" w:leftChars="400" w:right="1745" w:rightChars="727" w:firstLine="0" w:firstLineChars="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其他值得注意的障碍包括资源分配（11%）、了解人工智能风险（10%）和实施成本（8%）等。令人惊讶的是，传统上被视为重大障碍的监管和数据隐私合规性以及实施成本等问题并不是这种情况下的首要问题。这可能表明对长期成本节约的预期，以及对当前而非未来监管情景的关注。这些回应还显示出几乎所有选项都普遍存在担忧，表明尽管没有单一的压倒性障碍，但人工智能在网络安全的整合过程是多方面且复杂的。这种对人工智能实施各个方面的广泛关注突显了在安全领域采用人工智能的整体方法的必要性，这种方法需要以平衡的方式解决技能差距、资源需求和监管挑战。</w:t>
      </w:r>
    </w:p>
    <w:p>
      <w:r>
        <w:br w:type="page"/>
      </w:r>
    </w:p>
    <w:p>
      <w:pPr>
        <w:pStyle w:val="6"/>
      </w:pPr>
    </w:p>
    <w:p>
      <w:pPr>
        <w:pStyle w:val="6"/>
        <w:rPr>
          <w:sz w:val="24"/>
        </w:rPr>
      </w:pPr>
      <w:r>
        <mc:AlternateContent>
          <mc:Choice Requires="wps">
            <w:drawing>
              <wp:anchor distT="0" distB="0" distL="114300" distR="114300" simplePos="0" relativeHeight="252064768" behindDoc="1" locked="0" layoutInCell="1" allowOverlap="1">
                <wp:simplePos x="0" y="0"/>
                <wp:positionH relativeFrom="page">
                  <wp:posOffset>1912620</wp:posOffset>
                </wp:positionH>
                <wp:positionV relativeFrom="paragraph">
                  <wp:posOffset>201295</wp:posOffset>
                </wp:positionV>
                <wp:extent cx="3887470" cy="559435"/>
                <wp:effectExtent l="0" t="0" r="11430" b="12065"/>
                <wp:wrapTopAndBottom/>
                <wp:docPr id="1159" name="文本框 1159"/>
                <wp:cNvGraphicFramePr/>
                <a:graphic xmlns:a="http://schemas.openxmlformats.org/drawingml/2006/main">
                  <a:graphicData uri="http://schemas.microsoft.com/office/word/2010/wordprocessingShape">
                    <wps:wsp>
                      <wps:cNvSpPr txBox="1"/>
                      <wps:spPr>
                        <a:xfrm>
                          <a:off x="0" y="0"/>
                          <a:ext cx="3887470" cy="559435"/>
                        </a:xfrm>
                        <a:prstGeom prst="rect">
                          <a:avLst/>
                        </a:prstGeom>
                        <a:solidFill>
                          <a:srgbClr val="EEF3F8"/>
                        </a:solidFill>
                        <a:ln>
                          <a:noFill/>
                        </a:ln>
                      </wps:spPr>
                      <wps:txbx>
                        <w:txbxContent>
                          <w:p>
                            <w:pPr>
                              <w:spacing w:before="70" w:line="278" w:lineRule="auto"/>
                              <w:ind w:left="1629" w:right="1267" w:hanging="308"/>
                              <w:jc w:val="left"/>
                              <w:rPr>
                                <w:rFonts w:ascii="Verdana"/>
                                <w:i/>
                                <w:color w:val="454C5B"/>
                                <w:spacing w:val="-2"/>
                                <w:sz w:val="17"/>
                              </w:rPr>
                            </w:pPr>
                            <w:r>
                              <w:rPr>
                                <w:rFonts w:ascii="Verdana"/>
                                <w:i/>
                                <w:color w:val="454C5B"/>
                                <w:w w:val="90"/>
                                <w:sz w:val="17"/>
                              </w:rPr>
                              <w:t xml:space="preserve">What is the biggest hurdle to getting started </w:t>
                            </w:r>
                            <w:r>
                              <w:rPr>
                                <w:rFonts w:ascii="Verdana"/>
                                <w:i/>
                                <w:color w:val="454C5B"/>
                                <w:spacing w:val="-2"/>
                                <w:sz w:val="17"/>
                              </w:rPr>
                              <w:t>with</w:t>
                            </w:r>
                            <w:r>
                              <w:rPr>
                                <w:rFonts w:ascii="Verdana"/>
                                <w:i/>
                                <w:color w:val="454C5B"/>
                                <w:spacing w:val="-14"/>
                                <w:sz w:val="17"/>
                              </w:rPr>
                              <w:t xml:space="preserve"> </w:t>
                            </w:r>
                            <w:r>
                              <w:rPr>
                                <w:rFonts w:ascii="Verdana"/>
                                <w:i/>
                                <w:color w:val="454C5B"/>
                                <w:spacing w:val="-2"/>
                                <w:sz w:val="17"/>
                              </w:rPr>
                              <w:t>AI</w:t>
                            </w:r>
                            <w:r>
                              <w:rPr>
                                <w:rFonts w:ascii="Verdana"/>
                                <w:i/>
                                <w:color w:val="454C5B"/>
                                <w:spacing w:val="-14"/>
                                <w:sz w:val="17"/>
                              </w:rPr>
                              <w:t xml:space="preserve"> </w:t>
                            </w:r>
                            <w:r>
                              <w:rPr>
                                <w:rFonts w:ascii="Verdana"/>
                                <w:i/>
                                <w:color w:val="454C5B"/>
                                <w:spacing w:val="-2"/>
                                <w:sz w:val="17"/>
                              </w:rPr>
                              <w:t>in</w:t>
                            </w:r>
                            <w:r>
                              <w:rPr>
                                <w:rFonts w:ascii="Verdana"/>
                                <w:i/>
                                <w:color w:val="454C5B"/>
                                <w:spacing w:val="-14"/>
                                <w:sz w:val="17"/>
                              </w:rPr>
                              <w:t xml:space="preserve"> </w:t>
                            </w:r>
                            <w:r>
                              <w:rPr>
                                <w:rFonts w:ascii="Verdana"/>
                                <w:i/>
                                <w:color w:val="454C5B"/>
                                <w:spacing w:val="-2"/>
                                <w:sz w:val="17"/>
                              </w:rPr>
                              <w:t>security</w:t>
                            </w:r>
                            <w:r>
                              <w:rPr>
                                <w:rFonts w:ascii="Verdana"/>
                                <w:i/>
                                <w:color w:val="454C5B"/>
                                <w:spacing w:val="-14"/>
                                <w:sz w:val="17"/>
                              </w:rPr>
                              <w:t xml:space="preserve"> </w:t>
                            </w:r>
                            <w:r>
                              <w:rPr>
                                <w:rFonts w:ascii="Verdana"/>
                                <w:i/>
                                <w:color w:val="454C5B"/>
                                <w:spacing w:val="-2"/>
                                <w:sz w:val="17"/>
                              </w:rPr>
                              <w:t>implementations?</w:t>
                            </w:r>
                          </w:p>
                          <w:p>
                            <w:pPr>
                              <w:spacing w:before="70" w:line="278" w:lineRule="auto"/>
                              <w:ind w:right="1267" w:firstLine="830" w:firstLineChars="500"/>
                              <w:jc w:val="left"/>
                              <w:rPr>
                                <w:rFonts w:ascii="Verdana"/>
                                <w:i/>
                                <w:color w:val="454C5B"/>
                                <w:spacing w:val="-2"/>
                                <w:sz w:val="17"/>
                              </w:rPr>
                            </w:pPr>
                            <w:r>
                              <w:rPr>
                                <w:rFonts w:hint="eastAsia" w:ascii="Verdana"/>
                                <w:i/>
                                <w:color w:val="454C5B"/>
                                <w:spacing w:val="-2"/>
                                <w:sz w:val="17"/>
                              </w:rPr>
                              <w:t>在安全实施中开始使用人工智能的最大障碍是什么？</w:t>
                            </w:r>
                          </w:p>
                        </w:txbxContent>
                      </wps:txbx>
                      <wps:bodyPr lIns="0" tIns="0" rIns="0" bIns="0" upright="1"/>
                    </wps:wsp>
                  </a:graphicData>
                </a:graphic>
              </wp:anchor>
            </w:drawing>
          </mc:Choice>
          <mc:Fallback>
            <w:pict>
              <v:shape id="_x0000_s1026" o:spid="_x0000_s1026" o:spt="202" type="#_x0000_t202" style="position:absolute;left:0pt;margin-left:150.6pt;margin-top:15.85pt;height:44.05pt;width:306.1pt;mso-position-horizontal-relative:page;mso-wrap-distance-bottom:0pt;mso-wrap-distance-top:0pt;z-index:-251251712;mso-width-relative:page;mso-height-relative:page;" fillcolor="#EEF3F8" filled="t" stroked="f" coordsize="21600,21600" o:gfxdata="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A3cPK1wAAAAoBAAAPAAAAAAAAAAEAIAAA&#10;ACIAAABkcnMvZG93bnJldi54bWxQSwECFAAUAAAACACHTuJAPfNFMNQBAAChAwAADgAAAAAAAAAB&#10;ACAAAAAmAQAAZHJzL2Uyb0RvYy54bWxQSwUGAAAAAAYABgBZAQAAbAUAAAAA&#10;">
                <v:fill on="t" focussize="0,0"/>
                <v:stroke on="f"/>
                <v:imagedata o:title=""/>
                <o:lock v:ext="edit" aspectratio="f"/>
                <v:textbox inset="0mm,0mm,0mm,0mm">
                  <w:txbxContent>
                    <w:p>
                      <w:pPr>
                        <w:spacing w:before="70" w:line="278" w:lineRule="auto"/>
                        <w:ind w:left="1629" w:right="1267" w:hanging="308"/>
                        <w:jc w:val="left"/>
                        <w:rPr>
                          <w:rFonts w:ascii="Verdana"/>
                          <w:i/>
                          <w:color w:val="454C5B"/>
                          <w:spacing w:val="-2"/>
                          <w:sz w:val="17"/>
                        </w:rPr>
                      </w:pPr>
                      <w:r>
                        <w:rPr>
                          <w:rFonts w:ascii="Verdana"/>
                          <w:i/>
                          <w:color w:val="454C5B"/>
                          <w:w w:val="90"/>
                          <w:sz w:val="17"/>
                        </w:rPr>
                        <w:t xml:space="preserve">What is the biggest hurdle to getting started </w:t>
                      </w:r>
                      <w:r>
                        <w:rPr>
                          <w:rFonts w:ascii="Verdana"/>
                          <w:i/>
                          <w:color w:val="454C5B"/>
                          <w:spacing w:val="-2"/>
                          <w:sz w:val="17"/>
                        </w:rPr>
                        <w:t>with</w:t>
                      </w:r>
                      <w:r>
                        <w:rPr>
                          <w:rFonts w:ascii="Verdana"/>
                          <w:i/>
                          <w:color w:val="454C5B"/>
                          <w:spacing w:val="-14"/>
                          <w:sz w:val="17"/>
                        </w:rPr>
                        <w:t xml:space="preserve"> </w:t>
                      </w:r>
                      <w:r>
                        <w:rPr>
                          <w:rFonts w:ascii="Verdana"/>
                          <w:i/>
                          <w:color w:val="454C5B"/>
                          <w:spacing w:val="-2"/>
                          <w:sz w:val="17"/>
                        </w:rPr>
                        <w:t>AI</w:t>
                      </w:r>
                      <w:r>
                        <w:rPr>
                          <w:rFonts w:ascii="Verdana"/>
                          <w:i/>
                          <w:color w:val="454C5B"/>
                          <w:spacing w:val="-14"/>
                          <w:sz w:val="17"/>
                        </w:rPr>
                        <w:t xml:space="preserve"> </w:t>
                      </w:r>
                      <w:r>
                        <w:rPr>
                          <w:rFonts w:ascii="Verdana"/>
                          <w:i/>
                          <w:color w:val="454C5B"/>
                          <w:spacing w:val="-2"/>
                          <w:sz w:val="17"/>
                        </w:rPr>
                        <w:t>in</w:t>
                      </w:r>
                      <w:r>
                        <w:rPr>
                          <w:rFonts w:ascii="Verdana"/>
                          <w:i/>
                          <w:color w:val="454C5B"/>
                          <w:spacing w:val="-14"/>
                          <w:sz w:val="17"/>
                        </w:rPr>
                        <w:t xml:space="preserve"> </w:t>
                      </w:r>
                      <w:r>
                        <w:rPr>
                          <w:rFonts w:ascii="Verdana"/>
                          <w:i/>
                          <w:color w:val="454C5B"/>
                          <w:spacing w:val="-2"/>
                          <w:sz w:val="17"/>
                        </w:rPr>
                        <w:t>security</w:t>
                      </w:r>
                      <w:r>
                        <w:rPr>
                          <w:rFonts w:ascii="Verdana"/>
                          <w:i/>
                          <w:color w:val="454C5B"/>
                          <w:spacing w:val="-14"/>
                          <w:sz w:val="17"/>
                        </w:rPr>
                        <w:t xml:space="preserve"> </w:t>
                      </w:r>
                      <w:r>
                        <w:rPr>
                          <w:rFonts w:ascii="Verdana"/>
                          <w:i/>
                          <w:color w:val="454C5B"/>
                          <w:spacing w:val="-2"/>
                          <w:sz w:val="17"/>
                        </w:rPr>
                        <w:t>implementations?</w:t>
                      </w:r>
                    </w:p>
                    <w:p>
                      <w:pPr>
                        <w:spacing w:before="70" w:line="278" w:lineRule="auto"/>
                        <w:ind w:right="1267" w:firstLine="830" w:firstLineChars="500"/>
                        <w:jc w:val="left"/>
                        <w:rPr>
                          <w:rFonts w:ascii="Verdana"/>
                          <w:i/>
                          <w:color w:val="454C5B"/>
                          <w:spacing w:val="-2"/>
                          <w:sz w:val="17"/>
                        </w:rPr>
                      </w:pPr>
                      <w:r>
                        <w:rPr>
                          <w:rFonts w:hint="eastAsia" w:ascii="Verdana"/>
                          <w:i/>
                          <w:color w:val="454C5B"/>
                          <w:spacing w:val="-2"/>
                          <w:sz w:val="17"/>
                        </w:rPr>
                        <w:t>在安全实施中开始使用人工智能的最大障碍是什么？</w:t>
                      </w:r>
                    </w:p>
                  </w:txbxContent>
                </v:textbox>
                <w10:wrap type="topAndBottom"/>
              </v:shape>
            </w:pict>
          </mc:Fallback>
        </mc:AlternateContent>
      </w:r>
      <w:r>
        <mc:AlternateContent>
          <mc:Choice Requires="wpg">
            <w:drawing>
              <wp:anchor distT="0" distB="0" distL="114300" distR="114300" simplePos="0" relativeHeight="252064768" behindDoc="1" locked="0" layoutInCell="1" allowOverlap="1">
                <wp:simplePos x="0" y="0"/>
                <wp:positionH relativeFrom="page">
                  <wp:posOffset>658495</wp:posOffset>
                </wp:positionH>
                <wp:positionV relativeFrom="paragraph">
                  <wp:posOffset>751205</wp:posOffset>
                </wp:positionV>
                <wp:extent cx="508635" cy="1441450"/>
                <wp:effectExtent l="635" t="635" r="11430" b="5715"/>
                <wp:wrapTopAndBottom/>
                <wp:docPr id="1160" name="组合 1160"/>
                <wp:cNvGraphicFramePr/>
                <a:graphic xmlns:a="http://schemas.openxmlformats.org/drawingml/2006/main">
                  <a:graphicData uri="http://schemas.microsoft.com/office/word/2010/wordprocessingGroup">
                    <wpg:wgp>
                      <wpg:cNvGrpSpPr/>
                      <wpg:grpSpPr>
                        <a:xfrm>
                          <a:off x="0" y="0"/>
                          <a:ext cx="508635" cy="1441450"/>
                          <a:chOff x="1038" y="1184"/>
                          <a:chExt cx="801" cy="2270"/>
                        </a:xfrm>
                      </wpg:grpSpPr>
                      <wps:wsp>
                        <wps:cNvPr id="1161" name="矩形 357"/>
                        <wps:cNvSpPr/>
                        <wps:spPr>
                          <a:xfrm>
                            <a:off x="1037" y="1183"/>
                            <a:ext cx="801" cy="1521"/>
                          </a:xfrm>
                          <a:prstGeom prst="rect">
                            <a:avLst/>
                          </a:prstGeom>
                          <a:solidFill>
                            <a:srgbClr val="DCE5EE"/>
                          </a:solidFill>
                          <a:ln>
                            <a:noFill/>
                          </a:ln>
                        </wps:spPr>
                        <wps:bodyPr upright="1"/>
                      </wps:wsp>
                      <wps:wsp>
                        <wps:cNvPr id="1162" name="文本框 358"/>
                        <wps:cNvSpPr txBox="1"/>
                        <wps:spPr>
                          <a:xfrm>
                            <a:off x="1037" y="2704"/>
                            <a:ext cx="801" cy="749"/>
                          </a:xfrm>
                          <a:prstGeom prst="rect">
                            <a:avLst/>
                          </a:prstGeom>
                          <a:solidFill>
                            <a:srgbClr val="FF7A00"/>
                          </a:solidFill>
                          <a:ln>
                            <a:noFill/>
                          </a:ln>
                        </wps:spPr>
                        <wps:txbx>
                          <w:txbxContent>
                            <w:p>
                              <w:pPr>
                                <w:spacing w:before="123"/>
                                <w:ind w:left="256" w:right="0" w:firstLine="0"/>
                                <w:jc w:val="left"/>
                                <w:rPr>
                                  <w:rFonts w:ascii="Century Gothic"/>
                                  <w:b/>
                                  <w:color w:val="000000"/>
                                  <w:sz w:val="14"/>
                                </w:rPr>
                              </w:pPr>
                              <w:r>
                                <w:rPr>
                                  <w:rFonts w:ascii="Century Gothic"/>
                                  <w:b/>
                                  <w:color w:val="FFFFFF"/>
                                  <w:spacing w:val="-5"/>
                                  <w:w w:val="105"/>
                                  <w:sz w:val="14"/>
                                </w:rPr>
                                <w:t>33%</w:t>
                              </w:r>
                            </w:p>
                          </w:txbxContent>
                        </wps:txbx>
                        <wps:bodyPr lIns="0" tIns="0" rIns="0" bIns="0" upright="1"/>
                      </wps:wsp>
                    </wpg:wgp>
                  </a:graphicData>
                </a:graphic>
              </wp:anchor>
            </w:drawing>
          </mc:Choice>
          <mc:Fallback>
            <w:pict>
              <v:group id="_x0000_s1026" o:spid="_x0000_s1026" o:spt="203" style="position:absolute;left:0pt;margin-left:51.85pt;margin-top:59.15pt;height:113.5pt;width:40.05pt;mso-position-horizontal-relative:page;mso-wrap-distance-bottom:0pt;mso-wrap-distance-top:0pt;z-index:-251251712;mso-width-relative:page;mso-height-relative:page;" coordorigin="1038,1184" coordsize="801,2270" o:gfxdata="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u1q/FNkAAAALAQAADwAAAAAAAAABACAA&#10;AAAiAAAAZHJzL2Rvd25yZXYueG1sUEsBAhQAFAAAAAgAh07iQJaUh8l+AgAAWgYAAA4AAAAAAAAA&#10;AQAgAAAAKAEAAGRycy9lMm9Eb2MueG1sUEsFBgAAAAAGAAYAWQEAABgGAAAAAA==&#10;">
                <o:lock v:ext="edit" aspectratio="f"/>
                <v:rect id="矩形 357" o:spid="_x0000_s1026" o:spt="1" style="position:absolute;left:1037;top:1183;height:1521;width:801;" fillcolor="#DCE5EE" filled="t" stroked="f" coordsize="21600,21600" o:gfxdata="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wyfyvQAA&#10;AN0AAAAPAAAAAAAAAAEAIAAAACIAAABkcnMvZG93bnJldi54bWxQSwECFAAUAAAACACHTuJAMy8F&#10;njsAAAA5AAAAEAAAAAAAAAABACAAAAAMAQAAZHJzL3NoYXBleG1sLnhtbFBLBQYAAAAABgAGAFsB&#10;AAC2AwAAAAA=&#10;">
                  <v:fill on="t" focussize="0,0"/>
                  <v:stroke on="f"/>
                  <v:imagedata o:title=""/>
                  <o:lock v:ext="edit" aspectratio="f"/>
                </v:rect>
                <v:shape id="文本框 358" o:spid="_x0000_s1026" o:spt="202" type="#_x0000_t202" style="position:absolute;left:1037;top:2704;height:749;width:801;" fillcolor="#FF7A00" filled="t" stroked="f" coordsize="21600,21600" o:gfxdata="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hCg+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123"/>
                          <w:ind w:left="256" w:right="0" w:firstLine="0"/>
                          <w:jc w:val="left"/>
                          <w:rPr>
                            <w:rFonts w:ascii="Century Gothic"/>
                            <w:b/>
                            <w:color w:val="000000"/>
                            <w:sz w:val="14"/>
                          </w:rPr>
                        </w:pPr>
                        <w:r>
                          <w:rPr>
                            <w:rFonts w:ascii="Century Gothic"/>
                            <w:b/>
                            <w:color w:val="FFFFFF"/>
                            <w:spacing w:val="-5"/>
                            <w:w w:val="105"/>
                            <w:sz w:val="14"/>
                          </w:rPr>
                          <w:t>33%</w:t>
                        </w:r>
                      </w:p>
                    </w:txbxContent>
                  </v:textbox>
                </v:shape>
                <w10:wrap type="topAndBottom"/>
              </v:group>
            </w:pict>
          </mc:Fallback>
        </mc:AlternateContent>
      </w:r>
      <w:r>
        <mc:AlternateContent>
          <mc:Choice Requires="wpg">
            <w:drawing>
              <wp:anchor distT="0" distB="0" distL="114300" distR="114300" simplePos="0" relativeHeight="252065792" behindDoc="1" locked="0" layoutInCell="1" allowOverlap="1">
                <wp:simplePos x="0" y="0"/>
                <wp:positionH relativeFrom="page">
                  <wp:posOffset>1356360</wp:posOffset>
                </wp:positionH>
                <wp:positionV relativeFrom="paragraph">
                  <wp:posOffset>751205</wp:posOffset>
                </wp:positionV>
                <wp:extent cx="508635" cy="1441450"/>
                <wp:effectExtent l="635" t="635" r="11430" b="5715"/>
                <wp:wrapTopAndBottom/>
                <wp:docPr id="1163" name="组合 1163"/>
                <wp:cNvGraphicFramePr/>
                <a:graphic xmlns:a="http://schemas.openxmlformats.org/drawingml/2006/main">
                  <a:graphicData uri="http://schemas.microsoft.com/office/word/2010/wordprocessingGroup">
                    <wpg:wgp>
                      <wpg:cNvGrpSpPr/>
                      <wpg:grpSpPr>
                        <a:xfrm>
                          <a:off x="0" y="0"/>
                          <a:ext cx="508635" cy="1441450"/>
                          <a:chOff x="2137" y="1184"/>
                          <a:chExt cx="801" cy="2270"/>
                        </a:xfrm>
                      </wpg:grpSpPr>
                      <wps:wsp>
                        <wps:cNvPr id="1164" name="矩形 360"/>
                        <wps:cNvSpPr/>
                        <wps:spPr>
                          <a:xfrm>
                            <a:off x="2136" y="1183"/>
                            <a:ext cx="801" cy="2020"/>
                          </a:xfrm>
                          <a:prstGeom prst="rect">
                            <a:avLst/>
                          </a:prstGeom>
                          <a:solidFill>
                            <a:srgbClr val="DCE5EE"/>
                          </a:solidFill>
                          <a:ln>
                            <a:noFill/>
                          </a:ln>
                        </wps:spPr>
                        <wps:bodyPr upright="1"/>
                      </wps:wsp>
                      <wps:wsp>
                        <wps:cNvPr id="1165" name="矩形 361"/>
                        <wps:cNvSpPr/>
                        <wps:spPr>
                          <a:xfrm>
                            <a:off x="2136" y="3203"/>
                            <a:ext cx="801" cy="250"/>
                          </a:xfrm>
                          <a:prstGeom prst="rect">
                            <a:avLst/>
                          </a:prstGeom>
                          <a:solidFill>
                            <a:srgbClr val="FF7A00"/>
                          </a:solidFill>
                          <a:ln>
                            <a:noFill/>
                          </a:ln>
                        </wps:spPr>
                        <wps:bodyPr upright="1"/>
                      </wps:wsp>
                      <wps:wsp>
                        <wps:cNvPr id="1166" name="文本框 362"/>
                        <wps:cNvSpPr txBox="1"/>
                        <wps:spPr>
                          <a:xfrm>
                            <a:off x="2136" y="1183"/>
                            <a:ext cx="801" cy="2020"/>
                          </a:xfrm>
                          <a:prstGeom prst="rect">
                            <a:avLst/>
                          </a:prstGeom>
                          <a:solidFill>
                            <a:srgbClr val="DCE5EE"/>
                          </a:solidFill>
                          <a:ln>
                            <a:noFill/>
                          </a:ln>
                        </wps:spPr>
                        <wps:txbx>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2" w:line="240" w:lineRule="auto"/>
                                <w:rPr>
                                  <w:color w:val="000000"/>
                                  <w:sz w:val="16"/>
                                </w:rPr>
                              </w:pPr>
                            </w:p>
                            <w:p>
                              <w:pPr>
                                <w:spacing w:before="0"/>
                                <w:ind w:left="263" w:right="0" w:firstLine="0"/>
                                <w:jc w:val="left"/>
                                <w:rPr>
                                  <w:rFonts w:ascii="Century Gothic"/>
                                  <w:b/>
                                  <w:color w:val="000000"/>
                                  <w:sz w:val="14"/>
                                </w:rPr>
                              </w:pPr>
                              <w:r>
                                <w:rPr>
                                  <w:rFonts w:ascii="Century Gothic"/>
                                  <w:b/>
                                  <w:color w:val="000000"/>
                                  <w:spacing w:val="-5"/>
                                  <w:sz w:val="14"/>
                                </w:rPr>
                                <w:t>11%</w:t>
                              </w:r>
                            </w:p>
                          </w:txbxContent>
                        </wps:txbx>
                        <wps:bodyPr lIns="0" tIns="0" rIns="0" bIns="0" upright="1"/>
                      </wps:wsp>
                    </wpg:wgp>
                  </a:graphicData>
                </a:graphic>
              </wp:anchor>
            </w:drawing>
          </mc:Choice>
          <mc:Fallback>
            <w:pict>
              <v:group id="_x0000_s1026" o:spid="_x0000_s1026" o:spt="203" style="position:absolute;left:0pt;margin-left:106.8pt;margin-top:59.15pt;height:113.5pt;width:40.05pt;mso-position-horizontal-relative:page;mso-wrap-distance-bottom:0pt;mso-wrap-distance-top:0pt;z-index:-251250688;mso-width-relative:page;mso-height-relative:page;" coordorigin="2137,1184" coordsize="801,2270" o:gfxdata="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ECbsDrbAAAACwEAAA8AAAAAAAAAAQAgAAAAIgAAAGRycy9kb3ducmV2LnhtbFBLAQIUABQAAAAI&#10;AIdO4kA0JXoslQIAAOAHAAAOAAAAAAAAAAEAIAAAACoBAABkcnMvZTJvRG9jLnhtbFBLBQYAAAAA&#10;BgAGAFkBAAAxBgAAAAA=&#10;">
                <o:lock v:ext="edit" aspectratio="f"/>
                <v:rect id="矩形 360" o:spid="_x0000_s1026" o:spt="1" style="position:absolute;left:2136;top:1183;height:2020;width:801;" fillcolor="#DCE5EE" filled="t" stroked="f" coordsize="21600,21600" o:gfxdata="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SEarsAAADd&#10;AAAADwAAAAAAAAABACAAAAAiAAAAZHJzL2Rvd25yZXYueG1sUEsBAhQAFAAAAAgAh07iQDMvBZ47&#10;AAAAOQAAABAAAAAAAAAAAQAgAAAACgEAAGRycy9zaGFwZXhtbC54bWxQSwUGAAAAAAYABgBbAQAA&#10;tAMAAAAA&#10;">
                  <v:fill on="t" focussize="0,0"/>
                  <v:stroke on="f"/>
                  <v:imagedata o:title=""/>
                  <o:lock v:ext="edit" aspectratio="f"/>
                </v:rect>
                <v:rect id="矩形 361" o:spid="_x0000_s1026" o:spt="1" style="position:absolute;left:2136;top:3203;height:250;width:801;" fillcolor="#FF7A00" filled="t" stroked="f" coordsize="21600,21600" o:gfxdata="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qxNgugAAAN0A&#10;AAAPAAAAAAAAAAEAIAAAACIAAABkcnMvZG93bnJldi54bWxQSwECFAAUAAAACACHTuJAMy8FnjsA&#10;AAA5AAAAEAAAAAAAAAABACAAAAAJAQAAZHJzL3NoYXBleG1sLnhtbFBLBQYAAAAABgAGAFsBAACz&#10;AwAAAAA=&#10;">
                  <v:fill on="t" focussize="0,0"/>
                  <v:stroke on="f"/>
                  <v:imagedata o:title=""/>
                  <o:lock v:ext="edit" aspectratio="f"/>
                </v:rect>
                <v:shape id="文本框 362" o:spid="_x0000_s1026" o:spt="202" type="#_x0000_t202" style="position:absolute;left:2136;top:1183;height:2020;width:801;" fillcolor="#DCE5EE" filled="t" stroked="f" coordsize="21600,21600" o:gfxdata="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z4Hh74A&#10;AADd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2" w:line="240" w:lineRule="auto"/>
                          <w:rPr>
                            <w:color w:val="000000"/>
                            <w:sz w:val="16"/>
                          </w:rPr>
                        </w:pPr>
                      </w:p>
                      <w:p>
                        <w:pPr>
                          <w:spacing w:before="0"/>
                          <w:ind w:left="263" w:right="0" w:firstLine="0"/>
                          <w:jc w:val="left"/>
                          <w:rPr>
                            <w:rFonts w:ascii="Century Gothic"/>
                            <w:b/>
                            <w:color w:val="000000"/>
                            <w:sz w:val="14"/>
                          </w:rPr>
                        </w:pPr>
                        <w:r>
                          <w:rPr>
                            <w:rFonts w:ascii="Century Gothic"/>
                            <w:b/>
                            <w:color w:val="000000"/>
                            <w:spacing w:val="-5"/>
                            <w:sz w:val="14"/>
                          </w:rPr>
                          <w:t>11%</w:t>
                        </w:r>
                      </w:p>
                    </w:txbxContent>
                  </v:textbox>
                </v:shape>
                <w10:wrap type="topAndBottom"/>
              </v:group>
            </w:pict>
          </mc:Fallback>
        </mc:AlternateContent>
      </w:r>
      <w:r>
        <mc:AlternateContent>
          <mc:Choice Requires="wpg">
            <w:drawing>
              <wp:anchor distT="0" distB="0" distL="114300" distR="114300" simplePos="0" relativeHeight="252065792" behindDoc="1" locked="0" layoutInCell="1" allowOverlap="1">
                <wp:simplePos x="0" y="0"/>
                <wp:positionH relativeFrom="page">
                  <wp:posOffset>2080260</wp:posOffset>
                </wp:positionH>
                <wp:positionV relativeFrom="paragraph">
                  <wp:posOffset>751205</wp:posOffset>
                </wp:positionV>
                <wp:extent cx="508635" cy="1441450"/>
                <wp:effectExtent l="0" t="635" r="12065" b="5715"/>
                <wp:wrapTopAndBottom/>
                <wp:docPr id="1167" name="组合 1167"/>
                <wp:cNvGraphicFramePr/>
                <a:graphic xmlns:a="http://schemas.openxmlformats.org/drawingml/2006/main">
                  <a:graphicData uri="http://schemas.microsoft.com/office/word/2010/wordprocessingGroup">
                    <wpg:wgp>
                      <wpg:cNvGrpSpPr/>
                      <wpg:grpSpPr>
                        <a:xfrm>
                          <a:off x="0" y="0"/>
                          <a:ext cx="508635" cy="1441450"/>
                          <a:chOff x="3276" y="1184"/>
                          <a:chExt cx="801" cy="2270"/>
                        </a:xfrm>
                      </wpg:grpSpPr>
                      <wps:wsp>
                        <wps:cNvPr id="1168" name="矩形 364"/>
                        <wps:cNvSpPr/>
                        <wps:spPr>
                          <a:xfrm>
                            <a:off x="3276" y="1183"/>
                            <a:ext cx="801" cy="2043"/>
                          </a:xfrm>
                          <a:prstGeom prst="rect">
                            <a:avLst/>
                          </a:prstGeom>
                          <a:solidFill>
                            <a:srgbClr val="DCE5EE"/>
                          </a:solidFill>
                          <a:ln>
                            <a:noFill/>
                          </a:ln>
                        </wps:spPr>
                        <wps:bodyPr upright="1"/>
                      </wps:wsp>
                      <wps:wsp>
                        <wps:cNvPr id="1169" name="矩形 365"/>
                        <wps:cNvSpPr/>
                        <wps:spPr>
                          <a:xfrm>
                            <a:off x="3276" y="3226"/>
                            <a:ext cx="801" cy="227"/>
                          </a:xfrm>
                          <a:prstGeom prst="rect">
                            <a:avLst/>
                          </a:prstGeom>
                          <a:solidFill>
                            <a:srgbClr val="FF7A00"/>
                          </a:solidFill>
                          <a:ln>
                            <a:noFill/>
                          </a:ln>
                        </wps:spPr>
                        <wps:bodyPr upright="1"/>
                      </wps:wsp>
                      <wps:wsp>
                        <wps:cNvPr id="1170" name="文本框 366"/>
                        <wps:cNvSpPr txBox="1"/>
                        <wps:spPr>
                          <a:xfrm>
                            <a:off x="3276" y="1183"/>
                            <a:ext cx="801" cy="2043"/>
                          </a:xfrm>
                          <a:prstGeom prst="rect">
                            <a:avLst/>
                          </a:prstGeom>
                          <a:solidFill>
                            <a:srgbClr val="DCE5EE"/>
                          </a:solidFill>
                          <a:ln>
                            <a:noFill/>
                          </a:ln>
                        </wps:spPr>
                        <wps:txbx>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9" w:line="240" w:lineRule="auto"/>
                                <w:rPr>
                                  <w:color w:val="000000"/>
                                  <w:sz w:val="17"/>
                                </w:rPr>
                              </w:pPr>
                            </w:p>
                            <w:p>
                              <w:pPr>
                                <w:spacing w:before="1"/>
                                <w:ind w:left="256" w:right="0" w:firstLine="0"/>
                                <w:jc w:val="left"/>
                                <w:rPr>
                                  <w:rFonts w:ascii="Century Gothic"/>
                                  <w:b/>
                                  <w:color w:val="000000"/>
                                  <w:sz w:val="14"/>
                                </w:rPr>
                              </w:pPr>
                              <w:r>
                                <w:rPr>
                                  <w:rFonts w:ascii="Century Gothic"/>
                                  <w:b/>
                                  <w:color w:val="000000"/>
                                  <w:spacing w:val="-5"/>
                                  <w:w w:val="105"/>
                                  <w:sz w:val="14"/>
                                </w:rPr>
                                <w:t>10%</w:t>
                              </w:r>
                            </w:p>
                          </w:txbxContent>
                        </wps:txbx>
                        <wps:bodyPr lIns="0" tIns="0" rIns="0" bIns="0" upright="1"/>
                      </wps:wsp>
                    </wpg:wgp>
                  </a:graphicData>
                </a:graphic>
              </wp:anchor>
            </w:drawing>
          </mc:Choice>
          <mc:Fallback>
            <w:pict>
              <v:group id="_x0000_s1026" o:spid="_x0000_s1026" o:spt="203" style="position:absolute;left:0pt;margin-left:163.8pt;margin-top:59.15pt;height:113.5pt;width:40.05pt;mso-position-horizontal-relative:page;mso-wrap-distance-bottom:0pt;mso-wrap-distance-top:0pt;z-index:-251250688;mso-width-relative:page;mso-height-relative:page;" coordorigin="3276,1184" coordsize="801,2270" o:gfxdata="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3EeH+NoAAAALAQAADwAAAAAAAAABACAAAAAiAAAAZHJzL2Rvd25yZXYueG1sUEsBAhQAFAAA&#10;AAgAh07iQP4AFayYAgAA4AcAAA4AAAAAAAAAAQAgAAAAKQEAAGRycy9lMm9Eb2MueG1sUEsFBgAA&#10;AAAGAAYAWQEAADMGAAAAAA==&#10;">
                <o:lock v:ext="edit" aspectratio="f"/>
                <v:rect id="矩形 364" o:spid="_x0000_s1026" o:spt="1" style="position:absolute;left:3276;top:1183;height:2043;width:801;" fillcolor="#DCE5EE" filled="t" stroked="f" coordsize="21600,21600" o:gfxdata="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5jm+/&#10;AAAA3QAAAA8AAAAAAAAAAQAgAAAAIgAAAGRycy9kb3ducmV2LnhtbFBLAQIUABQAAAAIAIdO4kAz&#10;LwWeOwAAADkAAAAQAAAAAAAAAAEAIAAAAA4BAABkcnMvc2hhcGV4bWwueG1sUEsFBgAAAAAGAAYA&#10;WwEAALgDAAAAAA==&#10;">
                  <v:fill on="t" focussize="0,0"/>
                  <v:stroke on="f"/>
                  <v:imagedata o:title=""/>
                  <o:lock v:ext="edit" aspectratio="f"/>
                </v:rect>
                <v:rect id="矩形 365" o:spid="_x0000_s1026" o:spt="1" style="position:absolute;left:3276;top:3226;height:227;width:801;" fillcolor="#FF7A00" filled="t" stroked="f" coordsize="21600,21600" o:gfxdata="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5hllugAAAN0A&#10;AAAPAAAAAAAAAAEAIAAAACIAAABkcnMvZG93bnJldi54bWxQSwECFAAUAAAACACHTuJAMy8FnjsA&#10;AAA5AAAAEAAAAAAAAAABACAAAAAJAQAAZHJzL3NoYXBleG1sLnhtbFBLBQYAAAAABgAGAFsBAACz&#10;AwAAAAA=&#10;">
                  <v:fill on="t" focussize="0,0"/>
                  <v:stroke on="f"/>
                  <v:imagedata o:title=""/>
                  <o:lock v:ext="edit" aspectratio="f"/>
                </v:rect>
                <v:shape id="文本框 366" o:spid="_x0000_s1026" o:spt="202" type="#_x0000_t202" style="position:absolute;left:3276;top:1183;height:2043;width:801;" fillcolor="#DCE5EE" filled="t" stroked="f" coordsize="21600,21600" o:gfxdata="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Kstb4A&#10;AADd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9" w:line="240" w:lineRule="auto"/>
                          <w:rPr>
                            <w:color w:val="000000"/>
                            <w:sz w:val="17"/>
                          </w:rPr>
                        </w:pPr>
                      </w:p>
                      <w:p>
                        <w:pPr>
                          <w:spacing w:before="1"/>
                          <w:ind w:left="256" w:right="0" w:firstLine="0"/>
                          <w:jc w:val="left"/>
                          <w:rPr>
                            <w:rFonts w:ascii="Century Gothic"/>
                            <w:b/>
                            <w:color w:val="000000"/>
                            <w:sz w:val="14"/>
                          </w:rPr>
                        </w:pPr>
                        <w:r>
                          <w:rPr>
                            <w:rFonts w:ascii="Century Gothic"/>
                            <w:b/>
                            <w:color w:val="000000"/>
                            <w:spacing w:val="-5"/>
                            <w:w w:val="105"/>
                            <w:sz w:val="14"/>
                          </w:rPr>
                          <w:t>10%</w:t>
                        </w:r>
                      </w:p>
                    </w:txbxContent>
                  </v:textbox>
                </v:shape>
                <w10:wrap type="topAndBottom"/>
              </v:group>
            </w:pict>
          </mc:Fallback>
        </mc:AlternateContent>
      </w:r>
      <w:r>
        <mc:AlternateContent>
          <mc:Choice Requires="wpg">
            <w:drawing>
              <wp:anchor distT="0" distB="0" distL="114300" distR="114300" simplePos="0" relativeHeight="252066816" behindDoc="1" locked="0" layoutInCell="1" allowOverlap="1">
                <wp:simplePos x="0" y="0"/>
                <wp:positionH relativeFrom="page">
                  <wp:posOffset>2821305</wp:posOffset>
                </wp:positionH>
                <wp:positionV relativeFrom="paragraph">
                  <wp:posOffset>751205</wp:posOffset>
                </wp:positionV>
                <wp:extent cx="508635" cy="1441450"/>
                <wp:effectExtent l="0" t="635" r="12065" b="5715"/>
                <wp:wrapTopAndBottom/>
                <wp:docPr id="1171" name="组合 1171"/>
                <wp:cNvGraphicFramePr/>
                <a:graphic xmlns:a="http://schemas.openxmlformats.org/drawingml/2006/main">
                  <a:graphicData uri="http://schemas.microsoft.com/office/word/2010/wordprocessingGroup">
                    <wpg:wgp>
                      <wpg:cNvGrpSpPr/>
                      <wpg:grpSpPr>
                        <a:xfrm>
                          <a:off x="0" y="0"/>
                          <a:ext cx="508635" cy="1441450"/>
                          <a:chOff x="4443" y="1184"/>
                          <a:chExt cx="801" cy="2270"/>
                        </a:xfrm>
                      </wpg:grpSpPr>
                      <wps:wsp>
                        <wps:cNvPr id="1172" name="矩形 368"/>
                        <wps:cNvSpPr/>
                        <wps:spPr>
                          <a:xfrm>
                            <a:off x="4443" y="1183"/>
                            <a:ext cx="801" cy="2088"/>
                          </a:xfrm>
                          <a:prstGeom prst="rect">
                            <a:avLst/>
                          </a:prstGeom>
                          <a:solidFill>
                            <a:srgbClr val="DCE5EE"/>
                          </a:solidFill>
                          <a:ln>
                            <a:noFill/>
                          </a:ln>
                        </wps:spPr>
                        <wps:bodyPr upright="1"/>
                      </wps:wsp>
                      <wps:wsp>
                        <wps:cNvPr id="1173" name="矩形 369"/>
                        <wps:cNvSpPr/>
                        <wps:spPr>
                          <a:xfrm>
                            <a:off x="4443" y="3271"/>
                            <a:ext cx="801" cy="182"/>
                          </a:xfrm>
                          <a:prstGeom prst="rect">
                            <a:avLst/>
                          </a:prstGeom>
                          <a:solidFill>
                            <a:srgbClr val="FF7A00"/>
                          </a:solidFill>
                          <a:ln>
                            <a:noFill/>
                          </a:ln>
                        </wps:spPr>
                        <wps:bodyPr upright="1"/>
                      </wps:wsp>
                      <wps:wsp>
                        <wps:cNvPr id="1174" name="文本框 370"/>
                        <wps:cNvSpPr txBox="1"/>
                        <wps:spPr>
                          <a:xfrm>
                            <a:off x="4443" y="1183"/>
                            <a:ext cx="801" cy="2088"/>
                          </a:xfrm>
                          <a:prstGeom prst="rect">
                            <a:avLst/>
                          </a:prstGeom>
                          <a:solidFill>
                            <a:srgbClr val="DCE5EE"/>
                          </a:solidFill>
                          <a:ln>
                            <a:noFill/>
                          </a:ln>
                        </wps:spPr>
                        <wps:txbx>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wps:txbx>
                        <wps:bodyPr lIns="0" tIns="0" rIns="0" bIns="0" upright="1"/>
                      </wps:wsp>
                    </wpg:wgp>
                  </a:graphicData>
                </a:graphic>
              </wp:anchor>
            </w:drawing>
          </mc:Choice>
          <mc:Fallback>
            <w:pict>
              <v:group id="_x0000_s1026" o:spid="_x0000_s1026" o:spt="203" style="position:absolute;left:0pt;margin-left:222.15pt;margin-top:59.15pt;height:113.5pt;width:40.05pt;mso-position-horizontal-relative:page;mso-wrap-distance-bottom:0pt;mso-wrap-distance-top:0pt;z-index:-251249664;mso-width-relative:page;mso-height-relative:page;" coordorigin="4443,1184" coordsize="801,2270" o:gfxdata="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BUQKxe2gAAAAsBAAAPAAAAAAAAAAEAIAAAACIAAABkcnMvZG93bnJldi54bWxQ&#10;SwECFAAUAAAACACHTuJAmla87KACAADgBwAADgAAAAAAAAABACAAAAApAQAAZHJzL2Uyb0RvYy54&#10;bWxQSwUGAAAAAAYABgBZAQAAOwYAAAAA&#10;">
                <o:lock v:ext="edit" aspectratio="f"/>
                <v:rect id="矩形 368" o:spid="_x0000_s1026" o:spt="1" style="position:absolute;left:4443;top:1183;height:2088;width:801;" fillcolor="#DCE5EE" filled="t" stroked="f" coordsize="21600,21600" o:gfxdata="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8gvWLsAAADd&#10;AAAADwAAAAAAAAABACAAAAAiAAAAZHJzL2Rvd25yZXYueG1sUEsBAhQAFAAAAAgAh07iQDMvBZ47&#10;AAAAOQAAABAAAAAAAAAAAQAgAAAACgEAAGRycy9zaGFwZXhtbC54bWxQSwUGAAAAAAYABgBbAQAA&#10;tAMAAAAA&#10;">
                  <v:fill on="t" focussize="0,0"/>
                  <v:stroke on="f"/>
                  <v:imagedata o:title=""/>
                  <o:lock v:ext="edit" aspectratio="f"/>
                </v:rect>
                <v:rect id="矩形 369" o:spid="_x0000_s1026" o:spt="1" style="position:absolute;left:4443;top:3271;height:182;width:801;" fillcolor="#FF7A00" filled="t" stroked="f" coordsize="21600,21600" o:gfxdata="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de4UrsAAADd&#10;AAAADwAAAAAAAAABACAAAAAiAAAAZHJzL2Rvd25yZXYueG1sUEsBAhQAFAAAAAgAh07iQDMvBZ47&#10;AAAAOQAAABAAAAAAAAAAAQAgAAAACgEAAGRycy9zaGFwZXhtbC54bWxQSwUGAAAAAAYABgBbAQAA&#10;tAMAAAAA&#10;">
                  <v:fill on="t" focussize="0,0"/>
                  <v:stroke on="f"/>
                  <v:imagedata o:title=""/>
                  <o:lock v:ext="edit" aspectratio="f"/>
                </v:rect>
                <v:shape id="文本框 370" o:spid="_x0000_s1026" o:spt="202" type="#_x0000_t202" style="position:absolute;left:4443;top:1183;height:2088;width:801;" fillcolor="#DCE5EE" filled="t" stroked="f" coordsize="21600,21600" o:gfxdata="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5qra/&#10;AAAA3Q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v:textbox>
                </v:shape>
                <w10:wrap type="topAndBottom"/>
              </v:group>
            </w:pict>
          </mc:Fallback>
        </mc:AlternateContent>
      </w:r>
      <w:r>
        <mc:AlternateContent>
          <mc:Choice Requires="wpg">
            <w:drawing>
              <wp:anchor distT="0" distB="0" distL="114300" distR="114300" simplePos="0" relativeHeight="252066816" behindDoc="1" locked="0" layoutInCell="1" allowOverlap="1">
                <wp:simplePos x="0" y="0"/>
                <wp:positionH relativeFrom="page">
                  <wp:posOffset>3562350</wp:posOffset>
                </wp:positionH>
                <wp:positionV relativeFrom="paragraph">
                  <wp:posOffset>751205</wp:posOffset>
                </wp:positionV>
                <wp:extent cx="508635" cy="1441450"/>
                <wp:effectExtent l="0" t="635" r="12065" b="5715"/>
                <wp:wrapTopAndBottom/>
                <wp:docPr id="1175" name="组合 1175"/>
                <wp:cNvGraphicFramePr/>
                <a:graphic xmlns:a="http://schemas.openxmlformats.org/drawingml/2006/main">
                  <a:graphicData uri="http://schemas.microsoft.com/office/word/2010/wordprocessingGroup">
                    <wpg:wgp>
                      <wpg:cNvGrpSpPr/>
                      <wpg:grpSpPr>
                        <a:xfrm>
                          <a:off x="0" y="0"/>
                          <a:ext cx="508635" cy="1441450"/>
                          <a:chOff x="5610" y="1184"/>
                          <a:chExt cx="801" cy="2270"/>
                        </a:xfrm>
                      </wpg:grpSpPr>
                      <wps:wsp>
                        <wps:cNvPr id="1176" name="矩形 372"/>
                        <wps:cNvSpPr/>
                        <wps:spPr>
                          <a:xfrm>
                            <a:off x="5610" y="1183"/>
                            <a:ext cx="801" cy="2088"/>
                          </a:xfrm>
                          <a:prstGeom prst="rect">
                            <a:avLst/>
                          </a:prstGeom>
                          <a:solidFill>
                            <a:srgbClr val="DCE5EE"/>
                          </a:solidFill>
                          <a:ln>
                            <a:noFill/>
                          </a:ln>
                        </wps:spPr>
                        <wps:bodyPr upright="1"/>
                      </wps:wsp>
                      <wps:wsp>
                        <wps:cNvPr id="1177" name="矩形 373"/>
                        <wps:cNvSpPr/>
                        <wps:spPr>
                          <a:xfrm>
                            <a:off x="5610" y="3271"/>
                            <a:ext cx="801" cy="182"/>
                          </a:xfrm>
                          <a:prstGeom prst="rect">
                            <a:avLst/>
                          </a:prstGeom>
                          <a:solidFill>
                            <a:srgbClr val="FF7A00"/>
                          </a:solidFill>
                          <a:ln>
                            <a:noFill/>
                          </a:ln>
                        </wps:spPr>
                        <wps:bodyPr upright="1"/>
                      </wps:wsp>
                      <wps:wsp>
                        <wps:cNvPr id="1178" name="文本框 374"/>
                        <wps:cNvSpPr txBox="1"/>
                        <wps:spPr>
                          <a:xfrm>
                            <a:off x="5610" y="1183"/>
                            <a:ext cx="801" cy="2088"/>
                          </a:xfrm>
                          <a:prstGeom prst="rect">
                            <a:avLst/>
                          </a:prstGeom>
                          <a:solidFill>
                            <a:srgbClr val="DCE5EE"/>
                          </a:solidFill>
                          <a:ln>
                            <a:noFill/>
                          </a:ln>
                        </wps:spPr>
                        <wps:txbx>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wps:txbx>
                        <wps:bodyPr lIns="0" tIns="0" rIns="0" bIns="0" upright="1"/>
                      </wps:wsp>
                    </wpg:wgp>
                  </a:graphicData>
                </a:graphic>
              </wp:anchor>
            </w:drawing>
          </mc:Choice>
          <mc:Fallback>
            <w:pict>
              <v:group id="_x0000_s1026" o:spid="_x0000_s1026" o:spt="203" style="position:absolute;left:0pt;margin-left:280.5pt;margin-top:59.15pt;height:113.5pt;width:40.05pt;mso-position-horizontal-relative:page;mso-wrap-distance-bottom:0pt;mso-wrap-distance-top:0pt;z-index:-251249664;mso-width-relative:page;mso-height-relative:page;" coordorigin="5610,1184" coordsize="801,2270" o:gfxdata="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l+0CU&#10;2gAAAAsBAAAPAAAAAAAAAAEAIAAAACIAAABkcnMvZG93bnJldi54bWxQSwECFAAUAAAACACHTuJA&#10;xo6IuZECAADgBwAADgAAAAAAAAABACAAAAApAQAAZHJzL2Uyb0RvYy54bWxQSwUGAAAAAAYABgBZ&#10;AQAALAYAAAAA&#10;">
                <o:lock v:ext="edit" aspectratio="f"/>
                <v:rect id="矩形 372" o:spid="_x0000_s1026" o:spt="1" style="position:absolute;left:5610;top:1183;height:2088;width:801;" fillcolor="#DCE5EE" filled="t" stroked="f" coordsize="21600,21600" o:gfxdata="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PMpW7sAAADd&#10;AAAADwAAAAAAAAABACAAAAAiAAAAZHJzL2Rvd25yZXYueG1sUEsBAhQAFAAAAAgAh07iQDMvBZ47&#10;AAAAOQAAABAAAAAAAAAAAQAgAAAACgEAAGRycy9zaGFwZXhtbC54bWxQSwUGAAAAAAYABgBbAQAA&#10;tAMAAAAA&#10;">
                  <v:fill on="t" focussize="0,0"/>
                  <v:stroke on="f"/>
                  <v:imagedata o:title=""/>
                  <o:lock v:ext="edit" aspectratio="f"/>
                </v:rect>
                <v:rect id="矩形 373" o:spid="_x0000_s1026" o:spt="1" style="position:absolute;left:5610;top:3271;height:182;width:801;" fillcolor="#FF7A00" filled="t" stroked="f" coordsize="21600,21600" o:gfxdata="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7L5RugAAAN0A&#10;AAAPAAAAAAAAAAEAIAAAACIAAABkcnMvZG93bnJldi54bWxQSwECFAAUAAAACACHTuJAMy8FnjsA&#10;AAA5AAAAEAAAAAAAAAABACAAAAAJAQAAZHJzL3NoYXBleG1sLnhtbFBLBQYAAAAABgAGAFsBAACz&#10;AwAAAAA=&#10;">
                  <v:fill on="t" focussize="0,0"/>
                  <v:stroke on="f"/>
                  <v:imagedata o:title=""/>
                  <o:lock v:ext="edit" aspectratio="f"/>
                </v:rect>
                <v:shape id="文本框 374" o:spid="_x0000_s1026" o:spt="202" type="#_x0000_t202" style="position:absolute;left:5610;top:1183;height:2088;width:801;" fillcolor="#DCE5EE" filled="t" stroked="f" coordsize="21600,21600" o:gfxdata="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DSgs74A&#10;AADd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v:textbox>
                </v:shape>
                <w10:wrap type="topAndBottom"/>
              </v:group>
            </w:pict>
          </mc:Fallback>
        </mc:AlternateContent>
      </w:r>
      <w:r>
        <mc:AlternateContent>
          <mc:Choice Requires="wpg">
            <w:drawing>
              <wp:anchor distT="0" distB="0" distL="114300" distR="114300" simplePos="0" relativeHeight="252067840" behindDoc="1" locked="0" layoutInCell="1" allowOverlap="1">
                <wp:simplePos x="0" y="0"/>
                <wp:positionH relativeFrom="page">
                  <wp:posOffset>4302760</wp:posOffset>
                </wp:positionH>
                <wp:positionV relativeFrom="paragraph">
                  <wp:posOffset>751205</wp:posOffset>
                </wp:positionV>
                <wp:extent cx="508635" cy="1441450"/>
                <wp:effectExtent l="635" t="635" r="11430" b="5715"/>
                <wp:wrapTopAndBottom/>
                <wp:docPr id="1179" name="组合 1179"/>
                <wp:cNvGraphicFramePr/>
                <a:graphic xmlns:a="http://schemas.openxmlformats.org/drawingml/2006/main">
                  <a:graphicData uri="http://schemas.microsoft.com/office/word/2010/wordprocessingGroup">
                    <wpg:wgp>
                      <wpg:cNvGrpSpPr/>
                      <wpg:grpSpPr>
                        <a:xfrm>
                          <a:off x="0" y="0"/>
                          <a:ext cx="508635" cy="1441450"/>
                          <a:chOff x="6777" y="1184"/>
                          <a:chExt cx="801" cy="2270"/>
                        </a:xfrm>
                      </wpg:grpSpPr>
                      <wps:wsp>
                        <wps:cNvPr id="1180" name="矩形 376"/>
                        <wps:cNvSpPr/>
                        <wps:spPr>
                          <a:xfrm>
                            <a:off x="6776" y="1183"/>
                            <a:ext cx="801" cy="2088"/>
                          </a:xfrm>
                          <a:prstGeom prst="rect">
                            <a:avLst/>
                          </a:prstGeom>
                          <a:solidFill>
                            <a:srgbClr val="DCE5EE"/>
                          </a:solidFill>
                          <a:ln>
                            <a:noFill/>
                          </a:ln>
                        </wps:spPr>
                        <wps:bodyPr upright="1"/>
                      </wps:wsp>
                      <wps:wsp>
                        <wps:cNvPr id="1181" name="矩形 377"/>
                        <wps:cNvSpPr/>
                        <wps:spPr>
                          <a:xfrm>
                            <a:off x="6776" y="3271"/>
                            <a:ext cx="801" cy="182"/>
                          </a:xfrm>
                          <a:prstGeom prst="rect">
                            <a:avLst/>
                          </a:prstGeom>
                          <a:solidFill>
                            <a:srgbClr val="FF7A00"/>
                          </a:solidFill>
                          <a:ln>
                            <a:noFill/>
                          </a:ln>
                        </wps:spPr>
                        <wps:bodyPr upright="1"/>
                      </wps:wsp>
                      <wps:wsp>
                        <wps:cNvPr id="1182" name="文本框 378"/>
                        <wps:cNvSpPr txBox="1"/>
                        <wps:spPr>
                          <a:xfrm>
                            <a:off x="6776" y="1183"/>
                            <a:ext cx="801" cy="2088"/>
                          </a:xfrm>
                          <a:prstGeom prst="rect">
                            <a:avLst/>
                          </a:prstGeom>
                          <a:solidFill>
                            <a:srgbClr val="DCE5EE"/>
                          </a:solidFill>
                          <a:ln>
                            <a:noFill/>
                          </a:ln>
                        </wps:spPr>
                        <wps:txbx>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wps:txbx>
                        <wps:bodyPr lIns="0" tIns="0" rIns="0" bIns="0" upright="1"/>
                      </wps:wsp>
                    </wpg:wgp>
                  </a:graphicData>
                </a:graphic>
              </wp:anchor>
            </w:drawing>
          </mc:Choice>
          <mc:Fallback>
            <w:pict>
              <v:group id="_x0000_s1026" o:spid="_x0000_s1026" o:spt="203" style="position:absolute;left:0pt;margin-left:338.8pt;margin-top:59.15pt;height:113.5pt;width:40.05pt;mso-position-horizontal-relative:page;mso-wrap-distance-bottom:0pt;mso-wrap-distance-top:0pt;z-index:-251248640;mso-width-relative:page;mso-height-relative:page;" coordorigin="6777,1184" coordsize="801,2270" o:gfxdata="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LfXkTLbAAAACwEAAA8AAAAAAAAAAQAgAAAAIgAAAGRycy9kb3ducmV2LnhtbFBLAQIUABQAAAAI&#10;AIdO4kC6Si9ClQIAAOAHAAAOAAAAAAAAAAEAIAAAACoBAABkcnMvZTJvRG9jLnhtbFBLBQYAAAAA&#10;BgAGAFkBAAAxBgAAAAA=&#10;">
                <o:lock v:ext="edit" aspectratio="f"/>
                <v:rect id="矩形 376" o:spid="_x0000_s1026" o:spt="1" style="position:absolute;left:6776;top:1183;height:2088;width:801;" fillcolor="#DCE5EE" filled="t" stroked="f" coordsize="21600,21600" o:gfxdata="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g2ST&#10;wAAAAN0AAAAPAAAAAAAAAAEAIAAAACIAAABkcnMvZG93bnJldi54bWxQSwECFAAUAAAACACHTuJA&#10;My8FnjsAAAA5AAAAEAAAAAAAAAABACAAAAAPAQAAZHJzL3NoYXBleG1sLnhtbFBLBQYAAAAABgAG&#10;AFsBAAC5AwAAAAA=&#10;">
                  <v:fill on="t" focussize="0,0"/>
                  <v:stroke on="f"/>
                  <v:imagedata o:title=""/>
                  <o:lock v:ext="edit" aspectratio="f"/>
                </v:rect>
                <v:rect id="矩形 377" o:spid="_x0000_s1026" o:spt="1" style="position:absolute;left:6776;top:3271;height:182;width:801;" fillcolor="#FF7A00" filled="t" stroked="f" coordsize="21600,21600" o:gfxdata="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nPOZugAAAN0A&#10;AAAPAAAAAAAAAAEAIAAAACIAAABkcnMvZG93bnJldi54bWxQSwECFAAUAAAACACHTuJAMy8FnjsA&#10;AAA5AAAAEAAAAAAAAAABACAAAAAJAQAAZHJzL3NoYXBleG1sLnhtbFBLBQYAAAAABgAGAFsBAACz&#10;AwAAAAA=&#10;">
                  <v:fill on="t" focussize="0,0"/>
                  <v:stroke on="f"/>
                  <v:imagedata o:title=""/>
                  <o:lock v:ext="edit" aspectratio="f"/>
                </v:rect>
                <v:shape id="文本框 378" o:spid="_x0000_s1026" o:spt="202" type="#_x0000_t202" style="position:absolute;left:6776;top:1183;height:2088;width:801;" fillcolor="#DCE5EE" filled="t" stroked="f" coordsize="21600,21600" o:gfxdata="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nnfr4A&#10;AADd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v:textbox>
                </v:shape>
                <w10:wrap type="topAndBottom"/>
              </v:group>
            </w:pict>
          </mc:Fallback>
        </mc:AlternateContent>
      </w:r>
      <w:r>
        <mc:AlternateContent>
          <mc:Choice Requires="wpg">
            <w:drawing>
              <wp:anchor distT="0" distB="0" distL="114300" distR="114300" simplePos="0" relativeHeight="252067840" behindDoc="1" locked="0" layoutInCell="1" allowOverlap="1">
                <wp:simplePos x="0" y="0"/>
                <wp:positionH relativeFrom="page">
                  <wp:posOffset>5066030</wp:posOffset>
                </wp:positionH>
                <wp:positionV relativeFrom="paragraph">
                  <wp:posOffset>751205</wp:posOffset>
                </wp:positionV>
                <wp:extent cx="508635" cy="1441450"/>
                <wp:effectExtent l="0" t="635" r="12065" b="5715"/>
                <wp:wrapTopAndBottom/>
                <wp:docPr id="1183" name="组合 1183"/>
                <wp:cNvGraphicFramePr/>
                <a:graphic xmlns:a="http://schemas.openxmlformats.org/drawingml/2006/main">
                  <a:graphicData uri="http://schemas.microsoft.com/office/word/2010/wordprocessingGroup">
                    <wpg:wgp>
                      <wpg:cNvGrpSpPr/>
                      <wpg:grpSpPr>
                        <a:xfrm>
                          <a:off x="0" y="0"/>
                          <a:ext cx="508635" cy="1441450"/>
                          <a:chOff x="7978" y="1184"/>
                          <a:chExt cx="801" cy="2270"/>
                        </a:xfrm>
                      </wpg:grpSpPr>
                      <wps:wsp>
                        <wps:cNvPr id="1184" name="矩形 380"/>
                        <wps:cNvSpPr/>
                        <wps:spPr>
                          <a:xfrm>
                            <a:off x="7978" y="1183"/>
                            <a:ext cx="801" cy="2088"/>
                          </a:xfrm>
                          <a:prstGeom prst="rect">
                            <a:avLst/>
                          </a:prstGeom>
                          <a:solidFill>
                            <a:srgbClr val="DCE5EE"/>
                          </a:solidFill>
                          <a:ln>
                            <a:noFill/>
                          </a:ln>
                        </wps:spPr>
                        <wps:bodyPr upright="1"/>
                      </wps:wsp>
                      <wps:wsp>
                        <wps:cNvPr id="1185" name="矩形 381"/>
                        <wps:cNvSpPr/>
                        <wps:spPr>
                          <a:xfrm>
                            <a:off x="7978" y="3271"/>
                            <a:ext cx="801" cy="182"/>
                          </a:xfrm>
                          <a:prstGeom prst="rect">
                            <a:avLst/>
                          </a:prstGeom>
                          <a:solidFill>
                            <a:srgbClr val="FF7A00"/>
                          </a:solidFill>
                          <a:ln>
                            <a:noFill/>
                          </a:ln>
                        </wps:spPr>
                        <wps:bodyPr upright="1"/>
                      </wps:wsp>
                      <wps:wsp>
                        <wps:cNvPr id="1186" name="文本框 382"/>
                        <wps:cNvSpPr txBox="1"/>
                        <wps:spPr>
                          <a:xfrm>
                            <a:off x="7978" y="1183"/>
                            <a:ext cx="801" cy="2088"/>
                          </a:xfrm>
                          <a:prstGeom prst="rect">
                            <a:avLst/>
                          </a:prstGeom>
                          <a:solidFill>
                            <a:srgbClr val="DCE5EE"/>
                          </a:solidFill>
                          <a:ln>
                            <a:noFill/>
                          </a:ln>
                        </wps:spPr>
                        <wps:txbx>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wps:txbx>
                        <wps:bodyPr lIns="0" tIns="0" rIns="0" bIns="0" upright="1"/>
                      </wps:wsp>
                    </wpg:wgp>
                  </a:graphicData>
                </a:graphic>
              </wp:anchor>
            </w:drawing>
          </mc:Choice>
          <mc:Fallback>
            <w:pict>
              <v:group id="_x0000_s1026" o:spid="_x0000_s1026" o:spt="203" style="position:absolute;left:0pt;margin-left:398.9pt;margin-top:59.15pt;height:113.5pt;width:40.05pt;mso-position-horizontal-relative:page;mso-wrap-distance-bottom:0pt;mso-wrap-distance-top:0pt;z-index:-251248640;mso-width-relative:page;mso-height-relative:page;" coordorigin="7978,1184" coordsize="801,2270" o:gfxdata="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PWB&#10;o7rbAAAACwEAAA8AAAAAAAAAAQAgAAAAIgAAAGRycy9kb3ducmV2LnhtbFBLAQIUABQAAAAIAIdO&#10;4kB7GCtGkgIAAOAHAAAOAAAAAAAAAAEAIAAAACoBAABkcnMvZTJvRG9jLnhtbFBLBQYAAAAABgAG&#10;AFkBAAAuBgAAAAA=&#10;">
                <o:lock v:ext="edit" aspectratio="f"/>
                <v:rect id="矩形 380" o:spid="_x0000_s1026" o:spt="1" style="position:absolute;left:7978;top:1183;height:2088;width:801;" fillcolor="#DCE5EE" filled="t" stroked="f" coordsize="21600,21600" o:gfxdata="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4YpC8AAAA&#10;3QAAAA8AAAAAAAAAAQAgAAAAIgAAAGRycy9kb3ducmV2LnhtbFBLAQIUABQAAAAIAIdO4kAzLwWe&#10;OwAAADkAAAAQAAAAAAAAAAEAIAAAAAsBAABkcnMvc2hhcGV4bWwueG1sUEsFBgAAAAAGAAYAWwEA&#10;ALUDAAAAAA==&#10;">
                  <v:fill on="t" focussize="0,0"/>
                  <v:stroke on="f"/>
                  <v:imagedata o:title=""/>
                  <o:lock v:ext="edit" aspectratio="f"/>
                </v:rect>
                <v:rect id="矩形 381" o:spid="_x0000_s1026" o:spt="1" style="position:absolute;left:7978;top:3271;height:182;width:801;" fillcolor="#FF7A00" filled="t" stroked="f" coordsize="21600,21600" o:gfxdata="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p/WaugAAAN0A&#10;AAAPAAAAAAAAAAEAIAAAACIAAABkcnMvZG93bnJldi54bWxQSwECFAAUAAAACACHTuJAMy8FnjsA&#10;AAA5AAAAEAAAAAAAAAABACAAAAAJAQAAZHJzL3NoYXBleG1sLnhtbFBLBQYAAAAABgAGAFsBAACz&#10;AwAAAAA=&#10;">
                  <v:fill on="t" focussize="0,0"/>
                  <v:stroke on="f"/>
                  <v:imagedata o:title=""/>
                  <o:lock v:ext="edit" aspectratio="f"/>
                </v:rect>
                <v:shape id="文本框 382" o:spid="_x0000_s1026" o:spt="202" type="#_x0000_t202" style="position:absolute;left:7978;top:1183;height:2088;width:801;" fillcolor="#DCE5EE" filled="t" stroked="f" coordsize="21600,21600" o:gfxdata="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Lhfb4A&#10;AADd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v:textbox>
                </v:shape>
                <w10:wrap type="topAndBottom"/>
              </v:group>
            </w:pict>
          </mc:Fallback>
        </mc:AlternateContent>
      </w:r>
      <w:r>
        <mc:AlternateContent>
          <mc:Choice Requires="wpg">
            <w:drawing>
              <wp:anchor distT="0" distB="0" distL="114300" distR="114300" simplePos="0" relativeHeight="252068864" behindDoc="1" locked="0" layoutInCell="1" allowOverlap="1">
                <wp:simplePos x="0" y="0"/>
                <wp:positionH relativeFrom="page">
                  <wp:posOffset>5859780</wp:posOffset>
                </wp:positionH>
                <wp:positionV relativeFrom="paragraph">
                  <wp:posOffset>751205</wp:posOffset>
                </wp:positionV>
                <wp:extent cx="508635" cy="1441450"/>
                <wp:effectExtent l="635" t="635" r="11430" b="5715"/>
                <wp:wrapTopAndBottom/>
                <wp:docPr id="1187" name="组合 1187"/>
                <wp:cNvGraphicFramePr/>
                <a:graphic xmlns:a="http://schemas.openxmlformats.org/drawingml/2006/main">
                  <a:graphicData uri="http://schemas.microsoft.com/office/word/2010/wordprocessingGroup">
                    <wpg:wgp>
                      <wpg:cNvGrpSpPr/>
                      <wpg:grpSpPr>
                        <a:xfrm>
                          <a:off x="0" y="0"/>
                          <a:ext cx="508635" cy="1441450"/>
                          <a:chOff x="9229" y="1184"/>
                          <a:chExt cx="801" cy="2270"/>
                        </a:xfrm>
                      </wpg:grpSpPr>
                      <wps:wsp>
                        <wps:cNvPr id="1188" name="矩形 384"/>
                        <wps:cNvSpPr/>
                        <wps:spPr>
                          <a:xfrm>
                            <a:off x="9228" y="1183"/>
                            <a:ext cx="801" cy="2088"/>
                          </a:xfrm>
                          <a:prstGeom prst="rect">
                            <a:avLst/>
                          </a:prstGeom>
                          <a:solidFill>
                            <a:srgbClr val="DCE5EE"/>
                          </a:solidFill>
                          <a:ln>
                            <a:noFill/>
                          </a:ln>
                        </wps:spPr>
                        <wps:bodyPr upright="1"/>
                      </wps:wsp>
                      <wps:wsp>
                        <wps:cNvPr id="1189" name="矩形 385"/>
                        <wps:cNvSpPr/>
                        <wps:spPr>
                          <a:xfrm>
                            <a:off x="9228" y="3271"/>
                            <a:ext cx="801" cy="182"/>
                          </a:xfrm>
                          <a:prstGeom prst="rect">
                            <a:avLst/>
                          </a:prstGeom>
                          <a:solidFill>
                            <a:srgbClr val="FF7A00"/>
                          </a:solidFill>
                          <a:ln>
                            <a:noFill/>
                          </a:ln>
                        </wps:spPr>
                        <wps:bodyPr upright="1"/>
                      </wps:wsp>
                      <wps:wsp>
                        <wps:cNvPr id="1190" name="文本框 386"/>
                        <wps:cNvSpPr txBox="1"/>
                        <wps:spPr>
                          <a:xfrm>
                            <a:off x="9228" y="1183"/>
                            <a:ext cx="801" cy="2088"/>
                          </a:xfrm>
                          <a:prstGeom prst="rect">
                            <a:avLst/>
                          </a:prstGeom>
                          <a:solidFill>
                            <a:srgbClr val="DCE5EE"/>
                          </a:solidFill>
                          <a:ln>
                            <a:noFill/>
                          </a:ln>
                        </wps:spPr>
                        <wps:txbx>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wps:txbx>
                        <wps:bodyPr lIns="0" tIns="0" rIns="0" bIns="0" upright="1"/>
                      </wps:wsp>
                    </wpg:wgp>
                  </a:graphicData>
                </a:graphic>
              </wp:anchor>
            </w:drawing>
          </mc:Choice>
          <mc:Fallback>
            <w:pict>
              <v:group id="_x0000_s1026" o:spid="_x0000_s1026" o:spt="203" style="position:absolute;left:0pt;margin-left:461.4pt;margin-top:59.15pt;height:113.5pt;width:40.05pt;mso-position-horizontal-relative:page;mso-wrap-distance-bottom:0pt;mso-wrap-distance-top:0pt;z-index:-251247616;mso-width-relative:page;mso-height-relative:page;" coordorigin="9229,1184" coordsize="801,2270" o:gfxdata="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VHWR59sAAAAMAQAADwAAAAAAAAABACAAAAAiAAAAZHJzL2Rvd25yZXYueG1sUEsBAhQAFAAA&#10;AAgAh07iQISsmjOXAgAA4AcAAA4AAAAAAAAAAQAgAAAAKgEAAGRycy9lMm9Eb2MueG1sUEsFBgAA&#10;AAAGAAYAWQEAADMGAAAAAA==&#10;">
                <o:lock v:ext="edit" aspectratio="f"/>
                <v:rect id="矩形 384" o:spid="_x0000_s1026" o:spt="1" style="position:absolute;left:9228;top:1183;height:2088;width:801;" fillcolor="#DCE5EE" filled="t" stroked="f" coordsize="21600,21600" o:gfxdata="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9WiV&#10;wAAAAN0AAAAPAAAAAAAAAAEAIAAAACIAAABkcnMvZG93bnJldi54bWxQSwECFAAUAAAACACHTuJA&#10;My8FnjsAAAA5AAAAEAAAAAAAAAABACAAAAAPAQAAZHJzL3NoYXBleG1sLnhtbFBLBQYAAAAABgAG&#10;AFsBAAC5AwAAAAA=&#10;">
                  <v:fill on="t" focussize="0,0"/>
                  <v:stroke on="f"/>
                  <v:imagedata o:title=""/>
                  <o:lock v:ext="edit" aspectratio="f"/>
                </v:rect>
                <v:rect id="矩形 385" o:spid="_x0000_s1026" o:spt="1" style="position:absolute;left:9228;top:3271;height:182;width:801;" fillcolor="#FF7A00" filled="t" stroked="f" coordsize="21600,21600" o:gfxdata="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6v+fugAAAN0A&#10;AAAPAAAAAAAAAAEAIAAAACIAAABkcnMvZG93bnJldi54bWxQSwECFAAUAAAACACHTuJAMy8FnjsA&#10;AAA5AAAAEAAAAAAAAAABACAAAAAJAQAAZHJzL3NoYXBleG1sLnhtbFBLBQYAAAAABgAGAFsBAACz&#10;AwAAAAA=&#10;">
                  <v:fill on="t" focussize="0,0"/>
                  <v:stroke on="f"/>
                  <v:imagedata o:title=""/>
                  <o:lock v:ext="edit" aspectratio="f"/>
                </v:rect>
                <v:shape id="文本框 386" o:spid="_x0000_s1026" o:spt="202" type="#_x0000_t202" style="position:absolute;left:9228;top:1183;height:2088;width:801;" fillcolor="#DCE5EE" filled="t" stroked="f" coordsize="21600,21600" o:gfxdata="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5KT74A&#10;AADd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0" w:line="240" w:lineRule="auto"/>
                          <w:rPr>
                            <w:color w:val="000000"/>
                            <w:sz w:val="18"/>
                          </w:rPr>
                        </w:pPr>
                      </w:p>
                      <w:p>
                        <w:pPr>
                          <w:spacing w:before="11" w:line="240" w:lineRule="auto"/>
                          <w:rPr>
                            <w:color w:val="000000"/>
                            <w:sz w:val="22"/>
                          </w:rPr>
                        </w:pPr>
                      </w:p>
                      <w:p>
                        <w:pPr>
                          <w:spacing w:before="0"/>
                          <w:ind w:left="275" w:right="276" w:firstLine="0"/>
                          <w:jc w:val="center"/>
                          <w:rPr>
                            <w:rFonts w:ascii="Century Gothic"/>
                            <w:b/>
                            <w:color w:val="000000"/>
                            <w:sz w:val="14"/>
                          </w:rPr>
                        </w:pPr>
                        <w:r>
                          <w:rPr>
                            <w:rFonts w:ascii="Century Gothic"/>
                            <w:b/>
                            <w:color w:val="000000"/>
                            <w:spacing w:val="-5"/>
                            <w:w w:val="110"/>
                            <w:sz w:val="14"/>
                          </w:rPr>
                          <w:t>8%</w:t>
                        </w:r>
                      </w:p>
                    </w:txbxContent>
                  </v:textbox>
                </v:shape>
                <w10:wrap type="topAndBottom"/>
              </v:group>
            </w:pict>
          </mc:Fallback>
        </mc:AlternateContent>
      </w:r>
      <w:r>
        <mc:AlternateContent>
          <mc:Choice Requires="wpg">
            <w:drawing>
              <wp:anchor distT="0" distB="0" distL="114300" distR="114300" simplePos="0" relativeHeight="252068864" behindDoc="1" locked="0" layoutInCell="1" allowOverlap="1">
                <wp:simplePos x="0" y="0"/>
                <wp:positionH relativeFrom="page">
                  <wp:posOffset>6606540</wp:posOffset>
                </wp:positionH>
                <wp:positionV relativeFrom="paragraph">
                  <wp:posOffset>751205</wp:posOffset>
                </wp:positionV>
                <wp:extent cx="508635" cy="1441450"/>
                <wp:effectExtent l="635" t="635" r="11430" b="5715"/>
                <wp:wrapTopAndBottom/>
                <wp:docPr id="1191" name="组合 1191"/>
                <wp:cNvGraphicFramePr/>
                <a:graphic xmlns:a="http://schemas.openxmlformats.org/drawingml/2006/main">
                  <a:graphicData uri="http://schemas.microsoft.com/office/word/2010/wordprocessingGroup">
                    <wpg:wgp>
                      <wpg:cNvGrpSpPr/>
                      <wpg:grpSpPr>
                        <a:xfrm>
                          <a:off x="0" y="0"/>
                          <a:ext cx="508635" cy="1441450"/>
                          <a:chOff x="10405" y="1184"/>
                          <a:chExt cx="801" cy="2270"/>
                        </a:xfrm>
                      </wpg:grpSpPr>
                      <wps:wsp>
                        <wps:cNvPr id="1192" name="矩形 388"/>
                        <wps:cNvSpPr/>
                        <wps:spPr>
                          <a:xfrm>
                            <a:off x="10404" y="1183"/>
                            <a:ext cx="801" cy="2179"/>
                          </a:xfrm>
                          <a:prstGeom prst="rect">
                            <a:avLst/>
                          </a:prstGeom>
                          <a:solidFill>
                            <a:srgbClr val="DCE5EE"/>
                          </a:solidFill>
                          <a:ln>
                            <a:noFill/>
                          </a:ln>
                        </wps:spPr>
                        <wps:bodyPr upright="1"/>
                      </wps:wsp>
                      <wps:wsp>
                        <wps:cNvPr id="1193" name="矩形 389"/>
                        <wps:cNvSpPr/>
                        <wps:spPr>
                          <a:xfrm>
                            <a:off x="10404" y="3362"/>
                            <a:ext cx="801" cy="91"/>
                          </a:xfrm>
                          <a:prstGeom prst="rect">
                            <a:avLst/>
                          </a:prstGeom>
                          <a:solidFill>
                            <a:srgbClr val="FF7A00"/>
                          </a:solidFill>
                          <a:ln>
                            <a:noFill/>
                          </a:ln>
                        </wps:spPr>
                        <wps:bodyPr upright="1"/>
                      </wps:wsp>
                      <wps:wsp>
                        <wps:cNvPr id="1194" name="文本框 390"/>
                        <wps:cNvSpPr txBox="1"/>
                        <wps:spPr>
                          <a:xfrm>
                            <a:off x="10404" y="1183"/>
                            <a:ext cx="801" cy="2179"/>
                          </a:xfrm>
                          <a:prstGeom prst="rect">
                            <a:avLst/>
                          </a:prstGeom>
                          <a:noFill/>
                          <a:ln>
                            <a:noFill/>
                          </a:ln>
                        </wps:spPr>
                        <wps:txbx>
                          <w:txbxContent>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152"/>
                                <w:ind w:left="275" w:right="276" w:firstLine="0"/>
                                <w:jc w:val="center"/>
                                <w:rPr>
                                  <w:rFonts w:ascii="Century Gothic"/>
                                  <w:b/>
                                  <w:sz w:val="14"/>
                                </w:rPr>
                              </w:pPr>
                              <w:r>
                                <w:rPr>
                                  <w:rFonts w:ascii="Century Gothic"/>
                                  <w:b/>
                                  <w:spacing w:val="-5"/>
                                  <w:w w:val="110"/>
                                  <w:sz w:val="14"/>
                                </w:rPr>
                                <w:t>4%</w:t>
                              </w:r>
                            </w:p>
                          </w:txbxContent>
                        </wps:txbx>
                        <wps:bodyPr lIns="0" tIns="0" rIns="0" bIns="0" upright="1"/>
                      </wps:wsp>
                    </wpg:wgp>
                  </a:graphicData>
                </a:graphic>
              </wp:anchor>
            </w:drawing>
          </mc:Choice>
          <mc:Fallback>
            <w:pict>
              <v:group id="_x0000_s1026" o:spid="_x0000_s1026" o:spt="203" style="position:absolute;left:0pt;margin-left:520.2pt;margin-top:59.15pt;height:113.5pt;width:40.05pt;mso-position-horizontal-relative:page;mso-wrap-distance-bottom:0pt;mso-wrap-distance-top:0pt;z-index:-251247616;mso-width-relative:page;mso-height-relative:page;" coordorigin="10405,1184" coordsize="801,2270" o:gfxdata="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CGE8Xz2wAAAA0BAAAPAAAAAAAAAAEAIAAAACIAAABkcnMvZG93bnJldi54bWxQSwECFAAU&#10;AAAACACHTuJAJsN9ApkCAAC6BwAADgAAAAAAAAABACAAAAAqAQAAZHJzL2Uyb0RvYy54bWxQSwUG&#10;AAAAAAYABgBZAQAANQYAAAAA&#10;">
                <o:lock v:ext="edit" aspectratio="f"/>
                <v:rect id="矩形 388" o:spid="_x0000_s1026" o:spt="1" style="position:absolute;left:10404;top:1183;height:2179;width:801;" fillcolor="#DCE5EE" filled="t" stroked="f" coordsize="21600,21600" o:gfxdata="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xMmivQAA&#10;AN0AAAAPAAAAAAAAAAEAIAAAACIAAABkcnMvZG93bnJldi54bWxQSwECFAAUAAAACACHTuJAMy8F&#10;njsAAAA5AAAAEAAAAAAAAAABACAAAAAMAQAAZHJzL3NoYXBleG1sLnhtbFBLBQYAAAAABgAGAFsB&#10;AAC2AwAAAAA=&#10;">
                  <v:fill on="t" focussize="0,0"/>
                  <v:stroke on="f"/>
                  <v:imagedata o:title=""/>
                  <o:lock v:ext="edit" aspectratio="f"/>
                </v:rect>
                <v:rect id="矩形 389" o:spid="_x0000_s1026" o:spt="1" style="position:absolute;left:10404;top:3362;height:91;width:801;" fillcolor="#FF7A00" filled="t" stroked="f" coordsize="21600,21600" o:gfxdata="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dteqLsAAADd&#10;AAAADwAAAAAAAAABACAAAAAiAAAAZHJzL2Rvd25yZXYueG1sUEsBAhQAFAAAAAgAh07iQDMvBZ47&#10;AAAAOQAAABAAAAAAAAAAAQAgAAAACgEAAGRycy9zaGFwZXhtbC54bWxQSwUGAAAAAAYABgBbAQAA&#10;tAMAAAAA&#10;">
                  <v:fill on="t" focussize="0,0"/>
                  <v:stroke on="f"/>
                  <v:imagedata o:title=""/>
                  <o:lock v:ext="edit" aspectratio="f"/>
                </v:rect>
                <v:shape id="文本框 390" o:spid="_x0000_s1026" o:spt="202" type="#_x0000_t202" style="position:absolute;left:10404;top:1183;height:2179;width:801;" filled="f" stroked="f" coordsize="21600,21600" o:gfxdata="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KHfT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0" w:line="240" w:lineRule="auto"/>
                          <w:rPr>
                            <w:sz w:val="18"/>
                          </w:rPr>
                        </w:pPr>
                      </w:p>
                      <w:p>
                        <w:pPr>
                          <w:spacing w:before="152"/>
                          <w:ind w:left="275" w:right="276" w:firstLine="0"/>
                          <w:jc w:val="center"/>
                          <w:rPr>
                            <w:rFonts w:ascii="Century Gothic"/>
                            <w:b/>
                            <w:sz w:val="14"/>
                          </w:rPr>
                        </w:pPr>
                        <w:r>
                          <w:rPr>
                            <w:rFonts w:ascii="Century Gothic"/>
                            <w:b/>
                            <w:spacing w:val="-5"/>
                            <w:w w:val="110"/>
                            <w:sz w:val="14"/>
                          </w:rPr>
                          <w:t>4%</w:t>
                        </w:r>
                      </w:p>
                    </w:txbxContent>
                  </v:textbox>
                </v:shape>
                <w10:wrap type="topAndBottom"/>
              </v:group>
            </w:pict>
          </mc:Fallback>
        </mc:AlternateContent>
      </w:r>
    </w:p>
    <w:p>
      <w:pPr>
        <w:pStyle w:val="6"/>
        <w:spacing w:before="5"/>
      </w:pPr>
    </w:p>
    <w:p>
      <w:pPr>
        <w:pStyle w:val="6"/>
        <w:spacing w:before="8"/>
        <w:rPr>
          <w:sz w:val="5"/>
        </w:rPr>
      </w:pPr>
    </w:p>
    <w:p>
      <w:pPr>
        <w:spacing w:after="0"/>
        <w:rPr>
          <w:sz w:val="5"/>
        </w:rPr>
        <w:sectPr>
          <w:pgSz w:w="12240" w:h="15840"/>
          <w:pgMar w:top="1220" w:right="0" w:bottom="860" w:left="520" w:header="0" w:footer="675" w:gutter="0"/>
          <w:cols w:space="720" w:num="1"/>
        </w:sectPr>
      </w:pPr>
    </w:p>
    <w:p>
      <w:pPr>
        <w:spacing w:before="84" w:line="235" w:lineRule="auto"/>
        <w:ind w:left="336" w:right="0" w:firstLine="0"/>
        <w:jc w:val="center"/>
        <w:rPr>
          <w:color w:val="231F37"/>
          <w:w w:val="115"/>
          <w:sz w:val="13"/>
        </w:rPr>
      </w:pPr>
      <w:r>
        <w:rPr>
          <w:color w:val="231F37"/>
          <w:spacing w:val="-2"/>
          <w:w w:val="115"/>
          <w:sz w:val="13"/>
        </w:rPr>
        <w:t>Skill</w:t>
      </w:r>
      <w:r>
        <w:rPr>
          <w:color w:val="231F37"/>
          <w:spacing w:val="-7"/>
          <w:w w:val="115"/>
          <w:sz w:val="13"/>
        </w:rPr>
        <w:t xml:space="preserve"> </w:t>
      </w:r>
      <w:r>
        <w:rPr>
          <w:color w:val="231F37"/>
          <w:spacing w:val="-2"/>
          <w:w w:val="115"/>
          <w:sz w:val="13"/>
        </w:rPr>
        <w:t>gaps/</w:t>
      </w:r>
      <w:r>
        <w:rPr>
          <w:color w:val="231F37"/>
          <w:spacing w:val="-6"/>
          <w:w w:val="115"/>
          <w:sz w:val="13"/>
        </w:rPr>
        <w:t xml:space="preserve"> </w:t>
      </w:r>
      <w:r>
        <w:rPr>
          <w:color w:val="231F37"/>
          <w:spacing w:val="-2"/>
          <w:w w:val="115"/>
          <w:sz w:val="13"/>
        </w:rPr>
        <w:t>shortage</w:t>
      </w:r>
      <w:r>
        <w:rPr>
          <w:color w:val="231F37"/>
          <w:spacing w:val="40"/>
          <w:w w:val="115"/>
          <w:sz w:val="13"/>
        </w:rPr>
        <w:t xml:space="preserve"> </w:t>
      </w:r>
      <w:r>
        <w:rPr>
          <w:color w:val="231F37"/>
          <w:spacing w:val="-2"/>
          <w:w w:val="115"/>
          <w:sz w:val="13"/>
        </w:rPr>
        <w:t>(e.g.,</w:t>
      </w:r>
      <w:r>
        <w:rPr>
          <w:color w:val="231F37"/>
          <w:spacing w:val="-5"/>
          <w:w w:val="115"/>
          <w:sz w:val="13"/>
        </w:rPr>
        <w:t xml:space="preserve"> </w:t>
      </w:r>
      <w:r>
        <w:rPr>
          <w:color w:val="231F37"/>
          <w:spacing w:val="-2"/>
          <w:w w:val="115"/>
          <w:sz w:val="13"/>
        </w:rPr>
        <w:t>finding</w:t>
      </w:r>
      <w:r>
        <w:rPr>
          <w:color w:val="231F37"/>
          <w:spacing w:val="-5"/>
          <w:w w:val="115"/>
          <w:sz w:val="13"/>
        </w:rPr>
        <w:t xml:space="preserve"> </w:t>
      </w:r>
      <w:r>
        <w:rPr>
          <w:color w:val="231F37"/>
          <w:spacing w:val="-2"/>
          <w:w w:val="115"/>
          <w:sz w:val="13"/>
        </w:rPr>
        <w:t>future</w:t>
      </w:r>
      <w:r>
        <w:rPr>
          <w:color w:val="231F37"/>
          <w:spacing w:val="40"/>
          <w:w w:val="115"/>
          <w:sz w:val="13"/>
        </w:rPr>
        <w:t xml:space="preserve"> </w:t>
      </w:r>
      <w:r>
        <w:rPr>
          <w:color w:val="231F37"/>
          <w:w w:val="115"/>
          <w:sz w:val="13"/>
        </w:rPr>
        <w:t>staff) &amp; lack of</w:t>
      </w:r>
      <w:r>
        <w:rPr>
          <w:color w:val="231F37"/>
          <w:spacing w:val="40"/>
          <w:w w:val="115"/>
          <w:sz w:val="13"/>
        </w:rPr>
        <w:t xml:space="preserve"> </w:t>
      </w:r>
      <w:r>
        <w:rPr>
          <w:color w:val="231F37"/>
          <w:w w:val="115"/>
          <w:sz w:val="13"/>
        </w:rPr>
        <w:t>knowledge</w:t>
      </w:r>
      <w:r>
        <w:rPr>
          <w:color w:val="231F37"/>
          <w:spacing w:val="-9"/>
          <w:w w:val="115"/>
          <w:sz w:val="13"/>
        </w:rPr>
        <w:t xml:space="preserve"> </w:t>
      </w:r>
      <w:r>
        <w:rPr>
          <w:color w:val="231F37"/>
          <w:w w:val="115"/>
          <w:sz w:val="13"/>
        </w:rPr>
        <w:t>(e.g.,</w:t>
      </w:r>
      <w:r>
        <w:rPr>
          <w:color w:val="231F37"/>
          <w:spacing w:val="40"/>
          <w:w w:val="115"/>
          <w:sz w:val="13"/>
        </w:rPr>
        <w:t xml:space="preserve"> </w:t>
      </w:r>
      <w:r>
        <w:rPr>
          <w:color w:val="231F37"/>
          <w:w w:val="115"/>
          <w:sz w:val="13"/>
        </w:rPr>
        <w:t>current</w:t>
      </w:r>
      <w:r>
        <w:rPr>
          <w:color w:val="231F37"/>
          <w:spacing w:val="-9"/>
          <w:w w:val="115"/>
          <w:sz w:val="13"/>
        </w:rPr>
        <w:t xml:space="preserve"> </w:t>
      </w:r>
      <w:r>
        <w:rPr>
          <w:color w:val="231F37"/>
          <w:w w:val="115"/>
          <w:sz w:val="13"/>
        </w:rPr>
        <w:t>staff)</w:t>
      </w:r>
    </w:p>
    <w:p>
      <w:pPr>
        <w:spacing w:before="84" w:line="235" w:lineRule="auto"/>
        <w:ind w:left="336" w:right="0" w:firstLine="0"/>
        <w:jc w:val="center"/>
        <w:rPr>
          <w:color w:val="231F37"/>
          <w:w w:val="115"/>
          <w:sz w:val="13"/>
        </w:rPr>
      </w:pPr>
      <w:r>
        <w:rPr>
          <w:rFonts w:hint="eastAsia"/>
          <w:color w:val="231F37"/>
          <w:w w:val="115"/>
          <w:sz w:val="13"/>
        </w:rPr>
        <w:t>技能差距/短缺（例如，寻找未来的员工）和缺乏知识（例如，现有员工）</w:t>
      </w:r>
    </w:p>
    <w:p>
      <w:pPr>
        <w:spacing w:before="84" w:line="235" w:lineRule="auto"/>
        <w:ind w:left="125" w:right="0" w:firstLine="1"/>
        <w:jc w:val="center"/>
        <w:rPr>
          <w:sz w:val="13"/>
        </w:rPr>
      </w:pPr>
      <w:r>
        <w:br w:type="column"/>
      </w:r>
      <w:r>
        <w:rPr>
          <w:color w:val="231F37"/>
          <w:spacing w:val="-2"/>
          <w:w w:val="115"/>
          <w:sz w:val="13"/>
        </w:rPr>
        <w:t>Resource</w:t>
      </w:r>
      <w:r>
        <w:rPr>
          <w:color w:val="231F37"/>
          <w:spacing w:val="40"/>
          <w:w w:val="115"/>
          <w:sz w:val="13"/>
        </w:rPr>
        <w:t xml:space="preserve"> </w:t>
      </w:r>
      <w:r>
        <w:rPr>
          <w:rFonts w:hint="eastAsia" w:eastAsia="宋体"/>
          <w:color w:val="231F37"/>
          <w:spacing w:val="40"/>
          <w:w w:val="115"/>
          <w:sz w:val="13"/>
          <w:lang w:val="en-US" w:eastAsia="zh-CN"/>
        </w:rPr>
        <w:t xml:space="preserve"> </w:t>
      </w:r>
      <w:r>
        <w:rPr>
          <w:color w:val="231F37"/>
          <w:spacing w:val="-2"/>
          <w:w w:val="115"/>
          <w:sz w:val="13"/>
        </w:rPr>
        <w:t>allocation</w:t>
      </w:r>
      <w:r>
        <w:rPr>
          <w:color w:val="231F37"/>
          <w:spacing w:val="40"/>
          <w:w w:val="115"/>
          <w:sz w:val="13"/>
        </w:rPr>
        <w:t xml:space="preserve"> </w:t>
      </w:r>
      <w:r>
        <w:rPr>
          <w:color w:val="231F37"/>
          <w:spacing w:val="-2"/>
          <w:w w:val="115"/>
          <w:sz w:val="13"/>
        </w:rPr>
        <w:t>(e.g.,</w:t>
      </w:r>
      <w:r>
        <w:rPr>
          <w:color w:val="231F37"/>
          <w:spacing w:val="40"/>
          <w:w w:val="115"/>
          <w:sz w:val="13"/>
        </w:rPr>
        <w:t xml:space="preserve"> </w:t>
      </w:r>
      <w:r>
        <w:rPr>
          <w:color w:val="231F37"/>
          <w:spacing w:val="-2"/>
          <w:w w:val="115"/>
          <w:sz w:val="13"/>
        </w:rPr>
        <w:t>compute</w:t>
      </w:r>
      <w:r>
        <w:rPr>
          <w:color w:val="231F37"/>
          <w:spacing w:val="40"/>
          <w:w w:val="115"/>
          <w:sz w:val="13"/>
        </w:rPr>
        <w:t xml:space="preserve"> </w:t>
      </w:r>
      <w:r>
        <w:rPr>
          <w:color w:val="231F37"/>
          <w:spacing w:val="-4"/>
          <w:w w:val="115"/>
          <w:sz w:val="13"/>
        </w:rPr>
        <w:t>capabilities)</w:t>
      </w:r>
    </w:p>
    <w:p>
      <w:pPr>
        <w:spacing w:before="84" w:line="235" w:lineRule="auto"/>
        <w:ind w:right="0"/>
        <w:jc w:val="left"/>
        <w:rPr>
          <w:color w:val="231F37"/>
          <w:w w:val="115"/>
          <w:sz w:val="13"/>
        </w:rPr>
      </w:pPr>
      <w:r>
        <w:rPr>
          <w:rFonts w:hint="eastAsia"/>
          <w:color w:val="231F37"/>
          <w:w w:val="115"/>
          <w:sz w:val="13"/>
        </w:rPr>
        <w:t>资源分配（例如计算能力</w:t>
      </w:r>
      <w:r>
        <w:rPr>
          <w:rFonts w:hint="eastAsia"/>
          <w:color w:val="231F37"/>
          <w:w w:val="115"/>
          <w:sz w:val="13"/>
        </w:rPr>
        <w:br w:type="column"/>
      </w:r>
      <w:r>
        <w:rPr>
          <w:color w:val="231F37"/>
          <w:spacing w:val="-4"/>
          <w:w w:val="115"/>
          <w:sz w:val="13"/>
        </w:rPr>
        <w:t>Understanding</w:t>
      </w:r>
      <w:r>
        <w:rPr>
          <w:color w:val="231F37"/>
          <w:spacing w:val="40"/>
          <w:w w:val="115"/>
          <w:sz w:val="13"/>
        </w:rPr>
        <w:t xml:space="preserve"> </w:t>
      </w:r>
      <w:r>
        <w:rPr>
          <w:color w:val="231F37"/>
          <w:w w:val="115"/>
          <w:sz w:val="13"/>
        </w:rPr>
        <w:t>AI</w:t>
      </w:r>
      <w:r>
        <w:rPr>
          <w:color w:val="231F37"/>
          <w:spacing w:val="-9"/>
          <w:w w:val="115"/>
          <w:sz w:val="13"/>
        </w:rPr>
        <w:t xml:space="preserve"> </w:t>
      </w:r>
      <w:r>
        <w:rPr>
          <w:color w:val="231F37"/>
          <w:w w:val="115"/>
          <w:sz w:val="13"/>
        </w:rPr>
        <w:t>risks</w:t>
      </w:r>
    </w:p>
    <w:p>
      <w:pPr>
        <w:spacing w:before="84" w:line="235" w:lineRule="auto"/>
        <w:ind w:right="0"/>
        <w:jc w:val="left"/>
        <w:rPr>
          <w:sz w:val="13"/>
        </w:rPr>
      </w:pPr>
      <w:r>
        <w:rPr>
          <w:rFonts w:hint="eastAsia"/>
          <w:color w:val="231F37"/>
          <w:w w:val="115"/>
          <w:sz w:val="13"/>
        </w:rPr>
        <w:t>了解人工智能风险</w:t>
      </w:r>
    </w:p>
    <w:p>
      <w:pPr>
        <w:spacing w:before="84" w:line="235" w:lineRule="auto"/>
        <w:ind w:left="369" w:right="0" w:hanging="122"/>
        <w:jc w:val="left"/>
        <w:rPr>
          <w:color w:val="231F37"/>
          <w:w w:val="115"/>
          <w:sz w:val="13"/>
        </w:rPr>
      </w:pPr>
      <w:r>
        <w:br w:type="column"/>
      </w:r>
      <w:r>
        <w:rPr>
          <w:color w:val="231F37"/>
          <w:spacing w:val="-4"/>
          <w:w w:val="115"/>
          <w:sz w:val="13"/>
        </w:rPr>
        <w:t>Understanding</w:t>
      </w:r>
      <w:r>
        <w:rPr>
          <w:color w:val="231F37"/>
          <w:spacing w:val="40"/>
          <w:w w:val="115"/>
          <w:sz w:val="13"/>
        </w:rPr>
        <w:t xml:space="preserve"> </w:t>
      </w:r>
      <w:r>
        <w:rPr>
          <w:color w:val="231F37"/>
          <w:w w:val="115"/>
          <w:sz w:val="13"/>
        </w:rPr>
        <w:t>AI</w:t>
      </w:r>
      <w:r>
        <w:rPr>
          <w:color w:val="231F37"/>
          <w:spacing w:val="-9"/>
          <w:w w:val="115"/>
          <w:sz w:val="13"/>
        </w:rPr>
        <w:t xml:space="preserve"> </w:t>
      </w:r>
      <w:r>
        <w:rPr>
          <w:color w:val="231F37"/>
          <w:w w:val="115"/>
          <w:sz w:val="13"/>
        </w:rPr>
        <w:t>benefits</w:t>
      </w:r>
    </w:p>
    <w:p>
      <w:pPr>
        <w:spacing w:before="84" w:line="235" w:lineRule="auto"/>
        <w:ind w:left="369" w:right="0" w:hanging="122"/>
        <w:jc w:val="left"/>
        <w:rPr>
          <w:color w:val="231F37"/>
          <w:w w:val="115"/>
          <w:sz w:val="13"/>
        </w:rPr>
      </w:pPr>
      <w:r>
        <w:rPr>
          <w:rFonts w:hint="eastAsia"/>
          <w:color w:val="231F37"/>
          <w:w w:val="115"/>
          <w:sz w:val="13"/>
        </w:rPr>
        <w:t>了解人工智能的好处</w:t>
      </w:r>
    </w:p>
    <w:p>
      <w:pPr>
        <w:spacing w:before="84" w:line="235" w:lineRule="auto"/>
        <w:ind w:left="176" w:right="0" w:hanging="1"/>
        <w:jc w:val="center"/>
        <w:rPr>
          <w:sz w:val="13"/>
        </w:rPr>
      </w:pPr>
      <w:r>
        <w:br w:type="column"/>
      </w:r>
      <w:r>
        <w:rPr>
          <w:color w:val="231F37"/>
          <w:w w:val="115"/>
          <w:sz w:val="13"/>
        </w:rPr>
        <w:t>Challenges</w:t>
      </w:r>
      <w:r>
        <w:rPr>
          <w:color w:val="231F37"/>
          <w:spacing w:val="-9"/>
          <w:w w:val="115"/>
          <w:sz w:val="13"/>
        </w:rPr>
        <w:t xml:space="preserve"> </w:t>
      </w:r>
      <w:r>
        <w:rPr>
          <w:color w:val="231F37"/>
          <w:w w:val="115"/>
          <w:sz w:val="13"/>
        </w:rPr>
        <w:t>with</w:t>
      </w:r>
      <w:r>
        <w:rPr>
          <w:color w:val="231F37"/>
          <w:spacing w:val="40"/>
          <w:w w:val="115"/>
          <w:sz w:val="13"/>
        </w:rPr>
        <w:t xml:space="preserve"> </w:t>
      </w:r>
      <w:r>
        <w:rPr>
          <w:color w:val="231F37"/>
          <w:w w:val="115"/>
          <w:sz w:val="13"/>
        </w:rPr>
        <w:t>existing</w:t>
      </w:r>
      <w:r>
        <w:rPr>
          <w:color w:val="231F37"/>
          <w:spacing w:val="-9"/>
          <w:w w:val="115"/>
          <w:sz w:val="13"/>
        </w:rPr>
        <w:t xml:space="preserve"> </w:t>
      </w:r>
      <w:r>
        <w:rPr>
          <w:color w:val="231F37"/>
          <w:w w:val="115"/>
          <w:sz w:val="13"/>
        </w:rPr>
        <w:t>security</w:t>
      </w:r>
      <w:r>
        <w:rPr>
          <w:color w:val="231F37"/>
          <w:spacing w:val="40"/>
          <w:w w:val="115"/>
          <w:sz w:val="13"/>
        </w:rPr>
        <w:t xml:space="preserve"> </w:t>
      </w:r>
      <w:r>
        <w:rPr>
          <w:color w:val="231F37"/>
          <w:spacing w:val="-2"/>
          <w:w w:val="115"/>
          <w:sz w:val="13"/>
        </w:rPr>
        <w:t>infrastructure</w:t>
      </w:r>
      <w:r>
        <w:rPr>
          <w:color w:val="231F37"/>
          <w:spacing w:val="40"/>
          <w:w w:val="115"/>
          <w:sz w:val="13"/>
        </w:rPr>
        <w:t xml:space="preserve"> </w:t>
      </w:r>
      <w:r>
        <w:rPr>
          <w:color w:val="231F37"/>
          <w:spacing w:val="-4"/>
          <w:w w:val="115"/>
          <w:sz w:val="13"/>
        </w:rPr>
        <w:t>(e.g.,</w:t>
      </w:r>
      <w:r>
        <w:rPr>
          <w:color w:val="231F37"/>
          <w:spacing w:val="-6"/>
          <w:w w:val="115"/>
          <w:sz w:val="13"/>
        </w:rPr>
        <w:t xml:space="preserve"> </w:t>
      </w:r>
      <w:r>
        <w:rPr>
          <w:color w:val="231F37"/>
          <w:spacing w:val="-4"/>
          <w:w w:val="115"/>
          <w:sz w:val="13"/>
        </w:rPr>
        <w:t>integration)</w:t>
      </w:r>
    </w:p>
    <w:p>
      <w:pPr>
        <w:spacing w:before="84" w:line="235" w:lineRule="auto"/>
        <w:ind w:left="369" w:right="0" w:hanging="122"/>
        <w:jc w:val="left"/>
        <w:rPr>
          <w:rFonts w:hint="eastAsia"/>
          <w:color w:val="231F37"/>
          <w:w w:val="115"/>
          <w:sz w:val="13"/>
        </w:rPr>
      </w:pPr>
      <w:r>
        <w:rPr>
          <w:rFonts w:hint="eastAsia"/>
          <w:color w:val="231F37"/>
          <w:w w:val="115"/>
          <w:sz w:val="13"/>
        </w:rPr>
        <w:t>现有安全基础设施面临的挑战（例如，集成</w:t>
      </w:r>
      <w:r>
        <w:rPr>
          <w:rFonts w:hint="eastAsia" w:eastAsia="宋体"/>
          <w:color w:val="231F37"/>
          <w:w w:val="115"/>
          <w:sz w:val="13"/>
          <w:lang w:eastAsia="zh-CN"/>
        </w:rPr>
        <w:t>）</w:t>
      </w:r>
      <w:r>
        <w:rPr>
          <w:rFonts w:hint="eastAsia"/>
          <w:color w:val="231F37"/>
          <w:w w:val="115"/>
          <w:sz w:val="13"/>
        </w:rPr>
        <w:br w:type="column"/>
      </w:r>
      <w:r>
        <w:rPr>
          <w:rFonts w:hint="eastAsia"/>
          <w:color w:val="231F37"/>
          <w:w w:val="115"/>
          <w:sz w:val="13"/>
        </w:rPr>
        <w:t>Regulatory and data privacy compliance</w:t>
      </w:r>
    </w:p>
    <w:p>
      <w:pPr>
        <w:spacing w:before="84" w:line="235" w:lineRule="auto"/>
        <w:ind w:left="369" w:right="0" w:hanging="122"/>
        <w:jc w:val="left"/>
        <w:rPr>
          <w:rFonts w:hint="eastAsia"/>
          <w:color w:val="231F37"/>
          <w:w w:val="115"/>
          <w:sz w:val="13"/>
        </w:rPr>
      </w:pPr>
      <w:r>
        <w:rPr>
          <w:rFonts w:hint="eastAsia"/>
          <w:color w:val="231F37"/>
          <w:w w:val="115"/>
          <w:sz w:val="13"/>
        </w:rPr>
        <w:t>法规和数据隐私合规性</w:t>
      </w:r>
    </w:p>
    <w:p>
      <w:pPr>
        <w:spacing w:before="84" w:line="235" w:lineRule="auto"/>
        <w:ind w:left="336" w:right="0" w:firstLine="258"/>
        <w:jc w:val="left"/>
        <w:rPr>
          <w:color w:val="231F37"/>
          <w:spacing w:val="-2"/>
          <w:w w:val="110"/>
          <w:sz w:val="13"/>
        </w:rPr>
      </w:pPr>
      <w:r>
        <w:br w:type="column"/>
      </w:r>
      <w:r>
        <w:rPr>
          <w:color w:val="231F37"/>
          <w:w w:val="115"/>
          <w:sz w:val="13"/>
        </w:rPr>
        <w:t>Cost</w:t>
      </w:r>
      <w:r>
        <w:rPr>
          <w:color w:val="231F37"/>
          <w:spacing w:val="-9"/>
          <w:w w:val="115"/>
          <w:sz w:val="13"/>
        </w:rPr>
        <w:t xml:space="preserve"> </w:t>
      </w:r>
      <w:r>
        <w:rPr>
          <w:color w:val="231F37"/>
          <w:w w:val="115"/>
          <w:sz w:val="13"/>
        </w:rPr>
        <w:t>of</w:t>
      </w:r>
      <w:r>
        <w:rPr>
          <w:color w:val="231F37"/>
          <w:spacing w:val="40"/>
          <w:w w:val="115"/>
          <w:sz w:val="13"/>
        </w:rPr>
        <w:t xml:space="preserve"> </w:t>
      </w:r>
      <w:r>
        <w:rPr>
          <w:color w:val="231F37"/>
          <w:spacing w:val="-2"/>
          <w:w w:val="110"/>
          <w:sz w:val="13"/>
        </w:rPr>
        <w:t>implementation</w:t>
      </w:r>
    </w:p>
    <w:p>
      <w:pPr>
        <w:spacing w:before="84" w:line="235" w:lineRule="auto"/>
        <w:ind w:left="336" w:right="0" w:firstLine="258"/>
        <w:jc w:val="left"/>
        <w:rPr>
          <w:sz w:val="13"/>
        </w:rPr>
      </w:pPr>
      <w:r>
        <w:rPr>
          <w:rFonts w:hint="eastAsia"/>
          <w:color w:val="231F37"/>
          <w:spacing w:val="-2"/>
          <w:w w:val="110"/>
          <w:sz w:val="13"/>
        </w:rPr>
        <w:t>实施成本</w:t>
      </w:r>
    </w:p>
    <w:p>
      <w:pPr>
        <w:spacing w:before="84" w:line="235" w:lineRule="auto"/>
        <w:ind w:left="444" w:right="0" w:hanging="114"/>
        <w:jc w:val="left"/>
        <w:rPr>
          <w:color w:val="231F37"/>
          <w:spacing w:val="-2"/>
          <w:w w:val="115"/>
          <w:sz w:val="13"/>
        </w:rPr>
      </w:pPr>
      <w:r>
        <w:br w:type="column"/>
      </w:r>
      <w:r>
        <w:rPr>
          <w:color w:val="231F37"/>
          <w:spacing w:val="-4"/>
          <w:w w:val="115"/>
          <w:sz w:val="13"/>
        </w:rPr>
        <w:t>Finding</w:t>
      </w:r>
      <w:r>
        <w:rPr>
          <w:color w:val="231F37"/>
          <w:spacing w:val="-6"/>
          <w:w w:val="115"/>
          <w:sz w:val="13"/>
        </w:rPr>
        <w:t xml:space="preserve"> </w:t>
      </w:r>
      <w:r>
        <w:rPr>
          <w:color w:val="231F37"/>
          <w:spacing w:val="-4"/>
          <w:w w:val="115"/>
          <w:sz w:val="13"/>
        </w:rPr>
        <w:t>viable</w:t>
      </w:r>
      <w:r>
        <w:rPr>
          <w:color w:val="231F37"/>
          <w:spacing w:val="40"/>
          <w:w w:val="115"/>
          <w:sz w:val="13"/>
        </w:rPr>
        <w:t xml:space="preserve"> </w:t>
      </w:r>
      <w:r>
        <w:rPr>
          <w:color w:val="231F37"/>
          <w:spacing w:val="-2"/>
          <w:w w:val="115"/>
          <w:sz w:val="13"/>
        </w:rPr>
        <w:t>use-cases</w:t>
      </w:r>
    </w:p>
    <w:p>
      <w:pPr>
        <w:spacing w:before="84" w:line="235" w:lineRule="auto"/>
        <w:ind w:left="444" w:right="0" w:hanging="114"/>
        <w:jc w:val="left"/>
        <w:rPr>
          <w:color w:val="231F37"/>
          <w:spacing w:val="-2"/>
          <w:w w:val="115"/>
          <w:sz w:val="13"/>
        </w:rPr>
      </w:pPr>
      <w:r>
        <w:rPr>
          <w:rFonts w:hint="eastAsia"/>
          <w:color w:val="231F37"/>
          <w:spacing w:val="-2"/>
          <w:w w:val="115"/>
          <w:sz w:val="13"/>
        </w:rPr>
        <w:t>寻找可行的用例</w:t>
      </w:r>
    </w:p>
    <w:p>
      <w:pPr>
        <w:spacing w:before="84" w:line="235" w:lineRule="auto"/>
        <w:ind w:left="334" w:right="1037" w:firstLine="29"/>
        <w:jc w:val="left"/>
        <w:rPr>
          <w:color w:val="231F37"/>
          <w:spacing w:val="-2"/>
          <w:w w:val="115"/>
          <w:sz w:val="13"/>
        </w:rPr>
      </w:pPr>
      <w:r>
        <w:br w:type="column"/>
      </w:r>
      <w:r>
        <w:rPr>
          <w:color w:val="231F37"/>
          <w:w w:val="115"/>
          <w:sz w:val="13"/>
        </w:rPr>
        <w:t>Unsure</w:t>
      </w:r>
      <w:r>
        <w:rPr>
          <w:color w:val="231F37"/>
          <w:spacing w:val="-9"/>
          <w:w w:val="115"/>
          <w:sz w:val="13"/>
        </w:rPr>
        <w:t xml:space="preserve"> </w:t>
      </w:r>
      <w:r>
        <w:rPr>
          <w:color w:val="231F37"/>
          <w:w w:val="115"/>
          <w:sz w:val="13"/>
        </w:rPr>
        <w:t>of</w:t>
      </w:r>
      <w:r>
        <w:rPr>
          <w:color w:val="231F37"/>
          <w:spacing w:val="-8"/>
          <w:w w:val="115"/>
          <w:sz w:val="13"/>
        </w:rPr>
        <w:t xml:space="preserve"> </w:t>
      </w:r>
      <w:r>
        <w:rPr>
          <w:color w:val="231F37"/>
          <w:w w:val="115"/>
          <w:sz w:val="13"/>
        </w:rPr>
        <w:t>AI</w:t>
      </w:r>
      <w:r>
        <w:rPr>
          <w:color w:val="231F37"/>
          <w:spacing w:val="40"/>
          <w:w w:val="115"/>
          <w:sz w:val="13"/>
        </w:rPr>
        <w:t xml:space="preserve"> </w:t>
      </w:r>
      <w:r>
        <w:rPr>
          <w:color w:val="231F37"/>
          <w:spacing w:val="-2"/>
          <w:w w:val="115"/>
          <w:sz w:val="13"/>
        </w:rPr>
        <w:t>effectiveness</w:t>
      </w:r>
    </w:p>
    <w:p>
      <w:pPr>
        <w:spacing w:before="84" w:line="235" w:lineRule="auto"/>
        <w:ind w:left="334" w:right="1037" w:firstLine="29"/>
        <w:jc w:val="left"/>
        <w:rPr>
          <w:color w:val="231F37"/>
          <w:spacing w:val="-2"/>
          <w:w w:val="115"/>
          <w:sz w:val="13"/>
        </w:rPr>
      </w:pPr>
      <w:r>
        <w:rPr>
          <w:rFonts w:hint="eastAsia"/>
          <w:color w:val="231F37"/>
          <w:spacing w:val="-2"/>
          <w:w w:val="115"/>
          <w:sz w:val="13"/>
        </w:rPr>
        <w:t>不确定人工智能的有效性</w:t>
      </w:r>
    </w:p>
    <w:p>
      <w:pPr>
        <w:spacing w:after="0" w:line="235" w:lineRule="auto"/>
        <w:jc w:val="left"/>
        <w:rPr>
          <w:sz w:val="13"/>
        </w:rPr>
        <w:sectPr>
          <w:type w:val="continuous"/>
          <w:pgSz w:w="12240" w:h="15840"/>
          <w:pgMar w:top="1500" w:right="0" w:bottom="280" w:left="520" w:header="0" w:footer="675" w:gutter="0"/>
          <w:cols w:equalWidth="0" w:num="9">
            <w:col w:w="1499" w:space="40"/>
            <w:col w:w="831" w:space="39"/>
            <w:col w:w="1187" w:space="40"/>
            <w:col w:w="1127" w:space="39"/>
            <w:col w:w="1198" w:space="40"/>
            <w:col w:w="958" w:space="50"/>
            <w:col w:w="1283" w:space="40"/>
            <w:col w:w="1145" w:space="39"/>
            <w:col w:w="2165"/>
          </w:cols>
        </w:sectPr>
      </w:pPr>
    </w:p>
    <w:p>
      <w:pPr>
        <w:pStyle w:val="4"/>
        <w:rPr>
          <w:spacing w:val="-2"/>
          <w:w w:val="115"/>
        </w:rPr>
      </w:pPr>
      <w:r>
        <w:rPr>
          <w:w w:val="115"/>
        </w:rPr>
        <w:t>Desired</w:t>
      </w:r>
      <w:r>
        <w:rPr>
          <w:spacing w:val="-11"/>
          <w:w w:val="115"/>
        </w:rPr>
        <w:t xml:space="preserve"> </w:t>
      </w:r>
      <w:r>
        <w:rPr>
          <w:w w:val="115"/>
        </w:rPr>
        <w:t>outcomes</w:t>
      </w:r>
      <w:r>
        <w:rPr>
          <w:spacing w:val="-10"/>
          <w:w w:val="115"/>
        </w:rPr>
        <w:t xml:space="preserve"> </w:t>
      </w:r>
      <w:r>
        <w:rPr>
          <w:w w:val="115"/>
        </w:rPr>
        <w:t>from</w:t>
      </w:r>
      <w:r>
        <w:rPr>
          <w:spacing w:val="-10"/>
          <w:w w:val="115"/>
        </w:rPr>
        <w:t xml:space="preserve"> </w:t>
      </w:r>
      <w:r>
        <w:rPr>
          <w:w w:val="115"/>
        </w:rPr>
        <w:t>AI</w:t>
      </w:r>
      <w:r>
        <w:rPr>
          <w:spacing w:val="-10"/>
          <w:w w:val="115"/>
        </w:rPr>
        <w:t xml:space="preserve"> </w:t>
      </w:r>
      <w:r>
        <w:rPr>
          <w:spacing w:val="-2"/>
          <w:w w:val="115"/>
        </w:rPr>
        <w:t>implementations</w:t>
      </w:r>
    </w:p>
    <w:p>
      <w:pPr>
        <w:keepNext w:val="0"/>
        <w:keepLines w:val="0"/>
        <w:widowControl/>
        <w:suppressLineNumbers w:val="0"/>
        <w:ind w:left="960" w:leftChars="400" w:firstLine="0" w:firstLineChars="0"/>
        <w:jc w:val="left"/>
      </w:pPr>
      <w:r>
        <w:rPr>
          <w:rFonts w:hint="eastAsia" w:ascii="AzoSans-Bold" w:hAnsi="AzoSans-Bold" w:eastAsia="AzoSans-Bold" w:cs="AzoSans-Bold"/>
          <w:b/>
          <w:color w:val="000000"/>
          <w:kern w:val="0"/>
          <w:sz w:val="28"/>
          <w:szCs w:val="28"/>
          <w:lang w:val="en-US" w:eastAsia="zh-CN" w:bidi="ar"/>
        </w:rPr>
        <w:t>AI实现的预期结果</w:t>
      </w:r>
    </w:p>
    <w:p>
      <w:pPr>
        <w:pStyle w:val="6"/>
        <w:spacing w:before="294" w:line="276" w:lineRule="auto"/>
        <w:ind w:left="920" w:right="1444"/>
      </w:pPr>
      <w:r>
        <w:rPr>
          <w:w w:val="115"/>
        </w:rPr>
        <w:t>Organizations’</w:t>
      </w:r>
      <w:r>
        <w:rPr>
          <w:spacing w:val="-3"/>
          <w:w w:val="115"/>
        </w:rPr>
        <w:t xml:space="preserve"> </w:t>
      </w:r>
      <w:r>
        <w:rPr>
          <w:w w:val="115"/>
        </w:rPr>
        <w:t>desired</w:t>
      </w:r>
      <w:r>
        <w:rPr>
          <w:spacing w:val="-3"/>
          <w:w w:val="115"/>
        </w:rPr>
        <w:t xml:space="preserve"> </w:t>
      </w:r>
      <w:r>
        <w:rPr>
          <w:w w:val="115"/>
        </w:rPr>
        <w:t>outcomes</w:t>
      </w:r>
      <w:r>
        <w:rPr>
          <w:spacing w:val="-3"/>
          <w:w w:val="115"/>
        </w:rPr>
        <w:t xml:space="preserve"> </w:t>
      </w:r>
      <w:r>
        <w:rPr>
          <w:w w:val="115"/>
        </w:rPr>
        <w:t>for</w:t>
      </w:r>
      <w:r>
        <w:rPr>
          <w:spacing w:val="-3"/>
          <w:w w:val="115"/>
        </w:rPr>
        <w:t xml:space="preserve"> </w:t>
      </w:r>
      <w:r>
        <w:rPr>
          <w:w w:val="115"/>
        </w:rPr>
        <w:t>implementing</w:t>
      </w:r>
      <w:r>
        <w:rPr>
          <w:spacing w:val="-3"/>
          <w:w w:val="115"/>
        </w:rPr>
        <w:t xml:space="preserve"> </w:t>
      </w:r>
      <w:r>
        <w:rPr>
          <w:w w:val="115"/>
        </w:rPr>
        <w:t>AI</w:t>
      </w:r>
      <w:r>
        <w:rPr>
          <w:spacing w:val="-3"/>
          <w:w w:val="115"/>
        </w:rPr>
        <w:t xml:space="preserve"> </w:t>
      </w:r>
      <w:r>
        <w:rPr>
          <w:w w:val="115"/>
        </w:rPr>
        <w:t>in</w:t>
      </w:r>
      <w:r>
        <w:rPr>
          <w:spacing w:val="-3"/>
          <w:w w:val="115"/>
        </w:rPr>
        <w:t xml:space="preserve"> </w:t>
      </w:r>
      <w:r>
        <w:rPr>
          <w:w w:val="115"/>
        </w:rPr>
        <w:t>security</w:t>
      </w:r>
      <w:r>
        <w:rPr>
          <w:spacing w:val="-3"/>
          <w:w w:val="115"/>
        </w:rPr>
        <w:t xml:space="preserve"> </w:t>
      </w:r>
      <w:r>
        <w:rPr>
          <w:w w:val="115"/>
        </w:rPr>
        <w:t>teams</w:t>
      </w:r>
      <w:r>
        <w:rPr>
          <w:spacing w:val="-3"/>
          <w:w w:val="115"/>
        </w:rPr>
        <w:t xml:space="preserve"> </w:t>
      </w:r>
      <w:r>
        <w:rPr>
          <w:w w:val="115"/>
        </w:rPr>
        <w:t>highlight</w:t>
      </w:r>
      <w:r>
        <w:rPr>
          <w:spacing w:val="-3"/>
          <w:w w:val="115"/>
        </w:rPr>
        <w:t xml:space="preserve"> </w:t>
      </w:r>
      <w:r>
        <w:rPr>
          <w:w w:val="115"/>
        </w:rPr>
        <w:t>a</w:t>
      </w:r>
      <w:r>
        <w:rPr>
          <w:spacing w:val="-3"/>
          <w:w w:val="115"/>
        </w:rPr>
        <w:t xml:space="preserve"> </w:t>
      </w:r>
      <w:r>
        <w:rPr>
          <w:w w:val="115"/>
        </w:rPr>
        <w:t>strong</w:t>
      </w:r>
      <w:r>
        <w:rPr>
          <w:spacing w:val="-3"/>
          <w:w w:val="115"/>
        </w:rPr>
        <w:t xml:space="preserve"> </w:t>
      </w:r>
      <w:r>
        <w:rPr>
          <w:w w:val="115"/>
        </w:rPr>
        <w:t>inclination towards supplementing skills and knowledge gaps, with 36% of respondents identifying this as</w:t>
      </w:r>
    </w:p>
    <w:p>
      <w:pPr>
        <w:pStyle w:val="6"/>
        <w:spacing w:line="276" w:lineRule="auto"/>
        <w:ind w:left="920" w:right="1772"/>
      </w:pPr>
      <w:r>
        <w:rPr>
          <w:w w:val="115"/>
        </w:rPr>
        <w:t>a key goal. This aligns with the previously noted challenge of skill gaps and lack of knowledge in AI</w:t>
      </w:r>
      <w:r>
        <w:rPr>
          <w:spacing w:val="-3"/>
          <w:w w:val="115"/>
        </w:rPr>
        <w:t xml:space="preserve"> </w:t>
      </w:r>
      <w:r>
        <w:rPr>
          <w:w w:val="115"/>
        </w:rPr>
        <w:t>applications</w:t>
      </w:r>
      <w:r>
        <w:rPr>
          <w:spacing w:val="-3"/>
          <w:w w:val="115"/>
        </w:rPr>
        <w:t xml:space="preserve"> </w:t>
      </w:r>
      <w:r>
        <w:rPr>
          <w:w w:val="115"/>
        </w:rPr>
        <w:t>within</w:t>
      </w:r>
      <w:r>
        <w:rPr>
          <w:spacing w:val="-3"/>
          <w:w w:val="115"/>
        </w:rPr>
        <w:t xml:space="preserve"> </w:t>
      </w:r>
      <w:r>
        <w:rPr>
          <w:w w:val="115"/>
        </w:rPr>
        <w:t>cybersecurity.</w:t>
      </w:r>
      <w:r>
        <w:rPr>
          <w:spacing w:val="-3"/>
          <w:w w:val="115"/>
        </w:rPr>
        <w:t xml:space="preserve"> </w:t>
      </w:r>
      <w:r>
        <w:rPr>
          <w:w w:val="115"/>
        </w:rPr>
        <w:t>This</w:t>
      </w:r>
      <w:r>
        <w:rPr>
          <w:spacing w:val="-3"/>
          <w:w w:val="115"/>
        </w:rPr>
        <w:t xml:space="preserve"> </w:t>
      </w:r>
      <w:r>
        <w:rPr>
          <w:w w:val="115"/>
        </w:rPr>
        <w:t>also</w:t>
      </w:r>
      <w:r>
        <w:rPr>
          <w:spacing w:val="-3"/>
          <w:w w:val="115"/>
        </w:rPr>
        <w:t xml:space="preserve"> </w:t>
      </w:r>
      <w:r>
        <w:rPr>
          <w:w w:val="115"/>
        </w:rPr>
        <w:t>aligns</w:t>
      </w:r>
      <w:r>
        <w:rPr>
          <w:spacing w:val="-3"/>
          <w:w w:val="115"/>
        </w:rPr>
        <w:t xml:space="preserve"> </w:t>
      </w:r>
      <w:r>
        <w:rPr>
          <w:w w:val="115"/>
        </w:rPr>
        <w:t>with</w:t>
      </w:r>
      <w:r>
        <w:rPr>
          <w:spacing w:val="-3"/>
          <w:w w:val="115"/>
        </w:rPr>
        <w:t xml:space="preserve"> </w:t>
      </w:r>
      <w:r>
        <w:rPr>
          <w:w w:val="115"/>
        </w:rPr>
        <w:t>the</w:t>
      </w:r>
      <w:r>
        <w:rPr>
          <w:spacing w:val="-3"/>
          <w:w w:val="115"/>
        </w:rPr>
        <w:t xml:space="preserve"> </w:t>
      </w:r>
      <w:r>
        <w:rPr>
          <w:w w:val="115"/>
        </w:rPr>
        <w:t>previous</w:t>
      </w:r>
      <w:r>
        <w:rPr>
          <w:spacing w:val="-3"/>
          <w:w w:val="115"/>
        </w:rPr>
        <w:t xml:space="preserve"> </w:t>
      </w:r>
      <w:r>
        <w:rPr>
          <w:w w:val="115"/>
        </w:rPr>
        <w:t>finding</w:t>
      </w:r>
      <w:r>
        <w:rPr>
          <w:spacing w:val="-3"/>
          <w:w w:val="115"/>
        </w:rPr>
        <w:t xml:space="preserve"> </w:t>
      </w:r>
      <w:r>
        <w:rPr>
          <w:w w:val="115"/>
        </w:rPr>
        <w:t>that</w:t>
      </w:r>
      <w:r>
        <w:rPr>
          <w:spacing w:val="-3"/>
          <w:w w:val="115"/>
        </w:rPr>
        <w:t xml:space="preserve"> </w:t>
      </w:r>
      <w:r>
        <w:rPr>
          <w:w w:val="115"/>
        </w:rPr>
        <w:t>AI</w:t>
      </w:r>
      <w:r>
        <w:rPr>
          <w:spacing w:val="-3"/>
          <w:w w:val="115"/>
        </w:rPr>
        <w:t xml:space="preserve"> </w:t>
      </w:r>
      <w:r>
        <w:rPr>
          <w:w w:val="115"/>
        </w:rPr>
        <w:t>is</w:t>
      </w:r>
      <w:r>
        <w:rPr>
          <w:spacing w:val="-3"/>
          <w:w w:val="115"/>
        </w:rPr>
        <w:t xml:space="preserve"> </w:t>
      </w:r>
      <w:r>
        <w:rPr>
          <w:w w:val="115"/>
        </w:rPr>
        <w:t>expected to</w:t>
      </w:r>
      <w:r>
        <w:rPr>
          <w:spacing w:val="-10"/>
          <w:w w:val="115"/>
        </w:rPr>
        <w:t xml:space="preserve"> </w:t>
      </w:r>
      <w:r>
        <w:rPr>
          <w:w w:val="115"/>
        </w:rPr>
        <w:t>support</w:t>
      </w:r>
      <w:r>
        <w:rPr>
          <w:spacing w:val="-9"/>
          <w:w w:val="115"/>
        </w:rPr>
        <w:t xml:space="preserve"> </w:t>
      </w:r>
      <w:r>
        <w:rPr>
          <w:w w:val="115"/>
        </w:rPr>
        <w:t>job</w:t>
      </w:r>
      <w:r>
        <w:rPr>
          <w:spacing w:val="-9"/>
          <w:w w:val="115"/>
        </w:rPr>
        <w:t xml:space="preserve"> </w:t>
      </w:r>
      <w:r>
        <w:rPr>
          <w:w w:val="115"/>
        </w:rPr>
        <w:t>roles</w:t>
      </w:r>
      <w:r>
        <w:rPr>
          <w:spacing w:val="-9"/>
          <w:w w:val="115"/>
        </w:rPr>
        <w:t xml:space="preserve"> </w:t>
      </w:r>
      <w:r>
        <w:rPr>
          <w:w w:val="115"/>
        </w:rPr>
        <w:t>rather</w:t>
      </w:r>
      <w:r>
        <w:rPr>
          <w:spacing w:val="-9"/>
          <w:w w:val="115"/>
        </w:rPr>
        <w:t xml:space="preserve"> </w:t>
      </w:r>
      <w:r>
        <w:rPr>
          <w:w w:val="115"/>
        </w:rPr>
        <w:t>than</w:t>
      </w:r>
      <w:r>
        <w:rPr>
          <w:spacing w:val="-9"/>
          <w:w w:val="115"/>
        </w:rPr>
        <w:t xml:space="preserve"> </w:t>
      </w:r>
      <w:r>
        <w:rPr>
          <w:w w:val="115"/>
        </w:rPr>
        <w:t>replace</w:t>
      </w:r>
      <w:r>
        <w:rPr>
          <w:spacing w:val="-9"/>
          <w:w w:val="115"/>
        </w:rPr>
        <w:t xml:space="preserve"> </w:t>
      </w:r>
      <w:r>
        <w:rPr>
          <w:w w:val="115"/>
        </w:rPr>
        <w:t>them</w:t>
      </w:r>
      <w:r>
        <w:rPr>
          <w:spacing w:val="-9"/>
          <w:w w:val="115"/>
        </w:rPr>
        <w:t xml:space="preserve"> </w:t>
      </w:r>
      <w:r>
        <w:rPr>
          <w:w w:val="115"/>
        </w:rPr>
        <w:t>completely.</w:t>
      </w:r>
      <w:r>
        <w:rPr>
          <w:spacing w:val="34"/>
          <w:w w:val="115"/>
        </w:rPr>
        <w:t xml:space="preserve"> </w:t>
      </w:r>
      <w:r>
        <w:rPr>
          <w:w w:val="115"/>
        </w:rPr>
        <w:t>By</w:t>
      </w:r>
      <w:r>
        <w:rPr>
          <w:spacing w:val="-9"/>
          <w:w w:val="115"/>
        </w:rPr>
        <w:t xml:space="preserve"> </w:t>
      </w:r>
      <w:r>
        <w:rPr>
          <w:w w:val="115"/>
        </w:rPr>
        <w:t>integrating</w:t>
      </w:r>
      <w:r>
        <w:rPr>
          <w:spacing w:val="-9"/>
          <w:w w:val="115"/>
        </w:rPr>
        <w:t xml:space="preserve"> </w:t>
      </w:r>
      <w:r>
        <w:rPr>
          <w:w w:val="115"/>
        </w:rPr>
        <w:t>AI,</w:t>
      </w:r>
      <w:r>
        <w:rPr>
          <w:spacing w:val="-9"/>
          <w:w w:val="115"/>
        </w:rPr>
        <w:t xml:space="preserve"> </w:t>
      </w:r>
      <w:r>
        <w:rPr>
          <w:w w:val="115"/>
        </w:rPr>
        <w:t>organizations</w:t>
      </w:r>
      <w:r>
        <w:rPr>
          <w:spacing w:val="-9"/>
          <w:w w:val="115"/>
        </w:rPr>
        <w:t xml:space="preserve"> </w:t>
      </w:r>
      <w:r>
        <w:rPr>
          <w:w w:val="115"/>
        </w:rPr>
        <w:t>aim</w:t>
      </w:r>
      <w:r>
        <w:rPr>
          <w:spacing w:val="-9"/>
          <w:w w:val="115"/>
        </w:rPr>
        <w:t xml:space="preserve"> </w:t>
      </w:r>
      <w:r>
        <w:rPr>
          <w:spacing w:val="-5"/>
          <w:w w:val="115"/>
        </w:rPr>
        <w:t>to</w:t>
      </w:r>
    </w:p>
    <w:p>
      <w:pPr>
        <w:pStyle w:val="6"/>
        <w:spacing w:line="276" w:lineRule="auto"/>
        <w:ind w:left="920" w:right="1444"/>
        <w:rPr>
          <w:w w:val="115"/>
        </w:rPr>
      </w:pPr>
      <w:r>
        <w:rPr>
          <w:w w:val="115"/>
        </w:rPr>
        <w:t>uplevel</w:t>
      </w:r>
      <w:r>
        <w:rPr>
          <w:spacing w:val="-8"/>
          <w:w w:val="115"/>
        </w:rPr>
        <w:t xml:space="preserve"> </w:t>
      </w:r>
      <w:r>
        <w:rPr>
          <w:w w:val="115"/>
        </w:rPr>
        <w:t>and</w:t>
      </w:r>
      <w:r>
        <w:rPr>
          <w:spacing w:val="-8"/>
          <w:w w:val="115"/>
        </w:rPr>
        <w:t xml:space="preserve"> </w:t>
      </w:r>
      <w:r>
        <w:rPr>
          <w:w w:val="115"/>
        </w:rPr>
        <w:t>augment</w:t>
      </w:r>
      <w:r>
        <w:rPr>
          <w:spacing w:val="-8"/>
          <w:w w:val="115"/>
        </w:rPr>
        <w:t xml:space="preserve"> </w:t>
      </w:r>
      <w:r>
        <w:rPr>
          <w:w w:val="115"/>
        </w:rPr>
        <w:t>their</w:t>
      </w:r>
      <w:r>
        <w:rPr>
          <w:spacing w:val="-8"/>
          <w:w w:val="115"/>
        </w:rPr>
        <w:t xml:space="preserve"> </w:t>
      </w:r>
      <w:r>
        <w:rPr>
          <w:w w:val="115"/>
        </w:rPr>
        <w:t>workforce,</w:t>
      </w:r>
      <w:r>
        <w:rPr>
          <w:spacing w:val="-8"/>
          <w:w w:val="115"/>
        </w:rPr>
        <w:t xml:space="preserve"> </w:t>
      </w:r>
      <w:r>
        <w:rPr>
          <w:w w:val="115"/>
        </w:rPr>
        <w:t>addressing</w:t>
      </w:r>
      <w:r>
        <w:rPr>
          <w:spacing w:val="-8"/>
          <w:w w:val="115"/>
        </w:rPr>
        <w:t xml:space="preserve"> </w:t>
      </w:r>
      <w:r>
        <w:rPr>
          <w:w w:val="115"/>
        </w:rPr>
        <w:t>these</w:t>
      </w:r>
      <w:r>
        <w:rPr>
          <w:spacing w:val="-8"/>
          <w:w w:val="115"/>
        </w:rPr>
        <w:t xml:space="preserve"> </w:t>
      </w:r>
      <w:r>
        <w:rPr>
          <w:w w:val="115"/>
        </w:rPr>
        <w:t>gaps</w:t>
      </w:r>
      <w:r>
        <w:rPr>
          <w:spacing w:val="-8"/>
          <w:w w:val="115"/>
        </w:rPr>
        <w:t xml:space="preserve"> </w:t>
      </w:r>
      <w:r>
        <w:rPr>
          <w:w w:val="115"/>
        </w:rPr>
        <w:t>and</w:t>
      </w:r>
      <w:r>
        <w:rPr>
          <w:spacing w:val="-8"/>
          <w:w w:val="115"/>
        </w:rPr>
        <w:t xml:space="preserve"> </w:t>
      </w:r>
      <w:r>
        <w:rPr>
          <w:w w:val="115"/>
        </w:rPr>
        <w:t>enhancing</w:t>
      </w:r>
      <w:r>
        <w:rPr>
          <w:spacing w:val="-8"/>
          <w:w w:val="115"/>
        </w:rPr>
        <w:t xml:space="preserve"> </w:t>
      </w:r>
      <w:r>
        <w:rPr>
          <w:w w:val="115"/>
        </w:rPr>
        <w:t>their</w:t>
      </w:r>
      <w:r>
        <w:rPr>
          <w:spacing w:val="-8"/>
          <w:w w:val="115"/>
        </w:rPr>
        <w:t xml:space="preserve"> </w:t>
      </w:r>
      <w:r>
        <w:rPr>
          <w:w w:val="115"/>
        </w:rPr>
        <w:t>team’s</w:t>
      </w:r>
      <w:r>
        <w:rPr>
          <w:spacing w:val="-8"/>
          <w:w w:val="115"/>
        </w:rPr>
        <w:t xml:space="preserve"> </w:t>
      </w:r>
      <w:r>
        <w:rPr>
          <w:w w:val="115"/>
        </w:rPr>
        <w:t>capabilities. This focus on enhancement rather than outright replacement of the workforce is further evidenced by the lower priority given to reducing the workforce (20%), indicating a preference for AI as a tool for empowerment and support.</w:t>
      </w:r>
    </w:p>
    <w:p>
      <w:pPr>
        <w:keepNext w:val="0"/>
        <w:keepLines w:val="0"/>
        <w:widowControl/>
        <w:suppressLineNumbers w:val="0"/>
        <w:spacing w:line="240" w:lineRule="auto"/>
        <w:ind w:left="960" w:leftChars="400" w:right="1505" w:rightChars="627" w:firstLine="0" w:firstLineChars="0"/>
        <w:jc w:val="left"/>
        <w:rPr>
          <w:w w:val="115"/>
        </w:rPr>
      </w:pPr>
      <w:r>
        <w:rPr>
          <w:rFonts w:hint="default" w:ascii="黑体" w:hAnsi="黑体" w:eastAsia="黑体" w:cs="黑体"/>
          <w:color w:val="000000"/>
          <w:kern w:val="0"/>
          <w:sz w:val="20"/>
          <w:szCs w:val="20"/>
          <w:lang w:val="en-US" w:eastAsia="zh-CN" w:bidi="ar"/>
        </w:rPr>
        <w:t>组织在安全团队中实施人工智能的预期结果强调了弥补技能和知识差距的强烈倾向，36%的受访者将其视为关键目标。这与之前提到的网络安全领域人工智能应用的技能差距和知识缺乏的挑战相一致。这也与之前的发现一致，即人工智能有望成为支持工作的角色，而不是完全取代它们。通过集成人工智能，组织的目标是提升和增加他们的劳动力，解决这些差距并增强他们团队的能力。减少劳动力的优先级较低(20%)进一步证明了这种</w:t>
      </w:r>
      <w:ins w:id="393" w:author="张家齐" w:date="2024-05-14T10:34:04Z">
        <w:r>
          <w:rPr>
            <w:rFonts w:hint="eastAsia" w:ascii="黑体" w:hAnsi="黑体" w:eastAsia="黑体" w:cs="黑体"/>
            <w:color w:val="000000"/>
            <w:kern w:val="0"/>
            <w:sz w:val="20"/>
            <w:szCs w:val="20"/>
            <w:lang w:val="en-US" w:eastAsia="zh-CN" w:bidi="ar"/>
          </w:rPr>
          <w:t>关注是</w:t>
        </w:r>
      </w:ins>
      <w:r>
        <w:rPr>
          <w:rFonts w:hint="default" w:ascii="黑体" w:hAnsi="黑体" w:eastAsia="黑体" w:cs="黑体"/>
          <w:color w:val="000000"/>
          <w:kern w:val="0"/>
          <w:sz w:val="20"/>
          <w:szCs w:val="20"/>
          <w:lang w:val="en-US" w:eastAsia="zh-CN" w:bidi="ar"/>
        </w:rPr>
        <w:t>对增强而不是彻底取代劳动力</w:t>
      </w:r>
      <w:del w:id="394" w:author="张家齐" w:date="2024-05-14T10:34:11Z">
        <w:r>
          <w:rPr>
            <w:rFonts w:hint="default" w:ascii="黑体" w:hAnsi="黑体" w:eastAsia="黑体" w:cs="黑体"/>
            <w:color w:val="000000"/>
            <w:kern w:val="0"/>
            <w:sz w:val="20"/>
            <w:szCs w:val="20"/>
            <w:lang w:val="en-US" w:eastAsia="zh-CN" w:bidi="ar"/>
          </w:rPr>
          <w:delText>的关注</w:delText>
        </w:r>
      </w:del>
      <w:r>
        <w:rPr>
          <w:rFonts w:hint="default" w:ascii="黑体" w:hAnsi="黑体" w:eastAsia="黑体" w:cs="黑体"/>
          <w:color w:val="000000"/>
          <w:kern w:val="0"/>
          <w:sz w:val="20"/>
          <w:szCs w:val="20"/>
          <w:lang w:val="en-US" w:eastAsia="zh-CN" w:bidi="ar"/>
        </w:rPr>
        <w:t>，这表明人们更倾向于将人工智能作为一种赋权和支持的工具。</w:t>
      </w:r>
    </w:p>
    <w:p>
      <w:pPr>
        <w:pStyle w:val="6"/>
        <w:spacing w:before="5"/>
        <w:rPr>
          <w:sz w:val="22"/>
        </w:rPr>
      </w:pPr>
    </w:p>
    <w:p>
      <w:pPr>
        <w:pStyle w:val="6"/>
        <w:spacing w:line="276" w:lineRule="auto"/>
        <w:ind w:left="920" w:right="1623"/>
      </w:pPr>
      <w:r>
        <w:rPr>
          <w:w w:val="115"/>
        </w:rPr>
        <w:t>Other significant desired outcomes include faster threat detection and improved productivity, each selected by 26% of respondents, as well as enhancing the overall cybersecurity posture, reducing errors and misconfigurations, and accelerating incident response, each at 24%. These goals</w:t>
      </w:r>
      <w:r>
        <w:rPr>
          <w:spacing w:val="-2"/>
          <w:w w:val="115"/>
        </w:rPr>
        <w:t xml:space="preserve"> </w:t>
      </w:r>
      <w:r>
        <w:rPr>
          <w:w w:val="115"/>
        </w:rPr>
        <w:t>underscore</w:t>
      </w:r>
      <w:r>
        <w:rPr>
          <w:spacing w:val="-2"/>
          <w:w w:val="115"/>
        </w:rPr>
        <w:t xml:space="preserve"> </w:t>
      </w:r>
      <w:r>
        <w:rPr>
          <w:w w:val="115"/>
        </w:rPr>
        <w:t>a</w:t>
      </w:r>
      <w:r>
        <w:rPr>
          <w:spacing w:val="-2"/>
          <w:w w:val="115"/>
        </w:rPr>
        <w:t xml:space="preserve"> </w:t>
      </w:r>
      <w:r>
        <w:rPr>
          <w:w w:val="115"/>
        </w:rPr>
        <w:t>desire</w:t>
      </w:r>
      <w:r>
        <w:rPr>
          <w:spacing w:val="-2"/>
          <w:w w:val="115"/>
        </w:rPr>
        <w:t xml:space="preserve"> </w:t>
      </w:r>
      <w:r>
        <w:rPr>
          <w:w w:val="115"/>
        </w:rPr>
        <w:t>for</w:t>
      </w:r>
      <w:r>
        <w:rPr>
          <w:spacing w:val="-2"/>
          <w:w w:val="115"/>
        </w:rPr>
        <w:t xml:space="preserve"> </w:t>
      </w:r>
      <w:r>
        <w:rPr>
          <w:w w:val="115"/>
        </w:rPr>
        <w:t>AI</w:t>
      </w:r>
      <w:r>
        <w:rPr>
          <w:spacing w:val="-2"/>
          <w:w w:val="115"/>
        </w:rPr>
        <w:t xml:space="preserve"> </w:t>
      </w:r>
      <w:r>
        <w:rPr>
          <w:w w:val="115"/>
        </w:rPr>
        <w:t>to</w:t>
      </w:r>
      <w:r>
        <w:rPr>
          <w:spacing w:val="-2"/>
          <w:w w:val="115"/>
        </w:rPr>
        <w:t xml:space="preserve"> </w:t>
      </w:r>
      <w:r>
        <w:rPr>
          <w:w w:val="115"/>
        </w:rPr>
        <w:t>bring</w:t>
      </w:r>
      <w:r>
        <w:rPr>
          <w:spacing w:val="-2"/>
          <w:w w:val="115"/>
        </w:rPr>
        <w:t xml:space="preserve"> </w:t>
      </w:r>
      <w:r>
        <w:rPr>
          <w:w w:val="115"/>
        </w:rPr>
        <w:t>efficiency</w:t>
      </w:r>
      <w:r>
        <w:rPr>
          <w:spacing w:val="-2"/>
          <w:w w:val="115"/>
        </w:rPr>
        <w:t xml:space="preserve"> </w:t>
      </w:r>
      <w:r>
        <w:rPr>
          <w:w w:val="115"/>
        </w:rPr>
        <w:t>and</w:t>
      </w:r>
      <w:r>
        <w:rPr>
          <w:spacing w:val="-2"/>
          <w:w w:val="115"/>
        </w:rPr>
        <w:t xml:space="preserve"> </w:t>
      </w:r>
      <w:r>
        <w:rPr>
          <w:w w:val="115"/>
        </w:rPr>
        <w:t>effectiveness</w:t>
      </w:r>
      <w:r>
        <w:rPr>
          <w:spacing w:val="-2"/>
          <w:w w:val="115"/>
        </w:rPr>
        <w:t xml:space="preserve"> </w:t>
      </w:r>
      <w:r>
        <w:rPr>
          <w:w w:val="115"/>
        </w:rPr>
        <w:t>to</w:t>
      </w:r>
      <w:r>
        <w:rPr>
          <w:spacing w:val="-2"/>
          <w:w w:val="115"/>
        </w:rPr>
        <w:t xml:space="preserve"> </w:t>
      </w:r>
      <w:r>
        <w:rPr>
          <w:w w:val="115"/>
        </w:rPr>
        <w:t>cybersecurity</w:t>
      </w:r>
      <w:r>
        <w:rPr>
          <w:spacing w:val="-2"/>
          <w:w w:val="115"/>
        </w:rPr>
        <w:t xml:space="preserve"> </w:t>
      </w:r>
      <w:r>
        <w:rPr>
          <w:w w:val="115"/>
        </w:rPr>
        <w:t>operations. Interestingly, while improved productivity is a key expectation, it is not the dominant outcome, possibly reflecting a nuanced view where the focus is more on quality (such as accurate threat detection and response) rather than quantity of work. However, the fact that a notable portion</w:t>
      </w:r>
    </w:p>
    <w:p>
      <w:pPr>
        <w:pStyle w:val="6"/>
        <w:spacing w:line="276" w:lineRule="auto"/>
        <w:ind w:left="920" w:right="1444"/>
      </w:pPr>
      <w:r>
        <w:rPr>
          <w:w w:val="115"/>
        </w:rPr>
        <w:t>of respondents (15% to 20%) also look for AI to reduce workforce, overhead costs, and workload suggests a balanced expectation where AI is seen as a means to optimize and streamline security operations</w:t>
      </w:r>
      <w:r>
        <w:rPr>
          <w:spacing w:val="-8"/>
          <w:w w:val="115"/>
        </w:rPr>
        <w:t xml:space="preserve"> </w:t>
      </w:r>
      <w:r>
        <w:rPr>
          <w:w w:val="115"/>
        </w:rPr>
        <w:t>while</w:t>
      </w:r>
      <w:r>
        <w:rPr>
          <w:spacing w:val="-8"/>
          <w:w w:val="115"/>
        </w:rPr>
        <w:t xml:space="preserve"> </w:t>
      </w:r>
      <w:r>
        <w:rPr>
          <w:w w:val="115"/>
        </w:rPr>
        <w:t>also</w:t>
      </w:r>
      <w:r>
        <w:rPr>
          <w:spacing w:val="-8"/>
          <w:w w:val="115"/>
        </w:rPr>
        <w:t xml:space="preserve"> </w:t>
      </w:r>
      <w:r>
        <w:rPr>
          <w:w w:val="115"/>
        </w:rPr>
        <w:t>enhancing</w:t>
      </w:r>
      <w:r>
        <w:rPr>
          <w:spacing w:val="-8"/>
          <w:w w:val="115"/>
        </w:rPr>
        <w:t xml:space="preserve"> </w:t>
      </w:r>
      <w:r>
        <w:rPr>
          <w:w w:val="115"/>
        </w:rPr>
        <w:t>the</w:t>
      </w:r>
      <w:r>
        <w:rPr>
          <w:spacing w:val="-8"/>
          <w:w w:val="115"/>
        </w:rPr>
        <w:t xml:space="preserve"> </w:t>
      </w:r>
      <w:r>
        <w:rPr>
          <w:w w:val="115"/>
        </w:rPr>
        <w:t>performance</w:t>
      </w:r>
      <w:r>
        <w:rPr>
          <w:spacing w:val="-8"/>
          <w:w w:val="115"/>
        </w:rPr>
        <w:t xml:space="preserve"> </w:t>
      </w:r>
      <w:r>
        <w:rPr>
          <w:w w:val="115"/>
        </w:rPr>
        <w:t>and</w:t>
      </w:r>
      <w:r>
        <w:rPr>
          <w:spacing w:val="-8"/>
          <w:w w:val="115"/>
        </w:rPr>
        <w:t xml:space="preserve"> </w:t>
      </w:r>
      <w:r>
        <w:rPr>
          <w:w w:val="115"/>
        </w:rPr>
        <w:t>capabilities</w:t>
      </w:r>
      <w:r>
        <w:rPr>
          <w:spacing w:val="-8"/>
          <w:w w:val="115"/>
        </w:rPr>
        <w:t xml:space="preserve"> </w:t>
      </w:r>
      <w:r>
        <w:rPr>
          <w:w w:val="115"/>
        </w:rPr>
        <w:t>of</w:t>
      </w:r>
      <w:r>
        <w:rPr>
          <w:spacing w:val="-8"/>
          <w:w w:val="115"/>
        </w:rPr>
        <w:t xml:space="preserve"> </w:t>
      </w:r>
      <w:r>
        <w:rPr>
          <w:w w:val="115"/>
        </w:rPr>
        <w:t>the</w:t>
      </w:r>
      <w:r>
        <w:rPr>
          <w:spacing w:val="-8"/>
          <w:w w:val="115"/>
        </w:rPr>
        <w:t xml:space="preserve"> </w:t>
      </w:r>
      <w:r>
        <w:rPr>
          <w:w w:val="115"/>
        </w:rPr>
        <w:t>existing</w:t>
      </w:r>
      <w:r>
        <w:rPr>
          <w:spacing w:val="-8"/>
          <w:w w:val="115"/>
        </w:rPr>
        <w:t xml:space="preserve"> </w:t>
      </w:r>
      <w:r>
        <w:rPr>
          <w:w w:val="115"/>
        </w:rPr>
        <w:t>human</w:t>
      </w:r>
      <w:r>
        <w:rPr>
          <w:spacing w:val="-8"/>
          <w:w w:val="115"/>
        </w:rPr>
        <w:t xml:space="preserve"> </w:t>
      </w:r>
      <w:r>
        <w:rPr>
          <w:w w:val="115"/>
        </w:rPr>
        <w:t>workforce.</w:t>
      </w:r>
    </w:p>
    <w:p>
      <w:pPr>
        <w:pStyle w:val="6"/>
        <w:ind w:left="960" w:leftChars="400" w:right="1505" w:rightChars="627" w:firstLine="0" w:firstLineChars="0"/>
      </w:pPr>
      <w:r>
        <w:rPr>
          <w:rFonts w:hint="eastAsia" w:ascii="黑体" w:hAnsi="黑体" w:eastAsia="黑体" w:cs="黑体"/>
          <w:color w:val="000000"/>
          <w:kern w:val="0"/>
          <w:sz w:val="20"/>
          <w:szCs w:val="20"/>
          <w:lang w:val="en-US" w:eastAsia="zh-CN" w:bidi="ar"/>
        </w:rPr>
        <w:t>其他重要的期望结果包括更快的威胁检测和提高生产力(26%的受访者选择了这两项)，以及增强整体网络安全态势、减少错误以及错误配置、加速事件响应(24%)。这些目标强调了人工智能为网络安全运营带来效率和有效性的愿望。有趣的是，虽然提高生产力是一个关键的期望，但它并不是主要的结果，这可能反映了一种微妙的观点，即重点更多地放在质量(如准确的威胁检测和响应)上，而不是工作的数量。然而，相当一部分受访者(15%至20%)也希望人工智能能够减少劳动力、管理成本和工作量，这表明了一种平衡的期望，即人工智能被视为优化和简化安全操作的一种手段，同时也能提高现有劳动力的绩效和能力。</w:t>
      </w:r>
    </w:p>
    <w:p>
      <w:pPr>
        <w:pStyle w:val="6"/>
        <w:spacing w:before="3"/>
        <w:rPr>
          <w:sz w:val="15"/>
        </w:rPr>
      </w:pPr>
      <w:r>
        <mc:AlternateContent>
          <mc:Choice Requires="wps">
            <w:drawing>
              <wp:anchor distT="0" distB="0" distL="114300" distR="114300" simplePos="0" relativeHeight="252069888" behindDoc="1" locked="0" layoutInCell="1" allowOverlap="1">
                <wp:simplePos x="0" y="0"/>
                <wp:positionH relativeFrom="page">
                  <wp:posOffset>1947545</wp:posOffset>
                </wp:positionH>
                <wp:positionV relativeFrom="paragraph">
                  <wp:posOffset>133350</wp:posOffset>
                </wp:positionV>
                <wp:extent cx="3887470" cy="566420"/>
                <wp:effectExtent l="0" t="0" r="11430" b="5080"/>
                <wp:wrapTopAndBottom/>
                <wp:docPr id="1195" name="文本框 1195"/>
                <wp:cNvGraphicFramePr/>
                <a:graphic xmlns:a="http://schemas.openxmlformats.org/drawingml/2006/main">
                  <a:graphicData uri="http://schemas.microsoft.com/office/word/2010/wordprocessingShape">
                    <wps:wsp>
                      <wps:cNvSpPr txBox="1"/>
                      <wps:spPr>
                        <a:xfrm>
                          <a:off x="0" y="0"/>
                          <a:ext cx="3887470" cy="566420"/>
                        </a:xfrm>
                        <a:prstGeom prst="rect">
                          <a:avLst/>
                        </a:prstGeom>
                        <a:solidFill>
                          <a:srgbClr val="EEF3F8"/>
                        </a:solidFill>
                        <a:ln>
                          <a:noFill/>
                        </a:ln>
                      </wps:spPr>
                      <wps:txbx>
                        <w:txbxContent>
                          <w:p>
                            <w:pPr>
                              <w:spacing w:before="70" w:line="278" w:lineRule="auto"/>
                              <w:ind w:left="1512" w:right="723" w:hanging="442"/>
                              <w:jc w:val="left"/>
                              <w:rPr>
                                <w:rFonts w:ascii="Verdana"/>
                                <w:i/>
                                <w:color w:val="454C5B"/>
                                <w:w w:val="95"/>
                                <w:sz w:val="17"/>
                              </w:rPr>
                            </w:pPr>
                            <w:r>
                              <w:rPr>
                                <w:rFonts w:ascii="Verdana"/>
                                <w:i/>
                                <w:color w:val="454C5B"/>
                                <w:spacing w:val="-2"/>
                                <w:w w:val="95"/>
                                <w:sz w:val="17"/>
                              </w:rPr>
                              <w:t>What</w:t>
                            </w:r>
                            <w:r>
                              <w:rPr>
                                <w:rFonts w:ascii="Verdana"/>
                                <w:i/>
                                <w:color w:val="454C5B"/>
                                <w:spacing w:val="-14"/>
                                <w:w w:val="95"/>
                                <w:sz w:val="17"/>
                              </w:rPr>
                              <w:t xml:space="preserve"> </w:t>
                            </w:r>
                            <w:r>
                              <w:rPr>
                                <w:rFonts w:ascii="Verdana"/>
                                <w:i/>
                                <w:color w:val="454C5B"/>
                                <w:spacing w:val="-2"/>
                                <w:w w:val="95"/>
                                <w:sz w:val="17"/>
                              </w:rPr>
                              <w:t>are</w:t>
                            </w:r>
                            <w:r>
                              <w:rPr>
                                <w:rFonts w:ascii="Verdana"/>
                                <w:i/>
                                <w:color w:val="454C5B"/>
                                <w:spacing w:val="-14"/>
                                <w:w w:val="95"/>
                                <w:sz w:val="17"/>
                              </w:rPr>
                              <w:t xml:space="preserve"> </w:t>
                            </w:r>
                            <w:r>
                              <w:rPr>
                                <w:rFonts w:ascii="Verdana"/>
                                <w:i/>
                                <w:color w:val="454C5B"/>
                                <w:spacing w:val="-2"/>
                                <w:w w:val="95"/>
                                <w:sz w:val="17"/>
                              </w:rPr>
                              <w:t>your</w:t>
                            </w:r>
                            <w:r>
                              <w:rPr>
                                <w:rFonts w:ascii="Verdana"/>
                                <w:i/>
                                <w:color w:val="454C5B"/>
                                <w:spacing w:val="-14"/>
                                <w:w w:val="95"/>
                                <w:sz w:val="17"/>
                              </w:rPr>
                              <w:t xml:space="preserve"> </w:t>
                            </w:r>
                            <w:r>
                              <w:rPr>
                                <w:rFonts w:ascii="Verdana"/>
                                <w:i/>
                                <w:color w:val="454C5B"/>
                                <w:spacing w:val="-2"/>
                                <w:w w:val="95"/>
                                <w:sz w:val="17"/>
                              </w:rPr>
                              <w:t>desired</w:t>
                            </w:r>
                            <w:r>
                              <w:rPr>
                                <w:rFonts w:ascii="Verdana"/>
                                <w:i/>
                                <w:color w:val="454C5B"/>
                                <w:spacing w:val="-14"/>
                                <w:w w:val="95"/>
                                <w:sz w:val="17"/>
                              </w:rPr>
                              <w:t xml:space="preserve"> </w:t>
                            </w:r>
                            <w:r>
                              <w:rPr>
                                <w:rFonts w:ascii="Verdana"/>
                                <w:i/>
                                <w:color w:val="454C5B"/>
                                <w:spacing w:val="-2"/>
                                <w:w w:val="95"/>
                                <w:sz w:val="17"/>
                              </w:rPr>
                              <w:t>outcomes</w:t>
                            </w:r>
                            <w:r>
                              <w:rPr>
                                <w:rFonts w:ascii="Verdana"/>
                                <w:i/>
                                <w:color w:val="454C5B"/>
                                <w:spacing w:val="-14"/>
                                <w:w w:val="95"/>
                                <w:sz w:val="17"/>
                              </w:rPr>
                              <w:t xml:space="preserve"> </w:t>
                            </w:r>
                            <w:r>
                              <w:rPr>
                                <w:rFonts w:ascii="Verdana"/>
                                <w:i/>
                                <w:color w:val="454C5B"/>
                                <w:spacing w:val="-2"/>
                                <w:w w:val="95"/>
                                <w:sz w:val="17"/>
                              </w:rPr>
                              <w:t>when</w:t>
                            </w:r>
                            <w:r>
                              <w:rPr>
                                <w:rFonts w:ascii="Verdana"/>
                                <w:i/>
                                <w:color w:val="454C5B"/>
                                <w:spacing w:val="-14"/>
                                <w:w w:val="95"/>
                                <w:sz w:val="17"/>
                              </w:rPr>
                              <w:t xml:space="preserve"> </w:t>
                            </w:r>
                            <w:r>
                              <w:rPr>
                                <w:rFonts w:ascii="Verdana"/>
                                <w:i/>
                                <w:color w:val="454C5B"/>
                                <w:spacing w:val="-2"/>
                                <w:w w:val="95"/>
                                <w:sz w:val="17"/>
                              </w:rPr>
                              <w:t>it</w:t>
                            </w:r>
                            <w:r>
                              <w:rPr>
                                <w:rFonts w:ascii="Verdana"/>
                                <w:i/>
                                <w:color w:val="454C5B"/>
                                <w:spacing w:val="-14"/>
                                <w:w w:val="95"/>
                                <w:sz w:val="17"/>
                              </w:rPr>
                              <w:t xml:space="preserve"> </w:t>
                            </w:r>
                            <w:r>
                              <w:rPr>
                                <w:rFonts w:ascii="Verdana"/>
                                <w:i/>
                                <w:color w:val="454C5B"/>
                                <w:spacing w:val="-2"/>
                                <w:w w:val="95"/>
                                <w:sz w:val="17"/>
                              </w:rPr>
                              <w:t>comes</w:t>
                            </w:r>
                            <w:r>
                              <w:rPr>
                                <w:rFonts w:ascii="Verdana"/>
                                <w:i/>
                                <w:color w:val="454C5B"/>
                                <w:spacing w:val="-14"/>
                                <w:w w:val="95"/>
                                <w:sz w:val="17"/>
                              </w:rPr>
                              <w:t xml:space="preserve"> </w:t>
                            </w:r>
                            <w:r>
                              <w:rPr>
                                <w:rFonts w:ascii="Verdana"/>
                                <w:i/>
                                <w:color w:val="454C5B"/>
                                <w:spacing w:val="-2"/>
                                <w:w w:val="95"/>
                                <w:sz w:val="17"/>
                              </w:rPr>
                              <w:t xml:space="preserve">to </w:t>
                            </w:r>
                            <w:r>
                              <w:rPr>
                                <w:rFonts w:ascii="Verdana"/>
                                <w:i/>
                                <w:color w:val="454C5B"/>
                                <w:w w:val="95"/>
                                <w:sz w:val="17"/>
                              </w:rPr>
                              <w:t>implementing AI in your security team?</w:t>
                            </w:r>
                          </w:p>
                          <w:p>
                            <w:pPr>
                              <w:spacing w:before="70" w:line="278" w:lineRule="auto"/>
                              <w:ind w:left="1512" w:right="723" w:hanging="442"/>
                              <w:jc w:val="left"/>
                              <w:rPr>
                                <w:rFonts w:ascii="Verdana"/>
                                <w:i/>
                                <w:color w:val="454C5B"/>
                                <w:w w:val="95"/>
                                <w:sz w:val="17"/>
                              </w:rPr>
                            </w:pPr>
                            <w:r>
                              <w:rPr>
                                <w:rFonts w:hint="eastAsia" w:ascii="Verdana"/>
                                <w:i/>
                                <w:color w:val="454C5B"/>
                                <w:w w:val="95"/>
                                <w:sz w:val="17"/>
                              </w:rPr>
                              <w:t>当涉及到在您的安全团队中实施人工智能时，您期望的结果是什么？</w:t>
                            </w:r>
                          </w:p>
                        </w:txbxContent>
                      </wps:txbx>
                      <wps:bodyPr lIns="0" tIns="0" rIns="0" bIns="0" upright="1"/>
                    </wps:wsp>
                  </a:graphicData>
                </a:graphic>
              </wp:anchor>
            </w:drawing>
          </mc:Choice>
          <mc:Fallback>
            <w:pict>
              <v:shape id="_x0000_s1026" o:spid="_x0000_s1026" o:spt="202" type="#_x0000_t202" style="position:absolute;left:0pt;margin-left:153.35pt;margin-top:10.5pt;height:44.6pt;width:306.1pt;mso-position-horizontal-relative:page;mso-wrap-distance-bottom:0pt;mso-wrap-distance-top:0pt;z-index:-251246592;mso-width-relative:page;mso-height-relative:page;" fillcolor="#EEF3F8" filled="t" stroked="f" coordsize="21600,21600" o:gfxdata="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QZjQ2AAAAAoBAAAPAAAAAAAAAAEA&#10;IAAAACIAAABkcnMvZG93bnJldi54bWxQSwECFAAUAAAACACHTuJAdFfsHNYBAAChAwAADgAAAAAA&#10;AAABACAAAAAnAQAAZHJzL2Uyb0RvYy54bWxQSwUGAAAAAAYABgBZAQAAbwUAAAAA&#10;">
                <v:fill on="t" focussize="0,0"/>
                <v:stroke on="f"/>
                <v:imagedata o:title=""/>
                <o:lock v:ext="edit" aspectratio="f"/>
                <v:textbox inset="0mm,0mm,0mm,0mm">
                  <w:txbxContent>
                    <w:p>
                      <w:pPr>
                        <w:spacing w:before="70" w:line="278" w:lineRule="auto"/>
                        <w:ind w:left="1512" w:right="723" w:hanging="442"/>
                        <w:jc w:val="left"/>
                        <w:rPr>
                          <w:rFonts w:ascii="Verdana"/>
                          <w:i/>
                          <w:color w:val="454C5B"/>
                          <w:w w:val="95"/>
                          <w:sz w:val="17"/>
                        </w:rPr>
                      </w:pPr>
                      <w:r>
                        <w:rPr>
                          <w:rFonts w:ascii="Verdana"/>
                          <w:i/>
                          <w:color w:val="454C5B"/>
                          <w:spacing w:val="-2"/>
                          <w:w w:val="95"/>
                          <w:sz w:val="17"/>
                        </w:rPr>
                        <w:t>What</w:t>
                      </w:r>
                      <w:r>
                        <w:rPr>
                          <w:rFonts w:ascii="Verdana"/>
                          <w:i/>
                          <w:color w:val="454C5B"/>
                          <w:spacing w:val="-14"/>
                          <w:w w:val="95"/>
                          <w:sz w:val="17"/>
                        </w:rPr>
                        <w:t xml:space="preserve"> </w:t>
                      </w:r>
                      <w:r>
                        <w:rPr>
                          <w:rFonts w:ascii="Verdana"/>
                          <w:i/>
                          <w:color w:val="454C5B"/>
                          <w:spacing w:val="-2"/>
                          <w:w w:val="95"/>
                          <w:sz w:val="17"/>
                        </w:rPr>
                        <w:t>are</w:t>
                      </w:r>
                      <w:r>
                        <w:rPr>
                          <w:rFonts w:ascii="Verdana"/>
                          <w:i/>
                          <w:color w:val="454C5B"/>
                          <w:spacing w:val="-14"/>
                          <w:w w:val="95"/>
                          <w:sz w:val="17"/>
                        </w:rPr>
                        <w:t xml:space="preserve"> </w:t>
                      </w:r>
                      <w:r>
                        <w:rPr>
                          <w:rFonts w:ascii="Verdana"/>
                          <w:i/>
                          <w:color w:val="454C5B"/>
                          <w:spacing w:val="-2"/>
                          <w:w w:val="95"/>
                          <w:sz w:val="17"/>
                        </w:rPr>
                        <w:t>your</w:t>
                      </w:r>
                      <w:r>
                        <w:rPr>
                          <w:rFonts w:ascii="Verdana"/>
                          <w:i/>
                          <w:color w:val="454C5B"/>
                          <w:spacing w:val="-14"/>
                          <w:w w:val="95"/>
                          <w:sz w:val="17"/>
                        </w:rPr>
                        <w:t xml:space="preserve"> </w:t>
                      </w:r>
                      <w:r>
                        <w:rPr>
                          <w:rFonts w:ascii="Verdana"/>
                          <w:i/>
                          <w:color w:val="454C5B"/>
                          <w:spacing w:val="-2"/>
                          <w:w w:val="95"/>
                          <w:sz w:val="17"/>
                        </w:rPr>
                        <w:t>desired</w:t>
                      </w:r>
                      <w:r>
                        <w:rPr>
                          <w:rFonts w:ascii="Verdana"/>
                          <w:i/>
                          <w:color w:val="454C5B"/>
                          <w:spacing w:val="-14"/>
                          <w:w w:val="95"/>
                          <w:sz w:val="17"/>
                        </w:rPr>
                        <w:t xml:space="preserve"> </w:t>
                      </w:r>
                      <w:r>
                        <w:rPr>
                          <w:rFonts w:ascii="Verdana"/>
                          <w:i/>
                          <w:color w:val="454C5B"/>
                          <w:spacing w:val="-2"/>
                          <w:w w:val="95"/>
                          <w:sz w:val="17"/>
                        </w:rPr>
                        <w:t>outcomes</w:t>
                      </w:r>
                      <w:r>
                        <w:rPr>
                          <w:rFonts w:ascii="Verdana"/>
                          <w:i/>
                          <w:color w:val="454C5B"/>
                          <w:spacing w:val="-14"/>
                          <w:w w:val="95"/>
                          <w:sz w:val="17"/>
                        </w:rPr>
                        <w:t xml:space="preserve"> </w:t>
                      </w:r>
                      <w:r>
                        <w:rPr>
                          <w:rFonts w:ascii="Verdana"/>
                          <w:i/>
                          <w:color w:val="454C5B"/>
                          <w:spacing w:val="-2"/>
                          <w:w w:val="95"/>
                          <w:sz w:val="17"/>
                        </w:rPr>
                        <w:t>when</w:t>
                      </w:r>
                      <w:r>
                        <w:rPr>
                          <w:rFonts w:ascii="Verdana"/>
                          <w:i/>
                          <w:color w:val="454C5B"/>
                          <w:spacing w:val="-14"/>
                          <w:w w:val="95"/>
                          <w:sz w:val="17"/>
                        </w:rPr>
                        <w:t xml:space="preserve"> </w:t>
                      </w:r>
                      <w:r>
                        <w:rPr>
                          <w:rFonts w:ascii="Verdana"/>
                          <w:i/>
                          <w:color w:val="454C5B"/>
                          <w:spacing w:val="-2"/>
                          <w:w w:val="95"/>
                          <w:sz w:val="17"/>
                        </w:rPr>
                        <w:t>it</w:t>
                      </w:r>
                      <w:r>
                        <w:rPr>
                          <w:rFonts w:ascii="Verdana"/>
                          <w:i/>
                          <w:color w:val="454C5B"/>
                          <w:spacing w:val="-14"/>
                          <w:w w:val="95"/>
                          <w:sz w:val="17"/>
                        </w:rPr>
                        <w:t xml:space="preserve"> </w:t>
                      </w:r>
                      <w:r>
                        <w:rPr>
                          <w:rFonts w:ascii="Verdana"/>
                          <w:i/>
                          <w:color w:val="454C5B"/>
                          <w:spacing w:val="-2"/>
                          <w:w w:val="95"/>
                          <w:sz w:val="17"/>
                        </w:rPr>
                        <w:t>comes</w:t>
                      </w:r>
                      <w:r>
                        <w:rPr>
                          <w:rFonts w:ascii="Verdana"/>
                          <w:i/>
                          <w:color w:val="454C5B"/>
                          <w:spacing w:val="-14"/>
                          <w:w w:val="95"/>
                          <w:sz w:val="17"/>
                        </w:rPr>
                        <w:t xml:space="preserve"> </w:t>
                      </w:r>
                      <w:r>
                        <w:rPr>
                          <w:rFonts w:ascii="Verdana"/>
                          <w:i/>
                          <w:color w:val="454C5B"/>
                          <w:spacing w:val="-2"/>
                          <w:w w:val="95"/>
                          <w:sz w:val="17"/>
                        </w:rPr>
                        <w:t xml:space="preserve">to </w:t>
                      </w:r>
                      <w:r>
                        <w:rPr>
                          <w:rFonts w:ascii="Verdana"/>
                          <w:i/>
                          <w:color w:val="454C5B"/>
                          <w:w w:val="95"/>
                          <w:sz w:val="17"/>
                        </w:rPr>
                        <w:t>implementing AI in your security team?</w:t>
                      </w:r>
                    </w:p>
                    <w:p>
                      <w:pPr>
                        <w:spacing w:before="70" w:line="278" w:lineRule="auto"/>
                        <w:ind w:left="1512" w:right="723" w:hanging="442"/>
                        <w:jc w:val="left"/>
                        <w:rPr>
                          <w:rFonts w:ascii="Verdana"/>
                          <w:i/>
                          <w:color w:val="454C5B"/>
                          <w:w w:val="95"/>
                          <w:sz w:val="17"/>
                        </w:rPr>
                      </w:pPr>
                      <w:r>
                        <w:rPr>
                          <w:rFonts w:hint="eastAsia" w:ascii="Verdana"/>
                          <w:i/>
                          <w:color w:val="454C5B"/>
                          <w:w w:val="95"/>
                          <w:sz w:val="17"/>
                        </w:rPr>
                        <w:t>当涉及到在您的安全团队中实施人工智能时，您期望的结果是什么？</w:t>
                      </w:r>
                    </w:p>
                  </w:txbxContent>
                </v:textbox>
                <w10:wrap type="topAndBottom"/>
              </v:shape>
            </w:pict>
          </mc:Fallback>
        </mc:AlternateContent>
      </w:r>
    </w:p>
    <w:p>
      <w:r>
        <w:br w:type="page"/>
      </w:r>
    </w:p>
    <w:p>
      <w:pPr>
        <w:pStyle w:val="6"/>
      </w:pPr>
    </w:p>
    <w:p>
      <w:pPr>
        <w:pStyle w:val="6"/>
        <w:spacing w:before="1"/>
        <w:rPr>
          <w:sz w:val="15"/>
        </w:rPr>
      </w:pPr>
    </w:p>
    <w:p>
      <w:pPr>
        <w:tabs>
          <w:tab w:val="left" w:pos="1300"/>
          <w:tab w:val="left" w:pos="2426"/>
          <w:tab w:val="left" w:pos="3547"/>
          <w:tab w:val="left" w:pos="4668"/>
          <w:tab w:val="left" w:pos="5790"/>
          <w:tab w:val="left" w:pos="6911"/>
          <w:tab w:val="left" w:pos="8032"/>
          <w:tab w:val="left" w:pos="9153"/>
          <w:tab w:val="left" w:pos="10275"/>
        </w:tabs>
        <w:spacing w:line="240" w:lineRule="auto"/>
        <w:ind w:left="179" w:right="0" w:firstLine="0"/>
        <w:jc w:val="left"/>
        <w:rPr>
          <w:sz w:val="20"/>
        </w:rPr>
      </w:pPr>
      <w:r>
        <w:rPr>
          <w:sz w:val="20"/>
        </w:rPr>
        <mc:AlternateContent>
          <mc:Choice Requires="wpg">
            <w:drawing>
              <wp:inline distT="0" distB="0" distL="114300" distR="114300">
                <wp:extent cx="483870" cy="1437005"/>
                <wp:effectExtent l="0" t="0" r="11430" b="10795"/>
                <wp:docPr id="1196" name="组合 1196"/>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1197" name="矩形 313"/>
                        <wps:cNvSpPr/>
                        <wps:spPr>
                          <a:xfrm>
                            <a:off x="0" y="0"/>
                            <a:ext cx="762" cy="1449"/>
                          </a:xfrm>
                          <a:prstGeom prst="rect">
                            <a:avLst/>
                          </a:prstGeom>
                          <a:solidFill>
                            <a:srgbClr val="DCE5EE"/>
                          </a:solidFill>
                          <a:ln>
                            <a:noFill/>
                          </a:ln>
                        </wps:spPr>
                        <wps:bodyPr upright="1"/>
                      </wps:wsp>
                      <wps:wsp>
                        <wps:cNvPr id="1198" name="文本框 314"/>
                        <wps:cNvSpPr txBox="1"/>
                        <wps:spPr>
                          <a:xfrm>
                            <a:off x="0" y="1448"/>
                            <a:ext cx="762" cy="815"/>
                          </a:xfrm>
                          <a:prstGeom prst="rect">
                            <a:avLst/>
                          </a:prstGeom>
                          <a:solidFill>
                            <a:srgbClr val="00539F"/>
                          </a:solidFill>
                          <a:ln>
                            <a:noFill/>
                          </a:ln>
                        </wps:spPr>
                        <wps:txbx>
                          <w:txbxContent>
                            <w:p>
                              <w:pPr>
                                <w:spacing w:before="0" w:line="240" w:lineRule="auto"/>
                                <w:rPr>
                                  <w:color w:val="000000"/>
                                  <w:sz w:val="16"/>
                                </w:rPr>
                              </w:pPr>
                            </w:p>
                            <w:p>
                              <w:pPr>
                                <w:spacing w:before="0" w:line="240" w:lineRule="auto"/>
                                <w:rPr>
                                  <w:color w:val="000000"/>
                                  <w:sz w:val="16"/>
                                </w:rPr>
                              </w:pPr>
                            </w:p>
                            <w:p>
                              <w:pPr>
                                <w:spacing w:before="6" w:line="240" w:lineRule="auto"/>
                                <w:rPr>
                                  <w:color w:val="000000"/>
                                  <w:sz w:val="16"/>
                                </w:rPr>
                              </w:pPr>
                            </w:p>
                            <w:p>
                              <w:pPr>
                                <w:spacing w:before="0"/>
                                <w:ind w:left="253" w:right="0" w:firstLine="0"/>
                                <w:jc w:val="left"/>
                                <w:rPr>
                                  <w:rFonts w:ascii="Century Gothic"/>
                                  <w:b/>
                                  <w:color w:val="000000"/>
                                  <w:sz w:val="12"/>
                                </w:rPr>
                              </w:pPr>
                              <w:r>
                                <w:rPr>
                                  <w:rFonts w:ascii="Century Gothic"/>
                                  <w:b/>
                                  <w:color w:val="FFFFFF"/>
                                  <w:spacing w:val="-5"/>
                                  <w:w w:val="105"/>
                                  <w:sz w:val="12"/>
                                </w:rPr>
                                <w:t>36%</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JS7qa1QAAAAQBAAAPAAAAAAAAAAEAIAAAACIAAABkcnMv&#10;ZG93bnJldi54bWxQSwECFAAUAAAACACHTuJAJqnWOXgCAABLBgAADgAAAAAAAAABACAAAAAkAQAA&#10;ZHJzL2Uyb0RvYy54bWxQSwUGAAAAAAYABgBZAQAADgYAAAAA&#10;">
                <o:lock v:ext="edit" aspectratio="f"/>
                <v:rect id="矩形 313" o:spid="_x0000_s1026" o:spt="1" style="position:absolute;left:0;top:0;height:1449;width:762;" fillcolor="#DCE5EE" filled="t" stroked="f" coordsize="21600,21600" o:gfxdata="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ajq8AAAA&#10;3QAAAA8AAAAAAAAAAQAgAAAAIgAAAGRycy9kb3ducmV2LnhtbFBLAQIUABQAAAAIAIdO4kAzLwWe&#10;OwAAADkAAAAQAAAAAAAAAAEAIAAAAAsBAABkcnMvc2hhcGV4bWwueG1sUEsFBgAAAAAGAAYAWwEA&#10;ALUDAAAAAA==&#10;">
                  <v:fill on="t" focussize="0,0"/>
                  <v:stroke on="f"/>
                  <v:imagedata o:title=""/>
                  <o:lock v:ext="edit" aspectratio="f"/>
                </v:rect>
                <v:shape id="文本框 314" o:spid="_x0000_s1026" o:spt="202" type="#_x0000_t202" style="position:absolute;left:0;top:1448;height:815;width:762;" fillcolor="#00539F" filled="t" stroked="f" coordsize="21600,21600" o:gfxdata="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avFC/&#10;AAAA3Q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0" w:line="240" w:lineRule="auto"/>
                          <w:rPr>
                            <w:color w:val="000000"/>
                            <w:sz w:val="16"/>
                          </w:rPr>
                        </w:pPr>
                      </w:p>
                      <w:p>
                        <w:pPr>
                          <w:spacing w:before="0" w:line="240" w:lineRule="auto"/>
                          <w:rPr>
                            <w:color w:val="000000"/>
                            <w:sz w:val="16"/>
                          </w:rPr>
                        </w:pPr>
                      </w:p>
                      <w:p>
                        <w:pPr>
                          <w:spacing w:before="6" w:line="240" w:lineRule="auto"/>
                          <w:rPr>
                            <w:color w:val="000000"/>
                            <w:sz w:val="16"/>
                          </w:rPr>
                        </w:pPr>
                      </w:p>
                      <w:p>
                        <w:pPr>
                          <w:spacing w:before="0"/>
                          <w:ind w:left="253" w:right="0" w:firstLine="0"/>
                          <w:jc w:val="left"/>
                          <w:rPr>
                            <w:rFonts w:ascii="Century Gothic"/>
                            <w:b/>
                            <w:color w:val="000000"/>
                            <w:sz w:val="12"/>
                          </w:rPr>
                        </w:pPr>
                        <w:r>
                          <w:rPr>
                            <w:rFonts w:ascii="Century Gothic"/>
                            <w:b/>
                            <w:color w:val="FFFFFF"/>
                            <w:spacing w:val="-5"/>
                            <w:w w:val="105"/>
                            <w:sz w:val="12"/>
                          </w:rPr>
                          <w:t>36%</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1199" name="组合 1199"/>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1200" name="矩形 316"/>
                        <wps:cNvSpPr/>
                        <wps:spPr>
                          <a:xfrm>
                            <a:off x="0" y="0"/>
                            <a:ext cx="762" cy="1675"/>
                          </a:xfrm>
                          <a:prstGeom prst="rect">
                            <a:avLst/>
                          </a:prstGeom>
                          <a:solidFill>
                            <a:srgbClr val="DCE5EE"/>
                          </a:solidFill>
                          <a:ln>
                            <a:noFill/>
                          </a:ln>
                        </wps:spPr>
                        <wps:bodyPr upright="1"/>
                      </wps:wsp>
                      <wps:wsp>
                        <wps:cNvPr id="1201" name="文本框 317"/>
                        <wps:cNvSpPr txBox="1"/>
                        <wps:spPr>
                          <a:xfrm>
                            <a:off x="0" y="1674"/>
                            <a:ext cx="762" cy="589"/>
                          </a:xfrm>
                          <a:prstGeom prst="rect">
                            <a:avLst/>
                          </a:prstGeom>
                          <a:solidFill>
                            <a:srgbClr val="00539F"/>
                          </a:solidFill>
                          <a:ln>
                            <a:noFill/>
                          </a:ln>
                        </wps:spPr>
                        <wps:txbx>
                          <w:txbxContent>
                            <w:p>
                              <w:pPr>
                                <w:spacing w:before="0" w:line="240" w:lineRule="auto"/>
                                <w:rPr>
                                  <w:color w:val="000000"/>
                                  <w:sz w:val="16"/>
                                </w:rPr>
                              </w:pPr>
                            </w:p>
                            <w:p>
                              <w:pPr>
                                <w:spacing w:before="11" w:line="240" w:lineRule="auto"/>
                                <w:rPr>
                                  <w:color w:val="000000"/>
                                  <w:sz w:val="13"/>
                                </w:rPr>
                              </w:pPr>
                            </w:p>
                            <w:p>
                              <w:pPr>
                                <w:spacing w:before="1"/>
                                <w:ind w:left="252" w:right="0" w:firstLine="0"/>
                                <w:jc w:val="left"/>
                                <w:rPr>
                                  <w:rFonts w:ascii="Century Gothic"/>
                                  <w:b/>
                                  <w:color w:val="000000"/>
                                  <w:sz w:val="12"/>
                                </w:rPr>
                              </w:pPr>
                              <w:r>
                                <w:rPr>
                                  <w:rFonts w:ascii="Century Gothic"/>
                                  <w:b/>
                                  <w:color w:val="FFFFFF"/>
                                  <w:spacing w:val="-5"/>
                                  <w:w w:val="110"/>
                                  <w:sz w:val="12"/>
                                </w:rPr>
                                <w:t>26%</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&#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lLuprVAAAABAEAAA8AAAAAAAAAAQAgAAAAIgAAAGRy&#10;cy9kb3ducmV2LnhtbFBLAQIUABQAAAAIAIdO4kCFGcg6egIAAEsGAAAOAAAAAAAAAAEAIAAAACQB&#10;AABkcnMvZTJvRG9jLnhtbFBLBQYAAAAABgAGAFkBAAAQBgAAAAA=&#10;">
                <o:lock v:ext="edit" aspectratio="f"/>
                <v:rect id="矩形 316" o:spid="_x0000_s1026" o:spt="1" style="position:absolute;left:0;top:0;height:1675;width:762;" fillcolor="#DCE5EE" filled="t" stroked="f" coordsize="21600,21600" o:gfxdata="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dQa1ugAAAN0A&#10;AAAPAAAAAAAAAAEAIAAAACIAAABkcnMvZG93bnJldi54bWxQSwECFAAUAAAACACHTuJAMy8FnjsA&#10;AAA5AAAAEAAAAAAAAAABACAAAAAJAQAAZHJzL3NoYXBleG1sLnhtbFBLBQYAAAAABgAGAFsBAACz&#10;AwAAAAA=&#10;">
                  <v:fill on="t" focussize="0,0"/>
                  <v:stroke on="f"/>
                  <v:imagedata o:title=""/>
                  <o:lock v:ext="edit" aspectratio="f"/>
                </v:rect>
                <v:shape id="文本框 317" o:spid="_x0000_s1026" o:spt="202" type="#_x0000_t202" style="position:absolute;left:0;top:1674;height:589;width:762;" fillcolor="#00539F" filled="t" stroked="f" coordsize="21600,21600" o:gfxdata="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P4Ta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0" w:line="240" w:lineRule="auto"/>
                          <w:rPr>
                            <w:color w:val="000000"/>
                            <w:sz w:val="16"/>
                          </w:rPr>
                        </w:pPr>
                      </w:p>
                      <w:p>
                        <w:pPr>
                          <w:spacing w:before="11" w:line="240" w:lineRule="auto"/>
                          <w:rPr>
                            <w:color w:val="000000"/>
                            <w:sz w:val="13"/>
                          </w:rPr>
                        </w:pPr>
                      </w:p>
                      <w:p>
                        <w:pPr>
                          <w:spacing w:before="1"/>
                          <w:ind w:left="252" w:right="0" w:firstLine="0"/>
                          <w:jc w:val="left"/>
                          <w:rPr>
                            <w:rFonts w:ascii="Century Gothic"/>
                            <w:b/>
                            <w:color w:val="000000"/>
                            <w:sz w:val="12"/>
                          </w:rPr>
                        </w:pPr>
                        <w:r>
                          <w:rPr>
                            <w:rFonts w:ascii="Century Gothic"/>
                            <w:b/>
                            <w:color w:val="FFFFFF"/>
                            <w:spacing w:val="-5"/>
                            <w:w w:val="110"/>
                            <w:sz w:val="12"/>
                          </w:rPr>
                          <w:t>26%</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1202" name="组合 1202"/>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1203" name="矩形 392"/>
                        <wps:cNvSpPr/>
                        <wps:spPr>
                          <a:xfrm>
                            <a:off x="0" y="0"/>
                            <a:ext cx="762" cy="1675"/>
                          </a:xfrm>
                          <a:prstGeom prst="rect">
                            <a:avLst/>
                          </a:prstGeom>
                          <a:solidFill>
                            <a:srgbClr val="DCE5EE"/>
                          </a:solidFill>
                          <a:ln>
                            <a:noFill/>
                          </a:ln>
                        </wps:spPr>
                        <wps:bodyPr upright="1"/>
                      </wps:wsp>
                      <wps:wsp>
                        <wps:cNvPr id="1204" name="文本框 393"/>
                        <wps:cNvSpPr txBox="1"/>
                        <wps:spPr>
                          <a:xfrm>
                            <a:off x="0" y="1674"/>
                            <a:ext cx="762" cy="589"/>
                          </a:xfrm>
                          <a:prstGeom prst="rect">
                            <a:avLst/>
                          </a:prstGeom>
                          <a:solidFill>
                            <a:srgbClr val="00539F"/>
                          </a:solidFill>
                          <a:ln>
                            <a:noFill/>
                          </a:ln>
                        </wps:spPr>
                        <wps:txbx>
                          <w:txbxContent>
                            <w:p>
                              <w:pPr>
                                <w:spacing w:before="0" w:line="240" w:lineRule="auto"/>
                                <w:rPr>
                                  <w:color w:val="000000"/>
                                  <w:sz w:val="16"/>
                                </w:rPr>
                              </w:pPr>
                            </w:p>
                            <w:p>
                              <w:pPr>
                                <w:spacing w:before="11" w:line="240" w:lineRule="auto"/>
                                <w:rPr>
                                  <w:color w:val="000000"/>
                                  <w:sz w:val="13"/>
                                </w:rPr>
                              </w:pPr>
                            </w:p>
                            <w:p>
                              <w:pPr>
                                <w:spacing w:before="1"/>
                                <w:ind w:left="252" w:right="0" w:firstLine="0"/>
                                <w:jc w:val="left"/>
                                <w:rPr>
                                  <w:rFonts w:ascii="Century Gothic"/>
                                  <w:b/>
                                  <w:color w:val="000000"/>
                                  <w:sz w:val="12"/>
                                </w:rPr>
                              </w:pPr>
                              <w:r>
                                <w:rPr>
                                  <w:rFonts w:ascii="Century Gothic"/>
                                  <w:b/>
                                  <w:color w:val="FFFFFF"/>
                                  <w:spacing w:val="-5"/>
                                  <w:w w:val="110"/>
                                  <w:sz w:val="12"/>
                                </w:rPr>
                                <w:t>26%</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&#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lLuprVAAAABAEAAA8AAAAAAAAAAQAgAAAAIgAAAGRy&#10;cy9kb3ducmV2LnhtbFBLAQIUABQAAAAIAIdO4kAAcYmoegIAAEsGAAAOAAAAAAAAAAEAIAAAACQB&#10;AABkcnMvZTJvRG9jLnhtbFBLBQYAAAAABgAGAFkBAAAQBgAAAAA=&#10;">
                <o:lock v:ext="edit" aspectratio="f"/>
                <v:rect id="矩形 392" o:spid="_x0000_s1026" o:spt="1" style="position:absolute;left:0;top:0;height:1675;width:762;" fillcolor="#DCE5EE" filled="t" stroked="f" coordsize="21600,21600" o:gfxdata="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nmMK8AAAA&#10;3QAAAA8AAAAAAAAAAQAgAAAAIgAAAGRycy9kb3ducmV2LnhtbFBLAQIUABQAAAAIAIdO4kAzLwWe&#10;OwAAADkAAAAQAAAAAAAAAAEAIAAAAAsBAABkcnMvc2hhcGV4bWwueG1sUEsFBgAAAAAGAAYAWwEA&#10;ALUDAAAAAA==&#10;">
                  <v:fill on="t" focussize="0,0"/>
                  <v:stroke on="f"/>
                  <v:imagedata o:title=""/>
                  <o:lock v:ext="edit" aspectratio="f"/>
                </v:rect>
                <v:shape id="文本框 393" o:spid="_x0000_s1026" o:spt="202" type="#_x0000_t202" style="position:absolute;left:0;top:1674;height:589;width:762;" fillcolor="#00539F" filled="t" stroked="f" coordsize="21600,21600" o:gfxdata="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G4Qq6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0" w:line="240" w:lineRule="auto"/>
                          <w:rPr>
                            <w:color w:val="000000"/>
                            <w:sz w:val="16"/>
                          </w:rPr>
                        </w:pPr>
                      </w:p>
                      <w:p>
                        <w:pPr>
                          <w:spacing w:before="11" w:line="240" w:lineRule="auto"/>
                          <w:rPr>
                            <w:color w:val="000000"/>
                            <w:sz w:val="13"/>
                          </w:rPr>
                        </w:pPr>
                      </w:p>
                      <w:p>
                        <w:pPr>
                          <w:spacing w:before="1"/>
                          <w:ind w:left="252" w:right="0" w:firstLine="0"/>
                          <w:jc w:val="left"/>
                          <w:rPr>
                            <w:rFonts w:ascii="Century Gothic"/>
                            <w:b/>
                            <w:color w:val="000000"/>
                            <w:sz w:val="12"/>
                          </w:rPr>
                        </w:pPr>
                        <w:r>
                          <w:rPr>
                            <w:rFonts w:ascii="Century Gothic"/>
                            <w:b/>
                            <w:color w:val="FFFFFF"/>
                            <w:spacing w:val="-5"/>
                            <w:w w:val="110"/>
                            <w:sz w:val="12"/>
                          </w:rPr>
                          <w:t>26%</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1205" name="组合 1205"/>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1206" name="矩形 395"/>
                        <wps:cNvSpPr/>
                        <wps:spPr>
                          <a:xfrm>
                            <a:off x="0" y="0"/>
                            <a:ext cx="762" cy="1720"/>
                          </a:xfrm>
                          <a:prstGeom prst="rect">
                            <a:avLst/>
                          </a:prstGeom>
                          <a:solidFill>
                            <a:srgbClr val="DCE5EE"/>
                          </a:solidFill>
                          <a:ln>
                            <a:noFill/>
                          </a:ln>
                        </wps:spPr>
                        <wps:bodyPr upright="1"/>
                      </wps:wsp>
                      <wps:wsp>
                        <wps:cNvPr id="1207" name="文本框 396"/>
                        <wps:cNvSpPr txBox="1"/>
                        <wps:spPr>
                          <a:xfrm>
                            <a:off x="0" y="1719"/>
                            <a:ext cx="762" cy="544"/>
                          </a:xfrm>
                          <a:prstGeom prst="rect">
                            <a:avLst/>
                          </a:prstGeom>
                          <a:solidFill>
                            <a:srgbClr val="00539F"/>
                          </a:solidFill>
                          <a:ln>
                            <a:noFill/>
                          </a:ln>
                        </wps:spPr>
                        <wps:txbx>
                          <w:txbxContent>
                            <w:p>
                              <w:pPr>
                                <w:spacing w:before="0" w:line="240" w:lineRule="auto"/>
                                <w:rPr>
                                  <w:color w:val="000000"/>
                                  <w:sz w:val="16"/>
                                </w:rPr>
                              </w:pPr>
                            </w:p>
                            <w:p>
                              <w:pPr>
                                <w:spacing w:before="125"/>
                                <w:ind w:left="250" w:right="0" w:firstLine="0"/>
                                <w:jc w:val="left"/>
                                <w:rPr>
                                  <w:rFonts w:ascii="Century Gothic"/>
                                  <w:b/>
                                  <w:color w:val="000000"/>
                                  <w:sz w:val="12"/>
                                </w:rPr>
                              </w:pPr>
                              <w:r>
                                <w:rPr>
                                  <w:rFonts w:ascii="Century Gothic"/>
                                  <w:b/>
                                  <w:color w:val="FFFFFF"/>
                                  <w:spacing w:val="-5"/>
                                  <w:w w:val="110"/>
                                  <w:sz w:val="12"/>
                                </w:rPr>
                                <w:t>24%</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yUu6mtUAAAAEAQAADwAAAAAAAAABACAAAAAiAAAA&#10;ZHJzL2Rvd25yZXYueG1sUEsBAhQAFAAAAAgAh07iQEyRQRp8AgAASwYAAA4AAAAAAAAAAQAgAAAA&#10;JAEAAGRycy9lMm9Eb2MueG1sUEsFBgAAAAAGAAYAWQEAABIGAAAAAA==&#10;">
                <o:lock v:ext="edit" aspectratio="f"/>
                <v:rect id="矩形 395" o:spid="_x0000_s1026" o:spt="1" style="position:absolute;left:0;top:0;height:1720;width:762;" fillcolor="#DCE5EE" filled="t" stroked="f" coordsize="21600,21600" o:gfxdata="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0DtavQAA&#10;AN0AAAAPAAAAAAAAAAEAIAAAACIAAABkcnMvZG93bnJldi54bWxQSwECFAAUAAAACACHTuJAMy8F&#10;njsAAAA5AAAAEAAAAAAAAAABACAAAAAMAQAAZHJzL3NoYXBleG1sLnhtbFBLBQYAAAAABgAGAFsB&#10;AAC2AwAAAAA=&#10;">
                  <v:fill on="t" focussize="0,0"/>
                  <v:stroke on="f"/>
                  <v:imagedata o:title=""/>
                  <o:lock v:ext="edit" aspectratio="f"/>
                </v:rect>
                <v:shape id="文本框 396" o:spid="_x0000_s1026" o:spt="202" type="#_x0000_t202" style="position:absolute;left:0;top:1719;height:544;width:762;" fillcolor="#00539F" filled="t" stroked="f" coordsize="21600,21600" o:gfxdata="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q3Nm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0" w:line="240" w:lineRule="auto"/>
                          <w:rPr>
                            <w:color w:val="000000"/>
                            <w:sz w:val="16"/>
                          </w:rPr>
                        </w:pPr>
                      </w:p>
                      <w:p>
                        <w:pPr>
                          <w:spacing w:before="125"/>
                          <w:ind w:left="250" w:right="0" w:firstLine="0"/>
                          <w:jc w:val="left"/>
                          <w:rPr>
                            <w:rFonts w:ascii="Century Gothic"/>
                            <w:b/>
                            <w:color w:val="000000"/>
                            <w:sz w:val="12"/>
                          </w:rPr>
                        </w:pPr>
                        <w:r>
                          <w:rPr>
                            <w:rFonts w:ascii="Century Gothic"/>
                            <w:b/>
                            <w:color w:val="FFFFFF"/>
                            <w:spacing w:val="-5"/>
                            <w:w w:val="110"/>
                            <w:sz w:val="12"/>
                          </w:rPr>
                          <w:t>24%</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1208" name="组合 1208"/>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1209" name="矩形 398"/>
                        <wps:cNvSpPr/>
                        <wps:spPr>
                          <a:xfrm>
                            <a:off x="0" y="0"/>
                            <a:ext cx="762" cy="1720"/>
                          </a:xfrm>
                          <a:prstGeom prst="rect">
                            <a:avLst/>
                          </a:prstGeom>
                          <a:solidFill>
                            <a:srgbClr val="DCE5EE"/>
                          </a:solidFill>
                          <a:ln>
                            <a:noFill/>
                          </a:ln>
                        </wps:spPr>
                        <wps:bodyPr upright="1"/>
                      </wps:wsp>
                      <wps:wsp>
                        <wps:cNvPr id="1210" name="文本框 399"/>
                        <wps:cNvSpPr txBox="1"/>
                        <wps:spPr>
                          <a:xfrm>
                            <a:off x="0" y="1719"/>
                            <a:ext cx="762" cy="544"/>
                          </a:xfrm>
                          <a:prstGeom prst="rect">
                            <a:avLst/>
                          </a:prstGeom>
                          <a:solidFill>
                            <a:srgbClr val="00539F"/>
                          </a:solidFill>
                          <a:ln>
                            <a:noFill/>
                          </a:ln>
                        </wps:spPr>
                        <wps:txbx>
                          <w:txbxContent>
                            <w:p>
                              <w:pPr>
                                <w:spacing w:before="0" w:line="240" w:lineRule="auto"/>
                                <w:rPr>
                                  <w:color w:val="000000"/>
                                  <w:sz w:val="16"/>
                                </w:rPr>
                              </w:pPr>
                            </w:p>
                            <w:p>
                              <w:pPr>
                                <w:spacing w:before="125"/>
                                <w:ind w:left="250" w:right="0" w:firstLine="0"/>
                                <w:jc w:val="left"/>
                                <w:rPr>
                                  <w:rFonts w:ascii="Century Gothic"/>
                                  <w:b/>
                                  <w:color w:val="000000"/>
                                  <w:sz w:val="12"/>
                                </w:rPr>
                              </w:pPr>
                              <w:r>
                                <w:rPr>
                                  <w:rFonts w:ascii="Century Gothic"/>
                                  <w:b/>
                                  <w:color w:val="FFFFFF"/>
                                  <w:spacing w:val="-5"/>
                                  <w:w w:val="110"/>
                                  <w:sz w:val="12"/>
                                </w:rPr>
                                <w:t>24%</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Uu6mtUAAAAEAQAADwAAAAAAAAABACAAAAAiAAAAZHJz&#10;L2Rvd25yZXYueG1sUEsBAhQAFAAAAAgAh07iQJDptZ55AgAASwYAAA4AAAAAAAAAAQAgAAAAJAEA&#10;AGRycy9lMm9Eb2MueG1sUEsFBgAAAAAGAAYAWQEAAA8GAAAAAA==&#10;">
                <o:lock v:ext="edit" aspectratio="f"/>
                <v:rect id="矩形 398" o:spid="_x0000_s1026" o:spt="1" style="position:absolute;left:0;top:0;height:1720;width:762;" fillcolor="#DCE5EE" filled="t" stroked="f" coordsize="21600,21600" o:gfxdata="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k+vKLsAAADd&#10;AAAADwAAAAAAAAABACAAAAAiAAAAZHJzL2Rvd25yZXYueG1sUEsBAhQAFAAAAAgAh07iQDMvBZ47&#10;AAAAOQAAABAAAAAAAAAAAQAgAAAACgEAAGRycy9zaGFwZXhtbC54bWxQSwUGAAAAAAYABgBbAQAA&#10;tAMAAAAA&#10;">
                  <v:fill on="t" focussize="0,0"/>
                  <v:stroke on="f"/>
                  <v:imagedata o:title=""/>
                  <o:lock v:ext="edit" aspectratio="f"/>
                </v:rect>
                <v:shape id="文本框 399" o:spid="_x0000_s1026" o:spt="202" type="#_x0000_t202" style="position:absolute;left:0;top:1719;height:544;width:762;" fillcolor="#00539F" filled="t" stroked="f" coordsize="21600,21600" o:gfxdata="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ta0nC/&#10;AAAA3Q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spacing w:before="0" w:line="240" w:lineRule="auto"/>
                          <w:rPr>
                            <w:color w:val="000000"/>
                            <w:sz w:val="16"/>
                          </w:rPr>
                        </w:pPr>
                      </w:p>
                      <w:p>
                        <w:pPr>
                          <w:spacing w:before="125"/>
                          <w:ind w:left="250" w:right="0" w:firstLine="0"/>
                          <w:jc w:val="left"/>
                          <w:rPr>
                            <w:rFonts w:ascii="Century Gothic"/>
                            <w:b/>
                            <w:color w:val="000000"/>
                            <w:sz w:val="12"/>
                          </w:rPr>
                        </w:pPr>
                        <w:r>
                          <w:rPr>
                            <w:rFonts w:ascii="Century Gothic"/>
                            <w:b/>
                            <w:color w:val="FFFFFF"/>
                            <w:spacing w:val="-5"/>
                            <w:w w:val="110"/>
                            <w:sz w:val="12"/>
                          </w:rPr>
                          <w:t>24%</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1211" name="组合 1211"/>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1212" name="矩形 401"/>
                        <wps:cNvSpPr/>
                        <wps:spPr>
                          <a:xfrm>
                            <a:off x="0" y="0"/>
                            <a:ext cx="762" cy="1720"/>
                          </a:xfrm>
                          <a:prstGeom prst="rect">
                            <a:avLst/>
                          </a:prstGeom>
                          <a:solidFill>
                            <a:srgbClr val="DCE5EE"/>
                          </a:solidFill>
                          <a:ln>
                            <a:noFill/>
                          </a:ln>
                        </wps:spPr>
                        <wps:bodyPr upright="1"/>
                      </wps:wsp>
                      <wps:wsp>
                        <wps:cNvPr id="1213" name="文本框 402"/>
                        <wps:cNvSpPr txBox="1"/>
                        <wps:spPr>
                          <a:xfrm>
                            <a:off x="0" y="1719"/>
                            <a:ext cx="762" cy="544"/>
                          </a:xfrm>
                          <a:prstGeom prst="rect">
                            <a:avLst/>
                          </a:prstGeom>
                          <a:solidFill>
                            <a:srgbClr val="00539F"/>
                          </a:solidFill>
                          <a:ln>
                            <a:noFill/>
                          </a:ln>
                        </wps:spPr>
                        <wps:txbx>
                          <w:txbxContent>
                            <w:p>
                              <w:pPr>
                                <w:spacing w:before="0" w:line="240" w:lineRule="auto"/>
                                <w:rPr>
                                  <w:color w:val="000000"/>
                                  <w:sz w:val="16"/>
                                </w:rPr>
                              </w:pPr>
                            </w:p>
                            <w:p>
                              <w:pPr>
                                <w:spacing w:before="125"/>
                                <w:ind w:left="250" w:right="0" w:firstLine="0"/>
                                <w:jc w:val="left"/>
                                <w:rPr>
                                  <w:rFonts w:ascii="Century Gothic"/>
                                  <w:b/>
                                  <w:color w:val="000000"/>
                                  <w:sz w:val="12"/>
                                </w:rPr>
                              </w:pPr>
                              <w:r>
                                <w:rPr>
                                  <w:rFonts w:ascii="Century Gothic"/>
                                  <w:b/>
                                  <w:color w:val="FFFFFF"/>
                                  <w:spacing w:val="-5"/>
                                  <w:w w:val="110"/>
                                  <w:sz w:val="12"/>
                                </w:rPr>
                                <w:t>24%</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JS7qa1QAAAAQBAAAPAAAAAAAAAAEAIAAAACIAAABkcnMv&#10;ZG93bnJldi54bWxQSwECFAAUAAAACACHTuJAED7NEngCAABLBgAADgAAAAAAAAABACAAAAAkAQAA&#10;ZHJzL2Uyb0RvYy54bWxQSwUGAAAAAAYABgBZAQAADgYAAAAA&#10;">
                <o:lock v:ext="edit" aspectratio="f"/>
                <v:rect id="矩形 401" o:spid="_x0000_s1026" o:spt="1" style="position:absolute;left:0;top:0;height:1720;width:762;" fillcolor="#DCE5EE" filled="t" stroked="f" coordsize="21600,21600" o:gfxdata="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MquEvQAA&#10;AN0AAAAPAAAAAAAAAAEAIAAAACIAAABkcnMvZG93bnJldi54bWxQSwECFAAUAAAACACHTuJAMy8F&#10;njsAAAA5AAAAEAAAAAAAAAABACAAAAAMAQAAZHJzL3NoYXBleG1sLnhtbFBLBQYAAAAABgAGAFsB&#10;AAC2AwAAAAA=&#10;">
                  <v:fill on="t" focussize="0,0"/>
                  <v:stroke on="f"/>
                  <v:imagedata o:title=""/>
                  <o:lock v:ext="edit" aspectratio="f"/>
                </v:rect>
                <v:shape id="文本框 402" o:spid="_x0000_s1026" o:spt="202" type="#_x0000_t202" style="position:absolute;left:0;top:1719;height:544;width:762;" fillcolor="#00539F" filled="t" stroked="f" coordsize="21600,21600" o:gfxdata="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iEwHvQAA&#10;AN0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0" w:line="240" w:lineRule="auto"/>
                          <w:rPr>
                            <w:color w:val="000000"/>
                            <w:sz w:val="16"/>
                          </w:rPr>
                        </w:pPr>
                      </w:p>
                      <w:p>
                        <w:pPr>
                          <w:spacing w:before="125"/>
                          <w:ind w:left="250" w:right="0" w:firstLine="0"/>
                          <w:jc w:val="left"/>
                          <w:rPr>
                            <w:rFonts w:ascii="Century Gothic"/>
                            <w:b/>
                            <w:color w:val="000000"/>
                            <w:sz w:val="12"/>
                          </w:rPr>
                        </w:pPr>
                        <w:r>
                          <w:rPr>
                            <w:rFonts w:ascii="Century Gothic"/>
                            <w:b/>
                            <w:color w:val="FFFFFF"/>
                            <w:spacing w:val="-5"/>
                            <w:w w:val="110"/>
                            <w:sz w:val="12"/>
                          </w:rPr>
                          <w:t>24%</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1214" name="组合 1214"/>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1215" name="矩形 404"/>
                        <wps:cNvSpPr/>
                        <wps:spPr>
                          <a:xfrm>
                            <a:off x="0" y="0"/>
                            <a:ext cx="762" cy="1811"/>
                          </a:xfrm>
                          <a:prstGeom prst="rect">
                            <a:avLst/>
                          </a:prstGeom>
                          <a:solidFill>
                            <a:srgbClr val="DCE5EE"/>
                          </a:solidFill>
                          <a:ln>
                            <a:noFill/>
                          </a:ln>
                        </wps:spPr>
                        <wps:bodyPr upright="1"/>
                      </wps:wsp>
                      <wps:wsp>
                        <wps:cNvPr id="1216" name="文本框 405"/>
                        <wps:cNvSpPr txBox="1"/>
                        <wps:spPr>
                          <a:xfrm>
                            <a:off x="0" y="1810"/>
                            <a:ext cx="762" cy="453"/>
                          </a:xfrm>
                          <a:prstGeom prst="rect">
                            <a:avLst/>
                          </a:prstGeom>
                          <a:solidFill>
                            <a:srgbClr val="00539F"/>
                          </a:solidFill>
                          <a:ln>
                            <a:noFill/>
                          </a:ln>
                        </wps:spPr>
                        <wps:txbx>
                          <w:txbxContent>
                            <w:p>
                              <w:pPr>
                                <w:spacing w:before="10" w:line="240" w:lineRule="auto"/>
                                <w:rPr>
                                  <w:color w:val="000000"/>
                                  <w:sz w:val="18"/>
                                </w:rPr>
                              </w:pPr>
                            </w:p>
                            <w:p>
                              <w:pPr>
                                <w:spacing w:before="0"/>
                                <w:ind w:left="252" w:right="0" w:firstLine="0"/>
                                <w:jc w:val="left"/>
                                <w:rPr>
                                  <w:rFonts w:ascii="Century Gothic"/>
                                  <w:b/>
                                  <w:color w:val="000000"/>
                                  <w:sz w:val="12"/>
                                </w:rPr>
                              </w:pPr>
                              <w:r>
                                <w:rPr>
                                  <w:rFonts w:ascii="Century Gothic"/>
                                  <w:b/>
                                  <w:color w:val="FFFFFF"/>
                                  <w:spacing w:val="-5"/>
                                  <w:w w:val="110"/>
                                  <w:sz w:val="12"/>
                                </w:rPr>
                                <w:t>20%</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JS7qa1QAAAAQBAAAPAAAAAAAAAAEAIAAAACIAAABkcnMvZG93bnJl&#10;di54bWxQSwECFAAUAAAACACHTuJA3iML1HICAABLBgAADgAAAAAAAAABACAAAAAkAQAAZHJzL2Uy&#10;b0RvYy54bWxQSwUGAAAAAAYABgBZAQAACAYAAAAA&#10;">
                <o:lock v:ext="edit" aspectratio="f"/>
                <v:rect id="矩形 404" o:spid="_x0000_s1026" o:spt="1" style="position:absolute;left:0;top:0;height:1811;width:762;" fillcolor="#DCE5EE" filled="t" stroked="f" coordsize="21600,21600" o:gfxdata="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2zPwugAAAN0A&#10;AAAPAAAAAAAAAAEAIAAAACIAAABkcnMvZG93bnJldi54bWxQSwECFAAUAAAACACHTuJAMy8FnjsA&#10;AAA5AAAAEAAAAAAAAAABACAAAAAJAQAAZHJzL3NoYXBleG1sLnhtbFBLBQYAAAAABgAGAFsBAACz&#10;AwAAAAA=&#10;">
                  <v:fill on="t" focussize="0,0"/>
                  <v:stroke on="f"/>
                  <v:imagedata o:title=""/>
                  <o:lock v:ext="edit" aspectratio="f"/>
                </v:rect>
                <v:shape id="文本框 405" o:spid="_x0000_s1026" o:spt="202" type="#_x0000_t202" style="position:absolute;left:0;top:1810;height:453;width:762;" fillcolor="#00539F" filled="t" stroked="f" coordsize="21600,21600" o:gfxdata="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75+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10" w:line="240" w:lineRule="auto"/>
                          <w:rPr>
                            <w:color w:val="000000"/>
                            <w:sz w:val="18"/>
                          </w:rPr>
                        </w:pPr>
                      </w:p>
                      <w:p>
                        <w:pPr>
                          <w:spacing w:before="0"/>
                          <w:ind w:left="252" w:right="0" w:firstLine="0"/>
                          <w:jc w:val="left"/>
                          <w:rPr>
                            <w:rFonts w:ascii="Century Gothic"/>
                            <w:b/>
                            <w:color w:val="000000"/>
                            <w:sz w:val="12"/>
                          </w:rPr>
                        </w:pPr>
                        <w:r>
                          <w:rPr>
                            <w:rFonts w:ascii="Century Gothic"/>
                            <w:b/>
                            <w:color w:val="FFFFFF"/>
                            <w:spacing w:val="-5"/>
                            <w:w w:val="110"/>
                            <w:sz w:val="12"/>
                          </w:rPr>
                          <w:t>20%</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1217" name="组合 1217"/>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1218" name="矩形 407"/>
                        <wps:cNvSpPr/>
                        <wps:spPr>
                          <a:xfrm>
                            <a:off x="0" y="0"/>
                            <a:ext cx="762" cy="1833"/>
                          </a:xfrm>
                          <a:prstGeom prst="rect">
                            <a:avLst/>
                          </a:prstGeom>
                          <a:solidFill>
                            <a:srgbClr val="DCE5EE"/>
                          </a:solidFill>
                          <a:ln>
                            <a:noFill/>
                          </a:ln>
                        </wps:spPr>
                        <wps:bodyPr upright="1"/>
                      </wps:wsp>
                      <wps:wsp>
                        <wps:cNvPr id="1219" name="文本框 408"/>
                        <wps:cNvSpPr txBox="1"/>
                        <wps:spPr>
                          <a:xfrm>
                            <a:off x="0" y="1832"/>
                            <a:ext cx="762" cy="431"/>
                          </a:xfrm>
                          <a:prstGeom prst="rect">
                            <a:avLst/>
                          </a:prstGeom>
                          <a:solidFill>
                            <a:srgbClr val="00539F"/>
                          </a:solidFill>
                          <a:ln>
                            <a:noFill/>
                          </a:ln>
                        </wps:spPr>
                        <wps:txbx>
                          <w:txbxContent>
                            <w:p>
                              <w:pPr>
                                <w:spacing w:before="12" w:line="240" w:lineRule="auto"/>
                                <w:rPr>
                                  <w:color w:val="000000"/>
                                  <w:sz w:val="16"/>
                                </w:rPr>
                              </w:pPr>
                            </w:p>
                            <w:p>
                              <w:pPr>
                                <w:spacing w:before="0"/>
                                <w:ind w:left="243" w:right="243" w:firstLine="0"/>
                                <w:jc w:val="center"/>
                                <w:rPr>
                                  <w:rFonts w:ascii="Century Gothic"/>
                                  <w:b/>
                                  <w:color w:val="000000"/>
                                  <w:sz w:val="12"/>
                                </w:rPr>
                              </w:pPr>
                              <w:r>
                                <w:rPr>
                                  <w:rFonts w:ascii="Century Gothic"/>
                                  <w:b/>
                                  <w:color w:val="FFFFFF"/>
                                  <w:spacing w:val="-5"/>
                                  <w:w w:val="105"/>
                                  <w:sz w:val="12"/>
                                </w:rPr>
                                <w:t>19%</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Uu6mtUAAAAEAQAADwAAAAAAAAABACAAAAAiAAAAZHJz&#10;L2Rvd25yZXYueG1sUEsBAhQAFAAAAAgAh07iQJiQpRt5AgAASwYAAA4AAAAAAAAAAQAgAAAAJAEA&#10;AGRycy9lMm9Eb2MueG1sUEsFBgAAAAAGAAYAWQEAAA8GAAAAAA==&#10;">
                <o:lock v:ext="edit" aspectratio="f"/>
                <v:rect id="矩形 407" o:spid="_x0000_s1026" o:spt="1" style="position:absolute;left:0;top:0;height:1833;width:762;" fillcolor="#DCE5EE" filled="t" stroked="f" coordsize="21600,21600" o:gfxdata="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2pxu&#10;wAAAAN0AAAAPAAAAAAAAAAEAIAAAACIAAABkcnMvZG93bnJldi54bWxQSwECFAAUAAAACACHTuJA&#10;My8FnjsAAAA5AAAAEAAAAAAAAAABACAAAAAPAQAAZHJzL3NoYXBleG1sLnhtbFBLBQYAAAAABgAG&#10;AFsBAAC5AwAAAAA=&#10;">
                  <v:fill on="t" focussize="0,0"/>
                  <v:stroke on="f"/>
                  <v:imagedata o:title=""/>
                  <o:lock v:ext="edit" aspectratio="f"/>
                </v:rect>
                <v:shape id="文本框 408" o:spid="_x0000_s1026" o:spt="202" type="#_x0000_t202" style="position:absolute;left:0;top:1832;height:431;width:762;" fillcolor="#00539F" filled="t" stroked="f" coordsize="21600,21600" o:gfxdata="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ge+2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12" w:line="240" w:lineRule="auto"/>
                          <w:rPr>
                            <w:color w:val="000000"/>
                            <w:sz w:val="16"/>
                          </w:rPr>
                        </w:pPr>
                      </w:p>
                      <w:p>
                        <w:pPr>
                          <w:spacing w:before="0"/>
                          <w:ind w:left="243" w:right="243" w:firstLine="0"/>
                          <w:jc w:val="center"/>
                          <w:rPr>
                            <w:rFonts w:ascii="Century Gothic"/>
                            <w:b/>
                            <w:color w:val="000000"/>
                            <w:sz w:val="12"/>
                          </w:rPr>
                        </w:pPr>
                        <w:r>
                          <w:rPr>
                            <w:rFonts w:ascii="Century Gothic"/>
                            <w:b/>
                            <w:color w:val="FFFFFF"/>
                            <w:spacing w:val="-5"/>
                            <w:w w:val="105"/>
                            <w:sz w:val="12"/>
                          </w:rPr>
                          <w:t>19%</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1220" name="组合 1220"/>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1221" name="矩形 410"/>
                        <wps:cNvSpPr/>
                        <wps:spPr>
                          <a:xfrm>
                            <a:off x="0" y="0"/>
                            <a:ext cx="762" cy="1878"/>
                          </a:xfrm>
                          <a:prstGeom prst="rect">
                            <a:avLst/>
                          </a:prstGeom>
                          <a:solidFill>
                            <a:srgbClr val="DCE5EE"/>
                          </a:solidFill>
                          <a:ln>
                            <a:noFill/>
                          </a:ln>
                        </wps:spPr>
                        <wps:bodyPr upright="1"/>
                      </wps:wsp>
                      <wps:wsp>
                        <wps:cNvPr id="1222" name="文本框 411"/>
                        <wps:cNvSpPr txBox="1"/>
                        <wps:spPr>
                          <a:xfrm>
                            <a:off x="0" y="1877"/>
                            <a:ext cx="762" cy="385"/>
                          </a:xfrm>
                          <a:prstGeom prst="rect">
                            <a:avLst/>
                          </a:prstGeom>
                          <a:solidFill>
                            <a:srgbClr val="00539F"/>
                          </a:solidFill>
                          <a:ln>
                            <a:noFill/>
                          </a:ln>
                        </wps:spPr>
                        <wps:txbx>
                          <w:txbxContent>
                            <w:p>
                              <w:pPr>
                                <w:spacing w:before="3" w:line="240" w:lineRule="auto"/>
                                <w:rPr>
                                  <w:color w:val="000000"/>
                                  <w:sz w:val="13"/>
                                </w:rPr>
                              </w:pPr>
                            </w:p>
                            <w:p>
                              <w:pPr>
                                <w:spacing w:before="0"/>
                                <w:ind w:left="243" w:right="243" w:firstLine="0"/>
                                <w:jc w:val="center"/>
                                <w:rPr>
                                  <w:rFonts w:ascii="Century Gothic"/>
                                  <w:b/>
                                  <w:color w:val="000000"/>
                                  <w:sz w:val="12"/>
                                </w:rPr>
                              </w:pPr>
                              <w:r>
                                <w:rPr>
                                  <w:rFonts w:ascii="Century Gothic"/>
                                  <w:b/>
                                  <w:color w:val="FFFFFF"/>
                                  <w:spacing w:val="-5"/>
                                  <w:sz w:val="12"/>
                                </w:rPr>
                                <w:t>17%</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JS7qa1QAAAAQBAAAPAAAAAAAAAAEAIAAAACIAAABkcnMvZG93&#10;bnJldi54bWxQSwECFAAUAAAACACHTuJAj5pCyXUCAABLBgAADgAAAAAAAAABACAAAAAkAQAAZHJz&#10;L2Uyb0RvYy54bWxQSwUGAAAAAAYABgBZAQAACwYAAAAA&#10;">
                <o:lock v:ext="edit" aspectratio="f"/>
                <v:rect id="矩形 410" o:spid="_x0000_s1026" o:spt="1" style="position:absolute;left:0;top:0;height:1878;width:762;" fillcolor="#DCE5EE" filled="t" stroked="f" coordsize="21600,21600" o:gfxdata="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jP9OvQAA&#10;AN0AAAAPAAAAAAAAAAEAIAAAACIAAABkcnMvZG93bnJldi54bWxQSwECFAAUAAAACACHTuJAMy8F&#10;njsAAAA5AAAAEAAAAAAAAAABACAAAAAMAQAAZHJzL3NoYXBleG1sLnhtbFBLBQYAAAAABgAGAFsB&#10;AAC2AwAAAAA=&#10;">
                  <v:fill on="t" focussize="0,0"/>
                  <v:stroke on="f"/>
                  <v:imagedata o:title=""/>
                  <o:lock v:ext="edit" aspectratio="f"/>
                </v:rect>
                <v:shape id="文本框 411" o:spid="_x0000_s1026" o:spt="202" type="#_x0000_t202" style="position:absolute;left:0;top:1877;height:385;width:762;" fillcolor="#00539F" filled="t" stroked="f" coordsize="21600,21600" o:gfxdata="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oIyG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3" w:line="240" w:lineRule="auto"/>
                          <w:rPr>
                            <w:color w:val="000000"/>
                            <w:sz w:val="13"/>
                          </w:rPr>
                        </w:pPr>
                      </w:p>
                      <w:p>
                        <w:pPr>
                          <w:spacing w:before="0"/>
                          <w:ind w:left="243" w:right="243" w:firstLine="0"/>
                          <w:jc w:val="center"/>
                          <w:rPr>
                            <w:rFonts w:ascii="Century Gothic"/>
                            <w:b/>
                            <w:color w:val="000000"/>
                            <w:sz w:val="12"/>
                          </w:rPr>
                        </w:pPr>
                        <w:r>
                          <w:rPr>
                            <w:rFonts w:ascii="Century Gothic"/>
                            <w:b/>
                            <w:color w:val="FFFFFF"/>
                            <w:spacing w:val="-5"/>
                            <w:sz w:val="12"/>
                          </w:rPr>
                          <w:t>17%</w:t>
                        </w:r>
                      </w:p>
                    </w:txbxContent>
                  </v:textbox>
                </v:shape>
                <w10:wrap type="none"/>
                <w10:anchorlock/>
              </v:group>
            </w:pict>
          </mc:Fallback>
        </mc:AlternateContent>
      </w:r>
      <w:r>
        <w:rPr>
          <w:sz w:val="20"/>
        </w:rPr>
        <w:tab/>
      </w:r>
      <w:r>
        <w:rPr>
          <w:sz w:val="20"/>
        </w:rPr>
        <mc:AlternateContent>
          <mc:Choice Requires="wpg">
            <w:drawing>
              <wp:inline distT="0" distB="0" distL="114300" distR="114300">
                <wp:extent cx="483870" cy="1437005"/>
                <wp:effectExtent l="0" t="0" r="11430" b="10795"/>
                <wp:docPr id="1223" name="组合 1223"/>
                <wp:cNvGraphicFramePr/>
                <a:graphic xmlns:a="http://schemas.openxmlformats.org/drawingml/2006/main">
                  <a:graphicData uri="http://schemas.microsoft.com/office/word/2010/wordprocessingGroup">
                    <wpg:wgp>
                      <wpg:cNvGrpSpPr/>
                      <wpg:grpSpPr>
                        <a:xfrm>
                          <a:off x="0" y="0"/>
                          <a:ext cx="483870" cy="1437005"/>
                          <a:chOff x="0" y="0"/>
                          <a:chExt cx="762" cy="2263"/>
                        </a:xfrm>
                      </wpg:grpSpPr>
                      <wps:wsp>
                        <wps:cNvPr id="1224" name="矩形 413"/>
                        <wps:cNvSpPr/>
                        <wps:spPr>
                          <a:xfrm>
                            <a:off x="0" y="0"/>
                            <a:ext cx="762" cy="1924"/>
                          </a:xfrm>
                          <a:prstGeom prst="rect">
                            <a:avLst/>
                          </a:prstGeom>
                          <a:solidFill>
                            <a:srgbClr val="DCE5EE"/>
                          </a:solidFill>
                          <a:ln>
                            <a:noFill/>
                          </a:ln>
                        </wps:spPr>
                        <wps:bodyPr upright="1"/>
                      </wps:wsp>
                      <wps:wsp>
                        <wps:cNvPr id="1225" name="文本框 414"/>
                        <wps:cNvSpPr txBox="1"/>
                        <wps:spPr>
                          <a:xfrm>
                            <a:off x="0" y="1923"/>
                            <a:ext cx="762" cy="340"/>
                          </a:xfrm>
                          <a:prstGeom prst="rect">
                            <a:avLst/>
                          </a:prstGeom>
                          <a:solidFill>
                            <a:srgbClr val="00539F"/>
                          </a:solidFill>
                          <a:ln>
                            <a:noFill/>
                          </a:ln>
                        </wps:spPr>
                        <wps:txbx>
                          <w:txbxContent>
                            <w:p>
                              <w:pPr>
                                <w:spacing w:before="117"/>
                                <w:ind w:left="243" w:right="243" w:firstLine="0"/>
                                <w:jc w:val="center"/>
                                <w:rPr>
                                  <w:rFonts w:ascii="Century Gothic"/>
                                  <w:b/>
                                  <w:color w:val="000000"/>
                                  <w:sz w:val="12"/>
                                </w:rPr>
                              </w:pPr>
                              <w:r>
                                <w:rPr>
                                  <w:rFonts w:ascii="Century Gothic"/>
                                  <w:b/>
                                  <w:color w:val="FFFFFF"/>
                                  <w:spacing w:val="-5"/>
                                  <w:sz w:val="12"/>
                                </w:rPr>
                                <w:t>15%</w:t>
                              </w:r>
                            </w:p>
                          </w:txbxContent>
                        </wps:txbx>
                        <wps:bodyPr lIns="0" tIns="0" rIns="0" bIns="0" upright="1"/>
                      </wps:wsp>
                    </wpg:wgp>
                  </a:graphicData>
                </a:graphic>
              </wp:inline>
            </w:drawing>
          </mc:Choice>
          <mc:Fallback>
            <w:pict>
              <v:group id="_x0000_s1026" o:spid="_x0000_s1026" o:spt="203" style="height:113.15pt;width:38.1pt;" coordsize="762,2263" o:gfxdata="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lLuprVAAAABAEAAA8AAAAAAAAAAQAgAAAAIgAAAGRycy9k&#10;b3ducmV2LnhtbFBLAQIUABQAAAAIAIdO4kB1hWcMdwIAAEsGAAAOAAAAAAAAAAEAIAAAACQBAABk&#10;cnMvZTJvRG9jLnhtbFBLBQYAAAAABgAGAFkBAAANBgAAAAA=&#10;">
                <o:lock v:ext="edit" aspectratio="f"/>
                <v:rect id="矩形 413" o:spid="_x0000_s1026" o:spt="1" style="position:absolute;left:0;top:0;height:1924;width:762;" fillcolor="#DCE5EE" filled="t" stroked="f" coordsize="21600,21600" o:gfxdata="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tc1r4A&#10;AADdAAAADwAAAAAAAAABACAAAAAiAAAAZHJzL2Rvd25yZXYueG1sUEsBAhQAFAAAAAgAh07iQDMv&#10;BZ47AAAAOQAAABAAAAAAAAAAAQAgAAAADQEAAGRycy9zaGFwZXhtbC54bWxQSwUGAAAAAAYABgBb&#10;AQAAtwMAAAAA&#10;">
                  <v:fill on="t" focussize="0,0"/>
                  <v:stroke on="f"/>
                  <v:imagedata o:title=""/>
                  <o:lock v:ext="edit" aspectratio="f"/>
                </v:rect>
                <v:shape id="文本框 414" o:spid="_x0000_s1026" o:spt="202" type="#_x0000_t202" style="position:absolute;left:0;top:1923;height:340;width:762;" fillcolor="#00539F" filled="t" stroked="f" coordsize="21600,21600" o:gfxdata="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Bu1W8AAAA&#10;3Q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117"/>
                          <w:ind w:left="243" w:right="243" w:firstLine="0"/>
                          <w:jc w:val="center"/>
                          <w:rPr>
                            <w:rFonts w:ascii="Century Gothic"/>
                            <w:b/>
                            <w:color w:val="000000"/>
                            <w:sz w:val="12"/>
                          </w:rPr>
                        </w:pPr>
                        <w:r>
                          <w:rPr>
                            <w:rFonts w:ascii="Century Gothic"/>
                            <w:b/>
                            <w:color w:val="FFFFFF"/>
                            <w:spacing w:val="-5"/>
                            <w:sz w:val="12"/>
                          </w:rPr>
                          <w:t>15%</w:t>
                        </w:r>
                      </w:p>
                    </w:txbxContent>
                  </v:textbox>
                </v:shape>
                <w10:wrap type="none"/>
                <w10:anchorlock/>
              </v:group>
            </w:pict>
          </mc:Fallback>
        </mc:AlternateContent>
      </w:r>
    </w:p>
    <w:p>
      <w:pPr>
        <w:spacing w:after="0" w:line="240" w:lineRule="auto"/>
        <w:jc w:val="left"/>
        <w:rPr>
          <w:sz w:val="20"/>
        </w:rPr>
        <w:sectPr>
          <w:pgSz w:w="12240" w:h="15840"/>
          <w:pgMar w:top="1220" w:right="0" w:bottom="860" w:left="520" w:header="0" w:footer="675" w:gutter="0"/>
          <w:cols w:space="720" w:num="1"/>
        </w:sectPr>
      </w:pPr>
    </w:p>
    <w:p>
      <w:pPr>
        <w:spacing w:before="69" w:line="235" w:lineRule="auto"/>
        <w:ind w:left="100" w:right="38" w:firstLine="0"/>
        <w:jc w:val="center"/>
        <w:rPr>
          <w:spacing w:val="-2"/>
          <w:w w:val="115"/>
          <w:sz w:val="14"/>
        </w:rPr>
      </w:pPr>
      <w:r>
        <w:rPr>
          <w:spacing w:val="-2"/>
          <w:w w:val="115"/>
          <w:sz w:val="14"/>
        </w:rPr>
        <w:t>Supplemental</w:t>
      </w:r>
      <w:r>
        <w:rPr>
          <w:spacing w:val="40"/>
          <w:w w:val="115"/>
          <w:sz w:val="14"/>
        </w:rPr>
        <w:t xml:space="preserve"> </w:t>
      </w:r>
      <w:r>
        <w:rPr>
          <w:w w:val="115"/>
          <w:sz w:val="14"/>
        </w:rPr>
        <w:t>skills</w:t>
      </w:r>
      <w:r>
        <w:rPr>
          <w:spacing w:val="-10"/>
          <w:w w:val="115"/>
          <w:sz w:val="14"/>
        </w:rPr>
        <w:t xml:space="preserve"> </w:t>
      </w:r>
      <w:r>
        <w:rPr>
          <w:w w:val="115"/>
          <w:sz w:val="14"/>
        </w:rPr>
        <w:t>and</w:t>
      </w:r>
      <w:r>
        <w:rPr>
          <w:spacing w:val="40"/>
          <w:w w:val="115"/>
          <w:sz w:val="14"/>
        </w:rPr>
        <w:t xml:space="preserve"> </w:t>
      </w:r>
      <w:r>
        <w:rPr>
          <w:spacing w:val="-2"/>
          <w:w w:val="115"/>
          <w:sz w:val="14"/>
        </w:rPr>
        <w:t>knowledge</w:t>
      </w:r>
      <w:r>
        <w:rPr>
          <w:spacing w:val="40"/>
          <w:w w:val="115"/>
          <w:sz w:val="14"/>
        </w:rPr>
        <w:t xml:space="preserve"> </w:t>
      </w:r>
      <w:r>
        <w:rPr>
          <w:spacing w:val="-2"/>
          <w:w w:val="115"/>
          <w:sz w:val="14"/>
        </w:rPr>
        <w:t>gaps</w:t>
      </w:r>
      <w:r>
        <w:rPr>
          <w:spacing w:val="-8"/>
          <w:w w:val="115"/>
          <w:sz w:val="14"/>
        </w:rPr>
        <w:t xml:space="preserve"> </w:t>
      </w:r>
      <w:r>
        <w:rPr>
          <w:spacing w:val="-2"/>
          <w:w w:val="115"/>
          <w:sz w:val="14"/>
        </w:rPr>
        <w:t>(uplevel/</w:t>
      </w:r>
      <w:r>
        <w:rPr>
          <w:spacing w:val="40"/>
          <w:w w:val="115"/>
          <w:sz w:val="14"/>
        </w:rPr>
        <w:t xml:space="preserve"> </w:t>
      </w:r>
      <w:r>
        <w:rPr>
          <w:spacing w:val="-2"/>
          <w:w w:val="115"/>
          <w:sz w:val="14"/>
        </w:rPr>
        <w:t>augement</w:t>
      </w:r>
      <w:r>
        <w:rPr>
          <w:spacing w:val="40"/>
          <w:w w:val="115"/>
          <w:sz w:val="14"/>
        </w:rPr>
        <w:t xml:space="preserve"> </w:t>
      </w:r>
      <w:r>
        <w:rPr>
          <w:spacing w:val="-2"/>
          <w:w w:val="115"/>
          <w:sz w:val="14"/>
        </w:rPr>
        <w:t>workforce)</w:t>
      </w:r>
    </w:p>
    <w:p>
      <w:pPr>
        <w:spacing w:before="69" w:line="235" w:lineRule="auto"/>
        <w:ind w:left="100" w:right="38" w:firstLine="0"/>
        <w:jc w:val="center"/>
        <w:rPr>
          <w:spacing w:val="-2"/>
          <w:w w:val="115"/>
          <w:sz w:val="14"/>
        </w:rPr>
      </w:pPr>
      <w:r>
        <w:rPr>
          <w:rFonts w:ascii="PingFang SC" w:hAnsi="PingFang SC" w:eastAsia="PingFang SC" w:cs="PingFang SC"/>
          <w:i w:val="0"/>
          <w:iCs w:val="0"/>
          <w:caps w:val="0"/>
          <w:color w:val="000000"/>
          <w:spacing w:val="0"/>
          <w:sz w:val="16"/>
          <w:szCs w:val="16"/>
          <w:shd w:val="clear" w:fill="FFFFFF"/>
        </w:rPr>
        <w:t>补充技能和知识差距(</w:t>
      </w:r>
      <w:del w:id="395" w:author="张家齐" w:date="2024-05-14T10:36:24Z">
        <w:r>
          <w:rPr>
            <w:rFonts w:hint="default" w:ascii="PingFang SC" w:hAnsi="PingFang SC" w:eastAsia="PingFang SC" w:cs="PingFang SC"/>
            <w:i w:val="0"/>
            <w:iCs w:val="0"/>
            <w:caps w:val="0"/>
            <w:color w:val="000000"/>
            <w:spacing w:val="0"/>
            <w:sz w:val="16"/>
            <w:szCs w:val="16"/>
            <w:shd w:val="clear" w:fill="FFFFFF"/>
            <w:lang w:val="en-US"/>
          </w:rPr>
          <w:delText>上</w:delText>
        </w:r>
      </w:del>
      <w:ins w:id="396" w:author="张家齐" w:date="2024-05-14T10:36:25Z">
        <w:r>
          <w:rPr>
            <w:rFonts w:hint="eastAsia" w:ascii="PingFang SC" w:hAnsi="PingFang SC" w:eastAsia="PingFang SC" w:cs="PingFang SC"/>
            <w:i w:val="0"/>
            <w:iCs w:val="0"/>
            <w:caps w:val="0"/>
            <w:color w:val="000000"/>
            <w:spacing w:val="0"/>
            <w:sz w:val="16"/>
            <w:szCs w:val="16"/>
            <w:shd w:val="clear" w:fill="FFFFFF"/>
            <w:lang w:val="en-US" w:eastAsia="zh-CN"/>
          </w:rPr>
          <w:t>提</w:t>
        </w:r>
      </w:ins>
      <w:r>
        <w:rPr>
          <w:rFonts w:hint="eastAsia" w:ascii="PingFang SC" w:hAnsi="PingFang SC" w:eastAsia="宋体" w:cs="PingFang SC"/>
          <w:i w:val="0"/>
          <w:iCs w:val="0"/>
          <w:caps w:val="0"/>
          <w:color w:val="000000"/>
          <w:spacing w:val="0"/>
          <w:sz w:val="16"/>
          <w:szCs w:val="16"/>
          <w:shd w:val="clear" w:fill="FFFFFF"/>
          <w:lang w:val="en-US" w:eastAsia="zh-CN"/>
        </w:rPr>
        <w:t>升</w:t>
      </w:r>
      <w:r>
        <w:rPr>
          <w:rFonts w:ascii="PingFang SC" w:hAnsi="PingFang SC" w:eastAsia="PingFang SC" w:cs="PingFang SC"/>
          <w:i w:val="0"/>
          <w:iCs w:val="0"/>
          <w:caps w:val="0"/>
          <w:color w:val="000000"/>
          <w:spacing w:val="0"/>
          <w:sz w:val="16"/>
          <w:szCs w:val="16"/>
          <w:shd w:val="clear" w:fill="FFFFFF"/>
        </w:rPr>
        <w:t>/增加劳动力)</w:t>
      </w:r>
    </w:p>
    <w:p>
      <w:pPr>
        <w:spacing w:before="69" w:line="235" w:lineRule="auto"/>
        <w:ind w:left="100" w:right="38" w:hanging="1"/>
        <w:jc w:val="center"/>
        <w:rPr>
          <w:spacing w:val="-2"/>
          <w:w w:val="115"/>
          <w:sz w:val="14"/>
        </w:rPr>
      </w:pPr>
      <w:r>
        <w:br w:type="column"/>
      </w:r>
      <w:r>
        <w:rPr>
          <w:spacing w:val="-2"/>
          <w:w w:val="115"/>
          <w:sz w:val="14"/>
        </w:rPr>
        <w:t>Faster</w:t>
      </w:r>
      <w:r>
        <w:rPr>
          <w:spacing w:val="40"/>
          <w:w w:val="115"/>
          <w:sz w:val="14"/>
        </w:rPr>
        <w:t xml:space="preserve"> </w:t>
      </w:r>
      <w:r>
        <w:rPr>
          <w:spacing w:val="-2"/>
          <w:w w:val="115"/>
          <w:sz w:val="14"/>
        </w:rPr>
        <w:t>threat</w:t>
      </w:r>
      <w:r>
        <w:rPr>
          <w:spacing w:val="40"/>
          <w:w w:val="115"/>
          <w:sz w:val="14"/>
        </w:rPr>
        <w:t xml:space="preserve"> </w:t>
      </w:r>
      <w:r>
        <w:rPr>
          <w:spacing w:val="-2"/>
          <w:w w:val="115"/>
          <w:sz w:val="14"/>
        </w:rPr>
        <w:t>detection</w:t>
      </w:r>
    </w:p>
    <w:p>
      <w:pPr>
        <w:spacing w:before="69" w:line="235" w:lineRule="auto"/>
        <w:ind w:left="100" w:right="38" w:hanging="1"/>
        <w:jc w:val="center"/>
        <w:rPr>
          <w:sz w:val="14"/>
        </w:rPr>
      </w:pPr>
      <w:r>
        <w:rPr>
          <w:rFonts w:hint="eastAsia"/>
          <w:spacing w:val="-2"/>
          <w:w w:val="115"/>
          <w:sz w:val="14"/>
        </w:rPr>
        <w:t>更快的威胁检测</w:t>
      </w:r>
    </w:p>
    <w:p>
      <w:pPr>
        <w:spacing w:before="69" w:line="235" w:lineRule="auto"/>
        <w:ind w:left="100" w:right="0" w:firstLine="86"/>
        <w:jc w:val="left"/>
        <w:rPr>
          <w:spacing w:val="-2"/>
          <w:w w:val="115"/>
          <w:sz w:val="14"/>
        </w:rPr>
      </w:pPr>
      <w:r>
        <w:br w:type="column"/>
      </w:r>
      <w:r>
        <w:rPr>
          <w:spacing w:val="-2"/>
          <w:w w:val="115"/>
          <w:sz w:val="14"/>
        </w:rPr>
        <w:t>Improved</w:t>
      </w:r>
      <w:r>
        <w:rPr>
          <w:spacing w:val="40"/>
          <w:w w:val="115"/>
          <w:sz w:val="14"/>
        </w:rPr>
        <w:t xml:space="preserve"> </w:t>
      </w:r>
      <w:r>
        <w:rPr>
          <w:spacing w:val="-2"/>
          <w:w w:val="115"/>
          <w:sz w:val="14"/>
        </w:rPr>
        <w:t>productivity</w:t>
      </w:r>
    </w:p>
    <w:p>
      <w:pPr>
        <w:spacing w:before="69" w:line="235" w:lineRule="auto"/>
        <w:ind w:left="100" w:right="0" w:firstLine="86"/>
        <w:jc w:val="left"/>
        <w:rPr>
          <w:sz w:val="14"/>
        </w:rPr>
      </w:pPr>
      <w:r>
        <w:rPr>
          <w:rFonts w:hint="eastAsia"/>
          <w:spacing w:val="-2"/>
          <w:w w:val="115"/>
          <w:sz w:val="14"/>
        </w:rPr>
        <w:t>提高生产力</w:t>
      </w:r>
    </w:p>
    <w:p>
      <w:pPr>
        <w:spacing w:before="69" w:line="235" w:lineRule="auto"/>
        <w:ind w:left="100" w:right="0" w:hanging="1"/>
        <w:jc w:val="center"/>
        <w:rPr>
          <w:spacing w:val="-2"/>
          <w:w w:val="115"/>
          <w:sz w:val="14"/>
        </w:rPr>
      </w:pPr>
      <w:r>
        <w:br w:type="column"/>
      </w:r>
      <w:r>
        <w:rPr>
          <w:spacing w:val="-2"/>
          <w:w w:val="115"/>
          <w:sz w:val="14"/>
        </w:rPr>
        <w:t>Improve</w:t>
      </w:r>
      <w:r>
        <w:rPr>
          <w:spacing w:val="40"/>
          <w:w w:val="115"/>
          <w:sz w:val="14"/>
        </w:rPr>
        <w:t xml:space="preserve"> </w:t>
      </w:r>
      <w:r>
        <w:rPr>
          <w:spacing w:val="-2"/>
          <w:w w:val="115"/>
          <w:sz w:val="14"/>
        </w:rPr>
        <w:t>cybersecurity</w:t>
      </w:r>
      <w:r>
        <w:rPr>
          <w:spacing w:val="40"/>
          <w:w w:val="115"/>
          <w:sz w:val="14"/>
        </w:rPr>
        <w:t xml:space="preserve"> </w:t>
      </w:r>
      <w:r>
        <w:rPr>
          <w:spacing w:val="-2"/>
          <w:w w:val="115"/>
          <w:sz w:val="14"/>
        </w:rPr>
        <w:t>posture</w:t>
      </w:r>
    </w:p>
    <w:p>
      <w:pPr>
        <w:spacing w:before="69" w:line="235" w:lineRule="auto"/>
        <w:ind w:left="100" w:right="0" w:hanging="1"/>
        <w:jc w:val="center"/>
        <w:rPr>
          <w:spacing w:val="-2"/>
          <w:w w:val="115"/>
          <w:sz w:val="14"/>
        </w:rPr>
      </w:pPr>
      <w:r>
        <w:rPr>
          <w:rFonts w:hint="eastAsia"/>
          <w:spacing w:val="-2"/>
          <w:w w:val="115"/>
          <w:sz w:val="14"/>
        </w:rPr>
        <w:t>改善网络安全态势</w:t>
      </w:r>
    </w:p>
    <w:p>
      <w:pPr>
        <w:spacing w:before="69" w:line="235" w:lineRule="auto"/>
        <w:ind w:left="63" w:right="38" w:hanging="1"/>
        <w:jc w:val="center"/>
        <w:rPr>
          <w:spacing w:val="-2"/>
          <w:w w:val="115"/>
          <w:sz w:val="14"/>
        </w:rPr>
      </w:pPr>
      <w:r>
        <w:br w:type="column"/>
      </w:r>
      <w:r>
        <w:rPr>
          <w:w w:val="115"/>
          <w:sz w:val="14"/>
        </w:rPr>
        <w:t>Reduce</w:t>
      </w:r>
      <w:r>
        <w:rPr>
          <w:spacing w:val="-10"/>
          <w:w w:val="115"/>
          <w:sz w:val="14"/>
        </w:rPr>
        <w:t xml:space="preserve"> </w:t>
      </w:r>
      <w:r>
        <w:rPr>
          <w:w w:val="115"/>
          <w:sz w:val="14"/>
        </w:rPr>
        <w:t>errors</w:t>
      </w:r>
      <w:r>
        <w:rPr>
          <w:spacing w:val="40"/>
          <w:w w:val="115"/>
          <w:sz w:val="14"/>
        </w:rPr>
        <w:t xml:space="preserve"> </w:t>
      </w:r>
      <w:r>
        <w:rPr>
          <w:spacing w:val="-4"/>
          <w:w w:val="115"/>
          <w:sz w:val="14"/>
        </w:rPr>
        <w:t>and</w:t>
      </w:r>
      <w:r>
        <w:rPr>
          <w:spacing w:val="40"/>
          <w:w w:val="115"/>
          <w:sz w:val="14"/>
        </w:rPr>
        <w:t xml:space="preserve"> </w:t>
      </w:r>
      <w:r>
        <w:rPr>
          <w:spacing w:val="-2"/>
          <w:w w:val="115"/>
          <w:sz w:val="14"/>
        </w:rPr>
        <w:t>misconfigurations</w:t>
      </w:r>
    </w:p>
    <w:p>
      <w:pPr>
        <w:spacing w:before="69" w:line="235" w:lineRule="auto"/>
        <w:ind w:left="63" w:right="38" w:hanging="1"/>
        <w:jc w:val="center"/>
        <w:rPr>
          <w:spacing w:val="-2"/>
          <w:w w:val="115"/>
          <w:sz w:val="14"/>
        </w:rPr>
      </w:pPr>
      <w:r>
        <w:rPr>
          <w:rFonts w:hint="eastAsia"/>
          <w:spacing w:val="-2"/>
          <w:w w:val="115"/>
          <w:sz w:val="14"/>
        </w:rPr>
        <w:t>减少错误和错误配置</w:t>
      </w:r>
    </w:p>
    <w:p>
      <w:pPr>
        <w:spacing w:before="69" w:line="235" w:lineRule="auto"/>
        <w:ind w:left="100" w:right="38" w:firstLine="0"/>
        <w:jc w:val="center"/>
        <w:rPr>
          <w:spacing w:val="-2"/>
          <w:w w:val="115"/>
          <w:sz w:val="14"/>
        </w:rPr>
      </w:pPr>
      <w:r>
        <w:br w:type="column"/>
      </w:r>
      <w:r>
        <w:rPr>
          <w:spacing w:val="-2"/>
          <w:w w:val="115"/>
          <w:sz w:val="14"/>
        </w:rPr>
        <w:t>Faster</w:t>
      </w:r>
      <w:r>
        <w:rPr>
          <w:spacing w:val="40"/>
          <w:w w:val="115"/>
          <w:sz w:val="14"/>
        </w:rPr>
        <w:t xml:space="preserve"> </w:t>
      </w:r>
      <w:r>
        <w:rPr>
          <w:spacing w:val="-2"/>
          <w:w w:val="115"/>
          <w:sz w:val="14"/>
        </w:rPr>
        <w:t>incident</w:t>
      </w:r>
      <w:r>
        <w:rPr>
          <w:spacing w:val="40"/>
          <w:w w:val="115"/>
          <w:sz w:val="14"/>
        </w:rPr>
        <w:t xml:space="preserve"> </w:t>
      </w:r>
      <w:r>
        <w:rPr>
          <w:spacing w:val="-2"/>
          <w:w w:val="115"/>
          <w:sz w:val="14"/>
        </w:rPr>
        <w:t>response</w:t>
      </w:r>
    </w:p>
    <w:p>
      <w:pPr>
        <w:spacing w:before="69" w:line="235" w:lineRule="auto"/>
        <w:ind w:left="100" w:right="38" w:firstLine="0"/>
        <w:jc w:val="center"/>
        <w:rPr>
          <w:spacing w:val="-2"/>
          <w:w w:val="115"/>
          <w:sz w:val="14"/>
        </w:rPr>
      </w:pPr>
      <w:r>
        <w:rPr>
          <w:rFonts w:hint="eastAsia"/>
          <w:spacing w:val="-2"/>
          <w:w w:val="115"/>
          <w:sz w:val="14"/>
        </w:rPr>
        <w:t>更快的事件响应</w:t>
      </w:r>
    </w:p>
    <w:p>
      <w:pPr>
        <w:spacing w:before="69" w:line="235" w:lineRule="auto"/>
        <w:ind w:left="100" w:right="0" w:firstLine="87"/>
        <w:jc w:val="left"/>
        <w:rPr>
          <w:spacing w:val="-2"/>
          <w:w w:val="110"/>
          <w:sz w:val="14"/>
        </w:rPr>
      </w:pPr>
      <w:r>
        <w:br w:type="column"/>
      </w:r>
      <w:r>
        <w:rPr>
          <w:spacing w:val="-2"/>
          <w:w w:val="115"/>
          <w:sz w:val="14"/>
        </w:rPr>
        <w:t>Reduce</w:t>
      </w:r>
      <w:r>
        <w:rPr>
          <w:spacing w:val="40"/>
          <w:w w:val="115"/>
          <w:sz w:val="14"/>
        </w:rPr>
        <w:t xml:space="preserve"> </w:t>
      </w:r>
      <w:r>
        <w:rPr>
          <w:spacing w:val="-2"/>
          <w:w w:val="110"/>
          <w:sz w:val="14"/>
        </w:rPr>
        <w:t>workforce</w:t>
      </w:r>
    </w:p>
    <w:p>
      <w:pPr>
        <w:spacing w:before="69" w:line="235" w:lineRule="auto"/>
        <w:ind w:left="100" w:right="0" w:firstLine="87"/>
        <w:jc w:val="left"/>
        <w:rPr>
          <w:spacing w:val="-2"/>
          <w:w w:val="110"/>
          <w:sz w:val="14"/>
        </w:rPr>
      </w:pPr>
      <w:r>
        <w:rPr>
          <w:rFonts w:hint="eastAsia"/>
          <w:spacing w:val="-2"/>
          <w:w w:val="110"/>
          <w:sz w:val="14"/>
        </w:rPr>
        <w:t>减少劳动力</w:t>
      </w:r>
    </w:p>
    <w:p>
      <w:pPr>
        <w:spacing w:before="69" w:line="235" w:lineRule="auto"/>
        <w:ind w:left="100" w:right="38" w:hanging="1"/>
        <w:jc w:val="center"/>
        <w:rPr>
          <w:spacing w:val="-2"/>
          <w:w w:val="115"/>
          <w:sz w:val="14"/>
        </w:rPr>
      </w:pPr>
      <w:r>
        <w:br w:type="column"/>
      </w:r>
      <w:r>
        <w:rPr>
          <w:spacing w:val="-2"/>
          <w:w w:val="115"/>
          <w:sz w:val="14"/>
        </w:rPr>
        <w:t>Improve</w:t>
      </w:r>
      <w:r>
        <w:rPr>
          <w:spacing w:val="40"/>
          <w:w w:val="115"/>
          <w:sz w:val="14"/>
        </w:rPr>
        <w:t xml:space="preserve"> </w:t>
      </w:r>
      <w:r>
        <w:rPr>
          <w:spacing w:val="-2"/>
          <w:w w:val="115"/>
          <w:sz w:val="14"/>
        </w:rPr>
        <w:t>accuracy</w:t>
      </w:r>
      <w:r>
        <w:rPr>
          <w:spacing w:val="-8"/>
          <w:w w:val="115"/>
          <w:sz w:val="14"/>
        </w:rPr>
        <w:t xml:space="preserve"> </w:t>
      </w:r>
      <w:r>
        <w:rPr>
          <w:spacing w:val="-2"/>
          <w:w w:val="115"/>
          <w:sz w:val="14"/>
        </w:rPr>
        <w:t>of</w:t>
      </w:r>
      <w:r>
        <w:rPr>
          <w:spacing w:val="40"/>
          <w:w w:val="115"/>
          <w:sz w:val="14"/>
        </w:rPr>
        <w:t xml:space="preserve"> </w:t>
      </w:r>
      <w:r>
        <w:rPr>
          <w:spacing w:val="-2"/>
          <w:w w:val="115"/>
          <w:sz w:val="14"/>
        </w:rPr>
        <w:t>threat</w:t>
      </w:r>
      <w:r>
        <w:rPr>
          <w:spacing w:val="40"/>
          <w:w w:val="115"/>
          <w:sz w:val="14"/>
        </w:rPr>
        <w:t xml:space="preserve"> </w:t>
      </w:r>
      <w:r>
        <w:rPr>
          <w:spacing w:val="-2"/>
          <w:w w:val="115"/>
          <w:sz w:val="14"/>
        </w:rPr>
        <w:t>analysis</w:t>
      </w:r>
    </w:p>
    <w:p>
      <w:pPr>
        <w:spacing w:before="69" w:line="235" w:lineRule="auto"/>
        <w:ind w:left="100" w:right="38" w:hanging="1"/>
        <w:jc w:val="center"/>
        <w:rPr>
          <w:spacing w:val="-2"/>
          <w:w w:val="115"/>
          <w:sz w:val="14"/>
        </w:rPr>
      </w:pPr>
      <w:r>
        <w:rPr>
          <w:rFonts w:hint="eastAsia"/>
          <w:spacing w:val="-2"/>
          <w:w w:val="115"/>
          <w:sz w:val="14"/>
        </w:rPr>
        <w:t>提高威胁分析的准确性</w:t>
      </w:r>
    </w:p>
    <w:p>
      <w:pPr>
        <w:spacing w:before="69" w:line="235" w:lineRule="auto"/>
        <w:ind w:left="100" w:right="38" w:firstLine="0"/>
        <w:jc w:val="center"/>
        <w:rPr>
          <w:spacing w:val="-2"/>
          <w:w w:val="115"/>
          <w:sz w:val="14"/>
        </w:rPr>
      </w:pPr>
      <w:r>
        <w:br w:type="column"/>
      </w:r>
      <w:r>
        <w:rPr>
          <w:spacing w:val="-2"/>
          <w:w w:val="115"/>
          <w:sz w:val="14"/>
        </w:rPr>
        <w:t>Reduce</w:t>
      </w:r>
      <w:r>
        <w:rPr>
          <w:spacing w:val="40"/>
          <w:w w:val="115"/>
          <w:sz w:val="14"/>
        </w:rPr>
        <w:t xml:space="preserve"> </w:t>
      </w:r>
      <w:r>
        <w:rPr>
          <w:spacing w:val="-2"/>
          <w:w w:val="110"/>
          <w:sz w:val="14"/>
        </w:rPr>
        <w:t>overhead</w:t>
      </w:r>
      <w:r>
        <w:rPr>
          <w:spacing w:val="40"/>
          <w:w w:val="115"/>
          <w:sz w:val="14"/>
        </w:rPr>
        <w:t xml:space="preserve"> </w:t>
      </w:r>
      <w:r>
        <w:rPr>
          <w:spacing w:val="-2"/>
          <w:w w:val="115"/>
          <w:sz w:val="14"/>
        </w:rPr>
        <w:t>costs</w:t>
      </w:r>
    </w:p>
    <w:p>
      <w:pPr>
        <w:spacing w:before="69" w:line="235" w:lineRule="auto"/>
        <w:ind w:left="100" w:right="38" w:firstLine="0"/>
        <w:jc w:val="center"/>
        <w:rPr>
          <w:spacing w:val="-2"/>
          <w:w w:val="115"/>
          <w:sz w:val="14"/>
        </w:rPr>
      </w:pPr>
      <w:r>
        <w:rPr>
          <w:rFonts w:hint="eastAsia"/>
          <w:spacing w:val="-2"/>
          <w:w w:val="115"/>
          <w:sz w:val="14"/>
        </w:rPr>
        <w:t>降低管理费用</w:t>
      </w:r>
    </w:p>
    <w:p>
      <w:pPr>
        <w:spacing w:before="69" w:line="235" w:lineRule="auto"/>
        <w:ind w:left="100" w:right="282" w:firstLine="59"/>
        <w:jc w:val="left"/>
        <w:rPr>
          <w:spacing w:val="-2"/>
          <w:w w:val="110"/>
          <w:sz w:val="14"/>
        </w:rPr>
      </w:pPr>
      <w:r>
        <w:br w:type="column"/>
      </w:r>
      <w:r>
        <w:rPr>
          <w:spacing w:val="-2"/>
          <w:w w:val="115"/>
          <w:sz w:val="14"/>
        </w:rPr>
        <w:t>Reduce</w:t>
      </w:r>
      <w:r>
        <w:rPr>
          <w:spacing w:val="40"/>
          <w:w w:val="115"/>
          <w:sz w:val="14"/>
        </w:rPr>
        <w:t xml:space="preserve"> </w:t>
      </w:r>
      <w:r>
        <w:rPr>
          <w:spacing w:val="-2"/>
          <w:w w:val="110"/>
          <w:sz w:val="14"/>
        </w:rPr>
        <w:t>workload</w:t>
      </w:r>
    </w:p>
    <w:p>
      <w:pPr>
        <w:spacing w:before="69" w:line="235" w:lineRule="auto"/>
        <w:ind w:left="100" w:right="282" w:firstLine="59"/>
        <w:jc w:val="left"/>
        <w:rPr>
          <w:spacing w:val="-2"/>
          <w:w w:val="110"/>
          <w:sz w:val="14"/>
        </w:rPr>
      </w:pPr>
      <w:r>
        <w:rPr>
          <w:rFonts w:hint="eastAsia"/>
          <w:spacing w:val="-2"/>
          <w:w w:val="110"/>
          <w:sz w:val="14"/>
        </w:rPr>
        <w:t>减少工作量</w:t>
      </w:r>
    </w:p>
    <w:p>
      <w:pPr>
        <w:spacing w:after="0" w:line="235" w:lineRule="auto"/>
        <w:jc w:val="left"/>
        <w:rPr>
          <w:sz w:val="14"/>
        </w:rPr>
        <w:sectPr>
          <w:type w:val="continuous"/>
          <w:pgSz w:w="12240" w:h="15840"/>
          <w:pgMar w:top="1500" w:right="0" w:bottom="280" w:left="520" w:header="0" w:footer="675" w:gutter="0"/>
          <w:cols w:equalWidth="0" w:num="10">
            <w:col w:w="1060" w:space="208"/>
            <w:col w:w="762" w:space="276"/>
            <w:col w:w="929" w:space="152"/>
            <w:col w:w="983" w:space="39"/>
            <w:col w:w="1255" w:space="107"/>
            <w:col w:w="740" w:space="353"/>
            <w:col w:w="796" w:space="283"/>
            <w:col w:w="880" w:space="309"/>
            <w:col w:w="746" w:space="377"/>
            <w:col w:w="1465"/>
          </w:cols>
        </w:sectPr>
      </w:pPr>
    </w:p>
    <w:p>
      <w:pPr>
        <w:pStyle w:val="3"/>
        <w:spacing w:before="146"/>
        <w:rPr>
          <w:spacing w:val="-2"/>
          <w:w w:val="115"/>
        </w:rPr>
      </w:pPr>
      <w:r>
        <w:rPr>
          <w:w w:val="115"/>
        </w:rPr>
        <w:t>AI</w:t>
      </w:r>
      <w:r>
        <w:rPr>
          <w:spacing w:val="-24"/>
          <w:w w:val="115"/>
        </w:rPr>
        <w:t xml:space="preserve"> </w:t>
      </w:r>
      <w:r>
        <w:rPr>
          <w:w w:val="115"/>
        </w:rPr>
        <w:t>Staff,</w:t>
      </w:r>
      <w:r>
        <w:rPr>
          <w:spacing w:val="-21"/>
          <w:w w:val="115"/>
        </w:rPr>
        <w:t xml:space="preserve"> </w:t>
      </w:r>
      <w:r>
        <w:rPr>
          <w:w w:val="115"/>
        </w:rPr>
        <w:t>Leadership,</w:t>
      </w:r>
      <w:r>
        <w:rPr>
          <w:spacing w:val="-19"/>
          <w:w w:val="115"/>
        </w:rPr>
        <w:t xml:space="preserve"> </w:t>
      </w:r>
      <w:r>
        <w:rPr>
          <w:w w:val="115"/>
        </w:rPr>
        <w:t>and</w:t>
      </w:r>
      <w:r>
        <w:rPr>
          <w:spacing w:val="-25"/>
          <w:w w:val="115"/>
        </w:rPr>
        <w:t xml:space="preserve"> </w:t>
      </w:r>
      <w:r>
        <w:rPr>
          <w:spacing w:val="-2"/>
          <w:w w:val="115"/>
        </w:rPr>
        <w:t>Training</w:t>
      </w:r>
    </w:p>
    <w:p>
      <w:pPr>
        <w:keepNext w:val="0"/>
        <w:keepLines w:val="0"/>
        <w:widowControl/>
        <w:suppressLineNumbers w:val="0"/>
        <w:ind w:left="960" w:leftChars="400" w:firstLine="0" w:firstLineChars="0"/>
        <w:jc w:val="left"/>
      </w:pPr>
      <w:r>
        <w:rPr>
          <w:rFonts w:hint="default" w:ascii="AzoSans-Bold" w:hAnsi="AzoSans-Bold" w:eastAsia="AzoSans-Bold" w:cs="AzoSans-Bold"/>
          <w:b/>
          <w:color w:val="000000"/>
          <w:kern w:val="0"/>
          <w:sz w:val="28"/>
          <w:szCs w:val="28"/>
          <w:lang w:val="en-US" w:eastAsia="zh-CN" w:bidi="ar"/>
        </w:rPr>
        <w:t>人工智能员工、领导和培训</w:t>
      </w:r>
    </w:p>
    <w:p>
      <w:pPr>
        <w:pStyle w:val="4"/>
        <w:spacing w:before="277"/>
        <w:rPr>
          <w:spacing w:val="-5"/>
          <w:w w:val="115"/>
        </w:rPr>
      </w:pPr>
      <w:r>
        <w:rPr>
          <w:w w:val="115"/>
        </w:rPr>
        <w:t>Creating</w:t>
      </w:r>
      <w:r>
        <w:rPr>
          <w:spacing w:val="-12"/>
          <w:w w:val="115"/>
        </w:rPr>
        <w:t xml:space="preserve"> </w:t>
      </w:r>
      <w:r>
        <w:rPr>
          <w:w w:val="115"/>
        </w:rPr>
        <w:t>a</w:t>
      </w:r>
      <w:r>
        <w:rPr>
          <w:spacing w:val="-11"/>
          <w:w w:val="115"/>
        </w:rPr>
        <w:t xml:space="preserve"> </w:t>
      </w:r>
      <w:r>
        <w:rPr>
          <w:w w:val="115"/>
        </w:rPr>
        <w:t>team</w:t>
      </w:r>
      <w:r>
        <w:rPr>
          <w:spacing w:val="-11"/>
          <w:w w:val="115"/>
        </w:rPr>
        <w:t xml:space="preserve"> </w:t>
      </w:r>
      <w:r>
        <w:rPr>
          <w:w w:val="115"/>
        </w:rPr>
        <w:t>for</w:t>
      </w:r>
      <w:r>
        <w:rPr>
          <w:spacing w:val="-11"/>
          <w:w w:val="115"/>
        </w:rPr>
        <w:t xml:space="preserve"> </w:t>
      </w:r>
      <w:r>
        <w:rPr>
          <w:w w:val="115"/>
        </w:rPr>
        <w:t>governing</w:t>
      </w:r>
      <w:r>
        <w:rPr>
          <w:spacing w:val="-11"/>
          <w:w w:val="115"/>
        </w:rPr>
        <w:t xml:space="preserve"> </w:t>
      </w:r>
      <w:r>
        <w:rPr>
          <w:w w:val="115"/>
        </w:rPr>
        <w:t>the</w:t>
      </w:r>
      <w:r>
        <w:rPr>
          <w:spacing w:val="-11"/>
          <w:w w:val="115"/>
        </w:rPr>
        <w:t xml:space="preserve"> </w:t>
      </w:r>
      <w:r>
        <w:rPr>
          <w:w w:val="115"/>
        </w:rPr>
        <w:t>secure</w:t>
      </w:r>
      <w:r>
        <w:rPr>
          <w:spacing w:val="-12"/>
          <w:w w:val="115"/>
        </w:rPr>
        <w:t xml:space="preserve"> </w:t>
      </w:r>
      <w:r>
        <w:rPr>
          <w:w w:val="115"/>
        </w:rPr>
        <w:t>use</w:t>
      </w:r>
      <w:r>
        <w:rPr>
          <w:spacing w:val="-11"/>
          <w:w w:val="115"/>
        </w:rPr>
        <w:t xml:space="preserve"> </w:t>
      </w:r>
      <w:r>
        <w:rPr>
          <w:w w:val="115"/>
        </w:rPr>
        <w:t>of</w:t>
      </w:r>
      <w:r>
        <w:rPr>
          <w:spacing w:val="-11"/>
          <w:w w:val="115"/>
        </w:rPr>
        <w:t xml:space="preserve"> </w:t>
      </w:r>
      <w:r>
        <w:rPr>
          <w:spacing w:val="-5"/>
          <w:w w:val="115"/>
        </w:rPr>
        <w:t>AI</w:t>
      </w:r>
    </w:p>
    <w:p>
      <w:pPr>
        <w:keepNext w:val="0"/>
        <w:keepLines w:val="0"/>
        <w:widowControl/>
        <w:suppressLineNumbers w:val="0"/>
        <w:ind w:left="960" w:leftChars="400" w:firstLine="0" w:firstLineChars="0"/>
        <w:jc w:val="left"/>
        <w:rPr>
          <w:rFonts w:hint="default" w:ascii="AzoSans-Bold" w:hAnsi="AzoSans-Bold" w:eastAsia="AzoSans-Bold" w:cs="AzoSans-Bold"/>
          <w:b/>
          <w:color w:val="000000"/>
          <w:kern w:val="0"/>
          <w:sz w:val="28"/>
          <w:szCs w:val="28"/>
          <w:lang w:val="en-US" w:eastAsia="zh-CN" w:bidi="ar"/>
        </w:rPr>
      </w:pPr>
      <w:r>
        <w:rPr>
          <w:rFonts w:hint="default" w:ascii="AzoSans-Bold" w:hAnsi="AzoSans-Bold" w:eastAsia="AzoSans-Bold" w:cs="AzoSans-Bold"/>
          <w:b/>
          <w:color w:val="000000"/>
          <w:kern w:val="0"/>
          <w:sz w:val="28"/>
          <w:szCs w:val="28"/>
          <w:lang w:val="en-US" w:eastAsia="zh-CN" w:bidi="ar"/>
        </w:rPr>
        <w:t>创建一个团队来管理人工智能的安全使用</w:t>
      </w:r>
    </w:p>
    <w:p>
      <w:r>
        <mc:AlternateContent>
          <mc:Choice Requires="wps">
            <w:drawing>
              <wp:anchor distT="0" distB="0" distL="114300" distR="114300" simplePos="0" relativeHeight="252054528" behindDoc="0" locked="0" layoutInCell="1" allowOverlap="1">
                <wp:simplePos x="0" y="0"/>
                <wp:positionH relativeFrom="page">
                  <wp:posOffset>2978785</wp:posOffset>
                </wp:positionH>
                <wp:positionV relativeFrom="paragraph">
                  <wp:posOffset>34925</wp:posOffset>
                </wp:positionV>
                <wp:extent cx="3887470" cy="1017270"/>
                <wp:effectExtent l="0" t="0" r="11430" b="11430"/>
                <wp:wrapNone/>
                <wp:docPr id="1226" name="文本框 1226"/>
                <wp:cNvGraphicFramePr/>
                <a:graphic xmlns:a="http://schemas.openxmlformats.org/drawingml/2006/main">
                  <a:graphicData uri="http://schemas.microsoft.com/office/word/2010/wordprocessingShape">
                    <wps:wsp>
                      <wps:cNvSpPr txBox="1"/>
                      <wps:spPr>
                        <a:xfrm>
                          <a:off x="0" y="0"/>
                          <a:ext cx="3887470" cy="1017270"/>
                        </a:xfrm>
                        <a:prstGeom prst="rect">
                          <a:avLst/>
                        </a:prstGeom>
                        <a:solidFill>
                          <a:srgbClr val="EEF3F8"/>
                        </a:solidFill>
                        <a:ln>
                          <a:noFill/>
                        </a:ln>
                      </wps:spPr>
                      <wps:txbx>
                        <w:txbxContent>
                          <w:p>
                            <w:pPr>
                              <w:spacing w:before="63" w:line="278" w:lineRule="auto"/>
                              <w:ind w:left="673" w:right="670" w:firstLine="0"/>
                              <w:jc w:val="center"/>
                              <w:rPr>
                                <w:i/>
                                <w:color w:val="454C5B"/>
                                <w:w w:val="115"/>
                                <w:sz w:val="17"/>
                              </w:rPr>
                            </w:pPr>
                            <w:r>
                              <w:rPr>
                                <w:i/>
                                <w:color w:val="454C5B"/>
                                <w:w w:val="115"/>
                                <w:sz w:val="17"/>
                              </w:rPr>
                              <w:t>Are</w:t>
                            </w:r>
                            <w:r>
                              <w:rPr>
                                <w:i/>
                                <w:color w:val="454C5B"/>
                                <w:spacing w:val="-8"/>
                                <w:w w:val="115"/>
                                <w:sz w:val="17"/>
                              </w:rPr>
                              <w:t xml:space="preserve"> </w:t>
                            </w:r>
                            <w:r>
                              <w:rPr>
                                <w:i/>
                                <w:color w:val="454C5B"/>
                                <w:w w:val="115"/>
                                <w:sz w:val="17"/>
                              </w:rPr>
                              <w:t>you</w:t>
                            </w:r>
                            <w:r>
                              <w:rPr>
                                <w:i/>
                                <w:color w:val="454C5B"/>
                                <w:spacing w:val="-8"/>
                                <w:w w:val="115"/>
                                <w:sz w:val="17"/>
                              </w:rPr>
                              <w:t xml:space="preserve"> </w:t>
                            </w:r>
                            <w:r>
                              <w:rPr>
                                <w:i/>
                                <w:color w:val="454C5B"/>
                                <w:w w:val="115"/>
                                <w:sz w:val="17"/>
                              </w:rPr>
                              <w:t>creating</w:t>
                            </w:r>
                            <w:r>
                              <w:rPr>
                                <w:i/>
                                <w:color w:val="454C5B"/>
                                <w:spacing w:val="-8"/>
                                <w:w w:val="115"/>
                                <w:sz w:val="17"/>
                              </w:rPr>
                              <w:t xml:space="preserve"> </w:t>
                            </w:r>
                            <w:r>
                              <w:rPr>
                                <w:i/>
                                <w:color w:val="454C5B"/>
                                <w:w w:val="115"/>
                                <w:sz w:val="17"/>
                              </w:rPr>
                              <w:t>a</w:t>
                            </w:r>
                            <w:r>
                              <w:rPr>
                                <w:i/>
                                <w:color w:val="454C5B"/>
                                <w:spacing w:val="-8"/>
                                <w:w w:val="115"/>
                                <w:sz w:val="17"/>
                              </w:rPr>
                              <w:t xml:space="preserve"> </w:t>
                            </w:r>
                            <w:r>
                              <w:rPr>
                                <w:i/>
                                <w:color w:val="454C5B"/>
                                <w:w w:val="115"/>
                                <w:sz w:val="17"/>
                              </w:rPr>
                              <w:t>team</w:t>
                            </w:r>
                            <w:r>
                              <w:rPr>
                                <w:i/>
                                <w:color w:val="454C5B"/>
                                <w:spacing w:val="-8"/>
                                <w:w w:val="115"/>
                                <w:sz w:val="17"/>
                              </w:rPr>
                              <w:t xml:space="preserve"> </w:t>
                            </w:r>
                            <w:r>
                              <w:rPr>
                                <w:i/>
                                <w:color w:val="454C5B"/>
                                <w:w w:val="115"/>
                                <w:sz w:val="17"/>
                              </w:rPr>
                              <w:t>to</w:t>
                            </w:r>
                            <w:r>
                              <w:rPr>
                                <w:i/>
                                <w:color w:val="454C5B"/>
                                <w:spacing w:val="-8"/>
                                <w:w w:val="115"/>
                                <w:sz w:val="17"/>
                              </w:rPr>
                              <w:t xml:space="preserve"> </w:t>
                            </w:r>
                            <w:r>
                              <w:rPr>
                                <w:i/>
                                <w:color w:val="454C5B"/>
                                <w:w w:val="115"/>
                                <w:sz w:val="17"/>
                              </w:rPr>
                              <w:t>govern</w:t>
                            </w:r>
                            <w:r>
                              <w:rPr>
                                <w:i/>
                                <w:color w:val="454C5B"/>
                                <w:spacing w:val="-8"/>
                                <w:w w:val="115"/>
                                <w:sz w:val="17"/>
                              </w:rPr>
                              <w:t xml:space="preserve"> </w:t>
                            </w:r>
                            <w:r>
                              <w:rPr>
                                <w:i/>
                                <w:color w:val="454C5B"/>
                                <w:w w:val="115"/>
                                <w:sz w:val="17"/>
                              </w:rPr>
                              <w:t>the</w:t>
                            </w:r>
                            <w:r>
                              <w:rPr>
                                <w:i/>
                                <w:color w:val="454C5B"/>
                                <w:spacing w:val="-8"/>
                                <w:w w:val="115"/>
                                <w:sz w:val="17"/>
                              </w:rPr>
                              <w:t xml:space="preserve"> </w:t>
                            </w:r>
                            <w:r>
                              <w:rPr>
                                <w:i/>
                                <w:color w:val="454C5B"/>
                                <w:w w:val="115"/>
                                <w:sz w:val="17"/>
                              </w:rPr>
                              <w:t>secure</w:t>
                            </w:r>
                            <w:r>
                              <w:rPr>
                                <w:i/>
                                <w:color w:val="454C5B"/>
                                <w:spacing w:val="-8"/>
                                <w:w w:val="115"/>
                                <w:sz w:val="17"/>
                              </w:rPr>
                              <w:t xml:space="preserve"> </w:t>
                            </w:r>
                            <w:r>
                              <w:rPr>
                                <w:i/>
                                <w:color w:val="454C5B"/>
                                <w:w w:val="115"/>
                                <w:sz w:val="17"/>
                              </w:rPr>
                              <w:t>use</w:t>
                            </w:r>
                            <w:r>
                              <w:rPr>
                                <w:i/>
                                <w:color w:val="454C5B"/>
                                <w:spacing w:val="-8"/>
                                <w:w w:val="115"/>
                                <w:sz w:val="17"/>
                              </w:rPr>
                              <w:t xml:space="preserve"> </w:t>
                            </w:r>
                            <w:r>
                              <w:rPr>
                                <w:i/>
                                <w:color w:val="454C5B"/>
                                <w:w w:val="115"/>
                                <w:sz w:val="17"/>
                              </w:rPr>
                              <w:t>of</w:t>
                            </w:r>
                            <w:r>
                              <w:rPr>
                                <w:i/>
                                <w:color w:val="454C5B"/>
                                <w:spacing w:val="-8"/>
                                <w:w w:val="115"/>
                                <w:sz w:val="17"/>
                              </w:rPr>
                              <w:t xml:space="preserve"> </w:t>
                            </w:r>
                            <w:r>
                              <w:rPr>
                                <w:i/>
                                <w:color w:val="454C5B"/>
                                <w:w w:val="115"/>
                                <w:sz w:val="17"/>
                              </w:rPr>
                              <w:t>AI</w:t>
                            </w:r>
                            <w:r>
                              <w:rPr>
                                <w:i/>
                                <w:color w:val="454C5B"/>
                                <w:spacing w:val="-8"/>
                                <w:w w:val="115"/>
                                <w:sz w:val="17"/>
                              </w:rPr>
                              <w:t xml:space="preserve"> </w:t>
                            </w:r>
                            <w:r>
                              <w:rPr>
                                <w:i/>
                                <w:color w:val="454C5B"/>
                                <w:w w:val="115"/>
                                <w:sz w:val="17"/>
                              </w:rPr>
                              <w:t>within your organization? (e.g., policy development, AI features/ product procurement, responsible/ ethical use of)</w:t>
                            </w:r>
                          </w:p>
                          <w:p>
                            <w:pPr>
                              <w:spacing w:before="63" w:line="278" w:lineRule="auto"/>
                              <w:ind w:left="673" w:right="670" w:firstLine="0"/>
                              <w:jc w:val="center"/>
                              <w:rPr>
                                <w:i/>
                                <w:color w:val="454C5B"/>
                                <w:w w:val="115"/>
                                <w:sz w:val="17"/>
                              </w:rPr>
                            </w:pPr>
                            <w:r>
                              <w:rPr>
                                <w:rFonts w:hint="eastAsia"/>
                                <w:i/>
                                <w:color w:val="454C5B"/>
                                <w:w w:val="115"/>
                                <w:sz w:val="17"/>
                              </w:rPr>
                              <w:t>您是否正在创建一个团队来管理组织内人工智能的安全使用？（例如，政策制定、人工智能功能/产品采购、负责任/合乎道德的使用）</w:t>
                            </w:r>
                          </w:p>
                        </w:txbxContent>
                      </wps:txbx>
                      <wps:bodyPr lIns="0" tIns="0" rIns="0" bIns="0" upright="1"/>
                    </wps:wsp>
                  </a:graphicData>
                </a:graphic>
              </wp:anchor>
            </w:drawing>
          </mc:Choice>
          <mc:Fallback>
            <w:pict>
              <v:shape id="_x0000_s1026" o:spid="_x0000_s1026" o:spt="202" type="#_x0000_t202" style="position:absolute;left:0pt;margin-left:234.55pt;margin-top:2.75pt;height:80.1pt;width:306.1pt;mso-position-horizontal-relative:page;z-index:252054528;mso-width-relative:page;mso-height-relative:page;" fillcolor="#EEF3F8" filled="t" stroked="f" coordsize="21600,21600" o:gfxdata="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S1BCXYAAAACgEAAA8AAAAAAAAAAQAgAAAA&#10;IgAAAGRycy9kb3ducmV2LnhtbFBLAQIUABQAAAAIAIdO4kBKpTAs0gEAAKIDAAAOAAAAAAAAAAEA&#10;IAAAACcBAABkcnMvZTJvRG9jLnhtbFBLBQYAAAAABgAGAFkBAABrBQAAAAA=&#10;">
                <v:fill on="t" focussize="0,0"/>
                <v:stroke on="f"/>
                <v:imagedata o:title=""/>
                <o:lock v:ext="edit" aspectratio="f"/>
                <v:textbox inset="0mm,0mm,0mm,0mm">
                  <w:txbxContent>
                    <w:p>
                      <w:pPr>
                        <w:spacing w:before="63" w:line="278" w:lineRule="auto"/>
                        <w:ind w:left="673" w:right="670" w:firstLine="0"/>
                        <w:jc w:val="center"/>
                        <w:rPr>
                          <w:i/>
                          <w:color w:val="454C5B"/>
                          <w:w w:val="115"/>
                          <w:sz w:val="17"/>
                        </w:rPr>
                      </w:pPr>
                      <w:r>
                        <w:rPr>
                          <w:i/>
                          <w:color w:val="454C5B"/>
                          <w:w w:val="115"/>
                          <w:sz w:val="17"/>
                        </w:rPr>
                        <w:t>Are</w:t>
                      </w:r>
                      <w:r>
                        <w:rPr>
                          <w:i/>
                          <w:color w:val="454C5B"/>
                          <w:spacing w:val="-8"/>
                          <w:w w:val="115"/>
                          <w:sz w:val="17"/>
                        </w:rPr>
                        <w:t xml:space="preserve"> </w:t>
                      </w:r>
                      <w:r>
                        <w:rPr>
                          <w:i/>
                          <w:color w:val="454C5B"/>
                          <w:w w:val="115"/>
                          <w:sz w:val="17"/>
                        </w:rPr>
                        <w:t>you</w:t>
                      </w:r>
                      <w:r>
                        <w:rPr>
                          <w:i/>
                          <w:color w:val="454C5B"/>
                          <w:spacing w:val="-8"/>
                          <w:w w:val="115"/>
                          <w:sz w:val="17"/>
                        </w:rPr>
                        <w:t xml:space="preserve"> </w:t>
                      </w:r>
                      <w:r>
                        <w:rPr>
                          <w:i/>
                          <w:color w:val="454C5B"/>
                          <w:w w:val="115"/>
                          <w:sz w:val="17"/>
                        </w:rPr>
                        <w:t>creating</w:t>
                      </w:r>
                      <w:r>
                        <w:rPr>
                          <w:i/>
                          <w:color w:val="454C5B"/>
                          <w:spacing w:val="-8"/>
                          <w:w w:val="115"/>
                          <w:sz w:val="17"/>
                        </w:rPr>
                        <w:t xml:space="preserve"> </w:t>
                      </w:r>
                      <w:r>
                        <w:rPr>
                          <w:i/>
                          <w:color w:val="454C5B"/>
                          <w:w w:val="115"/>
                          <w:sz w:val="17"/>
                        </w:rPr>
                        <w:t>a</w:t>
                      </w:r>
                      <w:r>
                        <w:rPr>
                          <w:i/>
                          <w:color w:val="454C5B"/>
                          <w:spacing w:val="-8"/>
                          <w:w w:val="115"/>
                          <w:sz w:val="17"/>
                        </w:rPr>
                        <w:t xml:space="preserve"> </w:t>
                      </w:r>
                      <w:r>
                        <w:rPr>
                          <w:i/>
                          <w:color w:val="454C5B"/>
                          <w:w w:val="115"/>
                          <w:sz w:val="17"/>
                        </w:rPr>
                        <w:t>team</w:t>
                      </w:r>
                      <w:r>
                        <w:rPr>
                          <w:i/>
                          <w:color w:val="454C5B"/>
                          <w:spacing w:val="-8"/>
                          <w:w w:val="115"/>
                          <w:sz w:val="17"/>
                        </w:rPr>
                        <w:t xml:space="preserve"> </w:t>
                      </w:r>
                      <w:r>
                        <w:rPr>
                          <w:i/>
                          <w:color w:val="454C5B"/>
                          <w:w w:val="115"/>
                          <w:sz w:val="17"/>
                        </w:rPr>
                        <w:t>to</w:t>
                      </w:r>
                      <w:r>
                        <w:rPr>
                          <w:i/>
                          <w:color w:val="454C5B"/>
                          <w:spacing w:val="-8"/>
                          <w:w w:val="115"/>
                          <w:sz w:val="17"/>
                        </w:rPr>
                        <w:t xml:space="preserve"> </w:t>
                      </w:r>
                      <w:r>
                        <w:rPr>
                          <w:i/>
                          <w:color w:val="454C5B"/>
                          <w:w w:val="115"/>
                          <w:sz w:val="17"/>
                        </w:rPr>
                        <w:t>govern</w:t>
                      </w:r>
                      <w:r>
                        <w:rPr>
                          <w:i/>
                          <w:color w:val="454C5B"/>
                          <w:spacing w:val="-8"/>
                          <w:w w:val="115"/>
                          <w:sz w:val="17"/>
                        </w:rPr>
                        <w:t xml:space="preserve"> </w:t>
                      </w:r>
                      <w:r>
                        <w:rPr>
                          <w:i/>
                          <w:color w:val="454C5B"/>
                          <w:w w:val="115"/>
                          <w:sz w:val="17"/>
                        </w:rPr>
                        <w:t>the</w:t>
                      </w:r>
                      <w:r>
                        <w:rPr>
                          <w:i/>
                          <w:color w:val="454C5B"/>
                          <w:spacing w:val="-8"/>
                          <w:w w:val="115"/>
                          <w:sz w:val="17"/>
                        </w:rPr>
                        <w:t xml:space="preserve"> </w:t>
                      </w:r>
                      <w:r>
                        <w:rPr>
                          <w:i/>
                          <w:color w:val="454C5B"/>
                          <w:w w:val="115"/>
                          <w:sz w:val="17"/>
                        </w:rPr>
                        <w:t>secure</w:t>
                      </w:r>
                      <w:r>
                        <w:rPr>
                          <w:i/>
                          <w:color w:val="454C5B"/>
                          <w:spacing w:val="-8"/>
                          <w:w w:val="115"/>
                          <w:sz w:val="17"/>
                        </w:rPr>
                        <w:t xml:space="preserve"> </w:t>
                      </w:r>
                      <w:r>
                        <w:rPr>
                          <w:i/>
                          <w:color w:val="454C5B"/>
                          <w:w w:val="115"/>
                          <w:sz w:val="17"/>
                        </w:rPr>
                        <w:t>use</w:t>
                      </w:r>
                      <w:r>
                        <w:rPr>
                          <w:i/>
                          <w:color w:val="454C5B"/>
                          <w:spacing w:val="-8"/>
                          <w:w w:val="115"/>
                          <w:sz w:val="17"/>
                        </w:rPr>
                        <w:t xml:space="preserve"> </w:t>
                      </w:r>
                      <w:r>
                        <w:rPr>
                          <w:i/>
                          <w:color w:val="454C5B"/>
                          <w:w w:val="115"/>
                          <w:sz w:val="17"/>
                        </w:rPr>
                        <w:t>of</w:t>
                      </w:r>
                      <w:r>
                        <w:rPr>
                          <w:i/>
                          <w:color w:val="454C5B"/>
                          <w:spacing w:val="-8"/>
                          <w:w w:val="115"/>
                          <w:sz w:val="17"/>
                        </w:rPr>
                        <w:t xml:space="preserve"> </w:t>
                      </w:r>
                      <w:r>
                        <w:rPr>
                          <w:i/>
                          <w:color w:val="454C5B"/>
                          <w:w w:val="115"/>
                          <w:sz w:val="17"/>
                        </w:rPr>
                        <w:t>AI</w:t>
                      </w:r>
                      <w:r>
                        <w:rPr>
                          <w:i/>
                          <w:color w:val="454C5B"/>
                          <w:spacing w:val="-8"/>
                          <w:w w:val="115"/>
                          <w:sz w:val="17"/>
                        </w:rPr>
                        <w:t xml:space="preserve"> </w:t>
                      </w:r>
                      <w:r>
                        <w:rPr>
                          <w:i/>
                          <w:color w:val="454C5B"/>
                          <w:w w:val="115"/>
                          <w:sz w:val="17"/>
                        </w:rPr>
                        <w:t>within your organization? (e.g., policy development, AI features/ product procurement, responsible/ ethical use of)</w:t>
                      </w:r>
                    </w:p>
                    <w:p>
                      <w:pPr>
                        <w:spacing w:before="63" w:line="278" w:lineRule="auto"/>
                        <w:ind w:left="673" w:right="670" w:firstLine="0"/>
                        <w:jc w:val="center"/>
                        <w:rPr>
                          <w:i/>
                          <w:color w:val="454C5B"/>
                          <w:w w:val="115"/>
                          <w:sz w:val="17"/>
                        </w:rPr>
                      </w:pPr>
                      <w:r>
                        <w:rPr>
                          <w:rFonts w:hint="eastAsia"/>
                          <w:i/>
                          <w:color w:val="454C5B"/>
                          <w:w w:val="115"/>
                          <w:sz w:val="17"/>
                        </w:rPr>
                        <w:t>您是否正在创建一个团队来管理组织内人工智能的安全使用？（例如，政策制定、人工智能功能/产品采购、负责任/合乎道德的使用）</w:t>
                      </w:r>
                    </w:p>
                  </w:txbxContent>
                </v:textbox>
              </v:shape>
            </w:pict>
          </mc:Fallback>
        </mc:AlternateContent>
      </w:r>
    </w:p>
    <w:p>
      <w:pPr>
        <w:pStyle w:val="6"/>
        <w:spacing w:before="294" w:line="276" w:lineRule="auto"/>
        <w:ind w:left="920" w:right="3939"/>
      </w:pPr>
      <w:r>
        <mc:AlternateContent>
          <mc:Choice Requires="wpg">
            <w:drawing>
              <wp:anchor distT="0" distB="0" distL="114300" distR="114300" simplePos="0" relativeHeight="252048384" behindDoc="0" locked="0" layoutInCell="1" allowOverlap="1">
                <wp:simplePos x="0" y="0"/>
                <wp:positionH relativeFrom="page">
                  <wp:posOffset>2971800</wp:posOffset>
                </wp:positionH>
                <wp:positionV relativeFrom="paragraph">
                  <wp:posOffset>866140</wp:posOffset>
                </wp:positionV>
                <wp:extent cx="1837690" cy="1837690"/>
                <wp:effectExtent l="0" t="0" r="3810" b="3810"/>
                <wp:wrapNone/>
                <wp:docPr id="1227" name="组合 1227"/>
                <wp:cNvGraphicFramePr/>
                <a:graphic xmlns:a="http://schemas.openxmlformats.org/drawingml/2006/main">
                  <a:graphicData uri="http://schemas.microsoft.com/office/word/2010/wordprocessingGroup">
                    <wpg:wgp>
                      <wpg:cNvGrpSpPr/>
                      <wpg:grpSpPr>
                        <a:xfrm>
                          <a:off x="0" y="0"/>
                          <a:ext cx="1837690" cy="1837690"/>
                          <a:chOff x="4680" y="1364"/>
                          <a:chExt cx="2894" cy="2894"/>
                        </a:xfrm>
                      </wpg:grpSpPr>
                      <wps:wsp>
                        <wps:cNvPr id="1228" name="任意多边形 306"/>
                        <wps:cNvSpPr/>
                        <wps:spPr>
                          <a:xfrm>
                            <a:off x="4691" y="1375"/>
                            <a:ext cx="2883" cy="2883"/>
                          </a:xfrm>
                          <a:custGeom>
                            <a:avLst/>
                            <a:gdLst/>
                            <a:ahLst/>
                            <a:cxnLst/>
                            <a:pathLst>
                              <a:path w="2883" h="2883">
                                <a:moveTo>
                                  <a:pt x="1441" y="0"/>
                                </a:moveTo>
                                <a:lnTo>
                                  <a:pt x="1394" y="1"/>
                                </a:lnTo>
                                <a:lnTo>
                                  <a:pt x="1441" y="1441"/>
                                </a:lnTo>
                                <a:lnTo>
                                  <a:pt x="7" y="1297"/>
                                </a:lnTo>
                                <a:lnTo>
                                  <a:pt x="4" y="1333"/>
                                </a:lnTo>
                                <a:lnTo>
                                  <a:pt x="2" y="1369"/>
                                </a:lnTo>
                                <a:lnTo>
                                  <a:pt x="1" y="1405"/>
                                </a:lnTo>
                                <a:lnTo>
                                  <a:pt x="0" y="1441"/>
                                </a:lnTo>
                                <a:lnTo>
                                  <a:pt x="2" y="1517"/>
                                </a:lnTo>
                                <a:lnTo>
                                  <a:pt x="8" y="1593"/>
                                </a:lnTo>
                                <a:lnTo>
                                  <a:pt x="18" y="1667"/>
                                </a:lnTo>
                                <a:lnTo>
                                  <a:pt x="32" y="1739"/>
                                </a:lnTo>
                                <a:lnTo>
                                  <a:pt x="49" y="1811"/>
                                </a:lnTo>
                                <a:lnTo>
                                  <a:pt x="70" y="1881"/>
                                </a:lnTo>
                                <a:lnTo>
                                  <a:pt x="94" y="1950"/>
                                </a:lnTo>
                                <a:lnTo>
                                  <a:pt x="121" y="2017"/>
                                </a:lnTo>
                                <a:lnTo>
                                  <a:pt x="152" y="2082"/>
                                </a:lnTo>
                                <a:lnTo>
                                  <a:pt x="186" y="2146"/>
                                </a:lnTo>
                                <a:lnTo>
                                  <a:pt x="223" y="2207"/>
                                </a:lnTo>
                                <a:lnTo>
                                  <a:pt x="263" y="2267"/>
                                </a:lnTo>
                                <a:lnTo>
                                  <a:pt x="306" y="2324"/>
                                </a:lnTo>
                                <a:lnTo>
                                  <a:pt x="351" y="2380"/>
                                </a:lnTo>
                                <a:lnTo>
                                  <a:pt x="399" y="2433"/>
                                </a:lnTo>
                                <a:lnTo>
                                  <a:pt x="450" y="2483"/>
                                </a:lnTo>
                                <a:lnTo>
                                  <a:pt x="503" y="2531"/>
                                </a:lnTo>
                                <a:lnTo>
                                  <a:pt x="558" y="2577"/>
                                </a:lnTo>
                                <a:lnTo>
                                  <a:pt x="616" y="2620"/>
                                </a:lnTo>
                                <a:lnTo>
                                  <a:pt x="675" y="2660"/>
                                </a:lnTo>
                                <a:lnTo>
                                  <a:pt x="737" y="2697"/>
                                </a:lnTo>
                                <a:lnTo>
                                  <a:pt x="801" y="2730"/>
                                </a:lnTo>
                                <a:lnTo>
                                  <a:pt x="866" y="2761"/>
                                </a:lnTo>
                                <a:lnTo>
                                  <a:pt x="933" y="2789"/>
                                </a:lnTo>
                                <a:lnTo>
                                  <a:pt x="1002" y="2813"/>
                                </a:lnTo>
                                <a:lnTo>
                                  <a:pt x="1072" y="2834"/>
                                </a:lnTo>
                                <a:lnTo>
                                  <a:pt x="1143" y="2851"/>
                                </a:lnTo>
                                <a:lnTo>
                                  <a:pt x="1216" y="2865"/>
                                </a:lnTo>
                                <a:lnTo>
                                  <a:pt x="1290" y="2874"/>
                                </a:lnTo>
                                <a:lnTo>
                                  <a:pt x="1365" y="2880"/>
                                </a:lnTo>
                                <a:lnTo>
                                  <a:pt x="1441" y="2882"/>
                                </a:lnTo>
                                <a:lnTo>
                                  <a:pt x="1517" y="2880"/>
                                </a:lnTo>
                                <a:lnTo>
                                  <a:pt x="1592" y="2874"/>
                                </a:lnTo>
                                <a:lnTo>
                                  <a:pt x="1666" y="2865"/>
                                </a:lnTo>
                                <a:lnTo>
                                  <a:pt x="1739" y="2851"/>
                                </a:lnTo>
                                <a:lnTo>
                                  <a:pt x="1811" y="2834"/>
                                </a:lnTo>
                                <a:lnTo>
                                  <a:pt x="1881" y="2813"/>
                                </a:lnTo>
                                <a:lnTo>
                                  <a:pt x="1949" y="2789"/>
                                </a:lnTo>
                                <a:lnTo>
                                  <a:pt x="2016" y="2761"/>
                                </a:lnTo>
                                <a:lnTo>
                                  <a:pt x="2082" y="2730"/>
                                </a:lnTo>
                                <a:lnTo>
                                  <a:pt x="2145" y="2697"/>
                                </a:lnTo>
                                <a:lnTo>
                                  <a:pt x="2207" y="2660"/>
                                </a:lnTo>
                                <a:lnTo>
                                  <a:pt x="2267" y="2620"/>
                                </a:lnTo>
                                <a:lnTo>
                                  <a:pt x="2324" y="2577"/>
                                </a:lnTo>
                                <a:lnTo>
                                  <a:pt x="2380" y="2531"/>
                                </a:lnTo>
                                <a:lnTo>
                                  <a:pt x="2433" y="2483"/>
                                </a:lnTo>
                                <a:lnTo>
                                  <a:pt x="2483" y="2433"/>
                                </a:lnTo>
                                <a:lnTo>
                                  <a:pt x="2531" y="2380"/>
                                </a:lnTo>
                                <a:lnTo>
                                  <a:pt x="2577" y="2324"/>
                                </a:lnTo>
                                <a:lnTo>
                                  <a:pt x="2619" y="2267"/>
                                </a:lnTo>
                                <a:lnTo>
                                  <a:pt x="2659" y="2207"/>
                                </a:lnTo>
                                <a:lnTo>
                                  <a:pt x="2696" y="2146"/>
                                </a:lnTo>
                                <a:lnTo>
                                  <a:pt x="2730" y="2082"/>
                                </a:lnTo>
                                <a:lnTo>
                                  <a:pt x="2761" y="2017"/>
                                </a:lnTo>
                                <a:lnTo>
                                  <a:pt x="2789" y="1950"/>
                                </a:lnTo>
                                <a:lnTo>
                                  <a:pt x="2813" y="1881"/>
                                </a:lnTo>
                                <a:lnTo>
                                  <a:pt x="2834" y="1811"/>
                                </a:lnTo>
                                <a:lnTo>
                                  <a:pt x="2851" y="1739"/>
                                </a:lnTo>
                                <a:lnTo>
                                  <a:pt x="2864" y="1667"/>
                                </a:lnTo>
                                <a:lnTo>
                                  <a:pt x="2874" y="1593"/>
                                </a:lnTo>
                                <a:lnTo>
                                  <a:pt x="2880" y="1517"/>
                                </a:lnTo>
                                <a:lnTo>
                                  <a:pt x="2882" y="1441"/>
                                </a:lnTo>
                                <a:lnTo>
                                  <a:pt x="2880" y="1365"/>
                                </a:lnTo>
                                <a:lnTo>
                                  <a:pt x="2874" y="1290"/>
                                </a:lnTo>
                                <a:lnTo>
                                  <a:pt x="2864" y="1216"/>
                                </a:lnTo>
                                <a:lnTo>
                                  <a:pt x="2851" y="1143"/>
                                </a:lnTo>
                                <a:lnTo>
                                  <a:pt x="2834" y="1072"/>
                                </a:lnTo>
                                <a:lnTo>
                                  <a:pt x="2813" y="1002"/>
                                </a:lnTo>
                                <a:lnTo>
                                  <a:pt x="2789" y="933"/>
                                </a:lnTo>
                                <a:lnTo>
                                  <a:pt x="2761" y="866"/>
                                </a:lnTo>
                                <a:lnTo>
                                  <a:pt x="2730" y="801"/>
                                </a:lnTo>
                                <a:lnTo>
                                  <a:pt x="2696" y="737"/>
                                </a:lnTo>
                                <a:lnTo>
                                  <a:pt x="2659" y="676"/>
                                </a:lnTo>
                                <a:lnTo>
                                  <a:pt x="2619" y="616"/>
                                </a:lnTo>
                                <a:lnTo>
                                  <a:pt x="2577" y="558"/>
                                </a:lnTo>
                                <a:lnTo>
                                  <a:pt x="2531" y="503"/>
                                </a:lnTo>
                                <a:lnTo>
                                  <a:pt x="2483" y="450"/>
                                </a:lnTo>
                                <a:lnTo>
                                  <a:pt x="2433" y="399"/>
                                </a:lnTo>
                                <a:lnTo>
                                  <a:pt x="2380" y="351"/>
                                </a:lnTo>
                                <a:lnTo>
                                  <a:pt x="2324" y="306"/>
                                </a:lnTo>
                                <a:lnTo>
                                  <a:pt x="2267" y="263"/>
                                </a:lnTo>
                                <a:lnTo>
                                  <a:pt x="2207" y="223"/>
                                </a:lnTo>
                                <a:lnTo>
                                  <a:pt x="2145" y="186"/>
                                </a:lnTo>
                                <a:lnTo>
                                  <a:pt x="2082" y="152"/>
                                </a:lnTo>
                                <a:lnTo>
                                  <a:pt x="2016" y="122"/>
                                </a:lnTo>
                                <a:lnTo>
                                  <a:pt x="1949" y="94"/>
                                </a:lnTo>
                                <a:lnTo>
                                  <a:pt x="1881" y="70"/>
                                </a:lnTo>
                                <a:lnTo>
                                  <a:pt x="1811" y="49"/>
                                </a:lnTo>
                                <a:lnTo>
                                  <a:pt x="1739" y="32"/>
                                </a:lnTo>
                                <a:lnTo>
                                  <a:pt x="1666" y="18"/>
                                </a:lnTo>
                                <a:lnTo>
                                  <a:pt x="1592" y="8"/>
                                </a:lnTo>
                                <a:lnTo>
                                  <a:pt x="1517" y="2"/>
                                </a:lnTo>
                                <a:lnTo>
                                  <a:pt x="1441" y="0"/>
                                </a:lnTo>
                                <a:close/>
                              </a:path>
                            </a:pathLst>
                          </a:custGeom>
                          <a:solidFill>
                            <a:srgbClr val="00539F"/>
                          </a:solidFill>
                          <a:ln>
                            <a:noFill/>
                          </a:ln>
                        </wps:spPr>
                        <wps:bodyPr upright="1"/>
                      </wps:wsp>
                      <wps:wsp>
                        <wps:cNvPr id="1229" name="任意多边形 307"/>
                        <wps:cNvSpPr/>
                        <wps:spPr>
                          <a:xfrm>
                            <a:off x="4691" y="1406"/>
                            <a:ext cx="1442" cy="1500"/>
                          </a:xfrm>
                          <a:custGeom>
                            <a:avLst/>
                            <a:gdLst/>
                            <a:ahLst/>
                            <a:cxnLst/>
                            <a:pathLst>
                              <a:path w="1442" h="1500">
                                <a:moveTo>
                                  <a:pt x="1145" y="0"/>
                                </a:moveTo>
                                <a:lnTo>
                                  <a:pt x="1069" y="18"/>
                                </a:lnTo>
                                <a:lnTo>
                                  <a:pt x="995" y="40"/>
                                </a:lnTo>
                                <a:lnTo>
                                  <a:pt x="922" y="66"/>
                                </a:lnTo>
                                <a:lnTo>
                                  <a:pt x="852" y="95"/>
                                </a:lnTo>
                                <a:lnTo>
                                  <a:pt x="784" y="128"/>
                                </a:lnTo>
                                <a:lnTo>
                                  <a:pt x="718" y="165"/>
                                </a:lnTo>
                                <a:lnTo>
                                  <a:pt x="654" y="204"/>
                                </a:lnTo>
                                <a:lnTo>
                                  <a:pt x="592" y="247"/>
                                </a:lnTo>
                                <a:lnTo>
                                  <a:pt x="533" y="293"/>
                                </a:lnTo>
                                <a:lnTo>
                                  <a:pt x="477" y="341"/>
                                </a:lnTo>
                                <a:lnTo>
                                  <a:pt x="423" y="392"/>
                                </a:lnTo>
                                <a:lnTo>
                                  <a:pt x="372" y="446"/>
                                </a:lnTo>
                                <a:lnTo>
                                  <a:pt x="323" y="503"/>
                                </a:lnTo>
                                <a:lnTo>
                                  <a:pt x="278" y="562"/>
                                </a:lnTo>
                                <a:lnTo>
                                  <a:pt x="236" y="623"/>
                                </a:lnTo>
                                <a:lnTo>
                                  <a:pt x="196" y="686"/>
                                </a:lnTo>
                                <a:lnTo>
                                  <a:pt x="160" y="752"/>
                                </a:lnTo>
                                <a:lnTo>
                                  <a:pt x="128" y="819"/>
                                </a:lnTo>
                                <a:lnTo>
                                  <a:pt x="99" y="888"/>
                                </a:lnTo>
                                <a:lnTo>
                                  <a:pt x="73" y="959"/>
                                </a:lnTo>
                                <a:lnTo>
                                  <a:pt x="51" y="1031"/>
                                </a:lnTo>
                                <a:lnTo>
                                  <a:pt x="33" y="1105"/>
                                </a:lnTo>
                                <a:lnTo>
                                  <a:pt x="19" y="1179"/>
                                </a:lnTo>
                                <a:lnTo>
                                  <a:pt x="9" y="1255"/>
                                </a:lnTo>
                                <a:lnTo>
                                  <a:pt x="2" y="1332"/>
                                </a:lnTo>
                                <a:lnTo>
                                  <a:pt x="0" y="1410"/>
                                </a:lnTo>
                                <a:lnTo>
                                  <a:pt x="1" y="1455"/>
                                </a:lnTo>
                                <a:lnTo>
                                  <a:pt x="3" y="1500"/>
                                </a:lnTo>
                                <a:lnTo>
                                  <a:pt x="1441" y="1410"/>
                                </a:lnTo>
                                <a:lnTo>
                                  <a:pt x="1145" y="0"/>
                                </a:lnTo>
                                <a:close/>
                              </a:path>
                            </a:pathLst>
                          </a:custGeom>
                          <a:solidFill>
                            <a:srgbClr val="0093FF"/>
                          </a:solidFill>
                          <a:ln>
                            <a:noFill/>
                          </a:ln>
                        </wps:spPr>
                        <wps:bodyPr upright="1"/>
                      </wps:wsp>
                      <wps:wsp>
                        <wps:cNvPr id="1230" name="任意多边形 308"/>
                        <wps:cNvSpPr/>
                        <wps:spPr>
                          <a:xfrm>
                            <a:off x="4691" y="1406"/>
                            <a:ext cx="1442" cy="1500"/>
                          </a:xfrm>
                          <a:custGeom>
                            <a:avLst/>
                            <a:gdLst/>
                            <a:ahLst/>
                            <a:cxnLst/>
                            <a:pathLst>
                              <a:path w="1442" h="1500">
                                <a:moveTo>
                                  <a:pt x="1441" y="1410"/>
                                </a:moveTo>
                                <a:lnTo>
                                  <a:pt x="3" y="1500"/>
                                </a:lnTo>
                                <a:lnTo>
                                  <a:pt x="2" y="1478"/>
                                </a:lnTo>
                                <a:lnTo>
                                  <a:pt x="1" y="1455"/>
                                </a:lnTo>
                                <a:lnTo>
                                  <a:pt x="0" y="1433"/>
                                </a:lnTo>
                                <a:lnTo>
                                  <a:pt x="0" y="1410"/>
                                </a:lnTo>
                                <a:lnTo>
                                  <a:pt x="2" y="1332"/>
                                </a:lnTo>
                                <a:lnTo>
                                  <a:pt x="9" y="1255"/>
                                </a:lnTo>
                                <a:lnTo>
                                  <a:pt x="19" y="1179"/>
                                </a:lnTo>
                                <a:lnTo>
                                  <a:pt x="33" y="1105"/>
                                </a:lnTo>
                                <a:lnTo>
                                  <a:pt x="51" y="1031"/>
                                </a:lnTo>
                                <a:lnTo>
                                  <a:pt x="73" y="959"/>
                                </a:lnTo>
                                <a:lnTo>
                                  <a:pt x="99" y="888"/>
                                </a:lnTo>
                                <a:lnTo>
                                  <a:pt x="128" y="819"/>
                                </a:lnTo>
                                <a:lnTo>
                                  <a:pt x="160" y="752"/>
                                </a:lnTo>
                                <a:lnTo>
                                  <a:pt x="196" y="686"/>
                                </a:lnTo>
                                <a:lnTo>
                                  <a:pt x="236" y="623"/>
                                </a:lnTo>
                                <a:lnTo>
                                  <a:pt x="278" y="562"/>
                                </a:lnTo>
                                <a:lnTo>
                                  <a:pt x="323" y="503"/>
                                </a:lnTo>
                                <a:lnTo>
                                  <a:pt x="372" y="446"/>
                                </a:lnTo>
                                <a:lnTo>
                                  <a:pt x="423" y="392"/>
                                </a:lnTo>
                                <a:lnTo>
                                  <a:pt x="477" y="341"/>
                                </a:lnTo>
                                <a:lnTo>
                                  <a:pt x="533" y="293"/>
                                </a:lnTo>
                                <a:lnTo>
                                  <a:pt x="592" y="247"/>
                                </a:lnTo>
                                <a:lnTo>
                                  <a:pt x="654" y="204"/>
                                </a:lnTo>
                                <a:lnTo>
                                  <a:pt x="718" y="165"/>
                                </a:lnTo>
                                <a:lnTo>
                                  <a:pt x="784" y="128"/>
                                </a:lnTo>
                                <a:lnTo>
                                  <a:pt x="852" y="95"/>
                                </a:lnTo>
                                <a:lnTo>
                                  <a:pt x="922" y="66"/>
                                </a:lnTo>
                                <a:lnTo>
                                  <a:pt x="995" y="40"/>
                                </a:lnTo>
                                <a:lnTo>
                                  <a:pt x="1069" y="18"/>
                                </a:lnTo>
                                <a:lnTo>
                                  <a:pt x="1145" y="0"/>
                                </a:lnTo>
                                <a:lnTo>
                                  <a:pt x="1441" y="1410"/>
                                </a:lnTo>
                                <a:close/>
                              </a:path>
                            </a:pathLst>
                          </a:custGeom>
                          <a:noFill/>
                          <a:ln w="14122" cap="flat" cmpd="sng">
                            <a:solidFill>
                              <a:srgbClr val="FFFFFF"/>
                            </a:solidFill>
                            <a:prstDash val="solid"/>
                            <a:headEnd type="none" w="med" len="med"/>
                            <a:tailEnd type="none" w="med" len="med"/>
                          </a:ln>
                        </wps:spPr>
                        <wps:bodyPr upright="1"/>
                      </wps:wsp>
                      <wps:wsp>
                        <wps:cNvPr id="1231" name="任意多边形 309"/>
                        <wps:cNvSpPr/>
                        <wps:spPr>
                          <a:xfrm>
                            <a:off x="5591" y="1375"/>
                            <a:ext cx="541" cy="1442"/>
                          </a:xfrm>
                          <a:custGeom>
                            <a:avLst/>
                            <a:gdLst/>
                            <a:ahLst/>
                            <a:cxnLst/>
                            <a:pathLst>
                              <a:path w="541" h="1442">
                                <a:moveTo>
                                  <a:pt x="541" y="0"/>
                                </a:moveTo>
                                <a:lnTo>
                                  <a:pt x="472" y="2"/>
                                </a:lnTo>
                                <a:lnTo>
                                  <a:pt x="403" y="7"/>
                                </a:lnTo>
                                <a:lnTo>
                                  <a:pt x="334" y="15"/>
                                </a:lnTo>
                                <a:lnTo>
                                  <a:pt x="266" y="27"/>
                                </a:lnTo>
                                <a:lnTo>
                                  <a:pt x="198" y="42"/>
                                </a:lnTo>
                                <a:lnTo>
                                  <a:pt x="131" y="60"/>
                                </a:lnTo>
                                <a:lnTo>
                                  <a:pt x="65" y="81"/>
                                </a:lnTo>
                                <a:lnTo>
                                  <a:pt x="0" y="106"/>
                                </a:lnTo>
                                <a:lnTo>
                                  <a:pt x="541" y="1441"/>
                                </a:lnTo>
                                <a:lnTo>
                                  <a:pt x="541" y="0"/>
                                </a:lnTo>
                                <a:close/>
                              </a:path>
                            </a:pathLst>
                          </a:custGeom>
                          <a:solidFill>
                            <a:srgbClr val="D7E1EC"/>
                          </a:solidFill>
                          <a:ln>
                            <a:noFill/>
                          </a:ln>
                        </wps:spPr>
                        <wps:bodyPr upright="1"/>
                      </wps:wsp>
                      <wps:wsp>
                        <wps:cNvPr id="1232" name="任意多边形 310"/>
                        <wps:cNvSpPr/>
                        <wps:spPr>
                          <a:xfrm>
                            <a:off x="5591" y="1375"/>
                            <a:ext cx="541" cy="1442"/>
                          </a:xfrm>
                          <a:custGeom>
                            <a:avLst/>
                            <a:gdLst/>
                            <a:ahLst/>
                            <a:cxnLst/>
                            <a:pathLst>
                              <a:path w="541" h="1442">
                                <a:moveTo>
                                  <a:pt x="541" y="1441"/>
                                </a:moveTo>
                                <a:lnTo>
                                  <a:pt x="0" y="106"/>
                                </a:lnTo>
                                <a:lnTo>
                                  <a:pt x="65" y="81"/>
                                </a:lnTo>
                                <a:lnTo>
                                  <a:pt x="131" y="60"/>
                                </a:lnTo>
                                <a:lnTo>
                                  <a:pt x="198" y="42"/>
                                </a:lnTo>
                                <a:lnTo>
                                  <a:pt x="266" y="27"/>
                                </a:lnTo>
                                <a:lnTo>
                                  <a:pt x="334" y="15"/>
                                </a:lnTo>
                                <a:lnTo>
                                  <a:pt x="403" y="7"/>
                                </a:lnTo>
                                <a:lnTo>
                                  <a:pt x="472" y="2"/>
                                </a:lnTo>
                                <a:lnTo>
                                  <a:pt x="541" y="0"/>
                                </a:lnTo>
                                <a:lnTo>
                                  <a:pt x="541" y="1441"/>
                                </a:lnTo>
                                <a:close/>
                              </a:path>
                            </a:pathLst>
                          </a:custGeom>
                          <a:noFill/>
                          <a:ln w="14122" cap="flat" cmpd="sng">
                            <a:solidFill>
                              <a:srgbClr val="FFFFFF"/>
                            </a:solidFill>
                            <a:prstDash val="solid"/>
                            <a:headEnd type="none" w="med" len="med"/>
                            <a:tailEnd type="none" w="med" len="med"/>
                          </a:ln>
                        </wps:spPr>
                        <wps:bodyPr upright="1"/>
                      </wps:wsp>
                      <wps:wsp>
                        <wps:cNvPr id="1233" name="任意多边形 311"/>
                        <wps:cNvSpPr/>
                        <wps:spPr>
                          <a:xfrm>
                            <a:off x="5159" y="1836"/>
                            <a:ext cx="1946" cy="1946"/>
                          </a:xfrm>
                          <a:custGeom>
                            <a:avLst/>
                            <a:gdLst/>
                            <a:ahLst/>
                            <a:cxnLst/>
                            <a:pathLst>
                              <a:path w="1946" h="1946">
                                <a:moveTo>
                                  <a:pt x="973" y="0"/>
                                </a:moveTo>
                                <a:lnTo>
                                  <a:pt x="897" y="2"/>
                                </a:lnTo>
                                <a:lnTo>
                                  <a:pt x="823" y="11"/>
                                </a:lnTo>
                                <a:lnTo>
                                  <a:pt x="750" y="25"/>
                                </a:lnTo>
                                <a:lnTo>
                                  <a:pt x="680" y="45"/>
                                </a:lnTo>
                                <a:lnTo>
                                  <a:pt x="611" y="69"/>
                                </a:lnTo>
                                <a:lnTo>
                                  <a:pt x="545" y="98"/>
                                </a:lnTo>
                                <a:lnTo>
                                  <a:pt x="482" y="132"/>
                                </a:lnTo>
                                <a:lnTo>
                                  <a:pt x="422" y="171"/>
                                </a:lnTo>
                                <a:lnTo>
                                  <a:pt x="365" y="213"/>
                                </a:lnTo>
                                <a:lnTo>
                                  <a:pt x="311" y="260"/>
                                </a:lnTo>
                                <a:lnTo>
                                  <a:pt x="261" y="310"/>
                                </a:lnTo>
                                <a:lnTo>
                                  <a:pt x="214" y="364"/>
                                </a:lnTo>
                                <a:lnTo>
                                  <a:pt x="172" y="421"/>
                                </a:lnTo>
                                <a:lnTo>
                                  <a:pt x="133" y="481"/>
                                </a:lnTo>
                                <a:lnTo>
                                  <a:pt x="99" y="545"/>
                                </a:lnTo>
                                <a:lnTo>
                                  <a:pt x="70" y="610"/>
                                </a:lnTo>
                                <a:lnTo>
                                  <a:pt x="46" y="679"/>
                                </a:lnTo>
                                <a:lnTo>
                                  <a:pt x="26" y="749"/>
                                </a:lnTo>
                                <a:lnTo>
                                  <a:pt x="12" y="822"/>
                                </a:lnTo>
                                <a:lnTo>
                                  <a:pt x="3" y="896"/>
                                </a:lnTo>
                                <a:lnTo>
                                  <a:pt x="0" y="972"/>
                                </a:lnTo>
                                <a:lnTo>
                                  <a:pt x="3" y="1048"/>
                                </a:lnTo>
                                <a:lnTo>
                                  <a:pt x="12" y="1123"/>
                                </a:lnTo>
                                <a:lnTo>
                                  <a:pt x="26" y="1195"/>
                                </a:lnTo>
                                <a:lnTo>
                                  <a:pt x="46" y="1266"/>
                                </a:lnTo>
                                <a:lnTo>
                                  <a:pt x="70" y="1334"/>
                                </a:lnTo>
                                <a:lnTo>
                                  <a:pt x="99" y="1400"/>
                                </a:lnTo>
                                <a:lnTo>
                                  <a:pt x="133" y="1463"/>
                                </a:lnTo>
                                <a:lnTo>
                                  <a:pt x="172" y="1524"/>
                                </a:lnTo>
                                <a:lnTo>
                                  <a:pt x="214" y="1581"/>
                                </a:lnTo>
                                <a:lnTo>
                                  <a:pt x="261" y="1635"/>
                                </a:lnTo>
                                <a:lnTo>
                                  <a:pt x="311" y="1685"/>
                                </a:lnTo>
                                <a:lnTo>
                                  <a:pt x="365" y="1731"/>
                                </a:lnTo>
                                <a:lnTo>
                                  <a:pt x="422" y="1774"/>
                                </a:lnTo>
                                <a:lnTo>
                                  <a:pt x="482" y="1812"/>
                                </a:lnTo>
                                <a:lnTo>
                                  <a:pt x="545" y="1846"/>
                                </a:lnTo>
                                <a:lnTo>
                                  <a:pt x="611" y="1876"/>
                                </a:lnTo>
                                <a:lnTo>
                                  <a:pt x="680" y="1900"/>
                                </a:lnTo>
                                <a:lnTo>
                                  <a:pt x="750" y="1919"/>
                                </a:lnTo>
                                <a:lnTo>
                                  <a:pt x="823" y="1934"/>
                                </a:lnTo>
                                <a:lnTo>
                                  <a:pt x="897" y="1942"/>
                                </a:lnTo>
                                <a:lnTo>
                                  <a:pt x="973" y="1945"/>
                                </a:lnTo>
                                <a:lnTo>
                                  <a:pt x="1049" y="1942"/>
                                </a:lnTo>
                                <a:lnTo>
                                  <a:pt x="1124" y="1934"/>
                                </a:lnTo>
                                <a:lnTo>
                                  <a:pt x="1196" y="1919"/>
                                </a:lnTo>
                                <a:lnTo>
                                  <a:pt x="1267" y="1900"/>
                                </a:lnTo>
                                <a:lnTo>
                                  <a:pt x="1335" y="1876"/>
                                </a:lnTo>
                                <a:lnTo>
                                  <a:pt x="1401" y="1846"/>
                                </a:lnTo>
                                <a:lnTo>
                                  <a:pt x="1464" y="1812"/>
                                </a:lnTo>
                                <a:lnTo>
                                  <a:pt x="1524" y="1774"/>
                                </a:lnTo>
                                <a:lnTo>
                                  <a:pt x="1582" y="1731"/>
                                </a:lnTo>
                                <a:lnTo>
                                  <a:pt x="1635" y="1685"/>
                                </a:lnTo>
                                <a:lnTo>
                                  <a:pt x="1686" y="1635"/>
                                </a:lnTo>
                                <a:lnTo>
                                  <a:pt x="1732" y="1581"/>
                                </a:lnTo>
                                <a:lnTo>
                                  <a:pt x="1775" y="1524"/>
                                </a:lnTo>
                                <a:lnTo>
                                  <a:pt x="1813" y="1463"/>
                                </a:lnTo>
                                <a:lnTo>
                                  <a:pt x="1847" y="1400"/>
                                </a:lnTo>
                                <a:lnTo>
                                  <a:pt x="1876" y="1334"/>
                                </a:lnTo>
                                <a:lnTo>
                                  <a:pt x="1901" y="1266"/>
                                </a:lnTo>
                                <a:lnTo>
                                  <a:pt x="1920" y="1195"/>
                                </a:lnTo>
                                <a:lnTo>
                                  <a:pt x="1934" y="1123"/>
                                </a:lnTo>
                                <a:lnTo>
                                  <a:pt x="1943" y="1048"/>
                                </a:lnTo>
                                <a:lnTo>
                                  <a:pt x="1946" y="972"/>
                                </a:lnTo>
                                <a:lnTo>
                                  <a:pt x="1943" y="896"/>
                                </a:lnTo>
                                <a:lnTo>
                                  <a:pt x="1934" y="822"/>
                                </a:lnTo>
                                <a:lnTo>
                                  <a:pt x="1920" y="749"/>
                                </a:lnTo>
                                <a:lnTo>
                                  <a:pt x="1901" y="679"/>
                                </a:lnTo>
                                <a:lnTo>
                                  <a:pt x="1876" y="610"/>
                                </a:lnTo>
                                <a:lnTo>
                                  <a:pt x="1847" y="545"/>
                                </a:lnTo>
                                <a:lnTo>
                                  <a:pt x="1813" y="481"/>
                                </a:lnTo>
                                <a:lnTo>
                                  <a:pt x="1775" y="421"/>
                                </a:lnTo>
                                <a:lnTo>
                                  <a:pt x="1732" y="364"/>
                                </a:lnTo>
                                <a:lnTo>
                                  <a:pt x="1686" y="310"/>
                                </a:lnTo>
                                <a:lnTo>
                                  <a:pt x="1635" y="260"/>
                                </a:lnTo>
                                <a:lnTo>
                                  <a:pt x="1582" y="213"/>
                                </a:lnTo>
                                <a:lnTo>
                                  <a:pt x="1524" y="171"/>
                                </a:lnTo>
                                <a:lnTo>
                                  <a:pt x="1464" y="132"/>
                                </a:lnTo>
                                <a:lnTo>
                                  <a:pt x="1401" y="98"/>
                                </a:lnTo>
                                <a:lnTo>
                                  <a:pt x="1335" y="69"/>
                                </a:lnTo>
                                <a:lnTo>
                                  <a:pt x="1267" y="45"/>
                                </a:lnTo>
                                <a:lnTo>
                                  <a:pt x="1196" y="25"/>
                                </a:lnTo>
                                <a:lnTo>
                                  <a:pt x="1124" y="11"/>
                                </a:lnTo>
                                <a:lnTo>
                                  <a:pt x="1049" y="2"/>
                                </a:lnTo>
                                <a:lnTo>
                                  <a:pt x="973"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234pt;margin-top:68.2pt;height:144.7pt;width:144.7pt;mso-position-horizontal-relative:page;z-index:252048384;mso-width-relative:page;mso-height-relative:page;" coordorigin="4680,1364" coordsize="2894,2894" o:gfxdata="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">
                <o:lock v:ext="edit" aspectratio="f"/>
                <v:shape id="任意多边形 306" o:spid="_x0000_s1026" o:spt="100" style="position:absolute;left:4691;top:1375;height:2883;width:2883;" fillcolor="#00539F" filled="t" stroked="f" coordsize="2883,2883" o:gfxdata="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lT9b4A&#10;AADdAAAADwAAAAAAAAABACAAAAAiAAAAZHJzL2Rvd25yZXYueG1sUEsBAhQAFAAAAAgAh07iQDMv&#10;BZ47AAAAOQAAABAAAAAAAAAAAQAgAAAADQEAAGRycy9zaGFwZXhtbC54bWxQSwUGAAAAAAYABgBb&#10;AQAAtwMAAAAA&#10;" path="m1441,0l1394,1,1441,1441,7,1297,4,1333,2,1369,1,1405,0,1441,2,1517,8,1593,18,1667,32,1739,49,1811,70,1881,94,1950,121,2017,152,2082,186,2146,223,2207,263,2267,306,2324,351,2380,399,2433,450,2483,503,2531,558,2577,616,2620,675,2660,737,2697,801,2730,866,2761,933,2789,1002,2813,1072,2834,1143,2851,1216,2865,1290,2874,1365,2880,1441,2882,1517,2880,1592,2874,1666,2865,1739,2851,1811,2834,1881,2813,1949,2789,2016,2761,2082,2730,2145,2697,2207,2660,2267,2620,2324,2577,2380,2531,2433,2483,2483,2433,2531,2380,2577,2324,2619,2267,2659,2207,2696,2146,2730,2082,2761,2017,2789,1950,2813,1881,2834,1811,2851,1739,2864,1667,2874,1593,2880,1517,2882,1441,2880,1365,2874,1290,2864,1216,2851,1143,2834,1072,2813,1002,2789,933,2761,866,2730,801,2696,737,2659,676,2619,616,2577,558,2531,503,2483,450,2433,399,2380,351,2324,306,2267,263,2207,223,2145,186,2082,152,2016,122,1949,94,1881,70,1811,49,1739,32,1666,18,1592,8,1517,2,1441,0xe">
                  <v:fill on="t" focussize="0,0"/>
                  <v:stroke on="f"/>
                  <v:imagedata o:title=""/>
                  <o:lock v:ext="edit" aspectratio="f"/>
                </v:shape>
                <v:shape id="任意多边形 307" o:spid="_x0000_s1026" o:spt="100" style="position:absolute;left:4691;top:1406;height:1500;width:1442;" fillcolor="#0093FF" filled="t" stroked="f" coordsize="1442,1500" o:gfxdata="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xDRDO5AAAA3QAA&#10;AA8AAAAAAAAAAQAgAAAAIgAAAGRycy9kb3ducmV2LnhtbFBLAQIUABQAAAAIAIdO4kAzLwWeOwAA&#10;ADkAAAAQAAAAAAAAAAEAIAAAAAgBAABkcnMvc2hhcGV4bWwueG1sUEsFBgAAAAAGAAYAWwEAALID&#10;AAAAAA==&#10;" path="m1145,0l1069,18,995,40,922,66,852,95,784,128,718,165,654,204,592,247,533,293,477,341,423,392,372,446,323,503,278,562,236,623,196,686,160,752,128,819,99,888,73,959,51,1031,33,1105,19,1179,9,1255,2,1332,0,1410,1,1455,3,1500,1441,1410,1145,0xe">
                  <v:fill on="t" focussize="0,0"/>
                  <v:stroke on="f"/>
                  <v:imagedata o:title=""/>
                  <o:lock v:ext="edit" aspectratio="f"/>
                </v:shape>
                <v:shape id="任意多边形 308" o:spid="_x0000_s1026" o:spt="100" style="position:absolute;left:4691;top:1406;height:1500;width:1442;" filled="f" stroked="t" coordsize="1442,1500" o:gfxdata="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SE43&#10;wAAAAN0AAAAPAAAAAAAAAAEAIAAAACIAAABkcnMvZG93bnJldi54bWxQSwECFAAUAAAACACHTuJA&#10;My8FnjsAAAA5AAAAEAAAAAAAAAABACAAAAAPAQAAZHJzL3NoYXBleG1sLnhtbFBLBQYAAAAABgAG&#10;AFsBAAC5AwAAAAA=&#10;" path="m1441,1410l3,1500,2,1478,1,1455,0,1433,0,1410,2,1332,9,1255,19,1179,33,1105,51,1031,73,959,99,888,128,819,160,752,196,686,236,623,278,562,323,503,372,446,423,392,477,341,533,293,592,247,654,204,718,165,784,128,852,95,922,66,995,40,1069,18,1145,0,1441,1410xe">
                  <v:fill on="f" focussize="0,0"/>
                  <v:stroke weight="1.11196850393701pt" color="#FFFFFF" joinstyle="round"/>
                  <v:imagedata o:title=""/>
                  <o:lock v:ext="edit" aspectratio="f"/>
                </v:shape>
                <v:shape id="任意多边形 309" o:spid="_x0000_s1026" o:spt="100" style="position:absolute;left:5591;top:1375;height:1442;width:541;" fillcolor="#D7E1EC" filled="t" stroked="f" coordsize="541,1442" o:gfxdata="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4aaWe8AAAA&#10;3QAAAA8AAAAAAAAAAQAgAAAAIgAAAGRycy9kb3ducmV2LnhtbFBLAQIUABQAAAAIAIdO4kAzLwWe&#10;OwAAADkAAAAQAAAAAAAAAAEAIAAAAAsBAABkcnMvc2hhcGV4bWwueG1sUEsFBgAAAAAGAAYAWwEA&#10;ALUDAAAAAA==&#10;" path="m541,0l472,2,403,7,334,15,266,27,198,42,131,60,65,81,0,106,541,1441,541,0xe">
                  <v:fill on="t" focussize="0,0"/>
                  <v:stroke on="f"/>
                  <v:imagedata o:title=""/>
                  <o:lock v:ext="edit" aspectratio="f"/>
                </v:shape>
                <v:shape id="任意多边形 310" o:spid="_x0000_s1026" o:spt="100" style="position:absolute;left:5591;top:1375;height:1442;width:541;" filled="f" stroked="t" coordsize="541,1442" o:gfxdata="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i4CC8AAAA&#10;3QAAAA8AAAAAAAAAAQAgAAAAIgAAAGRycy9kb3ducmV2LnhtbFBLAQIUABQAAAAIAIdO4kAzLwWe&#10;OwAAADkAAAAQAAAAAAAAAAEAIAAAAAsBAABkcnMvc2hhcGV4bWwueG1sUEsFBgAAAAAGAAYAWwEA&#10;ALUDAAAAAA==&#10;" path="m541,1441l0,106,65,81,131,60,198,42,266,27,334,15,403,7,472,2,541,0,541,1441xe">
                  <v:fill on="f" focussize="0,0"/>
                  <v:stroke weight="1.11196850393701pt" color="#FFFFFF" joinstyle="round"/>
                  <v:imagedata o:title=""/>
                  <o:lock v:ext="edit" aspectratio="f"/>
                </v:shape>
                <v:shape id="任意多边形 311" o:spid="_x0000_s1026" o:spt="100" style="position:absolute;left:5159;top:1836;height:1946;width:1946;" fillcolor="#FFFFFF" filled="t" stroked="f" coordsize="1946,1946" o:gfxdata="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0si8AAAA&#10;3QAAAA8AAAAAAAAAAQAgAAAAIgAAAGRycy9kb3ducmV2LnhtbFBLAQIUABQAAAAIAIdO4kAzLwWe&#10;OwAAADkAAAAQAAAAAAAAAAEAIAAAAAsBAABkcnMvc2hhcGV4bWwueG1sUEsFBgAAAAAGAAYAWwEA&#10;ALUDAAAAAA==&#10;" path="m973,0l897,2,823,11,750,25,680,45,611,69,545,98,482,132,422,171,365,213,311,260,261,310,214,364,172,421,133,481,99,545,70,610,46,679,26,749,12,822,3,896,0,972,3,1048,12,1123,26,1195,46,1266,70,1334,99,1400,133,1463,172,1524,214,1581,261,1635,311,1685,365,1731,422,1774,482,1812,545,1846,611,1876,680,1900,750,1919,823,1934,897,1942,973,1945,1049,1942,1124,1934,1196,1919,1267,1900,1335,1876,1401,1846,1464,1812,1524,1774,1582,1731,1635,1685,1686,1635,1732,1581,1775,1524,1813,1463,1847,1400,1876,1334,1901,1266,1920,1195,1934,1123,1943,1048,1946,972,1943,896,1934,822,1920,749,1901,679,1876,610,1847,545,1813,481,1775,421,1732,364,1686,310,1635,260,1582,213,1524,171,1464,132,1401,98,1335,69,1267,45,1196,25,1124,11,1049,2,973,0xe">
                  <v:fill on="t" focussize="0,0"/>
                  <v:stroke on="f"/>
                  <v:imagedata o:title=""/>
                  <o:lock v:ext="edit" aspectratio="f"/>
                </v:shape>
              </v:group>
            </w:pict>
          </mc:Fallback>
        </mc:AlternateContent>
      </w:r>
      <w:r>
        <w:drawing>
          <wp:anchor distT="0" distB="0" distL="0" distR="0" simplePos="0" relativeHeight="252048384" behindDoc="0" locked="0" layoutInCell="1" allowOverlap="1">
            <wp:simplePos x="0" y="0"/>
            <wp:positionH relativeFrom="page">
              <wp:posOffset>5036820</wp:posOffset>
            </wp:positionH>
            <wp:positionV relativeFrom="paragraph">
              <wp:posOffset>1548130</wp:posOffset>
            </wp:positionV>
            <wp:extent cx="82550" cy="82550"/>
            <wp:effectExtent l="0" t="0" r="6350" b="6350"/>
            <wp:wrapNone/>
            <wp:docPr id="123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anchor>
        </w:drawing>
      </w:r>
      <w:r>
        <w:drawing>
          <wp:anchor distT="0" distB="0" distL="0" distR="0" simplePos="0" relativeHeight="252049408" behindDoc="0" locked="0" layoutInCell="1" allowOverlap="1">
            <wp:simplePos x="0" y="0"/>
            <wp:positionH relativeFrom="page">
              <wp:posOffset>5036820</wp:posOffset>
            </wp:positionH>
            <wp:positionV relativeFrom="paragraph">
              <wp:posOffset>1742440</wp:posOffset>
            </wp:positionV>
            <wp:extent cx="82550" cy="82550"/>
            <wp:effectExtent l="0" t="0" r="6350" b="6350"/>
            <wp:wrapNone/>
            <wp:docPr id="123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image6.png"/>
                    <pic:cNvPicPr>
                      <a:picLocks noChangeAspect="1"/>
                    </pic:cNvPicPr>
                  </pic:nvPicPr>
                  <pic:blipFill>
                    <a:blip r:embed="rId62" cstate="print"/>
                    <a:stretch>
                      <a:fillRect/>
                    </a:stretch>
                  </pic:blipFill>
                  <pic:spPr>
                    <a:xfrm>
                      <a:off x="0" y="0"/>
                      <a:ext cx="82753" cy="82753"/>
                    </a:xfrm>
                    <a:prstGeom prst="rect">
                      <a:avLst/>
                    </a:prstGeom>
                  </pic:spPr>
                </pic:pic>
              </a:graphicData>
            </a:graphic>
          </wp:anchor>
        </w:drawing>
      </w:r>
      <w:r>
        <w:drawing>
          <wp:anchor distT="0" distB="0" distL="0" distR="0" simplePos="0" relativeHeight="252049408" behindDoc="0" locked="0" layoutInCell="1" allowOverlap="1">
            <wp:simplePos x="0" y="0"/>
            <wp:positionH relativeFrom="page">
              <wp:posOffset>5036820</wp:posOffset>
            </wp:positionH>
            <wp:positionV relativeFrom="paragraph">
              <wp:posOffset>1936115</wp:posOffset>
            </wp:positionV>
            <wp:extent cx="82550" cy="82550"/>
            <wp:effectExtent l="0" t="0" r="6350" b="6350"/>
            <wp:wrapNone/>
            <wp:docPr id="123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image16.png"/>
                    <pic:cNvPicPr>
                      <a:picLocks noChangeAspect="1"/>
                    </pic:cNvPicPr>
                  </pic:nvPicPr>
                  <pic:blipFill>
                    <a:blip r:embed="rId71" cstate="print"/>
                    <a:stretch>
                      <a:fillRect/>
                    </a:stretch>
                  </pic:blipFill>
                  <pic:spPr>
                    <a:xfrm>
                      <a:off x="0" y="0"/>
                      <a:ext cx="82753" cy="82753"/>
                    </a:xfrm>
                    <a:prstGeom prst="rect">
                      <a:avLst/>
                    </a:prstGeom>
                  </pic:spPr>
                </pic:pic>
              </a:graphicData>
            </a:graphic>
          </wp:anchor>
        </w:drawing>
      </w:r>
      <w:r>
        <w:rPr>
          <w:w w:val="115"/>
        </w:rPr>
        <w:t>A substantial 74% of organizations are planning</w:t>
      </w:r>
      <w:r>
        <w:rPr>
          <w:spacing w:val="40"/>
          <w:w w:val="115"/>
        </w:rPr>
        <w:t xml:space="preserve"> </w:t>
      </w:r>
      <w:r>
        <w:rPr>
          <w:w w:val="115"/>
        </w:rPr>
        <w:t>to</w:t>
      </w:r>
      <w:r>
        <w:rPr>
          <w:spacing w:val="-13"/>
          <w:w w:val="115"/>
        </w:rPr>
        <w:t xml:space="preserve"> </w:t>
      </w:r>
      <w:r>
        <w:rPr>
          <w:w w:val="115"/>
        </w:rPr>
        <w:t>create</w:t>
      </w:r>
      <w:r>
        <w:rPr>
          <w:spacing w:val="-13"/>
          <w:w w:val="115"/>
        </w:rPr>
        <w:t xml:space="preserve"> </w:t>
      </w:r>
      <w:r>
        <w:rPr>
          <w:w w:val="115"/>
        </w:rPr>
        <w:t>teams</w:t>
      </w:r>
      <w:r>
        <w:rPr>
          <w:spacing w:val="-13"/>
          <w:w w:val="115"/>
        </w:rPr>
        <w:t xml:space="preserve"> </w:t>
      </w:r>
      <w:r>
        <w:rPr>
          <w:w w:val="115"/>
        </w:rPr>
        <w:t>dedicated</w:t>
      </w:r>
      <w:r>
        <w:rPr>
          <w:spacing w:val="-13"/>
          <w:w w:val="115"/>
        </w:rPr>
        <w:t xml:space="preserve"> </w:t>
      </w:r>
      <w:r>
        <w:rPr>
          <w:w w:val="115"/>
        </w:rPr>
        <w:t>to governing the secure use of AI, emphasizing the serious consideration</w:t>
      </w:r>
      <w:r>
        <w:rPr>
          <w:spacing w:val="-13"/>
          <w:w w:val="115"/>
        </w:rPr>
        <w:t xml:space="preserve"> </w:t>
      </w:r>
      <w:r>
        <w:rPr>
          <w:w w:val="115"/>
        </w:rPr>
        <w:t>companies</w:t>
      </w:r>
      <w:r>
        <w:rPr>
          <w:spacing w:val="-13"/>
          <w:w w:val="115"/>
        </w:rPr>
        <w:t xml:space="preserve"> </w:t>
      </w:r>
      <w:r>
        <w:rPr>
          <w:w w:val="115"/>
        </w:rPr>
        <w:t>are giving to AI integration. This move towards establishing specialized teams for policy development, AI product procurement, and ensuring responsible and ethical use, signals</w:t>
      </w:r>
      <w:r>
        <w:rPr>
          <w:spacing w:val="-2"/>
          <w:w w:val="115"/>
        </w:rPr>
        <w:t xml:space="preserve"> </w:t>
      </w:r>
      <w:r>
        <w:rPr>
          <w:w w:val="115"/>
        </w:rPr>
        <w:t>a</w:t>
      </w:r>
      <w:r>
        <w:rPr>
          <w:spacing w:val="-2"/>
          <w:w w:val="115"/>
        </w:rPr>
        <w:t xml:space="preserve"> </w:t>
      </w:r>
      <w:r>
        <w:rPr>
          <w:w w:val="115"/>
        </w:rPr>
        <w:t>clear</w:t>
      </w:r>
      <w:r>
        <w:rPr>
          <w:spacing w:val="-2"/>
          <w:w w:val="115"/>
        </w:rPr>
        <w:t xml:space="preserve"> </w:t>
      </w:r>
      <w:r>
        <w:rPr>
          <w:w w:val="115"/>
        </w:rPr>
        <w:t>recognition</w:t>
      </w:r>
      <w:r>
        <w:rPr>
          <w:spacing w:val="-2"/>
          <w:w w:val="115"/>
        </w:rPr>
        <w:t xml:space="preserve"> </w:t>
      </w:r>
      <w:r>
        <w:rPr>
          <w:w w:val="115"/>
        </w:rPr>
        <w:t>of AI’s transformative impact</w:t>
      </w:r>
    </w:p>
    <w:p>
      <w:pPr>
        <w:pStyle w:val="6"/>
        <w:spacing w:line="276" w:lineRule="auto"/>
        <w:ind w:left="920" w:right="3083"/>
      </w:pPr>
      <w:r>
        <w:rPr>
          <w:w w:val="115"/>
        </w:rPr>
        <w:t>on</w:t>
      </w:r>
      <w:r>
        <w:rPr>
          <w:spacing w:val="-13"/>
          <w:w w:val="115"/>
        </w:rPr>
        <w:t xml:space="preserve"> </w:t>
      </w:r>
      <w:r>
        <w:rPr>
          <w:w w:val="115"/>
        </w:rPr>
        <w:t>security</w:t>
      </w:r>
      <w:r>
        <w:rPr>
          <w:spacing w:val="-13"/>
          <w:w w:val="115"/>
        </w:rPr>
        <w:t xml:space="preserve"> </w:t>
      </w:r>
      <w:r>
        <w:rPr>
          <w:w w:val="115"/>
        </w:rPr>
        <w:t>roles.</w:t>
      </w:r>
      <w:r>
        <w:rPr>
          <w:spacing w:val="-13"/>
          <w:w w:val="115"/>
        </w:rPr>
        <w:t xml:space="preserve"> </w:t>
      </w:r>
      <w:r>
        <w:rPr>
          <w:w w:val="115"/>
        </w:rPr>
        <w:t>Rather</w:t>
      </w:r>
      <w:r>
        <w:rPr>
          <w:spacing w:val="-13"/>
          <w:w w:val="115"/>
        </w:rPr>
        <w:t xml:space="preserve"> </w:t>
      </w:r>
      <w:r>
        <w:rPr>
          <w:w w:val="115"/>
        </w:rPr>
        <w:t>than replacing existing functions,</w:t>
      </w:r>
    </w:p>
    <w:p>
      <w:pPr>
        <w:spacing w:before="0" w:line="240" w:lineRule="auto"/>
        <w:rPr>
          <w:sz w:val="18"/>
        </w:rPr>
      </w:pPr>
      <w:r>
        <w:br w:type="column"/>
      </w: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rPr>
          <w:sz w:val="18"/>
        </w:rPr>
      </w:pPr>
    </w:p>
    <w:p>
      <w:pPr>
        <w:pStyle w:val="6"/>
        <w:spacing w:before="10"/>
        <w:rPr>
          <w:sz w:val="25"/>
        </w:rPr>
      </w:pPr>
    </w:p>
    <w:p>
      <w:pPr>
        <w:spacing w:before="0"/>
        <w:ind w:left="41" w:right="0" w:firstLine="0"/>
        <w:jc w:val="left"/>
        <w:rPr>
          <w:rFonts w:ascii="Palatino Linotype"/>
          <w:b/>
          <w:color w:val="141221"/>
          <w:w w:val="120"/>
          <w:sz w:val="14"/>
        </w:rPr>
      </w:pPr>
    </w:p>
    <w:p>
      <w:pPr>
        <w:spacing w:before="0"/>
        <w:ind w:left="41" w:right="0" w:firstLine="0"/>
        <w:jc w:val="left"/>
        <w:rPr>
          <w:rFonts w:ascii="Palatino Linotype"/>
          <w:b/>
          <w:color w:val="141221"/>
          <w:w w:val="120"/>
          <w:sz w:val="14"/>
        </w:rPr>
      </w:pPr>
    </w:p>
    <w:p>
      <w:pPr>
        <w:spacing w:before="0"/>
        <w:ind w:left="41" w:right="0" w:firstLine="0"/>
        <w:jc w:val="left"/>
        <w:rPr>
          <w:rFonts w:hint="eastAsia" w:eastAsia="宋体"/>
          <w:sz w:val="14"/>
          <w:lang w:val="en-US" w:eastAsia="zh-CN"/>
        </w:rPr>
      </w:pPr>
      <w:r>
        <w:rPr>
          <w:rFonts w:ascii="Palatino Linotype"/>
          <w:b/>
          <w:color w:val="141221"/>
          <w:w w:val="120"/>
          <w:sz w:val="14"/>
        </w:rPr>
        <w:t>74%</w:t>
      </w:r>
      <w:r>
        <w:rPr>
          <w:rFonts w:ascii="Palatino Linotype"/>
          <w:b/>
          <w:color w:val="141221"/>
          <w:spacing w:val="78"/>
          <w:w w:val="150"/>
          <w:sz w:val="14"/>
        </w:rPr>
        <w:t xml:space="preserve"> </w:t>
      </w:r>
      <w:r>
        <w:rPr>
          <w:rFonts w:hint="eastAsia" w:ascii="Palatino Linotype" w:eastAsia="宋体"/>
          <w:b/>
          <w:color w:val="141221"/>
          <w:spacing w:val="78"/>
          <w:w w:val="150"/>
          <w:sz w:val="14"/>
          <w:lang w:val="en-US" w:eastAsia="zh-CN"/>
        </w:rPr>
        <w:t>是</w:t>
      </w:r>
    </w:p>
    <w:p>
      <w:pPr>
        <w:spacing w:before="116"/>
        <w:ind w:left="41" w:right="0" w:firstLine="0"/>
        <w:jc w:val="left"/>
        <w:rPr>
          <w:rFonts w:hint="eastAsia" w:eastAsia="宋体"/>
          <w:sz w:val="14"/>
          <w:lang w:val="en-US" w:eastAsia="zh-CN"/>
        </w:rPr>
      </w:pPr>
      <w:r>
        <w:rPr>
          <w:rFonts w:ascii="Palatino Linotype"/>
          <w:b/>
          <w:color w:val="141221"/>
          <w:w w:val="115"/>
          <w:sz w:val="14"/>
        </w:rPr>
        <w:t>20%</w:t>
      </w:r>
      <w:r>
        <w:rPr>
          <w:rFonts w:ascii="Palatino Linotype"/>
          <w:b/>
          <w:color w:val="141221"/>
          <w:spacing w:val="32"/>
          <w:w w:val="115"/>
          <w:sz w:val="14"/>
        </w:rPr>
        <w:t xml:space="preserve">  </w:t>
      </w:r>
      <w:r>
        <w:rPr>
          <w:rFonts w:hint="eastAsia" w:ascii="Palatino Linotype" w:eastAsia="宋体"/>
          <w:b/>
          <w:color w:val="141221"/>
          <w:spacing w:val="32"/>
          <w:w w:val="115"/>
          <w:sz w:val="14"/>
          <w:lang w:val="en-US" w:eastAsia="zh-CN"/>
        </w:rPr>
        <w:t>否</w:t>
      </w:r>
    </w:p>
    <w:p>
      <w:pPr>
        <w:tabs>
          <w:tab w:val="left" w:pos="492"/>
        </w:tabs>
        <w:spacing w:before="116"/>
        <w:ind w:left="41" w:right="0" w:firstLine="0"/>
        <w:jc w:val="left"/>
        <w:rPr>
          <w:rFonts w:hint="eastAsia" w:eastAsia="宋体"/>
          <w:sz w:val="14"/>
          <w:lang w:val="en-US" w:eastAsia="zh-CN"/>
        </w:rPr>
      </w:pPr>
      <w:r>
        <w:rPr>
          <w:rFonts w:ascii="Palatino Linotype"/>
          <w:b/>
          <w:color w:val="141221"/>
          <w:spacing w:val="-5"/>
          <w:w w:val="115"/>
          <w:sz w:val="14"/>
        </w:rPr>
        <w:t>6%</w:t>
      </w:r>
      <w:r>
        <w:rPr>
          <w:rFonts w:ascii="Palatino Linotype"/>
          <w:b/>
          <w:color w:val="141221"/>
          <w:sz w:val="14"/>
        </w:rPr>
        <w:tab/>
      </w:r>
      <w:r>
        <w:rPr>
          <w:rFonts w:hint="eastAsia" w:ascii="Palatino Linotype" w:eastAsia="宋体"/>
          <w:b/>
          <w:color w:val="141221"/>
          <w:sz w:val="14"/>
          <w:lang w:val="en-US" w:eastAsia="zh-CN"/>
        </w:rPr>
        <w:t>不确定</w:t>
      </w:r>
    </w:p>
    <w:p>
      <w:pPr>
        <w:spacing w:after="0"/>
        <w:jc w:val="left"/>
        <w:rPr>
          <w:sz w:val="14"/>
        </w:rPr>
        <w:sectPr>
          <w:pgSz w:w="12240" w:h="15840"/>
          <w:pgMar w:top="1220" w:right="0" w:bottom="860" w:left="520" w:header="0" w:footer="675" w:gutter="0"/>
          <w:cols w:equalWidth="0" w:num="2">
            <w:col w:w="7549" w:space="40"/>
            <w:col w:w="4131"/>
          </w:cols>
        </w:sectPr>
      </w:pPr>
    </w:p>
    <w:p>
      <w:pPr>
        <w:pStyle w:val="6"/>
        <w:spacing w:line="276" w:lineRule="auto"/>
        <w:ind w:left="920" w:right="1734"/>
      </w:pPr>
      <w:r>
        <w:rPr>
          <w:w w:val="115"/>
        </w:rPr>
        <w:t>AI is leading to the evolution and expansion of organizational roles, requiring new governance structures and expertise. This approach underscores the shift in the security landscape where AI is not merely an additional tool, but a significant factor that necessitates thoughtful integration and</w:t>
      </w:r>
      <w:r>
        <w:rPr>
          <w:spacing w:val="-5"/>
          <w:w w:val="115"/>
        </w:rPr>
        <w:t xml:space="preserve"> </w:t>
      </w:r>
      <w:r>
        <w:rPr>
          <w:w w:val="115"/>
        </w:rPr>
        <w:t>management.</w:t>
      </w:r>
      <w:r>
        <w:rPr>
          <w:spacing w:val="-5"/>
          <w:w w:val="115"/>
        </w:rPr>
        <w:t xml:space="preserve"> </w:t>
      </w:r>
      <w:r>
        <w:rPr>
          <w:w w:val="115"/>
        </w:rPr>
        <w:t>The</w:t>
      </w:r>
      <w:r>
        <w:rPr>
          <w:spacing w:val="-5"/>
          <w:w w:val="115"/>
        </w:rPr>
        <w:t xml:space="preserve"> </w:t>
      </w:r>
      <w:r>
        <w:rPr>
          <w:w w:val="115"/>
        </w:rPr>
        <w:t>fact</w:t>
      </w:r>
      <w:r>
        <w:rPr>
          <w:spacing w:val="-5"/>
          <w:w w:val="115"/>
        </w:rPr>
        <w:t xml:space="preserve"> </w:t>
      </w:r>
      <w:r>
        <w:rPr>
          <w:w w:val="115"/>
        </w:rPr>
        <w:t>that</w:t>
      </w:r>
      <w:r>
        <w:rPr>
          <w:spacing w:val="-5"/>
          <w:w w:val="115"/>
        </w:rPr>
        <w:t xml:space="preserve"> </w:t>
      </w:r>
      <w:r>
        <w:rPr>
          <w:w w:val="115"/>
        </w:rPr>
        <w:t>only</w:t>
      </w:r>
      <w:r>
        <w:rPr>
          <w:spacing w:val="-5"/>
          <w:w w:val="115"/>
        </w:rPr>
        <w:t xml:space="preserve"> </w:t>
      </w:r>
      <w:r>
        <w:rPr>
          <w:w w:val="115"/>
        </w:rPr>
        <w:t>20%</w:t>
      </w:r>
      <w:r>
        <w:rPr>
          <w:spacing w:val="-5"/>
          <w:w w:val="115"/>
        </w:rPr>
        <w:t xml:space="preserve"> </w:t>
      </w:r>
      <w:r>
        <w:rPr>
          <w:w w:val="115"/>
        </w:rPr>
        <w:t>are</w:t>
      </w:r>
      <w:r>
        <w:rPr>
          <w:spacing w:val="-5"/>
          <w:w w:val="115"/>
        </w:rPr>
        <w:t xml:space="preserve"> </w:t>
      </w:r>
      <w:r>
        <w:rPr>
          <w:w w:val="115"/>
        </w:rPr>
        <w:t>not</w:t>
      </w:r>
      <w:r>
        <w:rPr>
          <w:spacing w:val="-5"/>
          <w:w w:val="115"/>
        </w:rPr>
        <w:t xml:space="preserve"> </w:t>
      </w:r>
      <w:r>
        <w:rPr>
          <w:w w:val="115"/>
        </w:rPr>
        <w:t>forming</w:t>
      </w:r>
      <w:r>
        <w:rPr>
          <w:spacing w:val="-5"/>
          <w:w w:val="115"/>
        </w:rPr>
        <w:t xml:space="preserve"> </w:t>
      </w:r>
      <w:r>
        <w:rPr>
          <w:w w:val="115"/>
        </w:rPr>
        <w:t>such</w:t>
      </w:r>
      <w:r>
        <w:rPr>
          <w:spacing w:val="-5"/>
          <w:w w:val="115"/>
        </w:rPr>
        <w:t xml:space="preserve"> </w:t>
      </w:r>
      <w:r>
        <w:rPr>
          <w:w w:val="115"/>
        </w:rPr>
        <w:t>teams,</w:t>
      </w:r>
      <w:r>
        <w:rPr>
          <w:spacing w:val="-5"/>
          <w:w w:val="115"/>
        </w:rPr>
        <w:t xml:space="preserve"> </w:t>
      </w:r>
      <w:r>
        <w:rPr>
          <w:w w:val="115"/>
        </w:rPr>
        <w:t>and</w:t>
      </w:r>
      <w:r>
        <w:rPr>
          <w:spacing w:val="-5"/>
          <w:w w:val="115"/>
        </w:rPr>
        <w:t xml:space="preserve"> </w:t>
      </w:r>
      <w:r>
        <w:rPr>
          <w:w w:val="115"/>
        </w:rPr>
        <w:t>6%</w:t>
      </w:r>
      <w:r>
        <w:rPr>
          <w:spacing w:val="-5"/>
          <w:w w:val="115"/>
        </w:rPr>
        <w:t xml:space="preserve"> </w:t>
      </w:r>
      <w:r>
        <w:rPr>
          <w:w w:val="115"/>
        </w:rPr>
        <w:t>are</w:t>
      </w:r>
      <w:r>
        <w:rPr>
          <w:spacing w:val="-5"/>
          <w:w w:val="115"/>
        </w:rPr>
        <w:t xml:space="preserve"> </w:t>
      </w:r>
      <w:r>
        <w:rPr>
          <w:w w:val="115"/>
        </w:rPr>
        <w:t>unsure,</w:t>
      </w:r>
      <w:r>
        <w:rPr>
          <w:spacing w:val="-5"/>
          <w:w w:val="115"/>
        </w:rPr>
        <w:t xml:space="preserve"> </w:t>
      </w:r>
      <w:r>
        <w:rPr>
          <w:w w:val="115"/>
        </w:rPr>
        <w:t>further</w:t>
      </w:r>
    </w:p>
    <w:p>
      <w:pPr>
        <w:pStyle w:val="6"/>
        <w:spacing w:line="276" w:lineRule="auto"/>
        <w:ind w:left="920" w:right="1444"/>
        <w:rPr>
          <w:w w:val="115"/>
        </w:rPr>
      </w:pPr>
      <w:r>
        <w:rPr>
          <w:w w:val="115"/>
        </w:rPr>
        <w:t>highlights</w:t>
      </w:r>
      <w:r>
        <w:rPr>
          <w:spacing w:val="-3"/>
          <w:w w:val="115"/>
        </w:rPr>
        <w:t xml:space="preserve"> </w:t>
      </w:r>
      <w:r>
        <w:rPr>
          <w:w w:val="115"/>
        </w:rPr>
        <w:t>the</w:t>
      </w:r>
      <w:r>
        <w:rPr>
          <w:spacing w:val="-3"/>
          <w:w w:val="115"/>
        </w:rPr>
        <w:t xml:space="preserve"> </w:t>
      </w:r>
      <w:r>
        <w:rPr>
          <w:w w:val="115"/>
        </w:rPr>
        <w:t>widespread</w:t>
      </w:r>
      <w:r>
        <w:rPr>
          <w:spacing w:val="-3"/>
          <w:w w:val="115"/>
        </w:rPr>
        <w:t xml:space="preserve"> </w:t>
      </w:r>
      <w:r>
        <w:rPr>
          <w:w w:val="115"/>
        </w:rPr>
        <w:t>acknowledgment</w:t>
      </w:r>
      <w:r>
        <w:rPr>
          <w:spacing w:val="-3"/>
          <w:w w:val="115"/>
        </w:rPr>
        <w:t xml:space="preserve"> </w:t>
      </w:r>
      <w:r>
        <w:rPr>
          <w:w w:val="115"/>
        </w:rPr>
        <w:t>across</w:t>
      </w:r>
      <w:r>
        <w:rPr>
          <w:spacing w:val="-3"/>
          <w:w w:val="115"/>
        </w:rPr>
        <w:t xml:space="preserve"> </w:t>
      </w:r>
      <w:r>
        <w:rPr>
          <w:w w:val="115"/>
        </w:rPr>
        <w:t>the</w:t>
      </w:r>
      <w:r>
        <w:rPr>
          <w:spacing w:val="-3"/>
          <w:w w:val="115"/>
        </w:rPr>
        <w:t xml:space="preserve"> </w:t>
      </w:r>
      <w:r>
        <w:rPr>
          <w:w w:val="115"/>
        </w:rPr>
        <w:t>industry</w:t>
      </w:r>
      <w:r>
        <w:rPr>
          <w:spacing w:val="-3"/>
          <w:w w:val="115"/>
        </w:rPr>
        <w:t xml:space="preserve"> </w:t>
      </w:r>
      <w:r>
        <w:rPr>
          <w:w w:val="115"/>
        </w:rPr>
        <w:t>of</w:t>
      </w:r>
      <w:r>
        <w:rPr>
          <w:spacing w:val="-3"/>
          <w:w w:val="115"/>
        </w:rPr>
        <w:t xml:space="preserve"> </w:t>
      </w:r>
      <w:r>
        <w:rPr>
          <w:w w:val="115"/>
        </w:rPr>
        <w:t>the</w:t>
      </w:r>
      <w:r>
        <w:rPr>
          <w:spacing w:val="-3"/>
          <w:w w:val="115"/>
        </w:rPr>
        <w:t xml:space="preserve"> </w:t>
      </w:r>
      <w:r>
        <w:rPr>
          <w:w w:val="115"/>
        </w:rPr>
        <w:t>need</w:t>
      </w:r>
      <w:r>
        <w:rPr>
          <w:spacing w:val="-3"/>
          <w:w w:val="115"/>
        </w:rPr>
        <w:t xml:space="preserve"> </w:t>
      </w:r>
      <w:r>
        <w:rPr>
          <w:w w:val="115"/>
        </w:rPr>
        <w:t>for</w:t>
      </w:r>
      <w:r>
        <w:rPr>
          <w:spacing w:val="-3"/>
          <w:w w:val="115"/>
        </w:rPr>
        <w:t xml:space="preserve"> </w:t>
      </w:r>
      <w:r>
        <w:rPr>
          <w:w w:val="115"/>
        </w:rPr>
        <w:t>dedicated</w:t>
      </w:r>
      <w:r>
        <w:rPr>
          <w:spacing w:val="-3"/>
          <w:w w:val="115"/>
        </w:rPr>
        <w:t xml:space="preserve"> </w:t>
      </w:r>
      <w:r>
        <w:rPr>
          <w:w w:val="115"/>
        </w:rPr>
        <w:t>oversight and specialized skills to harness AI’s potential effectively and securely.</w:t>
      </w:r>
    </w:p>
    <w:p>
      <w:pPr>
        <w:pStyle w:val="6"/>
        <w:spacing w:line="276" w:lineRule="auto"/>
        <w:ind w:left="920" w:right="1444"/>
        <w:rPr>
          <w:w w:val="115"/>
        </w:rPr>
      </w:pPr>
      <w:r>
        <w:rPr>
          <w:rFonts w:hint="default" w:ascii="黑体" w:hAnsi="黑体" w:eastAsia="黑体" w:cs="黑体"/>
          <w:color w:val="000000"/>
          <w:kern w:val="0"/>
          <w:sz w:val="20"/>
          <w:szCs w:val="20"/>
          <w:lang w:val="en-US" w:eastAsia="zh-CN" w:bidi="ar"/>
        </w:rPr>
        <w:t>74%的组织正计划创建专门管理人工智能安全使用的团队，这强调了公司正在认真考虑人工智能的集成。这一举措旨在建立专门团队，负责政策制定、人工智能产品采购，并确保负责任和合乎道德的使用，标志着人们明确认识到人工智能对安全角色的变革性影响。人工智能不是取代现有的功能，而是促使组织角色的演变和扩展，这需要新的治理结构和专业知识。这种方法强调了安全领域的转变，人工智能不仅仅是一个额外的工具，而是一个需要深思熟虑的集成和管理的重要因素。事实上，只有20%的</w:t>
      </w:r>
      <w:ins w:id="397" w:author="张家齐" w:date="2024-05-14T11:03:44Z">
        <w:r>
          <w:rPr>
            <w:rFonts w:hint="eastAsia" w:ascii="黑体" w:hAnsi="黑体" w:eastAsia="黑体" w:cs="黑体"/>
            <w:color w:val="000000"/>
            <w:kern w:val="0"/>
            <w:sz w:val="20"/>
            <w:szCs w:val="20"/>
            <w:lang w:val="en-US" w:eastAsia="zh-CN" w:bidi="ar"/>
          </w:rPr>
          <w:t>受访者</w:t>
        </w:r>
      </w:ins>
      <w:ins w:id="398" w:author="张家齐" w:date="2024-05-14T11:03:46Z">
        <w:r>
          <w:rPr>
            <w:rFonts w:hint="eastAsia" w:ascii="黑体" w:hAnsi="黑体" w:eastAsia="黑体" w:cs="黑体"/>
            <w:color w:val="000000"/>
            <w:kern w:val="0"/>
            <w:sz w:val="20"/>
            <w:szCs w:val="20"/>
            <w:lang w:val="en-US" w:eastAsia="zh-CN" w:bidi="ar"/>
          </w:rPr>
          <w:t>表示</w:t>
        </w:r>
      </w:ins>
      <w:del w:id="399" w:author="张家齐" w:date="2024-05-14T11:03:41Z">
        <w:r>
          <w:rPr>
            <w:rFonts w:hint="default" w:ascii="黑体" w:hAnsi="黑体" w:eastAsia="黑体" w:cs="黑体"/>
            <w:color w:val="000000"/>
            <w:kern w:val="0"/>
            <w:sz w:val="20"/>
            <w:szCs w:val="20"/>
            <w:lang w:val="en-US" w:eastAsia="zh-CN" w:bidi="ar"/>
          </w:rPr>
          <w:delText>人</w:delText>
        </w:r>
      </w:del>
      <w:r>
        <w:rPr>
          <w:rFonts w:hint="default" w:ascii="黑体" w:hAnsi="黑体" w:eastAsia="黑体" w:cs="黑体"/>
          <w:color w:val="000000"/>
          <w:kern w:val="0"/>
          <w:sz w:val="20"/>
          <w:szCs w:val="20"/>
          <w:lang w:val="en-US" w:eastAsia="zh-CN" w:bidi="ar"/>
        </w:rPr>
        <w:t>没有组建这样的团队，6%的人不确定，这进一步凸显了整个行业普遍认识到，需要专门的监督和专业技能来有效、安全地利用人工智能的潜力。</w:t>
      </w:r>
    </w:p>
    <w:p>
      <w:pPr>
        <w:rPr>
          <w:sz w:val="21"/>
        </w:rPr>
      </w:pPr>
      <w:r>
        <w:rPr>
          <w:sz w:val="21"/>
        </w:rPr>
        <w:br w:type="page"/>
      </w:r>
    </w:p>
    <w:p>
      <w:pPr>
        <w:pStyle w:val="6"/>
        <w:spacing w:before="11"/>
        <w:rPr>
          <w:sz w:val="21"/>
        </w:rPr>
      </w:pPr>
    </w:p>
    <w:p>
      <w:pPr>
        <w:pStyle w:val="4"/>
        <w:spacing w:before="0"/>
        <w:rPr>
          <w:spacing w:val="-2"/>
          <w:w w:val="115"/>
        </w:rPr>
      </w:pPr>
      <w:r>
        <w:rPr>
          <w:w w:val="115"/>
        </w:rPr>
        <w:t>Team</w:t>
      </w:r>
      <w:r>
        <w:rPr>
          <w:spacing w:val="-13"/>
          <w:w w:val="115"/>
        </w:rPr>
        <w:t xml:space="preserve"> </w:t>
      </w:r>
      <w:r>
        <w:rPr>
          <w:w w:val="115"/>
        </w:rPr>
        <w:t>responsible</w:t>
      </w:r>
      <w:r>
        <w:rPr>
          <w:spacing w:val="-12"/>
          <w:w w:val="115"/>
        </w:rPr>
        <w:t xml:space="preserve"> </w:t>
      </w:r>
      <w:r>
        <w:rPr>
          <w:w w:val="115"/>
        </w:rPr>
        <w:t>for</w:t>
      </w:r>
      <w:r>
        <w:rPr>
          <w:spacing w:val="-12"/>
          <w:w w:val="115"/>
        </w:rPr>
        <w:t xml:space="preserve"> </w:t>
      </w:r>
      <w:r>
        <w:rPr>
          <w:w w:val="115"/>
        </w:rPr>
        <w:t>securing</w:t>
      </w:r>
      <w:r>
        <w:rPr>
          <w:spacing w:val="-12"/>
          <w:w w:val="115"/>
        </w:rPr>
        <w:t xml:space="preserve"> </w:t>
      </w:r>
      <w:r>
        <w:rPr>
          <w:w w:val="115"/>
        </w:rPr>
        <w:t>AI</w:t>
      </w:r>
      <w:r>
        <w:rPr>
          <w:spacing w:val="-12"/>
          <w:w w:val="115"/>
        </w:rPr>
        <w:t xml:space="preserve"> </w:t>
      </w:r>
      <w:r>
        <w:rPr>
          <w:spacing w:val="-2"/>
          <w:w w:val="115"/>
        </w:rPr>
        <w:t>systems</w:t>
      </w:r>
    </w:p>
    <w:p>
      <w:pPr>
        <w:keepNext w:val="0"/>
        <w:keepLines w:val="0"/>
        <w:widowControl/>
        <w:suppressLineNumbers w:val="0"/>
        <w:ind w:left="960" w:leftChars="400" w:firstLine="0" w:firstLineChars="0"/>
        <w:jc w:val="left"/>
        <w:rPr>
          <w:rFonts w:hint="default" w:ascii="AzoSans-Bold" w:hAnsi="AzoSans-Bold" w:eastAsia="AzoSans-Bold" w:cs="AzoSans-Bold"/>
          <w:b/>
          <w:color w:val="000000"/>
          <w:kern w:val="0"/>
          <w:sz w:val="28"/>
          <w:szCs w:val="28"/>
          <w:lang w:val="en-US" w:eastAsia="zh-CN" w:bidi="ar"/>
        </w:rPr>
      </w:pPr>
      <w:r>
        <w:rPr>
          <w:rFonts w:hint="default" w:ascii="AzoSans-Bold" w:hAnsi="AzoSans-Bold" w:eastAsia="AzoSans-Bold" w:cs="AzoSans-Bold"/>
          <w:b/>
          <w:color w:val="000000"/>
          <w:kern w:val="0"/>
          <w:sz w:val="28"/>
          <w:szCs w:val="28"/>
          <w:lang w:val="en-US" w:eastAsia="zh-CN" w:bidi="ar"/>
        </w:rPr>
        <w:t>负责保护AI系统的团队</w:t>
      </w:r>
    </w:p>
    <w:p>
      <w:pPr>
        <w:ind w:firstLine="720" w:firstLineChars="0"/>
      </w:pPr>
      <w:r>
        <mc:AlternateContent>
          <mc:Choice Requires="wps">
            <w:drawing>
              <wp:anchor distT="0" distB="0" distL="114300" distR="114300" simplePos="0" relativeHeight="252054528" behindDoc="0" locked="0" layoutInCell="1" allowOverlap="1">
                <wp:simplePos x="0" y="0"/>
                <wp:positionH relativeFrom="page">
                  <wp:posOffset>921385</wp:posOffset>
                </wp:positionH>
                <wp:positionV relativeFrom="paragraph">
                  <wp:posOffset>153670</wp:posOffset>
                </wp:positionV>
                <wp:extent cx="3887470" cy="601980"/>
                <wp:effectExtent l="0" t="0" r="11430" b="7620"/>
                <wp:wrapNone/>
                <wp:docPr id="1237" name="文本框 1237"/>
                <wp:cNvGraphicFramePr/>
                <a:graphic xmlns:a="http://schemas.openxmlformats.org/drawingml/2006/main">
                  <a:graphicData uri="http://schemas.microsoft.com/office/word/2010/wordprocessingShape">
                    <wps:wsp>
                      <wps:cNvSpPr txBox="1"/>
                      <wps:spPr>
                        <a:xfrm>
                          <a:off x="0" y="0"/>
                          <a:ext cx="3887470" cy="601980"/>
                        </a:xfrm>
                        <a:prstGeom prst="rect">
                          <a:avLst/>
                        </a:prstGeom>
                        <a:solidFill>
                          <a:srgbClr val="EEF3F8"/>
                        </a:solidFill>
                        <a:ln>
                          <a:noFill/>
                        </a:ln>
                      </wps:spPr>
                      <wps:txbx>
                        <w:txbxContent>
                          <w:p>
                            <w:pPr>
                              <w:spacing w:before="54" w:line="278" w:lineRule="auto"/>
                              <w:ind w:left="2060" w:right="458" w:hanging="1147"/>
                              <w:jc w:val="left"/>
                              <w:rPr>
                                <w:rFonts w:ascii="Verdana"/>
                                <w:i/>
                                <w:color w:val="454C5B"/>
                                <w:sz w:val="17"/>
                              </w:rPr>
                            </w:pPr>
                            <w:r>
                              <w:rPr>
                                <w:rFonts w:ascii="Verdana"/>
                                <w:i/>
                                <w:color w:val="454C5B"/>
                                <w:w w:val="90"/>
                                <w:sz w:val="17"/>
                              </w:rPr>
                              <w:t xml:space="preserve">Which team will be responsible for securing AI systems </w:t>
                            </w:r>
                            <w:r>
                              <w:rPr>
                                <w:rFonts w:ascii="Verdana"/>
                                <w:i/>
                                <w:color w:val="454C5B"/>
                                <w:sz w:val="17"/>
                              </w:rPr>
                              <w:t>within</w:t>
                            </w:r>
                            <w:r>
                              <w:rPr>
                                <w:rFonts w:ascii="Verdana"/>
                                <w:i/>
                                <w:color w:val="454C5B"/>
                                <w:spacing w:val="-4"/>
                                <w:sz w:val="17"/>
                              </w:rPr>
                              <w:t xml:space="preserve"> </w:t>
                            </w:r>
                            <w:r>
                              <w:rPr>
                                <w:rFonts w:ascii="Verdana"/>
                                <w:i/>
                                <w:color w:val="454C5B"/>
                                <w:sz w:val="17"/>
                              </w:rPr>
                              <w:t>your</w:t>
                            </w:r>
                            <w:r>
                              <w:rPr>
                                <w:rFonts w:ascii="Verdana"/>
                                <w:i/>
                                <w:color w:val="454C5B"/>
                                <w:spacing w:val="-4"/>
                                <w:sz w:val="17"/>
                              </w:rPr>
                              <w:t xml:space="preserve"> </w:t>
                            </w:r>
                            <w:r>
                              <w:rPr>
                                <w:rFonts w:ascii="Verdana"/>
                                <w:i/>
                                <w:color w:val="454C5B"/>
                                <w:sz w:val="17"/>
                              </w:rPr>
                              <w:t>organization?</w:t>
                            </w:r>
                          </w:p>
                          <w:p>
                            <w:pPr>
                              <w:spacing w:before="54" w:line="278" w:lineRule="auto"/>
                              <w:ind w:left="2060" w:right="458" w:hanging="1147"/>
                              <w:jc w:val="left"/>
                              <w:rPr>
                                <w:rFonts w:ascii="Verdana"/>
                                <w:i/>
                                <w:color w:val="454C5B"/>
                                <w:sz w:val="17"/>
                              </w:rPr>
                            </w:pPr>
                            <w:r>
                              <w:rPr>
                                <w:rFonts w:hint="eastAsia" w:ascii="Verdana"/>
                                <w:i/>
                                <w:color w:val="454C5B"/>
                                <w:sz w:val="17"/>
                              </w:rPr>
                              <w:t>哪个团队将负责保护您组织内的人工智能系统？</w:t>
                            </w:r>
                          </w:p>
                        </w:txbxContent>
                      </wps:txbx>
                      <wps:bodyPr lIns="0" tIns="0" rIns="0" bIns="0" upright="1"/>
                    </wps:wsp>
                  </a:graphicData>
                </a:graphic>
              </wp:anchor>
            </w:drawing>
          </mc:Choice>
          <mc:Fallback>
            <w:pict>
              <v:shape id="_x0000_s1026" o:spid="_x0000_s1026" o:spt="202" type="#_x0000_t202" style="position:absolute;left:0pt;margin-left:72.55pt;margin-top:12.1pt;height:47.4pt;width:306.1pt;mso-position-horizontal-relative:page;z-index:252054528;mso-width-relative:page;mso-height-relative:page;" fillcolor="#EEF3F8" filled="t" stroked="f" coordsize="21600,21600" o:gfxdata="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xHkVjYAAAACgEAAA8AAAAAAAAAAQAg&#10;AAAAIgAAAGRycy9kb3ducmV2LnhtbFBLAQIUABQAAAAIAIdO4kARJa6O1QEAAKEDAAAOAAAAAAAA&#10;AAEAIAAAACcBAABkcnMvZTJvRG9jLnhtbFBLBQYAAAAABgAGAFkBAABuBQAAAAA=&#10;">
                <v:fill on="t" focussize="0,0"/>
                <v:stroke on="f"/>
                <v:imagedata o:title=""/>
                <o:lock v:ext="edit" aspectratio="f"/>
                <v:textbox inset="0mm,0mm,0mm,0mm">
                  <w:txbxContent>
                    <w:p>
                      <w:pPr>
                        <w:spacing w:before="54" w:line="278" w:lineRule="auto"/>
                        <w:ind w:left="2060" w:right="458" w:hanging="1147"/>
                        <w:jc w:val="left"/>
                        <w:rPr>
                          <w:rFonts w:ascii="Verdana"/>
                          <w:i/>
                          <w:color w:val="454C5B"/>
                          <w:sz w:val="17"/>
                        </w:rPr>
                      </w:pPr>
                      <w:r>
                        <w:rPr>
                          <w:rFonts w:ascii="Verdana"/>
                          <w:i/>
                          <w:color w:val="454C5B"/>
                          <w:w w:val="90"/>
                          <w:sz w:val="17"/>
                        </w:rPr>
                        <w:t xml:space="preserve">Which team will be responsible for securing AI systems </w:t>
                      </w:r>
                      <w:r>
                        <w:rPr>
                          <w:rFonts w:ascii="Verdana"/>
                          <w:i/>
                          <w:color w:val="454C5B"/>
                          <w:sz w:val="17"/>
                        </w:rPr>
                        <w:t>within</w:t>
                      </w:r>
                      <w:r>
                        <w:rPr>
                          <w:rFonts w:ascii="Verdana"/>
                          <w:i/>
                          <w:color w:val="454C5B"/>
                          <w:spacing w:val="-4"/>
                          <w:sz w:val="17"/>
                        </w:rPr>
                        <w:t xml:space="preserve"> </w:t>
                      </w:r>
                      <w:r>
                        <w:rPr>
                          <w:rFonts w:ascii="Verdana"/>
                          <w:i/>
                          <w:color w:val="454C5B"/>
                          <w:sz w:val="17"/>
                        </w:rPr>
                        <w:t>your</w:t>
                      </w:r>
                      <w:r>
                        <w:rPr>
                          <w:rFonts w:ascii="Verdana"/>
                          <w:i/>
                          <w:color w:val="454C5B"/>
                          <w:spacing w:val="-4"/>
                          <w:sz w:val="17"/>
                        </w:rPr>
                        <w:t xml:space="preserve"> </w:t>
                      </w:r>
                      <w:r>
                        <w:rPr>
                          <w:rFonts w:ascii="Verdana"/>
                          <w:i/>
                          <w:color w:val="454C5B"/>
                          <w:sz w:val="17"/>
                        </w:rPr>
                        <w:t>organization?</w:t>
                      </w:r>
                    </w:p>
                    <w:p>
                      <w:pPr>
                        <w:spacing w:before="54" w:line="278" w:lineRule="auto"/>
                        <w:ind w:left="2060" w:right="458" w:hanging="1147"/>
                        <w:jc w:val="left"/>
                        <w:rPr>
                          <w:rFonts w:ascii="Verdana"/>
                          <w:i/>
                          <w:color w:val="454C5B"/>
                          <w:sz w:val="17"/>
                        </w:rPr>
                      </w:pPr>
                      <w:r>
                        <w:rPr>
                          <w:rFonts w:hint="eastAsia" w:ascii="Verdana"/>
                          <w:i/>
                          <w:color w:val="454C5B"/>
                          <w:sz w:val="17"/>
                        </w:rPr>
                        <w:t>哪个团队将负责保护您组织内的人工智能系统？</w:t>
                      </w:r>
                    </w:p>
                  </w:txbxContent>
                </v:textbox>
              </v:shape>
            </w:pict>
          </mc:Fallback>
        </mc:AlternateContent>
      </w:r>
    </w:p>
    <w:p>
      <w:pPr>
        <w:pStyle w:val="6"/>
        <w:spacing w:before="11"/>
        <w:rPr>
          <w:b/>
          <w:sz w:val="14"/>
        </w:rPr>
      </w:pPr>
    </w:p>
    <w:p>
      <w:pPr>
        <w:pStyle w:val="6"/>
        <w:spacing w:before="112" w:line="276" w:lineRule="auto"/>
        <w:ind w:left="7412" w:right="1505"/>
      </w:pPr>
      <w:r>
        <mc:AlternateContent>
          <mc:Choice Requires="wpg">
            <w:drawing>
              <wp:anchor distT="0" distB="0" distL="114300" distR="114300" simplePos="0" relativeHeight="252050432" behindDoc="0" locked="0" layoutInCell="1" allowOverlap="1">
                <wp:simplePos x="0" y="0"/>
                <wp:positionH relativeFrom="page">
                  <wp:posOffset>914400</wp:posOffset>
                </wp:positionH>
                <wp:positionV relativeFrom="paragraph">
                  <wp:posOffset>595630</wp:posOffset>
                </wp:positionV>
                <wp:extent cx="1837690" cy="1844675"/>
                <wp:effectExtent l="0" t="0" r="3810" b="9525"/>
                <wp:wrapNone/>
                <wp:docPr id="1238" name="组合 1238"/>
                <wp:cNvGraphicFramePr/>
                <a:graphic xmlns:a="http://schemas.openxmlformats.org/drawingml/2006/main">
                  <a:graphicData uri="http://schemas.microsoft.com/office/word/2010/wordprocessingGroup">
                    <wpg:wgp>
                      <wpg:cNvGrpSpPr/>
                      <wpg:grpSpPr>
                        <a:xfrm>
                          <a:off x="0" y="0"/>
                          <a:ext cx="1837690" cy="1844675"/>
                          <a:chOff x="1440" y="938"/>
                          <a:chExt cx="2894" cy="2905"/>
                        </a:xfrm>
                      </wpg:grpSpPr>
                      <wps:wsp>
                        <wps:cNvPr id="1239" name="任意多边形 416"/>
                        <wps:cNvSpPr/>
                        <wps:spPr>
                          <a:xfrm>
                            <a:off x="1711" y="949"/>
                            <a:ext cx="2622" cy="2883"/>
                          </a:xfrm>
                          <a:custGeom>
                            <a:avLst/>
                            <a:gdLst/>
                            <a:ahLst/>
                            <a:cxnLst/>
                            <a:pathLst>
                              <a:path w="2622" h="2883">
                                <a:moveTo>
                                  <a:pt x="1181" y="0"/>
                                </a:moveTo>
                                <a:lnTo>
                                  <a:pt x="1134" y="1"/>
                                </a:lnTo>
                                <a:lnTo>
                                  <a:pt x="1181" y="1441"/>
                                </a:lnTo>
                                <a:lnTo>
                                  <a:pt x="0" y="2268"/>
                                </a:lnTo>
                                <a:lnTo>
                                  <a:pt x="47" y="2330"/>
                                </a:lnTo>
                                <a:lnTo>
                                  <a:pt x="96" y="2390"/>
                                </a:lnTo>
                                <a:lnTo>
                                  <a:pt x="149" y="2447"/>
                                </a:lnTo>
                                <a:lnTo>
                                  <a:pt x="204" y="2500"/>
                                </a:lnTo>
                                <a:lnTo>
                                  <a:pt x="262" y="2551"/>
                                </a:lnTo>
                                <a:lnTo>
                                  <a:pt x="322" y="2598"/>
                                </a:lnTo>
                                <a:lnTo>
                                  <a:pt x="384" y="2642"/>
                                </a:lnTo>
                                <a:lnTo>
                                  <a:pt x="449" y="2682"/>
                                </a:lnTo>
                                <a:lnTo>
                                  <a:pt x="516" y="2719"/>
                                </a:lnTo>
                                <a:lnTo>
                                  <a:pt x="584" y="2753"/>
                                </a:lnTo>
                                <a:lnTo>
                                  <a:pt x="654" y="2783"/>
                                </a:lnTo>
                                <a:lnTo>
                                  <a:pt x="726" y="2809"/>
                                </a:lnTo>
                                <a:lnTo>
                                  <a:pt x="799" y="2831"/>
                                </a:lnTo>
                                <a:lnTo>
                                  <a:pt x="874" y="2849"/>
                                </a:lnTo>
                                <a:lnTo>
                                  <a:pt x="949" y="2864"/>
                                </a:lnTo>
                                <a:lnTo>
                                  <a:pt x="1026" y="2874"/>
                                </a:lnTo>
                                <a:lnTo>
                                  <a:pt x="1103" y="2880"/>
                                </a:lnTo>
                                <a:lnTo>
                                  <a:pt x="1181" y="2882"/>
                                </a:lnTo>
                                <a:lnTo>
                                  <a:pt x="1257" y="2880"/>
                                </a:lnTo>
                                <a:lnTo>
                                  <a:pt x="1332" y="2874"/>
                                </a:lnTo>
                                <a:lnTo>
                                  <a:pt x="1406" y="2865"/>
                                </a:lnTo>
                                <a:lnTo>
                                  <a:pt x="1479" y="2851"/>
                                </a:lnTo>
                                <a:lnTo>
                                  <a:pt x="1551" y="2834"/>
                                </a:lnTo>
                                <a:lnTo>
                                  <a:pt x="1621" y="2813"/>
                                </a:lnTo>
                                <a:lnTo>
                                  <a:pt x="1689" y="2789"/>
                                </a:lnTo>
                                <a:lnTo>
                                  <a:pt x="1756" y="2761"/>
                                </a:lnTo>
                                <a:lnTo>
                                  <a:pt x="1822" y="2730"/>
                                </a:lnTo>
                                <a:lnTo>
                                  <a:pt x="1885" y="2697"/>
                                </a:lnTo>
                                <a:lnTo>
                                  <a:pt x="1947" y="2660"/>
                                </a:lnTo>
                                <a:lnTo>
                                  <a:pt x="2007" y="2620"/>
                                </a:lnTo>
                                <a:lnTo>
                                  <a:pt x="2064" y="2577"/>
                                </a:lnTo>
                                <a:lnTo>
                                  <a:pt x="2120" y="2531"/>
                                </a:lnTo>
                                <a:lnTo>
                                  <a:pt x="2173" y="2483"/>
                                </a:lnTo>
                                <a:lnTo>
                                  <a:pt x="2223" y="2433"/>
                                </a:lnTo>
                                <a:lnTo>
                                  <a:pt x="2271" y="2380"/>
                                </a:lnTo>
                                <a:lnTo>
                                  <a:pt x="2317" y="2324"/>
                                </a:lnTo>
                                <a:lnTo>
                                  <a:pt x="2359" y="2267"/>
                                </a:lnTo>
                                <a:lnTo>
                                  <a:pt x="2399" y="2207"/>
                                </a:lnTo>
                                <a:lnTo>
                                  <a:pt x="2436" y="2146"/>
                                </a:lnTo>
                                <a:lnTo>
                                  <a:pt x="2470" y="2082"/>
                                </a:lnTo>
                                <a:lnTo>
                                  <a:pt x="2501" y="2017"/>
                                </a:lnTo>
                                <a:lnTo>
                                  <a:pt x="2529" y="1950"/>
                                </a:lnTo>
                                <a:lnTo>
                                  <a:pt x="2553" y="1881"/>
                                </a:lnTo>
                                <a:lnTo>
                                  <a:pt x="2574" y="1811"/>
                                </a:lnTo>
                                <a:lnTo>
                                  <a:pt x="2591" y="1739"/>
                                </a:lnTo>
                                <a:lnTo>
                                  <a:pt x="2604" y="1667"/>
                                </a:lnTo>
                                <a:lnTo>
                                  <a:pt x="2614" y="1593"/>
                                </a:lnTo>
                                <a:lnTo>
                                  <a:pt x="2620" y="1517"/>
                                </a:lnTo>
                                <a:lnTo>
                                  <a:pt x="2622" y="1441"/>
                                </a:lnTo>
                                <a:lnTo>
                                  <a:pt x="2620" y="1365"/>
                                </a:lnTo>
                                <a:lnTo>
                                  <a:pt x="2614" y="1290"/>
                                </a:lnTo>
                                <a:lnTo>
                                  <a:pt x="2604" y="1216"/>
                                </a:lnTo>
                                <a:lnTo>
                                  <a:pt x="2591" y="1143"/>
                                </a:lnTo>
                                <a:lnTo>
                                  <a:pt x="2574" y="1072"/>
                                </a:lnTo>
                                <a:lnTo>
                                  <a:pt x="2553" y="1002"/>
                                </a:lnTo>
                                <a:lnTo>
                                  <a:pt x="2529" y="933"/>
                                </a:lnTo>
                                <a:lnTo>
                                  <a:pt x="2501" y="866"/>
                                </a:lnTo>
                                <a:lnTo>
                                  <a:pt x="2470" y="801"/>
                                </a:lnTo>
                                <a:lnTo>
                                  <a:pt x="2436" y="737"/>
                                </a:lnTo>
                                <a:lnTo>
                                  <a:pt x="2399" y="676"/>
                                </a:lnTo>
                                <a:lnTo>
                                  <a:pt x="2359" y="616"/>
                                </a:lnTo>
                                <a:lnTo>
                                  <a:pt x="2317" y="558"/>
                                </a:lnTo>
                                <a:lnTo>
                                  <a:pt x="2271" y="503"/>
                                </a:lnTo>
                                <a:lnTo>
                                  <a:pt x="2223" y="450"/>
                                </a:lnTo>
                                <a:lnTo>
                                  <a:pt x="2173" y="399"/>
                                </a:lnTo>
                                <a:lnTo>
                                  <a:pt x="2120" y="351"/>
                                </a:lnTo>
                                <a:lnTo>
                                  <a:pt x="2064" y="306"/>
                                </a:lnTo>
                                <a:lnTo>
                                  <a:pt x="2007" y="263"/>
                                </a:lnTo>
                                <a:lnTo>
                                  <a:pt x="1947" y="223"/>
                                </a:lnTo>
                                <a:lnTo>
                                  <a:pt x="1885" y="186"/>
                                </a:lnTo>
                                <a:lnTo>
                                  <a:pt x="1822" y="152"/>
                                </a:lnTo>
                                <a:lnTo>
                                  <a:pt x="1756" y="122"/>
                                </a:lnTo>
                                <a:lnTo>
                                  <a:pt x="1689" y="94"/>
                                </a:lnTo>
                                <a:lnTo>
                                  <a:pt x="1621" y="70"/>
                                </a:lnTo>
                                <a:lnTo>
                                  <a:pt x="1551" y="49"/>
                                </a:lnTo>
                                <a:lnTo>
                                  <a:pt x="1479" y="32"/>
                                </a:lnTo>
                                <a:lnTo>
                                  <a:pt x="1406" y="18"/>
                                </a:lnTo>
                                <a:lnTo>
                                  <a:pt x="1332" y="8"/>
                                </a:lnTo>
                                <a:lnTo>
                                  <a:pt x="1257" y="2"/>
                                </a:lnTo>
                                <a:lnTo>
                                  <a:pt x="1181" y="0"/>
                                </a:lnTo>
                                <a:close/>
                              </a:path>
                            </a:pathLst>
                          </a:custGeom>
                          <a:solidFill>
                            <a:srgbClr val="CF4300"/>
                          </a:solidFill>
                          <a:ln>
                            <a:noFill/>
                          </a:ln>
                        </wps:spPr>
                        <wps:bodyPr upright="1"/>
                      </wps:wsp>
                      <wps:wsp>
                        <wps:cNvPr id="1240" name="任意多边形 417"/>
                        <wps:cNvSpPr/>
                        <wps:spPr>
                          <a:xfrm>
                            <a:off x="1451" y="1060"/>
                            <a:ext cx="2840" cy="2771"/>
                          </a:xfrm>
                          <a:custGeom>
                            <a:avLst/>
                            <a:gdLst/>
                            <a:ahLst/>
                            <a:cxnLst/>
                            <a:pathLst>
                              <a:path w="2840" h="2771">
                                <a:moveTo>
                                  <a:pt x="886" y="0"/>
                                </a:moveTo>
                                <a:lnTo>
                                  <a:pt x="814" y="32"/>
                                </a:lnTo>
                                <a:lnTo>
                                  <a:pt x="745" y="68"/>
                                </a:lnTo>
                                <a:lnTo>
                                  <a:pt x="678" y="107"/>
                                </a:lnTo>
                                <a:lnTo>
                                  <a:pt x="613" y="150"/>
                                </a:lnTo>
                                <a:lnTo>
                                  <a:pt x="552" y="196"/>
                                </a:lnTo>
                                <a:lnTo>
                                  <a:pt x="493" y="245"/>
                                </a:lnTo>
                                <a:lnTo>
                                  <a:pt x="436" y="297"/>
                                </a:lnTo>
                                <a:lnTo>
                                  <a:pt x="383" y="351"/>
                                </a:lnTo>
                                <a:lnTo>
                                  <a:pt x="333" y="409"/>
                                </a:lnTo>
                                <a:lnTo>
                                  <a:pt x="286" y="469"/>
                                </a:lnTo>
                                <a:lnTo>
                                  <a:pt x="242" y="531"/>
                                </a:lnTo>
                                <a:lnTo>
                                  <a:pt x="202" y="595"/>
                                </a:lnTo>
                                <a:lnTo>
                                  <a:pt x="165" y="661"/>
                                </a:lnTo>
                                <a:lnTo>
                                  <a:pt x="131" y="730"/>
                                </a:lnTo>
                                <a:lnTo>
                                  <a:pt x="101" y="800"/>
                                </a:lnTo>
                                <a:lnTo>
                                  <a:pt x="75" y="872"/>
                                </a:lnTo>
                                <a:lnTo>
                                  <a:pt x="52" y="945"/>
                                </a:lnTo>
                                <a:lnTo>
                                  <a:pt x="34" y="1020"/>
                                </a:lnTo>
                                <a:lnTo>
                                  <a:pt x="19" y="1096"/>
                                </a:lnTo>
                                <a:lnTo>
                                  <a:pt x="9" y="1173"/>
                                </a:lnTo>
                                <a:lnTo>
                                  <a:pt x="2" y="1251"/>
                                </a:lnTo>
                                <a:lnTo>
                                  <a:pt x="0" y="1329"/>
                                </a:lnTo>
                                <a:lnTo>
                                  <a:pt x="2" y="1405"/>
                                </a:lnTo>
                                <a:lnTo>
                                  <a:pt x="8" y="1481"/>
                                </a:lnTo>
                                <a:lnTo>
                                  <a:pt x="18" y="1555"/>
                                </a:lnTo>
                                <a:lnTo>
                                  <a:pt x="32" y="1627"/>
                                </a:lnTo>
                                <a:lnTo>
                                  <a:pt x="49" y="1699"/>
                                </a:lnTo>
                                <a:lnTo>
                                  <a:pt x="70" y="1769"/>
                                </a:lnTo>
                                <a:lnTo>
                                  <a:pt x="94" y="1838"/>
                                </a:lnTo>
                                <a:lnTo>
                                  <a:pt x="121" y="1905"/>
                                </a:lnTo>
                                <a:lnTo>
                                  <a:pt x="152" y="1970"/>
                                </a:lnTo>
                                <a:lnTo>
                                  <a:pt x="186" y="2034"/>
                                </a:lnTo>
                                <a:lnTo>
                                  <a:pt x="223" y="2095"/>
                                </a:lnTo>
                                <a:lnTo>
                                  <a:pt x="263" y="2155"/>
                                </a:lnTo>
                                <a:lnTo>
                                  <a:pt x="306" y="2212"/>
                                </a:lnTo>
                                <a:lnTo>
                                  <a:pt x="351" y="2268"/>
                                </a:lnTo>
                                <a:lnTo>
                                  <a:pt x="399" y="2321"/>
                                </a:lnTo>
                                <a:lnTo>
                                  <a:pt x="450" y="2371"/>
                                </a:lnTo>
                                <a:lnTo>
                                  <a:pt x="503" y="2419"/>
                                </a:lnTo>
                                <a:lnTo>
                                  <a:pt x="558" y="2465"/>
                                </a:lnTo>
                                <a:lnTo>
                                  <a:pt x="616" y="2508"/>
                                </a:lnTo>
                                <a:lnTo>
                                  <a:pt x="675" y="2548"/>
                                </a:lnTo>
                                <a:lnTo>
                                  <a:pt x="737" y="2585"/>
                                </a:lnTo>
                                <a:lnTo>
                                  <a:pt x="801" y="2618"/>
                                </a:lnTo>
                                <a:lnTo>
                                  <a:pt x="866" y="2649"/>
                                </a:lnTo>
                                <a:lnTo>
                                  <a:pt x="933" y="2677"/>
                                </a:lnTo>
                                <a:lnTo>
                                  <a:pt x="1002" y="2701"/>
                                </a:lnTo>
                                <a:lnTo>
                                  <a:pt x="1072" y="2722"/>
                                </a:lnTo>
                                <a:lnTo>
                                  <a:pt x="1143" y="2739"/>
                                </a:lnTo>
                                <a:lnTo>
                                  <a:pt x="1216" y="2753"/>
                                </a:lnTo>
                                <a:lnTo>
                                  <a:pt x="1290" y="2762"/>
                                </a:lnTo>
                                <a:lnTo>
                                  <a:pt x="1365" y="2768"/>
                                </a:lnTo>
                                <a:lnTo>
                                  <a:pt x="1441" y="2770"/>
                                </a:lnTo>
                                <a:lnTo>
                                  <a:pt x="1517" y="2768"/>
                                </a:lnTo>
                                <a:lnTo>
                                  <a:pt x="1592" y="2763"/>
                                </a:lnTo>
                                <a:lnTo>
                                  <a:pt x="1666" y="2753"/>
                                </a:lnTo>
                                <a:lnTo>
                                  <a:pt x="1739" y="2739"/>
                                </a:lnTo>
                                <a:lnTo>
                                  <a:pt x="1811" y="2722"/>
                                </a:lnTo>
                                <a:lnTo>
                                  <a:pt x="1881" y="2701"/>
                                </a:lnTo>
                                <a:lnTo>
                                  <a:pt x="1950" y="2677"/>
                                </a:lnTo>
                                <a:lnTo>
                                  <a:pt x="2018" y="2649"/>
                                </a:lnTo>
                                <a:lnTo>
                                  <a:pt x="2084" y="2619"/>
                                </a:lnTo>
                                <a:lnTo>
                                  <a:pt x="2148" y="2584"/>
                                </a:lnTo>
                                <a:lnTo>
                                  <a:pt x="2210" y="2547"/>
                                </a:lnTo>
                                <a:lnTo>
                                  <a:pt x="2270" y="2507"/>
                                </a:lnTo>
                                <a:lnTo>
                                  <a:pt x="2328" y="2464"/>
                                </a:lnTo>
                                <a:lnTo>
                                  <a:pt x="2384" y="2418"/>
                                </a:lnTo>
                                <a:lnTo>
                                  <a:pt x="2438" y="2369"/>
                                </a:lnTo>
                                <a:lnTo>
                                  <a:pt x="2489" y="2317"/>
                                </a:lnTo>
                                <a:lnTo>
                                  <a:pt x="2538" y="2263"/>
                                </a:lnTo>
                                <a:lnTo>
                                  <a:pt x="2584" y="2207"/>
                                </a:lnTo>
                                <a:lnTo>
                                  <a:pt x="2627" y="2148"/>
                                </a:lnTo>
                                <a:lnTo>
                                  <a:pt x="2667" y="2087"/>
                                </a:lnTo>
                                <a:lnTo>
                                  <a:pt x="2704" y="2023"/>
                                </a:lnTo>
                                <a:lnTo>
                                  <a:pt x="2738" y="1958"/>
                                </a:lnTo>
                                <a:lnTo>
                                  <a:pt x="2769" y="1890"/>
                                </a:lnTo>
                                <a:lnTo>
                                  <a:pt x="2796" y="1821"/>
                                </a:lnTo>
                                <a:lnTo>
                                  <a:pt x="2820" y="1750"/>
                                </a:lnTo>
                                <a:lnTo>
                                  <a:pt x="2840" y="1677"/>
                                </a:lnTo>
                                <a:lnTo>
                                  <a:pt x="1441" y="1329"/>
                                </a:lnTo>
                                <a:lnTo>
                                  <a:pt x="886" y="0"/>
                                </a:lnTo>
                                <a:close/>
                              </a:path>
                            </a:pathLst>
                          </a:custGeom>
                          <a:solidFill>
                            <a:srgbClr val="FF7A00"/>
                          </a:solidFill>
                          <a:ln>
                            <a:noFill/>
                          </a:ln>
                        </wps:spPr>
                        <wps:bodyPr upright="1"/>
                      </wps:wsp>
                      <wps:wsp>
                        <wps:cNvPr id="1241" name="任意多边形 418"/>
                        <wps:cNvSpPr/>
                        <wps:spPr>
                          <a:xfrm>
                            <a:off x="1451" y="1060"/>
                            <a:ext cx="2840" cy="2771"/>
                          </a:xfrm>
                          <a:custGeom>
                            <a:avLst/>
                            <a:gdLst/>
                            <a:ahLst/>
                            <a:cxnLst/>
                            <a:pathLst>
                              <a:path w="2840" h="2771">
                                <a:moveTo>
                                  <a:pt x="1441" y="1329"/>
                                </a:moveTo>
                                <a:lnTo>
                                  <a:pt x="2840" y="1677"/>
                                </a:lnTo>
                                <a:lnTo>
                                  <a:pt x="2820" y="1750"/>
                                </a:lnTo>
                                <a:lnTo>
                                  <a:pt x="2796" y="1821"/>
                                </a:lnTo>
                                <a:lnTo>
                                  <a:pt x="2769" y="1890"/>
                                </a:lnTo>
                                <a:lnTo>
                                  <a:pt x="2738" y="1958"/>
                                </a:lnTo>
                                <a:lnTo>
                                  <a:pt x="2704" y="2023"/>
                                </a:lnTo>
                                <a:lnTo>
                                  <a:pt x="2667" y="2087"/>
                                </a:lnTo>
                                <a:lnTo>
                                  <a:pt x="2627" y="2148"/>
                                </a:lnTo>
                                <a:lnTo>
                                  <a:pt x="2584" y="2207"/>
                                </a:lnTo>
                                <a:lnTo>
                                  <a:pt x="2538" y="2263"/>
                                </a:lnTo>
                                <a:lnTo>
                                  <a:pt x="2489" y="2317"/>
                                </a:lnTo>
                                <a:lnTo>
                                  <a:pt x="2438" y="2369"/>
                                </a:lnTo>
                                <a:lnTo>
                                  <a:pt x="2384" y="2418"/>
                                </a:lnTo>
                                <a:lnTo>
                                  <a:pt x="2328" y="2464"/>
                                </a:lnTo>
                                <a:lnTo>
                                  <a:pt x="2270" y="2507"/>
                                </a:lnTo>
                                <a:lnTo>
                                  <a:pt x="2210" y="2547"/>
                                </a:lnTo>
                                <a:lnTo>
                                  <a:pt x="2148" y="2584"/>
                                </a:lnTo>
                                <a:lnTo>
                                  <a:pt x="2084" y="2619"/>
                                </a:lnTo>
                                <a:lnTo>
                                  <a:pt x="2018" y="2649"/>
                                </a:lnTo>
                                <a:lnTo>
                                  <a:pt x="1950" y="2677"/>
                                </a:lnTo>
                                <a:lnTo>
                                  <a:pt x="1881" y="2701"/>
                                </a:lnTo>
                                <a:lnTo>
                                  <a:pt x="1811" y="2722"/>
                                </a:lnTo>
                                <a:lnTo>
                                  <a:pt x="1739" y="2739"/>
                                </a:lnTo>
                                <a:lnTo>
                                  <a:pt x="1666" y="2753"/>
                                </a:lnTo>
                                <a:lnTo>
                                  <a:pt x="1592" y="2763"/>
                                </a:lnTo>
                                <a:lnTo>
                                  <a:pt x="1517" y="2768"/>
                                </a:lnTo>
                                <a:lnTo>
                                  <a:pt x="1441" y="2770"/>
                                </a:lnTo>
                                <a:lnTo>
                                  <a:pt x="1365" y="2768"/>
                                </a:lnTo>
                                <a:lnTo>
                                  <a:pt x="1290" y="2762"/>
                                </a:lnTo>
                                <a:lnTo>
                                  <a:pt x="1216" y="2753"/>
                                </a:lnTo>
                                <a:lnTo>
                                  <a:pt x="1143" y="2739"/>
                                </a:lnTo>
                                <a:lnTo>
                                  <a:pt x="1072" y="2722"/>
                                </a:lnTo>
                                <a:lnTo>
                                  <a:pt x="1002" y="2701"/>
                                </a:lnTo>
                                <a:lnTo>
                                  <a:pt x="933" y="2677"/>
                                </a:lnTo>
                                <a:lnTo>
                                  <a:pt x="866" y="2649"/>
                                </a:lnTo>
                                <a:lnTo>
                                  <a:pt x="801" y="2618"/>
                                </a:lnTo>
                                <a:lnTo>
                                  <a:pt x="737" y="2585"/>
                                </a:lnTo>
                                <a:lnTo>
                                  <a:pt x="675" y="2548"/>
                                </a:lnTo>
                                <a:lnTo>
                                  <a:pt x="616" y="2508"/>
                                </a:lnTo>
                                <a:lnTo>
                                  <a:pt x="558" y="2465"/>
                                </a:lnTo>
                                <a:lnTo>
                                  <a:pt x="503" y="2419"/>
                                </a:lnTo>
                                <a:lnTo>
                                  <a:pt x="450" y="2371"/>
                                </a:lnTo>
                                <a:lnTo>
                                  <a:pt x="399" y="2321"/>
                                </a:lnTo>
                                <a:lnTo>
                                  <a:pt x="351" y="2268"/>
                                </a:lnTo>
                                <a:lnTo>
                                  <a:pt x="306" y="2212"/>
                                </a:lnTo>
                                <a:lnTo>
                                  <a:pt x="263" y="2155"/>
                                </a:lnTo>
                                <a:lnTo>
                                  <a:pt x="223" y="2095"/>
                                </a:lnTo>
                                <a:lnTo>
                                  <a:pt x="186" y="2034"/>
                                </a:lnTo>
                                <a:lnTo>
                                  <a:pt x="152" y="1970"/>
                                </a:lnTo>
                                <a:lnTo>
                                  <a:pt x="121" y="1905"/>
                                </a:lnTo>
                                <a:lnTo>
                                  <a:pt x="94" y="1838"/>
                                </a:lnTo>
                                <a:lnTo>
                                  <a:pt x="70" y="1769"/>
                                </a:lnTo>
                                <a:lnTo>
                                  <a:pt x="49" y="1699"/>
                                </a:lnTo>
                                <a:lnTo>
                                  <a:pt x="32" y="1627"/>
                                </a:lnTo>
                                <a:lnTo>
                                  <a:pt x="18" y="1555"/>
                                </a:lnTo>
                                <a:lnTo>
                                  <a:pt x="8" y="1481"/>
                                </a:lnTo>
                                <a:lnTo>
                                  <a:pt x="2" y="1405"/>
                                </a:lnTo>
                                <a:lnTo>
                                  <a:pt x="0" y="1329"/>
                                </a:lnTo>
                                <a:lnTo>
                                  <a:pt x="2" y="1251"/>
                                </a:lnTo>
                                <a:lnTo>
                                  <a:pt x="9" y="1173"/>
                                </a:lnTo>
                                <a:lnTo>
                                  <a:pt x="19" y="1096"/>
                                </a:lnTo>
                                <a:lnTo>
                                  <a:pt x="34" y="1020"/>
                                </a:lnTo>
                                <a:lnTo>
                                  <a:pt x="52" y="945"/>
                                </a:lnTo>
                                <a:lnTo>
                                  <a:pt x="75" y="872"/>
                                </a:lnTo>
                                <a:lnTo>
                                  <a:pt x="101" y="800"/>
                                </a:lnTo>
                                <a:lnTo>
                                  <a:pt x="131" y="730"/>
                                </a:lnTo>
                                <a:lnTo>
                                  <a:pt x="165" y="661"/>
                                </a:lnTo>
                                <a:lnTo>
                                  <a:pt x="202" y="595"/>
                                </a:lnTo>
                                <a:lnTo>
                                  <a:pt x="242" y="531"/>
                                </a:lnTo>
                                <a:lnTo>
                                  <a:pt x="286" y="469"/>
                                </a:lnTo>
                                <a:lnTo>
                                  <a:pt x="333" y="409"/>
                                </a:lnTo>
                                <a:lnTo>
                                  <a:pt x="383" y="351"/>
                                </a:lnTo>
                                <a:lnTo>
                                  <a:pt x="436" y="297"/>
                                </a:lnTo>
                                <a:lnTo>
                                  <a:pt x="493" y="245"/>
                                </a:lnTo>
                                <a:lnTo>
                                  <a:pt x="552" y="196"/>
                                </a:lnTo>
                                <a:lnTo>
                                  <a:pt x="613" y="150"/>
                                </a:lnTo>
                                <a:lnTo>
                                  <a:pt x="678" y="107"/>
                                </a:lnTo>
                                <a:lnTo>
                                  <a:pt x="745" y="68"/>
                                </a:lnTo>
                                <a:lnTo>
                                  <a:pt x="814" y="32"/>
                                </a:lnTo>
                                <a:lnTo>
                                  <a:pt x="886" y="0"/>
                                </a:lnTo>
                                <a:lnTo>
                                  <a:pt x="1441" y="1329"/>
                                </a:lnTo>
                                <a:close/>
                              </a:path>
                            </a:pathLst>
                          </a:custGeom>
                          <a:noFill/>
                          <a:ln w="14122" cap="flat" cmpd="sng">
                            <a:solidFill>
                              <a:srgbClr val="FFFFFF"/>
                            </a:solidFill>
                            <a:prstDash val="solid"/>
                            <a:headEnd type="none" w="med" len="med"/>
                            <a:tailEnd type="none" w="med" len="med"/>
                          </a:ln>
                        </wps:spPr>
                        <wps:bodyPr upright="1"/>
                      </wps:wsp>
                      <wps:wsp>
                        <wps:cNvPr id="1242" name="任意多边形 419"/>
                        <wps:cNvSpPr/>
                        <wps:spPr>
                          <a:xfrm>
                            <a:off x="1451" y="1060"/>
                            <a:ext cx="1442" cy="2730"/>
                          </a:xfrm>
                          <a:custGeom>
                            <a:avLst/>
                            <a:gdLst/>
                            <a:ahLst/>
                            <a:cxnLst/>
                            <a:pathLst>
                              <a:path w="1442" h="2730">
                                <a:moveTo>
                                  <a:pt x="886" y="0"/>
                                </a:moveTo>
                                <a:lnTo>
                                  <a:pt x="814" y="32"/>
                                </a:lnTo>
                                <a:lnTo>
                                  <a:pt x="745" y="68"/>
                                </a:lnTo>
                                <a:lnTo>
                                  <a:pt x="678" y="107"/>
                                </a:lnTo>
                                <a:lnTo>
                                  <a:pt x="613" y="150"/>
                                </a:lnTo>
                                <a:lnTo>
                                  <a:pt x="552" y="196"/>
                                </a:lnTo>
                                <a:lnTo>
                                  <a:pt x="493" y="245"/>
                                </a:lnTo>
                                <a:lnTo>
                                  <a:pt x="436" y="297"/>
                                </a:lnTo>
                                <a:lnTo>
                                  <a:pt x="383" y="351"/>
                                </a:lnTo>
                                <a:lnTo>
                                  <a:pt x="333" y="409"/>
                                </a:lnTo>
                                <a:lnTo>
                                  <a:pt x="286" y="469"/>
                                </a:lnTo>
                                <a:lnTo>
                                  <a:pt x="242" y="531"/>
                                </a:lnTo>
                                <a:lnTo>
                                  <a:pt x="202" y="595"/>
                                </a:lnTo>
                                <a:lnTo>
                                  <a:pt x="165" y="661"/>
                                </a:lnTo>
                                <a:lnTo>
                                  <a:pt x="131" y="730"/>
                                </a:lnTo>
                                <a:lnTo>
                                  <a:pt x="101" y="800"/>
                                </a:lnTo>
                                <a:lnTo>
                                  <a:pt x="75" y="872"/>
                                </a:lnTo>
                                <a:lnTo>
                                  <a:pt x="52" y="945"/>
                                </a:lnTo>
                                <a:lnTo>
                                  <a:pt x="34" y="1020"/>
                                </a:lnTo>
                                <a:lnTo>
                                  <a:pt x="19" y="1096"/>
                                </a:lnTo>
                                <a:lnTo>
                                  <a:pt x="9" y="1173"/>
                                </a:lnTo>
                                <a:lnTo>
                                  <a:pt x="2" y="1251"/>
                                </a:lnTo>
                                <a:lnTo>
                                  <a:pt x="0" y="1329"/>
                                </a:lnTo>
                                <a:lnTo>
                                  <a:pt x="2" y="1405"/>
                                </a:lnTo>
                                <a:lnTo>
                                  <a:pt x="8" y="1480"/>
                                </a:lnTo>
                                <a:lnTo>
                                  <a:pt x="18" y="1555"/>
                                </a:lnTo>
                                <a:lnTo>
                                  <a:pt x="31" y="1628"/>
                                </a:lnTo>
                                <a:lnTo>
                                  <a:pt x="49" y="1699"/>
                                </a:lnTo>
                                <a:lnTo>
                                  <a:pt x="70" y="1770"/>
                                </a:lnTo>
                                <a:lnTo>
                                  <a:pt x="94" y="1839"/>
                                </a:lnTo>
                                <a:lnTo>
                                  <a:pt x="122" y="1907"/>
                                </a:lnTo>
                                <a:lnTo>
                                  <a:pt x="153" y="1973"/>
                                </a:lnTo>
                                <a:lnTo>
                                  <a:pt x="187" y="2037"/>
                                </a:lnTo>
                                <a:lnTo>
                                  <a:pt x="224" y="2099"/>
                                </a:lnTo>
                                <a:lnTo>
                                  <a:pt x="265" y="2160"/>
                                </a:lnTo>
                                <a:lnTo>
                                  <a:pt x="308" y="2218"/>
                                </a:lnTo>
                                <a:lnTo>
                                  <a:pt x="354" y="2274"/>
                                </a:lnTo>
                                <a:lnTo>
                                  <a:pt x="403" y="2327"/>
                                </a:lnTo>
                                <a:lnTo>
                                  <a:pt x="455" y="2379"/>
                                </a:lnTo>
                                <a:lnTo>
                                  <a:pt x="509" y="2427"/>
                                </a:lnTo>
                                <a:lnTo>
                                  <a:pt x="565" y="2473"/>
                                </a:lnTo>
                                <a:lnTo>
                                  <a:pt x="625" y="2516"/>
                                </a:lnTo>
                                <a:lnTo>
                                  <a:pt x="686" y="2556"/>
                                </a:lnTo>
                                <a:lnTo>
                                  <a:pt x="749" y="2593"/>
                                </a:lnTo>
                                <a:lnTo>
                                  <a:pt x="815" y="2627"/>
                                </a:lnTo>
                                <a:lnTo>
                                  <a:pt x="883" y="2658"/>
                                </a:lnTo>
                                <a:lnTo>
                                  <a:pt x="953" y="2685"/>
                                </a:lnTo>
                                <a:lnTo>
                                  <a:pt x="1024" y="2709"/>
                                </a:lnTo>
                                <a:lnTo>
                                  <a:pt x="1097" y="2729"/>
                                </a:lnTo>
                                <a:lnTo>
                                  <a:pt x="1441" y="1329"/>
                                </a:lnTo>
                                <a:lnTo>
                                  <a:pt x="886" y="0"/>
                                </a:lnTo>
                                <a:close/>
                              </a:path>
                            </a:pathLst>
                          </a:custGeom>
                          <a:solidFill>
                            <a:srgbClr val="FFA600"/>
                          </a:solidFill>
                          <a:ln>
                            <a:noFill/>
                          </a:ln>
                        </wps:spPr>
                        <wps:bodyPr upright="1"/>
                      </wps:wsp>
                      <wps:wsp>
                        <wps:cNvPr id="1243" name="任意多边形 420"/>
                        <wps:cNvSpPr/>
                        <wps:spPr>
                          <a:xfrm>
                            <a:off x="1451" y="1060"/>
                            <a:ext cx="1442" cy="2730"/>
                          </a:xfrm>
                          <a:custGeom>
                            <a:avLst/>
                            <a:gdLst/>
                            <a:ahLst/>
                            <a:cxnLst/>
                            <a:pathLst>
                              <a:path w="1442" h="2730">
                                <a:moveTo>
                                  <a:pt x="1441" y="1329"/>
                                </a:moveTo>
                                <a:lnTo>
                                  <a:pt x="1097" y="2729"/>
                                </a:lnTo>
                                <a:lnTo>
                                  <a:pt x="1024" y="2709"/>
                                </a:lnTo>
                                <a:lnTo>
                                  <a:pt x="953" y="2685"/>
                                </a:lnTo>
                                <a:lnTo>
                                  <a:pt x="883" y="2658"/>
                                </a:lnTo>
                                <a:lnTo>
                                  <a:pt x="815" y="2627"/>
                                </a:lnTo>
                                <a:lnTo>
                                  <a:pt x="749" y="2593"/>
                                </a:lnTo>
                                <a:lnTo>
                                  <a:pt x="686" y="2556"/>
                                </a:lnTo>
                                <a:lnTo>
                                  <a:pt x="625" y="2516"/>
                                </a:lnTo>
                                <a:lnTo>
                                  <a:pt x="565" y="2473"/>
                                </a:lnTo>
                                <a:lnTo>
                                  <a:pt x="509" y="2427"/>
                                </a:lnTo>
                                <a:lnTo>
                                  <a:pt x="455" y="2379"/>
                                </a:lnTo>
                                <a:lnTo>
                                  <a:pt x="403" y="2327"/>
                                </a:lnTo>
                                <a:lnTo>
                                  <a:pt x="354" y="2274"/>
                                </a:lnTo>
                                <a:lnTo>
                                  <a:pt x="308" y="2218"/>
                                </a:lnTo>
                                <a:lnTo>
                                  <a:pt x="265" y="2160"/>
                                </a:lnTo>
                                <a:lnTo>
                                  <a:pt x="224" y="2099"/>
                                </a:lnTo>
                                <a:lnTo>
                                  <a:pt x="187" y="2037"/>
                                </a:lnTo>
                                <a:lnTo>
                                  <a:pt x="153" y="1973"/>
                                </a:lnTo>
                                <a:lnTo>
                                  <a:pt x="122" y="1907"/>
                                </a:lnTo>
                                <a:lnTo>
                                  <a:pt x="94" y="1839"/>
                                </a:lnTo>
                                <a:lnTo>
                                  <a:pt x="70" y="1770"/>
                                </a:lnTo>
                                <a:lnTo>
                                  <a:pt x="49" y="1699"/>
                                </a:lnTo>
                                <a:lnTo>
                                  <a:pt x="31" y="1628"/>
                                </a:lnTo>
                                <a:lnTo>
                                  <a:pt x="18" y="1555"/>
                                </a:lnTo>
                                <a:lnTo>
                                  <a:pt x="8" y="1480"/>
                                </a:lnTo>
                                <a:lnTo>
                                  <a:pt x="2" y="1405"/>
                                </a:lnTo>
                                <a:lnTo>
                                  <a:pt x="0" y="1329"/>
                                </a:lnTo>
                                <a:lnTo>
                                  <a:pt x="2" y="1251"/>
                                </a:lnTo>
                                <a:lnTo>
                                  <a:pt x="9" y="1173"/>
                                </a:lnTo>
                                <a:lnTo>
                                  <a:pt x="19" y="1096"/>
                                </a:lnTo>
                                <a:lnTo>
                                  <a:pt x="34" y="1020"/>
                                </a:lnTo>
                                <a:lnTo>
                                  <a:pt x="52" y="945"/>
                                </a:lnTo>
                                <a:lnTo>
                                  <a:pt x="75" y="872"/>
                                </a:lnTo>
                                <a:lnTo>
                                  <a:pt x="101" y="800"/>
                                </a:lnTo>
                                <a:lnTo>
                                  <a:pt x="131" y="730"/>
                                </a:lnTo>
                                <a:lnTo>
                                  <a:pt x="165" y="661"/>
                                </a:lnTo>
                                <a:lnTo>
                                  <a:pt x="202" y="595"/>
                                </a:lnTo>
                                <a:lnTo>
                                  <a:pt x="242" y="531"/>
                                </a:lnTo>
                                <a:lnTo>
                                  <a:pt x="286" y="469"/>
                                </a:lnTo>
                                <a:lnTo>
                                  <a:pt x="333" y="409"/>
                                </a:lnTo>
                                <a:lnTo>
                                  <a:pt x="383" y="351"/>
                                </a:lnTo>
                                <a:lnTo>
                                  <a:pt x="436" y="297"/>
                                </a:lnTo>
                                <a:lnTo>
                                  <a:pt x="493" y="245"/>
                                </a:lnTo>
                                <a:lnTo>
                                  <a:pt x="552" y="196"/>
                                </a:lnTo>
                                <a:lnTo>
                                  <a:pt x="613" y="150"/>
                                </a:lnTo>
                                <a:lnTo>
                                  <a:pt x="678" y="107"/>
                                </a:lnTo>
                                <a:lnTo>
                                  <a:pt x="745" y="68"/>
                                </a:lnTo>
                                <a:lnTo>
                                  <a:pt x="814" y="32"/>
                                </a:lnTo>
                                <a:lnTo>
                                  <a:pt x="886" y="0"/>
                                </a:lnTo>
                                <a:lnTo>
                                  <a:pt x="1441" y="1329"/>
                                </a:lnTo>
                                <a:close/>
                              </a:path>
                            </a:pathLst>
                          </a:custGeom>
                          <a:noFill/>
                          <a:ln w="14122" cap="flat" cmpd="sng">
                            <a:solidFill>
                              <a:srgbClr val="FFFFFF"/>
                            </a:solidFill>
                            <a:prstDash val="solid"/>
                            <a:headEnd type="none" w="med" len="med"/>
                            <a:tailEnd type="none" w="med" len="med"/>
                          </a:ln>
                        </wps:spPr>
                        <wps:bodyPr upright="1"/>
                      </wps:wsp>
                      <wps:wsp>
                        <wps:cNvPr id="1244" name="任意多边形 421"/>
                        <wps:cNvSpPr/>
                        <wps:spPr>
                          <a:xfrm>
                            <a:off x="1451" y="949"/>
                            <a:ext cx="1442" cy="2232"/>
                          </a:xfrm>
                          <a:custGeom>
                            <a:avLst/>
                            <a:gdLst/>
                            <a:ahLst/>
                            <a:cxnLst/>
                            <a:pathLst>
                              <a:path w="1442" h="2232">
                                <a:moveTo>
                                  <a:pt x="1406" y="0"/>
                                </a:moveTo>
                                <a:lnTo>
                                  <a:pt x="1332" y="3"/>
                                </a:lnTo>
                                <a:lnTo>
                                  <a:pt x="1258" y="11"/>
                                </a:lnTo>
                                <a:lnTo>
                                  <a:pt x="1185" y="22"/>
                                </a:lnTo>
                                <a:lnTo>
                                  <a:pt x="1114" y="37"/>
                                </a:lnTo>
                                <a:lnTo>
                                  <a:pt x="1044" y="56"/>
                                </a:lnTo>
                                <a:lnTo>
                                  <a:pt x="975" y="77"/>
                                </a:lnTo>
                                <a:lnTo>
                                  <a:pt x="908" y="102"/>
                                </a:lnTo>
                                <a:lnTo>
                                  <a:pt x="843" y="131"/>
                                </a:lnTo>
                                <a:lnTo>
                                  <a:pt x="779" y="162"/>
                                </a:lnTo>
                                <a:lnTo>
                                  <a:pt x="717" y="197"/>
                                </a:lnTo>
                                <a:lnTo>
                                  <a:pt x="656" y="234"/>
                                </a:lnTo>
                                <a:lnTo>
                                  <a:pt x="598" y="274"/>
                                </a:lnTo>
                                <a:lnTo>
                                  <a:pt x="542" y="317"/>
                                </a:lnTo>
                                <a:lnTo>
                                  <a:pt x="488" y="363"/>
                                </a:lnTo>
                                <a:lnTo>
                                  <a:pt x="437" y="411"/>
                                </a:lnTo>
                                <a:lnTo>
                                  <a:pt x="387" y="461"/>
                                </a:lnTo>
                                <a:lnTo>
                                  <a:pt x="341" y="514"/>
                                </a:lnTo>
                                <a:lnTo>
                                  <a:pt x="297" y="569"/>
                                </a:lnTo>
                                <a:lnTo>
                                  <a:pt x="255" y="626"/>
                                </a:lnTo>
                                <a:lnTo>
                                  <a:pt x="216" y="685"/>
                                </a:lnTo>
                                <a:lnTo>
                                  <a:pt x="180" y="746"/>
                                </a:lnTo>
                                <a:lnTo>
                                  <a:pt x="147" y="809"/>
                                </a:lnTo>
                                <a:lnTo>
                                  <a:pt x="118" y="874"/>
                                </a:lnTo>
                                <a:lnTo>
                                  <a:pt x="91" y="940"/>
                                </a:lnTo>
                                <a:lnTo>
                                  <a:pt x="67" y="1008"/>
                                </a:lnTo>
                                <a:lnTo>
                                  <a:pt x="47" y="1077"/>
                                </a:lnTo>
                                <a:lnTo>
                                  <a:pt x="31" y="1147"/>
                                </a:lnTo>
                                <a:lnTo>
                                  <a:pt x="17" y="1219"/>
                                </a:lnTo>
                                <a:lnTo>
                                  <a:pt x="8" y="1292"/>
                                </a:lnTo>
                                <a:lnTo>
                                  <a:pt x="2" y="1366"/>
                                </a:lnTo>
                                <a:lnTo>
                                  <a:pt x="0" y="1440"/>
                                </a:lnTo>
                                <a:lnTo>
                                  <a:pt x="2" y="1517"/>
                                </a:lnTo>
                                <a:lnTo>
                                  <a:pt x="8" y="1593"/>
                                </a:lnTo>
                                <a:lnTo>
                                  <a:pt x="18" y="1668"/>
                                </a:lnTo>
                                <a:lnTo>
                                  <a:pt x="32" y="1743"/>
                                </a:lnTo>
                                <a:lnTo>
                                  <a:pt x="50" y="1817"/>
                                </a:lnTo>
                                <a:lnTo>
                                  <a:pt x="72" y="1889"/>
                                </a:lnTo>
                                <a:lnTo>
                                  <a:pt x="97" y="1961"/>
                                </a:lnTo>
                                <a:lnTo>
                                  <a:pt x="127" y="2031"/>
                                </a:lnTo>
                                <a:lnTo>
                                  <a:pt x="160" y="2099"/>
                                </a:lnTo>
                                <a:lnTo>
                                  <a:pt x="196" y="2166"/>
                                </a:lnTo>
                                <a:lnTo>
                                  <a:pt x="236" y="2231"/>
                                </a:lnTo>
                                <a:lnTo>
                                  <a:pt x="1441" y="1440"/>
                                </a:lnTo>
                                <a:lnTo>
                                  <a:pt x="1406" y="0"/>
                                </a:lnTo>
                                <a:close/>
                              </a:path>
                            </a:pathLst>
                          </a:custGeom>
                          <a:solidFill>
                            <a:srgbClr val="FFCA66"/>
                          </a:solidFill>
                          <a:ln>
                            <a:noFill/>
                          </a:ln>
                        </wps:spPr>
                        <wps:bodyPr upright="1"/>
                      </wps:wsp>
                      <wps:wsp>
                        <wps:cNvPr id="1245" name="任意多边形 422"/>
                        <wps:cNvSpPr/>
                        <wps:spPr>
                          <a:xfrm>
                            <a:off x="1451" y="949"/>
                            <a:ext cx="1442" cy="2232"/>
                          </a:xfrm>
                          <a:custGeom>
                            <a:avLst/>
                            <a:gdLst/>
                            <a:ahLst/>
                            <a:cxnLst/>
                            <a:pathLst>
                              <a:path w="1442" h="2232">
                                <a:moveTo>
                                  <a:pt x="1441" y="1440"/>
                                </a:moveTo>
                                <a:lnTo>
                                  <a:pt x="236" y="2231"/>
                                </a:lnTo>
                                <a:lnTo>
                                  <a:pt x="196" y="2166"/>
                                </a:lnTo>
                                <a:lnTo>
                                  <a:pt x="160" y="2099"/>
                                </a:lnTo>
                                <a:lnTo>
                                  <a:pt x="127" y="2031"/>
                                </a:lnTo>
                                <a:lnTo>
                                  <a:pt x="97" y="1961"/>
                                </a:lnTo>
                                <a:lnTo>
                                  <a:pt x="72" y="1889"/>
                                </a:lnTo>
                                <a:lnTo>
                                  <a:pt x="50" y="1817"/>
                                </a:lnTo>
                                <a:lnTo>
                                  <a:pt x="32" y="1743"/>
                                </a:lnTo>
                                <a:lnTo>
                                  <a:pt x="18" y="1668"/>
                                </a:lnTo>
                                <a:lnTo>
                                  <a:pt x="8" y="1593"/>
                                </a:lnTo>
                                <a:lnTo>
                                  <a:pt x="2" y="1517"/>
                                </a:lnTo>
                                <a:lnTo>
                                  <a:pt x="0" y="1440"/>
                                </a:lnTo>
                                <a:lnTo>
                                  <a:pt x="2" y="1366"/>
                                </a:lnTo>
                                <a:lnTo>
                                  <a:pt x="8" y="1292"/>
                                </a:lnTo>
                                <a:lnTo>
                                  <a:pt x="17" y="1219"/>
                                </a:lnTo>
                                <a:lnTo>
                                  <a:pt x="31" y="1147"/>
                                </a:lnTo>
                                <a:lnTo>
                                  <a:pt x="47" y="1077"/>
                                </a:lnTo>
                                <a:lnTo>
                                  <a:pt x="67" y="1008"/>
                                </a:lnTo>
                                <a:lnTo>
                                  <a:pt x="91" y="940"/>
                                </a:lnTo>
                                <a:lnTo>
                                  <a:pt x="118" y="874"/>
                                </a:lnTo>
                                <a:lnTo>
                                  <a:pt x="147" y="809"/>
                                </a:lnTo>
                                <a:lnTo>
                                  <a:pt x="180" y="746"/>
                                </a:lnTo>
                                <a:lnTo>
                                  <a:pt x="216" y="685"/>
                                </a:lnTo>
                                <a:lnTo>
                                  <a:pt x="255" y="626"/>
                                </a:lnTo>
                                <a:lnTo>
                                  <a:pt x="297" y="569"/>
                                </a:lnTo>
                                <a:lnTo>
                                  <a:pt x="341" y="514"/>
                                </a:lnTo>
                                <a:lnTo>
                                  <a:pt x="387" y="461"/>
                                </a:lnTo>
                                <a:lnTo>
                                  <a:pt x="437" y="411"/>
                                </a:lnTo>
                                <a:lnTo>
                                  <a:pt x="488" y="363"/>
                                </a:lnTo>
                                <a:lnTo>
                                  <a:pt x="542" y="317"/>
                                </a:lnTo>
                                <a:lnTo>
                                  <a:pt x="598" y="274"/>
                                </a:lnTo>
                                <a:lnTo>
                                  <a:pt x="656" y="234"/>
                                </a:lnTo>
                                <a:lnTo>
                                  <a:pt x="717" y="197"/>
                                </a:lnTo>
                                <a:lnTo>
                                  <a:pt x="779" y="162"/>
                                </a:lnTo>
                                <a:lnTo>
                                  <a:pt x="843" y="131"/>
                                </a:lnTo>
                                <a:lnTo>
                                  <a:pt x="908" y="102"/>
                                </a:lnTo>
                                <a:lnTo>
                                  <a:pt x="975" y="77"/>
                                </a:lnTo>
                                <a:lnTo>
                                  <a:pt x="1044" y="56"/>
                                </a:lnTo>
                                <a:lnTo>
                                  <a:pt x="1114" y="37"/>
                                </a:lnTo>
                                <a:lnTo>
                                  <a:pt x="1185" y="22"/>
                                </a:lnTo>
                                <a:lnTo>
                                  <a:pt x="1258" y="11"/>
                                </a:lnTo>
                                <a:lnTo>
                                  <a:pt x="1332" y="3"/>
                                </a:lnTo>
                                <a:lnTo>
                                  <a:pt x="1406" y="0"/>
                                </a:lnTo>
                                <a:lnTo>
                                  <a:pt x="1441" y="1440"/>
                                </a:lnTo>
                                <a:close/>
                              </a:path>
                            </a:pathLst>
                          </a:custGeom>
                          <a:noFill/>
                          <a:ln w="14122" cap="flat" cmpd="sng">
                            <a:solidFill>
                              <a:srgbClr val="FFFFFF"/>
                            </a:solidFill>
                            <a:prstDash val="solid"/>
                            <a:headEnd type="none" w="med" len="med"/>
                            <a:tailEnd type="none" w="med" len="med"/>
                          </a:ln>
                        </wps:spPr>
                        <wps:bodyPr upright="1"/>
                      </wps:wsp>
                      <wps:wsp>
                        <wps:cNvPr id="1246" name="任意多边形 423"/>
                        <wps:cNvSpPr/>
                        <wps:spPr>
                          <a:xfrm>
                            <a:off x="1454" y="949"/>
                            <a:ext cx="1438" cy="1441"/>
                          </a:xfrm>
                          <a:custGeom>
                            <a:avLst/>
                            <a:gdLst/>
                            <a:ahLst/>
                            <a:cxnLst/>
                            <a:pathLst>
                              <a:path w="1438" h="1441">
                                <a:moveTo>
                                  <a:pt x="1402" y="0"/>
                                </a:moveTo>
                                <a:lnTo>
                                  <a:pt x="1326" y="4"/>
                                </a:lnTo>
                                <a:lnTo>
                                  <a:pt x="1250" y="12"/>
                                </a:lnTo>
                                <a:lnTo>
                                  <a:pt x="1175" y="23"/>
                                </a:lnTo>
                                <a:lnTo>
                                  <a:pt x="1101" y="39"/>
                                </a:lnTo>
                                <a:lnTo>
                                  <a:pt x="1028" y="59"/>
                                </a:lnTo>
                                <a:lnTo>
                                  <a:pt x="956" y="82"/>
                                </a:lnTo>
                                <a:lnTo>
                                  <a:pt x="885" y="109"/>
                                </a:lnTo>
                                <a:lnTo>
                                  <a:pt x="816" y="140"/>
                                </a:lnTo>
                                <a:lnTo>
                                  <a:pt x="749" y="174"/>
                                </a:lnTo>
                                <a:lnTo>
                                  <a:pt x="683" y="212"/>
                                </a:lnTo>
                                <a:lnTo>
                                  <a:pt x="620" y="254"/>
                                </a:lnTo>
                                <a:lnTo>
                                  <a:pt x="558" y="298"/>
                                </a:lnTo>
                                <a:lnTo>
                                  <a:pt x="499" y="346"/>
                                </a:lnTo>
                                <a:lnTo>
                                  <a:pt x="442" y="398"/>
                                </a:lnTo>
                                <a:lnTo>
                                  <a:pt x="388" y="452"/>
                                </a:lnTo>
                                <a:lnTo>
                                  <a:pt x="337" y="509"/>
                                </a:lnTo>
                                <a:lnTo>
                                  <a:pt x="290" y="568"/>
                                </a:lnTo>
                                <a:lnTo>
                                  <a:pt x="246" y="630"/>
                                </a:lnTo>
                                <a:lnTo>
                                  <a:pt x="205" y="694"/>
                                </a:lnTo>
                                <a:lnTo>
                                  <a:pt x="167" y="759"/>
                                </a:lnTo>
                                <a:lnTo>
                                  <a:pt x="133" y="827"/>
                                </a:lnTo>
                                <a:lnTo>
                                  <a:pt x="103" y="896"/>
                                </a:lnTo>
                                <a:lnTo>
                                  <a:pt x="76" y="967"/>
                                </a:lnTo>
                                <a:lnTo>
                                  <a:pt x="53" y="1039"/>
                                </a:lnTo>
                                <a:lnTo>
                                  <a:pt x="34" y="1112"/>
                                </a:lnTo>
                                <a:lnTo>
                                  <a:pt x="19" y="1187"/>
                                </a:lnTo>
                                <a:lnTo>
                                  <a:pt x="7" y="1262"/>
                                </a:lnTo>
                                <a:lnTo>
                                  <a:pt x="0" y="1338"/>
                                </a:lnTo>
                                <a:lnTo>
                                  <a:pt x="1437" y="1440"/>
                                </a:lnTo>
                                <a:lnTo>
                                  <a:pt x="1402" y="0"/>
                                </a:lnTo>
                                <a:close/>
                              </a:path>
                            </a:pathLst>
                          </a:custGeom>
                          <a:solidFill>
                            <a:srgbClr val="FFE7BD"/>
                          </a:solidFill>
                          <a:ln>
                            <a:noFill/>
                          </a:ln>
                        </wps:spPr>
                        <wps:bodyPr upright="1"/>
                      </wps:wsp>
                      <wps:wsp>
                        <wps:cNvPr id="1247" name="任意多边形 424"/>
                        <wps:cNvSpPr/>
                        <wps:spPr>
                          <a:xfrm>
                            <a:off x="1454" y="949"/>
                            <a:ext cx="1438" cy="1441"/>
                          </a:xfrm>
                          <a:custGeom>
                            <a:avLst/>
                            <a:gdLst/>
                            <a:ahLst/>
                            <a:cxnLst/>
                            <a:pathLst>
                              <a:path w="1438" h="1441">
                                <a:moveTo>
                                  <a:pt x="1437" y="1440"/>
                                </a:moveTo>
                                <a:lnTo>
                                  <a:pt x="0" y="1338"/>
                                </a:lnTo>
                                <a:lnTo>
                                  <a:pt x="7" y="1262"/>
                                </a:lnTo>
                                <a:lnTo>
                                  <a:pt x="19" y="1187"/>
                                </a:lnTo>
                                <a:lnTo>
                                  <a:pt x="34" y="1112"/>
                                </a:lnTo>
                                <a:lnTo>
                                  <a:pt x="53" y="1039"/>
                                </a:lnTo>
                                <a:lnTo>
                                  <a:pt x="76" y="967"/>
                                </a:lnTo>
                                <a:lnTo>
                                  <a:pt x="103" y="896"/>
                                </a:lnTo>
                                <a:lnTo>
                                  <a:pt x="133" y="827"/>
                                </a:lnTo>
                                <a:lnTo>
                                  <a:pt x="167" y="759"/>
                                </a:lnTo>
                                <a:lnTo>
                                  <a:pt x="205" y="694"/>
                                </a:lnTo>
                                <a:lnTo>
                                  <a:pt x="246" y="630"/>
                                </a:lnTo>
                                <a:lnTo>
                                  <a:pt x="290" y="568"/>
                                </a:lnTo>
                                <a:lnTo>
                                  <a:pt x="337" y="509"/>
                                </a:lnTo>
                                <a:lnTo>
                                  <a:pt x="388" y="452"/>
                                </a:lnTo>
                                <a:lnTo>
                                  <a:pt x="442" y="398"/>
                                </a:lnTo>
                                <a:lnTo>
                                  <a:pt x="499" y="346"/>
                                </a:lnTo>
                                <a:lnTo>
                                  <a:pt x="558" y="298"/>
                                </a:lnTo>
                                <a:lnTo>
                                  <a:pt x="620" y="254"/>
                                </a:lnTo>
                                <a:lnTo>
                                  <a:pt x="683" y="212"/>
                                </a:lnTo>
                                <a:lnTo>
                                  <a:pt x="749" y="174"/>
                                </a:lnTo>
                                <a:lnTo>
                                  <a:pt x="816" y="140"/>
                                </a:lnTo>
                                <a:lnTo>
                                  <a:pt x="885" y="109"/>
                                </a:lnTo>
                                <a:lnTo>
                                  <a:pt x="956" y="82"/>
                                </a:lnTo>
                                <a:lnTo>
                                  <a:pt x="1028" y="59"/>
                                </a:lnTo>
                                <a:lnTo>
                                  <a:pt x="1101" y="39"/>
                                </a:lnTo>
                                <a:lnTo>
                                  <a:pt x="1175" y="23"/>
                                </a:lnTo>
                                <a:lnTo>
                                  <a:pt x="1250" y="12"/>
                                </a:lnTo>
                                <a:lnTo>
                                  <a:pt x="1326" y="4"/>
                                </a:lnTo>
                                <a:lnTo>
                                  <a:pt x="1402" y="0"/>
                                </a:lnTo>
                                <a:lnTo>
                                  <a:pt x="1437" y="1440"/>
                                </a:lnTo>
                                <a:close/>
                              </a:path>
                            </a:pathLst>
                          </a:custGeom>
                          <a:noFill/>
                          <a:ln w="14122" cap="flat" cmpd="sng">
                            <a:solidFill>
                              <a:srgbClr val="FFFFFF"/>
                            </a:solidFill>
                            <a:prstDash val="solid"/>
                            <a:headEnd type="none" w="med" len="med"/>
                            <a:tailEnd type="none" w="med" len="med"/>
                          </a:ln>
                        </wps:spPr>
                        <wps:bodyPr upright="1"/>
                      </wps:wsp>
                      <wps:wsp>
                        <wps:cNvPr id="1248" name="任意多边形 425"/>
                        <wps:cNvSpPr/>
                        <wps:spPr>
                          <a:xfrm>
                            <a:off x="1762" y="949"/>
                            <a:ext cx="1131" cy="1441"/>
                          </a:xfrm>
                          <a:custGeom>
                            <a:avLst/>
                            <a:gdLst/>
                            <a:ahLst/>
                            <a:cxnLst/>
                            <a:pathLst>
                              <a:path w="1131" h="1441">
                                <a:moveTo>
                                  <a:pt x="1095" y="0"/>
                                </a:moveTo>
                                <a:lnTo>
                                  <a:pt x="1016" y="4"/>
                                </a:lnTo>
                                <a:lnTo>
                                  <a:pt x="938" y="12"/>
                                </a:lnTo>
                                <a:lnTo>
                                  <a:pt x="860" y="25"/>
                                </a:lnTo>
                                <a:lnTo>
                                  <a:pt x="783" y="42"/>
                                </a:lnTo>
                                <a:lnTo>
                                  <a:pt x="707" y="63"/>
                                </a:lnTo>
                                <a:lnTo>
                                  <a:pt x="632" y="88"/>
                                </a:lnTo>
                                <a:lnTo>
                                  <a:pt x="559" y="117"/>
                                </a:lnTo>
                                <a:lnTo>
                                  <a:pt x="487" y="151"/>
                                </a:lnTo>
                                <a:lnTo>
                                  <a:pt x="417" y="188"/>
                                </a:lnTo>
                                <a:lnTo>
                                  <a:pt x="349" y="229"/>
                                </a:lnTo>
                                <a:lnTo>
                                  <a:pt x="284" y="274"/>
                                </a:lnTo>
                                <a:lnTo>
                                  <a:pt x="222" y="322"/>
                                </a:lnTo>
                                <a:lnTo>
                                  <a:pt x="162" y="373"/>
                                </a:lnTo>
                                <a:lnTo>
                                  <a:pt x="105" y="428"/>
                                </a:lnTo>
                                <a:lnTo>
                                  <a:pt x="51" y="485"/>
                                </a:lnTo>
                                <a:lnTo>
                                  <a:pt x="0" y="546"/>
                                </a:lnTo>
                                <a:lnTo>
                                  <a:pt x="1130" y="1440"/>
                                </a:lnTo>
                                <a:lnTo>
                                  <a:pt x="1095" y="0"/>
                                </a:lnTo>
                                <a:close/>
                              </a:path>
                            </a:pathLst>
                          </a:custGeom>
                          <a:solidFill>
                            <a:srgbClr val="FFF3DE"/>
                          </a:solidFill>
                          <a:ln>
                            <a:noFill/>
                          </a:ln>
                        </wps:spPr>
                        <wps:bodyPr upright="1"/>
                      </wps:wsp>
                      <wps:wsp>
                        <wps:cNvPr id="1249" name="任意多边形 426"/>
                        <wps:cNvSpPr/>
                        <wps:spPr>
                          <a:xfrm>
                            <a:off x="1762" y="949"/>
                            <a:ext cx="1131" cy="1441"/>
                          </a:xfrm>
                          <a:custGeom>
                            <a:avLst/>
                            <a:gdLst/>
                            <a:ahLst/>
                            <a:cxnLst/>
                            <a:pathLst>
                              <a:path w="1131" h="1441">
                                <a:moveTo>
                                  <a:pt x="1130" y="1440"/>
                                </a:moveTo>
                                <a:lnTo>
                                  <a:pt x="0" y="546"/>
                                </a:lnTo>
                                <a:lnTo>
                                  <a:pt x="51" y="485"/>
                                </a:lnTo>
                                <a:lnTo>
                                  <a:pt x="105" y="428"/>
                                </a:lnTo>
                                <a:lnTo>
                                  <a:pt x="162" y="373"/>
                                </a:lnTo>
                                <a:lnTo>
                                  <a:pt x="222" y="322"/>
                                </a:lnTo>
                                <a:lnTo>
                                  <a:pt x="284" y="274"/>
                                </a:lnTo>
                                <a:lnTo>
                                  <a:pt x="349" y="229"/>
                                </a:lnTo>
                                <a:lnTo>
                                  <a:pt x="417" y="188"/>
                                </a:lnTo>
                                <a:lnTo>
                                  <a:pt x="487" y="151"/>
                                </a:lnTo>
                                <a:lnTo>
                                  <a:pt x="559" y="117"/>
                                </a:lnTo>
                                <a:lnTo>
                                  <a:pt x="632" y="88"/>
                                </a:lnTo>
                                <a:lnTo>
                                  <a:pt x="707" y="63"/>
                                </a:lnTo>
                                <a:lnTo>
                                  <a:pt x="783" y="42"/>
                                </a:lnTo>
                                <a:lnTo>
                                  <a:pt x="860" y="25"/>
                                </a:lnTo>
                                <a:lnTo>
                                  <a:pt x="938" y="12"/>
                                </a:lnTo>
                                <a:lnTo>
                                  <a:pt x="1016" y="4"/>
                                </a:lnTo>
                                <a:lnTo>
                                  <a:pt x="1095" y="0"/>
                                </a:lnTo>
                                <a:lnTo>
                                  <a:pt x="1130" y="1440"/>
                                </a:lnTo>
                                <a:close/>
                              </a:path>
                            </a:pathLst>
                          </a:custGeom>
                          <a:noFill/>
                          <a:ln w="14122" cap="flat" cmpd="sng">
                            <a:solidFill>
                              <a:srgbClr val="FFFFFF"/>
                            </a:solidFill>
                            <a:prstDash val="solid"/>
                            <a:headEnd type="none" w="med" len="med"/>
                            <a:tailEnd type="none" w="med" len="med"/>
                          </a:ln>
                        </wps:spPr>
                        <wps:bodyPr upright="1"/>
                      </wps:wsp>
                      <wps:wsp>
                        <wps:cNvPr id="1250" name="任意多边形 427"/>
                        <wps:cNvSpPr/>
                        <wps:spPr>
                          <a:xfrm>
                            <a:off x="2368" y="949"/>
                            <a:ext cx="524" cy="1442"/>
                          </a:xfrm>
                          <a:custGeom>
                            <a:avLst/>
                            <a:gdLst/>
                            <a:ahLst/>
                            <a:cxnLst/>
                            <a:pathLst>
                              <a:path w="524" h="1442">
                                <a:moveTo>
                                  <a:pt x="524" y="0"/>
                                </a:moveTo>
                                <a:lnTo>
                                  <a:pt x="457" y="2"/>
                                </a:lnTo>
                                <a:lnTo>
                                  <a:pt x="390" y="7"/>
                                </a:lnTo>
                                <a:lnTo>
                                  <a:pt x="324" y="14"/>
                                </a:lnTo>
                                <a:lnTo>
                                  <a:pt x="258" y="25"/>
                                </a:lnTo>
                                <a:lnTo>
                                  <a:pt x="192" y="39"/>
                                </a:lnTo>
                                <a:lnTo>
                                  <a:pt x="127" y="56"/>
                                </a:lnTo>
                                <a:lnTo>
                                  <a:pt x="63" y="76"/>
                                </a:lnTo>
                                <a:lnTo>
                                  <a:pt x="0" y="99"/>
                                </a:lnTo>
                                <a:lnTo>
                                  <a:pt x="524" y="1441"/>
                                </a:lnTo>
                                <a:lnTo>
                                  <a:pt x="524" y="0"/>
                                </a:lnTo>
                                <a:close/>
                              </a:path>
                            </a:pathLst>
                          </a:custGeom>
                          <a:solidFill>
                            <a:srgbClr val="D7E1EC"/>
                          </a:solidFill>
                          <a:ln>
                            <a:noFill/>
                          </a:ln>
                        </wps:spPr>
                        <wps:bodyPr upright="1"/>
                      </wps:wsp>
                      <wps:wsp>
                        <wps:cNvPr id="1251" name="任意多边形 428"/>
                        <wps:cNvSpPr/>
                        <wps:spPr>
                          <a:xfrm>
                            <a:off x="2368" y="949"/>
                            <a:ext cx="524" cy="1442"/>
                          </a:xfrm>
                          <a:custGeom>
                            <a:avLst/>
                            <a:gdLst/>
                            <a:ahLst/>
                            <a:cxnLst/>
                            <a:pathLst>
                              <a:path w="524" h="1442">
                                <a:moveTo>
                                  <a:pt x="524" y="1441"/>
                                </a:moveTo>
                                <a:lnTo>
                                  <a:pt x="0" y="99"/>
                                </a:lnTo>
                                <a:lnTo>
                                  <a:pt x="63" y="76"/>
                                </a:lnTo>
                                <a:lnTo>
                                  <a:pt x="127" y="56"/>
                                </a:lnTo>
                                <a:lnTo>
                                  <a:pt x="192" y="39"/>
                                </a:lnTo>
                                <a:lnTo>
                                  <a:pt x="258" y="25"/>
                                </a:lnTo>
                                <a:lnTo>
                                  <a:pt x="324" y="14"/>
                                </a:lnTo>
                                <a:lnTo>
                                  <a:pt x="390" y="7"/>
                                </a:lnTo>
                                <a:lnTo>
                                  <a:pt x="457" y="2"/>
                                </a:lnTo>
                                <a:lnTo>
                                  <a:pt x="524" y="0"/>
                                </a:lnTo>
                                <a:lnTo>
                                  <a:pt x="524" y="1441"/>
                                </a:lnTo>
                                <a:close/>
                              </a:path>
                            </a:pathLst>
                          </a:custGeom>
                          <a:noFill/>
                          <a:ln w="14122" cap="flat" cmpd="sng">
                            <a:solidFill>
                              <a:srgbClr val="FFFFFF"/>
                            </a:solidFill>
                            <a:prstDash val="solid"/>
                            <a:headEnd type="none" w="med" len="med"/>
                            <a:tailEnd type="none" w="med" len="med"/>
                          </a:ln>
                        </wps:spPr>
                        <wps:bodyPr upright="1"/>
                      </wps:wsp>
                      <wps:wsp>
                        <wps:cNvPr id="1252" name="任意多边形 429"/>
                        <wps:cNvSpPr/>
                        <wps:spPr>
                          <a:xfrm>
                            <a:off x="1919" y="1410"/>
                            <a:ext cx="1946" cy="1946"/>
                          </a:xfrm>
                          <a:custGeom>
                            <a:avLst/>
                            <a:gdLst/>
                            <a:ahLst/>
                            <a:cxnLst/>
                            <a:pathLst>
                              <a:path w="1946" h="1946">
                                <a:moveTo>
                                  <a:pt x="973" y="0"/>
                                </a:moveTo>
                                <a:lnTo>
                                  <a:pt x="897" y="2"/>
                                </a:lnTo>
                                <a:lnTo>
                                  <a:pt x="823" y="11"/>
                                </a:lnTo>
                                <a:lnTo>
                                  <a:pt x="750" y="25"/>
                                </a:lnTo>
                                <a:lnTo>
                                  <a:pt x="680" y="45"/>
                                </a:lnTo>
                                <a:lnTo>
                                  <a:pt x="611" y="69"/>
                                </a:lnTo>
                                <a:lnTo>
                                  <a:pt x="545" y="98"/>
                                </a:lnTo>
                                <a:lnTo>
                                  <a:pt x="482" y="132"/>
                                </a:lnTo>
                                <a:lnTo>
                                  <a:pt x="422" y="171"/>
                                </a:lnTo>
                                <a:lnTo>
                                  <a:pt x="365" y="213"/>
                                </a:lnTo>
                                <a:lnTo>
                                  <a:pt x="311" y="260"/>
                                </a:lnTo>
                                <a:lnTo>
                                  <a:pt x="261" y="310"/>
                                </a:lnTo>
                                <a:lnTo>
                                  <a:pt x="214" y="364"/>
                                </a:lnTo>
                                <a:lnTo>
                                  <a:pt x="172" y="421"/>
                                </a:lnTo>
                                <a:lnTo>
                                  <a:pt x="133" y="481"/>
                                </a:lnTo>
                                <a:lnTo>
                                  <a:pt x="99" y="545"/>
                                </a:lnTo>
                                <a:lnTo>
                                  <a:pt x="70" y="610"/>
                                </a:lnTo>
                                <a:lnTo>
                                  <a:pt x="46" y="679"/>
                                </a:lnTo>
                                <a:lnTo>
                                  <a:pt x="26" y="749"/>
                                </a:lnTo>
                                <a:lnTo>
                                  <a:pt x="12" y="822"/>
                                </a:lnTo>
                                <a:lnTo>
                                  <a:pt x="3" y="896"/>
                                </a:lnTo>
                                <a:lnTo>
                                  <a:pt x="0" y="972"/>
                                </a:lnTo>
                                <a:lnTo>
                                  <a:pt x="3" y="1048"/>
                                </a:lnTo>
                                <a:lnTo>
                                  <a:pt x="12" y="1123"/>
                                </a:lnTo>
                                <a:lnTo>
                                  <a:pt x="26" y="1195"/>
                                </a:lnTo>
                                <a:lnTo>
                                  <a:pt x="46" y="1266"/>
                                </a:lnTo>
                                <a:lnTo>
                                  <a:pt x="70" y="1334"/>
                                </a:lnTo>
                                <a:lnTo>
                                  <a:pt x="99" y="1400"/>
                                </a:lnTo>
                                <a:lnTo>
                                  <a:pt x="133" y="1463"/>
                                </a:lnTo>
                                <a:lnTo>
                                  <a:pt x="172" y="1524"/>
                                </a:lnTo>
                                <a:lnTo>
                                  <a:pt x="214" y="1581"/>
                                </a:lnTo>
                                <a:lnTo>
                                  <a:pt x="261" y="1635"/>
                                </a:lnTo>
                                <a:lnTo>
                                  <a:pt x="311" y="1685"/>
                                </a:lnTo>
                                <a:lnTo>
                                  <a:pt x="365" y="1731"/>
                                </a:lnTo>
                                <a:lnTo>
                                  <a:pt x="422" y="1774"/>
                                </a:lnTo>
                                <a:lnTo>
                                  <a:pt x="482" y="1812"/>
                                </a:lnTo>
                                <a:lnTo>
                                  <a:pt x="545" y="1846"/>
                                </a:lnTo>
                                <a:lnTo>
                                  <a:pt x="611" y="1876"/>
                                </a:lnTo>
                                <a:lnTo>
                                  <a:pt x="680" y="1900"/>
                                </a:lnTo>
                                <a:lnTo>
                                  <a:pt x="750" y="1919"/>
                                </a:lnTo>
                                <a:lnTo>
                                  <a:pt x="823" y="1934"/>
                                </a:lnTo>
                                <a:lnTo>
                                  <a:pt x="897" y="1942"/>
                                </a:lnTo>
                                <a:lnTo>
                                  <a:pt x="973" y="1945"/>
                                </a:lnTo>
                                <a:lnTo>
                                  <a:pt x="1049" y="1942"/>
                                </a:lnTo>
                                <a:lnTo>
                                  <a:pt x="1124" y="1934"/>
                                </a:lnTo>
                                <a:lnTo>
                                  <a:pt x="1196" y="1919"/>
                                </a:lnTo>
                                <a:lnTo>
                                  <a:pt x="1267" y="1900"/>
                                </a:lnTo>
                                <a:lnTo>
                                  <a:pt x="1335" y="1876"/>
                                </a:lnTo>
                                <a:lnTo>
                                  <a:pt x="1401" y="1846"/>
                                </a:lnTo>
                                <a:lnTo>
                                  <a:pt x="1464" y="1812"/>
                                </a:lnTo>
                                <a:lnTo>
                                  <a:pt x="1524" y="1774"/>
                                </a:lnTo>
                                <a:lnTo>
                                  <a:pt x="1582" y="1731"/>
                                </a:lnTo>
                                <a:lnTo>
                                  <a:pt x="1635" y="1685"/>
                                </a:lnTo>
                                <a:lnTo>
                                  <a:pt x="1686" y="1635"/>
                                </a:lnTo>
                                <a:lnTo>
                                  <a:pt x="1732" y="1581"/>
                                </a:lnTo>
                                <a:lnTo>
                                  <a:pt x="1775" y="1524"/>
                                </a:lnTo>
                                <a:lnTo>
                                  <a:pt x="1813" y="1463"/>
                                </a:lnTo>
                                <a:lnTo>
                                  <a:pt x="1847" y="1400"/>
                                </a:lnTo>
                                <a:lnTo>
                                  <a:pt x="1876" y="1334"/>
                                </a:lnTo>
                                <a:lnTo>
                                  <a:pt x="1901" y="1266"/>
                                </a:lnTo>
                                <a:lnTo>
                                  <a:pt x="1920" y="1195"/>
                                </a:lnTo>
                                <a:lnTo>
                                  <a:pt x="1934" y="1123"/>
                                </a:lnTo>
                                <a:lnTo>
                                  <a:pt x="1943" y="1048"/>
                                </a:lnTo>
                                <a:lnTo>
                                  <a:pt x="1946" y="972"/>
                                </a:lnTo>
                                <a:lnTo>
                                  <a:pt x="1943" y="896"/>
                                </a:lnTo>
                                <a:lnTo>
                                  <a:pt x="1934" y="822"/>
                                </a:lnTo>
                                <a:lnTo>
                                  <a:pt x="1920" y="749"/>
                                </a:lnTo>
                                <a:lnTo>
                                  <a:pt x="1901" y="679"/>
                                </a:lnTo>
                                <a:lnTo>
                                  <a:pt x="1876" y="610"/>
                                </a:lnTo>
                                <a:lnTo>
                                  <a:pt x="1847" y="545"/>
                                </a:lnTo>
                                <a:lnTo>
                                  <a:pt x="1813" y="481"/>
                                </a:lnTo>
                                <a:lnTo>
                                  <a:pt x="1775" y="421"/>
                                </a:lnTo>
                                <a:lnTo>
                                  <a:pt x="1732" y="364"/>
                                </a:lnTo>
                                <a:lnTo>
                                  <a:pt x="1686" y="310"/>
                                </a:lnTo>
                                <a:lnTo>
                                  <a:pt x="1635" y="260"/>
                                </a:lnTo>
                                <a:lnTo>
                                  <a:pt x="1582" y="213"/>
                                </a:lnTo>
                                <a:lnTo>
                                  <a:pt x="1524" y="171"/>
                                </a:lnTo>
                                <a:lnTo>
                                  <a:pt x="1464" y="132"/>
                                </a:lnTo>
                                <a:lnTo>
                                  <a:pt x="1401" y="98"/>
                                </a:lnTo>
                                <a:lnTo>
                                  <a:pt x="1335" y="69"/>
                                </a:lnTo>
                                <a:lnTo>
                                  <a:pt x="1267" y="45"/>
                                </a:lnTo>
                                <a:lnTo>
                                  <a:pt x="1196" y="25"/>
                                </a:lnTo>
                                <a:lnTo>
                                  <a:pt x="1124" y="11"/>
                                </a:lnTo>
                                <a:lnTo>
                                  <a:pt x="1049" y="2"/>
                                </a:lnTo>
                                <a:lnTo>
                                  <a:pt x="973"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72pt;margin-top:46.9pt;height:145.25pt;width:144.7pt;mso-position-horizontal-relative:page;z-index:252050432;mso-width-relative:page;mso-height-relative:page;" coordorigin="1440,938" coordsize="2894,2905" o:gfxdata="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">
                <o:lock v:ext="edit" aspectratio="f"/>
                <v:shape id="任意多边形 416" o:spid="_x0000_s1026" o:spt="100" style="position:absolute;left:1711;top:949;height:2883;width:2622;" fillcolor="#CF4300" filled="t" stroked="f" coordsize="2622,2883" o:gfxdata="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VNjL4A&#10;AADdAAAADwAAAAAAAAABACAAAAAiAAAAZHJzL2Rvd25yZXYueG1sUEsBAhQAFAAAAAgAh07iQDMv&#10;BZ47AAAAOQAAABAAAAAAAAAAAQAgAAAADQEAAGRycy9zaGFwZXhtbC54bWxQSwUGAAAAAAYABgBb&#10;AQAAtwMAAAAA&#10;" path="m1181,0l1134,1,1181,1441,0,2268,47,2330,96,2390,149,2447,204,2500,262,2551,322,2598,384,2642,449,2682,516,2719,584,2753,654,2783,726,2809,799,2831,874,2849,949,2864,1026,2874,1103,2880,1181,2882,1257,2880,1332,2874,1406,2865,1479,2851,1551,2834,1621,2813,1689,2789,1756,2761,1822,2730,1885,2697,1947,2660,2007,2620,2064,2577,2120,2531,2173,2483,2223,2433,2271,2380,2317,2324,2359,2267,2399,2207,2436,2146,2470,2082,2501,2017,2529,1950,2553,1881,2574,1811,2591,1739,2604,1667,2614,1593,2620,1517,2622,1441,2620,1365,2614,1290,2604,1216,2591,1143,2574,1072,2553,1002,2529,933,2501,866,2470,801,2436,737,2399,676,2359,616,2317,558,2271,503,2223,450,2173,399,2120,351,2064,306,2007,263,1947,223,1885,186,1822,152,1756,122,1689,94,1621,70,1551,49,1479,32,1406,18,1332,8,1257,2,1181,0xe">
                  <v:fill on="t" focussize="0,0"/>
                  <v:stroke on="f"/>
                  <v:imagedata o:title=""/>
                  <o:lock v:ext="edit" aspectratio="f"/>
                </v:shape>
                <v:shape id="任意多边形 417" o:spid="_x0000_s1026" o:spt="100" style="position:absolute;left:1451;top:1060;height:2771;width:2840;" fillcolor="#FF7A00" filled="t" stroked="f" coordsize="2840,2771" o:gfxdata="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0;cgXYwwAAAN0AAAAPAAAAAAAAAAEAIAAAACIAAABkcnMvZG93bnJldi54bWxQSwECFAAUAAAACACH&#10;TuJAMy8FnjsAAAA5AAAAEAAAAAAAAAABACAAAAASAQAAZHJzL3NoYXBleG1sLnhtbFBLBQYAAAAA&#10;BgAGAFsBAAC8AwAAAAA=&#10;" path="m886,0l814,32,745,68,678,107,613,150,552,196,493,245,436,297,383,351,333,409,286,469,242,531,202,595,165,661,131,730,101,800,75,872,52,945,34,1020,19,1096,9,1173,2,1251,0,1329,2,1405,8,1481,18,1555,32,1627,49,1699,70,1769,94,1838,121,1905,152,1970,186,2034,223,2095,263,2155,306,2212,351,2268,399,2321,450,2371,503,2419,558,2465,616,2508,675,2548,737,2585,801,2618,866,2649,933,2677,1002,2701,1072,2722,1143,2739,1216,2753,1290,2762,1365,2768,1441,2770,1517,2768,1592,2763,1666,2753,1739,2739,1811,2722,1881,2701,1950,2677,2018,2649,2084,2619,2148,2584,2210,2547,2270,2507,2328,2464,2384,2418,2438,2369,2489,2317,2538,2263,2584,2207,2627,2148,2667,2087,2704,2023,2738,1958,2769,1890,2796,1821,2820,1750,2840,1677,1441,1329,886,0xe">
                  <v:fill on="t" focussize="0,0"/>
                  <v:stroke on="f"/>
                  <v:imagedata o:title=""/>
                  <o:lock v:ext="edit" aspectratio="f"/>
                </v:shape>
                <v:shape id="任意多边形 418" o:spid="_x0000_s1026" o:spt="100" style="position:absolute;left:1451;top:1060;height:2771;width:2840;" filled="f" stroked="t" coordsize="2840,2771" o:gfxdata="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Ip6ougAAAN0A&#10;AAAPAAAAAAAAAAEAIAAAACIAAABkcnMvZG93bnJldi54bWxQSwECFAAUAAAACACHTuJAMy8FnjsA&#10;AAA5AAAAEAAAAAAAAAABACAAAAAJAQAAZHJzL3NoYXBleG1sLnhtbFBLBQYAAAAABgAGAFsBAACz&#10;AwAAAAA=&#10;" path="m1441,1329l2840,1677,2820,1750,2796,1821,2769,1890,2738,1958,2704,2023,2667,2087,2627,2148,2584,2207,2538,2263,2489,2317,2438,2369,2384,2418,2328,2464,2270,2507,2210,2547,2148,2584,2084,2619,2018,2649,1950,2677,1881,2701,1811,2722,1739,2739,1666,2753,1592,2763,1517,2768,1441,2770,1365,2768,1290,2762,1216,2753,1143,2739,1072,2722,1002,2701,933,2677,866,2649,801,2618,737,2585,675,2548,616,2508,558,2465,503,2419,450,2371,399,2321,351,2268,306,2212,263,2155,223,2095,186,2034,152,1970,121,1905,94,1838,70,1769,49,1699,32,1627,18,1555,8,1481,2,1405,0,1329,2,1251,9,1173,19,1096,34,1020,52,945,75,872,101,800,131,730,165,661,202,595,242,531,286,469,333,409,383,351,436,297,493,245,552,196,613,150,678,107,745,68,814,32,886,0,1441,1329xe">
                  <v:fill on="f" focussize="0,0"/>
                  <v:stroke weight="1.11196850393701pt" color="#FFFFFF" joinstyle="round"/>
                  <v:imagedata o:title=""/>
                  <o:lock v:ext="edit" aspectratio="f"/>
                </v:shape>
                <v:shape id="任意多边形 419" o:spid="_x0000_s1026" o:spt="100" style="position:absolute;left:1451;top:1060;height:2730;width:1442;" fillcolor="#FFA600" filled="t" stroked="f" coordsize="1442,2730" o:gfxdata="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YQDXugAAAN0A&#10;AAAPAAAAAAAAAAEAIAAAACIAAABkcnMvZG93bnJldi54bWxQSwECFAAUAAAACACHTuJAMy8FnjsA&#10;AAA5AAAAEAAAAAAAAAABACAAAAAJAQAAZHJzL3NoYXBleG1sLnhtbFBLBQYAAAAABgAGAFsBAACz&#10;AwAAAAA=&#10;" path="m886,0l814,32,745,68,678,107,613,150,552,196,493,245,436,297,383,351,333,409,286,469,242,531,202,595,165,661,131,730,101,800,75,872,52,945,34,1020,19,1096,9,1173,2,1251,0,1329,2,1405,8,1480,18,1555,31,1628,49,1699,70,1770,94,1839,122,1907,153,1973,187,2037,224,2099,265,2160,308,2218,354,2274,403,2327,455,2379,509,2427,565,2473,625,2516,686,2556,749,2593,815,2627,883,2658,953,2685,1024,2709,1097,2729,1441,1329,886,0xe">
                  <v:fill on="t" focussize="0,0"/>
                  <v:stroke on="f"/>
                  <v:imagedata o:title=""/>
                  <o:lock v:ext="edit" aspectratio="f"/>
                </v:shape>
                <v:shape id="任意多边形 420" o:spid="_x0000_s1026" o:spt="100" style="position:absolute;left:1451;top:1060;height:2730;width:1442;" filled="f" stroked="t" coordsize="1442,2730" o:gfxdata="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JRHr4A&#10;AADdAAAADwAAAAAAAAABACAAAAAiAAAAZHJzL2Rvd25yZXYueG1sUEsBAhQAFAAAAAgAh07iQDMv&#10;BZ47AAAAOQAAABAAAAAAAAAAAQAgAAAADQEAAGRycy9zaGFwZXhtbC54bWxQSwUGAAAAAAYABgBb&#10;AQAAtwMAAAAA&#10;" path="m1441,1329l1097,2729,1024,2709,953,2685,883,2658,815,2627,749,2593,686,2556,625,2516,565,2473,509,2427,455,2379,403,2327,354,2274,308,2218,265,2160,224,2099,187,2037,153,1973,122,1907,94,1839,70,1770,49,1699,31,1628,18,1555,8,1480,2,1405,0,1329,2,1251,9,1173,19,1096,34,1020,52,945,75,872,101,800,131,730,165,661,202,595,242,531,286,469,333,409,383,351,436,297,493,245,552,196,613,150,678,107,745,68,814,32,886,0,1441,1329xe">
                  <v:fill on="f" focussize="0,0"/>
                  <v:stroke weight="1.11196850393701pt" color="#FFFFFF" joinstyle="round"/>
                  <v:imagedata o:title=""/>
                  <o:lock v:ext="edit" aspectratio="f"/>
                </v:shape>
                <v:shape id="任意多边形 421" o:spid="_x0000_s1026" o:spt="100" style="position:absolute;left:1451;top:949;height:2232;width:1442;" fillcolor="#FFCA66" filled="t" stroked="f" coordsize="1442,2232" o:gfxdata="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LoJTvQAA&#10;AN0AAAAPAAAAAAAAAAEAIAAAACIAAABkcnMvZG93bnJldi54bWxQSwECFAAUAAAACACHTuJAMy8F&#10;njsAAAA5AAAAEAAAAAAAAAABACAAAAAMAQAAZHJzL3NoYXBleG1sLnhtbFBLBQYAAAAABgAGAFsB&#10;AAC2AwAAAAA=&#10;" path="m1406,0l1332,3,1258,11,1185,22,1114,37,1044,56,975,77,908,102,843,131,779,162,717,197,656,234,598,274,542,317,488,363,437,411,387,461,341,514,297,569,255,626,216,685,180,746,147,809,118,874,91,940,67,1008,47,1077,31,1147,17,1219,8,1292,2,1366,0,1440,2,1517,8,1593,18,1668,32,1743,50,1817,72,1889,97,1961,127,2031,160,2099,196,2166,236,2231,1441,1440,1406,0xe">
                  <v:fill on="t" focussize="0,0"/>
                  <v:stroke on="f"/>
                  <v:imagedata o:title=""/>
                  <o:lock v:ext="edit" aspectratio="f"/>
                </v:shape>
                <v:shape id="任意多边形 422" o:spid="_x0000_s1026" o:spt="100" style="position:absolute;left:1451;top:949;height:2232;width:1442;" filled="f" stroked="t" coordsize="1442,2232" o:gfxdata="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BxQe/&#10;AAAA3QAAAA8AAAAAAAAAAQAgAAAAIgAAAGRycy9kb3ducmV2LnhtbFBLAQIUABQAAAAIAIdO4kAz&#10;LwWeOwAAADkAAAAQAAAAAAAAAAEAIAAAAA4BAABkcnMvc2hhcGV4bWwueG1sUEsFBgAAAAAGAAYA&#10;WwEAALgDAAAAAA==&#10;" path="m1441,1440l236,2231,196,2166,160,2099,127,2031,97,1961,72,1889,50,1817,32,1743,18,1668,8,1593,2,1517,0,1440,2,1366,8,1292,17,1219,31,1147,47,1077,67,1008,91,940,118,874,147,809,180,746,216,685,255,626,297,569,341,514,387,461,437,411,488,363,542,317,598,274,656,234,717,197,779,162,843,131,908,102,975,77,1044,56,1114,37,1185,22,1258,11,1332,3,1406,0,1441,1440xe">
                  <v:fill on="f" focussize="0,0"/>
                  <v:stroke weight="1.11196850393701pt" color="#FFFFFF" joinstyle="round"/>
                  <v:imagedata o:title=""/>
                  <o:lock v:ext="edit" aspectratio="f"/>
                </v:shape>
                <v:shape id="任意多边形 423" o:spid="_x0000_s1026" o:spt="100" style="position:absolute;left:1454;top:949;height:1441;width:1438;" fillcolor="#FFE7BD" filled="t" stroked="f" coordsize="1438,1441" o:gfxdata="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pnQ28AAAA&#10;3QAAAA8AAAAAAAAAAQAgAAAAIgAAAGRycy9kb3ducmV2LnhtbFBLAQIUABQAAAAIAIdO4kAzLwWe&#10;OwAAADkAAAAQAAAAAAAAAAEAIAAAAAsBAABkcnMvc2hhcGV4bWwueG1sUEsFBgAAAAAGAAYAWwEA&#10;ALUDAAAAAA==&#10;" path="m1402,0l1326,4,1250,12,1175,23,1101,39,1028,59,956,82,885,109,816,140,749,174,683,212,620,254,558,298,499,346,442,398,388,452,337,509,290,568,246,630,205,694,167,759,133,827,103,896,76,967,53,1039,34,1112,19,1187,7,1262,0,1338,1437,1440,1402,0xe">
                  <v:fill on="t" focussize="0,0"/>
                  <v:stroke on="f"/>
                  <v:imagedata o:title=""/>
                  <o:lock v:ext="edit" aspectratio="f"/>
                </v:shape>
                <v:shape id="任意多边形 424" o:spid="_x0000_s1026" o:spt="100" style="position:absolute;left:1454;top:949;height:1441;width:1438;" filled="f" stroked="t" coordsize="1438,1441" o:gfxdata="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4wQ+8AAAA&#10;3QAAAA8AAAAAAAAAAQAgAAAAIgAAAGRycy9kb3ducmV2LnhtbFBLAQIUABQAAAAIAIdO4kAzLwWe&#10;OwAAADkAAAAQAAAAAAAAAAEAIAAAAAsBAABkcnMvc2hhcGV4bWwueG1sUEsFBgAAAAAGAAYAWwEA&#10;ALUDAAAAAA==&#10;" path="m1437,1440l0,1338,7,1262,19,1187,34,1112,53,1039,76,967,103,896,133,827,167,759,205,694,246,630,290,568,337,509,388,452,442,398,499,346,558,298,620,254,683,212,749,174,816,140,885,109,956,82,1028,59,1101,39,1175,23,1250,12,1326,4,1402,0,1437,1440xe">
                  <v:fill on="f" focussize="0,0"/>
                  <v:stroke weight="1.11196850393701pt" color="#FFFFFF" joinstyle="round"/>
                  <v:imagedata o:title=""/>
                  <o:lock v:ext="edit" aspectratio="f"/>
                </v:shape>
                <v:shape id="任意多边形 425" o:spid="_x0000_s1026" o:spt="100" style="position:absolute;left:1762;top:949;height:1441;width:1131;" fillcolor="#FFF3DE" filled="t" stroked="f" coordsize="1131,1441" o:gfxdata="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7NCx74A&#10;AADdAAAADwAAAAAAAAABACAAAAAiAAAAZHJzL2Rvd25yZXYueG1sUEsBAhQAFAAAAAgAh07iQDMv&#10;BZ47AAAAOQAAABAAAAAAAAAAAQAgAAAADQEAAGRycy9zaGFwZXhtbC54bWxQSwUGAAAAAAYABgBb&#10;AQAAtwMAAAAA&#10;" path="m1095,0l1016,4,938,12,860,25,783,42,707,63,632,88,559,117,487,151,417,188,349,229,284,274,222,322,162,373,105,428,51,485,0,546,1130,1440,1095,0xe">
                  <v:fill on="t" focussize="0,0"/>
                  <v:stroke on="f"/>
                  <v:imagedata o:title=""/>
                  <o:lock v:ext="edit" aspectratio="f"/>
                </v:shape>
                <v:shape id="任意多边形 426" o:spid="_x0000_s1026" o:spt="100" style="position:absolute;left:1762;top:949;height:1441;width:1131;" filled="f" stroked="t" coordsize="1131,1441" o:gfxdata="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nAe4vQAA&#10;AN0AAAAPAAAAAAAAAAEAIAAAACIAAABkcnMvZG93bnJldi54bWxQSwECFAAUAAAACACHTuJAMy8F&#10;njsAAAA5AAAAEAAAAAAAAAABACAAAAAMAQAAZHJzL3NoYXBleG1sLnhtbFBLBQYAAAAABgAGAFsB&#10;AAC2AwAAAAA=&#10;" path="m1130,1440l0,546,51,485,105,428,162,373,222,322,284,274,349,229,417,188,487,151,559,117,632,88,707,63,783,42,860,25,938,12,1016,4,1095,0,1130,1440xe">
                  <v:fill on="f" focussize="0,0"/>
                  <v:stroke weight="1.11196850393701pt" color="#FFFFFF" joinstyle="round"/>
                  <v:imagedata o:title=""/>
                  <o:lock v:ext="edit" aspectratio="f"/>
                </v:shape>
                <v:shape id="任意多边形 427" o:spid="_x0000_s1026" o:spt="100" style="position:absolute;left:2368;top:949;height:1442;width:524;" fillcolor="#D7E1EC" filled="t" stroked="f" coordsize="524,1442" o:gfxdata="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8qcK/&#10;AAAA3QAAAA8AAAAAAAAAAQAgAAAAIgAAAGRycy9kb3ducmV2LnhtbFBLAQIUABQAAAAIAIdO4kAz&#10;LwWeOwAAADkAAAAQAAAAAAAAAAEAIAAAAA4BAABkcnMvc2hhcGV4bWwueG1sUEsFBgAAAAAGAAYA&#10;WwEAALgDAAAAAA==&#10;" path="m524,0l457,2,390,7,324,14,258,25,192,39,127,56,63,76,0,99,524,1441,524,0xe">
                  <v:fill on="t" focussize="0,0"/>
                  <v:stroke on="f"/>
                  <v:imagedata o:title=""/>
                  <o:lock v:ext="edit" aspectratio="f"/>
                </v:shape>
                <v:shape id="任意多边形 428" o:spid="_x0000_s1026" o:spt="100" style="position:absolute;left:2368;top:949;height:1442;width:524;" filled="f" stroked="t" coordsize="524,1442" o:gfxdata="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7fdKb4A&#10;AADdAAAADwAAAAAAAAABACAAAAAiAAAAZHJzL2Rvd25yZXYueG1sUEsBAhQAFAAAAAgAh07iQDMv&#10;BZ47AAAAOQAAABAAAAAAAAAAAQAgAAAADQEAAGRycy9zaGFwZXhtbC54bWxQSwUGAAAAAAYABgBb&#10;AQAAtwMAAAAA&#10;" path="m524,1441l0,99,63,76,127,56,192,39,258,25,324,14,390,7,457,2,524,0,524,1441xe">
                  <v:fill on="f" focussize="0,0"/>
                  <v:stroke weight="1.11196850393701pt" color="#FFFFFF" joinstyle="round"/>
                  <v:imagedata o:title=""/>
                  <o:lock v:ext="edit" aspectratio="f"/>
                </v:shape>
                <v:shape id="任意多边形 429" o:spid="_x0000_s1026" o:spt="100" style="position:absolute;left:1919;top:1410;height:1946;width:1946;" fillcolor="#FFFFFF" filled="t" stroked="f" coordsize="1946,1946" o:gfxdata="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aS87sAAADd&#10;AAAADwAAAAAAAAABACAAAAAiAAAAZHJzL2Rvd25yZXYueG1sUEsBAhQAFAAAAAgAh07iQDMvBZ47&#10;AAAAOQAAABAAAAAAAAAAAQAgAAAACgEAAGRycy9zaGFwZXhtbC54bWxQSwUGAAAAAAYABgBbAQAA&#10;tAMAAAAA&#10;" path="m973,0l897,2,823,11,750,25,680,45,611,69,545,98,482,132,422,171,365,213,311,260,261,310,214,364,172,421,133,481,99,545,70,610,46,679,26,749,12,822,3,896,0,972,3,1048,12,1123,26,1195,46,1266,70,1334,99,1400,133,1463,172,1524,214,1581,261,1635,311,1685,365,1731,422,1774,482,1812,545,1846,611,1876,680,1900,750,1919,823,1934,897,1942,973,1945,1049,1942,1124,1934,1196,1919,1267,1900,1335,1876,1401,1846,1464,1812,1524,1774,1582,1731,1635,1685,1686,1635,1732,1581,1775,1524,1813,1463,1847,1400,1876,1334,1901,1266,1920,1195,1934,1123,1943,1048,1946,972,1943,896,1934,822,1920,749,1901,679,1876,610,1847,545,1813,481,1775,421,1732,364,1686,310,1635,260,1582,213,1524,171,1464,132,1401,98,1335,69,1267,45,1196,25,1124,11,1049,2,973,0xe">
                  <v:fill on="t" focussize="0,0"/>
                  <v:stroke on="f"/>
                  <v:imagedata o:title=""/>
                  <o:lock v:ext="edit" aspectratio="f"/>
                </v:shape>
              </v:group>
            </w:pict>
          </mc:Fallback>
        </mc:AlternateContent>
      </w:r>
      <w:r>
        <w:drawing>
          <wp:anchor distT="0" distB="0" distL="0" distR="0" simplePos="0" relativeHeight="252050432" behindDoc="0" locked="0" layoutInCell="1" allowOverlap="1">
            <wp:simplePos x="0" y="0"/>
            <wp:positionH relativeFrom="page">
              <wp:posOffset>2979420</wp:posOffset>
            </wp:positionH>
            <wp:positionV relativeFrom="paragraph">
              <wp:posOffset>1296035</wp:posOffset>
            </wp:positionV>
            <wp:extent cx="82550" cy="82550"/>
            <wp:effectExtent l="0" t="0" r="6350" b="6350"/>
            <wp:wrapNone/>
            <wp:docPr id="125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image9.png"/>
                    <pic:cNvPicPr>
                      <a:picLocks noChangeAspect="1"/>
                    </pic:cNvPicPr>
                  </pic:nvPicPr>
                  <pic:blipFill>
                    <a:blip r:embed="rId56" cstate="print"/>
                    <a:stretch>
                      <a:fillRect/>
                    </a:stretch>
                  </pic:blipFill>
                  <pic:spPr>
                    <a:xfrm>
                      <a:off x="0" y="0"/>
                      <a:ext cx="82753" cy="82753"/>
                    </a:xfrm>
                    <a:prstGeom prst="rect">
                      <a:avLst/>
                    </a:prstGeom>
                  </pic:spPr>
                </pic:pic>
              </a:graphicData>
            </a:graphic>
          </wp:anchor>
        </w:drawing>
      </w:r>
      <w:r>
        <w:drawing>
          <wp:anchor distT="0" distB="0" distL="0" distR="0" simplePos="0" relativeHeight="252051456" behindDoc="0" locked="0" layoutInCell="1" allowOverlap="1">
            <wp:simplePos x="0" y="0"/>
            <wp:positionH relativeFrom="page">
              <wp:posOffset>2979420</wp:posOffset>
            </wp:positionH>
            <wp:positionV relativeFrom="paragraph">
              <wp:posOffset>1101725</wp:posOffset>
            </wp:positionV>
            <wp:extent cx="82550" cy="82550"/>
            <wp:effectExtent l="0" t="0" r="6350" b="6350"/>
            <wp:wrapNone/>
            <wp:docPr id="125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image13.png"/>
                    <pic:cNvPicPr>
                      <a:picLocks noChangeAspect="1"/>
                    </pic:cNvPicPr>
                  </pic:nvPicPr>
                  <pic:blipFill>
                    <a:blip r:embed="rId68" cstate="print"/>
                    <a:stretch>
                      <a:fillRect/>
                    </a:stretch>
                  </pic:blipFill>
                  <pic:spPr>
                    <a:xfrm>
                      <a:off x="0" y="0"/>
                      <a:ext cx="82753" cy="82753"/>
                    </a:xfrm>
                    <a:prstGeom prst="rect">
                      <a:avLst/>
                    </a:prstGeom>
                  </pic:spPr>
                </pic:pic>
              </a:graphicData>
            </a:graphic>
          </wp:anchor>
        </w:drawing>
      </w:r>
      <w:r>
        <w:drawing>
          <wp:anchor distT="0" distB="0" distL="0" distR="0" simplePos="0" relativeHeight="252051456" behindDoc="0" locked="0" layoutInCell="1" allowOverlap="1">
            <wp:simplePos x="0" y="0"/>
            <wp:positionH relativeFrom="page">
              <wp:posOffset>2979420</wp:posOffset>
            </wp:positionH>
            <wp:positionV relativeFrom="paragraph">
              <wp:posOffset>909320</wp:posOffset>
            </wp:positionV>
            <wp:extent cx="82550" cy="82550"/>
            <wp:effectExtent l="0" t="0" r="6350" b="6350"/>
            <wp:wrapNone/>
            <wp:docPr id="125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image31.png"/>
                    <pic:cNvPicPr>
                      <a:picLocks noChangeAspect="1"/>
                    </pic:cNvPicPr>
                  </pic:nvPicPr>
                  <pic:blipFill>
                    <a:blip r:embed="rId60" cstate="print"/>
                    <a:stretch>
                      <a:fillRect/>
                    </a:stretch>
                  </pic:blipFill>
                  <pic:spPr>
                    <a:xfrm>
                      <a:off x="0" y="0"/>
                      <a:ext cx="82753" cy="82753"/>
                    </a:xfrm>
                    <a:prstGeom prst="rect">
                      <a:avLst/>
                    </a:prstGeom>
                  </pic:spPr>
                </pic:pic>
              </a:graphicData>
            </a:graphic>
          </wp:anchor>
        </w:drawing>
      </w:r>
      <w:r>
        <w:drawing>
          <wp:anchor distT="0" distB="0" distL="0" distR="0" simplePos="0" relativeHeight="252052480" behindDoc="0" locked="0" layoutInCell="1" allowOverlap="1">
            <wp:simplePos x="0" y="0"/>
            <wp:positionH relativeFrom="page">
              <wp:posOffset>2979420</wp:posOffset>
            </wp:positionH>
            <wp:positionV relativeFrom="paragraph">
              <wp:posOffset>1489710</wp:posOffset>
            </wp:positionV>
            <wp:extent cx="82550" cy="82550"/>
            <wp:effectExtent l="0" t="0" r="6350" b="6350"/>
            <wp:wrapNone/>
            <wp:docPr id="1256"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image30.png"/>
                    <pic:cNvPicPr>
                      <a:picLocks noChangeAspect="1"/>
                    </pic:cNvPicPr>
                  </pic:nvPicPr>
                  <pic:blipFill>
                    <a:blip r:embed="rId72" cstate="print"/>
                    <a:stretch>
                      <a:fillRect/>
                    </a:stretch>
                  </pic:blipFill>
                  <pic:spPr>
                    <a:xfrm>
                      <a:off x="0" y="0"/>
                      <a:ext cx="82753" cy="82753"/>
                    </a:xfrm>
                    <a:prstGeom prst="rect">
                      <a:avLst/>
                    </a:prstGeom>
                  </pic:spPr>
                </pic:pic>
              </a:graphicData>
            </a:graphic>
          </wp:anchor>
        </w:drawing>
      </w:r>
      <w:r>
        <w:drawing>
          <wp:anchor distT="0" distB="0" distL="0" distR="0" simplePos="0" relativeHeight="252052480" behindDoc="0" locked="0" layoutInCell="1" allowOverlap="1">
            <wp:simplePos x="0" y="0"/>
            <wp:positionH relativeFrom="page">
              <wp:posOffset>2979420</wp:posOffset>
            </wp:positionH>
            <wp:positionV relativeFrom="paragraph">
              <wp:posOffset>1683385</wp:posOffset>
            </wp:positionV>
            <wp:extent cx="82550" cy="82550"/>
            <wp:effectExtent l="0" t="0" r="6350" b="6350"/>
            <wp:wrapNone/>
            <wp:docPr id="125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image11.png"/>
                    <pic:cNvPicPr>
                      <a:picLocks noChangeAspect="1"/>
                    </pic:cNvPicPr>
                  </pic:nvPicPr>
                  <pic:blipFill>
                    <a:blip r:embed="rId59" cstate="print"/>
                    <a:stretch>
                      <a:fillRect/>
                    </a:stretch>
                  </pic:blipFill>
                  <pic:spPr>
                    <a:xfrm>
                      <a:off x="0" y="0"/>
                      <a:ext cx="82753" cy="82753"/>
                    </a:xfrm>
                    <a:prstGeom prst="rect">
                      <a:avLst/>
                    </a:prstGeom>
                  </pic:spPr>
                </pic:pic>
              </a:graphicData>
            </a:graphic>
          </wp:anchor>
        </w:drawing>
      </w:r>
      <w:r>
        <w:drawing>
          <wp:anchor distT="0" distB="0" distL="0" distR="0" simplePos="0" relativeHeight="252053504" behindDoc="0" locked="0" layoutInCell="1" allowOverlap="1">
            <wp:simplePos x="0" y="0"/>
            <wp:positionH relativeFrom="page">
              <wp:posOffset>2979420</wp:posOffset>
            </wp:positionH>
            <wp:positionV relativeFrom="paragraph">
              <wp:posOffset>1877060</wp:posOffset>
            </wp:positionV>
            <wp:extent cx="82550" cy="82550"/>
            <wp:effectExtent l="0" t="0" r="6350" b="6350"/>
            <wp:wrapNone/>
            <wp:docPr id="1258"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image37.png"/>
                    <pic:cNvPicPr>
                      <a:picLocks noChangeAspect="1"/>
                    </pic:cNvPicPr>
                  </pic:nvPicPr>
                  <pic:blipFill>
                    <a:blip r:embed="rId73" cstate="print"/>
                    <a:stretch>
                      <a:fillRect/>
                    </a:stretch>
                  </pic:blipFill>
                  <pic:spPr>
                    <a:xfrm>
                      <a:off x="0" y="0"/>
                      <a:ext cx="82753" cy="82753"/>
                    </a:xfrm>
                    <a:prstGeom prst="rect">
                      <a:avLst/>
                    </a:prstGeom>
                  </pic:spPr>
                </pic:pic>
              </a:graphicData>
            </a:graphic>
          </wp:anchor>
        </w:drawing>
      </w:r>
      <w:r>
        <w:drawing>
          <wp:anchor distT="0" distB="0" distL="0" distR="0" simplePos="0" relativeHeight="252053504" behindDoc="0" locked="0" layoutInCell="1" allowOverlap="1">
            <wp:simplePos x="0" y="0"/>
            <wp:positionH relativeFrom="page">
              <wp:posOffset>2979420</wp:posOffset>
            </wp:positionH>
            <wp:positionV relativeFrom="paragraph">
              <wp:posOffset>2070735</wp:posOffset>
            </wp:positionV>
            <wp:extent cx="82550" cy="82550"/>
            <wp:effectExtent l="0" t="0" r="6350" b="6350"/>
            <wp:wrapNone/>
            <wp:docPr id="125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image16.png"/>
                    <pic:cNvPicPr>
                      <a:picLocks noChangeAspect="1"/>
                    </pic:cNvPicPr>
                  </pic:nvPicPr>
                  <pic:blipFill>
                    <a:blip r:embed="rId71" cstate="print"/>
                    <a:stretch>
                      <a:fillRect/>
                    </a:stretch>
                  </pic:blipFill>
                  <pic:spPr>
                    <a:xfrm>
                      <a:off x="0" y="0"/>
                      <a:ext cx="82753" cy="82753"/>
                    </a:xfrm>
                    <a:prstGeom prst="rect">
                      <a:avLst/>
                    </a:prstGeom>
                  </pic:spPr>
                </pic:pic>
              </a:graphicData>
            </a:graphic>
          </wp:anchor>
        </w:drawing>
      </w:r>
      <w:r>
        <mc:AlternateContent>
          <mc:Choice Requires="wps">
            <w:drawing>
              <wp:anchor distT="0" distB="0" distL="114300" distR="114300" simplePos="0" relativeHeight="252055552" behindDoc="0" locked="0" layoutInCell="1" allowOverlap="1">
                <wp:simplePos x="0" y="0"/>
                <wp:positionH relativeFrom="page">
                  <wp:posOffset>3085465</wp:posOffset>
                </wp:positionH>
                <wp:positionV relativeFrom="paragraph">
                  <wp:posOffset>891540</wp:posOffset>
                </wp:positionV>
                <wp:extent cx="1735455" cy="1767840"/>
                <wp:effectExtent l="0" t="0" r="0" b="0"/>
                <wp:wrapNone/>
                <wp:docPr id="1260" name="文本框 1260"/>
                <wp:cNvGraphicFramePr/>
                <a:graphic xmlns:a="http://schemas.openxmlformats.org/drawingml/2006/main">
                  <a:graphicData uri="http://schemas.microsoft.com/office/word/2010/wordprocessingShape">
                    <wps:wsp>
                      <wps:cNvSpPr txBox="1"/>
                      <wps:spPr>
                        <a:xfrm>
                          <a:off x="0" y="0"/>
                          <a:ext cx="1735455" cy="1767840"/>
                        </a:xfrm>
                        <a:prstGeom prst="rect">
                          <a:avLst/>
                        </a:prstGeom>
                        <a:noFill/>
                        <a:ln>
                          <a:noFill/>
                        </a:ln>
                      </wps:spPr>
                      <wps:txbx>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24"/>
                              <w:gridCol w:w="23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2" w:hRule="atLeast"/>
                              </w:trPr>
                              <w:tc>
                                <w:tcPr>
                                  <w:tcW w:w="424" w:type="dxa"/>
                                </w:tcPr>
                                <w:p>
                                  <w:pPr>
                                    <w:pStyle w:val="13"/>
                                    <w:spacing w:before="2"/>
                                    <w:rPr>
                                      <w:rFonts w:ascii="Century Gothic"/>
                                      <w:b/>
                                      <w:sz w:val="14"/>
                                    </w:rPr>
                                  </w:pPr>
                                  <w:r>
                                    <w:rPr>
                                      <w:rFonts w:ascii="Century Gothic"/>
                                      <w:b/>
                                      <w:color w:val="141221"/>
                                      <w:spacing w:val="-5"/>
                                      <w:w w:val="105"/>
                                      <w:sz w:val="14"/>
                                    </w:rPr>
                                    <w:t>29%</w:t>
                                  </w:r>
                                </w:p>
                              </w:tc>
                              <w:tc>
                                <w:tcPr>
                                  <w:tcW w:w="2308" w:type="dxa"/>
                                </w:tcPr>
                                <w:p>
                                  <w:pPr>
                                    <w:pStyle w:val="13"/>
                                    <w:spacing w:before="9"/>
                                    <w:ind w:left="77"/>
                                    <w:rPr>
                                      <w:rFonts w:hint="default" w:eastAsia="宋体"/>
                                      <w:sz w:val="14"/>
                                      <w:lang w:val="en-US" w:eastAsia="zh-CN"/>
                                    </w:rPr>
                                  </w:pPr>
                                  <w:r>
                                    <w:rPr>
                                      <w:color w:val="141221"/>
                                      <w:w w:val="115"/>
                                      <w:sz w:val="14"/>
                                    </w:rPr>
                                    <w:t>Security</w:t>
                                  </w:r>
                                  <w:r>
                                    <w:rPr>
                                      <w:color w:val="141221"/>
                                      <w:spacing w:val="-10"/>
                                      <w:w w:val="115"/>
                                      <w:sz w:val="14"/>
                                    </w:rPr>
                                    <w:t xml:space="preserve"> </w:t>
                                  </w:r>
                                  <w:r>
                                    <w:rPr>
                                      <w:color w:val="141221"/>
                                      <w:spacing w:val="-4"/>
                                      <w:w w:val="115"/>
                                      <w:sz w:val="14"/>
                                    </w:rPr>
                                    <w:t>Team</w:t>
                                  </w:r>
                                  <w:r>
                                    <w:rPr>
                                      <w:rFonts w:hint="eastAsia" w:eastAsia="宋体"/>
                                      <w:color w:val="141221"/>
                                      <w:spacing w:val="-4"/>
                                      <w:w w:val="115"/>
                                      <w:sz w:val="14"/>
                                      <w:lang w:val="en-US" w:eastAsia="zh-CN"/>
                                    </w:rPr>
                                    <w:t xml:space="preserve"> 安全团队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4" w:hRule="atLeast"/>
                              </w:trPr>
                              <w:tc>
                                <w:tcPr>
                                  <w:tcW w:w="424" w:type="dxa"/>
                                </w:tcPr>
                                <w:p>
                                  <w:pPr>
                                    <w:pStyle w:val="13"/>
                                    <w:spacing w:before="63"/>
                                    <w:rPr>
                                      <w:rFonts w:ascii="Century Gothic"/>
                                      <w:b/>
                                      <w:sz w:val="14"/>
                                    </w:rPr>
                                  </w:pPr>
                                  <w:r>
                                    <w:rPr>
                                      <w:rFonts w:ascii="Century Gothic"/>
                                      <w:b/>
                                      <w:color w:val="141221"/>
                                      <w:spacing w:val="-5"/>
                                      <w:w w:val="105"/>
                                      <w:sz w:val="14"/>
                                    </w:rPr>
                                    <w:t>25%</w:t>
                                  </w:r>
                                </w:p>
                              </w:tc>
                              <w:tc>
                                <w:tcPr>
                                  <w:tcW w:w="2308" w:type="dxa"/>
                                </w:tcPr>
                                <w:p>
                                  <w:pPr>
                                    <w:pStyle w:val="13"/>
                                    <w:spacing w:before="70"/>
                                    <w:ind w:left="77"/>
                                    <w:rPr>
                                      <w:rFonts w:hint="default" w:eastAsia="宋体"/>
                                      <w:sz w:val="14"/>
                                      <w:lang w:val="en-US" w:eastAsia="zh-CN"/>
                                    </w:rPr>
                                  </w:pPr>
                                  <w:r>
                                    <w:rPr>
                                      <w:color w:val="141221"/>
                                      <w:w w:val="115"/>
                                      <w:sz w:val="14"/>
                                    </w:rPr>
                                    <w:t xml:space="preserve">IT </w:t>
                                  </w:r>
                                  <w:r>
                                    <w:rPr>
                                      <w:color w:val="141221"/>
                                      <w:spacing w:val="-2"/>
                                      <w:w w:val="115"/>
                                      <w:sz w:val="14"/>
                                    </w:rPr>
                                    <w:t>Department</w:t>
                                  </w:r>
                                  <w:r>
                                    <w:rPr>
                                      <w:rFonts w:hint="eastAsia" w:eastAsia="宋体"/>
                                      <w:color w:val="141221"/>
                                      <w:spacing w:val="-2"/>
                                      <w:w w:val="115"/>
                                      <w:sz w:val="14"/>
                                      <w:lang w:val="en-US" w:eastAsia="zh-CN"/>
                                    </w:rPr>
                                    <w:t xml:space="preserve"> IT部门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sz w:val="14"/>
                                    </w:rPr>
                                    <w:t>12%</w:t>
                                  </w:r>
                                </w:p>
                              </w:tc>
                              <w:tc>
                                <w:tcPr>
                                  <w:tcW w:w="2308" w:type="dxa"/>
                                </w:tcPr>
                                <w:p>
                                  <w:pPr>
                                    <w:pStyle w:val="13"/>
                                    <w:spacing w:before="71"/>
                                    <w:ind w:left="77"/>
                                    <w:rPr>
                                      <w:color w:val="141221"/>
                                      <w:spacing w:val="-4"/>
                                      <w:w w:val="115"/>
                                      <w:sz w:val="14"/>
                                    </w:rPr>
                                  </w:pPr>
                                  <w:r>
                                    <w:rPr>
                                      <w:color w:val="141221"/>
                                      <w:w w:val="115"/>
                                      <w:sz w:val="14"/>
                                    </w:rPr>
                                    <w:t>The Data</w:t>
                                  </w:r>
                                  <w:r>
                                    <w:rPr>
                                      <w:color w:val="141221"/>
                                      <w:spacing w:val="1"/>
                                      <w:w w:val="115"/>
                                      <w:sz w:val="14"/>
                                    </w:rPr>
                                    <w:t xml:space="preserve"> </w:t>
                                  </w:r>
                                  <w:r>
                                    <w:rPr>
                                      <w:color w:val="141221"/>
                                      <w:w w:val="115"/>
                                      <w:sz w:val="14"/>
                                    </w:rPr>
                                    <w:t>Science/ Analytics</w:t>
                                  </w:r>
                                  <w:r>
                                    <w:rPr>
                                      <w:color w:val="141221"/>
                                      <w:spacing w:val="1"/>
                                      <w:w w:val="115"/>
                                      <w:sz w:val="14"/>
                                    </w:rPr>
                                    <w:t xml:space="preserve"> </w:t>
                                  </w:r>
                                  <w:r>
                                    <w:rPr>
                                      <w:color w:val="141221"/>
                                      <w:spacing w:val="-4"/>
                                      <w:w w:val="115"/>
                                      <w:sz w:val="14"/>
                                    </w:rPr>
                                    <w:t>team</w:t>
                                  </w:r>
                                </w:p>
                                <w:p>
                                  <w:pPr>
                                    <w:pStyle w:val="13"/>
                                    <w:spacing w:before="71"/>
                                    <w:ind w:left="77"/>
                                    <w:rPr>
                                      <w:color w:val="141221"/>
                                      <w:spacing w:val="-4"/>
                                      <w:w w:val="115"/>
                                      <w:sz w:val="14"/>
                                    </w:rPr>
                                  </w:pPr>
                                  <w:r>
                                    <w:rPr>
                                      <w:rFonts w:hint="eastAsia"/>
                                      <w:color w:val="141221"/>
                                      <w:spacing w:val="-4"/>
                                      <w:w w:val="115"/>
                                      <w:sz w:val="14"/>
                                    </w:rPr>
                                    <w:t>数据科学/分析团队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w w:val="105"/>
                                      <w:sz w:val="14"/>
                                    </w:rPr>
                                    <w:t>10%</w:t>
                                  </w:r>
                                </w:p>
                              </w:tc>
                              <w:tc>
                                <w:tcPr>
                                  <w:tcW w:w="2308" w:type="dxa"/>
                                </w:tcPr>
                                <w:p>
                                  <w:pPr>
                                    <w:pStyle w:val="13"/>
                                    <w:spacing w:before="71"/>
                                    <w:ind w:left="77"/>
                                    <w:rPr>
                                      <w:sz w:val="14"/>
                                    </w:rPr>
                                  </w:pPr>
                                  <w:r>
                                    <w:rPr>
                                      <w:color w:val="141221"/>
                                      <w:spacing w:val="-2"/>
                                      <w:w w:val="120"/>
                                      <w:sz w:val="14"/>
                                    </w:rPr>
                                    <w:t>DevOps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w w:val="105"/>
                                      <w:sz w:val="14"/>
                                    </w:rPr>
                                    <w:t>10%</w:t>
                                  </w:r>
                                </w:p>
                              </w:tc>
                              <w:tc>
                                <w:tcPr>
                                  <w:tcW w:w="2308" w:type="dxa"/>
                                </w:tcPr>
                                <w:p>
                                  <w:pPr>
                                    <w:pStyle w:val="13"/>
                                    <w:spacing w:before="71"/>
                                    <w:ind w:left="77"/>
                                    <w:rPr>
                                      <w:color w:val="141221"/>
                                      <w:spacing w:val="-2"/>
                                      <w:w w:val="110"/>
                                      <w:sz w:val="14"/>
                                    </w:rPr>
                                  </w:pPr>
                                  <w:r>
                                    <w:rPr>
                                      <w:color w:val="141221"/>
                                      <w:w w:val="110"/>
                                      <w:sz w:val="14"/>
                                    </w:rPr>
                                    <w:t>Senior</w:t>
                                  </w:r>
                                  <w:r>
                                    <w:rPr>
                                      <w:color w:val="141221"/>
                                      <w:spacing w:val="20"/>
                                      <w:w w:val="110"/>
                                      <w:sz w:val="14"/>
                                    </w:rPr>
                                    <w:t xml:space="preserve"> </w:t>
                                  </w:r>
                                  <w:r>
                                    <w:rPr>
                                      <w:color w:val="141221"/>
                                      <w:w w:val="110"/>
                                      <w:sz w:val="14"/>
                                    </w:rPr>
                                    <w:t>management/</w:t>
                                  </w:r>
                                  <w:r>
                                    <w:rPr>
                                      <w:color w:val="141221"/>
                                      <w:spacing w:val="20"/>
                                      <w:w w:val="110"/>
                                      <w:sz w:val="14"/>
                                    </w:rPr>
                                    <w:t xml:space="preserve"> </w:t>
                                  </w:r>
                                  <w:r>
                                    <w:rPr>
                                      <w:color w:val="141221"/>
                                      <w:spacing w:val="-2"/>
                                      <w:w w:val="110"/>
                                      <w:sz w:val="14"/>
                                    </w:rPr>
                                    <w:t>Leadership</w:t>
                                  </w:r>
                                </w:p>
                                <w:p>
                                  <w:pPr>
                                    <w:pStyle w:val="13"/>
                                    <w:spacing w:before="71"/>
                                    <w:ind w:left="77"/>
                                    <w:rPr>
                                      <w:color w:val="141221"/>
                                      <w:spacing w:val="-2"/>
                                      <w:w w:val="110"/>
                                      <w:sz w:val="14"/>
                                    </w:rPr>
                                  </w:pPr>
                                  <w:r>
                                    <w:rPr>
                                      <w:rFonts w:hint="eastAsia"/>
                                      <w:color w:val="141221"/>
                                      <w:spacing w:val="-2"/>
                                      <w:w w:val="110"/>
                                      <w:sz w:val="14"/>
                                    </w:rPr>
                                    <w:t>高级管理层/领导层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w w:val="110"/>
                                      <w:sz w:val="14"/>
                                    </w:rPr>
                                    <w:t>8%</w:t>
                                  </w:r>
                                </w:p>
                              </w:tc>
                              <w:tc>
                                <w:tcPr>
                                  <w:tcW w:w="2308" w:type="dxa"/>
                                </w:tcPr>
                                <w:p>
                                  <w:pPr>
                                    <w:pStyle w:val="13"/>
                                    <w:spacing w:before="71"/>
                                    <w:ind w:left="77"/>
                                    <w:rPr>
                                      <w:color w:val="141221"/>
                                      <w:spacing w:val="-4"/>
                                      <w:w w:val="115"/>
                                      <w:sz w:val="14"/>
                                    </w:rPr>
                                  </w:pPr>
                                  <w:r>
                                    <w:rPr>
                                      <w:color w:val="141221"/>
                                      <w:w w:val="115"/>
                                      <w:sz w:val="14"/>
                                    </w:rPr>
                                    <w:t>Cross-functional</w:t>
                                  </w:r>
                                  <w:r>
                                    <w:rPr>
                                      <w:color w:val="141221"/>
                                      <w:spacing w:val="-2"/>
                                      <w:w w:val="115"/>
                                      <w:sz w:val="14"/>
                                    </w:rPr>
                                    <w:t xml:space="preserve"> </w:t>
                                  </w:r>
                                  <w:r>
                                    <w:rPr>
                                      <w:color w:val="141221"/>
                                      <w:spacing w:val="-4"/>
                                      <w:w w:val="115"/>
                                      <w:sz w:val="14"/>
                                    </w:rPr>
                                    <w:t>team</w:t>
                                  </w:r>
                                </w:p>
                                <w:p>
                                  <w:pPr>
                                    <w:pStyle w:val="13"/>
                                    <w:spacing w:before="71"/>
                                    <w:ind w:left="77"/>
                                    <w:rPr>
                                      <w:color w:val="141221"/>
                                      <w:spacing w:val="-4"/>
                                      <w:w w:val="115"/>
                                      <w:sz w:val="14"/>
                                    </w:rPr>
                                  </w:pPr>
                                  <w:r>
                                    <w:rPr>
                                      <w:rFonts w:hint="eastAsia"/>
                                      <w:color w:val="141221"/>
                                      <w:spacing w:val="-4"/>
                                      <w:w w:val="115"/>
                                      <w:sz w:val="14"/>
                                    </w:rPr>
                                    <w:t>跨职能团队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3" w:hRule="atLeast"/>
                              </w:trPr>
                              <w:tc>
                                <w:tcPr>
                                  <w:tcW w:w="424" w:type="dxa"/>
                                </w:tcPr>
                                <w:p>
                                  <w:pPr>
                                    <w:pStyle w:val="13"/>
                                    <w:spacing w:line="159" w:lineRule="exact"/>
                                    <w:rPr>
                                      <w:rFonts w:ascii="Century Gothic"/>
                                      <w:b/>
                                      <w:sz w:val="14"/>
                                    </w:rPr>
                                  </w:pPr>
                                  <w:r>
                                    <w:rPr>
                                      <w:rFonts w:ascii="Century Gothic"/>
                                      <w:b/>
                                      <w:color w:val="141221"/>
                                      <w:spacing w:val="-5"/>
                                      <w:w w:val="110"/>
                                      <w:sz w:val="14"/>
                                    </w:rPr>
                                    <w:t>6%</w:t>
                                  </w:r>
                                </w:p>
                              </w:tc>
                              <w:tc>
                                <w:tcPr>
                                  <w:tcW w:w="2308" w:type="dxa"/>
                                </w:tcPr>
                                <w:p>
                                  <w:pPr>
                                    <w:pStyle w:val="13"/>
                                    <w:spacing w:before="71" w:line="151" w:lineRule="exact"/>
                                    <w:ind w:left="77"/>
                                    <w:rPr>
                                      <w:rFonts w:hint="default" w:eastAsia="宋体"/>
                                      <w:sz w:val="14"/>
                                      <w:lang w:val="en-US" w:eastAsia="zh-CN"/>
                                    </w:rPr>
                                  </w:pPr>
                                  <w:r>
                                    <w:rPr>
                                      <w:color w:val="141221"/>
                                      <w:w w:val="110"/>
                                      <w:sz w:val="14"/>
                                    </w:rPr>
                                    <w:t>I’m</w:t>
                                  </w:r>
                                  <w:r>
                                    <w:rPr>
                                      <w:color w:val="141221"/>
                                      <w:spacing w:val="-3"/>
                                      <w:w w:val="110"/>
                                      <w:sz w:val="14"/>
                                    </w:rPr>
                                    <w:t xml:space="preserve"> </w:t>
                                  </w:r>
                                  <w:r>
                                    <w:rPr>
                                      <w:color w:val="141221"/>
                                      <w:w w:val="110"/>
                                      <w:sz w:val="14"/>
                                    </w:rPr>
                                    <w:t>not</w:t>
                                  </w:r>
                                  <w:r>
                                    <w:rPr>
                                      <w:color w:val="141221"/>
                                      <w:spacing w:val="-2"/>
                                      <w:w w:val="110"/>
                                      <w:sz w:val="14"/>
                                    </w:rPr>
                                    <w:t xml:space="preserve"> </w:t>
                                  </w:r>
                                  <w:r>
                                    <w:rPr>
                                      <w:color w:val="141221"/>
                                      <w:spacing w:val="-4"/>
                                      <w:w w:val="110"/>
                                      <w:sz w:val="14"/>
                                    </w:rPr>
                                    <w:t>sure</w:t>
                                  </w:r>
                                  <w:r>
                                    <w:rPr>
                                      <w:rFonts w:hint="eastAsia" w:eastAsia="宋体"/>
                                      <w:color w:val="141221"/>
                                      <w:spacing w:val="-4"/>
                                      <w:w w:val="110"/>
                                      <w:sz w:val="14"/>
                                      <w:lang w:val="en-US" w:eastAsia="zh-CN"/>
                                    </w:rPr>
                                    <w:t xml:space="preserve"> 我不确定</w:t>
                                  </w:r>
                                </w:p>
                              </w:tc>
                            </w:tr>
                          </w:tbl>
                          <w:p>
                            <w:pPr>
                              <w:pStyle w:val="6"/>
                            </w:pPr>
                          </w:p>
                        </w:txbxContent>
                      </wps:txbx>
                      <wps:bodyPr lIns="0" tIns="0" rIns="0" bIns="0" upright="1"/>
                    </wps:wsp>
                  </a:graphicData>
                </a:graphic>
              </wp:anchor>
            </w:drawing>
          </mc:Choice>
          <mc:Fallback>
            <w:pict>
              <v:shape id="_x0000_s1026" o:spid="_x0000_s1026" o:spt="202" type="#_x0000_t202" style="position:absolute;left:0pt;margin-left:242.95pt;margin-top:70.2pt;height:139.2pt;width:136.65pt;mso-position-horizontal-relative:page;z-index:252055552;mso-width-relative:page;mso-height-relative:page;" filled="f" stroked="f" coordsize="21600,21600" o:gfxdata="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WKoXD9kAAAALAQAADwAAAAAAAAABACAAAAAiAAAAZHJzL2Rvd25yZXYueG1s&#10;UEsBAhQAFAAAAAgAh07iQHnAkAO+AQAAeQMAAA4AAAAAAAAAAQAgAAAAKAEAAGRycy9lMm9Eb2Mu&#10;eG1sUEsFBgAAAAAGAAYAWQEAAFgFAAAAAA==&#10;">
                <v:fill on="f" focussize="0,0"/>
                <v:stroke on="f"/>
                <v:imagedata o:title=""/>
                <o:lock v:ext="edit" aspectratio="f"/>
                <v:textbox inset="0mm,0mm,0mm,0mm">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24"/>
                        <w:gridCol w:w="23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2" w:hRule="atLeast"/>
                        </w:trPr>
                        <w:tc>
                          <w:tcPr>
                            <w:tcW w:w="424" w:type="dxa"/>
                          </w:tcPr>
                          <w:p>
                            <w:pPr>
                              <w:pStyle w:val="13"/>
                              <w:spacing w:before="2"/>
                              <w:rPr>
                                <w:rFonts w:ascii="Century Gothic"/>
                                <w:b/>
                                <w:sz w:val="14"/>
                              </w:rPr>
                            </w:pPr>
                            <w:r>
                              <w:rPr>
                                <w:rFonts w:ascii="Century Gothic"/>
                                <w:b/>
                                <w:color w:val="141221"/>
                                <w:spacing w:val="-5"/>
                                <w:w w:val="105"/>
                                <w:sz w:val="14"/>
                              </w:rPr>
                              <w:t>29%</w:t>
                            </w:r>
                          </w:p>
                        </w:tc>
                        <w:tc>
                          <w:tcPr>
                            <w:tcW w:w="2308" w:type="dxa"/>
                          </w:tcPr>
                          <w:p>
                            <w:pPr>
                              <w:pStyle w:val="13"/>
                              <w:spacing w:before="9"/>
                              <w:ind w:left="77"/>
                              <w:rPr>
                                <w:rFonts w:hint="default" w:eastAsia="宋体"/>
                                <w:sz w:val="14"/>
                                <w:lang w:val="en-US" w:eastAsia="zh-CN"/>
                              </w:rPr>
                            </w:pPr>
                            <w:r>
                              <w:rPr>
                                <w:color w:val="141221"/>
                                <w:w w:val="115"/>
                                <w:sz w:val="14"/>
                              </w:rPr>
                              <w:t>Security</w:t>
                            </w:r>
                            <w:r>
                              <w:rPr>
                                <w:color w:val="141221"/>
                                <w:spacing w:val="-10"/>
                                <w:w w:val="115"/>
                                <w:sz w:val="14"/>
                              </w:rPr>
                              <w:t xml:space="preserve"> </w:t>
                            </w:r>
                            <w:r>
                              <w:rPr>
                                <w:color w:val="141221"/>
                                <w:spacing w:val="-4"/>
                                <w:w w:val="115"/>
                                <w:sz w:val="14"/>
                              </w:rPr>
                              <w:t>Team</w:t>
                            </w:r>
                            <w:r>
                              <w:rPr>
                                <w:rFonts w:hint="eastAsia" w:eastAsia="宋体"/>
                                <w:color w:val="141221"/>
                                <w:spacing w:val="-4"/>
                                <w:w w:val="115"/>
                                <w:sz w:val="14"/>
                                <w:lang w:val="en-US" w:eastAsia="zh-CN"/>
                              </w:rPr>
                              <w:t xml:space="preserve"> 安全团队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4" w:hRule="atLeast"/>
                        </w:trPr>
                        <w:tc>
                          <w:tcPr>
                            <w:tcW w:w="424" w:type="dxa"/>
                          </w:tcPr>
                          <w:p>
                            <w:pPr>
                              <w:pStyle w:val="13"/>
                              <w:spacing w:before="63"/>
                              <w:rPr>
                                <w:rFonts w:ascii="Century Gothic"/>
                                <w:b/>
                                <w:sz w:val="14"/>
                              </w:rPr>
                            </w:pPr>
                            <w:r>
                              <w:rPr>
                                <w:rFonts w:ascii="Century Gothic"/>
                                <w:b/>
                                <w:color w:val="141221"/>
                                <w:spacing w:val="-5"/>
                                <w:w w:val="105"/>
                                <w:sz w:val="14"/>
                              </w:rPr>
                              <w:t>25%</w:t>
                            </w:r>
                          </w:p>
                        </w:tc>
                        <w:tc>
                          <w:tcPr>
                            <w:tcW w:w="2308" w:type="dxa"/>
                          </w:tcPr>
                          <w:p>
                            <w:pPr>
                              <w:pStyle w:val="13"/>
                              <w:spacing w:before="70"/>
                              <w:ind w:left="77"/>
                              <w:rPr>
                                <w:rFonts w:hint="default" w:eastAsia="宋体"/>
                                <w:sz w:val="14"/>
                                <w:lang w:val="en-US" w:eastAsia="zh-CN"/>
                              </w:rPr>
                            </w:pPr>
                            <w:r>
                              <w:rPr>
                                <w:color w:val="141221"/>
                                <w:w w:val="115"/>
                                <w:sz w:val="14"/>
                              </w:rPr>
                              <w:t xml:space="preserve">IT </w:t>
                            </w:r>
                            <w:r>
                              <w:rPr>
                                <w:color w:val="141221"/>
                                <w:spacing w:val="-2"/>
                                <w:w w:val="115"/>
                                <w:sz w:val="14"/>
                              </w:rPr>
                              <w:t>Department</w:t>
                            </w:r>
                            <w:r>
                              <w:rPr>
                                <w:rFonts w:hint="eastAsia" w:eastAsia="宋体"/>
                                <w:color w:val="141221"/>
                                <w:spacing w:val="-2"/>
                                <w:w w:val="115"/>
                                <w:sz w:val="14"/>
                                <w:lang w:val="en-US" w:eastAsia="zh-CN"/>
                              </w:rPr>
                              <w:t xml:space="preserve"> IT部门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sz w:val="14"/>
                              </w:rPr>
                              <w:t>12%</w:t>
                            </w:r>
                          </w:p>
                        </w:tc>
                        <w:tc>
                          <w:tcPr>
                            <w:tcW w:w="2308" w:type="dxa"/>
                          </w:tcPr>
                          <w:p>
                            <w:pPr>
                              <w:pStyle w:val="13"/>
                              <w:spacing w:before="71"/>
                              <w:ind w:left="77"/>
                              <w:rPr>
                                <w:color w:val="141221"/>
                                <w:spacing w:val="-4"/>
                                <w:w w:val="115"/>
                                <w:sz w:val="14"/>
                              </w:rPr>
                            </w:pPr>
                            <w:r>
                              <w:rPr>
                                <w:color w:val="141221"/>
                                <w:w w:val="115"/>
                                <w:sz w:val="14"/>
                              </w:rPr>
                              <w:t>The Data</w:t>
                            </w:r>
                            <w:r>
                              <w:rPr>
                                <w:color w:val="141221"/>
                                <w:spacing w:val="1"/>
                                <w:w w:val="115"/>
                                <w:sz w:val="14"/>
                              </w:rPr>
                              <w:t xml:space="preserve"> </w:t>
                            </w:r>
                            <w:r>
                              <w:rPr>
                                <w:color w:val="141221"/>
                                <w:w w:val="115"/>
                                <w:sz w:val="14"/>
                              </w:rPr>
                              <w:t>Science/ Analytics</w:t>
                            </w:r>
                            <w:r>
                              <w:rPr>
                                <w:color w:val="141221"/>
                                <w:spacing w:val="1"/>
                                <w:w w:val="115"/>
                                <w:sz w:val="14"/>
                              </w:rPr>
                              <w:t xml:space="preserve"> </w:t>
                            </w:r>
                            <w:r>
                              <w:rPr>
                                <w:color w:val="141221"/>
                                <w:spacing w:val="-4"/>
                                <w:w w:val="115"/>
                                <w:sz w:val="14"/>
                              </w:rPr>
                              <w:t>team</w:t>
                            </w:r>
                          </w:p>
                          <w:p>
                            <w:pPr>
                              <w:pStyle w:val="13"/>
                              <w:spacing w:before="71"/>
                              <w:ind w:left="77"/>
                              <w:rPr>
                                <w:color w:val="141221"/>
                                <w:spacing w:val="-4"/>
                                <w:w w:val="115"/>
                                <w:sz w:val="14"/>
                              </w:rPr>
                            </w:pPr>
                            <w:r>
                              <w:rPr>
                                <w:rFonts w:hint="eastAsia"/>
                                <w:color w:val="141221"/>
                                <w:spacing w:val="-4"/>
                                <w:w w:val="115"/>
                                <w:sz w:val="14"/>
                              </w:rPr>
                              <w:t>数据科学/分析团队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w w:val="105"/>
                                <w:sz w:val="14"/>
                              </w:rPr>
                              <w:t>10%</w:t>
                            </w:r>
                          </w:p>
                        </w:tc>
                        <w:tc>
                          <w:tcPr>
                            <w:tcW w:w="2308" w:type="dxa"/>
                          </w:tcPr>
                          <w:p>
                            <w:pPr>
                              <w:pStyle w:val="13"/>
                              <w:spacing w:before="71"/>
                              <w:ind w:left="77"/>
                              <w:rPr>
                                <w:sz w:val="14"/>
                              </w:rPr>
                            </w:pPr>
                            <w:r>
                              <w:rPr>
                                <w:color w:val="141221"/>
                                <w:spacing w:val="-2"/>
                                <w:w w:val="120"/>
                                <w:sz w:val="14"/>
                              </w:rPr>
                              <w:t>DevOps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w w:val="105"/>
                                <w:sz w:val="14"/>
                              </w:rPr>
                              <w:t>10%</w:t>
                            </w:r>
                          </w:p>
                        </w:tc>
                        <w:tc>
                          <w:tcPr>
                            <w:tcW w:w="2308" w:type="dxa"/>
                          </w:tcPr>
                          <w:p>
                            <w:pPr>
                              <w:pStyle w:val="13"/>
                              <w:spacing w:before="71"/>
                              <w:ind w:left="77"/>
                              <w:rPr>
                                <w:color w:val="141221"/>
                                <w:spacing w:val="-2"/>
                                <w:w w:val="110"/>
                                <w:sz w:val="14"/>
                              </w:rPr>
                            </w:pPr>
                            <w:r>
                              <w:rPr>
                                <w:color w:val="141221"/>
                                <w:w w:val="110"/>
                                <w:sz w:val="14"/>
                              </w:rPr>
                              <w:t>Senior</w:t>
                            </w:r>
                            <w:r>
                              <w:rPr>
                                <w:color w:val="141221"/>
                                <w:spacing w:val="20"/>
                                <w:w w:val="110"/>
                                <w:sz w:val="14"/>
                              </w:rPr>
                              <w:t xml:space="preserve"> </w:t>
                            </w:r>
                            <w:r>
                              <w:rPr>
                                <w:color w:val="141221"/>
                                <w:w w:val="110"/>
                                <w:sz w:val="14"/>
                              </w:rPr>
                              <w:t>management/</w:t>
                            </w:r>
                            <w:r>
                              <w:rPr>
                                <w:color w:val="141221"/>
                                <w:spacing w:val="20"/>
                                <w:w w:val="110"/>
                                <w:sz w:val="14"/>
                              </w:rPr>
                              <w:t xml:space="preserve"> </w:t>
                            </w:r>
                            <w:r>
                              <w:rPr>
                                <w:color w:val="141221"/>
                                <w:spacing w:val="-2"/>
                                <w:w w:val="110"/>
                                <w:sz w:val="14"/>
                              </w:rPr>
                              <w:t>Leadership</w:t>
                            </w:r>
                          </w:p>
                          <w:p>
                            <w:pPr>
                              <w:pStyle w:val="13"/>
                              <w:spacing w:before="71"/>
                              <w:ind w:left="77"/>
                              <w:rPr>
                                <w:color w:val="141221"/>
                                <w:spacing w:val="-2"/>
                                <w:w w:val="110"/>
                                <w:sz w:val="14"/>
                              </w:rPr>
                            </w:pPr>
                            <w:r>
                              <w:rPr>
                                <w:rFonts w:hint="eastAsia"/>
                                <w:color w:val="141221"/>
                                <w:spacing w:val="-2"/>
                                <w:w w:val="110"/>
                                <w:sz w:val="14"/>
                              </w:rPr>
                              <w:t>高级管理层/领导层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5" w:hRule="atLeast"/>
                        </w:trPr>
                        <w:tc>
                          <w:tcPr>
                            <w:tcW w:w="424" w:type="dxa"/>
                          </w:tcPr>
                          <w:p>
                            <w:pPr>
                              <w:pStyle w:val="13"/>
                              <w:rPr>
                                <w:rFonts w:ascii="Century Gothic"/>
                                <w:b/>
                                <w:sz w:val="14"/>
                              </w:rPr>
                            </w:pPr>
                            <w:r>
                              <w:rPr>
                                <w:rFonts w:ascii="Century Gothic"/>
                                <w:b/>
                                <w:color w:val="141221"/>
                                <w:spacing w:val="-5"/>
                                <w:w w:val="110"/>
                                <w:sz w:val="14"/>
                              </w:rPr>
                              <w:t>8%</w:t>
                            </w:r>
                          </w:p>
                        </w:tc>
                        <w:tc>
                          <w:tcPr>
                            <w:tcW w:w="2308" w:type="dxa"/>
                          </w:tcPr>
                          <w:p>
                            <w:pPr>
                              <w:pStyle w:val="13"/>
                              <w:spacing w:before="71"/>
                              <w:ind w:left="77"/>
                              <w:rPr>
                                <w:color w:val="141221"/>
                                <w:spacing w:val="-4"/>
                                <w:w w:val="115"/>
                                <w:sz w:val="14"/>
                              </w:rPr>
                            </w:pPr>
                            <w:r>
                              <w:rPr>
                                <w:color w:val="141221"/>
                                <w:w w:val="115"/>
                                <w:sz w:val="14"/>
                              </w:rPr>
                              <w:t>Cross-functional</w:t>
                            </w:r>
                            <w:r>
                              <w:rPr>
                                <w:color w:val="141221"/>
                                <w:spacing w:val="-2"/>
                                <w:w w:val="115"/>
                                <w:sz w:val="14"/>
                              </w:rPr>
                              <w:t xml:space="preserve"> </w:t>
                            </w:r>
                            <w:r>
                              <w:rPr>
                                <w:color w:val="141221"/>
                                <w:spacing w:val="-4"/>
                                <w:w w:val="115"/>
                                <w:sz w:val="14"/>
                              </w:rPr>
                              <w:t>team</w:t>
                            </w:r>
                          </w:p>
                          <w:p>
                            <w:pPr>
                              <w:pStyle w:val="13"/>
                              <w:spacing w:before="71"/>
                              <w:ind w:left="77"/>
                              <w:rPr>
                                <w:color w:val="141221"/>
                                <w:spacing w:val="-4"/>
                                <w:w w:val="115"/>
                                <w:sz w:val="14"/>
                              </w:rPr>
                            </w:pPr>
                            <w:r>
                              <w:rPr>
                                <w:rFonts w:hint="eastAsia"/>
                                <w:color w:val="141221"/>
                                <w:spacing w:val="-4"/>
                                <w:w w:val="115"/>
                                <w:sz w:val="14"/>
                              </w:rPr>
                              <w:t>跨职能团队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3" w:hRule="atLeast"/>
                        </w:trPr>
                        <w:tc>
                          <w:tcPr>
                            <w:tcW w:w="424" w:type="dxa"/>
                          </w:tcPr>
                          <w:p>
                            <w:pPr>
                              <w:pStyle w:val="13"/>
                              <w:spacing w:line="159" w:lineRule="exact"/>
                              <w:rPr>
                                <w:rFonts w:ascii="Century Gothic"/>
                                <w:b/>
                                <w:sz w:val="14"/>
                              </w:rPr>
                            </w:pPr>
                            <w:r>
                              <w:rPr>
                                <w:rFonts w:ascii="Century Gothic"/>
                                <w:b/>
                                <w:color w:val="141221"/>
                                <w:spacing w:val="-5"/>
                                <w:w w:val="110"/>
                                <w:sz w:val="14"/>
                              </w:rPr>
                              <w:t>6%</w:t>
                            </w:r>
                          </w:p>
                        </w:tc>
                        <w:tc>
                          <w:tcPr>
                            <w:tcW w:w="2308" w:type="dxa"/>
                          </w:tcPr>
                          <w:p>
                            <w:pPr>
                              <w:pStyle w:val="13"/>
                              <w:spacing w:before="71" w:line="151" w:lineRule="exact"/>
                              <w:ind w:left="77"/>
                              <w:rPr>
                                <w:rFonts w:hint="default" w:eastAsia="宋体"/>
                                <w:sz w:val="14"/>
                                <w:lang w:val="en-US" w:eastAsia="zh-CN"/>
                              </w:rPr>
                            </w:pPr>
                            <w:r>
                              <w:rPr>
                                <w:color w:val="141221"/>
                                <w:w w:val="110"/>
                                <w:sz w:val="14"/>
                              </w:rPr>
                              <w:t>I’m</w:t>
                            </w:r>
                            <w:r>
                              <w:rPr>
                                <w:color w:val="141221"/>
                                <w:spacing w:val="-3"/>
                                <w:w w:val="110"/>
                                <w:sz w:val="14"/>
                              </w:rPr>
                              <w:t xml:space="preserve"> </w:t>
                            </w:r>
                            <w:r>
                              <w:rPr>
                                <w:color w:val="141221"/>
                                <w:w w:val="110"/>
                                <w:sz w:val="14"/>
                              </w:rPr>
                              <w:t>not</w:t>
                            </w:r>
                            <w:r>
                              <w:rPr>
                                <w:color w:val="141221"/>
                                <w:spacing w:val="-2"/>
                                <w:w w:val="110"/>
                                <w:sz w:val="14"/>
                              </w:rPr>
                              <w:t xml:space="preserve"> </w:t>
                            </w:r>
                            <w:r>
                              <w:rPr>
                                <w:color w:val="141221"/>
                                <w:spacing w:val="-4"/>
                                <w:w w:val="110"/>
                                <w:sz w:val="14"/>
                              </w:rPr>
                              <w:t>sure</w:t>
                            </w:r>
                            <w:r>
                              <w:rPr>
                                <w:rFonts w:hint="eastAsia" w:eastAsia="宋体"/>
                                <w:color w:val="141221"/>
                                <w:spacing w:val="-4"/>
                                <w:w w:val="110"/>
                                <w:sz w:val="14"/>
                                <w:lang w:val="en-US" w:eastAsia="zh-CN"/>
                              </w:rPr>
                              <w:t xml:space="preserve"> 我不确定</w:t>
                            </w:r>
                          </w:p>
                        </w:tc>
                      </w:tr>
                    </w:tbl>
                    <w:p>
                      <w:pPr>
                        <w:pStyle w:val="6"/>
                      </w:pPr>
                    </w:p>
                  </w:txbxContent>
                </v:textbox>
              </v:shape>
            </w:pict>
          </mc:Fallback>
        </mc:AlternateContent>
      </w:r>
      <w:r>
        <w:rPr>
          <w:w w:val="115"/>
        </w:rPr>
        <w:t>The responsibility for</w:t>
      </w:r>
      <w:r>
        <w:rPr>
          <w:spacing w:val="40"/>
          <w:w w:val="115"/>
        </w:rPr>
        <w:t xml:space="preserve"> </w:t>
      </w:r>
      <w:r>
        <w:rPr>
          <w:w w:val="115"/>
        </w:rPr>
        <w:t>securing AI systems within organizations predominantly falls</w:t>
      </w:r>
      <w:r>
        <w:rPr>
          <w:spacing w:val="-2"/>
          <w:w w:val="115"/>
        </w:rPr>
        <w:t xml:space="preserve"> </w:t>
      </w:r>
      <w:r>
        <w:rPr>
          <w:w w:val="115"/>
        </w:rPr>
        <w:t>to</w:t>
      </w:r>
      <w:r>
        <w:rPr>
          <w:spacing w:val="-2"/>
          <w:w w:val="115"/>
        </w:rPr>
        <w:t xml:space="preserve"> </w:t>
      </w:r>
      <w:r>
        <w:rPr>
          <w:w w:val="115"/>
        </w:rPr>
        <w:t>the</w:t>
      </w:r>
      <w:r>
        <w:rPr>
          <w:spacing w:val="-2"/>
          <w:w w:val="115"/>
        </w:rPr>
        <w:t xml:space="preserve"> </w:t>
      </w:r>
      <w:r>
        <w:rPr>
          <w:w w:val="115"/>
        </w:rPr>
        <w:t>Security</w:t>
      </w:r>
      <w:r>
        <w:rPr>
          <w:spacing w:val="-2"/>
          <w:w w:val="115"/>
        </w:rPr>
        <w:t xml:space="preserve"> </w:t>
      </w:r>
      <w:r>
        <w:rPr>
          <w:w w:val="115"/>
        </w:rPr>
        <w:t>Team</w:t>
      </w:r>
      <w:r>
        <w:rPr>
          <w:spacing w:val="-2"/>
          <w:w w:val="115"/>
        </w:rPr>
        <w:t xml:space="preserve"> </w:t>
      </w:r>
      <w:r>
        <w:rPr>
          <w:w w:val="115"/>
        </w:rPr>
        <w:t>and IT Department, with 29% and 25% respectively taking the lead.</w:t>
      </w:r>
      <w:r>
        <w:rPr>
          <w:spacing w:val="-1"/>
          <w:w w:val="115"/>
        </w:rPr>
        <w:t xml:space="preserve"> </w:t>
      </w:r>
      <w:r>
        <w:rPr>
          <w:w w:val="115"/>
        </w:rPr>
        <w:t>These</w:t>
      </w:r>
      <w:r>
        <w:rPr>
          <w:spacing w:val="-1"/>
          <w:w w:val="115"/>
        </w:rPr>
        <w:t xml:space="preserve"> </w:t>
      </w:r>
      <w:r>
        <w:rPr>
          <w:w w:val="115"/>
        </w:rPr>
        <w:t>figures</w:t>
      </w:r>
      <w:r>
        <w:rPr>
          <w:spacing w:val="-1"/>
          <w:w w:val="115"/>
        </w:rPr>
        <w:t xml:space="preserve"> </w:t>
      </w:r>
      <w:r>
        <w:rPr>
          <w:w w:val="115"/>
        </w:rPr>
        <w:t>mirror</w:t>
      </w:r>
      <w:r>
        <w:rPr>
          <w:spacing w:val="-1"/>
          <w:w w:val="115"/>
        </w:rPr>
        <w:t xml:space="preserve"> </w:t>
      </w:r>
      <w:r>
        <w:rPr>
          <w:w w:val="115"/>
        </w:rPr>
        <w:t>the similar distribution seen in AI deployment responsibilities, reflecting a consistent approach where the primary technical</w:t>
      </w:r>
      <w:r>
        <w:rPr>
          <w:spacing w:val="-11"/>
          <w:w w:val="115"/>
        </w:rPr>
        <w:t xml:space="preserve"> </w:t>
      </w:r>
      <w:r>
        <w:rPr>
          <w:w w:val="115"/>
        </w:rPr>
        <w:t>teams</w:t>
      </w:r>
      <w:r>
        <w:rPr>
          <w:spacing w:val="-11"/>
          <w:w w:val="115"/>
        </w:rPr>
        <w:t xml:space="preserve"> </w:t>
      </w:r>
      <w:r>
        <w:rPr>
          <w:w w:val="115"/>
        </w:rPr>
        <w:t>are</w:t>
      </w:r>
      <w:r>
        <w:rPr>
          <w:spacing w:val="-11"/>
          <w:w w:val="115"/>
        </w:rPr>
        <w:t xml:space="preserve"> </w:t>
      </w:r>
      <w:r>
        <w:rPr>
          <w:w w:val="115"/>
        </w:rPr>
        <w:t>entrusted with both implementing and securing AI technologies. This allocation of responsibilities</w:t>
      </w:r>
    </w:p>
    <w:p>
      <w:pPr>
        <w:pStyle w:val="6"/>
        <w:spacing w:line="276" w:lineRule="auto"/>
        <w:ind w:left="920" w:right="1444"/>
      </w:pPr>
      <w:r>
        <w:rPr>
          <w:w w:val="115"/>
        </w:rPr>
        <w:t>underscores</w:t>
      </w:r>
      <w:r>
        <w:rPr>
          <w:spacing w:val="-8"/>
          <w:w w:val="115"/>
        </w:rPr>
        <w:t xml:space="preserve"> </w:t>
      </w:r>
      <w:r>
        <w:rPr>
          <w:w w:val="115"/>
        </w:rPr>
        <w:t>the</w:t>
      </w:r>
      <w:r>
        <w:rPr>
          <w:spacing w:val="-8"/>
          <w:w w:val="115"/>
        </w:rPr>
        <w:t xml:space="preserve"> </w:t>
      </w:r>
      <w:r>
        <w:rPr>
          <w:w w:val="115"/>
        </w:rPr>
        <w:t>crucial</w:t>
      </w:r>
      <w:r>
        <w:rPr>
          <w:spacing w:val="-8"/>
          <w:w w:val="115"/>
        </w:rPr>
        <w:t xml:space="preserve"> </w:t>
      </w:r>
      <w:r>
        <w:rPr>
          <w:w w:val="115"/>
        </w:rPr>
        <w:t>role</w:t>
      </w:r>
      <w:r>
        <w:rPr>
          <w:spacing w:val="-8"/>
          <w:w w:val="115"/>
        </w:rPr>
        <w:t xml:space="preserve"> </w:t>
      </w:r>
      <w:r>
        <w:rPr>
          <w:w w:val="115"/>
        </w:rPr>
        <w:t>these</w:t>
      </w:r>
      <w:r>
        <w:rPr>
          <w:spacing w:val="-8"/>
          <w:w w:val="115"/>
        </w:rPr>
        <w:t xml:space="preserve"> </w:t>
      </w:r>
      <w:r>
        <w:rPr>
          <w:w w:val="115"/>
        </w:rPr>
        <w:t>departments</w:t>
      </w:r>
      <w:r>
        <w:rPr>
          <w:spacing w:val="-8"/>
          <w:w w:val="115"/>
        </w:rPr>
        <w:t xml:space="preserve"> </w:t>
      </w:r>
      <w:r>
        <w:rPr>
          <w:w w:val="115"/>
        </w:rPr>
        <w:t>play</w:t>
      </w:r>
      <w:r>
        <w:rPr>
          <w:spacing w:val="-8"/>
          <w:w w:val="115"/>
        </w:rPr>
        <w:t xml:space="preserve"> </w:t>
      </w:r>
      <w:r>
        <w:rPr>
          <w:w w:val="115"/>
        </w:rPr>
        <w:t>in</w:t>
      </w:r>
      <w:r>
        <w:rPr>
          <w:spacing w:val="-8"/>
          <w:w w:val="115"/>
        </w:rPr>
        <w:t xml:space="preserve"> </w:t>
      </w:r>
      <w:r>
        <w:rPr>
          <w:w w:val="115"/>
        </w:rPr>
        <w:t>the</w:t>
      </w:r>
      <w:r>
        <w:rPr>
          <w:spacing w:val="-8"/>
          <w:w w:val="115"/>
        </w:rPr>
        <w:t xml:space="preserve"> </w:t>
      </w:r>
      <w:r>
        <w:rPr>
          <w:w w:val="115"/>
        </w:rPr>
        <w:t>effective</w:t>
      </w:r>
      <w:r>
        <w:rPr>
          <w:spacing w:val="-8"/>
          <w:w w:val="115"/>
        </w:rPr>
        <w:t xml:space="preserve"> </w:t>
      </w:r>
      <w:r>
        <w:rPr>
          <w:w w:val="115"/>
        </w:rPr>
        <w:t>and</w:t>
      </w:r>
      <w:r>
        <w:rPr>
          <w:spacing w:val="-8"/>
          <w:w w:val="115"/>
        </w:rPr>
        <w:t xml:space="preserve"> </w:t>
      </w:r>
      <w:r>
        <w:rPr>
          <w:w w:val="115"/>
        </w:rPr>
        <w:t>safe</w:t>
      </w:r>
      <w:r>
        <w:rPr>
          <w:spacing w:val="-8"/>
          <w:w w:val="115"/>
        </w:rPr>
        <w:t xml:space="preserve"> </w:t>
      </w:r>
      <w:r>
        <w:rPr>
          <w:w w:val="115"/>
        </w:rPr>
        <w:t>integration</w:t>
      </w:r>
      <w:r>
        <w:rPr>
          <w:spacing w:val="-8"/>
          <w:w w:val="115"/>
        </w:rPr>
        <w:t xml:space="preserve"> </w:t>
      </w:r>
      <w:r>
        <w:rPr>
          <w:w w:val="115"/>
        </w:rPr>
        <w:t>of</w:t>
      </w:r>
      <w:r>
        <w:rPr>
          <w:spacing w:val="-8"/>
          <w:w w:val="115"/>
        </w:rPr>
        <w:t xml:space="preserve"> </w:t>
      </w:r>
      <w:r>
        <w:rPr>
          <w:w w:val="115"/>
        </w:rPr>
        <w:t>AI</w:t>
      </w:r>
      <w:r>
        <w:rPr>
          <w:spacing w:val="-8"/>
          <w:w w:val="115"/>
        </w:rPr>
        <w:t xml:space="preserve"> </w:t>
      </w:r>
      <w:r>
        <w:rPr>
          <w:w w:val="115"/>
        </w:rPr>
        <w:t>into organizational infrastructures.</w:t>
      </w:r>
    </w:p>
    <w:p>
      <w:pPr>
        <w:spacing w:after="0" w:line="276" w:lineRule="auto"/>
      </w:pP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pPr>
      <w:r>
        <w:rPr>
          <w:rFonts w:hint="eastAsia" w:ascii="黑体" w:hAnsi="黑体" w:eastAsia="黑体" w:cs="黑体"/>
          <w:color w:val="000000"/>
          <w:kern w:val="0"/>
          <w:sz w:val="20"/>
          <w:szCs w:val="20"/>
          <w:lang w:val="en-US" w:eastAsia="zh-CN" w:bidi="ar"/>
        </w:rPr>
        <w:t>在组织内保护人工智能系统的责任主要落在安全团队和IT部门身上，分别有29%和25%。这些数字反映了人工智能部署责任的类似分布，即委托主要技术团队实施和保护人工智能技术。这种职责分配强调了这些部门在人工智能有效、安全地融入组织基础设施方面发挥的关键作用。</w:t>
      </w: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pP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pP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pPr>
    </w:p>
    <w:p>
      <w:pPr>
        <w:pStyle w:val="4"/>
        <w:spacing w:line="252" w:lineRule="auto"/>
        <w:ind w:right="1444"/>
        <w:rPr>
          <w:lang w:eastAsia="zh-CN"/>
        </w:rPr>
      </w:pPr>
      <w:r>
        <w:rPr>
          <w:rFonts w:ascii="微软雅黑" w:eastAsia="微软雅黑" w:cs="微软雅黑"/>
          <w:w w:val="115"/>
          <w:lang w:eastAsia="zh-CN"/>
        </w:rPr>
        <w:t>当前或计划使用与人工智能和</w:t>
      </w:r>
      <w:r>
        <w:rPr>
          <w:rFonts w:ascii="微软雅黑" w:eastAsia="微软雅黑" w:cs="微软雅黑"/>
          <w:spacing w:val="-2"/>
          <w:w w:val="115"/>
          <w:lang w:eastAsia="zh-CN"/>
        </w:rPr>
        <w:t>网络安全</w:t>
      </w:r>
      <w:r>
        <w:rPr>
          <w:rFonts w:ascii="微软雅黑" w:eastAsia="微软雅黑" w:cs="微软雅黑"/>
          <w:w w:val="115"/>
          <w:lang w:eastAsia="zh-CN"/>
        </w:rPr>
        <w:t>相关的培训项目</w:t>
      </w:r>
    </w:p>
    <w:p>
      <w:pPr>
        <w:pStyle w:val="6"/>
        <w:spacing w:before="278" w:line="276" w:lineRule="auto"/>
        <w:ind w:left="920" w:right="7958"/>
        <w:rPr>
          <w:lang w:eastAsia="zh-CN"/>
        </w:rPr>
      </w:pPr>
      <w:r>
        <mc:AlternateContent>
          <mc:Choice Requires="wpg">
            <w:drawing>
              <wp:anchor distT="0" distB="0" distL="114300" distR="114300" simplePos="0" relativeHeight="251918336" behindDoc="0" locked="0" layoutInCell="1" allowOverlap="1">
                <wp:simplePos x="0" y="0"/>
                <wp:positionH relativeFrom="page">
                  <wp:posOffset>2971800</wp:posOffset>
                </wp:positionH>
                <wp:positionV relativeFrom="paragraph">
                  <wp:posOffset>725805</wp:posOffset>
                </wp:positionV>
                <wp:extent cx="1842770" cy="1844675"/>
                <wp:effectExtent l="0" t="635" r="11430" b="8890"/>
                <wp:wrapNone/>
                <wp:docPr id="1261" name="组合 1261"/>
                <wp:cNvGraphicFramePr/>
                <a:graphic xmlns:a="http://schemas.openxmlformats.org/drawingml/2006/main">
                  <a:graphicData uri="http://schemas.microsoft.com/office/word/2010/wordprocessingGroup">
                    <wpg:wgp>
                      <wpg:cNvGrpSpPr/>
                      <wpg:grpSpPr>
                        <a:xfrm>
                          <a:off x="0" y="0"/>
                          <a:ext cx="1842770" cy="1844675"/>
                          <a:chOff x="4680" y="1143"/>
                          <a:chExt cx="2902" cy="2905"/>
                        </a:xfrm>
                      </wpg:grpSpPr>
                      <wps:wsp>
                        <wps:cNvPr id="1262" name="任意多边形 434"/>
                        <wps:cNvSpPr/>
                        <wps:spPr>
                          <a:xfrm>
                            <a:off x="4951" y="1153"/>
                            <a:ext cx="2622" cy="2883"/>
                          </a:xfrm>
                          <a:custGeom>
                            <a:avLst/>
                            <a:gdLst/>
                            <a:ahLst/>
                            <a:cxnLst/>
                            <a:pathLst>
                              <a:path w="2622" h="2883">
                                <a:moveTo>
                                  <a:pt x="1181" y="0"/>
                                </a:moveTo>
                                <a:lnTo>
                                  <a:pt x="1134" y="0"/>
                                </a:lnTo>
                                <a:lnTo>
                                  <a:pt x="1181" y="1441"/>
                                </a:lnTo>
                                <a:lnTo>
                                  <a:pt x="0" y="2267"/>
                                </a:lnTo>
                                <a:lnTo>
                                  <a:pt x="47" y="2330"/>
                                </a:lnTo>
                                <a:lnTo>
                                  <a:pt x="96" y="2389"/>
                                </a:lnTo>
                                <a:lnTo>
                                  <a:pt x="149" y="2446"/>
                                </a:lnTo>
                                <a:lnTo>
                                  <a:pt x="204" y="2500"/>
                                </a:lnTo>
                                <a:lnTo>
                                  <a:pt x="262" y="2550"/>
                                </a:lnTo>
                                <a:lnTo>
                                  <a:pt x="322" y="2597"/>
                                </a:lnTo>
                                <a:lnTo>
                                  <a:pt x="384" y="2641"/>
                                </a:lnTo>
                                <a:lnTo>
                                  <a:pt x="449" y="2682"/>
                                </a:lnTo>
                                <a:lnTo>
                                  <a:pt x="516" y="2719"/>
                                </a:lnTo>
                                <a:lnTo>
                                  <a:pt x="584" y="2752"/>
                                </a:lnTo>
                                <a:lnTo>
                                  <a:pt x="654" y="2782"/>
                                </a:lnTo>
                                <a:lnTo>
                                  <a:pt x="726" y="2808"/>
                                </a:lnTo>
                                <a:lnTo>
                                  <a:pt x="799" y="2830"/>
                                </a:lnTo>
                                <a:lnTo>
                                  <a:pt x="874" y="2849"/>
                                </a:lnTo>
                                <a:lnTo>
                                  <a:pt x="949" y="2863"/>
                                </a:lnTo>
                                <a:lnTo>
                                  <a:pt x="1026" y="2873"/>
                                </a:lnTo>
                                <a:lnTo>
                                  <a:pt x="1103" y="2880"/>
                                </a:lnTo>
                                <a:lnTo>
                                  <a:pt x="1181" y="2882"/>
                                </a:lnTo>
                                <a:lnTo>
                                  <a:pt x="1257" y="2880"/>
                                </a:lnTo>
                                <a:lnTo>
                                  <a:pt x="1332" y="2874"/>
                                </a:lnTo>
                                <a:lnTo>
                                  <a:pt x="1406" y="2864"/>
                                </a:lnTo>
                                <a:lnTo>
                                  <a:pt x="1479" y="2850"/>
                                </a:lnTo>
                                <a:lnTo>
                                  <a:pt x="1551" y="2833"/>
                                </a:lnTo>
                                <a:lnTo>
                                  <a:pt x="1621" y="2812"/>
                                </a:lnTo>
                                <a:lnTo>
                                  <a:pt x="1689" y="2788"/>
                                </a:lnTo>
                                <a:lnTo>
                                  <a:pt x="1756" y="2761"/>
                                </a:lnTo>
                                <a:lnTo>
                                  <a:pt x="1822" y="2730"/>
                                </a:lnTo>
                                <a:lnTo>
                                  <a:pt x="1885" y="2696"/>
                                </a:lnTo>
                                <a:lnTo>
                                  <a:pt x="1947" y="2659"/>
                                </a:lnTo>
                                <a:lnTo>
                                  <a:pt x="2007" y="2619"/>
                                </a:lnTo>
                                <a:lnTo>
                                  <a:pt x="2064" y="2576"/>
                                </a:lnTo>
                                <a:lnTo>
                                  <a:pt x="2120" y="2531"/>
                                </a:lnTo>
                                <a:lnTo>
                                  <a:pt x="2173" y="2483"/>
                                </a:lnTo>
                                <a:lnTo>
                                  <a:pt x="2223" y="2432"/>
                                </a:lnTo>
                                <a:lnTo>
                                  <a:pt x="2271" y="2379"/>
                                </a:lnTo>
                                <a:lnTo>
                                  <a:pt x="2317" y="2324"/>
                                </a:lnTo>
                                <a:lnTo>
                                  <a:pt x="2359" y="2266"/>
                                </a:lnTo>
                                <a:lnTo>
                                  <a:pt x="2399" y="2207"/>
                                </a:lnTo>
                                <a:lnTo>
                                  <a:pt x="2436" y="2145"/>
                                </a:lnTo>
                                <a:lnTo>
                                  <a:pt x="2470" y="2081"/>
                                </a:lnTo>
                                <a:lnTo>
                                  <a:pt x="2501" y="2016"/>
                                </a:lnTo>
                                <a:lnTo>
                                  <a:pt x="2529" y="1949"/>
                                </a:lnTo>
                                <a:lnTo>
                                  <a:pt x="2553" y="1880"/>
                                </a:lnTo>
                                <a:lnTo>
                                  <a:pt x="2574" y="1810"/>
                                </a:lnTo>
                                <a:lnTo>
                                  <a:pt x="2591" y="1739"/>
                                </a:lnTo>
                                <a:lnTo>
                                  <a:pt x="2604" y="1666"/>
                                </a:lnTo>
                                <a:lnTo>
                                  <a:pt x="2614" y="1592"/>
                                </a:lnTo>
                                <a:lnTo>
                                  <a:pt x="2620" y="1517"/>
                                </a:lnTo>
                                <a:lnTo>
                                  <a:pt x="2622" y="1441"/>
                                </a:lnTo>
                                <a:lnTo>
                                  <a:pt x="2620" y="1365"/>
                                </a:lnTo>
                                <a:lnTo>
                                  <a:pt x="2614" y="1290"/>
                                </a:lnTo>
                                <a:lnTo>
                                  <a:pt x="2604" y="1216"/>
                                </a:lnTo>
                                <a:lnTo>
                                  <a:pt x="2591" y="1143"/>
                                </a:lnTo>
                                <a:lnTo>
                                  <a:pt x="2574" y="1071"/>
                                </a:lnTo>
                                <a:lnTo>
                                  <a:pt x="2553" y="1001"/>
                                </a:lnTo>
                                <a:lnTo>
                                  <a:pt x="2529" y="933"/>
                                </a:lnTo>
                                <a:lnTo>
                                  <a:pt x="2501" y="865"/>
                                </a:lnTo>
                                <a:lnTo>
                                  <a:pt x="2470" y="800"/>
                                </a:lnTo>
                                <a:lnTo>
                                  <a:pt x="2436" y="737"/>
                                </a:lnTo>
                                <a:lnTo>
                                  <a:pt x="2399" y="675"/>
                                </a:lnTo>
                                <a:lnTo>
                                  <a:pt x="2359" y="615"/>
                                </a:lnTo>
                                <a:lnTo>
                                  <a:pt x="2317" y="558"/>
                                </a:lnTo>
                                <a:lnTo>
                                  <a:pt x="2271" y="502"/>
                                </a:lnTo>
                                <a:lnTo>
                                  <a:pt x="2223" y="449"/>
                                </a:lnTo>
                                <a:lnTo>
                                  <a:pt x="2173" y="399"/>
                                </a:lnTo>
                                <a:lnTo>
                                  <a:pt x="2120" y="351"/>
                                </a:lnTo>
                                <a:lnTo>
                                  <a:pt x="2064" y="305"/>
                                </a:lnTo>
                                <a:lnTo>
                                  <a:pt x="2007" y="262"/>
                                </a:lnTo>
                                <a:lnTo>
                                  <a:pt x="1947" y="223"/>
                                </a:lnTo>
                                <a:lnTo>
                                  <a:pt x="1885" y="186"/>
                                </a:lnTo>
                                <a:lnTo>
                                  <a:pt x="1822" y="152"/>
                                </a:lnTo>
                                <a:lnTo>
                                  <a:pt x="1756" y="121"/>
                                </a:lnTo>
                                <a:lnTo>
                                  <a:pt x="1689" y="93"/>
                                </a:lnTo>
                                <a:lnTo>
                                  <a:pt x="1621" y="69"/>
                                </a:lnTo>
                                <a:lnTo>
                                  <a:pt x="1551" y="48"/>
                                </a:lnTo>
                                <a:lnTo>
                                  <a:pt x="1479" y="31"/>
                                </a:lnTo>
                                <a:lnTo>
                                  <a:pt x="1406" y="17"/>
                                </a:lnTo>
                                <a:lnTo>
                                  <a:pt x="1332" y="8"/>
                                </a:lnTo>
                                <a:lnTo>
                                  <a:pt x="1257" y="2"/>
                                </a:lnTo>
                                <a:lnTo>
                                  <a:pt x="1181" y="0"/>
                                </a:lnTo>
                                <a:close/>
                              </a:path>
                            </a:pathLst>
                          </a:custGeom>
                          <a:solidFill>
                            <a:srgbClr val="00539F"/>
                          </a:solidFill>
                          <a:ln>
                            <a:noFill/>
                          </a:ln>
                        </wps:spPr>
                        <wps:bodyPr upright="1"/>
                      </wps:wsp>
                      <wps:wsp>
                        <wps:cNvPr id="1263" name="任意多边形 435"/>
                        <wps:cNvSpPr/>
                        <wps:spPr>
                          <a:xfrm>
                            <a:off x="4691" y="1264"/>
                            <a:ext cx="2880" cy="2771"/>
                          </a:xfrm>
                          <a:custGeom>
                            <a:avLst/>
                            <a:gdLst/>
                            <a:ahLst/>
                            <a:cxnLst/>
                            <a:pathLst>
                              <a:path w="2880" h="2771">
                                <a:moveTo>
                                  <a:pt x="886" y="0"/>
                                </a:moveTo>
                                <a:lnTo>
                                  <a:pt x="814" y="32"/>
                                </a:lnTo>
                                <a:lnTo>
                                  <a:pt x="745" y="68"/>
                                </a:lnTo>
                                <a:lnTo>
                                  <a:pt x="678" y="108"/>
                                </a:lnTo>
                                <a:lnTo>
                                  <a:pt x="613" y="150"/>
                                </a:lnTo>
                                <a:lnTo>
                                  <a:pt x="552" y="196"/>
                                </a:lnTo>
                                <a:lnTo>
                                  <a:pt x="493" y="245"/>
                                </a:lnTo>
                                <a:lnTo>
                                  <a:pt x="436" y="297"/>
                                </a:lnTo>
                                <a:lnTo>
                                  <a:pt x="383" y="352"/>
                                </a:lnTo>
                                <a:lnTo>
                                  <a:pt x="333" y="409"/>
                                </a:lnTo>
                                <a:lnTo>
                                  <a:pt x="286" y="469"/>
                                </a:lnTo>
                                <a:lnTo>
                                  <a:pt x="242" y="531"/>
                                </a:lnTo>
                                <a:lnTo>
                                  <a:pt x="202" y="595"/>
                                </a:lnTo>
                                <a:lnTo>
                                  <a:pt x="165" y="662"/>
                                </a:lnTo>
                                <a:lnTo>
                                  <a:pt x="131" y="730"/>
                                </a:lnTo>
                                <a:lnTo>
                                  <a:pt x="101" y="800"/>
                                </a:lnTo>
                                <a:lnTo>
                                  <a:pt x="75" y="872"/>
                                </a:lnTo>
                                <a:lnTo>
                                  <a:pt x="52" y="945"/>
                                </a:lnTo>
                                <a:lnTo>
                                  <a:pt x="34" y="1020"/>
                                </a:lnTo>
                                <a:lnTo>
                                  <a:pt x="19" y="1096"/>
                                </a:lnTo>
                                <a:lnTo>
                                  <a:pt x="9" y="1173"/>
                                </a:lnTo>
                                <a:lnTo>
                                  <a:pt x="2" y="1251"/>
                                </a:lnTo>
                                <a:lnTo>
                                  <a:pt x="0" y="1330"/>
                                </a:lnTo>
                                <a:lnTo>
                                  <a:pt x="2" y="1406"/>
                                </a:lnTo>
                                <a:lnTo>
                                  <a:pt x="8" y="1481"/>
                                </a:lnTo>
                                <a:lnTo>
                                  <a:pt x="18" y="1555"/>
                                </a:lnTo>
                                <a:lnTo>
                                  <a:pt x="32" y="1628"/>
                                </a:lnTo>
                                <a:lnTo>
                                  <a:pt x="49" y="1699"/>
                                </a:lnTo>
                                <a:lnTo>
                                  <a:pt x="70" y="1769"/>
                                </a:lnTo>
                                <a:lnTo>
                                  <a:pt x="94" y="1838"/>
                                </a:lnTo>
                                <a:lnTo>
                                  <a:pt x="121" y="1905"/>
                                </a:lnTo>
                                <a:lnTo>
                                  <a:pt x="152" y="1970"/>
                                </a:lnTo>
                                <a:lnTo>
                                  <a:pt x="186" y="2034"/>
                                </a:lnTo>
                                <a:lnTo>
                                  <a:pt x="223" y="2096"/>
                                </a:lnTo>
                                <a:lnTo>
                                  <a:pt x="263" y="2155"/>
                                </a:lnTo>
                                <a:lnTo>
                                  <a:pt x="306" y="2213"/>
                                </a:lnTo>
                                <a:lnTo>
                                  <a:pt x="351" y="2268"/>
                                </a:lnTo>
                                <a:lnTo>
                                  <a:pt x="399" y="2321"/>
                                </a:lnTo>
                                <a:lnTo>
                                  <a:pt x="450" y="2372"/>
                                </a:lnTo>
                                <a:lnTo>
                                  <a:pt x="503" y="2420"/>
                                </a:lnTo>
                                <a:lnTo>
                                  <a:pt x="558" y="2465"/>
                                </a:lnTo>
                                <a:lnTo>
                                  <a:pt x="616" y="2508"/>
                                </a:lnTo>
                                <a:lnTo>
                                  <a:pt x="675" y="2548"/>
                                </a:lnTo>
                                <a:lnTo>
                                  <a:pt x="737" y="2585"/>
                                </a:lnTo>
                                <a:lnTo>
                                  <a:pt x="801" y="2619"/>
                                </a:lnTo>
                                <a:lnTo>
                                  <a:pt x="866" y="2650"/>
                                </a:lnTo>
                                <a:lnTo>
                                  <a:pt x="933" y="2677"/>
                                </a:lnTo>
                                <a:lnTo>
                                  <a:pt x="1002" y="2701"/>
                                </a:lnTo>
                                <a:lnTo>
                                  <a:pt x="1072" y="2722"/>
                                </a:lnTo>
                                <a:lnTo>
                                  <a:pt x="1143" y="2739"/>
                                </a:lnTo>
                                <a:lnTo>
                                  <a:pt x="1216" y="2753"/>
                                </a:lnTo>
                                <a:lnTo>
                                  <a:pt x="1290" y="2763"/>
                                </a:lnTo>
                                <a:lnTo>
                                  <a:pt x="1365" y="2769"/>
                                </a:lnTo>
                                <a:lnTo>
                                  <a:pt x="1441" y="2771"/>
                                </a:lnTo>
                                <a:lnTo>
                                  <a:pt x="1517" y="2769"/>
                                </a:lnTo>
                                <a:lnTo>
                                  <a:pt x="1591" y="2763"/>
                                </a:lnTo>
                                <a:lnTo>
                                  <a:pt x="1665" y="2753"/>
                                </a:lnTo>
                                <a:lnTo>
                                  <a:pt x="1737" y="2740"/>
                                </a:lnTo>
                                <a:lnTo>
                                  <a:pt x="1808" y="2723"/>
                                </a:lnTo>
                                <a:lnTo>
                                  <a:pt x="1878" y="2702"/>
                                </a:lnTo>
                                <a:lnTo>
                                  <a:pt x="1946" y="2679"/>
                                </a:lnTo>
                                <a:lnTo>
                                  <a:pt x="2013" y="2651"/>
                                </a:lnTo>
                                <a:lnTo>
                                  <a:pt x="2078" y="2621"/>
                                </a:lnTo>
                                <a:lnTo>
                                  <a:pt x="2141" y="2587"/>
                                </a:lnTo>
                                <a:lnTo>
                                  <a:pt x="2203" y="2551"/>
                                </a:lnTo>
                                <a:lnTo>
                                  <a:pt x="2263" y="2511"/>
                                </a:lnTo>
                                <a:lnTo>
                                  <a:pt x="2320" y="2469"/>
                                </a:lnTo>
                                <a:lnTo>
                                  <a:pt x="2375" y="2424"/>
                                </a:lnTo>
                                <a:lnTo>
                                  <a:pt x="2428" y="2377"/>
                                </a:lnTo>
                                <a:lnTo>
                                  <a:pt x="2479" y="2326"/>
                                </a:lnTo>
                                <a:lnTo>
                                  <a:pt x="2527" y="2274"/>
                                </a:lnTo>
                                <a:lnTo>
                                  <a:pt x="2573" y="2219"/>
                                </a:lnTo>
                                <a:lnTo>
                                  <a:pt x="2616" y="2162"/>
                                </a:lnTo>
                                <a:lnTo>
                                  <a:pt x="2656" y="2103"/>
                                </a:lnTo>
                                <a:lnTo>
                                  <a:pt x="2693" y="2041"/>
                                </a:lnTo>
                                <a:lnTo>
                                  <a:pt x="2727" y="1978"/>
                                </a:lnTo>
                                <a:lnTo>
                                  <a:pt x="2758" y="1913"/>
                                </a:lnTo>
                                <a:lnTo>
                                  <a:pt x="2786" y="1846"/>
                                </a:lnTo>
                                <a:lnTo>
                                  <a:pt x="2810" y="1778"/>
                                </a:lnTo>
                                <a:lnTo>
                                  <a:pt x="2832" y="1708"/>
                                </a:lnTo>
                                <a:lnTo>
                                  <a:pt x="2849" y="1636"/>
                                </a:lnTo>
                                <a:lnTo>
                                  <a:pt x="2863" y="1564"/>
                                </a:lnTo>
                                <a:lnTo>
                                  <a:pt x="2873" y="1489"/>
                                </a:lnTo>
                                <a:lnTo>
                                  <a:pt x="2880" y="1414"/>
                                </a:lnTo>
                                <a:lnTo>
                                  <a:pt x="1441" y="1330"/>
                                </a:lnTo>
                                <a:lnTo>
                                  <a:pt x="886" y="0"/>
                                </a:lnTo>
                                <a:close/>
                              </a:path>
                            </a:pathLst>
                          </a:custGeom>
                          <a:solidFill>
                            <a:srgbClr val="0093FF"/>
                          </a:solidFill>
                          <a:ln>
                            <a:noFill/>
                          </a:ln>
                        </wps:spPr>
                        <wps:bodyPr upright="1"/>
                      </wps:wsp>
                      <wps:wsp>
                        <wps:cNvPr id="1264" name="任意多边形 436"/>
                        <wps:cNvSpPr/>
                        <wps:spPr>
                          <a:xfrm>
                            <a:off x="4691" y="1264"/>
                            <a:ext cx="2880" cy="2771"/>
                          </a:xfrm>
                          <a:custGeom>
                            <a:avLst/>
                            <a:gdLst/>
                            <a:ahLst/>
                            <a:cxnLst/>
                            <a:pathLst>
                              <a:path w="2880" h="2771">
                                <a:moveTo>
                                  <a:pt x="1441" y="1330"/>
                                </a:moveTo>
                                <a:lnTo>
                                  <a:pt x="2880" y="1414"/>
                                </a:lnTo>
                                <a:lnTo>
                                  <a:pt x="2873" y="1489"/>
                                </a:lnTo>
                                <a:lnTo>
                                  <a:pt x="2863" y="1564"/>
                                </a:lnTo>
                                <a:lnTo>
                                  <a:pt x="2849" y="1636"/>
                                </a:lnTo>
                                <a:lnTo>
                                  <a:pt x="2832" y="1708"/>
                                </a:lnTo>
                                <a:lnTo>
                                  <a:pt x="2810" y="1778"/>
                                </a:lnTo>
                                <a:lnTo>
                                  <a:pt x="2786" y="1846"/>
                                </a:lnTo>
                                <a:lnTo>
                                  <a:pt x="2758" y="1913"/>
                                </a:lnTo>
                                <a:lnTo>
                                  <a:pt x="2727" y="1978"/>
                                </a:lnTo>
                                <a:lnTo>
                                  <a:pt x="2693" y="2041"/>
                                </a:lnTo>
                                <a:lnTo>
                                  <a:pt x="2656" y="2103"/>
                                </a:lnTo>
                                <a:lnTo>
                                  <a:pt x="2616" y="2162"/>
                                </a:lnTo>
                                <a:lnTo>
                                  <a:pt x="2573" y="2219"/>
                                </a:lnTo>
                                <a:lnTo>
                                  <a:pt x="2527" y="2274"/>
                                </a:lnTo>
                                <a:lnTo>
                                  <a:pt x="2479" y="2326"/>
                                </a:lnTo>
                                <a:lnTo>
                                  <a:pt x="2428" y="2377"/>
                                </a:lnTo>
                                <a:lnTo>
                                  <a:pt x="2375" y="2424"/>
                                </a:lnTo>
                                <a:lnTo>
                                  <a:pt x="2320" y="2469"/>
                                </a:lnTo>
                                <a:lnTo>
                                  <a:pt x="2263" y="2511"/>
                                </a:lnTo>
                                <a:lnTo>
                                  <a:pt x="2203" y="2551"/>
                                </a:lnTo>
                                <a:lnTo>
                                  <a:pt x="2141" y="2587"/>
                                </a:lnTo>
                                <a:lnTo>
                                  <a:pt x="2078" y="2621"/>
                                </a:lnTo>
                                <a:lnTo>
                                  <a:pt x="2013" y="2651"/>
                                </a:lnTo>
                                <a:lnTo>
                                  <a:pt x="1946" y="2679"/>
                                </a:lnTo>
                                <a:lnTo>
                                  <a:pt x="1878" y="2702"/>
                                </a:lnTo>
                                <a:lnTo>
                                  <a:pt x="1808" y="2723"/>
                                </a:lnTo>
                                <a:lnTo>
                                  <a:pt x="1737" y="2740"/>
                                </a:lnTo>
                                <a:lnTo>
                                  <a:pt x="1665" y="2753"/>
                                </a:lnTo>
                                <a:lnTo>
                                  <a:pt x="1591" y="2763"/>
                                </a:lnTo>
                                <a:lnTo>
                                  <a:pt x="1517" y="2769"/>
                                </a:lnTo>
                                <a:lnTo>
                                  <a:pt x="1441" y="2771"/>
                                </a:lnTo>
                                <a:lnTo>
                                  <a:pt x="1365" y="2769"/>
                                </a:lnTo>
                                <a:lnTo>
                                  <a:pt x="1290" y="2763"/>
                                </a:lnTo>
                                <a:lnTo>
                                  <a:pt x="1216" y="2753"/>
                                </a:lnTo>
                                <a:lnTo>
                                  <a:pt x="1143" y="2739"/>
                                </a:lnTo>
                                <a:lnTo>
                                  <a:pt x="1072" y="2722"/>
                                </a:lnTo>
                                <a:lnTo>
                                  <a:pt x="1002" y="2701"/>
                                </a:lnTo>
                                <a:lnTo>
                                  <a:pt x="933" y="2677"/>
                                </a:lnTo>
                                <a:lnTo>
                                  <a:pt x="866" y="2650"/>
                                </a:lnTo>
                                <a:lnTo>
                                  <a:pt x="801" y="2619"/>
                                </a:lnTo>
                                <a:lnTo>
                                  <a:pt x="737" y="2585"/>
                                </a:lnTo>
                                <a:lnTo>
                                  <a:pt x="675" y="2548"/>
                                </a:lnTo>
                                <a:lnTo>
                                  <a:pt x="616" y="2508"/>
                                </a:lnTo>
                                <a:lnTo>
                                  <a:pt x="558" y="2465"/>
                                </a:lnTo>
                                <a:lnTo>
                                  <a:pt x="503" y="2420"/>
                                </a:lnTo>
                                <a:lnTo>
                                  <a:pt x="450" y="2372"/>
                                </a:lnTo>
                                <a:lnTo>
                                  <a:pt x="399" y="2321"/>
                                </a:lnTo>
                                <a:lnTo>
                                  <a:pt x="351" y="2268"/>
                                </a:lnTo>
                                <a:lnTo>
                                  <a:pt x="306" y="2213"/>
                                </a:lnTo>
                                <a:lnTo>
                                  <a:pt x="263" y="2155"/>
                                </a:lnTo>
                                <a:lnTo>
                                  <a:pt x="223" y="2096"/>
                                </a:lnTo>
                                <a:lnTo>
                                  <a:pt x="186" y="2034"/>
                                </a:lnTo>
                                <a:lnTo>
                                  <a:pt x="152" y="1970"/>
                                </a:lnTo>
                                <a:lnTo>
                                  <a:pt x="121" y="1905"/>
                                </a:lnTo>
                                <a:lnTo>
                                  <a:pt x="94" y="1838"/>
                                </a:lnTo>
                                <a:lnTo>
                                  <a:pt x="70" y="1769"/>
                                </a:lnTo>
                                <a:lnTo>
                                  <a:pt x="49" y="1699"/>
                                </a:lnTo>
                                <a:lnTo>
                                  <a:pt x="32" y="1628"/>
                                </a:lnTo>
                                <a:lnTo>
                                  <a:pt x="18" y="1555"/>
                                </a:lnTo>
                                <a:lnTo>
                                  <a:pt x="8" y="1481"/>
                                </a:lnTo>
                                <a:lnTo>
                                  <a:pt x="2" y="1406"/>
                                </a:lnTo>
                                <a:lnTo>
                                  <a:pt x="0" y="1330"/>
                                </a:lnTo>
                                <a:lnTo>
                                  <a:pt x="2" y="1251"/>
                                </a:lnTo>
                                <a:lnTo>
                                  <a:pt x="9" y="1173"/>
                                </a:lnTo>
                                <a:lnTo>
                                  <a:pt x="19" y="1096"/>
                                </a:lnTo>
                                <a:lnTo>
                                  <a:pt x="34" y="1020"/>
                                </a:lnTo>
                                <a:lnTo>
                                  <a:pt x="52" y="945"/>
                                </a:lnTo>
                                <a:lnTo>
                                  <a:pt x="75" y="872"/>
                                </a:lnTo>
                                <a:lnTo>
                                  <a:pt x="101" y="800"/>
                                </a:lnTo>
                                <a:lnTo>
                                  <a:pt x="131" y="730"/>
                                </a:lnTo>
                                <a:lnTo>
                                  <a:pt x="165" y="662"/>
                                </a:lnTo>
                                <a:lnTo>
                                  <a:pt x="202" y="595"/>
                                </a:lnTo>
                                <a:lnTo>
                                  <a:pt x="242" y="531"/>
                                </a:lnTo>
                                <a:lnTo>
                                  <a:pt x="286" y="469"/>
                                </a:lnTo>
                                <a:lnTo>
                                  <a:pt x="333" y="409"/>
                                </a:lnTo>
                                <a:lnTo>
                                  <a:pt x="383" y="352"/>
                                </a:lnTo>
                                <a:lnTo>
                                  <a:pt x="436" y="297"/>
                                </a:lnTo>
                                <a:lnTo>
                                  <a:pt x="493" y="245"/>
                                </a:lnTo>
                                <a:lnTo>
                                  <a:pt x="552" y="196"/>
                                </a:lnTo>
                                <a:lnTo>
                                  <a:pt x="613" y="150"/>
                                </a:lnTo>
                                <a:lnTo>
                                  <a:pt x="678" y="108"/>
                                </a:lnTo>
                                <a:lnTo>
                                  <a:pt x="745" y="68"/>
                                </a:lnTo>
                                <a:lnTo>
                                  <a:pt x="814" y="32"/>
                                </a:lnTo>
                                <a:lnTo>
                                  <a:pt x="886" y="0"/>
                                </a:lnTo>
                                <a:lnTo>
                                  <a:pt x="1441" y="1330"/>
                                </a:lnTo>
                                <a:close/>
                              </a:path>
                            </a:pathLst>
                          </a:custGeom>
                          <a:noFill/>
                          <a:ln w="14122" cap="flat" cmpd="sng">
                            <a:solidFill>
                              <a:srgbClr val="FFFFFF"/>
                            </a:solidFill>
                            <a:prstDash val="solid"/>
                            <a:headEnd type="none" w="med" len="med"/>
                            <a:tailEnd type="none" w="med" len="med"/>
                          </a:ln>
                        </wps:spPr>
                        <wps:bodyPr upright="1"/>
                      </wps:wsp>
                      <wps:wsp>
                        <wps:cNvPr id="1265" name="任意多边形 437"/>
                        <wps:cNvSpPr/>
                        <wps:spPr>
                          <a:xfrm>
                            <a:off x="4692" y="1179"/>
                            <a:ext cx="1440" cy="1416"/>
                          </a:xfrm>
                          <a:custGeom>
                            <a:avLst/>
                            <a:gdLst/>
                            <a:ahLst/>
                            <a:cxnLst/>
                            <a:pathLst>
                              <a:path w="1440" h="1416">
                                <a:moveTo>
                                  <a:pt x="1167" y="0"/>
                                </a:moveTo>
                                <a:lnTo>
                                  <a:pt x="1088" y="17"/>
                                </a:lnTo>
                                <a:lnTo>
                                  <a:pt x="1011" y="39"/>
                                </a:lnTo>
                                <a:lnTo>
                                  <a:pt x="935" y="65"/>
                                </a:lnTo>
                                <a:lnTo>
                                  <a:pt x="861" y="95"/>
                                </a:lnTo>
                                <a:lnTo>
                                  <a:pt x="790" y="128"/>
                                </a:lnTo>
                                <a:lnTo>
                                  <a:pt x="720" y="166"/>
                                </a:lnTo>
                                <a:lnTo>
                                  <a:pt x="652" y="208"/>
                                </a:lnTo>
                                <a:lnTo>
                                  <a:pt x="586" y="253"/>
                                </a:lnTo>
                                <a:lnTo>
                                  <a:pt x="523" y="302"/>
                                </a:lnTo>
                                <a:lnTo>
                                  <a:pt x="463" y="354"/>
                                </a:lnTo>
                                <a:lnTo>
                                  <a:pt x="406" y="410"/>
                                </a:lnTo>
                                <a:lnTo>
                                  <a:pt x="351" y="470"/>
                                </a:lnTo>
                                <a:lnTo>
                                  <a:pt x="300" y="532"/>
                                </a:lnTo>
                                <a:lnTo>
                                  <a:pt x="253" y="596"/>
                                </a:lnTo>
                                <a:lnTo>
                                  <a:pt x="210" y="663"/>
                                </a:lnTo>
                                <a:lnTo>
                                  <a:pt x="170" y="732"/>
                                </a:lnTo>
                                <a:lnTo>
                                  <a:pt x="134" y="804"/>
                                </a:lnTo>
                                <a:lnTo>
                                  <a:pt x="102" y="876"/>
                                </a:lnTo>
                                <a:lnTo>
                                  <a:pt x="75" y="951"/>
                                </a:lnTo>
                                <a:lnTo>
                                  <a:pt x="51" y="1027"/>
                                </a:lnTo>
                                <a:lnTo>
                                  <a:pt x="32" y="1104"/>
                                </a:lnTo>
                                <a:lnTo>
                                  <a:pt x="17" y="1183"/>
                                </a:lnTo>
                                <a:lnTo>
                                  <a:pt x="6" y="1262"/>
                                </a:lnTo>
                                <a:lnTo>
                                  <a:pt x="0" y="1342"/>
                                </a:lnTo>
                                <a:lnTo>
                                  <a:pt x="1439" y="1415"/>
                                </a:lnTo>
                                <a:lnTo>
                                  <a:pt x="1167" y="0"/>
                                </a:lnTo>
                                <a:close/>
                              </a:path>
                            </a:pathLst>
                          </a:custGeom>
                          <a:solidFill>
                            <a:srgbClr val="66BEFF"/>
                          </a:solidFill>
                          <a:ln>
                            <a:noFill/>
                          </a:ln>
                        </wps:spPr>
                        <wps:bodyPr upright="1"/>
                      </wps:wsp>
                      <wps:wsp>
                        <wps:cNvPr id="1266" name="任意多边形 438"/>
                        <wps:cNvSpPr/>
                        <wps:spPr>
                          <a:xfrm>
                            <a:off x="4692" y="1179"/>
                            <a:ext cx="1440" cy="1416"/>
                          </a:xfrm>
                          <a:custGeom>
                            <a:avLst/>
                            <a:gdLst/>
                            <a:ahLst/>
                            <a:cxnLst/>
                            <a:pathLst>
                              <a:path w="1440" h="1416">
                                <a:moveTo>
                                  <a:pt x="1439" y="1415"/>
                                </a:moveTo>
                                <a:lnTo>
                                  <a:pt x="0" y="1342"/>
                                </a:lnTo>
                                <a:lnTo>
                                  <a:pt x="6" y="1262"/>
                                </a:lnTo>
                                <a:lnTo>
                                  <a:pt x="17" y="1183"/>
                                </a:lnTo>
                                <a:lnTo>
                                  <a:pt x="32" y="1104"/>
                                </a:lnTo>
                                <a:lnTo>
                                  <a:pt x="51" y="1027"/>
                                </a:lnTo>
                                <a:lnTo>
                                  <a:pt x="75" y="951"/>
                                </a:lnTo>
                                <a:lnTo>
                                  <a:pt x="102" y="876"/>
                                </a:lnTo>
                                <a:lnTo>
                                  <a:pt x="134" y="804"/>
                                </a:lnTo>
                                <a:lnTo>
                                  <a:pt x="170" y="732"/>
                                </a:lnTo>
                                <a:lnTo>
                                  <a:pt x="210" y="663"/>
                                </a:lnTo>
                                <a:lnTo>
                                  <a:pt x="253" y="596"/>
                                </a:lnTo>
                                <a:lnTo>
                                  <a:pt x="300" y="532"/>
                                </a:lnTo>
                                <a:lnTo>
                                  <a:pt x="351" y="470"/>
                                </a:lnTo>
                                <a:lnTo>
                                  <a:pt x="406" y="410"/>
                                </a:lnTo>
                                <a:lnTo>
                                  <a:pt x="463" y="354"/>
                                </a:lnTo>
                                <a:lnTo>
                                  <a:pt x="523" y="302"/>
                                </a:lnTo>
                                <a:lnTo>
                                  <a:pt x="586" y="253"/>
                                </a:lnTo>
                                <a:lnTo>
                                  <a:pt x="652" y="208"/>
                                </a:lnTo>
                                <a:lnTo>
                                  <a:pt x="720" y="166"/>
                                </a:lnTo>
                                <a:lnTo>
                                  <a:pt x="790" y="128"/>
                                </a:lnTo>
                                <a:lnTo>
                                  <a:pt x="861" y="95"/>
                                </a:lnTo>
                                <a:lnTo>
                                  <a:pt x="935" y="65"/>
                                </a:lnTo>
                                <a:lnTo>
                                  <a:pt x="1011" y="39"/>
                                </a:lnTo>
                                <a:lnTo>
                                  <a:pt x="1088" y="17"/>
                                </a:lnTo>
                                <a:lnTo>
                                  <a:pt x="1167" y="0"/>
                                </a:lnTo>
                                <a:lnTo>
                                  <a:pt x="1439" y="1415"/>
                                </a:lnTo>
                                <a:close/>
                              </a:path>
                            </a:pathLst>
                          </a:custGeom>
                          <a:noFill/>
                          <a:ln w="14122" cap="flat" cmpd="sng">
                            <a:solidFill>
                              <a:srgbClr val="FFFFFF"/>
                            </a:solidFill>
                            <a:prstDash val="solid"/>
                            <a:headEnd type="none" w="med" len="med"/>
                            <a:tailEnd type="none" w="med" len="med"/>
                          </a:ln>
                        </wps:spPr>
                        <wps:bodyPr upright="1"/>
                      </wps:wsp>
                      <wps:wsp>
                        <wps:cNvPr id="1267" name="任意多边形 439"/>
                        <wps:cNvSpPr/>
                        <wps:spPr>
                          <a:xfrm>
                            <a:off x="5759" y="1153"/>
                            <a:ext cx="373" cy="1442"/>
                          </a:xfrm>
                          <a:custGeom>
                            <a:avLst/>
                            <a:gdLst/>
                            <a:ahLst/>
                            <a:cxnLst/>
                            <a:pathLst>
                              <a:path w="373" h="1442">
                                <a:moveTo>
                                  <a:pt x="373" y="0"/>
                                </a:moveTo>
                                <a:lnTo>
                                  <a:pt x="279" y="3"/>
                                </a:lnTo>
                                <a:lnTo>
                                  <a:pt x="185" y="12"/>
                                </a:lnTo>
                                <a:lnTo>
                                  <a:pt x="92" y="27"/>
                                </a:lnTo>
                                <a:lnTo>
                                  <a:pt x="0" y="49"/>
                                </a:lnTo>
                                <a:lnTo>
                                  <a:pt x="373" y="1441"/>
                                </a:lnTo>
                                <a:lnTo>
                                  <a:pt x="373" y="0"/>
                                </a:lnTo>
                                <a:close/>
                              </a:path>
                            </a:pathLst>
                          </a:custGeom>
                          <a:solidFill>
                            <a:srgbClr val="C4E6FF"/>
                          </a:solidFill>
                          <a:ln>
                            <a:noFill/>
                          </a:ln>
                        </wps:spPr>
                        <wps:bodyPr upright="1"/>
                      </wps:wsp>
                      <wps:wsp>
                        <wps:cNvPr id="1268" name="任意多边形 440"/>
                        <wps:cNvSpPr/>
                        <wps:spPr>
                          <a:xfrm>
                            <a:off x="5759" y="1153"/>
                            <a:ext cx="373" cy="1442"/>
                          </a:xfrm>
                          <a:custGeom>
                            <a:avLst/>
                            <a:gdLst/>
                            <a:ahLst/>
                            <a:cxnLst/>
                            <a:pathLst>
                              <a:path w="373" h="1442">
                                <a:moveTo>
                                  <a:pt x="373" y="1441"/>
                                </a:moveTo>
                                <a:lnTo>
                                  <a:pt x="0" y="49"/>
                                </a:lnTo>
                                <a:lnTo>
                                  <a:pt x="46" y="37"/>
                                </a:lnTo>
                                <a:lnTo>
                                  <a:pt x="92" y="27"/>
                                </a:lnTo>
                                <a:lnTo>
                                  <a:pt x="185" y="12"/>
                                </a:lnTo>
                                <a:lnTo>
                                  <a:pt x="279" y="3"/>
                                </a:lnTo>
                                <a:lnTo>
                                  <a:pt x="373" y="0"/>
                                </a:lnTo>
                                <a:lnTo>
                                  <a:pt x="373" y="1441"/>
                                </a:lnTo>
                                <a:close/>
                              </a:path>
                            </a:pathLst>
                          </a:custGeom>
                          <a:noFill/>
                          <a:ln w="14122" cap="flat" cmpd="sng">
                            <a:solidFill>
                              <a:srgbClr val="FFFFFF"/>
                            </a:solidFill>
                            <a:prstDash val="solid"/>
                            <a:headEnd type="none" w="med" len="med"/>
                            <a:tailEnd type="none" w="med" len="med"/>
                          </a:ln>
                        </wps:spPr>
                        <wps:bodyPr upright="1"/>
                      </wps:wsp>
                      <wps:wsp>
                        <wps:cNvPr id="1269" name="任意多边形 441"/>
                        <wps:cNvSpPr/>
                        <wps:spPr>
                          <a:xfrm>
                            <a:off x="5159" y="1614"/>
                            <a:ext cx="1946" cy="1946"/>
                          </a:xfrm>
                          <a:custGeom>
                            <a:avLst/>
                            <a:gdLst/>
                            <a:ahLst/>
                            <a:cxnLst/>
                            <a:pathLst>
                              <a:path w="1946" h="1946">
                                <a:moveTo>
                                  <a:pt x="973" y="0"/>
                                </a:moveTo>
                                <a:lnTo>
                                  <a:pt x="897" y="3"/>
                                </a:lnTo>
                                <a:lnTo>
                                  <a:pt x="823" y="11"/>
                                </a:lnTo>
                                <a:lnTo>
                                  <a:pt x="750" y="26"/>
                                </a:lnTo>
                                <a:lnTo>
                                  <a:pt x="680" y="45"/>
                                </a:lnTo>
                                <a:lnTo>
                                  <a:pt x="611" y="69"/>
                                </a:lnTo>
                                <a:lnTo>
                                  <a:pt x="545" y="99"/>
                                </a:lnTo>
                                <a:lnTo>
                                  <a:pt x="482" y="133"/>
                                </a:lnTo>
                                <a:lnTo>
                                  <a:pt x="422" y="171"/>
                                </a:lnTo>
                                <a:lnTo>
                                  <a:pt x="365" y="214"/>
                                </a:lnTo>
                                <a:lnTo>
                                  <a:pt x="311" y="260"/>
                                </a:lnTo>
                                <a:lnTo>
                                  <a:pt x="261" y="310"/>
                                </a:lnTo>
                                <a:lnTo>
                                  <a:pt x="214" y="364"/>
                                </a:lnTo>
                                <a:lnTo>
                                  <a:pt x="172" y="421"/>
                                </a:lnTo>
                                <a:lnTo>
                                  <a:pt x="133" y="482"/>
                                </a:lnTo>
                                <a:lnTo>
                                  <a:pt x="99" y="545"/>
                                </a:lnTo>
                                <a:lnTo>
                                  <a:pt x="70" y="611"/>
                                </a:lnTo>
                                <a:lnTo>
                                  <a:pt x="46" y="679"/>
                                </a:lnTo>
                                <a:lnTo>
                                  <a:pt x="26" y="750"/>
                                </a:lnTo>
                                <a:lnTo>
                                  <a:pt x="12" y="822"/>
                                </a:lnTo>
                                <a:lnTo>
                                  <a:pt x="3" y="897"/>
                                </a:lnTo>
                                <a:lnTo>
                                  <a:pt x="0" y="973"/>
                                </a:lnTo>
                                <a:lnTo>
                                  <a:pt x="3" y="1049"/>
                                </a:lnTo>
                                <a:lnTo>
                                  <a:pt x="12" y="1123"/>
                                </a:lnTo>
                                <a:lnTo>
                                  <a:pt x="26" y="1196"/>
                                </a:lnTo>
                                <a:lnTo>
                                  <a:pt x="46" y="1266"/>
                                </a:lnTo>
                                <a:lnTo>
                                  <a:pt x="70" y="1335"/>
                                </a:lnTo>
                                <a:lnTo>
                                  <a:pt x="99" y="1400"/>
                                </a:lnTo>
                                <a:lnTo>
                                  <a:pt x="133" y="1464"/>
                                </a:lnTo>
                                <a:lnTo>
                                  <a:pt x="172" y="1524"/>
                                </a:lnTo>
                                <a:lnTo>
                                  <a:pt x="214" y="1581"/>
                                </a:lnTo>
                                <a:lnTo>
                                  <a:pt x="261" y="1635"/>
                                </a:lnTo>
                                <a:lnTo>
                                  <a:pt x="311" y="1685"/>
                                </a:lnTo>
                                <a:lnTo>
                                  <a:pt x="365" y="1732"/>
                                </a:lnTo>
                                <a:lnTo>
                                  <a:pt x="422" y="1774"/>
                                </a:lnTo>
                                <a:lnTo>
                                  <a:pt x="482" y="1813"/>
                                </a:lnTo>
                                <a:lnTo>
                                  <a:pt x="545" y="1847"/>
                                </a:lnTo>
                                <a:lnTo>
                                  <a:pt x="611" y="1876"/>
                                </a:lnTo>
                                <a:lnTo>
                                  <a:pt x="680" y="1900"/>
                                </a:lnTo>
                                <a:lnTo>
                                  <a:pt x="750" y="1920"/>
                                </a:lnTo>
                                <a:lnTo>
                                  <a:pt x="823" y="1934"/>
                                </a:lnTo>
                                <a:lnTo>
                                  <a:pt x="897" y="1943"/>
                                </a:lnTo>
                                <a:lnTo>
                                  <a:pt x="973" y="1945"/>
                                </a:lnTo>
                                <a:lnTo>
                                  <a:pt x="1049" y="1943"/>
                                </a:lnTo>
                                <a:lnTo>
                                  <a:pt x="1124" y="1934"/>
                                </a:lnTo>
                                <a:lnTo>
                                  <a:pt x="1196" y="1920"/>
                                </a:lnTo>
                                <a:lnTo>
                                  <a:pt x="1267" y="1900"/>
                                </a:lnTo>
                                <a:lnTo>
                                  <a:pt x="1335" y="1876"/>
                                </a:lnTo>
                                <a:lnTo>
                                  <a:pt x="1401" y="1847"/>
                                </a:lnTo>
                                <a:lnTo>
                                  <a:pt x="1464" y="1813"/>
                                </a:lnTo>
                                <a:lnTo>
                                  <a:pt x="1524" y="1774"/>
                                </a:lnTo>
                                <a:lnTo>
                                  <a:pt x="1582" y="1732"/>
                                </a:lnTo>
                                <a:lnTo>
                                  <a:pt x="1635" y="1685"/>
                                </a:lnTo>
                                <a:lnTo>
                                  <a:pt x="1686" y="1635"/>
                                </a:lnTo>
                                <a:lnTo>
                                  <a:pt x="1732" y="1581"/>
                                </a:lnTo>
                                <a:lnTo>
                                  <a:pt x="1775" y="1524"/>
                                </a:lnTo>
                                <a:lnTo>
                                  <a:pt x="1813" y="1464"/>
                                </a:lnTo>
                                <a:lnTo>
                                  <a:pt x="1847" y="1400"/>
                                </a:lnTo>
                                <a:lnTo>
                                  <a:pt x="1876" y="1335"/>
                                </a:lnTo>
                                <a:lnTo>
                                  <a:pt x="1901" y="1266"/>
                                </a:lnTo>
                                <a:lnTo>
                                  <a:pt x="1920" y="1196"/>
                                </a:lnTo>
                                <a:lnTo>
                                  <a:pt x="1934" y="1123"/>
                                </a:lnTo>
                                <a:lnTo>
                                  <a:pt x="1943" y="1049"/>
                                </a:lnTo>
                                <a:lnTo>
                                  <a:pt x="1946" y="973"/>
                                </a:lnTo>
                                <a:lnTo>
                                  <a:pt x="1943" y="897"/>
                                </a:lnTo>
                                <a:lnTo>
                                  <a:pt x="1934" y="822"/>
                                </a:lnTo>
                                <a:lnTo>
                                  <a:pt x="1920" y="750"/>
                                </a:lnTo>
                                <a:lnTo>
                                  <a:pt x="1901" y="679"/>
                                </a:lnTo>
                                <a:lnTo>
                                  <a:pt x="1876" y="611"/>
                                </a:lnTo>
                                <a:lnTo>
                                  <a:pt x="1847" y="545"/>
                                </a:lnTo>
                                <a:lnTo>
                                  <a:pt x="1813" y="482"/>
                                </a:lnTo>
                                <a:lnTo>
                                  <a:pt x="1775" y="421"/>
                                </a:lnTo>
                                <a:lnTo>
                                  <a:pt x="1732" y="364"/>
                                </a:lnTo>
                                <a:lnTo>
                                  <a:pt x="1686" y="310"/>
                                </a:lnTo>
                                <a:lnTo>
                                  <a:pt x="1635" y="260"/>
                                </a:lnTo>
                                <a:lnTo>
                                  <a:pt x="1582" y="214"/>
                                </a:lnTo>
                                <a:lnTo>
                                  <a:pt x="1524" y="171"/>
                                </a:lnTo>
                                <a:lnTo>
                                  <a:pt x="1464" y="133"/>
                                </a:lnTo>
                                <a:lnTo>
                                  <a:pt x="1401" y="99"/>
                                </a:lnTo>
                                <a:lnTo>
                                  <a:pt x="1335" y="69"/>
                                </a:lnTo>
                                <a:lnTo>
                                  <a:pt x="1267" y="45"/>
                                </a:lnTo>
                                <a:lnTo>
                                  <a:pt x="1196" y="26"/>
                                </a:lnTo>
                                <a:lnTo>
                                  <a:pt x="1124" y="11"/>
                                </a:lnTo>
                                <a:lnTo>
                                  <a:pt x="1049" y="3"/>
                                </a:lnTo>
                                <a:lnTo>
                                  <a:pt x="973"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234pt;margin-top:57.15pt;height:145.25pt;width:145.1pt;mso-position-horizontal-relative:page;z-index:251918336;mso-width-relative:page;mso-height-relative:page;" coordorigin="4680,1143" coordsize="2902,2905" o:gfxdata="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">
                <o:lock v:ext="edit" aspectratio="f"/>
                <v:shape id="任意多边形 434" o:spid="_x0000_s1026" o:spt="100" style="position:absolute;left:4951;top:1153;height:2883;width:2622;" fillcolor="#00539F" filled="t" stroked="f" coordsize="2622,2883" o:gfxdata="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9Lo0LsAAADd&#10;AAAADwAAAAAAAAABACAAAAAiAAAAZHJzL2Rvd25yZXYueG1sUEsBAhQAFAAAAAgAh07iQDMvBZ47&#10;AAAAOQAAABAAAAAAAAAAAQAgAAAACgEAAGRycy9zaGFwZXhtbC54bWxQSwUGAAAAAAYABgBbAQAA&#10;tAMAAAAA&#10;" path="m1181,0l1134,0,1181,1441,0,2267,47,2330,96,2389,149,2446,204,2500,262,2550,322,2597,384,2641,449,2682,516,2719,584,2752,654,2782,726,2808,799,2830,874,2849,949,2863,1026,2873,1103,2880,1181,2882,1257,2880,1332,2874,1406,2864,1479,2850,1551,2833,1621,2812,1689,2788,1756,2761,1822,2730,1885,2696,1947,2659,2007,2619,2064,2576,2120,2531,2173,2483,2223,2432,2271,2379,2317,2324,2359,2266,2399,2207,2436,2145,2470,2081,2501,2016,2529,1949,2553,1880,2574,1810,2591,1739,2604,1666,2614,1592,2620,1517,2622,1441,2620,1365,2614,1290,2604,1216,2591,1143,2574,1071,2553,1001,2529,933,2501,865,2470,800,2436,737,2399,675,2359,615,2317,558,2271,502,2223,449,2173,399,2120,351,2064,305,2007,262,1947,223,1885,186,1822,152,1756,121,1689,93,1621,69,1551,48,1479,31,1406,17,1332,8,1257,2,1181,0xe">
                  <v:fill on="t" focussize="0,0"/>
                  <v:stroke on="f"/>
                  <v:imagedata o:title=""/>
                  <o:lock v:ext="edit" aspectratio="f"/>
                </v:shape>
                <v:shape id="任意多边形 435" o:spid="_x0000_s1026" o:spt="100" style="position:absolute;left:4691;top:1264;height:2771;width:2880;" fillcolor="#0093FF" filled="t" stroked="f" coordsize="2880,2771" o:gfxdata="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rtl6ugAAAN0A&#10;AAAPAAAAAAAAAAEAIAAAACIAAABkcnMvZG93bnJldi54bWxQSwECFAAUAAAACACHTuJAMy8FnjsA&#10;AAA5AAAAEAAAAAAAAAABACAAAAAJAQAAZHJzL3NoYXBleG1sLnhtbFBLBQYAAAAABgAGAFsBAACz&#10;AwAAAAA=&#10;" path="m886,0l814,32,745,68,678,108,613,150,552,196,493,245,436,297,383,352,333,409,286,469,242,531,202,595,165,662,131,730,101,800,75,872,52,945,34,1020,19,1096,9,1173,2,1251,0,1330,2,1406,8,1481,18,1555,32,1628,49,1699,70,1769,94,1838,121,1905,152,1970,186,2034,223,2096,263,2155,306,2213,351,2268,399,2321,450,2372,503,2420,558,2465,616,2508,675,2548,737,2585,801,2619,866,2650,933,2677,1002,2701,1072,2722,1143,2739,1216,2753,1290,2763,1365,2769,1441,2771,1517,2769,1591,2763,1665,2753,1737,2740,1808,2723,1878,2702,1946,2679,2013,2651,2078,2621,2141,2587,2203,2551,2263,2511,2320,2469,2375,2424,2428,2377,2479,2326,2527,2274,2573,2219,2616,2162,2656,2103,2693,2041,2727,1978,2758,1913,2786,1846,2810,1778,2832,1708,2849,1636,2863,1564,2873,1489,2880,1414,1441,1330,886,0xe">
                  <v:fill on="t" focussize="0,0"/>
                  <v:stroke on="f"/>
                  <v:imagedata o:title=""/>
                  <o:lock v:ext="edit" aspectratio="f"/>
                </v:shape>
                <v:shape id="任意多边形 436" o:spid="_x0000_s1026" o:spt="100" style="position:absolute;left:4691;top:1264;height:2771;width:2880;" filled="f" stroked="t" coordsize="2880,2771" o:gfxdata="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vVuIvQAA&#10;AN0AAAAPAAAAAAAAAAEAIAAAACIAAABkcnMvZG93bnJldi54bWxQSwECFAAUAAAACACHTuJAMy8F&#10;njsAAAA5AAAAEAAAAAAAAAABACAAAAAMAQAAZHJzL3NoYXBleG1sLnhtbFBLBQYAAAAABgAGAFsB&#10;AAC2AwAAAAA=&#10;" path="m1441,1330l2880,1414,2873,1489,2863,1564,2849,1636,2832,1708,2810,1778,2786,1846,2758,1913,2727,1978,2693,2041,2656,2103,2616,2162,2573,2219,2527,2274,2479,2326,2428,2377,2375,2424,2320,2469,2263,2511,2203,2551,2141,2587,2078,2621,2013,2651,1946,2679,1878,2702,1808,2723,1737,2740,1665,2753,1591,2763,1517,2769,1441,2771,1365,2769,1290,2763,1216,2753,1143,2739,1072,2722,1002,2701,933,2677,866,2650,801,2619,737,2585,675,2548,616,2508,558,2465,503,2420,450,2372,399,2321,351,2268,306,2213,263,2155,223,2096,186,2034,152,1970,121,1905,94,1838,70,1769,49,1699,32,1628,18,1555,8,1481,2,1406,0,1330,2,1251,9,1173,19,1096,34,1020,52,945,75,872,101,800,131,730,165,662,202,595,242,531,286,469,333,409,383,352,436,297,493,245,552,196,613,150,678,108,745,68,814,32,886,0,1441,1330xe">
                  <v:fill on="f" focussize="0,0"/>
                  <v:stroke weight="1.11196850393701pt" color="#FFFFFF" joinstyle="round"/>
                  <v:imagedata o:title=""/>
                  <o:lock v:ext="edit" aspectratio="f"/>
                </v:shape>
                <v:shape id="任意多边形 437" o:spid="_x0000_s1026" o:spt="100" style="position:absolute;left:4692;top:1179;height:1416;width:1440;" fillcolor="#66BEFF" filled="t" stroked="f" coordsize="1440,1416" o:gfxdata="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fpd8&#10;wAAAAN0AAAAPAAAAAAAAAAEAIAAAACIAAABkcnMvZG93bnJldi54bWxQSwECFAAUAAAACACHTuJA&#10;My8FnjsAAAA5AAAAEAAAAAAAAAABACAAAAAPAQAAZHJzL3NoYXBleG1sLnhtbFBLBQYAAAAABgAG&#10;AFsBAAC5AwAAAAA=&#10;" path="m1167,0l1088,17,1011,39,935,65,861,95,790,128,720,166,652,208,586,253,523,302,463,354,406,410,351,470,300,532,253,596,210,663,170,732,134,804,102,876,75,951,51,1027,32,1104,17,1183,6,1262,0,1342,1439,1415,1167,0xe">
                  <v:fill on="t" focussize="0,0"/>
                  <v:stroke on="f"/>
                  <v:imagedata o:title=""/>
                  <o:lock v:ext="edit" aspectratio="f"/>
                </v:shape>
                <v:shape id="任意多边形 438" o:spid="_x0000_s1026" o:spt="100" style="position:absolute;left:4692;top:1179;height:1416;width:1440;" filled="f" stroked="t" coordsize="1440,1416" o:gfxdata="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es8S8AAAA&#10;3QAAAA8AAAAAAAAAAQAgAAAAIgAAAGRycy9kb3ducmV2LnhtbFBLAQIUABQAAAAIAIdO4kAzLwWe&#10;OwAAADkAAAAQAAAAAAAAAAEAIAAAAAsBAABkcnMvc2hhcGV4bWwueG1sUEsFBgAAAAAGAAYAWwEA&#10;ALUDAAAAAA==&#10;" path="m1439,1415l0,1342,6,1262,17,1183,32,1104,51,1027,75,951,102,876,134,804,170,732,210,663,253,596,300,532,351,470,406,410,463,354,523,302,586,253,652,208,720,166,790,128,861,95,935,65,1011,39,1088,17,1167,0,1439,1415xe">
                  <v:fill on="f" focussize="0,0"/>
                  <v:stroke weight="1.11196850393701pt" color="#FFFFFF" joinstyle="round"/>
                  <v:imagedata o:title=""/>
                  <o:lock v:ext="edit" aspectratio="f"/>
                </v:shape>
                <v:shape id="任意多边形 439" o:spid="_x0000_s1026" o:spt="100" style="position:absolute;left:5759;top:1153;height:1442;width:373;" fillcolor="#C4E6FF" filled="t" stroked="f" coordsize="373,1442" o:gfxdata="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Lw7vrsAAADd&#10;AAAADwAAAAAAAAABACAAAAAiAAAAZHJzL2Rvd25yZXYueG1sUEsBAhQAFAAAAAgAh07iQDMvBZ47&#10;AAAAOQAAABAAAAAAAAAAAQAgAAAACgEAAGRycy9zaGFwZXhtbC54bWxQSwUGAAAAAAYABgBbAQAA&#10;tAMAAAAA&#10;" path="m373,0l279,3,185,12,92,27,0,49,373,1441,373,0xe">
                  <v:fill on="t" focussize="0,0"/>
                  <v:stroke on="f"/>
                  <v:imagedata o:title=""/>
                  <o:lock v:ext="edit" aspectratio="f"/>
                </v:shape>
                <v:shape id="任意多边形 440" o:spid="_x0000_s1026" o:spt="100" style="position:absolute;left:5759;top:1153;height:1442;width:373;" filled="f" stroked="t" coordsize="373,1442" o:gfxdata="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m+Z+/&#10;AAAA3QAAAA8AAAAAAAAAAQAgAAAAIgAAAGRycy9kb3ducmV2LnhtbFBLAQIUABQAAAAIAIdO4kAz&#10;LwWeOwAAADkAAAAQAAAAAAAAAAEAIAAAAA4BAABkcnMvc2hhcGV4bWwueG1sUEsFBgAAAAAGAAYA&#10;WwEAALgDAAAAAA==&#10;" path="m373,1441l0,49,46,37,92,27,185,12,279,3,373,0,373,1441xe">
                  <v:fill on="f" focussize="0,0"/>
                  <v:stroke weight="1.11196850393701pt" color="#FFFFFF" joinstyle="round"/>
                  <v:imagedata o:title=""/>
                  <o:lock v:ext="edit" aspectratio="f"/>
                </v:shape>
                <v:shape id="任意多边形 441" o:spid="_x0000_s1026" o:spt="100" style="position:absolute;left:5159;top:1614;height:1946;width:1946;" fillcolor="#FFFFFF" filled="t" stroked="f" coordsize="1946,1946" o:gfxdata="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N/so/twAAAN0AAAAP&#10;AAAAAAAAAAEAIAAAACIAAABkcnMvZG93bnJldi54bWxQSwECFAAUAAAACACHTuJAMy8FnjsAAAA5&#10;AAAAEAAAAAAAAAABACAAAAAGAQAAZHJzL3NoYXBleG1sLnhtbFBLBQYAAAAABgAGAFsBAACwAwAA&#10;AAA=&#10;" path="m973,0l897,3,823,11,750,26,680,45,611,69,545,99,482,133,422,171,365,214,311,260,261,310,214,364,172,421,133,482,99,545,70,611,46,679,26,750,12,822,3,897,0,973,3,1049,12,1123,26,1196,46,1266,70,1335,99,1400,133,1464,172,1524,214,1581,261,1635,311,1685,365,1732,422,1774,482,1813,545,1847,611,1876,680,1900,750,1920,823,1934,897,1943,973,1945,1049,1943,1124,1934,1196,1920,1267,1900,1335,1876,1401,1847,1464,1813,1524,1774,1582,1732,1635,1685,1686,1635,1732,1581,1775,1524,1813,1464,1847,1400,1876,1335,1901,1266,1920,1196,1934,1123,1943,1049,1946,973,1943,897,1934,822,1920,750,1901,679,1876,611,1847,545,1813,482,1775,421,1732,364,1686,310,1635,260,1582,214,1524,171,1464,133,1401,99,1335,69,1267,45,1196,26,1124,11,1049,3,973,0xe">
                  <v:fill on="t" focussize="0,0"/>
                  <v:stroke on="f"/>
                  <v:imagedata o:title=""/>
                  <o:lock v:ext="edit" aspectratio="f"/>
                </v:shape>
              </v:group>
            </w:pict>
          </mc:Fallback>
        </mc:AlternateContent>
      </w:r>
      <w:r>
        <mc:AlternateContent>
          <mc:Choice Requires="wps">
            <w:drawing>
              <wp:anchor distT="0" distB="0" distL="114300" distR="114300" simplePos="0" relativeHeight="251922432" behindDoc="0" locked="0" layoutInCell="1" allowOverlap="1">
                <wp:simplePos x="0" y="0"/>
                <wp:positionH relativeFrom="page">
                  <wp:posOffset>2978785</wp:posOffset>
                </wp:positionH>
                <wp:positionV relativeFrom="paragraph">
                  <wp:posOffset>223520</wp:posOffset>
                </wp:positionV>
                <wp:extent cx="3887470" cy="376555"/>
                <wp:effectExtent l="0" t="0" r="11430" b="4445"/>
                <wp:wrapNone/>
                <wp:docPr id="1270" name="文本框 1270"/>
                <wp:cNvGraphicFramePr/>
                <a:graphic xmlns:a="http://schemas.openxmlformats.org/drawingml/2006/main">
                  <a:graphicData uri="http://schemas.microsoft.com/office/word/2010/wordprocessingShape">
                    <wps:wsp>
                      <wps:cNvSpPr txBox="1"/>
                      <wps:spPr>
                        <a:xfrm>
                          <a:off x="0" y="0"/>
                          <a:ext cx="3887470" cy="376555"/>
                        </a:xfrm>
                        <a:prstGeom prst="rect">
                          <a:avLst/>
                        </a:prstGeom>
                        <a:solidFill>
                          <a:srgbClr val="EEF3F8"/>
                        </a:solidFill>
                        <a:ln>
                          <a:noFill/>
                        </a:ln>
                      </wps:spPr>
                      <wps:txbx>
                        <w:txbxContent>
                          <w:p>
                            <w:pPr>
                              <w:rPr>
                                <w:rFonts w:ascii="Verdana"/>
                                <w:i/>
                                <w:color w:val="000000"/>
                                <w:sz w:val="17"/>
                                <w:lang w:eastAsia="zh-CN"/>
                              </w:rPr>
                            </w:pPr>
                            <w:r>
                              <w:rPr>
                                <w:rFonts w:ascii="微软雅黑" w:eastAsia="微软雅黑" w:cs="微软雅黑"/>
                                <w:i/>
                                <w:color w:val="454C5B"/>
                                <w:w w:val="90"/>
                                <w:sz w:val="17"/>
                                <w:lang w:eastAsia="zh-CN"/>
                              </w:rPr>
                              <w:t>您的组织是</w:t>
                            </w:r>
                            <w:r>
                              <w:rPr>
                                <w:rFonts w:ascii="微软雅黑" w:eastAsia="微软雅黑" w:cs="微软雅黑"/>
                                <w:i/>
                                <w:color w:val="454C5B"/>
                                <w:spacing w:val="-2"/>
                                <w:w w:val="90"/>
                                <w:sz w:val="17"/>
                                <w:lang w:eastAsia="zh-CN"/>
                              </w:rPr>
                              <w:t>否正在</w:t>
                            </w:r>
                            <w:r>
                              <w:rPr>
                                <w:rFonts w:hint="eastAsia" w:ascii="微软雅黑" w:eastAsia="微软雅黑" w:cs="微软雅黑"/>
                                <w:i/>
                                <w:color w:val="454C5B"/>
                                <w:w w:val="90"/>
                                <w:sz w:val="17"/>
                                <w:lang w:val="en-US" w:eastAsia="zh-CN"/>
                              </w:rPr>
                              <w:t>实施</w:t>
                            </w:r>
                            <w:r>
                              <w:rPr>
                                <w:rFonts w:ascii="微软雅黑" w:eastAsia="微软雅黑" w:cs="微软雅黑"/>
                                <w:i/>
                                <w:color w:val="454C5B"/>
                                <w:w w:val="90"/>
                                <w:sz w:val="17"/>
                                <w:lang w:eastAsia="zh-CN"/>
                              </w:rPr>
                              <w:t>或计划</w:t>
                            </w:r>
                            <w:r>
                              <w:rPr>
                                <w:rFonts w:hint="eastAsia" w:ascii="微软雅黑" w:eastAsia="微软雅黑" w:cs="微软雅黑"/>
                                <w:i/>
                                <w:color w:val="454C5B"/>
                                <w:w w:val="90"/>
                                <w:sz w:val="17"/>
                                <w:lang w:val="en-US" w:eastAsia="zh-CN"/>
                              </w:rPr>
                              <w:t>实施</w:t>
                            </w:r>
                            <w:r>
                              <w:rPr>
                                <w:rFonts w:ascii="Verdana" w:eastAsia="微软雅黑" w:cs="微软雅黑"/>
                                <w:i/>
                                <w:color w:val="454C5B"/>
                                <w:w w:val="95"/>
                                <w:sz w:val="17"/>
                                <w:lang w:eastAsia="zh-CN"/>
                              </w:rPr>
                              <w:t>与</w:t>
                            </w:r>
                            <w:r>
                              <w:rPr>
                                <w:rFonts w:ascii="微软雅黑" w:eastAsia="微软雅黑" w:cs="微软雅黑"/>
                                <w:i/>
                                <w:color w:val="454C5B"/>
                                <w:w w:val="95"/>
                                <w:sz w:val="17"/>
                                <w:lang w:eastAsia="zh-CN"/>
                              </w:rPr>
                              <w:t>人工智能和网络安全相关</w:t>
                            </w:r>
                            <w:r>
                              <w:rPr>
                                <w:rFonts w:ascii="微软雅黑" w:eastAsia="微软雅黑" w:cs="微软雅黑"/>
                                <w:i/>
                                <w:color w:val="454C5B"/>
                                <w:spacing w:val="-17"/>
                                <w:w w:val="95"/>
                                <w:sz w:val="17"/>
                                <w:lang w:eastAsia="zh-CN"/>
                              </w:rPr>
                              <w:t>的</w:t>
                            </w:r>
                            <w:r>
                              <w:rPr>
                                <w:rFonts w:ascii="微软雅黑" w:eastAsia="微软雅黑" w:cs="微软雅黑"/>
                                <w:i/>
                                <w:color w:val="454C5B"/>
                                <w:w w:val="95"/>
                                <w:sz w:val="17"/>
                                <w:lang w:eastAsia="zh-CN"/>
                              </w:rPr>
                              <w:t>员工</w:t>
                            </w:r>
                            <w:r>
                              <w:rPr>
                                <w:rFonts w:ascii="微软雅黑" w:eastAsia="微软雅黑" w:cs="微软雅黑"/>
                                <w:i/>
                                <w:color w:val="454C5B"/>
                                <w:w w:val="90"/>
                                <w:sz w:val="17"/>
                                <w:lang w:eastAsia="zh-CN"/>
                              </w:rPr>
                              <w:t>培训</w:t>
                            </w:r>
                            <w:r>
                              <w:rPr>
                                <w:rFonts w:ascii="微软雅黑" w:eastAsia="微软雅黑" w:cs="微软雅黑"/>
                                <w:i/>
                                <w:color w:val="454C5B"/>
                                <w:w w:val="95"/>
                                <w:sz w:val="17"/>
                                <w:lang w:eastAsia="zh-CN"/>
                              </w:rPr>
                              <w:t>计划？</w:t>
                            </w:r>
                          </w:p>
                        </w:txbxContent>
                      </wps:txbx>
                      <wps:bodyPr lIns="0" tIns="0" rIns="0" bIns="0" upright="1"/>
                    </wps:wsp>
                  </a:graphicData>
                </a:graphic>
              </wp:anchor>
            </w:drawing>
          </mc:Choice>
          <mc:Fallback>
            <w:pict>
              <v:shape id="_x0000_s1026" o:spid="_x0000_s1026" o:spt="202" type="#_x0000_t202" style="position:absolute;left:0pt;margin-left:234.55pt;margin-top:17.6pt;height:29.65pt;width:306.1pt;mso-position-horizontal-relative:page;z-index:251922432;mso-width-relative:page;mso-height-relative:page;" fillcolor="#EEF3F8" filled="t" stroked="f" coordsize="21600,21600" o:gfxdata="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3mwCk2QAAAAoBAAAPAAAAAAAAAAEAIAAA&#10;ACIAAABkcnMvZG93bnJldi54bWxQSwECFAAUAAAACACHTuJAUWwKFdIBAAChAwAADgAAAAAAAAAB&#10;ACAAAAAoAQAAZHJzL2Uyb0RvYy54bWxQSwUGAAAAAAYABgBZAQAAbAUAAAAA&#10;">
                <v:fill on="t" focussize="0,0"/>
                <v:stroke on="f"/>
                <v:imagedata o:title=""/>
                <o:lock v:ext="edit" aspectratio="f"/>
                <v:textbox inset="0mm,0mm,0mm,0mm">
                  <w:txbxContent>
                    <w:p>
                      <w:pPr>
                        <w:rPr>
                          <w:rFonts w:ascii="Verdana"/>
                          <w:i/>
                          <w:color w:val="000000"/>
                          <w:sz w:val="17"/>
                          <w:lang w:eastAsia="zh-CN"/>
                        </w:rPr>
                      </w:pPr>
                      <w:r>
                        <w:rPr>
                          <w:rFonts w:ascii="微软雅黑" w:eastAsia="微软雅黑" w:cs="微软雅黑"/>
                          <w:i/>
                          <w:color w:val="454C5B"/>
                          <w:w w:val="90"/>
                          <w:sz w:val="17"/>
                          <w:lang w:eastAsia="zh-CN"/>
                        </w:rPr>
                        <w:t>您的组织是</w:t>
                      </w:r>
                      <w:r>
                        <w:rPr>
                          <w:rFonts w:ascii="微软雅黑" w:eastAsia="微软雅黑" w:cs="微软雅黑"/>
                          <w:i/>
                          <w:color w:val="454C5B"/>
                          <w:spacing w:val="-2"/>
                          <w:w w:val="90"/>
                          <w:sz w:val="17"/>
                          <w:lang w:eastAsia="zh-CN"/>
                        </w:rPr>
                        <w:t>否正在</w:t>
                      </w:r>
                      <w:r>
                        <w:rPr>
                          <w:rFonts w:hint="eastAsia" w:ascii="微软雅黑" w:eastAsia="微软雅黑" w:cs="微软雅黑"/>
                          <w:i/>
                          <w:color w:val="454C5B"/>
                          <w:w w:val="90"/>
                          <w:sz w:val="17"/>
                          <w:lang w:val="en-US" w:eastAsia="zh-CN"/>
                        </w:rPr>
                        <w:t>实施</w:t>
                      </w:r>
                      <w:r>
                        <w:rPr>
                          <w:rFonts w:ascii="微软雅黑" w:eastAsia="微软雅黑" w:cs="微软雅黑"/>
                          <w:i/>
                          <w:color w:val="454C5B"/>
                          <w:w w:val="90"/>
                          <w:sz w:val="17"/>
                          <w:lang w:eastAsia="zh-CN"/>
                        </w:rPr>
                        <w:t>或计划</w:t>
                      </w:r>
                      <w:r>
                        <w:rPr>
                          <w:rFonts w:hint="eastAsia" w:ascii="微软雅黑" w:eastAsia="微软雅黑" w:cs="微软雅黑"/>
                          <w:i/>
                          <w:color w:val="454C5B"/>
                          <w:w w:val="90"/>
                          <w:sz w:val="17"/>
                          <w:lang w:val="en-US" w:eastAsia="zh-CN"/>
                        </w:rPr>
                        <w:t>实施</w:t>
                      </w:r>
                      <w:r>
                        <w:rPr>
                          <w:rFonts w:ascii="Verdana" w:eastAsia="微软雅黑" w:cs="微软雅黑"/>
                          <w:i/>
                          <w:color w:val="454C5B"/>
                          <w:w w:val="95"/>
                          <w:sz w:val="17"/>
                          <w:lang w:eastAsia="zh-CN"/>
                        </w:rPr>
                        <w:t>与</w:t>
                      </w:r>
                      <w:r>
                        <w:rPr>
                          <w:rFonts w:ascii="微软雅黑" w:eastAsia="微软雅黑" w:cs="微软雅黑"/>
                          <w:i/>
                          <w:color w:val="454C5B"/>
                          <w:w w:val="95"/>
                          <w:sz w:val="17"/>
                          <w:lang w:eastAsia="zh-CN"/>
                        </w:rPr>
                        <w:t>人工智能和网络安全相关</w:t>
                      </w:r>
                      <w:r>
                        <w:rPr>
                          <w:rFonts w:ascii="微软雅黑" w:eastAsia="微软雅黑" w:cs="微软雅黑"/>
                          <w:i/>
                          <w:color w:val="454C5B"/>
                          <w:spacing w:val="-17"/>
                          <w:w w:val="95"/>
                          <w:sz w:val="17"/>
                          <w:lang w:eastAsia="zh-CN"/>
                        </w:rPr>
                        <w:t>的</w:t>
                      </w:r>
                      <w:r>
                        <w:rPr>
                          <w:rFonts w:ascii="微软雅黑" w:eastAsia="微软雅黑" w:cs="微软雅黑"/>
                          <w:i/>
                          <w:color w:val="454C5B"/>
                          <w:w w:val="95"/>
                          <w:sz w:val="17"/>
                          <w:lang w:eastAsia="zh-CN"/>
                        </w:rPr>
                        <w:t>员工</w:t>
                      </w:r>
                      <w:r>
                        <w:rPr>
                          <w:rFonts w:ascii="微软雅黑" w:eastAsia="微软雅黑" w:cs="微软雅黑"/>
                          <w:i/>
                          <w:color w:val="454C5B"/>
                          <w:w w:val="90"/>
                          <w:sz w:val="17"/>
                          <w:lang w:eastAsia="zh-CN"/>
                        </w:rPr>
                        <w:t>培训</w:t>
                      </w:r>
                      <w:r>
                        <w:rPr>
                          <w:rFonts w:ascii="微软雅黑" w:eastAsia="微软雅黑" w:cs="微软雅黑"/>
                          <w:i/>
                          <w:color w:val="454C5B"/>
                          <w:w w:val="95"/>
                          <w:sz w:val="17"/>
                          <w:lang w:eastAsia="zh-CN"/>
                        </w:rPr>
                        <w:t>计划？</w:t>
                      </w:r>
                    </w:p>
                  </w:txbxContent>
                </v:textbox>
              </v:shape>
            </w:pict>
          </mc:Fallback>
        </mc:AlternateContent>
      </w:r>
      <w:r>
        <w:rPr>
          <w:w w:val="115"/>
        </w:rPr>
        <w:t>The survey indicates a strong inclination towards investing in training programs for staff on</w:t>
      </w:r>
      <w:r>
        <w:rPr>
          <w:spacing w:val="-11"/>
          <w:w w:val="115"/>
        </w:rPr>
        <w:t xml:space="preserve"> </w:t>
      </w:r>
      <w:r>
        <w:rPr>
          <w:w w:val="115"/>
        </w:rPr>
        <w:t>AI</w:t>
      </w:r>
      <w:r>
        <w:rPr>
          <w:spacing w:val="-11"/>
          <w:w w:val="115"/>
        </w:rPr>
        <w:t xml:space="preserve"> </w:t>
      </w:r>
      <w:r>
        <w:rPr>
          <w:w w:val="115"/>
        </w:rPr>
        <w:t>and</w:t>
      </w:r>
      <w:r>
        <w:rPr>
          <w:spacing w:val="-11"/>
          <w:w w:val="115"/>
        </w:rPr>
        <w:t xml:space="preserve"> </w:t>
      </w:r>
      <w:r>
        <w:rPr>
          <w:w w:val="115"/>
        </w:rPr>
        <w:t>cybersecurity</w:t>
      </w:r>
      <w:r>
        <w:rPr>
          <w:spacing w:val="-11"/>
          <w:w w:val="115"/>
        </w:rPr>
        <w:t xml:space="preserve"> </w:t>
      </w:r>
      <w:r>
        <w:rPr>
          <w:w w:val="115"/>
        </w:rPr>
        <w:t xml:space="preserve">within organizations. </w:t>
      </w:r>
      <w:r>
        <w:rPr>
          <w:w w:val="115"/>
          <w:lang w:eastAsia="zh-CN"/>
        </w:rPr>
        <w:t>A notable</w:t>
      </w:r>
    </w:p>
    <w:p>
      <w:pPr>
        <w:pStyle w:val="6"/>
        <w:spacing w:line="276" w:lineRule="auto"/>
        <w:ind w:left="920" w:right="8305"/>
      </w:pPr>
      <w:r>
        <w:drawing>
          <wp:anchor distT="0" distB="0" distL="0" distR="0" simplePos="0" relativeHeight="251919360" behindDoc="0" locked="0" layoutInCell="1" allowOverlap="1">
            <wp:simplePos x="0" y="0"/>
            <wp:positionH relativeFrom="page">
              <wp:posOffset>5036820</wp:posOffset>
            </wp:positionH>
            <wp:positionV relativeFrom="paragraph">
              <wp:posOffset>438785</wp:posOffset>
            </wp:positionV>
            <wp:extent cx="82550" cy="82550"/>
            <wp:effectExtent l="0" t="0" r="6350" b="6350"/>
            <wp:wrapNone/>
            <wp:docPr id="127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image28.png"/>
                    <pic:cNvPicPr>
                      <a:picLocks noChangeAspect="1"/>
                    </pic:cNvPicPr>
                  </pic:nvPicPr>
                  <pic:blipFill>
                    <a:blip r:embed="rId52" cstate="print"/>
                    <a:stretch>
                      <a:fillRect/>
                    </a:stretch>
                  </pic:blipFill>
                  <pic:spPr>
                    <a:xfrm>
                      <a:off x="0" y="0"/>
                      <a:ext cx="82753" cy="82753"/>
                    </a:xfrm>
                    <a:prstGeom prst="rect">
                      <a:avLst/>
                    </a:prstGeom>
                  </pic:spPr>
                </pic:pic>
              </a:graphicData>
            </a:graphic>
          </wp:anchor>
        </w:drawing>
      </w:r>
      <w:r>
        <w:drawing>
          <wp:anchor distT="0" distB="0" distL="0" distR="0" simplePos="0" relativeHeight="251919360" behindDoc="0" locked="0" layoutInCell="1" allowOverlap="1">
            <wp:simplePos x="0" y="0"/>
            <wp:positionH relativeFrom="page">
              <wp:posOffset>5036820</wp:posOffset>
            </wp:positionH>
            <wp:positionV relativeFrom="paragraph">
              <wp:posOffset>245110</wp:posOffset>
            </wp:positionV>
            <wp:extent cx="82550" cy="82550"/>
            <wp:effectExtent l="0" t="0" r="6350" b="6350"/>
            <wp:wrapNone/>
            <wp:docPr id="127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anchor>
        </w:drawing>
      </w:r>
      <w:r>
        <w:drawing>
          <wp:anchor distT="0" distB="0" distL="0" distR="0" simplePos="0" relativeHeight="251920384" behindDoc="0" locked="0" layoutInCell="1" allowOverlap="1">
            <wp:simplePos x="0" y="0"/>
            <wp:positionH relativeFrom="page">
              <wp:posOffset>5036820</wp:posOffset>
            </wp:positionH>
            <wp:positionV relativeFrom="paragraph">
              <wp:posOffset>633095</wp:posOffset>
            </wp:positionV>
            <wp:extent cx="82550" cy="82550"/>
            <wp:effectExtent l="0" t="0" r="6350" b="6350"/>
            <wp:wrapNone/>
            <wp:docPr id="127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image7.png"/>
                    <pic:cNvPicPr>
                      <a:picLocks noChangeAspect="1"/>
                    </pic:cNvPicPr>
                  </pic:nvPicPr>
                  <pic:blipFill>
                    <a:blip r:embed="rId54" cstate="print"/>
                    <a:stretch>
                      <a:fillRect/>
                    </a:stretch>
                  </pic:blipFill>
                  <pic:spPr>
                    <a:xfrm>
                      <a:off x="0" y="0"/>
                      <a:ext cx="82753" cy="82753"/>
                    </a:xfrm>
                    <a:prstGeom prst="rect">
                      <a:avLst/>
                    </a:prstGeom>
                  </pic:spPr>
                </pic:pic>
              </a:graphicData>
            </a:graphic>
          </wp:anchor>
        </w:drawing>
      </w:r>
      <w:r>
        <w:drawing>
          <wp:anchor distT="0" distB="0" distL="0" distR="0" simplePos="0" relativeHeight="251920384" behindDoc="0" locked="0" layoutInCell="1" allowOverlap="1">
            <wp:simplePos x="0" y="0"/>
            <wp:positionH relativeFrom="page">
              <wp:posOffset>5036820</wp:posOffset>
            </wp:positionH>
            <wp:positionV relativeFrom="paragraph">
              <wp:posOffset>826770</wp:posOffset>
            </wp:positionV>
            <wp:extent cx="82550" cy="82550"/>
            <wp:effectExtent l="0" t="0" r="6350" b="6350"/>
            <wp:wrapNone/>
            <wp:docPr id="1274"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image29.png"/>
                    <pic:cNvPicPr>
                      <a:picLocks noChangeAspect="1"/>
                    </pic:cNvPicPr>
                  </pic:nvPicPr>
                  <pic:blipFill>
                    <a:blip r:embed="rId55" cstate="print"/>
                    <a:stretch>
                      <a:fillRect/>
                    </a:stretch>
                  </pic:blipFill>
                  <pic:spPr>
                    <a:xfrm>
                      <a:off x="0" y="0"/>
                      <a:ext cx="82753" cy="82753"/>
                    </a:xfrm>
                    <a:prstGeom prst="rect">
                      <a:avLst/>
                    </a:prstGeom>
                  </pic:spPr>
                </pic:pic>
              </a:graphicData>
            </a:graphic>
          </wp:anchor>
        </w:drawing>
      </w:r>
      <w:r>
        <mc:AlternateContent>
          <mc:Choice Requires="wps">
            <w:drawing>
              <wp:anchor distT="0" distB="0" distL="114300" distR="114300" simplePos="0" relativeHeight="251922432" behindDoc="0" locked="0" layoutInCell="1" allowOverlap="1">
                <wp:simplePos x="0" y="0"/>
                <wp:positionH relativeFrom="page">
                  <wp:posOffset>5143500</wp:posOffset>
                </wp:positionH>
                <wp:positionV relativeFrom="paragraph">
                  <wp:posOffset>227330</wp:posOffset>
                </wp:positionV>
                <wp:extent cx="1722755" cy="695960"/>
                <wp:effectExtent l="0" t="0" r="0" b="0"/>
                <wp:wrapNone/>
                <wp:docPr id="1275" name="文本框 1275"/>
                <wp:cNvGraphicFramePr/>
                <a:graphic xmlns:a="http://schemas.openxmlformats.org/drawingml/2006/main">
                  <a:graphicData uri="http://schemas.microsoft.com/office/word/2010/wordprocessingShape">
                    <wps:wsp>
                      <wps:cNvSpPr txBox="1"/>
                      <wps:spPr>
                        <a:xfrm>
                          <a:off x="0" y="0"/>
                          <a:ext cx="1722755" cy="695960"/>
                        </a:xfrm>
                        <a:prstGeom prst="rect">
                          <a:avLst/>
                        </a:prstGeom>
                        <a:noFill/>
                        <a:ln>
                          <a:noFill/>
                        </a:ln>
                      </wps:spPr>
                      <wps:txbx>
                        <w:txbxContent>
                          <w:tbl>
                            <w:tblPr>
                              <w:tblStyle w:val="14"/>
                              <w:tblW w:w="0" w:type="auto"/>
                              <w:tblInd w:w="7" w:type="dxa"/>
                              <w:tblLayout w:type="fixed"/>
                              <w:tblCellMar>
                                <w:top w:w="0" w:type="dxa"/>
                                <w:left w:w="0" w:type="dxa"/>
                                <w:bottom w:w="0" w:type="dxa"/>
                                <w:right w:w="0" w:type="dxa"/>
                              </w:tblCellMar>
                            </w:tblPr>
                            <w:tblGrid>
                              <w:gridCol w:w="425"/>
                              <w:gridCol w:w="2287"/>
                            </w:tblGrid>
                            <w:tr>
                              <w:tblPrEx>
                                <w:tblCellMar>
                                  <w:top w:w="0" w:type="dxa"/>
                                  <w:left w:w="0" w:type="dxa"/>
                                  <w:bottom w:w="0" w:type="dxa"/>
                                  <w:right w:w="0" w:type="dxa"/>
                                </w:tblCellMar>
                              </w:tblPrEx>
                              <w:trPr>
                                <w:trHeight w:val="243" w:hRule="atLeast"/>
                              </w:trPr>
                              <w:tc>
                                <w:tcPr>
                                  <w:tcW w:w="425" w:type="dxa"/>
                                </w:tcPr>
                                <w:p>
                                  <w:pPr>
                                    <w:pStyle w:val="13"/>
                                    <w:spacing w:before="2"/>
                                    <w:rPr>
                                      <w:rFonts w:ascii="Century Gothic"/>
                                      <w:b/>
                                      <w:sz w:val="14"/>
                                    </w:rPr>
                                  </w:pPr>
                                  <w:r>
                                    <w:rPr>
                                      <w:rFonts w:ascii="Century Gothic"/>
                                      <w:b/>
                                      <w:color w:val="141221"/>
                                      <w:spacing w:val="-5"/>
                                      <w:w w:val="110"/>
                                      <w:sz w:val="14"/>
                                    </w:rPr>
                                    <w:t>26%</w:t>
                                  </w:r>
                                </w:p>
                              </w:tc>
                              <w:tc>
                                <w:tcPr>
                                  <w:tcW w:w="2287" w:type="dxa"/>
                                </w:tcPr>
                                <w:p>
                                  <w:pPr>
                                    <w:pStyle w:val="13"/>
                                    <w:spacing w:before="9"/>
                                    <w:ind w:left="76"/>
                                    <w:rPr>
                                      <w:rFonts w:hint="eastAsia" w:eastAsiaTheme="minorEastAsia"/>
                                      <w:sz w:val="14"/>
                                      <w:lang w:eastAsia="zh-CN"/>
                                    </w:rPr>
                                  </w:pPr>
                                  <w:r>
                                    <w:rPr>
                                      <w:rFonts w:hint="eastAsia" w:ascii="宋体" w:hAnsi="宋体" w:eastAsia="宋体" w:cs="宋体"/>
                                      <w:color w:val="141221"/>
                                      <w:spacing w:val="-2"/>
                                      <w:w w:val="115"/>
                                      <w:sz w:val="14"/>
                                      <w:lang w:eastAsia="zh-CN"/>
                                    </w:rPr>
                                    <w:t>当前使用</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50%</w:t>
                                  </w:r>
                                </w:p>
                              </w:tc>
                              <w:tc>
                                <w:tcPr>
                                  <w:tcW w:w="2287" w:type="dxa"/>
                                </w:tcPr>
                                <w:p>
                                  <w:pPr>
                                    <w:pStyle w:val="13"/>
                                    <w:spacing w:before="71"/>
                                    <w:ind w:left="76"/>
                                    <w:rPr>
                                      <w:sz w:val="14"/>
                                    </w:rPr>
                                  </w:pPr>
                                  <w:r>
                                    <w:rPr>
                                      <w:rFonts w:hint="eastAsia" w:ascii="宋体" w:hAnsi="宋体" w:eastAsia="宋体" w:cs="宋体"/>
                                      <w:color w:val="141221"/>
                                      <w:w w:val="115"/>
                                      <w:sz w:val="14"/>
                                      <w:lang w:eastAsia="zh-CN"/>
                                    </w:rPr>
                                    <w:t>计划</w:t>
                                  </w:r>
                                  <w:r>
                                    <w:rPr>
                                      <w:color w:val="141221"/>
                                      <w:w w:val="115"/>
                                      <w:sz w:val="14"/>
                                    </w:rPr>
                                    <w:t>12</w:t>
                                  </w:r>
                                  <w:r>
                                    <w:rPr>
                                      <w:rFonts w:hint="eastAsia" w:ascii="宋体" w:hAnsi="宋体" w:eastAsia="宋体" w:cs="宋体"/>
                                      <w:color w:val="141221"/>
                                      <w:w w:val="115"/>
                                      <w:sz w:val="14"/>
                                      <w:lang w:eastAsia="zh-CN"/>
                                    </w:rPr>
                                    <w:t>月内使用</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sz w:val="14"/>
                                    </w:rPr>
                                    <w:t>21%</w:t>
                                  </w:r>
                                </w:p>
                              </w:tc>
                              <w:tc>
                                <w:tcPr>
                                  <w:tcW w:w="2287" w:type="dxa"/>
                                </w:tcPr>
                                <w:p>
                                  <w:pPr>
                                    <w:pStyle w:val="13"/>
                                    <w:spacing w:before="71"/>
                                    <w:ind w:left="76"/>
                                    <w:rPr>
                                      <w:sz w:val="14"/>
                                    </w:rPr>
                                  </w:pPr>
                                  <w:r>
                                    <w:rPr>
                                      <w:rFonts w:hint="eastAsia" w:ascii="宋体" w:hAnsi="宋体" w:eastAsia="宋体" w:cs="宋体"/>
                                      <w:color w:val="141221"/>
                                      <w:w w:val="115"/>
                                      <w:sz w:val="14"/>
                                      <w:lang w:eastAsia="zh-CN"/>
                                    </w:rPr>
                                    <w:t>计划使用</w:t>
                                  </w:r>
                                  <w:r>
                                    <w:rPr>
                                      <w:color w:val="141221"/>
                                      <w:w w:val="115"/>
                                      <w:sz w:val="14"/>
                                    </w:rPr>
                                    <w:t>(</w:t>
                                  </w:r>
                                  <w:r>
                                    <w:rPr>
                                      <w:rFonts w:hint="eastAsia" w:ascii="宋体" w:hAnsi="宋体" w:eastAsia="宋体" w:cs="宋体"/>
                                      <w:color w:val="141221"/>
                                      <w:w w:val="115"/>
                                      <w:sz w:val="14"/>
                                      <w:lang w:eastAsia="zh-CN"/>
                                    </w:rPr>
                                    <w:t>没有时间轴</w:t>
                                  </w:r>
                                  <w:r>
                                    <w:rPr>
                                      <w:color w:val="141221"/>
                                      <w:spacing w:val="-2"/>
                                      <w:w w:val="115"/>
                                      <w:sz w:val="14"/>
                                    </w:rPr>
                                    <w:t>)</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4%</w:t>
                                  </w:r>
                                </w:p>
                              </w:tc>
                              <w:tc>
                                <w:tcPr>
                                  <w:tcW w:w="2287" w:type="dxa"/>
                                </w:tcPr>
                                <w:p>
                                  <w:pPr>
                                    <w:pStyle w:val="13"/>
                                    <w:spacing w:before="71" w:line="151" w:lineRule="exact"/>
                                    <w:ind w:left="76"/>
                                    <w:rPr>
                                      <w:rFonts w:hint="eastAsia" w:eastAsiaTheme="minorEastAsia"/>
                                      <w:sz w:val="14"/>
                                      <w:lang w:eastAsia="zh-CN"/>
                                    </w:rPr>
                                  </w:pPr>
                                  <w:r>
                                    <w:rPr>
                                      <w:rFonts w:hint="eastAsia" w:ascii="宋体" w:hAnsi="宋体" w:eastAsia="宋体" w:cs="宋体"/>
                                      <w:color w:val="141221"/>
                                      <w:w w:val="115"/>
                                      <w:sz w:val="14"/>
                                      <w:lang w:eastAsia="zh-CN"/>
                                    </w:rPr>
                                    <w:t>没计划</w:t>
                                  </w:r>
                                </w:p>
                              </w:tc>
                            </w:tr>
                          </w:tbl>
                          <w:p>
                            <w:pPr>
                              <w:pStyle w:val="6"/>
                            </w:pPr>
                          </w:p>
                        </w:txbxContent>
                      </wps:txbx>
                      <wps:bodyPr lIns="0" tIns="0" rIns="0" bIns="0" upright="1"/>
                    </wps:wsp>
                  </a:graphicData>
                </a:graphic>
              </wp:anchor>
            </w:drawing>
          </mc:Choice>
          <mc:Fallback>
            <w:pict>
              <v:shape id="_x0000_s1026" o:spid="_x0000_s1026" o:spt="202" type="#_x0000_t202" style="position:absolute;left:0pt;margin-left:405pt;margin-top:17.9pt;height:54.8pt;width:135.65pt;mso-position-horizontal-relative:page;z-index:251922432;mso-width-relative:page;mso-height-relative:page;" filled="f" stroked="f" coordsize="21600,21600" o:gfxdata="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JT2702gAAAAsBAAAPAAAAAAAAAAEAIAAAACIAAABkcnMvZG93bnJldi54bWxQ&#10;SwECFAAUAAAACACHTuJAovAejrwBAAB4AwAADgAAAAAAAAABACAAAAApAQAAZHJzL2Uyb0RvYy54&#10;bWxQSwUGAAAAAAYABgBZAQAAVwUAAAAA&#10;">
                <v:fill on="f" focussize="0,0"/>
                <v:stroke on="f"/>
                <v:imagedata o:title=""/>
                <o:lock v:ext="edit" aspectratio="f"/>
                <v:textbox inset="0mm,0mm,0mm,0mm">
                  <w:txbxContent>
                    <w:tbl>
                      <w:tblPr>
                        <w:tblStyle w:val="14"/>
                        <w:tblW w:w="0" w:type="auto"/>
                        <w:tblInd w:w="7" w:type="dxa"/>
                        <w:tblLayout w:type="fixed"/>
                        <w:tblCellMar>
                          <w:top w:w="0" w:type="dxa"/>
                          <w:left w:w="0" w:type="dxa"/>
                          <w:bottom w:w="0" w:type="dxa"/>
                          <w:right w:w="0" w:type="dxa"/>
                        </w:tblCellMar>
                      </w:tblPr>
                      <w:tblGrid>
                        <w:gridCol w:w="425"/>
                        <w:gridCol w:w="2287"/>
                      </w:tblGrid>
                      <w:tr>
                        <w:tblPrEx>
                          <w:tblCellMar>
                            <w:top w:w="0" w:type="dxa"/>
                            <w:left w:w="0" w:type="dxa"/>
                            <w:bottom w:w="0" w:type="dxa"/>
                            <w:right w:w="0" w:type="dxa"/>
                          </w:tblCellMar>
                        </w:tblPrEx>
                        <w:trPr>
                          <w:trHeight w:val="243" w:hRule="atLeast"/>
                        </w:trPr>
                        <w:tc>
                          <w:tcPr>
                            <w:tcW w:w="425" w:type="dxa"/>
                          </w:tcPr>
                          <w:p>
                            <w:pPr>
                              <w:pStyle w:val="13"/>
                              <w:spacing w:before="2"/>
                              <w:rPr>
                                <w:rFonts w:ascii="Century Gothic"/>
                                <w:b/>
                                <w:sz w:val="14"/>
                              </w:rPr>
                            </w:pPr>
                            <w:r>
                              <w:rPr>
                                <w:rFonts w:ascii="Century Gothic"/>
                                <w:b/>
                                <w:color w:val="141221"/>
                                <w:spacing w:val="-5"/>
                                <w:w w:val="110"/>
                                <w:sz w:val="14"/>
                              </w:rPr>
                              <w:t>26%</w:t>
                            </w:r>
                          </w:p>
                        </w:tc>
                        <w:tc>
                          <w:tcPr>
                            <w:tcW w:w="2287" w:type="dxa"/>
                          </w:tcPr>
                          <w:p>
                            <w:pPr>
                              <w:pStyle w:val="13"/>
                              <w:spacing w:before="9"/>
                              <w:ind w:left="76"/>
                              <w:rPr>
                                <w:rFonts w:hint="eastAsia" w:eastAsiaTheme="minorEastAsia"/>
                                <w:sz w:val="14"/>
                                <w:lang w:eastAsia="zh-CN"/>
                              </w:rPr>
                            </w:pPr>
                            <w:r>
                              <w:rPr>
                                <w:rFonts w:hint="eastAsia" w:ascii="宋体" w:hAnsi="宋体" w:eastAsia="宋体" w:cs="宋体"/>
                                <w:color w:val="141221"/>
                                <w:spacing w:val="-2"/>
                                <w:w w:val="115"/>
                                <w:sz w:val="14"/>
                                <w:lang w:eastAsia="zh-CN"/>
                              </w:rPr>
                              <w:t>当前使用</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w w:val="105"/>
                                <w:sz w:val="14"/>
                              </w:rPr>
                              <w:t>50%</w:t>
                            </w:r>
                          </w:p>
                        </w:tc>
                        <w:tc>
                          <w:tcPr>
                            <w:tcW w:w="2287" w:type="dxa"/>
                          </w:tcPr>
                          <w:p>
                            <w:pPr>
                              <w:pStyle w:val="13"/>
                              <w:spacing w:before="71"/>
                              <w:ind w:left="76"/>
                              <w:rPr>
                                <w:sz w:val="14"/>
                              </w:rPr>
                            </w:pPr>
                            <w:r>
                              <w:rPr>
                                <w:rFonts w:hint="eastAsia" w:ascii="宋体" w:hAnsi="宋体" w:eastAsia="宋体" w:cs="宋体"/>
                                <w:color w:val="141221"/>
                                <w:w w:val="115"/>
                                <w:sz w:val="14"/>
                                <w:lang w:eastAsia="zh-CN"/>
                              </w:rPr>
                              <w:t>计划</w:t>
                            </w:r>
                            <w:r>
                              <w:rPr>
                                <w:color w:val="141221"/>
                                <w:w w:val="115"/>
                                <w:sz w:val="14"/>
                              </w:rPr>
                              <w:t>12</w:t>
                            </w:r>
                            <w:r>
                              <w:rPr>
                                <w:rFonts w:hint="eastAsia" w:ascii="宋体" w:hAnsi="宋体" w:eastAsia="宋体" w:cs="宋体"/>
                                <w:color w:val="141221"/>
                                <w:w w:val="115"/>
                                <w:sz w:val="14"/>
                                <w:lang w:eastAsia="zh-CN"/>
                              </w:rPr>
                              <w:t>月内使用</w:t>
                            </w:r>
                          </w:p>
                        </w:tc>
                      </w:tr>
                      <w:tr>
                        <w:tblPrEx>
                          <w:tblCellMar>
                            <w:top w:w="0" w:type="dxa"/>
                            <w:left w:w="0" w:type="dxa"/>
                            <w:bottom w:w="0" w:type="dxa"/>
                            <w:right w:w="0" w:type="dxa"/>
                          </w:tblCellMar>
                        </w:tblPrEx>
                        <w:trPr>
                          <w:trHeight w:val="305" w:hRule="atLeast"/>
                        </w:trPr>
                        <w:tc>
                          <w:tcPr>
                            <w:tcW w:w="425" w:type="dxa"/>
                          </w:tcPr>
                          <w:p>
                            <w:pPr>
                              <w:pStyle w:val="13"/>
                              <w:rPr>
                                <w:rFonts w:ascii="Century Gothic"/>
                                <w:b/>
                                <w:sz w:val="14"/>
                              </w:rPr>
                            </w:pPr>
                            <w:r>
                              <w:rPr>
                                <w:rFonts w:ascii="Century Gothic"/>
                                <w:b/>
                                <w:color w:val="141221"/>
                                <w:spacing w:val="-5"/>
                                <w:sz w:val="14"/>
                              </w:rPr>
                              <w:t>21%</w:t>
                            </w:r>
                          </w:p>
                        </w:tc>
                        <w:tc>
                          <w:tcPr>
                            <w:tcW w:w="2287" w:type="dxa"/>
                          </w:tcPr>
                          <w:p>
                            <w:pPr>
                              <w:pStyle w:val="13"/>
                              <w:spacing w:before="71"/>
                              <w:ind w:left="76"/>
                              <w:rPr>
                                <w:sz w:val="14"/>
                              </w:rPr>
                            </w:pPr>
                            <w:r>
                              <w:rPr>
                                <w:rFonts w:hint="eastAsia" w:ascii="宋体" w:hAnsi="宋体" w:eastAsia="宋体" w:cs="宋体"/>
                                <w:color w:val="141221"/>
                                <w:w w:val="115"/>
                                <w:sz w:val="14"/>
                                <w:lang w:eastAsia="zh-CN"/>
                              </w:rPr>
                              <w:t>计划使用</w:t>
                            </w:r>
                            <w:r>
                              <w:rPr>
                                <w:color w:val="141221"/>
                                <w:w w:val="115"/>
                                <w:sz w:val="14"/>
                              </w:rPr>
                              <w:t>(</w:t>
                            </w:r>
                            <w:r>
                              <w:rPr>
                                <w:rFonts w:hint="eastAsia" w:ascii="宋体" w:hAnsi="宋体" w:eastAsia="宋体" w:cs="宋体"/>
                                <w:color w:val="141221"/>
                                <w:w w:val="115"/>
                                <w:sz w:val="14"/>
                                <w:lang w:eastAsia="zh-CN"/>
                              </w:rPr>
                              <w:t>没有时间轴</w:t>
                            </w:r>
                            <w:r>
                              <w:rPr>
                                <w:color w:val="141221"/>
                                <w:spacing w:val="-2"/>
                                <w:w w:val="115"/>
                                <w:sz w:val="14"/>
                              </w:rPr>
                              <w:t>)</w:t>
                            </w:r>
                          </w:p>
                        </w:tc>
                      </w:tr>
                      <w:tr>
                        <w:tblPrEx>
                          <w:tblCellMar>
                            <w:top w:w="0" w:type="dxa"/>
                            <w:left w:w="0" w:type="dxa"/>
                            <w:bottom w:w="0" w:type="dxa"/>
                            <w:right w:w="0" w:type="dxa"/>
                          </w:tblCellMar>
                        </w:tblPrEx>
                        <w:trPr>
                          <w:trHeight w:val="243" w:hRule="atLeast"/>
                        </w:trPr>
                        <w:tc>
                          <w:tcPr>
                            <w:tcW w:w="425" w:type="dxa"/>
                          </w:tcPr>
                          <w:p>
                            <w:pPr>
                              <w:pStyle w:val="13"/>
                              <w:spacing w:line="159" w:lineRule="exact"/>
                              <w:rPr>
                                <w:rFonts w:ascii="Century Gothic"/>
                                <w:b/>
                                <w:sz w:val="14"/>
                              </w:rPr>
                            </w:pPr>
                            <w:r>
                              <w:rPr>
                                <w:rFonts w:ascii="Century Gothic"/>
                                <w:b/>
                                <w:color w:val="141221"/>
                                <w:spacing w:val="-5"/>
                                <w:w w:val="110"/>
                                <w:sz w:val="14"/>
                              </w:rPr>
                              <w:t>4%</w:t>
                            </w:r>
                          </w:p>
                        </w:tc>
                        <w:tc>
                          <w:tcPr>
                            <w:tcW w:w="2287" w:type="dxa"/>
                          </w:tcPr>
                          <w:p>
                            <w:pPr>
                              <w:pStyle w:val="13"/>
                              <w:spacing w:before="71" w:line="151" w:lineRule="exact"/>
                              <w:ind w:left="76"/>
                              <w:rPr>
                                <w:rFonts w:hint="eastAsia" w:eastAsiaTheme="minorEastAsia"/>
                                <w:sz w:val="14"/>
                                <w:lang w:eastAsia="zh-CN"/>
                              </w:rPr>
                            </w:pPr>
                            <w:r>
                              <w:rPr>
                                <w:rFonts w:hint="eastAsia" w:ascii="宋体" w:hAnsi="宋体" w:eastAsia="宋体" w:cs="宋体"/>
                                <w:color w:val="141221"/>
                                <w:w w:val="115"/>
                                <w:sz w:val="14"/>
                                <w:lang w:eastAsia="zh-CN"/>
                              </w:rPr>
                              <w:t>没计划</w:t>
                            </w:r>
                          </w:p>
                        </w:tc>
                      </w:tr>
                    </w:tbl>
                    <w:p>
                      <w:pPr>
                        <w:pStyle w:val="6"/>
                      </w:pPr>
                    </w:p>
                  </w:txbxContent>
                </v:textbox>
              </v:shape>
            </w:pict>
          </mc:Fallback>
        </mc:AlternateContent>
      </w:r>
      <w:r>
        <w:rPr>
          <w:w w:val="115"/>
        </w:rPr>
        <w:t>26% of organizations are already</w:t>
      </w:r>
      <w:r>
        <w:rPr>
          <w:spacing w:val="-13"/>
          <w:w w:val="115"/>
        </w:rPr>
        <w:t xml:space="preserve"> </w:t>
      </w:r>
      <w:r>
        <w:rPr>
          <w:w w:val="115"/>
        </w:rPr>
        <w:t>using</w:t>
      </w:r>
      <w:r>
        <w:rPr>
          <w:spacing w:val="-13"/>
          <w:w w:val="115"/>
        </w:rPr>
        <w:t xml:space="preserve"> </w:t>
      </w:r>
      <w:r>
        <w:rPr>
          <w:w w:val="115"/>
        </w:rPr>
        <w:t>such</w:t>
      </w:r>
      <w:r>
        <w:rPr>
          <w:spacing w:val="-13"/>
          <w:w w:val="115"/>
        </w:rPr>
        <w:t xml:space="preserve"> </w:t>
      </w:r>
      <w:r>
        <w:rPr>
          <w:w w:val="115"/>
        </w:rPr>
        <w:t>training programs, demonstrating a proactive approach to equipping their workforce</w:t>
      </w:r>
    </w:p>
    <w:p>
      <w:pPr>
        <w:pStyle w:val="6"/>
        <w:spacing w:line="276" w:lineRule="auto"/>
        <w:ind w:left="920" w:right="8052"/>
      </w:pPr>
      <w:r>
        <w:rPr>
          <w:w w:val="115"/>
          <w:lang w:eastAsia="zh-CN"/>
        </w:rPr>
        <w:t>with the n</w:t>
      </w:r>
      <w:r>
        <w:rPr>
          <w:w w:val="115"/>
        </w:rPr>
        <w:t>ecessary skills and knowledge. A significant</w:t>
      </w:r>
      <w:r>
        <w:rPr>
          <w:spacing w:val="80"/>
          <w:w w:val="115"/>
        </w:rPr>
        <w:t xml:space="preserve"> </w:t>
      </w:r>
      <w:r>
        <w:rPr>
          <w:w w:val="115"/>
        </w:rPr>
        <w:t>50%</w:t>
      </w:r>
      <w:r>
        <w:rPr>
          <w:spacing w:val="-10"/>
          <w:w w:val="115"/>
        </w:rPr>
        <w:t xml:space="preserve"> </w:t>
      </w:r>
      <w:r>
        <w:rPr>
          <w:w w:val="115"/>
        </w:rPr>
        <w:t>plan</w:t>
      </w:r>
      <w:r>
        <w:rPr>
          <w:spacing w:val="-10"/>
          <w:w w:val="115"/>
        </w:rPr>
        <w:t xml:space="preserve"> </w:t>
      </w:r>
      <w:r>
        <w:rPr>
          <w:w w:val="115"/>
        </w:rPr>
        <w:t>to</w:t>
      </w:r>
      <w:r>
        <w:rPr>
          <w:spacing w:val="-10"/>
          <w:w w:val="115"/>
        </w:rPr>
        <w:t xml:space="preserve"> </w:t>
      </w:r>
      <w:r>
        <w:rPr>
          <w:w w:val="115"/>
        </w:rPr>
        <w:t>implement</w:t>
      </w:r>
      <w:r>
        <w:rPr>
          <w:spacing w:val="-10"/>
          <w:w w:val="115"/>
        </w:rPr>
        <w:t xml:space="preserve"> </w:t>
      </w:r>
      <w:r>
        <w:rPr>
          <w:w w:val="115"/>
        </w:rPr>
        <w:t>these training programs within</w:t>
      </w:r>
    </w:p>
    <w:p>
      <w:pPr>
        <w:pStyle w:val="6"/>
        <w:spacing w:line="241" w:lineRule="exact"/>
        <w:ind w:left="920"/>
      </w:pPr>
      <w:r>
        <w:rPr>
          <w:w w:val="115"/>
        </w:rPr>
        <w:t>the</w:t>
      </w:r>
      <w:r>
        <w:rPr>
          <w:spacing w:val="-11"/>
          <w:w w:val="115"/>
        </w:rPr>
        <w:t xml:space="preserve"> </w:t>
      </w:r>
      <w:r>
        <w:rPr>
          <w:w w:val="115"/>
        </w:rPr>
        <w:t>next</w:t>
      </w:r>
      <w:r>
        <w:rPr>
          <w:spacing w:val="-10"/>
          <w:w w:val="115"/>
        </w:rPr>
        <w:t xml:space="preserve"> </w:t>
      </w:r>
      <w:r>
        <w:rPr>
          <w:w w:val="115"/>
        </w:rPr>
        <w:t>12</w:t>
      </w:r>
      <w:r>
        <w:rPr>
          <w:spacing w:val="-10"/>
          <w:w w:val="115"/>
        </w:rPr>
        <w:t xml:space="preserve"> </w:t>
      </w:r>
      <w:r>
        <w:rPr>
          <w:w w:val="115"/>
        </w:rPr>
        <w:t>months</w:t>
      </w:r>
      <w:r>
        <w:rPr>
          <w:spacing w:val="-10"/>
          <w:w w:val="115"/>
        </w:rPr>
        <w:t xml:space="preserve"> </w:t>
      </w:r>
      <w:r>
        <w:rPr>
          <w:spacing w:val="-5"/>
          <w:w w:val="115"/>
        </w:rPr>
        <w:t>and</w:t>
      </w:r>
    </w:p>
    <w:p>
      <w:pPr>
        <w:pStyle w:val="6"/>
        <w:spacing w:before="29" w:line="276" w:lineRule="auto"/>
        <w:ind w:left="920" w:right="1467"/>
        <w:rPr>
          <w:rFonts w:hint="eastAsia" w:eastAsiaTheme="minorEastAsia"/>
          <w:lang w:eastAsia="zh-CN"/>
        </w:rPr>
      </w:pPr>
      <w:r>
        <w:rPr>
          <w:w w:val="115"/>
        </w:rPr>
        <w:t>21% of organizations have plans to introduce such training, although without a specific timeline. This</w:t>
      </w:r>
      <w:r>
        <w:rPr>
          <w:spacing w:val="-6"/>
          <w:w w:val="115"/>
        </w:rPr>
        <w:t xml:space="preserve"> </w:t>
      </w:r>
      <w:r>
        <w:rPr>
          <w:w w:val="115"/>
        </w:rPr>
        <w:t>highlights</w:t>
      </w:r>
      <w:r>
        <w:rPr>
          <w:spacing w:val="-6"/>
          <w:w w:val="115"/>
        </w:rPr>
        <w:t xml:space="preserve"> </w:t>
      </w:r>
      <w:r>
        <w:rPr>
          <w:w w:val="115"/>
        </w:rPr>
        <w:t>the</w:t>
      </w:r>
      <w:r>
        <w:rPr>
          <w:spacing w:val="-6"/>
          <w:w w:val="115"/>
        </w:rPr>
        <w:t xml:space="preserve"> </w:t>
      </w:r>
      <w:r>
        <w:rPr>
          <w:w w:val="115"/>
        </w:rPr>
        <w:t>widespread</w:t>
      </w:r>
      <w:r>
        <w:rPr>
          <w:spacing w:val="-6"/>
          <w:w w:val="115"/>
        </w:rPr>
        <w:t xml:space="preserve"> </w:t>
      </w:r>
      <w:r>
        <w:rPr>
          <w:w w:val="115"/>
        </w:rPr>
        <w:t>recognition</w:t>
      </w:r>
      <w:r>
        <w:rPr>
          <w:spacing w:val="-6"/>
          <w:w w:val="115"/>
        </w:rPr>
        <w:t xml:space="preserve"> </w:t>
      </w:r>
      <w:r>
        <w:rPr>
          <w:w w:val="115"/>
        </w:rPr>
        <w:t>of</w:t>
      </w:r>
      <w:r>
        <w:rPr>
          <w:spacing w:val="-6"/>
          <w:w w:val="115"/>
        </w:rPr>
        <w:t xml:space="preserve"> </w:t>
      </w:r>
      <w:r>
        <w:rPr>
          <w:w w:val="115"/>
        </w:rPr>
        <w:t>the</w:t>
      </w:r>
      <w:r>
        <w:rPr>
          <w:spacing w:val="-6"/>
          <w:w w:val="115"/>
        </w:rPr>
        <w:t xml:space="preserve"> </w:t>
      </w:r>
      <w:r>
        <w:rPr>
          <w:w w:val="115"/>
        </w:rPr>
        <w:t>importance</w:t>
      </w:r>
      <w:r>
        <w:rPr>
          <w:spacing w:val="-6"/>
          <w:w w:val="115"/>
        </w:rPr>
        <w:t xml:space="preserve"> </w:t>
      </w:r>
      <w:r>
        <w:rPr>
          <w:w w:val="115"/>
        </w:rPr>
        <w:t>of</w:t>
      </w:r>
      <w:r>
        <w:rPr>
          <w:spacing w:val="-6"/>
          <w:w w:val="115"/>
        </w:rPr>
        <w:t xml:space="preserve"> </w:t>
      </w:r>
      <w:r>
        <w:rPr>
          <w:w w:val="115"/>
        </w:rPr>
        <w:t>continuous</w:t>
      </w:r>
      <w:r>
        <w:rPr>
          <w:spacing w:val="-6"/>
          <w:w w:val="115"/>
        </w:rPr>
        <w:t xml:space="preserve"> </w:t>
      </w:r>
      <w:r>
        <w:rPr>
          <w:w w:val="115"/>
        </w:rPr>
        <w:t>learning</w:t>
      </w:r>
      <w:r>
        <w:rPr>
          <w:spacing w:val="-6"/>
          <w:w w:val="115"/>
        </w:rPr>
        <w:t xml:space="preserve"> </w:t>
      </w:r>
      <w:r>
        <w:rPr>
          <w:w w:val="115"/>
        </w:rPr>
        <w:t>in</w:t>
      </w:r>
      <w:r>
        <w:rPr>
          <w:spacing w:val="-6"/>
          <w:w w:val="115"/>
        </w:rPr>
        <w:t xml:space="preserve"> </w:t>
      </w:r>
      <w:r>
        <w:rPr>
          <w:w w:val="115"/>
        </w:rPr>
        <w:t>the</w:t>
      </w:r>
      <w:r>
        <w:rPr>
          <w:spacing w:val="-6"/>
          <w:w w:val="115"/>
        </w:rPr>
        <w:t xml:space="preserve"> </w:t>
      </w:r>
      <w:r>
        <w:rPr>
          <w:w w:val="115"/>
        </w:rPr>
        <w:t>rapidly evolving fields of AI and cybersecurity. Only a small fraction (4%) have no plans for such training, suggesting that most organizations are focused on solving the skills and knowledge gaps they’ve previously identified as concerns with AI use</w:t>
      </w:r>
      <w:r>
        <w:rPr>
          <w:w w:val="115"/>
          <w:lang w:eastAsia="zh-CN"/>
        </w:rPr>
        <w:t>.</w:t>
      </w:r>
      <w:r>
        <w:rPr>
          <w:rFonts w:ascii="微软雅黑" w:eastAsia="微软雅黑" w:cs="微软雅黑"/>
          <w:w w:val="115"/>
          <w:lang w:eastAsia="zh-CN"/>
        </w:rPr>
        <w:t xml:space="preserve"> 该调查表明，人们强烈倾向于投资于组织内员工的人工智能和网络安全培训项目。一个值得注意的</w:t>
      </w:r>
      <w:r>
        <w:rPr>
          <w:rFonts w:hint="eastAsia" w:ascii="微软雅黑" w:eastAsia="微软雅黑" w:cs="微软雅黑"/>
          <w:w w:val="115"/>
          <w:lang w:eastAsia="zh-CN"/>
        </w:rPr>
        <w:t>现象是：</w:t>
      </w:r>
      <w:r>
        <w:rPr>
          <w:rFonts w:ascii="微软雅黑" w:eastAsia="微软雅黑" w:cs="微软雅黑"/>
          <w:w w:val="115"/>
          <w:lang w:eastAsia="zh-CN"/>
        </w:rPr>
        <w:t>26%的组织已经在</w:t>
      </w:r>
      <w:r>
        <w:rPr>
          <w:rFonts w:hint="eastAsia" w:ascii="微软雅黑" w:eastAsia="微软雅黑" w:cs="微软雅黑"/>
          <w:w w:val="115"/>
          <w:lang w:val="en-US" w:eastAsia="zh-CN"/>
        </w:rPr>
        <w:t>实施</w:t>
      </w:r>
      <w:r>
        <w:rPr>
          <w:rFonts w:ascii="微软雅黑" w:eastAsia="微软雅黑" w:cs="微软雅黑"/>
          <w:w w:val="115"/>
          <w:lang w:eastAsia="zh-CN"/>
        </w:rPr>
        <w:t>此类培训计划，</w:t>
      </w:r>
      <w:r>
        <w:rPr>
          <w:rFonts w:hint="eastAsia" w:ascii="微软雅黑" w:eastAsia="微软雅黑" w:cs="微软雅黑"/>
          <w:w w:val="115"/>
          <w:lang w:val="en-US" w:eastAsia="zh-CN"/>
        </w:rPr>
        <w:t>证明这是一种</w:t>
      </w:r>
      <w:r>
        <w:rPr>
          <w:rFonts w:ascii="微软雅黑" w:eastAsia="微软雅黑" w:cs="微软雅黑"/>
          <w:w w:val="115"/>
          <w:lang w:eastAsia="zh-CN"/>
        </w:rPr>
        <w:t>为员工</w:t>
      </w:r>
      <w:r>
        <w:rPr>
          <w:rFonts w:hint="eastAsia" w:ascii="微软雅黑" w:eastAsia="微软雅黑" w:cs="微软雅黑"/>
          <w:w w:val="115"/>
          <w:lang w:eastAsia="zh-CN"/>
        </w:rPr>
        <w:t>提供</w:t>
      </w:r>
      <w:r>
        <w:rPr>
          <w:rFonts w:ascii="微软雅黑" w:eastAsia="微软雅黑" w:cs="微软雅黑"/>
          <w:w w:val="115"/>
          <w:lang w:eastAsia="zh-CN"/>
        </w:rPr>
        <w:t>必要的技能和知识的积极方法</w:t>
      </w:r>
      <w:r>
        <w:rPr>
          <w:rFonts w:hint="eastAsia" w:ascii="微软雅黑" w:eastAsia="微软雅黑" w:cs="微软雅黑"/>
          <w:w w:val="115"/>
          <w:lang w:eastAsia="zh-CN"/>
        </w:rPr>
        <w:t>；</w:t>
      </w:r>
      <w:r>
        <w:rPr>
          <w:rFonts w:ascii="微软雅黑" w:eastAsia="微软雅黑" w:cs="微软雅黑"/>
          <w:w w:val="115"/>
          <w:lang w:eastAsia="zh-CN"/>
        </w:rPr>
        <w:t>有50%的</w:t>
      </w:r>
      <w:r>
        <w:rPr>
          <w:rFonts w:hint="eastAsia" w:ascii="微软雅黑" w:eastAsia="微软雅黑" w:cs="微软雅黑"/>
          <w:w w:val="115"/>
          <w:lang w:eastAsia="zh-CN"/>
        </w:rPr>
        <w:t>组织</w:t>
      </w:r>
      <w:r>
        <w:rPr>
          <w:rFonts w:ascii="微软雅黑" w:eastAsia="微软雅黑" w:cs="微软雅黑"/>
          <w:w w:val="115"/>
          <w:lang w:eastAsia="zh-CN"/>
        </w:rPr>
        <w:t>计划在接下来的12</w:t>
      </w:r>
      <w:r>
        <w:rPr>
          <w:rFonts w:ascii="微软雅黑" w:eastAsia="微软雅黑" w:cs="微软雅黑"/>
          <w:spacing w:val="-10"/>
          <w:w w:val="115"/>
          <w:lang w:eastAsia="zh-CN"/>
        </w:rPr>
        <w:t>个</w:t>
      </w:r>
      <w:r>
        <w:rPr>
          <w:rFonts w:ascii="微软雅黑" w:eastAsia="微软雅黑" w:cs="微软雅黑"/>
          <w:w w:val="115"/>
          <w:lang w:eastAsia="zh-CN"/>
        </w:rPr>
        <w:t>月</w:t>
      </w:r>
      <w:r>
        <w:rPr>
          <w:rFonts w:hint="eastAsia" w:ascii="微软雅黑" w:eastAsia="微软雅黑" w:cs="微软雅黑"/>
          <w:w w:val="115"/>
          <w:lang w:eastAsia="zh-CN"/>
        </w:rPr>
        <w:t>提供；</w:t>
      </w:r>
      <w:r>
        <w:rPr>
          <w:rFonts w:ascii="微软雅黑" w:eastAsia="微软雅黑" w:cs="微软雅黑"/>
          <w:w w:val="115"/>
          <w:lang w:eastAsia="zh-CN"/>
        </w:rPr>
        <w:t>21%的组织尽管没有具体的时间表</w:t>
      </w:r>
      <w:r>
        <w:rPr>
          <w:rFonts w:hint="eastAsia" w:ascii="微软雅黑" w:eastAsia="微软雅黑" w:cs="微软雅黑"/>
          <w:w w:val="115"/>
          <w:lang w:eastAsia="zh-CN"/>
        </w:rPr>
        <w:t>，但仍</w:t>
      </w:r>
      <w:r>
        <w:rPr>
          <w:rFonts w:ascii="微软雅黑" w:eastAsia="微软雅黑" w:cs="微软雅黑"/>
          <w:w w:val="115"/>
          <w:lang w:eastAsia="zh-CN"/>
        </w:rPr>
        <w:t>有引入此类培训的计划。这凸显</w:t>
      </w:r>
      <w:r>
        <w:rPr>
          <w:rFonts w:ascii="微软雅黑" w:eastAsia="微软雅黑" w:cs="微软雅黑"/>
          <w:spacing w:val="-6"/>
          <w:w w:val="115"/>
          <w:lang w:eastAsia="zh-CN"/>
        </w:rPr>
        <w:t>了人们对</w:t>
      </w:r>
      <w:r>
        <w:rPr>
          <w:rFonts w:ascii="微软雅黑" w:eastAsia="微软雅黑" w:cs="微软雅黑"/>
          <w:w w:val="115"/>
          <w:lang w:eastAsia="zh-CN"/>
        </w:rPr>
        <w:t>快速发展的人工智能和网络安全领域</w:t>
      </w:r>
      <w:r>
        <w:rPr>
          <w:rFonts w:hint="eastAsia" w:ascii="微软雅黑" w:eastAsia="微软雅黑" w:cs="微软雅黑"/>
          <w:w w:val="115"/>
          <w:lang w:eastAsia="zh-CN"/>
        </w:rPr>
        <w:t>进行</w:t>
      </w:r>
      <w:r>
        <w:rPr>
          <w:rFonts w:ascii="微软雅黑" w:eastAsia="微软雅黑" w:cs="微软雅黑"/>
          <w:w w:val="115"/>
          <w:lang w:eastAsia="zh-CN"/>
        </w:rPr>
        <w:t>持续学习重要性的</w:t>
      </w:r>
      <w:r>
        <w:rPr>
          <w:rFonts w:hint="eastAsia" w:ascii="微软雅黑" w:eastAsia="微软雅黑" w:cs="微软雅黑"/>
          <w:w w:val="115"/>
          <w:lang w:eastAsia="zh-CN"/>
        </w:rPr>
        <w:t>共同认识</w:t>
      </w:r>
      <w:r>
        <w:rPr>
          <w:rFonts w:ascii="微软雅黑" w:eastAsia="微软雅黑" w:cs="微软雅黑"/>
          <w:w w:val="115"/>
          <w:lang w:eastAsia="zh-CN"/>
        </w:rPr>
        <w:t>。只有一小部分（4%）</w:t>
      </w:r>
      <w:r>
        <w:rPr>
          <w:rFonts w:hint="eastAsia" w:ascii="微软雅黑" w:eastAsia="微软雅黑" w:cs="微软雅黑"/>
          <w:w w:val="115"/>
          <w:lang w:eastAsia="zh-CN"/>
        </w:rPr>
        <w:t>组织</w:t>
      </w:r>
      <w:r>
        <w:rPr>
          <w:rFonts w:ascii="微软雅黑" w:eastAsia="微软雅黑" w:cs="微软雅黑"/>
          <w:w w:val="115"/>
          <w:lang w:eastAsia="zh-CN"/>
        </w:rPr>
        <w:t>没有此类培训计划，这表明大多数组织都专注于解决他们之前认为与人工智能使用有关的技能和知识差距</w:t>
      </w:r>
      <w:r>
        <w:rPr>
          <w:rFonts w:hint="eastAsia" w:ascii="微软雅黑" w:eastAsia="微软雅黑" w:cs="微软雅黑"/>
          <w:w w:val="115"/>
          <w:lang w:eastAsia="zh-CN"/>
        </w:rPr>
        <w:t>。</w:t>
      </w:r>
    </w:p>
    <w:p>
      <w:pPr>
        <w:pStyle w:val="6"/>
        <w:spacing w:before="11"/>
        <w:rPr>
          <w:sz w:val="22"/>
          <w:lang w:eastAsia="zh-CN"/>
        </w:rPr>
      </w:pPr>
    </w:p>
    <w:p>
      <w:pPr>
        <w:pStyle w:val="4"/>
        <w:rPr>
          <w:rFonts w:ascii="微软雅黑" w:eastAsia="微软雅黑" w:cs="微软雅黑"/>
          <w:w w:val="115"/>
          <w:lang w:eastAsia="zh-CN"/>
        </w:rPr>
      </w:pPr>
      <w:r>
        <w:rPr>
          <w:rFonts w:hint="eastAsia" w:ascii="微软雅黑" w:eastAsia="微软雅黑" w:cs="微软雅黑"/>
          <w:w w:val="115"/>
          <w:lang w:eastAsia="zh-CN"/>
        </w:rPr>
        <w:t>来自高级管理层采用人工智能的压力</w:t>
      </w:r>
    </w:p>
    <w:p>
      <w:pPr>
        <w:pStyle w:val="4"/>
        <w:spacing w:before="0"/>
        <w:rPr>
          <w:lang w:eastAsia="zh-CN"/>
        </w:rPr>
      </w:pPr>
    </w:p>
    <w:p>
      <w:pPr>
        <w:pStyle w:val="6"/>
        <w:spacing w:before="12"/>
        <w:rPr>
          <w:b/>
          <w:sz w:val="14"/>
          <w:lang w:eastAsia="zh-CN"/>
        </w:rPr>
      </w:pPr>
    </w:p>
    <w:p>
      <w:pPr>
        <w:rPr>
          <w:sz w:val="14"/>
          <w:lang w:eastAsia="zh-CN"/>
        </w:rPr>
        <w:sectPr>
          <w:headerReference r:id="rId32" w:type="default"/>
          <w:footerReference r:id="rId33" w:type="default"/>
          <w:type w:val="continuous"/>
          <w:pgSz w:w="12240" w:h="15840"/>
          <w:pgMar w:top="1220" w:right="0" w:bottom="860" w:left="520" w:header="0" w:footer="675" w:gutter="0"/>
          <w:cols w:space="720" w:num="1"/>
        </w:sectPr>
      </w:pPr>
    </w:p>
    <w:p>
      <w:pPr>
        <w:pStyle w:val="6"/>
        <w:rPr>
          <w:b/>
          <w:sz w:val="18"/>
          <w:lang w:eastAsia="zh-CN"/>
        </w:rPr>
      </w:pPr>
      <w:r>
        <mc:AlternateContent>
          <mc:Choice Requires="wps">
            <w:drawing>
              <wp:anchor distT="0" distB="0" distL="114300" distR="114300" simplePos="0" relativeHeight="251921408" behindDoc="0" locked="0" layoutInCell="1" allowOverlap="1">
                <wp:simplePos x="0" y="0"/>
                <wp:positionH relativeFrom="page">
                  <wp:posOffset>889635</wp:posOffset>
                </wp:positionH>
                <wp:positionV relativeFrom="paragraph">
                  <wp:posOffset>116840</wp:posOffset>
                </wp:positionV>
                <wp:extent cx="3887470" cy="376555"/>
                <wp:effectExtent l="0" t="0" r="11430" b="4445"/>
                <wp:wrapNone/>
                <wp:docPr id="1279" name="文本框 1279"/>
                <wp:cNvGraphicFramePr/>
                <a:graphic xmlns:a="http://schemas.openxmlformats.org/drawingml/2006/main">
                  <a:graphicData uri="http://schemas.microsoft.com/office/word/2010/wordprocessingShape">
                    <wps:wsp>
                      <wps:cNvSpPr txBox="1"/>
                      <wps:spPr>
                        <a:xfrm>
                          <a:off x="0" y="0"/>
                          <a:ext cx="3887470" cy="376555"/>
                        </a:xfrm>
                        <a:prstGeom prst="rect">
                          <a:avLst/>
                        </a:prstGeom>
                        <a:solidFill>
                          <a:srgbClr val="EEF3F8"/>
                        </a:solidFill>
                        <a:ln>
                          <a:noFill/>
                        </a:ln>
                      </wps:spPr>
                      <wps:txbx>
                        <w:txbxContent>
                          <w:p>
                            <w:pPr>
                              <w:spacing w:before="63" w:line="278" w:lineRule="auto"/>
                              <w:ind w:right="723"/>
                              <w:rPr>
                                <w:i/>
                                <w:color w:val="000000"/>
                                <w:sz w:val="17"/>
                                <w:lang w:eastAsia="zh-CN"/>
                              </w:rPr>
                            </w:pPr>
                            <w:r>
                              <w:rPr>
                                <w:rFonts w:ascii="微软雅黑" w:eastAsia="微软雅黑" w:cs="微软雅黑"/>
                                <w:i/>
                                <w:color w:val="454C5B"/>
                                <w:w w:val="115"/>
                                <w:sz w:val="17"/>
                                <w:lang w:eastAsia="zh-CN"/>
                              </w:rPr>
                              <w:t>您的</w:t>
                            </w:r>
                            <w:r>
                              <w:rPr>
                                <w:rFonts w:hint="eastAsia" w:ascii="微软雅黑" w:eastAsia="微软雅黑" w:cs="微软雅黑"/>
                                <w:i/>
                                <w:color w:val="454C5B"/>
                                <w:w w:val="115"/>
                                <w:sz w:val="17"/>
                                <w:lang w:eastAsia="zh-CN"/>
                              </w:rPr>
                              <w:t>高级管理</w:t>
                            </w:r>
                            <w:r>
                              <w:rPr>
                                <w:rFonts w:ascii="微软雅黑" w:eastAsia="微软雅黑" w:cs="微软雅黑"/>
                                <w:i/>
                                <w:color w:val="454C5B"/>
                                <w:w w:val="115"/>
                                <w:sz w:val="17"/>
                                <w:lang w:eastAsia="zh-CN"/>
                              </w:rPr>
                              <w:t>层（如董事会</w:t>
                            </w:r>
                            <w:r>
                              <w:rPr>
                                <w:rFonts w:ascii="微软雅黑" w:eastAsia="微软雅黑" w:cs="微软雅黑"/>
                                <w:i/>
                                <w:color w:val="454C5B"/>
                                <w:spacing w:val="-11"/>
                                <w:w w:val="115"/>
                                <w:sz w:val="17"/>
                                <w:lang w:eastAsia="zh-CN"/>
                              </w:rPr>
                              <w:t>）</w:t>
                            </w:r>
                            <w:r>
                              <w:rPr>
                                <w:rFonts w:ascii="微软雅黑" w:eastAsia="微软雅黑" w:cs="微软雅黑"/>
                                <w:i/>
                                <w:color w:val="454C5B"/>
                                <w:w w:val="115"/>
                                <w:sz w:val="17"/>
                                <w:lang w:eastAsia="zh-CN"/>
                              </w:rPr>
                              <w:t>是</w:t>
                            </w:r>
                            <w:r>
                              <w:rPr>
                                <w:rFonts w:ascii="微软雅黑" w:eastAsia="微软雅黑" w:cs="微软雅黑"/>
                                <w:i/>
                                <w:color w:val="454C5B"/>
                                <w:spacing w:val="-12"/>
                                <w:w w:val="115"/>
                                <w:sz w:val="17"/>
                                <w:lang w:eastAsia="zh-CN"/>
                              </w:rPr>
                              <w:t>否在</w:t>
                            </w:r>
                            <w:r>
                              <w:rPr>
                                <w:rFonts w:ascii="微软雅黑" w:eastAsia="微软雅黑" w:cs="微软雅黑"/>
                                <w:i/>
                                <w:color w:val="454C5B"/>
                                <w:w w:val="115"/>
                                <w:sz w:val="17"/>
                                <w:lang w:eastAsia="zh-CN"/>
                              </w:rPr>
                              <w:t>推动人工智能的采用</w:t>
                            </w:r>
                            <w:r>
                              <w:rPr>
                                <w:rFonts w:hint="eastAsia" w:ascii="微软雅黑" w:eastAsia="微软雅黑" w:cs="微软雅黑"/>
                                <w:i/>
                                <w:color w:val="454C5B"/>
                                <w:w w:val="115"/>
                                <w:sz w:val="17"/>
                                <w:lang w:eastAsia="zh-CN"/>
                              </w:rPr>
                              <w:t>？</w:t>
                            </w:r>
                          </w:p>
                        </w:txbxContent>
                      </wps:txbx>
                      <wps:bodyPr lIns="0" tIns="0" rIns="0" bIns="0" upright="1"/>
                    </wps:wsp>
                  </a:graphicData>
                </a:graphic>
              </wp:anchor>
            </w:drawing>
          </mc:Choice>
          <mc:Fallback>
            <w:pict>
              <v:shape id="_x0000_s1026" o:spid="_x0000_s1026" o:spt="202" type="#_x0000_t202" style="position:absolute;left:0pt;margin-left:70.05pt;margin-top:9.2pt;height:29.65pt;width:306.1pt;mso-position-horizontal-relative:page;z-index:251921408;mso-width-relative:page;mso-height-relative:page;" fillcolor="#EEF3F8" filled="t" stroked="f" coordsize="21600,21600" o:gfxdata="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jMD+G1wAAAAkBAAAPAAAAAAAAAAEAIAAA&#10;ACIAAABkcnMvZG93bnJldi54bWxQSwECFAAUAAAACACHTuJAYDwaStQBAAChAwAADgAAAAAAAAAB&#10;ACAAAAAmAQAAZHJzL2Uyb0RvYy54bWxQSwUGAAAAAAYABgBZAQAAbAUAAAAA&#10;">
                <v:fill on="t" focussize="0,0"/>
                <v:stroke on="f"/>
                <v:imagedata o:title=""/>
                <o:lock v:ext="edit" aspectratio="f"/>
                <v:textbox inset="0mm,0mm,0mm,0mm">
                  <w:txbxContent>
                    <w:p>
                      <w:pPr>
                        <w:spacing w:before="63" w:line="278" w:lineRule="auto"/>
                        <w:ind w:right="723"/>
                        <w:rPr>
                          <w:i/>
                          <w:color w:val="000000"/>
                          <w:sz w:val="17"/>
                          <w:lang w:eastAsia="zh-CN"/>
                        </w:rPr>
                      </w:pPr>
                      <w:r>
                        <w:rPr>
                          <w:rFonts w:ascii="微软雅黑" w:eastAsia="微软雅黑" w:cs="微软雅黑"/>
                          <w:i/>
                          <w:color w:val="454C5B"/>
                          <w:w w:val="115"/>
                          <w:sz w:val="17"/>
                          <w:lang w:eastAsia="zh-CN"/>
                        </w:rPr>
                        <w:t>您的</w:t>
                      </w:r>
                      <w:r>
                        <w:rPr>
                          <w:rFonts w:hint="eastAsia" w:ascii="微软雅黑" w:eastAsia="微软雅黑" w:cs="微软雅黑"/>
                          <w:i/>
                          <w:color w:val="454C5B"/>
                          <w:w w:val="115"/>
                          <w:sz w:val="17"/>
                          <w:lang w:eastAsia="zh-CN"/>
                        </w:rPr>
                        <w:t>高级管理</w:t>
                      </w:r>
                      <w:r>
                        <w:rPr>
                          <w:rFonts w:ascii="微软雅黑" w:eastAsia="微软雅黑" w:cs="微软雅黑"/>
                          <w:i/>
                          <w:color w:val="454C5B"/>
                          <w:w w:val="115"/>
                          <w:sz w:val="17"/>
                          <w:lang w:eastAsia="zh-CN"/>
                        </w:rPr>
                        <w:t>层（如董事会</w:t>
                      </w:r>
                      <w:r>
                        <w:rPr>
                          <w:rFonts w:ascii="微软雅黑" w:eastAsia="微软雅黑" w:cs="微软雅黑"/>
                          <w:i/>
                          <w:color w:val="454C5B"/>
                          <w:spacing w:val="-11"/>
                          <w:w w:val="115"/>
                          <w:sz w:val="17"/>
                          <w:lang w:eastAsia="zh-CN"/>
                        </w:rPr>
                        <w:t>）</w:t>
                      </w:r>
                      <w:r>
                        <w:rPr>
                          <w:rFonts w:ascii="微软雅黑" w:eastAsia="微软雅黑" w:cs="微软雅黑"/>
                          <w:i/>
                          <w:color w:val="454C5B"/>
                          <w:w w:val="115"/>
                          <w:sz w:val="17"/>
                          <w:lang w:eastAsia="zh-CN"/>
                        </w:rPr>
                        <w:t>是</w:t>
                      </w:r>
                      <w:r>
                        <w:rPr>
                          <w:rFonts w:ascii="微软雅黑" w:eastAsia="微软雅黑" w:cs="微软雅黑"/>
                          <w:i/>
                          <w:color w:val="454C5B"/>
                          <w:spacing w:val="-12"/>
                          <w:w w:val="115"/>
                          <w:sz w:val="17"/>
                          <w:lang w:eastAsia="zh-CN"/>
                        </w:rPr>
                        <w:t>否在</w:t>
                      </w:r>
                      <w:r>
                        <w:rPr>
                          <w:rFonts w:ascii="微软雅黑" w:eastAsia="微软雅黑" w:cs="微软雅黑"/>
                          <w:i/>
                          <w:color w:val="454C5B"/>
                          <w:w w:val="115"/>
                          <w:sz w:val="17"/>
                          <w:lang w:eastAsia="zh-CN"/>
                        </w:rPr>
                        <w:t>推动人工智能的采用</w:t>
                      </w:r>
                      <w:r>
                        <w:rPr>
                          <w:rFonts w:hint="eastAsia" w:ascii="微软雅黑" w:eastAsia="微软雅黑" w:cs="微软雅黑"/>
                          <w:i/>
                          <w:color w:val="454C5B"/>
                          <w:w w:val="115"/>
                          <w:sz w:val="17"/>
                          <w:lang w:eastAsia="zh-CN"/>
                        </w:rPr>
                        <w:t>？</w:t>
                      </w:r>
                    </w:p>
                  </w:txbxContent>
                </v:textbox>
              </v:shape>
            </w:pict>
          </mc:Fallback>
        </mc:AlternateContent>
      </w:r>
    </w:p>
    <w:p>
      <w:pPr>
        <w:pStyle w:val="6"/>
        <w:rPr>
          <w:b/>
          <w:sz w:val="18"/>
          <w:lang w:eastAsia="zh-CN"/>
        </w:rPr>
      </w:pPr>
    </w:p>
    <w:p>
      <w:pPr>
        <w:pStyle w:val="6"/>
        <w:rPr>
          <w:b/>
          <w:sz w:val="18"/>
          <w:lang w:eastAsia="zh-CN"/>
        </w:rPr>
      </w:pPr>
    </w:p>
    <w:p>
      <w:pPr>
        <w:pStyle w:val="6"/>
        <w:rPr>
          <w:b/>
          <w:sz w:val="18"/>
          <w:lang w:eastAsia="zh-CN"/>
        </w:rPr>
      </w:pPr>
    </w:p>
    <w:p>
      <w:pPr>
        <w:pStyle w:val="6"/>
        <w:rPr>
          <w:b/>
          <w:sz w:val="18"/>
          <w:lang w:eastAsia="zh-CN"/>
        </w:rPr>
      </w:pPr>
    </w:p>
    <w:p>
      <w:pPr>
        <w:pStyle w:val="6"/>
        <w:rPr>
          <w:b/>
          <w:sz w:val="18"/>
          <w:lang w:eastAsia="zh-CN"/>
        </w:rPr>
      </w:pPr>
    </w:p>
    <w:p>
      <w:pPr>
        <w:pStyle w:val="6"/>
        <w:rPr>
          <w:b/>
          <w:sz w:val="18"/>
          <w:lang w:eastAsia="zh-CN"/>
        </w:rPr>
      </w:pPr>
    </w:p>
    <w:p>
      <w:pPr>
        <w:pStyle w:val="6"/>
        <w:rPr>
          <w:b/>
          <w:sz w:val="18"/>
          <w:lang w:eastAsia="zh-CN"/>
        </w:rPr>
      </w:pPr>
    </w:p>
    <w:p>
      <w:pPr>
        <w:pStyle w:val="6"/>
        <w:spacing w:before="10"/>
        <w:rPr>
          <w:b/>
          <w:lang w:eastAsia="zh-CN"/>
        </w:rPr>
      </w:pPr>
    </w:p>
    <w:p>
      <w:pPr>
        <w:spacing w:before="1"/>
        <w:ind w:left="4172"/>
        <w:rPr>
          <w:sz w:val="14"/>
        </w:rPr>
      </w:pPr>
      <w:r>
        <mc:AlternateContent>
          <mc:Choice Requires="wpg">
            <w:drawing>
              <wp:anchor distT="0" distB="0" distL="114300" distR="114300" simplePos="0" relativeHeight="251921408" behindDoc="0" locked="0" layoutInCell="1" allowOverlap="1">
                <wp:simplePos x="0" y="0"/>
                <wp:positionH relativeFrom="page">
                  <wp:posOffset>921385</wp:posOffset>
                </wp:positionH>
                <wp:positionV relativeFrom="paragraph">
                  <wp:posOffset>-662305</wp:posOffset>
                </wp:positionV>
                <wp:extent cx="1830705" cy="1837690"/>
                <wp:effectExtent l="0" t="635" r="10795" b="3175"/>
                <wp:wrapNone/>
                <wp:docPr id="1280" name="组合 1280"/>
                <wp:cNvGraphicFramePr/>
                <a:graphic xmlns:a="http://schemas.openxmlformats.org/drawingml/2006/main">
                  <a:graphicData uri="http://schemas.microsoft.com/office/word/2010/wordprocessingGroup">
                    <wpg:wgp>
                      <wpg:cNvGrpSpPr/>
                      <wpg:grpSpPr>
                        <a:xfrm>
                          <a:off x="0" y="0"/>
                          <a:ext cx="1830705" cy="1837690"/>
                          <a:chOff x="1451" y="-1043"/>
                          <a:chExt cx="2883" cy="2894"/>
                        </a:xfrm>
                      </wpg:grpSpPr>
                      <wps:wsp>
                        <wps:cNvPr id="1281" name="任意多边形 448"/>
                        <wps:cNvSpPr/>
                        <wps:spPr>
                          <a:xfrm>
                            <a:off x="1451" y="-1033"/>
                            <a:ext cx="2883" cy="2883"/>
                          </a:xfrm>
                          <a:custGeom>
                            <a:avLst/>
                            <a:gdLst/>
                            <a:ahLst/>
                            <a:cxnLst/>
                            <a:pathLst>
                              <a:path w="2883" h="2883">
                                <a:moveTo>
                                  <a:pt x="1441" y="0"/>
                                </a:moveTo>
                                <a:lnTo>
                                  <a:pt x="1394" y="1"/>
                                </a:lnTo>
                                <a:lnTo>
                                  <a:pt x="1441" y="1441"/>
                                </a:lnTo>
                                <a:lnTo>
                                  <a:pt x="236" y="651"/>
                                </a:lnTo>
                                <a:lnTo>
                                  <a:pt x="196" y="716"/>
                                </a:lnTo>
                                <a:lnTo>
                                  <a:pt x="159" y="782"/>
                                </a:lnTo>
                                <a:lnTo>
                                  <a:pt x="126" y="851"/>
                                </a:lnTo>
                                <a:lnTo>
                                  <a:pt x="97" y="921"/>
                                </a:lnTo>
                                <a:lnTo>
                                  <a:pt x="72" y="992"/>
                                </a:lnTo>
                                <a:lnTo>
                                  <a:pt x="50" y="1065"/>
                                </a:lnTo>
                                <a:lnTo>
                                  <a:pt x="32" y="1139"/>
                                </a:lnTo>
                                <a:lnTo>
                                  <a:pt x="18" y="1213"/>
                                </a:lnTo>
                                <a:lnTo>
                                  <a:pt x="8" y="1289"/>
                                </a:lnTo>
                                <a:lnTo>
                                  <a:pt x="2" y="1365"/>
                                </a:lnTo>
                                <a:lnTo>
                                  <a:pt x="0" y="1441"/>
                                </a:lnTo>
                                <a:lnTo>
                                  <a:pt x="2" y="1517"/>
                                </a:lnTo>
                                <a:lnTo>
                                  <a:pt x="8" y="1592"/>
                                </a:lnTo>
                                <a:lnTo>
                                  <a:pt x="18" y="1666"/>
                                </a:lnTo>
                                <a:lnTo>
                                  <a:pt x="32" y="1739"/>
                                </a:lnTo>
                                <a:lnTo>
                                  <a:pt x="49" y="1810"/>
                                </a:lnTo>
                                <a:lnTo>
                                  <a:pt x="70" y="1880"/>
                                </a:lnTo>
                                <a:lnTo>
                                  <a:pt x="94" y="1949"/>
                                </a:lnTo>
                                <a:lnTo>
                                  <a:pt x="121" y="2016"/>
                                </a:lnTo>
                                <a:lnTo>
                                  <a:pt x="152" y="2082"/>
                                </a:lnTo>
                                <a:lnTo>
                                  <a:pt x="186" y="2145"/>
                                </a:lnTo>
                                <a:lnTo>
                                  <a:pt x="223" y="2207"/>
                                </a:lnTo>
                                <a:lnTo>
                                  <a:pt x="263" y="2266"/>
                                </a:lnTo>
                                <a:lnTo>
                                  <a:pt x="306" y="2324"/>
                                </a:lnTo>
                                <a:lnTo>
                                  <a:pt x="351" y="2379"/>
                                </a:lnTo>
                                <a:lnTo>
                                  <a:pt x="399" y="2432"/>
                                </a:lnTo>
                                <a:lnTo>
                                  <a:pt x="450" y="2483"/>
                                </a:lnTo>
                                <a:lnTo>
                                  <a:pt x="503" y="2531"/>
                                </a:lnTo>
                                <a:lnTo>
                                  <a:pt x="558" y="2576"/>
                                </a:lnTo>
                                <a:lnTo>
                                  <a:pt x="616" y="2619"/>
                                </a:lnTo>
                                <a:lnTo>
                                  <a:pt x="675" y="2659"/>
                                </a:lnTo>
                                <a:lnTo>
                                  <a:pt x="737" y="2696"/>
                                </a:lnTo>
                                <a:lnTo>
                                  <a:pt x="801" y="2730"/>
                                </a:lnTo>
                                <a:lnTo>
                                  <a:pt x="866" y="2761"/>
                                </a:lnTo>
                                <a:lnTo>
                                  <a:pt x="933" y="2788"/>
                                </a:lnTo>
                                <a:lnTo>
                                  <a:pt x="1002" y="2813"/>
                                </a:lnTo>
                                <a:lnTo>
                                  <a:pt x="1072" y="2833"/>
                                </a:lnTo>
                                <a:lnTo>
                                  <a:pt x="1143" y="2851"/>
                                </a:lnTo>
                                <a:lnTo>
                                  <a:pt x="1216" y="2864"/>
                                </a:lnTo>
                                <a:lnTo>
                                  <a:pt x="1290" y="2874"/>
                                </a:lnTo>
                                <a:lnTo>
                                  <a:pt x="1365" y="2880"/>
                                </a:lnTo>
                                <a:lnTo>
                                  <a:pt x="1441" y="2882"/>
                                </a:lnTo>
                                <a:lnTo>
                                  <a:pt x="1517" y="2880"/>
                                </a:lnTo>
                                <a:lnTo>
                                  <a:pt x="1592" y="2874"/>
                                </a:lnTo>
                                <a:lnTo>
                                  <a:pt x="1666" y="2864"/>
                                </a:lnTo>
                                <a:lnTo>
                                  <a:pt x="1739" y="2851"/>
                                </a:lnTo>
                                <a:lnTo>
                                  <a:pt x="1811" y="2833"/>
                                </a:lnTo>
                                <a:lnTo>
                                  <a:pt x="1881" y="2813"/>
                                </a:lnTo>
                                <a:lnTo>
                                  <a:pt x="1949" y="2788"/>
                                </a:lnTo>
                                <a:lnTo>
                                  <a:pt x="2016" y="2761"/>
                                </a:lnTo>
                                <a:lnTo>
                                  <a:pt x="2082" y="2730"/>
                                </a:lnTo>
                                <a:lnTo>
                                  <a:pt x="2145" y="2696"/>
                                </a:lnTo>
                                <a:lnTo>
                                  <a:pt x="2207" y="2659"/>
                                </a:lnTo>
                                <a:lnTo>
                                  <a:pt x="2267" y="2619"/>
                                </a:lnTo>
                                <a:lnTo>
                                  <a:pt x="2324" y="2576"/>
                                </a:lnTo>
                                <a:lnTo>
                                  <a:pt x="2380" y="2531"/>
                                </a:lnTo>
                                <a:lnTo>
                                  <a:pt x="2433" y="2483"/>
                                </a:lnTo>
                                <a:lnTo>
                                  <a:pt x="2483" y="2432"/>
                                </a:lnTo>
                                <a:lnTo>
                                  <a:pt x="2531" y="2379"/>
                                </a:lnTo>
                                <a:lnTo>
                                  <a:pt x="2577" y="2324"/>
                                </a:lnTo>
                                <a:lnTo>
                                  <a:pt x="2619" y="2266"/>
                                </a:lnTo>
                                <a:lnTo>
                                  <a:pt x="2659" y="2207"/>
                                </a:lnTo>
                                <a:lnTo>
                                  <a:pt x="2696" y="2145"/>
                                </a:lnTo>
                                <a:lnTo>
                                  <a:pt x="2730" y="2082"/>
                                </a:lnTo>
                                <a:lnTo>
                                  <a:pt x="2761" y="2016"/>
                                </a:lnTo>
                                <a:lnTo>
                                  <a:pt x="2789" y="1949"/>
                                </a:lnTo>
                                <a:lnTo>
                                  <a:pt x="2813" y="1880"/>
                                </a:lnTo>
                                <a:lnTo>
                                  <a:pt x="2834" y="1810"/>
                                </a:lnTo>
                                <a:lnTo>
                                  <a:pt x="2851" y="1739"/>
                                </a:lnTo>
                                <a:lnTo>
                                  <a:pt x="2864" y="1666"/>
                                </a:lnTo>
                                <a:lnTo>
                                  <a:pt x="2874" y="1592"/>
                                </a:lnTo>
                                <a:lnTo>
                                  <a:pt x="2880" y="1517"/>
                                </a:lnTo>
                                <a:lnTo>
                                  <a:pt x="2882" y="1441"/>
                                </a:lnTo>
                                <a:lnTo>
                                  <a:pt x="2880" y="1365"/>
                                </a:lnTo>
                                <a:lnTo>
                                  <a:pt x="2874" y="1290"/>
                                </a:lnTo>
                                <a:lnTo>
                                  <a:pt x="2864" y="1216"/>
                                </a:lnTo>
                                <a:lnTo>
                                  <a:pt x="2851" y="1143"/>
                                </a:lnTo>
                                <a:lnTo>
                                  <a:pt x="2834" y="1071"/>
                                </a:lnTo>
                                <a:lnTo>
                                  <a:pt x="2813" y="1001"/>
                                </a:lnTo>
                                <a:lnTo>
                                  <a:pt x="2789" y="933"/>
                                </a:lnTo>
                                <a:lnTo>
                                  <a:pt x="2761" y="866"/>
                                </a:lnTo>
                                <a:lnTo>
                                  <a:pt x="2730" y="800"/>
                                </a:lnTo>
                                <a:lnTo>
                                  <a:pt x="2696" y="737"/>
                                </a:lnTo>
                                <a:lnTo>
                                  <a:pt x="2659" y="675"/>
                                </a:lnTo>
                                <a:lnTo>
                                  <a:pt x="2619" y="615"/>
                                </a:lnTo>
                                <a:lnTo>
                                  <a:pt x="2577" y="558"/>
                                </a:lnTo>
                                <a:lnTo>
                                  <a:pt x="2531" y="503"/>
                                </a:lnTo>
                                <a:lnTo>
                                  <a:pt x="2483" y="450"/>
                                </a:lnTo>
                                <a:lnTo>
                                  <a:pt x="2433" y="399"/>
                                </a:lnTo>
                                <a:lnTo>
                                  <a:pt x="2380" y="351"/>
                                </a:lnTo>
                                <a:lnTo>
                                  <a:pt x="2324" y="305"/>
                                </a:lnTo>
                                <a:lnTo>
                                  <a:pt x="2267" y="263"/>
                                </a:lnTo>
                                <a:lnTo>
                                  <a:pt x="2207" y="223"/>
                                </a:lnTo>
                                <a:lnTo>
                                  <a:pt x="2145" y="186"/>
                                </a:lnTo>
                                <a:lnTo>
                                  <a:pt x="2082" y="152"/>
                                </a:lnTo>
                                <a:lnTo>
                                  <a:pt x="2016" y="121"/>
                                </a:lnTo>
                                <a:lnTo>
                                  <a:pt x="1949" y="93"/>
                                </a:lnTo>
                                <a:lnTo>
                                  <a:pt x="1881" y="69"/>
                                </a:lnTo>
                                <a:lnTo>
                                  <a:pt x="1811" y="48"/>
                                </a:lnTo>
                                <a:lnTo>
                                  <a:pt x="1739" y="31"/>
                                </a:lnTo>
                                <a:lnTo>
                                  <a:pt x="1666" y="18"/>
                                </a:lnTo>
                                <a:lnTo>
                                  <a:pt x="1592" y="8"/>
                                </a:lnTo>
                                <a:lnTo>
                                  <a:pt x="1517" y="2"/>
                                </a:lnTo>
                                <a:lnTo>
                                  <a:pt x="1441" y="0"/>
                                </a:lnTo>
                                <a:close/>
                              </a:path>
                            </a:pathLst>
                          </a:custGeom>
                          <a:solidFill>
                            <a:srgbClr val="FF7A00"/>
                          </a:solidFill>
                          <a:ln>
                            <a:noFill/>
                          </a:ln>
                        </wps:spPr>
                        <wps:bodyPr upright="1"/>
                      </wps:wsp>
                      <wps:wsp>
                        <wps:cNvPr id="1282" name="任意多边形 449"/>
                        <wps:cNvSpPr/>
                        <wps:spPr>
                          <a:xfrm>
                            <a:off x="1591" y="-1002"/>
                            <a:ext cx="1301" cy="1411"/>
                          </a:xfrm>
                          <a:custGeom>
                            <a:avLst/>
                            <a:gdLst/>
                            <a:ahLst/>
                            <a:cxnLst/>
                            <a:pathLst>
                              <a:path w="1301" h="1411">
                                <a:moveTo>
                                  <a:pt x="1005" y="0"/>
                                </a:moveTo>
                                <a:lnTo>
                                  <a:pt x="924" y="19"/>
                                </a:lnTo>
                                <a:lnTo>
                                  <a:pt x="845" y="43"/>
                                </a:lnTo>
                                <a:lnTo>
                                  <a:pt x="767" y="71"/>
                                </a:lnTo>
                                <a:lnTo>
                                  <a:pt x="691" y="104"/>
                                </a:lnTo>
                                <a:lnTo>
                                  <a:pt x="618" y="141"/>
                                </a:lnTo>
                                <a:lnTo>
                                  <a:pt x="546" y="183"/>
                                </a:lnTo>
                                <a:lnTo>
                                  <a:pt x="477" y="228"/>
                                </a:lnTo>
                                <a:lnTo>
                                  <a:pt x="410" y="277"/>
                                </a:lnTo>
                                <a:lnTo>
                                  <a:pt x="346" y="331"/>
                                </a:lnTo>
                                <a:lnTo>
                                  <a:pt x="286" y="387"/>
                                </a:lnTo>
                                <a:lnTo>
                                  <a:pt x="229" y="447"/>
                                </a:lnTo>
                                <a:lnTo>
                                  <a:pt x="176" y="510"/>
                                </a:lnTo>
                                <a:lnTo>
                                  <a:pt x="126" y="576"/>
                                </a:lnTo>
                                <a:lnTo>
                                  <a:pt x="80" y="645"/>
                                </a:lnTo>
                                <a:lnTo>
                                  <a:pt x="38" y="716"/>
                                </a:lnTo>
                                <a:lnTo>
                                  <a:pt x="0" y="790"/>
                                </a:lnTo>
                                <a:lnTo>
                                  <a:pt x="1301" y="1410"/>
                                </a:lnTo>
                                <a:lnTo>
                                  <a:pt x="1005" y="0"/>
                                </a:lnTo>
                                <a:close/>
                              </a:path>
                            </a:pathLst>
                          </a:custGeom>
                          <a:solidFill>
                            <a:srgbClr val="FFCA66"/>
                          </a:solidFill>
                          <a:ln>
                            <a:noFill/>
                          </a:ln>
                        </wps:spPr>
                        <wps:bodyPr upright="1"/>
                      </wps:wsp>
                      <wps:wsp>
                        <wps:cNvPr id="1283" name="任意多边形 450"/>
                        <wps:cNvSpPr/>
                        <wps:spPr>
                          <a:xfrm>
                            <a:off x="1591" y="-1002"/>
                            <a:ext cx="1301" cy="1411"/>
                          </a:xfrm>
                          <a:custGeom>
                            <a:avLst/>
                            <a:gdLst/>
                            <a:ahLst/>
                            <a:cxnLst/>
                            <a:pathLst>
                              <a:path w="1301" h="1411">
                                <a:moveTo>
                                  <a:pt x="1301" y="1410"/>
                                </a:moveTo>
                                <a:lnTo>
                                  <a:pt x="0" y="790"/>
                                </a:lnTo>
                                <a:lnTo>
                                  <a:pt x="38" y="716"/>
                                </a:lnTo>
                                <a:lnTo>
                                  <a:pt x="80" y="645"/>
                                </a:lnTo>
                                <a:lnTo>
                                  <a:pt x="126" y="576"/>
                                </a:lnTo>
                                <a:lnTo>
                                  <a:pt x="176" y="510"/>
                                </a:lnTo>
                                <a:lnTo>
                                  <a:pt x="229" y="447"/>
                                </a:lnTo>
                                <a:lnTo>
                                  <a:pt x="286" y="387"/>
                                </a:lnTo>
                                <a:lnTo>
                                  <a:pt x="346" y="331"/>
                                </a:lnTo>
                                <a:lnTo>
                                  <a:pt x="410" y="277"/>
                                </a:lnTo>
                                <a:lnTo>
                                  <a:pt x="477" y="228"/>
                                </a:lnTo>
                                <a:lnTo>
                                  <a:pt x="546" y="183"/>
                                </a:lnTo>
                                <a:lnTo>
                                  <a:pt x="618" y="141"/>
                                </a:lnTo>
                                <a:lnTo>
                                  <a:pt x="691" y="104"/>
                                </a:lnTo>
                                <a:lnTo>
                                  <a:pt x="767" y="71"/>
                                </a:lnTo>
                                <a:lnTo>
                                  <a:pt x="845" y="43"/>
                                </a:lnTo>
                                <a:lnTo>
                                  <a:pt x="924" y="19"/>
                                </a:lnTo>
                                <a:lnTo>
                                  <a:pt x="1005" y="0"/>
                                </a:lnTo>
                                <a:lnTo>
                                  <a:pt x="1301" y="1410"/>
                                </a:lnTo>
                                <a:close/>
                              </a:path>
                            </a:pathLst>
                          </a:custGeom>
                          <a:noFill/>
                          <a:ln w="14122" cap="flat" cmpd="sng">
                            <a:solidFill>
                              <a:srgbClr val="FFFFFF"/>
                            </a:solidFill>
                            <a:prstDash val="solid"/>
                            <a:headEnd type="none" w="med" len="med"/>
                            <a:tailEnd type="none" w="med" len="med"/>
                          </a:ln>
                        </wps:spPr>
                        <wps:bodyPr upright="1"/>
                      </wps:wsp>
                      <wps:wsp>
                        <wps:cNvPr id="1284" name="任意多边形 451"/>
                        <wps:cNvSpPr/>
                        <wps:spPr>
                          <a:xfrm>
                            <a:off x="2351" y="-1033"/>
                            <a:ext cx="541" cy="1442"/>
                          </a:xfrm>
                          <a:custGeom>
                            <a:avLst/>
                            <a:gdLst/>
                            <a:ahLst/>
                            <a:cxnLst/>
                            <a:pathLst>
                              <a:path w="541" h="1442">
                                <a:moveTo>
                                  <a:pt x="541" y="0"/>
                                </a:moveTo>
                                <a:lnTo>
                                  <a:pt x="472" y="1"/>
                                </a:lnTo>
                                <a:lnTo>
                                  <a:pt x="403" y="6"/>
                                </a:lnTo>
                                <a:lnTo>
                                  <a:pt x="334" y="15"/>
                                </a:lnTo>
                                <a:lnTo>
                                  <a:pt x="266" y="26"/>
                                </a:lnTo>
                                <a:lnTo>
                                  <a:pt x="198" y="41"/>
                                </a:lnTo>
                                <a:lnTo>
                                  <a:pt x="131" y="59"/>
                                </a:lnTo>
                                <a:lnTo>
                                  <a:pt x="65" y="81"/>
                                </a:lnTo>
                                <a:lnTo>
                                  <a:pt x="0" y="105"/>
                                </a:lnTo>
                                <a:lnTo>
                                  <a:pt x="541" y="1441"/>
                                </a:lnTo>
                                <a:lnTo>
                                  <a:pt x="541" y="0"/>
                                </a:lnTo>
                                <a:close/>
                              </a:path>
                            </a:pathLst>
                          </a:custGeom>
                          <a:solidFill>
                            <a:srgbClr val="D7E1EC"/>
                          </a:solidFill>
                          <a:ln>
                            <a:noFill/>
                          </a:ln>
                        </wps:spPr>
                        <wps:bodyPr upright="1"/>
                      </wps:wsp>
                      <wps:wsp>
                        <wps:cNvPr id="1285" name="任意多边形 452"/>
                        <wps:cNvSpPr/>
                        <wps:spPr>
                          <a:xfrm>
                            <a:off x="2351" y="-1033"/>
                            <a:ext cx="541" cy="1442"/>
                          </a:xfrm>
                          <a:custGeom>
                            <a:avLst/>
                            <a:gdLst/>
                            <a:ahLst/>
                            <a:cxnLst/>
                            <a:pathLst>
                              <a:path w="541" h="1442">
                                <a:moveTo>
                                  <a:pt x="541" y="1441"/>
                                </a:moveTo>
                                <a:lnTo>
                                  <a:pt x="0" y="105"/>
                                </a:lnTo>
                                <a:lnTo>
                                  <a:pt x="65" y="81"/>
                                </a:lnTo>
                                <a:lnTo>
                                  <a:pt x="131" y="59"/>
                                </a:lnTo>
                                <a:lnTo>
                                  <a:pt x="198" y="41"/>
                                </a:lnTo>
                                <a:lnTo>
                                  <a:pt x="266" y="26"/>
                                </a:lnTo>
                                <a:lnTo>
                                  <a:pt x="334" y="15"/>
                                </a:lnTo>
                                <a:lnTo>
                                  <a:pt x="403" y="6"/>
                                </a:lnTo>
                                <a:lnTo>
                                  <a:pt x="472" y="1"/>
                                </a:lnTo>
                                <a:lnTo>
                                  <a:pt x="541" y="0"/>
                                </a:lnTo>
                                <a:lnTo>
                                  <a:pt x="541" y="1441"/>
                                </a:lnTo>
                                <a:close/>
                              </a:path>
                            </a:pathLst>
                          </a:custGeom>
                          <a:noFill/>
                          <a:ln w="14122" cap="flat" cmpd="sng">
                            <a:solidFill>
                              <a:srgbClr val="FFFFFF"/>
                            </a:solidFill>
                            <a:prstDash val="solid"/>
                            <a:headEnd type="none" w="med" len="med"/>
                            <a:tailEnd type="none" w="med" len="med"/>
                          </a:ln>
                        </wps:spPr>
                        <wps:bodyPr upright="1"/>
                      </wps:wsp>
                      <wps:wsp>
                        <wps:cNvPr id="1286" name="任意多边形 453"/>
                        <wps:cNvSpPr/>
                        <wps:spPr>
                          <a:xfrm>
                            <a:off x="1919" y="-571"/>
                            <a:ext cx="1946" cy="1946"/>
                          </a:xfrm>
                          <a:custGeom>
                            <a:avLst/>
                            <a:gdLst/>
                            <a:ahLst/>
                            <a:cxnLst/>
                            <a:pathLst>
                              <a:path w="1946" h="1946">
                                <a:moveTo>
                                  <a:pt x="973" y="0"/>
                                </a:moveTo>
                                <a:lnTo>
                                  <a:pt x="897" y="3"/>
                                </a:lnTo>
                                <a:lnTo>
                                  <a:pt x="823" y="12"/>
                                </a:lnTo>
                                <a:lnTo>
                                  <a:pt x="750" y="26"/>
                                </a:lnTo>
                                <a:lnTo>
                                  <a:pt x="680" y="45"/>
                                </a:lnTo>
                                <a:lnTo>
                                  <a:pt x="611" y="70"/>
                                </a:lnTo>
                                <a:lnTo>
                                  <a:pt x="545" y="99"/>
                                </a:lnTo>
                                <a:lnTo>
                                  <a:pt x="482" y="133"/>
                                </a:lnTo>
                                <a:lnTo>
                                  <a:pt x="422" y="171"/>
                                </a:lnTo>
                                <a:lnTo>
                                  <a:pt x="365" y="214"/>
                                </a:lnTo>
                                <a:lnTo>
                                  <a:pt x="311" y="260"/>
                                </a:lnTo>
                                <a:lnTo>
                                  <a:pt x="261" y="311"/>
                                </a:lnTo>
                                <a:lnTo>
                                  <a:pt x="214" y="364"/>
                                </a:lnTo>
                                <a:lnTo>
                                  <a:pt x="172" y="422"/>
                                </a:lnTo>
                                <a:lnTo>
                                  <a:pt x="133" y="482"/>
                                </a:lnTo>
                                <a:lnTo>
                                  <a:pt x="99" y="545"/>
                                </a:lnTo>
                                <a:lnTo>
                                  <a:pt x="70" y="611"/>
                                </a:lnTo>
                                <a:lnTo>
                                  <a:pt x="46" y="679"/>
                                </a:lnTo>
                                <a:lnTo>
                                  <a:pt x="26" y="750"/>
                                </a:lnTo>
                                <a:lnTo>
                                  <a:pt x="12" y="822"/>
                                </a:lnTo>
                                <a:lnTo>
                                  <a:pt x="3" y="897"/>
                                </a:lnTo>
                                <a:lnTo>
                                  <a:pt x="0" y="973"/>
                                </a:lnTo>
                                <a:lnTo>
                                  <a:pt x="3" y="1049"/>
                                </a:lnTo>
                                <a:lnTo>
                                  <a:pt x="12" y="1123"/>
                                </a:lnTo>
                                <a:lnTo>
                                  <a:pt x="26" y="1196"/>
                                </a:lnTo>
                                <a:lnTo>
                                  <a:pt x="46" y="1266"/>
                                </a:lnTo>
                                <a:lnTo>
                                  <a:pt x="70" y="1335"/>
                                </a:lnTo>
                                <a:lnTo>
                                  <a:pt x="99" y="1401"/>
                                </a:lnTo>
                                <a:lnTo>
                                  <a:pt x="133" y="1464"/>
                                </a:lnTo>
                                <a:lnTo>
                                  <a:pt x="172" y="1524"/>
                                </a:lnTo>
                                <a:lnTo>
                                  <a:pt x="214" y="1581"/>
                                </a:lnTo>
                                <a:lnTo>
                                  <a:pt x="261" y="1635"/>
                                </a:lnTo>
                                <a:lnTo>
                                  <a:pt x="311" y="1685"/>
                                </a:lnTo>
                                <a:lnTo>
                                  <a:pt x="365" y="1732"/>
                                </a:lnTo>
                                <a:lnTo>
                                  <a:pt x="422" y="1774"/>
                                </a:lnTo>
                                <a:lnTo>
                                  <a:pt x="482" y="1813"/>
                                </a:lnTo>
                                <a:lnTo>
                                  <a:pt x="545" y="1847"/>
                                </a:lnTo>
                                <a:lnTo>
                                  <a:pt x="611" y="1876"/>
                                </a:lnTo>
                                <a:lnTo>
                                  <a:pt x="680" y="1901"/>
                                </a:lnTo>
                                <a:lnTo>
                                  <a:pt x="750" y="1920"/>
                                </a:lnTo>
                                <a:lnTo>
                                  <a:pt x="823" y="1934"/>
                                </a:lnTo>
                                <a:lnTo>
                                  <a:pt x="897" y="1943"/>
                                </a:lnTo>
                                <a:lnTo>
                                  <a:pt x="973" y="1946"/>
                                </a:lnTo>
                                <a:lnTo>
                                  <a:pt x="1049" y="1943"/>
                                </a:lnTo>
                                <a:lnTo>
                                  <a:pt x="1124" y="1934"/>
                                </a:lnTo>
                                <a:lnTo>
                                  <a:pt x="1196" y="1920"/>
                                </a:lnTo>
                                <a:lnTo>
                                  <a:pt x="1267" y="1901"/>
                                </a:lnTo>
                                <a:lnTo>
                                  <a:pt x="1335" y="1876"/>
                                </a:lnTo>
                                <a:lnTo>
                                  <a:pt x="1401" y="1847"/>
                                </a:lnTo>
                                <a:lnTo>
                                  <a:pt x="1464" y="1813"/>
                                </a:lnTo>
                                <a:lnTo>
                                  <a:pt x="1524" y="1774"/>
                                </a:lnTo>
                                <a:lnTo>
                                  <a:pt x="1582" y="1732"/>
                                </a:lnTo>
                                <a:lnTo>
                                  <a:pt x="1635" y="1685"/>
                                </a:lnTo>
                                <a:lnTo>
                                  <a:pt x="1686" y="1635"/>
                                </a:lnTo>
                                <a:lnTo>
                                  <a:pt x="1732" y="1581"/>
                                </a:lnTo>
                                <a:lnTo>
                                  <a:pt x="1775" y="1524"/>
                                </a:lnTo>
                                <a:lnTo>
                                  <a:pt x="1813" y="1464"/>
                                </a:lnTo>
                                <a:lnTo>
                                  <a:pt x="1847" y="1401"/>
                                </a:lnTo>
                                <a:lnTo>
                                  <a:pt x="1876" y="1335"/>
                                </a:lnTo>
                                <a:lnTo>
                                  <a:pt x="1901" y="1266"/>
                                </a:lnTo>
                                <a:lnTo>
                                  <a:pt x="1920" y="1196"/>
                                </a:lnTo>
                                <a:lnTo>
                                  <a:pt x="1934" y="1123"/>
                                </a:lnTo>
                                <a:lnTo>
                                  <a:pt x="1943" y="1049"/>
                                </a:lnTo>
                                <a:lnTo>
                                  <a:pt x="1946" y="973"/>
                                </a:lnTo>
                                <a:lnTo>
                                  <a:pt x="1943" y="897"/>
                                </a:lnTo>
                                <a:lnTo>
                                  <a:pt x="1934" y="822"/>
                                </a:lnTo>
                                <a:lnTo>
                                  <a:pt x="1920" y="750"/>
                                </a:lnTo>
                                <a:lnTo>
                                  <a:pt x="1901" y="679"/>
                                </a:lnTo>
                                <a:lnTo>
                                  <a:pt x="1876" y="611"/>
                                </a:lnTo>
                                <a:lnTo>
                                  <a:pt x="1847" y="545"/>
                                </a:lnTo>
                                <a:lnTo>
                                  <a:pt x="1813" y="482"/>
                                </a:lnTo>
                                <a:lnTo>
                                  <a:pt x="1775" y="422"/>
                                </a:lnTo>
                                <a:lnTo>
                                  <a:pt x="1732" y="364"/>
                                </a:lnTo>
                                <a:lnTo>
                                  <a:pt x="1686" y="311"/>
                                </a:lnTo>
                                <a:lnTo>
                                  <a:pt x="1635" y="260"/>
                                </a:lnTo>
                                <a:lnTo>
                                  <a:pt x="1582" y="214"/>
                                </a:lnTo>
                                <a:lnTo>
                                  <a:pt x="1524" y="171"/>
                                </a:lnTo>
                                <a:lnTo>
                                  <a:pt x="1464" y="133"/>
                                </a:lnTo>
                                <a:lnTo>
                                  <a:pt x="1401" y="99"/>
                                </a:lnTo>
                                <a:lnTo>
                                  <a:pt x="1335" y="70"/>
                                </a:lnTo>
                                <a:lnTo>
                                  <a:pt x="1267" y="45"/>
                                </a:lnTo>
                                <a:lnTo>
                                  <a:pt x="1196" y="26"/>
                                </a:lnTo>
                                <a:lnTo>
                                  <a:pt x="1124" y="12"/>
                                </a:lnTo>
                                <a:lnTo>
                                  <a:pt x="1049" y="3"/>
                                </a:lnTo>
                                <a:lnTo>
                                  <a:pt x="973"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72.55pt;margin-top:-52.15pt;height:144.7pt;width:144.15pt;mso-position-horizontal-relative:page;z-index:251921408;mso-width-relative:page;mso-height-relative:page;" coordorigin="1451,-1043" coordsize="2883,2894" o:gfxdata="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">
                <o:lock v:ext="edit" aspectratio="f"/>
                <v:shape id="任意多边形 448" o:spid="_x0000_s1026" o:spt="100" style="position:absolute;left:1451;top:-1033;height:2883;width:2883;" fillcolor="#FF7A00" filled="t" stroked="f" coordsize="2883,2883" o:gfxdata="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DhAbvQAA&#10;AN0AAAAPAAAAAAAAAAEAIAAAACIAAABkcnMvZG93bnJldi54bWxQSwECFAAUAAAACACHTuJAMy8F&#10;njsAAAA5AAAAEAAAAAAAAAABACAAAAAMAQAAZHJzL3NoYXBleG1sLnhtbFBLBQYAAAAABgAGAFsB&#10;AAC2AwAAAAA=&#10;" path="m1441,0l1394,1,1441,1441,236,651,196,716,159,782,126,851,97,921,72,992,50,1065,32,1139,18,1213,8,1289,2,1365,0,1441,2,1517,8,1592,18,1666,32,1739,49,1810,70,1880,94,1949,121,2016,152,2082,186,2145,223,2207,263,2266,306,2324,351,2379,399,2432,450,2483,503,2531,558,2576,616,2619,675,2659,737,2696,801,2730,866,2761,933,2788,1002,2813,1072,2833,1143,2851,1216,2864,1290,2874,1365,2880,1441,2882,1517,2880,1592,2874,1666,2864,1739,2851,1811,2833,1881,2813,1949,2788,2016,2761,2082,2730,2145,2696,2207,2659,2267,2619,2324,2576,2380,2531,2433,2483,2483,2432,2531,2379,2577,2324,2619,2266,2659,2207,2696,2145,2730,2082,2761,2016,2789,1949,2813,1880,2834,1810,2851,1739,2864,1666,2874,1592,2880,1517,2882,1441,2880,1365,2874,1290,2864,1216,2851,1143,2834,1071,2813,1001,2789,933,2761,866,2730,800,2696,737,2659,675,2619,615,2577,558,2531,503,2483,450,2433,399,2380,351,2324,305,2267,263,2207,223,2145,186,2082,152,2016,121,1949,93,1881,69,1811,48,1739,31,1666,18,1592,8,1517,2,1441,0xe">
                  <v:fill on="t" focussize="0,0"/>
                  <v:stroke on="f"/>
                  <v:imagedata o:title=""/>
                  <o:lock v:ext="edit" aspectratio="f"/>
                </v:shape>
                <v:shape id="任意多边形 449" o:spid="_x0000_s1026" o:spt="100" style="position:absolute;left:1591;top:-1002;height:1411;width:1301;" fillcolor="#FFCA66" filled="t" stroked="f" coordsize="1301,1411" o:gfxdata="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9AZi/&#10;AAAA3QAAAA8AAAAAAAAAAQAgAAAAIgAAAGRycy9kb3ducmV2LnhtbFBLAQIUABQAAAAIAIdO4kAz&#10;LwWeOwAAADkAAAAQAAAAAAAAAAEAIAAAAA4BAABkcnMvc2hhcGV4bWwueG1sUEsFBgAAAAAGAAYA&#10;WwEAALgDAAAAAA==&#10;" path="m1005,0l924,19,845,43,767,71,691,104,618,141,546,183,477,228,410,277,346,331,286,387,229,447,176,510,126,576,80,645,38,716,0,790,1301,1410,1005,0xe">
                  <v:fill on="t" focussize="0,0"/>
                  <v:stroke on="f"/>
                  <v:imagedata o:title=""/>
                  <o:lock v:ext="edit" aspectratio="f"/>
                </v:shape>
                <v:shape id="任意多边形 450" o:spid="_x0000_s1026" o:spt="100" style="position:absolute;left:1591;top:-1002;height:1411;width:1301;" filled="f" stroked="t" coordsize="1301,1411" o:gfxdata="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cXh&#10;tsEAAADdAAAADwAAAAAAAAABACAAAAAiAAAAZHJzL2Rvd25yZXYueG1sUEsBAhQAFAAAAAgAh07i&#10;QDMvBZ47AAAAOQAAABAAAAAAAAAAAQAgAAAAEAEAAGRycy9zaGFwZXhtbC54bWxQSwUGAAAAAAYA&#10;BgBbAQAAugMAAAAA&#10;" path="m1301,1410l0,790,38,716,80,645,126,576,176,510,229,447,286,387,346,331,410,277,477,228,546,183,618,141,691,104,767,71,845,43,924,19,1005,0,1301,1410xe">
                  <v:fill on="f" focussize="0,0"/>
                  <v:stroke weight="1.11196850393701pt" color="#FFFFFF" joinstyle="round"/>
                  <v:imagedata o:title=""/>
                  <o:lock v:ext="edit" aspectratio="f"/>
                </v:shape>
                <v:shape id="任意多边形 451" o:spid="_x0000_s1026" o:spt="100" style="position:absolute;left:2351;top:-1033;height:1442;width:541;" fillcolor="#D7E1EC" filled="t" stroked="f" coordsize="541,1442" o:gfxdata="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dIDGLsAAADd&#10;AAAADwAAAAAAAAABACAAAAAiAAAAZHJzL2Rvd25yZXYueG1sUEsBAhQAFAAAAAgAh07iQDMvBZ47&#10;AAAAOQAAABAAAAAAAAAAAQAgAAAACgEAAGRycy9zaGFwZXhtbC54bWxQSwUGAAAAAAYABgBbAQAA&#10;tAMAAAAA&#10;" path="m541,0l472,1,403,6,334,15,266,26,198,41,131,59,65,81,0,105,541,1441,541,0xe">
                  <v:fill on="t" focussize="0,0"/>
                  <v:stroke on="f"/>
                  <v:imagedata o:title=""/>
                  <o:lock v:ext="edit" aspectratio="f"/>
                </v:shape>
                <v:shape id="任意多边形 452" o:spid="_x0000_s1026" o:spt="100" style="position:absolute;left:2351;top:-1033;height:1442;width:541;" filled="f" stroked="t" coordsize="541,1442" o:gfxdata="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xs7sAAADd&#10;AAAADwAAAAAAAAABACAAAAAiAAAAZHJzL2Rvd25yZXYueG1sUEsBAhQAFAAAAAgAh07iQDMvBZ47&#10;AAAAOQAAABAAAAAAAAAAAQAgAAAACgEAAGRycy9zaGFwZXhtbC54bWxQSwUGAAAAAAYABgBbAQAA&#10;tAMAAAAA&#10;" path="m541,1441l0,105,65,81,131,59,198,41,266,26,334,15,403,6,472,1,541,0,541,1441xe">
                  <v:fill on="f" focussize="0,0"/>
                  <v:stroke weight="1.11196850393701pt" color="#FFFFFF" joinstyle="round"/>
                  <v:imagedata o:title=""/>
                  <o:lock v:ext="edit" aspectratio="f"/>
                </v:shape>
                <v:shape id="任意多边形 453" o:spid="_x0000_s1026" o:spt="100" style="position:absolute;left:1919;top:-571;height:1946;width:1946;" fillcolor="#FFFFFF" filled="t" stroked="f" coordsize="1946,1946" o:gfxdata="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Mbbi3twAAAN0AAAAP&#10;AAAAAAAAAAEAIAAAACIAAABkcnMvZG93bnJldi54bWxQSwECFAAUAAAACACHTuJAMy8FnjsAAAA5&#10;AAAAEAAAAAAAAAABACAAAAAGAQAAZHJzL3NoYXBleG1sLnhtbFBLBQYAAAAABgAGAFsBAACwAwAA&#10;AAA=&#10;" path="m973,0l897,3,823,12,750,26,680,45,611,70,545,99,482,133,422,171,365,214,311,260,261,311,214,364,172,422,133,482,99,545,70,611,46,679,26,750,12,822,3,897,0,973,3,1049,12,1123,26,1196,46,1266,70,1335,99,1401,133,1464,172,1524,214,1581,261,1635,311,1685,365,1732,422,1774,482,1813,545,1847,611,1876,680,1901,750,1920,823,1934,897,1943,973,1946,1049,1943,1124,1934,1196,1920,1267,1901,1335,1876,1401,1847,1464,1813,1524,1774,1582,1732,1635,1685,1686,1635,1732,1581,1775,1524,1813,1464,1847,1401,1876,1335,1901,1266,1920,1196,1934,1123,1943,1049,1946,973,1943,897,1934,822,1920,750,1901,679,1876,611,1847,545,1813,482,1775,422,1732,364,1686,311,1635,260,1582,214,1524,171,1464,133,1401,99,1335,70,1267,45,1196,26,1124,12,1049,3,973,0xe">
                  <v:fill on="t" focussize="0,0"/>
                  <v:stroke on="f"/>
                  <v:imagedata o:title=""/>
                  <o:lock v:ext="edit" aspectratio="f"/>
                </v:shape>
              </v:group>
            </w:pict>
          </mc:Fallback>
        </mc:AlternateContent>
      </w:r>
      <w:r>
        <w:drawing>
          <wp:inline distT="0" distB="0" distL="0" distR="0">
            <wp:extent cx="82550" cy="82550"/>
            <wp:effectExtent l="0" t="0" r="6350" b="6350"/>
            <wp:docPr id="128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image13.png"/>
                    <pic:cNvPicPr>
                      <a:picLocks noChangeAspect="1"/>
                    </pic:cNvPicPr>
                  </pic:nvPicPr>
                  <pic:blipFill>
                    <a:blip r:embed="rId68" cstate="print"/>
                    <a:stretch>
                      <a:fillRect/>
                    </a:stretch>
                  </pic:blipFill>
                  <pic:spPr>
                    <a:xfrm>
                      <a:off x="0" y="0"/>
                      <a:ext cx="82753" cy="82753"/>
                    </a:xfrm>
                    <a:prstGeom prst="rect">
                      <a:avLst/>
                    </a:prstGeom>
                  </pic:spPr>
                </pic:pic>
              </a:graphicData>
            </a:graphic>
          </wp:inline>
        </w:drawing>
      </w:r>
      <w:r>
        <w:rPr>
          <w:rFonts w:ascii="Times New Roman"/>
          <w:spacing w:val="38"/>
          <w:w w:val="115"/>
          <w:position w:val="2"/>
          <w:sz w:val="20"/>
        </w:rPr>
        <w:t xml:space="preserve"> </w:t>
      </w:r>
      <w:r>
        <w:rPr>
          <w:rFonts w:ascii="Century Gothic"/>
          <w:b/>
          <w:color w:val="141221"/>
          <w:w w:val="115"/>
          <w:position w:val="2"/>
          <w:sz w:val="14"/>
        </w:rPr>
        <w:t>82%</w:t>
      </w:r>
      <w:r>
        <w:rPr>
          <w:rFonts w:ascii="Century Gothic"/>
          <w:b/>
          <w:color w:val="141221"/>
          <w:spacing w:val="80"/>
          <w:w w:val="115"/>
          <w:position w:val="2"/>
          <w:sz w:val="14"/>
        </w:rPr>
        <w:t xml:space="preserve"> </w:t>
      </w:r>
      <w:r>
        <w:rPr>
          <w:rFonts w:hint="eastAsia" w:ascii="宋体" w:hAnsi="宋体" w:eastAsia="宋体" w:cs="宋体"/>
          <w:b/>
          <w:color w:val="141221"/>
          <w:spacing w:val="80"/>
          <w:w w:val="115"/>
          <w:position w:val="2"/>
          <w:sz w:val="14"/>
          <w:lang w:eastAsia="zh-CN"/>
        </w:rPr>
        <w:t>是</w:t>
      </w:r>
    </w:p>
    <w:p>
      <w:pPr>
        <w:spacing w:before="126"/>
        <w:ind w:left="4172"/>
        <w:rPr>
          <w:rFonts w:hint="eastAsia" w:eastAsiaTheme="minorEastAsia"/>
          <w:sz w:val="14"/>
          <w:lang w:eastAsia="zh-CN"/>
        </w:rPr>
      </w:pPr>
      <w:r>
        <w:drawing>
          <wp:inline distT="0" distB="0" distL="0" distR="0">
            <wp:extent cx="82550" cy="82550"/>
            <wp:effectExtent l="0" t="0" r="6350" b="6350"/>
            <wp:docPr id="128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image30.png"/>
                    <pic:cNvPicPr>
                      <a:picLocks noChangeAspect="1"/>
                    </pic:cNvPicPr>
                  </pic:nvPicPr>
                  <pic:blipFill>
                    <a:blip r:embed="rId72" cstate="print"/>
                    <a:stretch>
                      <a:fillRect/>
                    </a:stretch>
                  </pic:blipFill>
                  <pic:spPr>
                    <a:xfrm>
                      <a:off x="0" y="0"/>
                      <a:ext cx="82753" cy="82753"/>
                    </a:xfrm>
                    <a:prstGeom prst="rect">
                      <a:avLst/>
                    </a:prstGeom>
                  </pic:spPr>
                </pic:pic>
              </a:graphicData>
            </a:graphic>
          </wp:inline>
        </w:drawing>
      </w:r>
      <w:r>
        <w:rPr>
          <w:rFonts w:ascii="Times New Roman"/>
          <w:spacing w:val="39"/>
          <w:w w:val="110"/>
          <w:position w:val="2"/>
          <w:sz w:val="20"/>
        </w:rPr>
        <w:t xml:space="preserve"> </w:t>
      </w:r>
      <w:r>
        <w:rPr>
          <w:rFonts w:ascii="Century Gothic"/>
          <w:b/>
          <w:color w:val="141221"/>
          <w:w w:val="110"/>
          <w:position w:val="2"/>
          <w:sz w:val="14"/>
        </w:rPr>
        <w:t>12%</w:t>
      </w:r>
      <w:r>
        <w:rPr>
          <w:rFonts w:ascii="Century Gothic"/>
          <w:b/>
          <w:color w:val="141221"/>
          <w:spacing w:val="80"/>
          <w:w w:val="150"/>
          <w:position w:val="2"/>
          <w:sz w:val="14"/>
        </w:rPr>
        <w:t xml:space="preserve"> </w:t>
      </w:r>
      <w:r>
        <w:rPr>
          <w:rFonts w:hint="eastAsia" w:ascii="宋体" w:hAnsi="宋体" w:eastAsia="宋体" w:cs="宋体"/>
          <w:color w:val="141221"/>
          <w:w w:val="110"/>
          <w:position w:val="2"/>
          <w:sz w:val="14"/>
          <w:lang w:eastAsia="zh-CN"/>
        </w:rPr>
        <w:t>否</w:t>
      </w:r>
    </w:p>
    <w:p>
      <w:pPr>
        <w:tabs>
          <w:tab w:val="left" w:pos="4840"/>
        </w:tabs>
        <w:spacing w:before="127"/>
        <w:ind w:left="4172"/>
        <w:rPr>
          <w:sz w:val="14"/>
        </w:rPr>
      </w:pPr>
      <w:r>
        <w:drawing>
          <wp:inline distT="0" distB="0" distL="0" distR="0">
            <wp:extent cx="82550" cy="82550"/>
            <wp:effectExtent l="0" t="0" r="6350" b="6350"/>
            <wp:docPr id="128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image16.png"/>
                    <pic:cNvPicPr>
                      <a:picLocks noChangeAspect="1"/>
                    </pic:cNvPicPr>
                  </pic:nvPicPr>
                  <pic:blipFill>
                    <a:blip r:embed="rId71" cstate="print"/>
                    <a:stretch>
                      <a:fillRect/>
                    </a:stretch>
                  </pic:blipFill>
                  <pic:spPr>
                    <a:xfrm>
                      <a:off x="0" y="0"/>
                      <a:ext cx="82753" cy="82753"/>
                    </a:xfrm>
                    <a:prstGeom prst="rect">
                      <a:avLst/>
                    </a:prstGeom>
                  </pic:spPr>
                </pic:pic>
              </a:graphicData>
            </a:graphic>
          </wp:inline>
        </w:drawing>
      </w:r>
      <w:r>
        <w:rPr>
          <w:rFonts w:ascii="Times New Roman"/>
          <w:spacing w:val="40"/>
          <w:w w:val="110"/>
          <w:position w:val="2"/>
          <w:sz w:val="20"/>
        </w:rPr>
        <w:t xml:space="preserve"> </w:t>
      </w:r>
      <w:r>
        <w:rPr>
          <w:rFonts w:ascii="Century Gothic"/>
          <w:b/>
          <w:color w:val="141221"/>
          <w:w w:val="110"/>
          <w:position w:val="2"/>
          <w:sz w:val="14"/>
        </w:rPr>
        <w:t>6%</w:t>
      </w:r>
      <w:r>
        <w:rPr>
          <w:rFonts w:ascii="Century Gothic"/>
          <w:b/>
          <w:color w:val="141221"/>
          <w:position w:val="2"/>
          <w:sz w:val="14"/>
        </w:rPr>
        <w:tab/>
      </w:r>
      <w:r>
        <w:rPr>
          <w:rFonts w:hint="eastAsia" w:ascii="宋体" w:hAnsi="宋体" w:eastAsia="宋体" w:cs="宋体"/>
          <w:b/>
          <w:color w:val="141221"/>
          <w:position w:val="2"/>
          <w:sz w:val="14"/>
          <w:lang w:eastAsia="zh-CN"/>
        </w:rPr>
        <w:t>不确定</w:t>
      </w:r>
    </w:p>
    <w:p>
      <w:pPr>
        <w:pStyle w:val="6"/>
        <w:spacing w:before="112" w:line="276" w:lineRule="auto"/>
        <w:ind w:left="2065" w:right="1805"/>
      </w:pPr>
      <w:r>
        <w:br w:type="column"/>
      </w:r>
      <w:r>
        <w:rPr>
          <w:w w:val="115"/>
        </w:rPr>
        <w:t xml:space="preserve">The push for AI adoption </w:t>
      </w:r>
      <w:r>
        <w:rPr>
          <w:spacing w:val="-2"/>
          <w:w w:val="115"/>
        </w:rPr>
        <w:t>from</w:t>
      </w:r>
      <w:r>
        <w:rPr>
          <w:spacing w:val="-6"/>
          <w:w w:val="115"/>
        </w:rPr>
        <w:t xml:space="preserve"> </w:t>
      </w:r>
      <w:r>
        <w:rPr>
          <w:spacing w:val="-2"/>
          <w:w w:val="115"/>
        </w:rPr>
        <w:t>executive</w:t>
      </w:r>
      <w:r>
        <w:rPr>
          <w:spacing w:val="-6"/>
          <w:w w:val="115"/>
        </w:rPr>
        <w:t xml:space="preserve"> </w:t>
      </w:r>
      <w:r>
        <w:rPr>
          <w:spacing w:val="-2"/>
          <w:w w:val="115"/>
        </w:rPr>
        <w:t xml:space="preserve">leadership, </w:t>
      </w:r>
      <w:r>
        <w:rPr>
          <w:w w:val="115"/>
        </w:rPr>
        <w:t>as indicated by 82% of respondents, sheds light on why many C-level executives report higher levels of familiarity with</w:t>
      </w:r>
    </w:p>
    <w:p>
      <w:pPr>
        <w:pStyle w:val="6"/>
        <w:spacing w:line="276" w:lineRule="auto"/>
        <w:ind w:left="2065" w:right="1745"/>
      </w:pPr>
      <w:r>
        <w:rPr>
          <w:w w:val="115"/>
        </w:rPr>
        <w:t>AI technologies and their applications. This top- down</w:t>
      </w:r>
      <w:r>
        <w:rPr>
          <w:spacing w:val="-10"/>
          <w:w w:val="115"/>
        </w:rPr>
        <w:t xml:space="preserve"> </w:t>
      </w:r>
      <w:r>
        <w:rPr>
          <w:w w:val="115"/>
        </w:rPr>
        <w:t>pressure</w:t>
      </w:r>
      <w:r>
        <w:rPr>
          <w:spacing w:val="-10"/>
          <w:w w:val="115"/>
        </w:rPr>
        <w:t xml:space="preserve"> </w:t>
      </w:r>
      <w:r>
        <w:rPr>
          <w:w w:val="115"/>
        </w:rPr>
        <w:t>likely</w:t>
      </w:r>
      <w:r>
        <w:rPr>
          <w:spacing w:val="-10"/>
          <w:w w:val="115"/>
        </w:rPr>
        <w:t xml:space="preserve"> </w:t>
      </w:r>
      <w:r>
        <w:rPr>
          <w:w w:val="115"/>
        </w:rPr>
        <w:t>stems from a recognition of AI as a competitive advantage</w:t>
      </w:r>
    </w:p>
    <w:p>
      <w:pPr>
        <w:pStyle w:val="6"/>
        <w:spacing w:line="276" w:lineRule="auto"/>
        <w:ind w:left="2065" w:right="1745"/>
        <w:sectPr>
          <w:type w:val="continuous"/>
          <w:pgSz w:w="12240" w:h="15840"/>
          <w:pgMar w:top="1500" w:right="0" w:bottom="280" w:left="520" w:header="0" w:footer="675" w:gutter="0"/>
          <w:cols w:equalWidth="0" w:num="2">
            <w:col w:w="5308" w:space="40"/>
            <w:col w:w="6372"/>
          </w:cols>
        </w:sectPr>
      </w:pPr>
      <w:r>
        <w:rPr>
          <w:w w:val="115"/>
        </w:rPr>
        <w:t>in the modern business landscape.</w:t>
      </w:r>
      <w:r>
        <w:rPr>
          <w:spacing w:val="-13"/>
          <w:w w:val="115"/>
        </w:rPr>
        <w:t xml:space="preserve"> </w:t>
      </w:r>
      <w:r>
        <w:rPr>
          <w:w w:val="115"/>
        </w:rPr>
        <w:t>When</w:t>
      </w:r>
      <w:r>
        <w:rPr>
          <w:spacing w:val="-13"/>
          <w:w w:val="115"/>
        </w:rPr>
        <w:t xml:space="preserve"> </w:t>
      </w:r>
      <w:r>
        <w:rPr>
          <w:w w:val="115"/>
        </w:rPr>
        <w:t>executive teams, including Boards of</w:t>
      </w:r>
    </w:p>
    <w:p>
      <w:pPr>
        <w:pStyle w:val="6"/>
        <w:spacing w:line="276" w:lineRule="auto"/>
        <w:ind w:left="920" w:right="1449"/>
        <w:rPr>
          <w:rFonts w:ascii="微软雅黑" w:eastAsia="微软雅黑" w:cs="微软雅黑"/>
          <w:w w:val="115"/>
          <w:lang w:eastAsia="zh-CN"/>
        </w:rPr>
      </w:pPr>
      <w:r>
        <w:rPr>
          <w:w w:val="115"/>
        </w:rPr>
        <w:t>Directors, prioritize AI integration, it creates an organizational culture that values and focuses on AI capabilities,</w:t>
      </w:r>
      <w:r>
        <w:rPr>
          <w:spacing w:val="-8"/>
          <w:w w:val="115"/>
        </w:rPr>
        <w:t xml:space="preserve"> </w:t>
      </w:r>
      <w:r>
        <w:rPr>
          <w:w w:val="115"/>
        </w:rPr>
        <w:t>thereby</w:t>
      </w:r>
      <w:r>
        <w:rPr>
          <w:spacing w:val="-8"/>
          <w:w w:val="115"/>
        </w:rPr>
        <w:t xml:space="preserve"> </w:t>
      </w:r>
      <w:r>
        <w:rPr>
          <w:w w:val="115"/>
        </w:rPr>
        <w:t>encouraging</w:t>
      </w:r>
      <w:r>
        <w:rPr>
          <w:spacing w:val="-8"/>
          <w:w w:val="115"/>
        </w:rPr>
        <w:t xml:space="preserve"> </w:t>
      </w:r>
      <w:r>
        <w:rPr>
          <w:w w:val="115"/>
        </w:rPr>
        <w:t>a</w:t>
      </w:r>
      <w:r>
        <w:rPr>
          <w:spacing w:val="-8"/>
          <w:w w:val="115"/>
        </w:rPr>
        <w:t xml:space="preserve"> </w:t>
      </w:r>
      <w:r>
        <w:rPr>
          <w:w w:val="115"/>
        </w:rPr>
        <w:t>deeper</w:t>
      </w:r>
      <w:r>
        <w:rPr>
          <w:spacing w:val="-8"/>
          <w:w w:val="115"/>
        </w:rPr>
        <w:t xml:space="preserve"> </w:t>
      </w:r>
      <w:r>
        <w:rPr>
          <w:w w:val="115"/>
        </w:rPr>
        <w:t>understanding</w:t>
      </w:r>
      <w:r>
        <w:rPr>
          <w:spacing w:val="-8"/>
          <w:w w:val="115"/>
        </w:rPr>
        <w:t xml:space="preserve"> </w:t>
      </w:r>
      <w:r>
        <w:rPr>
          <w:w w:val="115"/>
        </w:rPr>
        <w:t>and</w:t>
      </w:r>
      <w:r>
        <w:rPr>
          <w:spacing w:val="-8"/>
          <w:w w:val="115"/>
        </w:rPr>
        <w:t xml:space="preserve"> </w:t>
      </w:r>
      <w:r>
        <w:rPr>
          <w:w w:val="115"/>
        </w:rPr>
        <w:t>engagement</w:t>
      </w:r>
      <w:r>
        <w:rPr>
          <w:spacing w:val="-8"/>
          <w:w w:val="115"/>
        </w:rPr>
        <w:t xml:space="preserve"> </w:t>
      </w:r>
      <w:r>
        <w:rPr>
          <w:w w:val="115"/>
        </w:rPr>
        <w:t>with</w:t>
      </w:r>
      <w:r>
        <w:rPr>
          <w:spacing w:val="-8"/>
          <w:w w:val="115"/>
        </w:rPr>
        <w:t xml:space="preserve"> </w:t>
      </w:r>
      <w:r>
        <w:rPr>
          <w:w w:val="115"/>
        </w:rPr>
        <w:t>AI</w:t>
      </w:r>
      <w:r>
        <w:rPr>
          <w:spacing w:val="-8"/>
          <w:w w:val="115"/>
        </w:rPr>
        <w:t xml:space="preserve"> </w:t>
      </w:r>
      <w:r>
        <w:rPr>
          <w:w w:val="115"/>
        </w:rPr>
        <w:t>at</w:t>
      </w:r>
      <w:r>
        <w:rPr>
          <w:spacing w:val="-8"/>
          <w:w w:val="115"/>
        </w:rPr>
        <w:t xml:space="preserve"> </w:t>
      </w:r>
      <w:r>
        <w:rPr>
          <w:w w:val="115"/>
        </w:rPr>
        <w:t>all</w:t>
      </w:r>
      <w:r>
        <w:rPr>
          <w:spacing w:val="-8"/>
          <w:w w:val="115"/>
        </w:rPr>
        <w:t xml:space="preserve"> </w:t>
      </w:r>
      <w:r>
        <w:rPr>
          <w:w w:val="115"/>
        </w:rPr>
        <w:t>levels</w:t>
      </w:r>
      <w:r>
        <w:rPr>
          <w:spacing w:val="-8"/>
          <w:w w:val="115"/>
        </w:rPr>
        <w:t xml:space="preserve"> </w:t>
      </w:r>
      <w:r>
        <w:rPr>
          <w:w w:val="115"/>
        </w:rPr>
        <w:t>of</w:t>
      </w:r>
      <w:r>
        <w:rPr>
          <w:spacing w:val="-8"/>
          <w:w w:val="115"/>
        </w:rPr>
        <w:t xml:space="preserve"> </w:t>
      </w:r>
      <w:r>
        <w:rPr>
          <w:w w:val="115"/>
        </w:rPr>
        <w:t>the organization. This focus at the top echelons of management not only drives the strategic adoption</w:t>
      </w:r>
      <w:r>
        <w:rPr>
          <w:spacing w:val="40"/>
          <w:w w:val="115"/>
        </w:rPr>
        <w:t xml:space="preserve"> </w:t>
      </w:r>
      <w:r>
        <w:rPr>
          <w:w w:val="115"/>
        </w:rPr>
        <w:t>of AI but also likely influences the reporting of higher familiarity with AI among C-level executives.</w:t>
      </w:r>
      <w:r>
        <w:rPr>
          <w:rFonts w:hint="eastAsia"/>
        </w:rPr>
        <w:t xml:space="preserve"> </w:t>
      </w:r>
      <w:r>
        <w:rPr>
          <w:rFonts w:hint="eastAsia" w:ascii="微软雅黑" w:eastAsia="微软雅黑" w:cs="微软雅黑"/>
          <w:w w:val="115"/>
          <w:lang w:eastAsia="zh-CN"/>
        </w:rPr>
        <w:t>关于推动人工智能的采用，</w:t>
      </w:r>
      <w:r>
        <w:rPr>
          <w:rFonts w:ascii="微软雅黑" w:eastAsia="微软雅黑" w:cs="微软雅黑"/>
          <w:w w:val="115"/>
          <w:lang w:eastAsia="zh-CN"/>
        </w:rPr>
        <w:t xml:space="preserve"> 82%</w:t>
      </w:r>
      <w:r>
        <w:rPr>
          <w:rFonts w:hint="eastAsia" w:ascii="微软雅黑" w:eastAsia="微软雅黑" w:cs="微软雅黑"/>
          <w:w w:val="115"/>
          <w:lang w:eastAsia="zh-CN"/>
        </w:rPr>
        <w:t>的受访者认为，许多首席执行官等高级管理层认为其熟悉人工智能技术及其应用程序。这个自上而下的压力可能源于认为人工智能能够促进</w:t>
      </w:r>
      <w:r>
        <w:rPr>
          <w:rFonts w:hint="eastAsia" w:ascii="微软雅黑" w:eastAsia="微软雅黑" w:cs="微软雅黑"/>
          <w:w w:val="115"/>
          <w:lang w:val="en-US" w:eastAsia="zh-CN"/>
        </w:rPr>
        <w:t>组织</w:t>
      </w:r>
      <w:r>
        <w:rPr>
          <w:rFonts w:hint="eastAsia" w:ascii="微软雅黑" w:eastAsia="微软雅黑" w:cs="微软雅黑"/>
          <w:w w:val="115"/>
          <w:lang w:eastAsia="zh-CN"/>
        </w:rPr>
        <w:t>现代商业竞争中处于优势地位。高级管理团队（包括董事会）会优先考虑人工智能的整合，并为它创造了一种重视和关注人工智能的组织文化，从而鼓励各级组织可以更深入地了解和参与人工智能的活动中，高层管理团队不仅在战略层面关注人工智能领域，他们还将影响</w:t>
      </w:r>
      <w:r>
        <w:rPr>
          <w:rFonts w:ascii="微软雅黑" w:eastAsia="微软雅黑" w:cs="微软雅黑"/>
          <w:w w:val="115"/>
          <w:lang w:eastAsia="zh-CN"/>
        </w:rPr>
        <w:t>C</w:t>
      </w:r>
      <w:r>
        <w:rPr>
          <w:rFonts w:hint="eastAsia" w:ascii="微软雅黑" w:eastAsia="微软雅黑" w:cs="微软雅黑"/>
          <w:w w:val="115"/>
          <w:lang w:eastAsia="zh-CN"/>
        </w:rPr>
        <w:t>级高管对人工智能的熟悉程度。</w:t>
      </w:r>
    </w:p>
    <w:p>
      <w:pPr>
        <w:pStyle w:val="4"/>
        <w:rPr>
          <w:lang w:eastAsia="zh-CN"/>
        </w:rPr>
      </w:pPr>
      <w:r>
        <w:rPr>
          <w:rFonts w:ascii="微软雅黑" w:eastAsia="微软雅黑" w:cs="微软雅黑"/>
          <w:spacing w:val="-2"/>
          <w:w w:val="115"/>
          <w:lang w:eastAsia="zh-CN"/>
        </w:rPr>
        <w:t>领导层对人工智能影响安全的认知</w:t>
      </w:r>
    </w:p>
    <w:p>
      <w:pPr>
        <w:pStyle w:val="4"/>
        <w:rPr>
          <w:lang w:eastAsia="zh-CN"/>
        </w:rPr>
      </w:pPr>
    </w:p>
    <w:p>
      <w:pPr>
        <w:pStyle w:val="6"/>
        <w:spacing w:before="290" w:line="276" w:lineRule="auto"/>
        <w:ind w:left="920" w:right="7951"/>
      </w:pPr>
      <w:r>
        <mc:AlternateContent>
          <mc:Choice Requires="wpg">
            <w:drawing>
              <wp:anchor distT="0" distB="0" distL="114300" distR="114300" simplePos="0" relativeHeight="251923456" behindDoc="0" locked="0" layoutInCell="1" allowOverlap="1">
                <wp:simplePos x="0" y="0"/>
                <wp:positionH relativeFrom="page">
                  <wp:posOffset>2971800</wp:posOffset>
                </wp:positionH>
                <wp:positionV relativeFrom="paragraph">
                  <wp:posOffset>734695</wp:posOffset>
                </wp:positionV>
                <wp:extent cx="1837690" cy="1844675"/>
                <wp:effectExtent l="0" t="0" r="3810" b="9525"/>
                <wp:wrapNone/>
                <wp:docPr id="1290" name="组合 1290"/>
                <wp:cNvGraphicFramePr/>
                <a:graphic xmlns:a="http://schemas.openxmlformats.org/drawingml/2006/main">
                  <a:graphicData uri="http://schemas.microsoft.com/office/word/2010/wordprocessingGroup">
                    <wpg:wgp>
                      <wpg:cNvGrpSpPr/>
                      <wpg:grpSpPr>
                        <a:xfrm>
                          <a:off x="0" y="0"/>
                          <a:ext cx="1837690" cy="1844675"/>
                          <a:chOff x="4680" y="1157"/>
                          <a:chExt cx="2894" cy="2905"/>
                        </a:xfrm>
                      </wpg:grpSpPr>
                      <wps:wsp>
                        <wps:cNvPr id="1291" name="任意多边形 468"/>
                        <wps:cNvSpPr/>
                        <wps:spPr>
                          <a:xfrm>
                            <a:off x="4951" y="1168"/>
                            <a:ext cx="2622" cy="2883"/>
                          </a:xfrm>
                          <a:custGeom>
                            <a:avLst/>
                            <a:gdLst/>
                            <a:ahLst/>
                            <a:cxnLst/>
                            <a:pathLst>
                              <a:path w="2622" h="2883">
                                <a:moveTo>
                                  <a:pt x="1181" y="0"/>
                                </a:moveTo>
                                <a:lnTo>
                                  <a:pt x="1134" y="1"/>
                                </a:lnTo>
                                <a:lnTo>
                                  <a:pt x="1181" y="1441"/>
                                </a:lnTo>
                                <a:lnTo>
                                  <a:pt x="0" y="2267"/>
                                </a:lnTo>
                                <a:lnTo>
                                  <a:pt x="47" y="2330"/>
                                </a:lnTo>
                                <a:lnTo>
                                  <a:pt x="96" y="2390"/>
                                </a:lnTo>
                                <a:lnTo>
                                  <a:pt x="149" y="2446"/>
                                </a:lnTo>
                                <a:lnTo>
                                  <a:pt x="204" y="2500"/>
                                </a:lnTo>
                                <a:lnTo>
                                  <a:pt x="262" y="2551"/>
                                </a:lnTo>
                                <a:lnTo>
                                  <a:pt x="322" y="2598"/>
                                </a:lnTo>
                                <a:lnTo>
                                  <a:pt x="384" y="2642"/>
                                </a:lnTo>
                                <a:lnTo>
                                  <a:pt x="449" y="2682"/>
                                </a:lnTo>
                                <a:lnTo>
                                  <a:pt x="516" y="2719"/>
                                </a:lnTo>
                                <a:lnTo>
                                  <a:pt x="584" y="2752"/>
                                </a:lnTo>
                                <a:lnTo>
                                  <a:pt x="654" y="2782"/>
                                </a:lnTo>
                                <a:lnTo>
                                  <a:pt x="726" y="2808"/>
                                </a:lnTo>
                                <a:lnTo>
                                  <a:pt x="799" y="2831"/>
                                </a:lnTo>
                                <a:lnTo>
                                  <a:pt x="874" y="2849"/>
                                </a:lnTo>
                                <a:lnTo>
                                  <a:pt x="949" y="2863"/>
                                </a:lnTo>
                                <a:lnTo>
                                  <a:pt x="1026" y="2874"/>
                                </a:lnTo>
                                <a:lnTo>
                                  <a:pt x="1103" y="2880"/>
                                </a:lnTo>
                                <a:lnTo>
                                  <a:pt x="1181" y="2882"/>
                                </a:lnTo>
                                <a:lnTo>
                                  <a:pt x="1257" y="2880"/>
                                </a:lnTo>
                                <a:lnTo>
                                  <a:pt x="1332" y="2874"/>
                                </a:lnTo>
                                <a:lnTo>
                                  <a:pt x="1406" y="2864"/>
                                </a:lnTo>
                                <a:lnTo>
                                  <a:pt x="1479" y="2851"/>
                                </a:lnTo>
                                <a:lnTo>
                                  <a:pt x="1551" y="2834"/>
                                </a:lnTo>
                                <a:lnTo>
                                  <a:pt x="1621" y="2813"/>
                                </a:lnTo>
                                <a:lnTo>
                                  <a:pt x="1689" y="2789"/>
                                </a:lnTo>
                                <a:lnTo>
                                  <a:pt x="1756" y="2761"/>
                                </a:lnTo>
                                <a:lnTo>
                                  <a:pt x="1822" y="2730"/>
                                </a:lnTo>
                                <a:lnTo>
                                  <a:pt x="1885" y="2696"/>
                                </a:lnTo>
                                <a:lnTo>
                                  <a:pt x="1947" y="2659"/>
                                </a:lnTo>
                                <a:lnTo>
                                  <a:pt x="2007" y="2619"/>
                                </a:lnTo>
                                <a:lnTo>
                                  <a:pt x="2064" y="2577"/>
                                </a:lnTo>
                                <a:lnTo>
                                  <a:pt x="2120" y="2531"/>
                                </a:lnTo>
                                <a:lnTo>
                                  <a:pt x="2173" y="2483"/>
                                </a:lnTo>
                                <a:lnTo>
                                  <a:pt x="2223" y="2432"/>
                                </a:lnTo>
                                <a:lnTo>
                                  <a:pt x="2271" y="2379"/>
                                </a:lnTo>
                                <a:lnTo>
                                  <a:pt x="2317" y="2324"/>
                                </a:lnTo>
                                <a:lnTo>
                                  <a:pt x="2359" y="2267"/>
                                </a:lnTo>
                                <a:lnTo>
                                  <a:pt x="2399" y="2207"/>
                                </a:lnTo>
                                <a:lnTo>
                                  <a:pt x="2436" y="2145"/>
                                </a:lnTo>
                                <a:lnTo>
                                  <a:pt x="2470" y="2082"/>
                                </a:lnTo>
                                <a:lnTo>
                                  <a:pt x="2501" y="2016"/>
                                </a:lnTo>
                                <a:lnTo>
                                  <a:pt x="2529" y="1949"/>
                                </a:lnTo>
                                <a:lnTo>
                                  <a:pt x="2553" y="1881"/>
                                </a:lnTo>
                                <a:lnTo>
                                  <a:pt x="2574" y="1811"/>
                                </a:lnTo>
                                <a:lnTo>
                                  <a:pt x="2591" y="1739"/>
                                </a:lnTo>
                                <a:lnTo>
                                  <a:pt x="2604" y="1666"/>
                                </a:lnTo>
                                <a:lnTo>
                                  <a:pt x="2614" y="1592"/>
                                </a:lnTo>
                                <a:lnTo>
                                  <a:pt x="2620" y="1517"/>
                                </a:lnTo>
                                <a:lnTo>
                                  <a:pt x="2622" y="1441"/>
                                </a:lnTo>
                                <a:lnTo>
                                  <a:pt x="2620" y="1365"/>
                                </a:lnTo>
                                <a:lnTo>
                                  <a:pt x="2614" y="1290"/>
                                </a:lnTo>
                                <a:lnTo>
                                  <a:pt x="2604" y="1216"/>
                                </a:lnTo>
                                <a:lnTo>
                                  <a:pt x="2591" y="1143"/>
                                </a:lnTo>
                                <a:lnTo>
                                  <a:pt x="2574" y="1072"/>
                                </a:lnTo>
                                <a:lnTo>
                                  <a:pt x="2553" y="1001"/>
                                </a:lnTo>
                                <a:lnTo>
                                  <a:pt x="2529" y="933"/>
                                </a:lnTo>
                                <a:lnTo>
                                  <a:pt x="2501" y="866"/>
                                </a:lnTo>
                                <a:lnTo>
                                  <a:pt x="2470" y="800"/>
                                </a:lnTo>
                                <a:lnTo>
                                  <a:pt x="2436" y="737"/>
                                </a:lnTo>
                                <a:lnTo>
                                  <a:pt x="2399" y="675"/>
                                </a:lnTo>
                                <a:lnTo>
                                  <a:pt x="2359" y="616"/>
                                </a:lnTo>
                                <a:lnTo>
                                  <a:pt x="2317" y="558"/>
                                </a:lnTo>
                                <a:lnTo>
                                  <a:pt x="2271" y="503"/>
                                </a:lnTo>
                                <a:lnTo>
                                  <a:pt x="2223" y="450"/>
                                </a:lnTo>
                                <a:lnTo>
                                  <a:pt x="2173" y="399"/>
                                </a:lnTo>
                                <a:lnTo>
                                  <a:pt x="2120" y="351"/>
                                </a:lnTo>
                                <a:lnTo>
                                  <a:pt x="2064" y="306"/>
                                </a:lnTo>
                                <a:lnTo>
                                  <a:pt x="2007" y="263"/>
                                </a:lnTo>
                                <a:lnTo>
                                  <a:pt x="1947" y="223"/>
                                </a:lnTo>
                                <a:lnTo>
                                  <a:pt x="1885" y="186"/>
                                </a:lnTo>
                                <a:lnTo>
                                  <a:pt x="1822" y="152"/>
                                </a:lnTo>
                                <a:lnTo>
                                  <a:pt x="1756" y="121"/>
                                </a:lnTo>
                                <a:lnTo>
                                  <a:pt x="1689" y="94"/>
                                </a:lnTo>
                                <a:lnTo>
                                  <a:pt x="1621" y="69"/>
                                </a:lnTo>
                                <a:lnTo>
                                  <a:pt x="1551" y="49"/>
                                </a:lnTo>
                                <a:lnTo>
                                  <a:pt x="1479" y="31"/>
                                </a:lnTo>
                                <a:lnTo>
                                  <a:pt x="1406" y="18"/>
                                </a:lnTo>
                                <a:lnTo>
                                  <a:pt x="1332" y="8"/>
                                </a:lnTo>
                                <a:lnTo>
                                  <a:pt x="1257" y="2"/>
                                </a:lnTo>
                                <a:lnTo>
                                  <a:pt x="1181" y="0"/>
                                </a:lnTo>
                                <a:close/>
                              </a:path>
                            </a:pathLst>
                          </a:custGeom>
                          <a:solidFill>
                            <a:srgbClr val="CF4300"/>
                          </a:solidFill>
                          <a:ln>
                            <a:noFill/>
                          </a:ln>
                        </wps:spPr>
                        <wps:bodyPr upright="1"/>
                      </wps:wsp>
                      <wps:wsp>
                        <wps:cNvPr id="1292" name="任意多边形 469"/>
                        <wps:cNvSpPr/>
                        <wps:spPr>
                          <a:xfrm>
                            <a:off x="4691" y="1279"/>
                            <a:ext cx="2836" cy="2771"/>
                          </a:xfrm>
                          <a:custGeom>
                            <a:avLst/>
                            <a:gdLst/>
                            <a:ahLst/>
                            <a:cxnLst/>
                            <a:pathLst>
                              <a:path w="2836" h="2771">
                                <a:moveTo>
                                  <a:pt x="886" y="0"/>
                                </a:moveTo>
                                <a:lnTo>
                                  <a:pt x="814" y="33"/>
                                </a:lnTo>
                                <a:lnTo>
                                  <a:pt x="745" y="68"/>
                                </a:lnTo>
                                <a:lnTo>
                                  <a:pt x="678" y="108"/>
                                </a:lnTo>
                                <a:lnTo>
                                  <a:pt x="613" y="151"/>
                                </a:lnTo>
                                <a:lnTo>
                                  <a:pt x="552" y="197"/>
                                </a:lnTo>
                                <a:lnTo>
                                  <a:pt x="493" y="246"/>
                                </a:lnTo>
                                <a:lnTo>
                                  <a:pt x="436" y="297"/>
                                </a:lnTo>
                                <a:lnTo>
                                  <a:pt x="383" y="352"/>
                                </a:lnTo>
                                <a:lnTo>
                                  <a:pt x="333" y="409"/>
                                </a:lnTo>
                                <a:lnTo>
                                  <a:pt x="286" y="469"/>
                                </a:lnTo>
                                <a:lnTo>
                                  <a:pt x="242" y="531"/>
                                </a:lnTo>
                                <a:lnTo>
                                  <a:pt x="202" y="596"/>
                                </a:lnTo>
                                <a:lnTo>
                                  <a:pt x="165" y="662"/>
                                </a:lnTo>
                                <a:lnTo>
                                  <a:pt x="131" y="730"/>
                                </a:lnTo>
                                <a:lnTo>
                                  <a:pt x="101" y="801"/>
                                </a:lnTo>
                                <a:lnTo>
                                  <a:pt x="75" y="872"/>
                                </a:lnTo>
                                <a:lnTo>
                                  <a:pt x="52" y="946"/>
                                </a:lnTo>
                                <a:lnTo>
                                  <a:pt x="34" y="1020"/>
                                </a:lnTo>
                                <a:lnTo>
                                  <a:pt x="19" y="1096"/>
                                </a:lnTo>
                                <a:lnTo>
                                  <a:pt x="9" y="1173"/>
                                </a:lnTo>
                                <a:lnTo>
                                  <a:pt x="2" y="1251"/>
                                </a:lnTo>
                                <a:lnTo>
                                  <a:pt x="0" y="1330"/>
                                </a:lnTo>
                                <a:lnTo>
                                  <a:pt x="2" y="1406"/>
                                </a:lnTo>
                                <a:lnTo>
                                  <a:pt x="8" y="1481"/>
                                </a:lnTo>
                                <a:lnTo>
                                  <a:pt x="18" y="1555"/>
                                </a:lnTo>
                                <a:lnTo>
                                  <a:pt x="32" y="1628"/>
                                </a:lnTo>
                                <a:lnTo>
                                  <a:pt x="49" y="1700"/>
                                </a:lnTo>
                                <a:lnTo>
                                  <a:pt x="70" y="1770"/>
                                </a:lnTo>
                                <a:lnTo>
                                  <a:pt x="94" y="1838"/>
                                </a:lnTo>
                                <a:lnTo>
                                  <a:pt x="121" y="1905"/>
                                </a:lnTo>
                                <a:lnTo>
                                  <a:pt x="152" y="1971"/>
                                </a:lnTo>
                                <a:lnTo>
                                  <a:pt x="186" y="2034"/>
                                </a:lnTo>
                                <a:lnTo>
                                  <a:pt x="223" y="2096"/>
                                </a:lnTo>
                                <a:lnTo>
                                  <a:pt x="263" y="2156"/>
                                </a:lnTo>
                                <a:lnTo>
                                  <a:pt x="306" y="2213"/>
                                </a:lnTo>
                                <a:lnTo>
                                  <a:pt x="351" y="2268"/>
                                </a:lnTo>
                                <a:lnTo>
                                  <a:pt x="399" y="2321"/>
                                </a:lnTo>
                                <a:lnTo>
                                  <a:pt x="450" y="2372"/>
                                </a:lnTo>
                                <a:lnTo>
                                  <a:pt x="503" y="2420"/>
                                </a:lnTo>
                                <a:lnTo>
                                  <a:pt x="558" y="2466"/>
                                </a:lnTo>
                                <a:lnTo>
                                  <a:pt x="616" y="2508"/>
                                </a:lnTo>
                                <a:lnTo>
                                  <a:pt x="675" y="2548"/>
                                </a:lnTo>
                                <a:lnTo>
                                  <a:pt x="737" y="2585"/>
                                </a:lnTo>
                                <a:lnTo>
                                  <a:pt x="801" y="2619"/>
                                </a:lnTo>
                                <a:lnTo>
                                  <a:pt x="866" y="2650"/>
                                </a:lnTo>
                                <a:lnTo>
                                  <a:pt x="933" y="2678"/>
                                </a:lnTo>
                                <a:lnTo>
                                  <a:pt x="1002" y="2702"/>
                                </a:lnTo>
                                <a:lnTo>
                                  <a:pt x="1072" y="2723"/>
                                </a:lnTo>
                                <a:lnTo>
                                  <a:pt x="1143" y="2740"/>
                                </a:lnTo>
                                <a:lnTo>
                                  <a:pt x="1216" y="2753"/>
                                </a:lnTo>
                                <a:lnTo>
                                  <a:pt x="1290" y="2763"/>
                                </a:lnTo>
                                <a:lnTo>
                                  <a:pt x="1365" y="2769"/>
                                </a:lnTo>
                                <a:lnTo>
                                  <a:pt x="1441" y="2771"/>
                                </a:lnTo>
                                <a:lnTo>
                                  <a:pt x="1519" y="2769"/>
                                </a:lnTo>
                                <a:lnTo>
                                  <a:pt x="1597" y="2763"/>
                                </a:lnTo>
                                <a:lnTo>
                                  <a:pt x="1673" y="2752"/>
                                </a:lnTo>
                                <a:lnTo>
                                  <a:pt x="1748" y="2738"/>
                                </a:lnTo>
                                <a:lnTo>
                                  <a:pt x="1822" y="2720"/>
                                </a:lnTo>
                                <a:lnTo>
                                  <a:pt x="1894" y="2698"/>
                                </a:lnTo>
                                <a:lnTo>
                                  <a:pt x="1965" y="2672"/>
                                </a:lnTo>
                                <a:lnTo>
                                  <a:pt x="2034" y="2643"/>
                                </a:lnTo>
                                <a:lnTo>
                                  <a:pt x="2102" y="2610"/>
                                </a:lnTo>
                                <a:lnTo>
                                  <a:pt x="2167" y="2574"/>
                                </a:lnTo>
                                <a:lnTo>
                                  <a:pt x="2231" y="2534"/>
                                </a:lnTo>
                                <a:lnTo>
                                  <a:pt x="2292" y="2492"/>
                                </a:lnTo>
                                <a:lnTo>
                                  <a:pt x="2351" y="2446"/>
                                </a:lnTo>
                                <a:lnTo>
                                  <a:pt x="2408" y="2397"/>
                                </a:lnTo>
                                <a:lnTo>
                                  <a:pt x="2462" y="2346"/>
                                </a:lnTo>
                                <a:lnTo>
                                  <a:pt x="2514" y="2291"/>
                                </a:lnTo>
                                <a:lnTo>
                                  <a:pt x="2563" y="2234"/>
                                </a:lnTo>
                                <a:lnTo>
                                  <a:pt x="2608" y="2175"/>
                                </a:lnTo>
                                <a:lnTo>
                                  <a:pt x="2651" y="2112"/>
                                </a:lnTo>
                                <a:lnTo>
                                  <a:pt x="2691" y="2048"/>
                                </a:lnTo>
                                <a:lnTo>
                                  <a:pt x="2727" y="1981"/>
                                </a:lnTo>
                                <a:lnTo>
                                  <a:pt x="2760" y="1912"/>
                                </a:lnTo>
                                <a:lnTo>
                                  <a:pt x="2789" y="1841"/>
                                </a:lnTo>
                                <a:lnTo>
                                  <a:pt x="2814" y="1768"/>
                                </a:lnTo>
                                <a:lnTo>
                                  <a:pt x="2836" y="1692"/>
                                </a:lnTo>
                                <a:lnTo>
                                  <a:pt x="1441" y="1330"/>
                                </a:lnTo>
                                <a:lnTo>
                                  <a:pt x="886" y="0"/>
                                </a:lnTo>
                                <a:close/>
                              </a:path>
                            </a:pathLst>
                          </a:custGeom>
                          <a:solidFill>
                            <a:srgbClr val="FF7A00"/>
                          </a:solidFill>
                          <a:ln>
                            <a:noFill/>
                          </a:ln>
                        </wps:spPr>
                        <wps:bodyPr upright="1"/>
                      </wps:wsp>
                      <wps:wsp>
                        <wps:cNvPr id="1293" name="任意多边形 470"/>
                        <wps:cNvSpPr/>
                        <wps:spPr>
                          <a:xfrm>
                            <a:off x="4691" y="1279"/>
                            <a:ext cx="2836" cy="2771"/>
                          </a:xfrm>
                          <a:custGeom>
                            <a:avLst/>
                            <a:gdLst/>
                            <a:ahLst/>
                            <a:cxnLst/>
                            <a:pathLst>
                              <a:path w="2836" h="2771">
                                <a:moveTo>
                                  <a:pt x="1441" y="1330"/>
                                </a:moveTo>
                                <a:lnTo>
                                  <a:pt x="2836" y="1692"/>
                                </a:lnTo>
                                <a:lnTo>
                                  <a:pt x="2814" y="1768"/>
                                </a:lnTo>
                                <a:lnTo>
                                  <a:pt x="2789" y="1841"/>
                                </a:lnTo>
                                <a:lnTo>
                                  <a:pt x="2760" y="1912"/>
                                </a:lnTo>
                                <a:lnTo>
                                  <a:pt x="2727" y="1981"/>
                                </a:lnTo>
                                <a:lnTo>
                                  <a:pt x="2691" y="2048"/>
                                </a:lnTo>
                                <a:lnTo>
                                  <a:pt x="2651" y="2112"/>
                                </a:lnTo>
                                <a:lnTo>
                                  <a:pt x="2608" y="2175"/>
                                </a:lnTo>
                                <a:lnTo>
                                  <a:pt x="2563" y="2234"/>
                                </a:lnTo>
                                <a:lnTo>
                                  <a:pt x="2514" y="2291"/>
                                </a:lnTo>
                                <a:lnTo>
                                  <a:pt x="2462" y="2346"/>
                                </a:lnTo>
                                <a:lnTo>
                                  <a:pt x="2408" y="2397"/>
                                </a:lnTo>
                                <a:lnTo>
                                  <a:pt x="2351" y="2446"/>
                                </a:lnTo>
                                <a:lnTo>
                                  <a:pt x="2292" y="2492"/>
                                </a:lnTo>
                                <a:lnTo>
                                  <a:pt x="2231" y="2534"/>
                                </a:lnTo>
                                <a:lnTo>
                                  <a:pt x="2167" y="2574"/>
                                </a:lnTo>
                                <a:lnTo>
                                  <a:pt x="2102" y="2610"/>
                                </a:lnTo>
                                <a:lnTo>
                                  <a:pt x="2034" y="2643"/>
                                </a:lnTo>
                                <a:lnTo>
                                  <a:pt x="1965" y="2672"/>
                                </a:lnTo>
                                <a:lnTo>
                                  <a:pt x="1894" y="2698"/>
                                </a:lnTo>
                                <a:lnTo>
                                  <a:pt x="1822" y="2720"/>
                                </a:lnTo>
                                <a:lnTo>
                                  <a:pt x="1748" y="2738"/>
                                </a:lnTo>
                                <a:lnTo>
                                  <a:pt x="1673" y="2752"/>
                                </a:lnTo>
                                <a:lnTo>
                                  <a:pt x="1597" y="2763"/>
                                </a:lnTo>
                                <a:lnTo>
                                  <a:pt x="1519" y="2769"/>
                                </a:lnTo>
                                <a:lnTo>
                                  <a:pt x="1441" y="2771"/>
                                </a:lnTo>
                                <a:lnTo>
                                  <a:pt x="1365" y="2769"/>
                                </a:lnTo>
                                <a:lnTo>
                                  <a:pt x="1290" y="2763"/>
                                </a:lnTo>
                                <a:lnTo>
                                  <a:pt x="1216" y="2753"/>
                                </a:lnTo>
                                <a:lnTo>
                                  <a:pt x="1143" y="2740"/>
                                </a:lnTo>
                                <a:lnTo>
                                  <a:pt x="1072" y="2723"/>
                                </a:lnTo>
                                <a:lnTo>
                                  <a:pt x="1002" y="2702"/>
                                </a:lnTo>
                                <a:lnTo>
                                  <a:pt x="933" y="2678"/>
                                </a:lnTo>
                                <a:lnTo>
                                  <a:pt x="866" y="2650"/>
                                </a:lnTo>
                                <a:lnTo>
                                  <a:pt x="801" y="2619"/>
                                </a:lnTo>
                                <a:lnTo>
                                  <a:pt x="737" y="2585"/>
                                </a:lnTo>
                                <a:lnTo>
                                  <a:pt x="675" y="2548"/>
                                </a:lnTo>
                                <a:lnTo>
                                  <a:pt x="616" y="2508"/>
                                </a:lnTo>
                                <a:lnTo>
                                  <a:pt x="558" y="2466"/>
                                </a:lnTo>
                                <a:lnTo>
                                  <a:pt x="503" y="2420"/>
                                </a:lnTo>
                                <a:lnTo>
                                  <a:pt x="450" y="2372"/>
                                </a:lnTo>
                                <a:lnTo>
                                  <a:pt x="399" y="2321"/>
                                </a:lnTo>
                                <a:lnTo>
                                  <a:pt x="351" y="2268"/>
                                </a:lnTo>
                                <a:lnTo>
                                  <a:pt x="306" y="2213"/>
                                </a:lnTo>
                                <a:lnTo>
                                  <a:pt x="263" y="2156"/>
                                </a:lnTo>
                                <a:lnTo>
                                  <a:pt x="223" y="2096"/>
                                </a:lnTo>
                                <a:lnTo>
                                  <a:pt x="186" y="2034"/>
                                </a:lnTo>
                                <a:lnTo>
                                  <a:pt x="152" y="1971"/>
                                </a:lnTo>
                                <a:lnTo>
                                  <a:pt x="121" y="1905"/>
                                </a:lnTo>
                                <a:lnTo>
                                  <a:pt x="94" y="1838"/>
                                </a:lnTo>
                                <a:lnTo>
                                  <a:pt x="70" y="1770"/>
                                </a:lnTo>
                                <a:lnTo>
                                  <a:pt x="49" y="1700"/>
                                </a:lnTo>
                                <a:lnTo>
                                  <a:pt x="32" y="1628"/>
                                </a:lnTo>
                                <a:lnTo>
                                  <a:pt x="18" y="1555"/>
                                </a:lnTo>
                                <a:lnTo>
                                  <a:pt x="8" y="1481"/>
                                </a:lnTo>
                                <a:lnTo>
                                  <a:pt x="2" y="1406"/>
                                </a:lnTo>
                                <a:lnTo>
                                  <a:pt x="0" y="1330"/>
                                </a:lnTo>
                                <a:lnTo>
                                  <a:pt x="2" y="1251"/>
                                </a:lnTo>
                                <a:lnTo>
                                  <a:pt x="9" y="1173"/>
                                </a:lnTo>
                                <a:lnTo>
                                  <a:pt x="19" y="1096"/>
                                </a:lnTo>
                                <a:lnTo>
                                  <a:pt x="34" y="1020"/>
                                </a:lnTo>
                                <a:lnTo>
                                  <a:pt x="52" y="946"/>
                                </a:lnTo>
                                <a:lnTo>
                                  <a:pt x="75" y="872"/>
                                </a:lnTo>
                                <a:lnTo>
                                  <a:pt x="101" y="801"/>
                                </a:lnTo>
                                <a:lnTo>
                                  <a:pt x="131" y="730"/>
                                </a:lnTo>
                                <a:lnTo>
                                  <a:pt x="165" y="662"/>
                                </a:lnTo>
                                <a:lnTo>
                                  <a:pt x="202" y="596"/>
                                </a:lnTo>
                                <a:lnTo>
                                  <a:pt x="242" y="531"/>
                                </a:lnTo>
                                <a:lnTo>
                                  <a:pt x="286" y="469"/>
                                </a:lnTo>
                                <a:lnTo>
                                  <a:pt x="333" y="409"/>
                                </a:lnTo>
                                <a:lnTo>
                                  <a:pt x="383" y="352"/>
                                </a:lnTo>
                                <a:lnTo>
                                  <a:pt x="436" y="297"/>
                                </a:lnTo>
                                <a:lnTo>
                                  <a:pt x="493" y="246"/>
                                </a:lnTo>
                                <a:lnTo>
                                  <a:pt x="552" y="197"/>
                                </a:lnTo>
                                <a:lnTo>
                                  <a:pt x="613" y="151"/>
                                </a:lnTo>
                                <a:lnTo>
                                  <a:pt x="678" y="108"/>
                                </a:lnTo>
                                <a:lnTo>
                                  <a:pt x="745" y="68"/>
                                </a:lnTo>
                                <a:lnTo>
                                  <a:pt x="814" y="33"/>
                                </a:lnTo>
                                <a:lnTo>
                                  <a:pt x="886" y="0"/>
                                </a:lnTo>
                                <a:lnTo>
                                  <a:pt x="1441" y="1330"/>
                                </a:lnTo>
                                <a:close/>
                              </a:path>
                            </a:pathLst>
                          </a:custGeom>
                          <a:noFill/>
                          <a:ln w="14122" cap="flat" cmpd="sng">
                            <a:solidFill>
                              <a:srgbClr val="FFFFFF"/>
                            </a:solidFill>
                            <a:prstDash val="solid"/>
                            <a:headEnd type="none" w="med" len="med"/>
                            <a:tailEnd type="none" w="med" len="med"/>
                          </a:ln>
                        </wps:spPr>
                        <wps:bodyPr upright="1"/>
                      </wps:wsp>
                      <wps:wsp>
                        <wps:cNvPr id="1294" name="任意多边形 471"/>
                        <wps:cNvSpPr/>
                        <wps:spPr>
                          <a:xfrm>
                            <a:off x="4691" y="1279"/>
                            <a:ext cx="1442" cy="1330"/>
                          </a:xfrm>
                          <a:custGeom>
                            <a:avLst/>
                            <a:gdLst/>
                            <a:ahLst/>
                            <a:cxnLst/>
                            <a:pathLst>
                              <a:path w="1442" h="1330">
                                <a:moveTo>
                                  <a:pt x="886" y="0"/>
                                </a:moveTo>
                                <a:lnTo>
                                  <a:pt x="816" y="32"/>
                                </a:lnTo>
                                <a:lnTo>
                                  <a:pt x="747" y="67"/>
                                </a:lnTo>
                                <a:lnTo>
                                  <a:pt x="681" y="106"/>
                                </a:lnTo>
                                <a:lnTo>
                                  <a:pt x="617" y="148"/>
                                </a:lnTo>
                                <a:lnTo>
                                  <a:pt x="556" y="193"/>
                                </a:lnTo>
                                <a:lnTo>
                                  <a:pt x="496" y="242"/>
                                </a:lnTo>
                                <a:lnTo>
                                  <a:pt x="440" y="294"/>
                                </a:lnTo>
                                <a:lnTo>
                                  <a:pt x="386" y="348"/>
                                </a:lnTo>
                                <a:lnTo>
                                  <a:pt x="336" y="406"/>
                                </a:lnTo>
                                <a:lnTo>
                                  <a:pt x="288" y="466"/>
                                </a:lnTo>
                                <a:lnTo>
                                  <a:pt x="243" y="529"/>
                                </a:lnTo>
                                <a:lnTo>
                                  <a:pt x="202" y="594"/>
                                </a:lnTo>
                                <a:lnTo>
                                  <a:pt x="165" y="661"/>
                                </a:lnTo>
                                <a:lnTo>
                                  <a:pt x="131" y="730"/>
                                </a:lnTo>
                                <a:lnTo>
                                  <a:pt x="101" y="801"/>
                                </a:lnTo>
                                <a:lnTo>
                                  <a:pt x="75" y="873"/>
                                </a:lnTo>
                                <a:lnTo>
                                  <a:pt x="52" y="946"/>
                                </a:lnTo>
                                <a:lnTo>
                                  <a:pt x="34" y="1020"/>
                                </a:lnTo>
                                <a:lnTo>
                                  <a:pt x="19" y="1095"/>
                                </a:lnTo>
                                <a:lnTo>
                                  <a:pt x="9" y="1171"/>
                                </a:lnTo>
                                <a:lnTo>
                                  <a:pt x="2" y="1248"/>
                                </a:lnTo>
                                <a:lnTo>
                                  <a:pt x="0" y="1325"/>
                                </a:lnTo>
                                <a:lnTo>
                                  <a:pt x="1441" y="1330"/>
                                </a:lnTo>
                                <a:lnTo>
                                  <a:pt x="886" y="0"/>
                                </a:lnTo>
                                <a:close/>
                              </a:path>
                            </a:pathLst>
                          </a:custGeom>
                          <a:solidFill>
                            <a:srgbClr val="FFA600"/>
                          </a:solidFill>
                          <a:ln>
                            <a:noFill/>
                          </a:ln>
                        </wps:spPr>
                        <wps:bodyPr upright="1"/>
                      </wps:wsp>
                      <wps:wsp>
                        <wps:cNvPr id="1295" name="任意多边形 472"/>
                        <wps:cNvSpPr/>
                        <wps:spPr>
                          <a:xfrm>
                            <a:off x="4691" y="1279"/>
                            <a:ext cx="1442" cy="1330"/>
                          </a:xfrm>
                          <a:custGeom>
                            <a:avLst/>
                            <a:gdLst/>
                            <a:ahLst/>
                            <a:cxnLst/>
                            <a:pathLst>
                              <a:path w="1442" h="1330">
                                <a:moveTo>
                                  <a:pt x="1441" y="1330"/>
                                </a:moveTo>
                                <a:lnTo>
                                  <a:pt x="0" y="1325"/>
                                </a:lnTo>
                                <a:lnTo>
                                  <a:pt x="2" y="1248"/>
                                </a:lnTo>
                                <a:lnTo>
                                  <a:pt x="9" y="1171"/>
                                </a:lnTo>
                                <a:lnTo>
                                  <a:pt x="19" y="1095"/>
                                </a:lnTo>
                                <a:lnTo>
                                  <a:pt x="34" y="1020"/>
                                </a:lnTo>
                                <a:lnTo>
                                  <a:pt x="52" y="946"/>
                                </a:lnTo>
                                <a:lnTo>
                                  <a:pt x="75" y="873"/>
                                </a:lnTo>
                                <a:lnTo>
                                  <a:pt x="101" y="801"/>
                                </a:lnTo>
                                <a:lnTo>
                                  <a:pt x="131" y="730"/>
                                </a:lnTo>
                                <a:lnTo>
                                  <a:pt x="165" y="661"/>
                                </a:lnTo>
                                <a:lnTo>
                                  <a:pt x="202" y="594"/>
                                </a:lnTo>
                                <a:lnTo>
                                  <a:pt x="243" y="529"/>
                                </a:lnTo>
                                <a:lnTo>
                                  <a:pt x="288" y="466"/>
                                </a:lnTo>
                                <a:lnTo>
                                  <a:pt x="336" y="406"/>
                                </a:lnTo>
                                <a:lnTo>
                                  <a:pt x="386" y="348"/>
                                </a:lnTo>
                                <a:lnTo>
                                  <a:pt x="440" y="294"/>
                                </a:lnTo>
                                <a:lnTo>
                                  <a:pt x="496" y="242"/>
                                </a:lnTo>
                                <a:lnTo>
                                  <a:pt x="556" y="193"/>
                                </a:lnTo>
                                <a:lnTo>
                                  <a:pt x="617" y="148"/>
                                </a:lnTo>
                                <a:lnTo>
                                  <a:pt x="681" y="106"/>
                                </a:lnTo>
                                <a:lnTo>
                                  <a:pt x="747" y="67"/>
                                </a:lnTo>
                                <a:lnTo>
                                  <a:pt x="816" y="32"/>
                                </a:lnTo>
                                <a:lnTo>
                                  <a:pt x="886" y="0"/>
                                </a:lnTo>
                                <a:lnTo>
                                  <a:pt x="1441" y="1330"/>
                                </a:lnTo>
                                <a:close/>
                              </a:path>
                            </a:pathLst>
                          </a:custGeom>
                          <a:noFill/>
                          <a:ln w="14122" cap="flat" cmpd="sng">
                            <a:solidFill>
                              <a:srgbClr val="FFFFFF"/>
                            </a:solidFill>
                            <a:prstDash val="solid"/>
                            <a:headEnd type="none" w="med" len="med"/>
                            <a:tailEnd type="none" w="med" len="med"/>
                          </a:ln>
                        </wps:spPr>
                        <wps:bodyPr upright="1"/>
                      </wps:wsp>
                      <wps:wsp>
                        <wps:cNvPr id="1296" name="任意多边形 473"/>
                        <wps:cNvSpPr/>
                        <wps:spPr>
                          <a:xfrm>
                            <a:off x="5492" y="1168"/>
                            <a:ext cx="641" cy="1442"/>
                          </a:xfrm>
                          <a:custGeom>
                            <a:avLst/>
                            <a:gdLst/>
                            <a:ahLst/>
                            <a:cxnLst/>
                            <a:pathLst>
                              <a:path w="641" h="1442">
                                <a:moveTo>
                                  <a:pt x="640" y="0"/>
                                </a:moveTo>
                                <a:lnTo>
                                  <a:pt x="557" y="2"/>
                                </a:lnTo>
                                <a:lnTo>
                                  <a:pt x="475" y="10"/>
                                </a:lnTo>
                                <a:lnTo>
                                  <a:pt x="393" y="21"/>
                                </a:lnTo>
                                <a:lnTo>
                                  <a:pt x="311" y="38"/>
                                </a:lnTo>
                                <a:lnTo>
                                  <a:pt x="231" y="59"/>
                                </a:lnTo>
                                <a:lnTo>
                                  <a:pt x="153" y="85"/>
                                </a:lnTo>
                                <a:lnTo>
                                  <a:pt x="75" y="115"/>
                                </a:lnTo>
                                <a:lnTo>
                                  <a:pt x="0" y="150"/>
                                </a:lnTo>
                                <a:lnTo>
                                  <a:pt x="640" y="1441"/>
                                </a:lnTo>
                                <a:lnTo>
                                  <a:pt x="640" y="0"/>
                                </a:lnTo>
                                <a:close/>
                              </a:path>
                            </a:pathLst>
                          </a:custGeom>
                          <a:solidFill>
                            <a:srgbClr val="D7E1EC"/>
                          </a:solidFill>
                          <a:ln>
                            <a:noFill/>
                          </a:ln>
                        </wps:spPr>
                        <wps:bodyPr upright="1"/>
                      </wps:wsp>
                      <wps:wsp>
                        <wps:cNvPr id="1297" name="任意多边形 474"/>
                        <wps:cNvSpPr/>
                        <wps:spPr>
                          <a:xfrm>
                            <a:off x="5492" y="1168"/>
                            <a:ext cx="641" cy="1442"/>
                          </a:xfrm>
                          <a:custGeom>
                            <a:avLst/>
                            <a:gdLst/>
                            <a:ahLst/>
                            <a:cxnLst/>
                            <a:pathLst>
                              <a:path w="641" h="1442">
                                <a:moveTo>
                                  <a:pt x="640" y="1441"/>
                                </a:moveTo>
                                <a:lnTo>
                                  <a:pt x="0" y="150"/>
                                </a:lnTo>
                                <a:lnTo>
                                  <a:pt x="75" y="115"/>
                                </a:lnTo>
                                <a:lnTo>
                                  <a:pt x="153" y="85"/>
                                </a:lnTo>
                                <a:lnTo>
                                  <a:pt x="231" y="59"/>
                                </a:lnTo>
                                <a:lnTo>
                                  <a:pt x="311" y="38"/>
                                </a:lnTo>
                                <a:lnTo>
                                  <a:pt x="393" y="21"/>
                                </a:lnTo>
                                <a:lnTo>
                                  <a:pt x="475" y="10"/>
                                </a:lnTo>
                                <a:lnTo>
                                  <a:pt x="557" y="2"/>
                                </a:lnTo>
                                <a:lnTo>
                                  <a:pt x="640" y="0"/>
                                </a:lnTo>
                                <a:lnTo>
                                  <a:pt x="640" y="1441"/>
                                </a:lnTo>
                                <a:close/>
                              </a:path>
                            </a:pathLst>
                          </a:custGeom>
                          <a:noFill/>
                          <a:ln w="14122" cap="flat" cmpd="sng">
                            <a:solidFill>
                              <a:srgbClr val="FFFFFF"/>
                            </a:solidFill>
                            <a:prstDash val="solid"/>
                            <a:headEnd type="none" w="med" len="med"/>
                            <a:tailEnd type="none" w="med" len="med"/>
                          </a:ln>
                        </wps:spPr>
                        <wps:bodyPr upright="1"/>
                      </wps:wsp>
                      <wps:wsp>
                        <wps:cNvPr id="1298" name="任意多边形 475"/>
                        <wps:cNvSpPr/>
                        <wps:spPr>
                          <a:xfrm>
                            <a:off x="5159" y="1629"/>
                            <a:ext cx="1946" cy="1946"/>
                          </a:xfrm>
                          <a:custGeom>
                            <a:avLst/>
                            <a:gdLst/>
                            <a:ahLst/>
                            <a:cxnLst/>
                            <a:pathLst>
                              <a:path w="1946" h="1946">
                                <a:moveTo>
                                  <a:pt x="973" y="0"/>
                                </a:moveTo>
                                <a:lnTo>
                                  <a:pt x="897" y="3"/>
                                </a:lnTo>
                                <a:lnTo>
                                  <a:pt x="823" y="12"/>
                                </a:lnTo>
                                <a:lnTo>
                                  <a:pt x="750" y="26"/>
                                </a:lnTo>
                                <a:lnTo>
                                  <a:pt x="680" y="45"/>
                                </a:lnTo>
                                <a:lnTo>
                                  <a:pt x="611" y="70"/>
                                </a:lnTo>
                                <a:lnTo>
                                  <a:pt x="545" y="99"/>
                                </a:lnTo>
                                <a:lnTo>
                                  <a:pt x="482" y="133"/>
                                </a:lnTo>
                                <a:lnTo>
                                  <a:pt x="422" y="171"/>
                                </a:lnTo>
                                <a:lnTo>
                                  <a:pt x="365" y="214"/>
                                </a:lnTo>
                                <a:lnTo>
                                  <a:pt x="311" y="260"/>
                                </a:lnTo>
                                <a:lnTo>
                                  <a:pt x="261" y="311"/>
                                </a:lnTo>
                                <a:lnTo>
                                  <a:pt x="214" y="365"/>
                                </a:lnTo>
                                <a:lnTo>
                                  <a:pt x="172" y="422"/>
                                </a:lnTo>
                                <a:lnTo>
                                  <a:pt x="133" y="482"/>
                                </a:lnTo>
                                <a:lnTo>
                                  <a:pt x="99" y="545"/>
                                </a:lnTo>
                                <a:lnTo>
                                  <a:pt x="70" y="611"/>
                                </a:lnTo>
                                <a:lnTo>
                                  <a:pt x="46" y="679"/>
                                </a:lnTo>
                                <a:lnTo>
                                  <a:pt x="26" y="750"/>
                                </a:lnTo>
                                <a:lnTo>
                                  <a:pt x="12" y="823"/>
                                </a:lnTo>
                                <a:lnTo>
                                  <a:pt x="3" y="897"/>
                                </a:lnTo>
                                <a:lnTo>
                                  <a:pt x="0" y="973"/>
                                </a:lnTo>
                                <a:lnTo>
                                  <a:pt x="3" y="1049"/>
                                </a:lnTo>
                                <a:lnTo>
                                  <a:pt x="12" y="1123"/>
                                </a:lnTo>
                                <a:lnTo>
                                  <a:pt x="26" y="1196"/>
                                </a:lnTo>
                                <a:lnTo>
                                  <a:pt x="46" y="1267"/>
                                </a:lnTo>
                                <a:lnTo>
                                  <a:pt x="70" y="1335"/>
                                </a:lnTo>
                                <a:lnTo>
                                  <a:pt x="99" y="1401"/>
                                </a:lnTo>
                                <a:lnTo>
                                  <a:pt x="133" y="1464"/>
                                </a:lnTo>
                                <a:lnTo>
                                  <a:pt x="172" y="1524"/>
                                </a:lnTo>
                                <a:lnTo>
                                  <a:pt x="214" y="1581"/>
                                </a:lnTo>
                                <a:lnTo>
                                  <a:pt x="261" y="1635"/>
                                </a:lnTo>
                                <a:lnTo>
                                  <a:pt x="311" y="1686"/>
                                </a:lnTo>
                                <a:lnTo>
                                  <a:pt x="365" y="1732"/>
                                </a:lnTo>
                                <a:lnTo>
                                  <a:pt x="422" y="1775"/>
                                </a:lnTo>
                                <a:lnTo>
                                  <a:pt x="482" y="1813"/>
                                </a:lnTo>
                                <a:lnTo>
                                  <a:pt x="545" y="1847"/>
                                </a:lnTo>
                                <a:lnTo>
                                  <a:pt x="611" y="1876"/>
                                </a:lnTo>
                                <a:lnTo>
                                  <a:pt x="680" y="1901"/>
                                </a:lnTo>
                                <a:lnTo>
                                  <a:pt x="750" y="1920"/>
                                </a:lnTo>
                                <a:lnTo>
                                  <a:pt x="823" y="1934"/>
                                </a:lnTo>
                                <a:lnTo>
                                  <a:pt x="897" y="1943"/>
                                </a:lnTo>
                                <a:lnTo>
                                  <a:pt x="973" y="1946"/>
                                </a:lnTo>
                                <a:lnTo>
                                  <a:pt x="1049" y="1943"/>
                                </a:lnTo>
                                <a:lnTo>
                                  <a:pt x="1124" y="1934"/>
                                </a:lnTo>
                                <a:lnTo>
                                  <a:pt x="1196" y="1920"/>
                                </a:lnTo>
                                <a:lnTo>
                                  <a:pt x="1267" y="1901"/>
                                </a:lnTo>
                                <a:lnTo>
                                  <a:pt x="1335" y="1876"/>
                                </a:lnTo>
                                <a:lnTo>
                                  <a:pt x="1401" y="1847"/>
                                </a:lnTo>
                                <a:lnTo>
                                  <a:pt x="1464" y="1813"/>
                                </a:lnTo>
                                <a:lnTo>
                                  <a:pt x="1524" y="1775"/>
                                </a:lnTo>
                                <a:lnTo>
                                  <a:pt x="1582" y="1732"/>
                                </a:lnTo>
                                <a:lnTo>
                                  <a:pt x="1635" y="1686"/>
                                </a:lnTo>
                                <a:lnTo>
                                  <a:pt x="1686" y="1635"/>
                                </a:lnTo>
                                <a:lnTo>
                                  <a:pt x="1732" y="1581"/>
                                </a:lnTo>
                                <a:lnTo>
                                  <a:pt x="1775" y="1524"/>
                                </a:lnTo>
                                <a:lnTo>
                                  <a:pt x="1813" y="1464"/>
                                </a:lnTo>
                                <a:lnTo>
                                  <a:pt x="1847" y="1401"/>
                                </a:lnTo>
                                <a:lnTo>
                                  <a:pt x="1876" y="1335"/>
                                </a:lnTo>
                                <a:lnTo>
                                  <a:pt x="1901" y="1267"/>
                                </a:lnTo>
                                <a:lnTo>
                                  <a:pt x="1920" y="1196"/>
                                </a:lnTo>
                                <a:lnTo>
                                  <a:pt x="1934" y="1123"/>
                                </a:lnTo>
                                <a:lnTo>
                                  <a:pt x="1943" y="1049"/>
                                </a:lnTo>
                                <a:lnTo>
                                  <a:pt x="1946" y="973"/>
                                </a:lnTo>
                                <a:lnTo>
                                  <a:pt x="1943" y="897"/>
                                </a:lnTo>
                                <a:lnTo>
                                  <a:pt x="1934" y="823"/>
                                </a:lnTo>
                                <a:lnTo>
                                  <a:pt x="1920" y="750"/>
                                </a:lnTo>
                                <a:lnTo>
                                  <a:pt x="1901" y="679"/>
                                </a:lnTo>
                                <a:lnTo>
                                  <a:pt x="1876" y="611"/>
                                </a:lnTo>
                                <a:lnTo>
                                  <a:pt x="1847" y="545"/>
                                </a:lnTo>
                                <a:lnTo>
                                  <a:pt x="1813" y="482"/>
                                </a:lnTo>
                                <a:lnTo>
                                  <a:pt x="1775" y="422"/>
                                </a:lnTo>
                                <a:lnTo>
                                  <a:pt x="1732" y="365"/>
                                </a:lnTo>
                                <a:lnTo>
                                  <a:pt x="1686" y="311"/>
                                </a:lnTo>
                                <a:lnTo>
                                  <a:pt x="1635" y="260"/>
                                </a:lnTo>
                                <a:lnTo>
                                  <a:pt x="1582" y="214"/>
                                </a:lnTo>
                                <a:lnTo>
                                  <a:pt x="1524" y="171"/>
                                </a:lnTo>
                                <a:lnTo>
                                  <a:pt x="1464" y="133"/>
                                </a:lnTo>
                                <a:lnTo>
                                  <a:pt x="1401" y="99"/>
                                </a:lnTo>
                                <a:lnTo>
                                  <a:pt x="1335" y="70"/>
                                </a:lnTo>
                                <a:lnTo>
                                  <a:pt x="1267" y="45"/>
                                </a:lnTo>
                                <a:lnTo>
                                  <a:pt x="1196" y="26"/>
                                </a:lnTo>
                                <a:lnTo>
                                  <a:pt x="1124" y="12"/>
                                </a:lnTo>
                                <a:lnTo>
                                  <a:pt x="1049" y="3"/>
                                </a:lnTo>
                                <a:lnTo>
                                  <a:pt x="973"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234pt;margin-top:57.85pt;height:145.25pt;width:144.7pt;mso-position-horizontal-relative:page;z-index:251923456;mso-width-relative:page;mso-height-relative:page;" coordorigin="4680,1157" coordsize="2894,2905" o:gfxdata="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">
                <o:lock v:ext="edit" aspectratio="f"/>
                <v:shape id="任意多边形 468" o:spid="_x0000_s1026" o:spt="100" style="position:absolute;left:4951;top:1168;height:2883;width:2622;" fillcolor="#CF4300" filled="t" stroked="f" coordsize="2622,2883" o:gfxdata="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BR6wvQAA&#10;AN0AAAAPAAAAAAAAAAEAIAAAACIAAABkcnMvZG93bnJldi54bWxQSwECFAAUAAAACACHTuJAMy8F&#10;njsAAAA5AAAAEAAAAAAAAAABACAAAAAMAQAAZHJzL3NoYXBleG1sLnhtbFBLBQYAAAAABgAGAFsB&#10;AAC2AwAAAAA=&#10;" path="m1181,0l1134,1,1181,1441,0,2267,47,2330,96,2390,149,2446,204,2500,262,2551,322,2598,384,2642,449,2682,516,2719,584,2752,654,2782,726,2808,799,2831,874,2849,949,2863,1026,2874,1103,2880,1181,2882,1257,2880,1332,2874,1406,2864,1479,2851,1551,2834,1621,2813,1689,2789,1756,2761,1822,2730,1885,2696,1947,2659,2007,2619,2064,2577,2120,2531,2173,2483,2223,2432,2271,2379,2317,2324,2359,2267,2399,2207,2436,2145,2470,2082,2501,2016,2529,1949,2553,1881,2574,1811,2591,1739,2604,1666,2614,1592,2620,1517,2622,1441,2620,1365,2614,1290,2604,1216,2591,1143,2574,1072,2553,1001,2529,933,2501,866,2470,800,2436,737,2399,675,2359,616,2317,558,2271,503,2223,450,2173,399,2120,351,2064,306,2007,263,1947,223,1885,186,1822,152,1756,121,1689,94,1621,69,1551,49,1479,31,1406,18,1332,8,1257,2,1181,0xe">
                  <v:fill on="t" focussize="0,0"/>
                  <v:stroke on="f"/>
                  <v:imagedata o:title=""/>
                  <o:lock v:ext="edit" aspectratio="f"/>
                </v:shape>
                <v:shape id="任意多边形 469" o:spid="_x0000_s1026" o:spt="100" style="position:absolute;left:4691;top:1279;height:2771;width:2836;" fillcolor="#FF7A00" filled="t" stroked="f" coordsize="2836,2771" o:gfxdata="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yoPe8AAAA&#10;3QAAAA8AAAAAAAAAAQAgAAAAIgAAAGRycy9kb3ducmV2LnhtbFBLAQIUABQAAAAIAIdO4kAzLwWe&#10;OwAAADkAAAAQAAAAAAAAAAEAIAAAAAsBAABkcnMvc2hhcGV4bWwueG1sUEsFBgAAAAAGAAYAWwEA&#10;ALUDAAAAAA==&#10;" path="m886,0l814,33,745,68,678,108,613,151,552,197,493,246,436,297,383,352,333,409,286,469,242,531,202,596,165,662,131,730,101,801,75,872,52,946,34,1020,19,1096,9,1173,2,1251,0,1330,2,1406,8,1481,18,1555,32,1628,49,1700,70,1770,94,1838,121,1905,152,1971,186,2034,223,2096,263,2156,306,2213,351,2268,399,2321,450,2372,503,2420,558,2466,616,2508,675,2548,737,2585,801,2619,866,2650,933,2678,1002,2702,1072,2723,1143,2740,1216,2753,1290,2763,1365,2769,1441,2771,1519,2769,1597,2763,1673,2752,1748,2738,1822,2720,1894,2698,1965,2672,2034,2643,2102,2610,2167,2574,2231,2534,2292,2492,2351,2446,2408,2397,2462,2346,2514,2291,2563,2234,2608,2175,2651,2112,2691,2048,2727,1981,2760,1912,2789,1841,2814,1768,2836,1692,1441,1330,886,0xe">
                  <v:fill on="t" focussize="0,0"/>
                  <v:stroke on="f"/>
                  <v:imagedata o:title=""/>
                  <o:lock v:ext="edit" aspectratio="f"/>
                </v:shape>
                <v:shape id="任意多边形 470" o:spid="_x0000_s1026" o:spt="100" style="position:absolute;left:4691;top:1279;height:2771;width:2836;" filled="f" stroked="t" coordsize="2836,2771" o:gfxdata="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4cLVr4A&#10;AADdAAAADwAAAAAAAAABACAAAAAiAAAAZHJzL2Rvd25yZXYueG1sUEsBAhQAFAAAAAgAh07iQDMv&#10;BZ47AAAAOQAAABAAAAAAAAAAAQAgAAAADQEAAGRycy9zaGFwZXhtbC54bWxQSwUGAAAAAAYABgBb&#10;AQAAtwMAAAAA&#10;" path="m1441,1330l2836,1692,2814,1768,2789,1841,2760,1912,2727,1981,2691,2048,2651,2112,2608,2175,2563,2234,2514,2291,2462,2346,2408,2397,2351,2446,2292,2492,2231,2534,2167,2574,2102,2610,2034,2643,1965,2672,1894,2698,1822,2720,1748,2738,1673,2752,1597,2763,1519,2769,1441,2771,1365,2769,1290,2763,1216,2753,1143,2740,1072,2723,1002,2702,933,2678,866,2650,801,2619,737,2585,675,2548,616,2508,558,2466,503,2420,450,2372,399,2321,351,2268,306,2213,263,2156,223,2096,186,2034,152,1971,121,1905,94,1838,70,1770,49,1700,32,1628,18,1555,8,1481,2,1406,0,1330,2,1251,9,1173,19,1096,34,1020,52,946,75,872,101,801,131,730,165,662,202,596,242,531,286,469,333,409,383,352,436,297,493,246,552,197,613,151,678,108,745,68,814,33,886,0,1441,1330xe">
                  <v:fill on="f" focussize="0,0"/>
                  <v:stroke weight="1.11196850393701pt" color="#FFFFFF" joinstyle="round"/>
                  <v:imagedata o:title=""/>
                  <o:lock v:ext="edit" aspectratio="f"/>
                </v:shape>
                <v:shape id="任意多边形 471" o:spid="_x0000_s1026" o:spt="100" style="position:absolute;left:4691;top:1279;height:1330;width:1442;" fillcolor="#FFA600" filled="t" stroked="f" coordsize="1442,1330" o:gfxdata="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pnrsb4A&#10;AADdAAAADwAAAAAAAAABACAAAAAiAAAAZHJzL2Rvd25yZXYueG1sUEsBAhQAFAAAAAgAh07iQDMv&#10;BZ47AAAAOQAAABAAAAAAAAAAAQAgAAAADQEAAGRycy9zaGFwZXhtbC54bWxQSwUGAAAAAAYABgBb&#10;AQAAtwMAAAAA&#10;" path="m886,0l816,32,747,67,681,106,617,148,556,193,496,242,440,294,386,348,336,406,288,466,243,529,202,594,165,661,131,730,101,801,75,873,52,946,34,1020,19,1095,9,1171,2,1248,0,1325,1441,1330,886,0xe">
                  <v:fill on="t" focussize="0,0"/>
                  <v:stroke on="f"/>
                  <v:imagedata o:title=""/>
                  <o:lock v:ext="edit" aspectratio="f"/>
                </v:shape>
                <v:shape id="任意多边形 472" o:spid="_x0000_s1026" o:spt="100" style="position:absolute;left:4691;top:1279;height:1330;width:1442;" filled="f" stroked="t" coordsize="1442,1330" o:gfxdata="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uinPvQAA&#10;AN0AAAAPAAAAAAAAAAEAIAAAACIAAABkcnMvZG93bnJldi54bWxQSwECFAAUAAAACACHTuJAMy8F&#10;njsAAAA5AAAAEAAAAAAAAAABACAAAAAMAQAAZHJzL3NoYXBleG1sLnhtbFBLBQYAAAAABgAGAFsB&#10;AAC2AwAAAAA=&#10;" path="m1441,1330l0,1325,2,1248,9,1171,19,1095,34,1020,52,946,75,873,101,801,131,730,165,661,202,594,243,529,288,466,336,406,386,348,440,294,496,242,556,193,617,148,681,106,747,67,816,32,886,0,1441,1330xe">
                  <v:fill on="f" focussize="0,0"/>
                  <v:stroke weight="1.11196850393701pt" color="#FFFFFF" joinstyle="round"/>
                  <v:imagedata o:title=""/>
                  <o:lock v:ext="edit" aspectratio="f"/>
                </v:shape>
                <v:shape id="任意多边形 473" o:spid="_x0000_s1026" o:spt="100" style="position:absolute;left:5492;top:1168;height:1442;width:641;" fillcolor="#D7E1EC" filled="t" stroked="f" coordsize="641,1442" o:gfxdata="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GRG6vQAA&#10;AN0AAAAPAAAAAAAAAAEAIAAAACIAAABkcnMvZG93bnJldi54bWxQSwECFAAUAAAACACHTuJAMy8F&#10;njsAAAA5AAAAEAAAAAAAAAABACAAAAAMAQAAZHJzL3NoYXBleG1sLnhtbFBLBQYAAAAABgAGAFsB&#10;AAC2AwAAAAA=&#10;" path="m640,0l557,2,475,10,393,21,311,38,231,59,153,85,75,115,0,150,640,1441,640,0xe">
                  <v:fill on="t" focussize="0,0"/>
                  <v:stroke on="f"/>
                  <v:imagedata o:title=""/>
                  <o:lock v:ext="edit" aspectratio="f"/>
                </v:shape>
                <v:shape id="任意多边形 474" o:spid="_x0000_s1026" o:spt="100" style="position:absolute;left:5492;top:1168;height:1442;width:641;" filled="f" stroked="t" coordsize="641,1442" o:gfxdata="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7IagvQAA&#10;AN0AAAAPAAAAAAAAAAEAIAAAACIAAABkcnMvZG93bnJldi54bWxQSwECFAAUAAAACACHTuJAMy8F&#10;njsAAAA5AAAAEAAAAAAAAAABACAAAAAMAQAAZHJzL3NoYXBleG1sLnhtbFBLBQYAAAAABgAGAFsB&#10;AAC2AwAAAAA=&#10;" path="m640,1441l0,150,75,115,153,85,231,59,311,38,393,21,475,10,557,2,640,0,640,1441xe">
                  <v:fill on="f" focussize="0,0"/>
                  <v:stroke weight="1.11196850393701pt" color="#FFFFFF" joinstyle="round"/>
                  <v:imagedata o:title=""/>
                  <o:lock v:ext="edit" aspectratio="f"/>
                </v:shape>
                <v:shape id="任意多边形 475" o:spid="_x0000_s1026" o:spt="100" style="position:absolute;left:5159;top:1629;height:1946;width:1946;" fillcolor="#FFFFFF" filled="t" stroked="f" coordsize="1946,1946" o:gfxdata="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cfg74A&#10;AADdAAAADwAAAAAAAAABACAAAAAiAAAAZHJzL2Rvd25yZXYueG1sUEsBAhQAFAAAAAgAh07iQDMv&#10;BZ47AAAAOQAAABAAAAAAAAAAAQAgAAAADQEAAGRycy9zaGFwZXhtbC54bWxQSwUGAAAAAAYABgBb&#10;AQAAtwMAAAAA&#10;" path="m973,0l897,3,823,12,750,26,680,45,611,70,545,99,482,133,422,171,365,214,311,260,261,311,214,365,172,422,133,482,99,545,70,611,46,679,26,750,12,823,3,897,0,973,3,1049,12,1123,26,1196,46,1267,70,1335,99,1401,133,1464,172,1524,214,1581,261,1635,311,1686,365,1732,422,1775,482,1813,545,1847,611,1876,680,1901,750,1920,823,1934,897,1943,973,1946,1049,1943,1124,1934,1196,1920,1267,1901,1335,1876,1401,1847,1464,1813,1524,1775,1582,1732,1635,1686,1686,1635,1732,1581,1775,1524,1813,1464,1847,1401,1876,1335,1901,1267,1920,1196,1934,1123,1943,1049,1946,973,1943,897,1934,823,1920,750,1901,679,1876,611,1847,545,1813,482,1775,422,1732,365,1686,311,1635,260,1582,214,1524,171,1464,133,1401,99,1335,70,1267,45,1196,26,1124,12,1049,3,973,0xe">
                  <v:fill on="t" focussize="0,0"/>
                  <v:stroke on="f"/>
                  <v:imagedata o:title=""/>
                  <o:lock v:ext="edit" aspectratio="f"/>
                </v:shape>
              </v:group>
            </w:pict>
          </mc:Fallback>
        </mc:AlternateContent>
      </w:r>
      <w:r>
        <mc:AlternateContent>
          <mc:Choice Requires="wps">
            <w:drawing>
              <wp:anchor distT="0" distB="0" distL="114300" distR="114300" simplePos="0" relativeHeight="251927552" behindDoc="0" locked="0" layoutInCell="1" allowOverlap="1">
                <wp:simplePos x="0" y="0"/>
                <wp:positionH relativeFrom="page">
                  <wp:posOffset>2978785</wp:posOffset>
                </wp:positionH>
                <wp:positionV relativeFrom="paragraph">
                  <wp:posOffset>232410</wp:posOffset>
                </wp:positionV>
                <wp:extent cx="3887470" cy="376555"/>
                <wp:effectExtent l="0" t="0" r="11430" b="4445"/>
                <wp:wrapNone/>
                <wp:docPr id="1299" name="文本框 1299"/>
                <wp:cNvGraphicFramePr/>
                <a:graphic xmlns:a="http://schemas.openxmlformats.org/drawingml/2006/main">
                  <a:graphicData uri="http://schemas.microsoft.com/office/word/2010/wordprocessingShape">
                    <wps:wsp>
                      <wps:cNvSpPr txBox="1"/>
                      <wps:spPr>
                        <a:xfrm>
                          <a:off x="0" y="0"/>
                          <a:ext cx="3887470" cy="376555"/>
                        </a:xfrm>
                        <a:prstGeom prst="rect">
                          <a:avLst/>
                        </a:prstGeom>
                        <a:solidFill>
                          <a:srgbClr val="EEF3F8"/>
                        </a:solidFill>
                        <a:ln>
                          <a:noFill/>
                        </a:ln>
                      </wps:spPr>
                      <wps:txbx>
                        <w:txbxContent>
                          <w:p>
                            <w:pPr>
                              <w:rPr>
                                <w:lang w:eastAsia="zh-CN"/>
                              </w:rPr>
                            </w:pPr>
                            <w:r>
                              <w:rPr>
                                <w:rFonts w:ascii="微软雅黑" w:eastAsia="微软雅黑" w:cs="微软雅黑"/>
                                <w:i/>
                                <w:color w:val="454C5B"/>
                                <w:w w:val="115"/>
                                <w:sz w:val="17"/>
                                <w:lang w:eastAsia="zh-CN"/>
                              </w:rPr>
                              <w:t>您的领导</w:t>
                            </w:r>
                            <w:r>
                              <w:rPr>
                                <w:rFonts w:ascii="微软雅黑" w:eastAsia="微软雅黑" w:cs="微软雅黑"/>
                                <w:i/>
                                <w:color w:val="454C5B"/>
                                <w:spacing w:val="-8"/>
                                <w:w w:val="115"/>
                                <w:sz w:val="17"/>
                                <w:lang w:eastAsia="zh-CN"/>
                              </w:rPr>
                              <w:t>层</w:t>
                            </w:r>
                            <w:r>
                              <w:rPr>
                                <w:rFonts w:ascii="微软雅黑" w:eastAsia="微软雅黑" w:cs="微软雅黑"/>
                                <w:i/>
                                <w:color w:val="454C5B"/>
                                <w:w w:val="115"/>
                                <w:sz w:val="17"/>
                                <w:lang w:eastAsia="zh-CN"/>
                              </w:rPr>
                              <w:t>（如董事会</w:t>
                            </w:r>
                            <w:r>
                              <w:rPr>
                                <w:rFonts w:ascii="微软雅黑" w:eastAsia="微软雅黑" w:cs="微软雅黑"/>
                                <w:i/>
                                <w:color w:val="454C5B"/>
                                <w:spacing w:val="-8"/>
                                <w:w w:val="115"/>
                                <w:sz w:val="17"/>
                                <w:lang w:eastAsia="zh-CN"/>
                              </w:rPr>
                              <w:t>）</w:t>
                            </w:r>
                            <w:r>
                              <w:rPr>
                                <w:rFonts w:ascii="微软雅黑" w:eastAsia="微软雅黑" w:cs="微软雅黑"/>
                                <w:i/>
                                <w:color w:val="454C5B"/>
                                <w:w w:val="115"/>
                                <w:sz w:val="17"/>
                                <w:lang w:eastAsia="zh-CN"/>
                              </w:rPr>
                              <w:t>在多大程度</w:t>
                            </w:r>
                            <w:r>
                              <w:rPr>
                                <w:rFonts w:ascii="微软雅黑" w:eastAsia="微软雅黑" w:cs="微软雅黑"/>
                                <w:i/>
                                <w:color w:val="454C5B"/>
                                <w:spacing w:val="-8"/>
                                <w:w w:val="115"/>
                                <w:sz w:val="17"/>
                                <w:lang w:eastAsia="zh-CN"/>
                              </w:rPr>
                              <w:t>上</w:t>
                            </w:r>
                            <w:r>
                              <w:rPr>
                                <w:rFonts w:ascii="微软雅黑" w:eastAsia="微软雅黑" w:cs="微软雅黑"/>
                                <w:i/>
                                <w:color w:val="454C5B"/>
                                <w:w w:val="115"/>
                                <w:sz w:val="17"/>
                                <w:lang w:eastAsia="zh-CN"/>
                              </w:rPr>
                              <w:t>了解和意识到人工智能对</w:t>
                            </w:r>
                            <w:r>
                              <w:rPr>
                                <w:rFonts w:ascii="微软雅黑" w:eastAsia="微软雅黑" w:cs="微软雅黑"/>
                                <w:i/>
                                <w:color w:val="454C5B"/>
                                <w:spacing w:val="-2"/>
                                <w:w w:val="115"/>
                                <w:sz w:val="17"/>
                                <w:lang w:eastAsia="zh-CN"/>
                              </w:rPr>
                              <w:t>安全的</w:t>
                            </w:r>
                            <w:r>
                              <w:rPr>
                                <w:rFonts w:ascii="微软雅黑" w:eastAsia="微软雅黑" w:cs="微软雅黑"/>
                                <w:i/>
                                <w:color w:val="454C5B"/>
                                <w:w w:val="115"/>
                                <w:sz w:val="17"/>
                                <w:lang w:eastAsia="zh-CN"/>
                              </w:rPr>
                              <w:t>影响</w:t>
                            </w:r>
                            <w:r>
                              <w:rPr>
                                <w:rFonts w:ascii="微软雅黑" w:eastAsia="微软雅黑" w:cs="微软雅黑"/>
                                <w:i/>
                                <w:color w:val="454C5B"/>
                                <w:spacing w:val="-2"/>
                                <w:w w:val="115"/>
                                <w:sz w:val="17"/>
                                <w:lang w:eastAsia="zh-CN"/>
                              </w:rPr>
                              <w:t>？</w:t>
                            </w:r>
                          </w:p>
                          <w:p>
                            <w:pPr>
                              <w:spacing w:before="63" w:line="278" w:lineRule="auto"/>
                              <w:ind w:left="763" w:right="723" w:firstLine="19"/>
                              <w:rPr>
                                <w:i/>
                                <w:color w:val="000000"/>
                                <w:sz w:val="17"/>
                                <w:lang w:eastAsia="zh-CN"/>
                              </w:rPr>
                            </w:pPr>
                          </w:p>
                        </w:txbxContent>
                      </wps:txbx>
                      <wps:bodyPr lIns="0" tIns="0" rIns="0" bIns="0" upright="1"/>
                    </wps:wsp>
                  </a:graphicData>
                </a:graphic>
              </wp:anchor>
            </w:drawing>
          </mc:Choice>
          <mc:Fallback>
            <w:pict>
              <v:shape id="_x0000_s1026" o:spid="_x0000_s1026" o:spt="202" type="#_x0000_t202" style="position:absolute;left:0pt;margin-left:234.55pt;margin-top:18.3pt;height:29.65pt;width:306.1pt;mso-position-horizontal-relative:page;z-index:251927552;mso-width-relative:page;mso-height-relative:page;" fillcolor="#EEF3F8" filled="t" stroked="f" coordsize="21600,21600" o:gfxdata="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5hUC2QAAAAoBAAAPAAAAAAAAAAEA&#10;IAAAACIAAABkcnMvZG93bnJldi54bWxQSwECFAAUAAAACACHTuJALNwbK9UBAAChAwAADgAAAAAA&#10;AAABACAAAAAoAQAAZHJzL2Uyb0RvYy54bWxQSwUGAAAAAAYABgBZAQAAbwUAAAAA&#10;">
                <v:fill on="t" focussize="0,0"/>
                <v:stroke on="f"/>
                <v:imagedata o:title=""/>
                <o:lock v:ext="edit" aspectratio="f"/>
                <v:textbox inset="0mm,0mm,0mm,0mm">
                  <w:txbxContent>
                    <w:p>
                      <w:pPr>
                        <w:rPr>
                          <w:lang w:eastAsia="zh-CN"/>
                        </w:rPr>
                      </w:pPr>
                      <w:r>
                        <w:rPr>
                          <w:rFonts w:ascii="微软雅黑" w:eastAsia="微软雅黑" w:cs="微软雅黑"/>
                          <w:i/>
                          <w:color w:val="454C5B"/>
                          <w:w w:val="115"/>
                          <w:sz w:val="17"/>
                          <w:lang w:eastAsia="zh-CN"/>
                        </w:rPr>
                        <w:t>您的领导</w:t>
                      </w:r>
                      <w:r>
                        <w:rPr>
                          <w:rFonts w:ascii="微软雅黑" w:eastAsia="微软雅黑" w:cs="微软雅黑"/>
                          <w:i/>
                          <w:color w:val="454C5B"/>
                          <w:spacing w:val="-8"/>
                          <w:w w:val="115"/>
                          <w:sz w:val="17"/>
                          <w:lang w:eastAsia="zh-CN"/>
                        </w:rPr>
                        <w:t>层</w:t>
                      </w:r>
                      <w:r>
                        <w:rPr>
                          <w:rFonts w:ascii="微软雅黑" w:eastAsia="微软雅黑" w:cs="微软雅黑"/>
                          <w:i/>
                          <w:color w:val="454C5B"/>
                          <w:w w:val="115"/>
                          <w:sz w:val="17"/>
                          <w:lang w:eastAsia="zh-CN"/>
                        </w:rPr>
                        <w:t>（如董事会</w:t>
                      </w:r>
                      <w:r>
                        <w:rPr>
                          <w:rFonts w:ascii="微软雅黑" w:eastAsia="微软雅黑" w:cs="微软雅黑"/>
                          <w:i/>
                          <w:color w:val="454C5B"/>
                          <w:spacing w:val="-8"/>
                          <w:w w:val="115"/>
                          <w:sz w:val="17"/>
                          <w:lang w:eastAsia="zh-CN"/>
                        </w:rPr>
                        <w:t>）</w:t>
                      </w:r>
                      <w:r>
                        <w:rPr>
                          <w:rFonts w:ascii="微软雅黑" w:eastAsia="微软雅黑" w:cs="微软雅黑"/>
                          <w:i/>
                          <w:color w:val="454C5B"/>
                          <w:w w:val="115"/>
                          <w:sz w:val="17"/>
                          <w:lang w:eastAsia="zh-CN"/>
                        </w:rPr>
                        <w:t>在多大程度</w:t>
                      </w:r>
                      <w:r>
                        <w:rPr>
                          <w:rFonts w:ascii="微软雅黑" w:eastAsia="微软雅黑" w:cs="微软雅黑"/>
                          <w:i/>
                          <w:color w:val="454C5B"/>
                          <w:spacing w:val="-8"/>
                          <w:w w:val="115"/>
                          <w:sz w:val="17"/>
                          <w:lang w:eastAsia="zh-CN"/>
                        </w:rPr>
                        <w:t>上</w:t>
                      </w:r>
                      <w:r>
                        <w:rPr>
                          <w:rFonts w:ascii="微软雅黑" w:eastAsia="微软雅黑" w:cs="微软雅黑"/>
                          <w:i/>
                          <w:color w:val="454C5B"/>
                          <w:w w:val="115"/>
                          <w:sz w:val="17"/>
                          <w:lang w:eastAsia="zh-CN"/>
                        </w:rPr>
                        <w:t>了解和意识到人工智能对</w:t>
                      </w:r>
                      <w:r>
                        <w:rPr>
                          <w:rFonts w:ascii="微软雅黑" w:eastAsia="微软雅黑" w:cs="微软雅黑"/>
                          <w:i/>
                          <w:color w:val="454C5B"/>
                          <w:spacing w:val="-2"/>
                          <w:w w:val="115"/>
                          <w:sz w:val="17"/>
                          <w:lang w:eastAsia="zh-CN"/>
                        </w:rPr>
                        <w:t>安全的</w:t>
                      </w:r>
                      <w:r>
                        <w:rPr>
                          <w:rFonts w:ascii="微软雅黑" w:eastAsia="微软雅黑" w:cs="微软雅黑"/>
                          <w:i/>
                          <w:color w:val="454C5B"/>
                          <w:w w:val="115"/>
                          <w:sz w:val="17"/>
                          <w:lang w:eastAsia="zh-CN"/>
                        </w:rPr>
                        <w:t>影响</w:t>
                      </w:r>
                      <w:r>
                        <w:rPr>
                          <w:rFonts w:ascii="微软雅黑" w:eastAsia="微软雅黑" w:cs="微软雅黑"/>
                          <w:i/>
                          <w:color w:val="454C5B"/>
                          <w:spacing w:val="-2"/>
                          <w:w w:val="115"/>
                          <w:sz w:val="17"/>
                          <w:lang w:eastAsia="zh-CN"/>
                        </w:rPr>
                        <w:t>？</w:t>
                      </w:r>
                    </w:p>
                    <w:p>
                      <w:pPr>
                        <w:spacing w:before="63" w:line="278" w:lineRule="auto"/>
                        <w:ind w:left="763" w:right="723" w:firstLine="19"/>
                        <w:rPr>
                          <w:i/>
                          <w:color w:val="000000"/>
                          <w:sz w:val="17"/>
                          <w:lang w:eastAsia="zh-CN"/>
                        </w:rPr>
                      </w:pPr>
                    </w:p>
                  </w:txbxContent>
                </v:textbox>
              </v:shape>
            </w:pict>
          </mc:Fallback>
        </mc:AlternateContent>
      </w:r>
      <w:r>
        <w:rPr>
          <w:w w:val="115"/>
        </w:rPr>
        <w:t>There is a tendency among organizational leadership to be more informed and aware of</w:t>
      </w:r>
      <w:r>
        <w:rPr>
          <w:spacing w:val="-10"/>
          <w:w w:val="115"/>
        </w:rPr>
        <w:t xml:space="preserve"> </w:t>
      </w:r>
      <w:r>
        <w:rPr>
          <w:w w:val="115"/>
        </w:rPr>
        <w:t>AI’s</w:t>
      </w:r>
      <w:r>
        <w:rPr>
          <w:spacing w:val="-10"/>
          <w:w w:val="115"/>
        </w:rPr>
        <w:t xml:space="preserve"> </w:t>
      </w:r>
      <w:r>
        <w:rPr>
          <w:w w:val="115"/>
        </w:rPr>
        <w:t>implications</w:t>
      </w:r>
      <w:r>
        <w:rPr>
          <w:spacing w:val="-10"/>
          <w:w w:val="115"/>
        </w:rPr>
        <w:t xml:space="preserve"> </w:t>
      </w:r>
      <w:r>
        <w:rPr>
          <w:w w:val="115"/>
        </w:rPr>
        <w:t>on</w:t>
      </w:r>
      <w:r>
        <w:rPr>
          <w:spacing w:val="-10"/>
          <w:w w:val="115"/>
        </w:rPr>
        <w:t xml:space="preserve"> </w:t>
      </w:r>
      <w:r>
        <w:rPr>
          <w:w w:val="115"/>
        </w:rPr>
        <w:t>security than not. Approximately 28% of leaders are reported as</w:t>
      </w:r>
    </w:p>
    <w:p>
      <w:pPr>
        <w:spacing w:line="276" w:lineRule="auto"/>
        <w:sectPr>
          <w:pgSz w:w="12240" w:h="15840"/>
          <w:pgMar w:top="1220" w:right="0" w:bottom="860" w:left="520" w:header="0" w:footer="675" w:gutter="0"/>
          <w:cols w:space="720" w:num="1"/>
        </w:sectPr>
      </w:pPr>
    </w:p>
    <w:p>
      <w:pPr>
        <w:pStyle w:val="6"/>
        <w:spacing w:line="276" w:lineRule="auto"/>
        <w:ind w:left="920" w:right="38"/>
      </w:pPr>
      <w:r>
        <w:rPr>
          <w:w w:val="115"/>
        </w:rPr>
        <w:t>being</w:t>
      </w:r>
      <w:r>
        <w:rPr>
          <w:spacing w:val="-13"/>
          <w:w w:val="115"/>
        </w:rPr>
        <w:t xml:space="preserve"> </w:t>
      </w:r>
      <w:r>
        <w:rPr>
          <w:w w:val="115"/>
        </w:rPr>
        <w:t>fully</w:t>
      </w:r>
      <w:r>
        <w:rPr>
          <w:spacing w:val="-13"/>
          <w:w w:val="115"/>
        </w:rPr>
        <w:t xml:space="preserve"> </w:t>
      </w:r>
      <w:r>
        <w:rPr>
          <w:w w:val="115"/>
        </w:rPr>
        <w:t>aware,</w:t>
      </w:r>
      <w:r>
        <w:rPr>
          <w:spacing w:val="-13"/>
          <w:w w:val="115"/>
        </w:rPr>
        <w:t xml:space="preserve"> </w:t>
      </w:r>
      <w:r>
        <w:rPr>
          <w:w w:val="115"/>
        </w:rPr>
        <w:t>showing</w:t>
      </w:r>
      <w:r>
        <w:rPr>
          <w:spacing w:val="-13"/>
          <w:w w:val="115"/>
        </w:rPr>
        <w:t xml:space="preserve"> </w:t>
      </w:r>
      <w:r>
        <w:rPr>
          <w:w w:val="115"/>
        </w:rPr>
        <w:t>a proactive</w:t>
      </w:r>
      <w:r>
        <w:rPr>
          <w:spacing w:val="-3"/>
          <w:w w:val="115"/>
        </w:rPr>
        <w:t xml:space="preserve"> </w:t>
      </w:r>
      <w:r>
        <w:rPr>
          <w:w w:val="115"/>
        </w:rPr>
        <w:t>initiative</w:t>
      </w:r>
      <w:r>
        <w:rPr>
          <w:spacing w:val="-3"/>
          <w:w w:val="115"/>
        </w:rPr>
        <w:t xml:space="preserve"> </w:t>
      </w:r>
      <w:r>
        <w:rPr>
          <w:w w:val="115"/>
        </w:rPr>
        <w:t>among</w:t>
      </w:r>
      <w:r>
        <w:rPr>
          <w:spacing w:val="-3"/>
          <w:w w:val="115"/>
        </w:rPr>
        <w:t xml:space="preserve"> </w:t>
      </w:r>
      <w:r>
        <w:rPr>
          <w:w w:val="115"/>
        </w:rPr>
        <w:t>a significant portion of upper management to deeply understand AI’s impact</w:t>
      </w:r>
    </w:p>
    <w:p>
      <w:pPr>
        <w:pStyle w:val="6"/>
        <w:spacing w:line="276" w:lineRule="auto"/>
        <w:ind w:left="920" w:right="38"/>
      </w:pPr>
      <w:r>
        <w:rPr>
          <w:w w:val="115"/>
        </w:rPr>
        <w:t>on security. An additional</w:t>
      </w:r>
      <w:r>
        <w:rPr>
          <w:spacing w:val="40"/>
          <w:w w:val="115"/>
        </w:rPr>
        <w:t xml:space="preserve"> </w:t>
      </w:r>
      <w:r>
        <w:rPr>
          <w:w w:val="115"/>
        </w:rPr>
        <w:t>46% are moderately aware, suggesting that while they have</w:t>
      </w:r>
      <w:r>
        <w:rPr>
          <w:spacing w:val="-13"/>
          <w:w w:val="115"/>
        </w:rPr>
        <w:t xml:space="preserve"> </w:t>
      </w:r>
      <w:r>
        <w:rPr>
          <w:w w:val="115"/>
        </w:rPr>
        <w:t>a</w:t>
      </w:r>
      <w:r>
        <w:rPr>
          <w:spacing w:val="-13"/>
          <w:w w:val="115"/>
        </w:rPr>
        <w:t xml:space="preserve"> </w:t>
      </w:r>
      <w:r>
        <w:rPr>
          <w:w w:val="115"/>
        </w:rPr>
        <w:t>general</w:t>
      </w:r>
      <w:r>
        <w:rPr>
          <w:spacing w:val="-13"/>
          <w:w w:val="115"/>
        </w:rPr>
        <w:t xml:space="preserve"> </w:t>
      </w:r>
      <w:r>
        <w:rPr>
          <w:w w:val="115"/>
        </w:rPr>
        <w:t>understanding,</w:t>
      </w:r>
    </w:p>
    <w:p>
      <w:pPr>
        <w:spacing w:before="50"/>
        <w:ind w:left="920"/>
        <w:rPr>
          <w:rFonts w:ascii="微软雅黑" w:hAnsi="微软雅黑" w:eastAsia="微软雅黑"/>
          <w:sz w:val="14"/>
          <w:lang w:eastAsia="zh-CN"/>
        </w:rPr>
      </w:pPr>
      <w:r>
        <w:br w:type="column"/>
      </w:r>
      <w:r>
        <w:rPr>
          <w:rFonts w:ascii="微软雅黑" w:hAnsi="微软雅黑" w:eastAsia="微软雅黑"/>
        </w:rPr>
        <w:drawing>
          <wp:inline distT="0" distB="0" distL="0" distR="0">
            <wp:extent cx="82550" cy="82550"/>
            <wp:effectExtent l="0" t="0" r="6350" b="6350"/>
            <wp:docPr id="130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 name="image31.png"/>
                    <pic:cNvPicPr>
                      <a:picLocks noChangeAspect="1"/>
                    </pic:cNvPicPr>
                  </pic:nvPicPr>
                  <pic:blipFill>
                    <a:blip r:embed="rId60" cstate="print"/>
                    <a:stretch>
                      <a:fillRect/>
                    </a:stretch>
                  </pic:blipFill>
                  <pic:spPr>
                    <a:xfrm>
                      <a:off x="0" y="0"/>
                      <a:ext cx="82753" cy="82753"/>
                    </a:xfrm>
                    <a:prstGeom prst="rect">
                      <a:avLst/>
                    </a:prstGeom>
                  </pic:spPr>
                </pic:pic>
              </a:graphicData>
            </a:graphic>
          </wp:inline>
        </w:drawing>
      </w:r>
      <w:r>
        <w:rPr>
          <w:rFonts w:ascii="微软雅黑" w:hAnsi="微软雅黑" w:eastAsia="微软雅黑"/>
          <w:spacing w:val="40"/>
          <w:w w:val="110"/>
          <w:position w:val="2"/>
          <w:sz w:val="20"/>
        </w:rPr>
        <w:t xml:space="preserve"> </w:t>
      </w:r>
      <w:r>
        <w:rPr>
          <w:rFonts w:ascii="微软雅黑" w:hAnsi="微软雅黑" w:eastAsia="微软雅黑"/>
          <w:color w:val="141221"/>
          <w:w w:val="110"/>
          <w:position w:val="2"/>
          <w:sz w:val="14"/>
        </w:rPr>
        <w:t>28%</w:t>
      </w:r>
      <w:r>
        <w:rPr>
          <w:rFonts w:ascii="微软雅黑" w:hAnsi="微软雅黑" w:eastAsia="微软雅黑"/>
          <w:color w:val="141221"/>
          <w:spacing w:val="80"/>
          <w:w w:val="150"/>
          <w:position w:val="2"/>
          <w:sz w:val="14"/>
        </w:rPr>
        <w:t xml:space="preserve"> </w:t>
      </w:r>
      <w:r>
        <w:rPr>
          <w:rFonts w:hint="eastAsia" w:ascii="微软雅黑" w:hAnsi="微软雅黑" w:eastAsia="微软雅黑" w:cs="宋体"/>
          <w:color w:val="141221"/>
          <w:w w:val="110"/>
          <w:position w:val="2"/>
          <w:sz w:val="14"/>
          <w:lang w:eastAsia="zh-CN"/>
        </w:rPr>
        <w:t>完全知情</w:t>
      </w:r>
    </w:p>
    <w:p>
      <w:pPr>
        <w:spacing w:before="125"/>
        <w:ind w:left="920"/>
        <w:rPr>
          <w:rFonts w:ascii="微软雅黑" w:hAnsi="微软雅黑" w:eastAsia="微软雅黑"/>
          <w:sz w:val="14"/>
        </w:rPr>
      </w:pPr>
      <w:r>
        <w:rPr>
          <w:rFonts w:ascii="微软雅黑" w:hAnsi="微软雅黑" w:eastAsia="微软雅黑"/>
        </w:rPr>
        <w:drawing>
          <wp:inline distT="0" distB="0" distL="0" distR="0">
            <wp:extent cx="82550" cy="82550"/>
            <wp:effectExtent l="0" t="0" r="6350" b="6350"/>
            <wp:docPr id="130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image13.png"/>
                    <pic:cNvPicPr>
                      <a:picLocks noChangeAspect="1"/>
                    </pic:cNvPicPr>
                  </pic:nvPicPr>
                  <pic:blipFill>
                    <a:blip r:embed="rId68" cstate="print"/>
                    <a:stretch>
                      <a:fillRect/>
                    </a:stretch>
                  </pic:blipFill>
                  <pic:spPr>
                    <a:xfrm>
                      <a:off x="0" y="0"/>
                      <a:ext cx="82753" cy="82753"/>
                    </a:xfrm>
                    <a:prstGeom prst="rect">
                      <a:avLst/>
                    </a:prstGeom>
                  </pic:spPr>
                </pic:pic>
              </a:graphicData>
            </a:graphic>
          </wp:inline>
        </w:drawing>
      </w:r>
      <w:r>
        <w:rPr>
          <w:rFonts w:ascii="微软雅黑" w:hAnsi="微软雅黑" w:eastAsia="微软雅黑"/>
          <w:spacing w:val="40"/>
          <w:w w:val="110"/>
          <w:position w:val="2"/>
          <w:sz w:val="20"/>
        </w:rPr>
        <w:t xml:space="preserve"> </w:t>
      </w:r>
      <w:r>
        <w:rPr>
          <w:rFonts w:ascii="微软雅黑" w:hAnsi="微软雅黑" w:eastAsia="微软雅黑"/>
          <w:color w:val="141221"/>
          <w:w w:val="110"/>
          <w:position w:val="2"/>
          <w:sz w:val="14"/>
        </w:rPr>
        <w:t>46%</w:t>
      </w:r>
      <w:r>
        <w:rPr>
          <w:rFonts w:ascii="微软雅黑" w:hAnsi="微软雅黑" w:eastAsia="微软雅黑"/>
          <w:color w:val="141221"/>
          <w:spacing w:val="80"/>
          <w:w w:val="150"/>
          <w:position w:val="2"/>
          <w:sz w:val="14"/>
        </w:rPr>
        <w:t xml:space="preserve"> </w:t>
      </w:r>
      <w:r>
        <w:rPr>
          <w:rFonts w:hint="eastAsia" w:ascii="微软雅黑" w:hAnsi="微软雅黑" w:eastAsia="微软雅黑" w:cs="宋体"/>
          <w:color w:val="141221"/>
          <w:w w:val="110"/>
          <w:position w:val="2"/>
          <w:sz w:val="14"/>
          <w:lang w:eastAsia="zh-CN"/>
        </w:rPr>
        <w:t>适度意识</w:t>
      </w:r>
    </w:p>
    <w:p>
      <w:pPr>
        <w:spacing w:before="127"/>
        <w:ind w:left="920"/>
        <w:rPr>
          <w:rFonts w:ascii="微软雅黑" w:hAnsi="微软雅黑" w:eastAsia="微软雅黑"/>
          <w:sz w:val="14"/>
        </w:rPr>
      </w:pPr>
      <w:r>
        <w:rPr>
          <w:rFonts w:ascii="微软雅黑" w:hAnsi="微软雅黑" w:eastAsia="微软雅黑"/>
        </w:rPr>
        <w:drawing>
          <wp:inline distT="0" distB="0" distL="0" distR="0">
            <wp:extent cx="82550" cy="82550"/>
            <wp:effectExtent l="0" t="0" r="6350" b="6350"/>
            <wp:docPr id="130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image9.png"/>
                    <pic:cNvPicPr>
                      <a:picLocks noChangeAspect="1"/>
                    </pic:cNvPicPr>
                  </pic:nvPicPr>
                  <pic:blipFill>
                    <a:blip r:embed="rId56" cstate="print"/>
                    <a:stretch>
                      <a:fillRect/>
                    </a:stretch>
                  </pic:blipFill>
                  <pic:spPr>
                    <a:xfrm>
                      <a:off x="0" y="0"/>
                      <a:ext cx="82753" cy="82753"/>
                    </a:xfrm>
                    <a:prstGeom prst="rect">
                      <a:avLst/>
                    </a:prstGeom>
                  </pic:spPr>
                </pic:pic>
              </a:graphicData>
            </a:graphic>
          </wp:inline>
        </w:drawing>
      </w:r>
      <w:r>
        <w:rPr>
          <w:rFonts w:ascii="微软雅黑" w:hAnsi="微软雅黑" w:eastAsia="微软雅黑"/>
          <w:spacing w:val="40"/>
          <w:w w:val="110"/>
          <w:position w:val="2"/>
          <w:sz w:val="20"/>
        </w:rPr>
        <w:t xml:space="preserve"> </w:t>
      </w:r>
      <w:r>
        <w:rPr>
          <w:rFonts w:ascii="微软雅黑" w:hAnsi="微软雅黑" w:eastAsia="微软雅黑"/>
          <w:color w:val="141221"/>
          <w:w w:val="110"/>
          <w:position w:val="2"/>
          <w:sz w:val="14"/>
        </w:rPr>
        <w:t>18%</w:t>
      </w:r>
      <w:r>
        <w:rPr>
          <w:rFonts w:ascii="微软雅黑" w:hAnsi="微软雅黑" w:eastAsia="微软雅黑"/>
          <w:color w:val="141221"/>
          <w:spacing w:val="40"/>
          <w:w w:val="110"/>
          <w:position w:val="2"/>
          <w:sz w:val="14"/>
        </w:rPr>
        <w:t xml:space="preserve">  </w:t>
      </w:r>
      <w:r>
        <w:rPr>
          <w:rFonts w:hint="eastAsia" w:ascii="微软雅黑" w:hAnsi="微软雅黑" w:eastAsia="微软雅黑" w:cs="宋体"/>
          <w:color w:val="141221"/>
          <w:spacing w:val="40"/>
          <w:w w:val="110"/>
          <w:position w:val="2"/>
          <w:sz w:val="14"/>
          <w:lang w:eastAsia="zh-CN"/>
        </w:rPr>
        <w:t>稍有察觉</w:t>
      </w:r>
    </w:p>
    <w:p>
      <w:pPr>
        <w:tabs>
          <w:tab w:val="left" w:pos="1587"/>
        </w:tabs>
        <w:spacing w:before="126"/>
        <w:ind w:left="920"/>
        <w:rPr>
          <w:rFonts w:ascii="微软雅黑" w:hAnsi="微软雅黑" w:eastAsia="微软雅黑"/>
          <w:sz w:val="14"/>
        </w:rPr>
      </w:pPr>
      <w:r>
        <w:rPr>
          <w:rFonts w:ascii="微软雅黑" w:hAnsi="微软雅黑" w:eastAsia="微软雅黑"/>
        </w:rPr>
        <w:drawing>
          <wp:inline distT="0" distB="0" distL="0" distR="0">
            <wp:extent cx="82550" cy="82550"/>
            <wp:effectExtent l="0" t="0" r="6350" b="6350"/>
            <wp:docPr id="130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image30.png"/>
                    <pic:cNvPicPr>
                      <a:picLocks noChangeAspect="1"/>
                    </pic:cNvPicPr>
                  </pic:nvPicPr>
                  <pic:blipFill>
                    <a:blip r:embed="rId72" cstate="print"/>
                    <a:stretch>
                      <a:fillRect/>
                    </a:stretch>
                  </pic:blipFill>
                  <pic:spPr>
                    <a:xfrm>
                      <a:off x="0" y="0"/>
                      <a:ext cx="82753" cy="82753"/>
                    </a:xfrm>
                    <a:prstGeom prst="rect">
                      <a:avLst/>
                    </a:prstGeom>
                  </pic:spPr>
                </pic:pic>
              </a:graphicData>
            </a:graphic>
          </wp:inline>
        </w:drawing>
      </w:r>
      <w:r>
        <w:rPr>
          <w:rFonts w:ascii="微软雅黑" w:hAnsi="微软雅黑" w:eastAsia="微软雅黑"/>
          <w:spacing w:val="40"/>
          <w:w w:val="110"/>
          <w:position w:val="2"/>
          <w:sz w:val="20"/>
        </w:rPr>
        <w:t xml:space="preserve"> </w:t>
      </w:r>
      <w:r>
        <w:rPr>
          <w:rFonts w:ascii="微软雅黑" w:hAnsi="微软雅黑" w:eastAsia="微软雅黑"/>
          <w:color w:val="141221"/>
          <w:w w:val="110"/>
          <w:position w:val="2"/>
          <w:sz w:val="14"/>
        </w:rPr>
        <w:t>6%</w:t>
      </w:r>
      <w:r>
        <w:rPr>
          <w:rFonts w:ascii="微软雅黑" w:hAnsi="微软雅黑" w:eastAsia="微软雅黑"/>
          <w:color w:val="141221"/>
          <w:position w:val="2"/>
          <w:sz w:val="14"/>
        </w:rPr>
        <w:tab/>
      </w:r>
      <w:r>
        <w:rPr>
          <w:rFonts w:hint="eastAsia" w:ascii="微软雅黑" w:hAnsi="微软雅黑" w:eastAsia="微软雅黑" w:cs="宋体"/>
          <w:color w:val="141221"/>
          <w:spacing w:val="-2"/>
          <w:w w:val="110"/>
          <w:position w:val="2"/>
          <w:sz w:val="14"/>
          <w:lang w:eastAsia="zh-CN"/>
        </w:rPr>
        <w:t>不知道</w:t>
      </w:r>
    </w:p>
    <w:p>
      <w:pPr>
        <w:rPr>
          <w:sz w:val="14"/>
        </w:rPr>
        <w:sectPr>
          <w:type w:val="continuous"/>
          <w:pgSz w:w="12240" w:h="15840"/>
          <w:pgMar w:top="1500" w:right="0" w:bottom="280" w:left="520" w:header="0" w:footer="675" w:gutter="0"/>
          <w:cols w:equalWidth="0" w:num="2">
            <w:col w:w="3776" w:space="2717"/>
            <w:col w:w="5227"/>
          </w:cols>
        </w:sectPr>
      </w:pPr>
    </w:p>
    <w:p>
      <w:pPr>
        <w:pStyle w:val="6"/>
        <w:spacing w:line="276" w:lineRule="auto"/>
        <w:ind w:left="920" w:right="1507"/>
        <w:rPr>
          <w:lang w:eastAsia="zh-CN"/>
        </w:rPr>
      </w:pPr>
      <w:r>
        <w:rPr>
          <w:w w:val="115"/>
        </w:rPr>
        <w:t>there may be gaps in their full comprehension of AI’s complexities and nuances in the security domain. This awareness may be informed by information from security teams and current news, highlighting the importance of continuous and high-level communication within organizations. An interesting</w:t>
      </w:r>
      <w:r>
        <w:rPr>
          <w:spacing w:val="-6"/>
          <w:w w:val="115"/>
        </w:rPr>
        <w:t xml:space="preserve"> </w:t>
      </w:r>
      <w:r>
        <w:rPr>
          <w:w w:val="115"/>
        </w:rPr>
        <w:t>point</w:t>
      </w:r>
      <w:r>
        <w:rPr>
          <w:spacing w:val="-6"/>
          <w:w w:val="115"/>
        </w:rPr>
        <w:t xml:space="preserve"> </w:t>
      </w:r>
      <w:r>
        <w:rPr>
          <w:w w:val="115"/>
        </w:rPr>
        <w:t>to</w:t>
      </w:r>
      <w:r>
        <w:rPr>
          <w:spacing w:val="-6"/>
          <w:w w:val="115"/>
        </w:rPr>
        <w:t xml:space="preserve"> </w:t>
      </w:r>
      <w:r>
        <w:rPr>
          <w:w w:val="115"/>
        </w:rPr>
        <w:t>note</w:t>
      </w:r>
      <w:r>
        <w:rPr>
          <w:spacing w:val="-6"/>
          <w:w w:val="115"/>
        </w:rPr>
        <w:t xml:space="preserve"> </w:t>
      </w:r>
      <w:r>
        <w:rPr>
          <w:w w:val="115"/>
        </w:rPr>
        <w:t>is</w:t>
      </w:r>
      <w:r>
        <w:rPr>
          <w:spacing w:val="-6"/>
          <w:w w:val="115"/>
        </w:rPr>
        <w:t xml:space="preserve"> </w:t>
      </w:r>
      <w:r>
        <w:rPr>
          <w:w w:val="115"/>
        </w:rPr>
        <w:t>that</w:t>
      </w:r>
      <w:r>
        <w:rPr>
          <w:spacing w:val="-6"/>
          <w:w w:val="115"/>
        </w:rPr>
        <w:t xml:space="preserve"> </w:t>
      </w:r>
      <w:r>
        <w:rPr>
          <w:w w:val="115"/>
        </w:rPr>
        <w:t>there</w:t>
      </w:r>
      <w:r>
        <w:rPr>
          <w:spacing w:val="-6"/>
          <w:w w:val="115"/>
        </w:rPr>
        <w:t xml:space="preserve"> </w:t>
      </w:r>
      <w:r>
        <w:rPr>
          <w:w w:val="115"/>
        </w:rPr>
        <w:t>is</w:t>
      </w:r>
      <w:r>
        <w:rPr>
          <w:spacing w:val="-6"/>
          <w:w w:val="115"/>
        </w:rPr>
        <w:t xml:space="preserve"> </w:t>
      </w:r>
      <w:r>
        <w:rPr>
          <w:w w:val="115"/>
        </w:rPr>
        <w:t>no</w:t>
      </w:r>
      <w:r>
        <w:rPr>
          <w:spacing w:val="-6"/>
          <w:w w:val="115"/>
        </w:rPr>
        <w:t xml:space="preserve"> </w:t>
      </w:r>
      <w:r>
        <w:rPr>
          <w:w w:val="115"/>
        </w:rPr>
        <w:t>substantial</w:t>
      </w:r>
      <w:r>
        <w:rPr>
          <w:spacing w:val="-6"/>
          <w:w w:val="115"/>
        </w:rPr>
        <w:t xml:space="preserve"> </w:t>
      </w:r>
      <w:r>
        <w:rPr>
          <w:w w:val="115"/>
        </w:rPr>
        <w:t>difference</w:t>
      </w:r>
      <w:r>
        <w:rPr>
          <w:spacing w:val="-6"/>
          <w:w w:val="115"/>
        </w:rPr>
        <w:t xml:space="preserve"> </w:t>
      </w:r>
      <w:r>
        <w:rPr>
          <w:w w:val="115"/>
        </w:rPr>
        <w:t>in</w:t>
      </w:r>
      <w:r>
        <w:rPr>
          <w:spacing w:val="-6"/>
          <w:w w:val="115"/>
        </w:rPr>
        <w:t xml:space="preserve"> </w:t>
      </w:r>
      <w:r>
        <w:rPr>
          <w:w w:val="115"/>
        </w:rPr>
        <w:t>this</w:t>
      </w:r>
      <w:r>
        <w:rPr>
          <w:spacing w:val="-6"/>
          <w:w w:val="115"/>
        </w:rPr>
        <w:t xml:space="preserve"> </w:t>
      </w:r>
      <w:r>
        <w:rPr>
          <w:w w:val="115"/>
        </w:rPr>
        <w:t>awareness</w:t>
      </w:r>
      <w:r>
        <w:rPr>
          <w:spacing w:val="-6"/>
          <w:w w:val="115"/>
        </w:rPr>
        <w:t xml:space="preserve"> </w:t>
      </w:r>
      <w:r>
        <w:rPr>
          <w:w w:val="115"/>
        </w:rPr>
        <w:t>between</w:t>
      </w:r>
      <w:r>
        <w:rPr>
          <w:spacing w:val="-6"/>
          <w:w w:val="115"/>
        </w:rPr>
        <w:t xml:space="preserve"> </w:t>
      </w:r>
      <w:r>
        <w:rPr>
          <w:w w:val="115"/>
        </w:rPr>
        <w:t>C-level executives</w:t>
      </w:r>
      <w:r>
        <w:rPr>
          <w:spacing w:val="-1"/>
          <w:w w:val="115"/>
        </w:rPr>
        <w:t xml:space="preserve"> </w:t>
      </w:r>
      <w:r>
        <w:rPr>
          <w:w w:val="115"/>
        </w:rPr>
        <w:t>and</w:t>
      </w:r>
      <w:r>
        <w:rPr>
          <w:spacing w:val="-1"/>
          <w:w w:val="115"/>
        </w:rPr>
        <w:t xml:space="preserve"> </w:t>
      </w:r>
      <w:r>
        <w:rPr>
          <w:w w:val="115"/>
        </w:rPr>
        <w:t>staff,</w:t>
      </w:r>
      <w:r>
        <w:rPr>
          <w:spacing w:val="-1"/>
          <w:w w:val="115"/>
        </w:rPr>
        <w:t xml:space="preserve"> </w:t>
      </w:r>
      <w:r>
        <w:rPr>
          <w:w w:val="115"/>
        </w:rPr>
        <w:t>indicating</w:t>
      </w:r>
      <w:r>
        <w:rPr>
          <w:spacing w:val="-1"/>
          <w:w w:val="115"/>
        </w:rPr>
        <w:t xml:space="preserve"> </w:t>
      </w:r>
      <w:r>
        <w:rPr>
          <w:w w:val="115"/>
        </w:rPr>
        <w:t>a</w:t>
      </w:r>
      <w:r>
        <w:rPr>
          <w:spacing w:val="-1"/>
          <w:w w:val="115"/>
        </w:rPr>
        <w:t xml:space="preserve"> </w:t>
      </w:r>
      <w:r>
        <w:rPr>
          <w:w w:val="115"/>
        </w:rPr>
        <w:t>unified</w:t>
      </w:r>
      <w:r>
        <w:rPr>
          <w:spacing w:val="-1"/>
          <w:w w:val="115"/>
        </w:rPr>
        <w:t xml:space="preserve"> </w:t>
      </w:r>
      <w:r>
        <w:rPr>
          <w:w w:val="115"/>
        </w:rPr>
        <w:t>perception</w:t>
      </w:r>
      <w:r>
        <w:rPr>
          <w:spacing w:val="-1"/>
          <w:w w:val="115"/>
        </w:rPr>
        <w:t xml:space="preserve"> </w:t>
      </w:r>
      <w:r>
        <w:rPr>
          <w:w w:val="115"/>
        </w:rPr>
        <w:t>of</w:t>
      </w:r>
      <w:r>
        <w:rPr>
          <w:spacing w:val="-1"/>
          <w:w w:val="115"/>
        </w:rPr>
        <w:t xml:space="preserve"> </w:t>
      </w:r>
      <w:r>
        <w:rPr>
          <w:w w:val="115"/>
        </w:rPr>
        <w:t>leadership’s</w:t>
      </w:r>
      <w:r>
        <w:rPr>
          <w:spacing w:val="-1"/>
          <w:w w:val="115"/>
        </w:rPr>
        <w:t xml:space="preserve"> </w:t>
      </w:r>
      <w:r>
        <w:rPr>
          <w:w w:val="115"/>
        </w:rPr>
        <w:t>awareness.</w:t>
      </w:r>
      <w:r>
        <w:rPr>
          <w:spacing w:val="-1"/>
          <w:w w:val="115"/>
        </w:rPr>
        <w:t xml:space="preserve"> </w:t>
      </w:r>
      <w:r>
        <w:rPr>
          <w:w w:val="115"/>
        </w:rPr>
        <w:t>This</w:t>
      </w:r>
      <w:r>
        <w:rPr>
          <w:spacing w:val="-1"/>
          <w:w w:val="115"/>
        </w:rPr>
        <w:t xml:space="preserve"> </w:t>
      </w:r>
      <w:r>
        <w:rPr>
          <w:w w:val="115"/>
        </w:rPr>
        <w:t>collective</w:t>
      </w:r>
      <w:r>
        <w:rPr>
          <w:spacing w:val="-1"/>
          <w:w w:val="115"/>
        </w:rPr>
        <w:t xml:space="preserve"> </w:t>
      </w:r>
      <w:r>
        <w:rPr>
          <w:w w:val="115"/>
        </w:rPr>
        <w:t>view is a point-in-time measurement and is subject to change as rapidly as the AI and cybersecurity landscape itself evolves.</w:t>
      </w:r>
      <w:r>
        <w:rPr>
          <w:rFonts w:hint="eastAsia"/>
        </w:rPr>
        <w:t xml:space="preserve"> </w:t>
      </w:r>
      <w:r>
        <w:rPr>
          <w:rFonts w:hint="eastAsia" w:ascii="微软雅黑" w:hAnsi="微软雅黑" w:eastAsia="微软雅黑" w:cs="宋体"/>
          <w:w w:val="115"/>
        </w:rPr>
        <w:t>组织</w:t>
      </w:r>
      <w:r>
        <w:rPr>
          <w:rFonts w:hint="eastAsia" w:ascii="微软雅黑" w:hAnsi="微软雅黑" w:eastAsia="微软雅黑" w:cs="宋体"/>
          <w:w w:val="115"/>
          <w:lang w:eastAsia="zh-CN"/>
        </w:rPr>
        <w:t>的</w:t>
      </w:r>
      <w:r>
        <w:rPr>
          <w:rFonts w:hint="eastAsia" w:ascii="微软雅黑" w:hAnsi="微软雅黑" w:eastAsia="微软雅黑" w:cs="宋体"/>
          <w:w w:val="115"/>
        </w:rPr>
        <w:t>领导层</w:t>
      </w:r>
      <w:r>
        <w:rPr>
          <w:rFonts w:hint="eastAsia" w:ascii="微软雅黑" w:hAnsi="微软雅黑" w:eastAsia="微软雅黑" w:cs="宋体"/>
          <w:w w:val="115"/>
          <w:lang w:eastAsia="zh-CN"/>
        </w:rPr>
        <w:t>更加了解人工智能对安全的影响。据报道，大约</w:t>
      </w:r>
      <w:r>
        <w:rPr>
          <w:rFonts w:ascii="微软雅黑" w:hAnsi="微软雅黑" w:eastAsia="微软雅黑"/>
          <w:w w:val="115"/>
          <w:lang w:eastAsia="zh-CN"/>
        </w:rPr>
        <w:t>28%</w:t>
      </w:r>
      <w:r>
        <w:rPr>
          <w:rFonts w:hint="eastAsia" w:ascii="微软雅黑" w:hAnsi="微软雅黑" w:eastAsia="微软雅黑" w:cs="宋体"/>
          <w:w w:val="115"/>
          <w:lang w:eastAsia="zh-CN"/>
        </w:rPr>
        <w:t>的领导者充分认识到了人工智能对安全的影响，很大一部分高级管理层在团队中表现出积极主动的态度。另外</w:t>
      </w:r>
      <w:r>
        <w:rPr>
          <w:rFonts w:ascii="微软雅黑" w:hAnsi="微软雅黑" w:eastAsia="微软雅黑"/>
          <w:w w:val="115"/>
          <w:lang w:eastAsia="zh-CN"/>
        </w:rPr>
        <w:t>46%</w:t>
      </w:r>
      <w:r>
        <w:rPr>
          <w:rFonts w:hint="eastAsia" w:ascii="微软雅黑" w:hAnsi="微软雅黑" w:eastAsia="微软雅黑" w:cs="宋体"/>
          <w:w w:val="115"/>
          <w:lang w:eastAsia="zh-CN"/>
        </w:rPr>
        <w:t>的组织则有所了解，这表明他们虽然有总体认识，但在全面理解人工智能在安全领域的复杂性和差别方面可能存在差距。这种认识可能是通过当下新闻或安全团队提供的信息得出的，突出了组织内持续和高层沟通的重要性。值得注意的是，首席执行官和员工在这方面的认识没有实质性差异，表明领导层的认识是一致的。这种集体观点</w:t>
      </w:r>
      <w:r>
        <w:rPr>
          <w:rFonts w:hint="eastAsia" w:ascii="微软雅黑" w:hAnsi="微软雅黑" w:eastAsia="微软雅黑" w:cs="宋体"/>
          <w:w w:val="115"/>
          <w:lang w:val="en-US" w:eastAsia="zh-CN"/>
        </w:rPr>
        <w:t>只</w:t>
      </w:r>
      <w:r>
        <w:rPr>
          <w:rFonts w:hint="eastAsia" w:ascii="微软雅黑" w:hAnsi="微软雅黑" w:eastAsia="微软雅黑" w:cs="宋体"/>
          <w:w w:val="115"/>
          <w:lang w:eastAsia="zh-CN"/>
        </w:rPr>
        <w:t>是</w:t>
      </w:r>
      <w:r>
        <w:rPr>
          <w:rFonts w:hint="eastAsia" w:ascii="微软雅黑" w:hAnsi="微软雅黑" w:eastAsia="微软雅黑" w:cs="宋体"/>
          <w:w w:val="115"/>
          <w:lang w:val="en-US" w:eastAsia="zh-CN"/>
        </w:rPr>
        <w:t>在某个</w:t>
      </w:r>
      <w:r>
        <w:rPr>
          <w:rFonts w:hint="eastAsia" w:ascii="微软雅黑" w:hAnsi="微软雅黑" w:eastAsia="微软雅黑" w:cs="宋体"/>
          <w:w w:val="115"/>
          <w:lang w:eastAsia="zh-CN"/>
        </w:rPr>
        <w:t>时间点</w:t>
      </w:r>
      <w:r>
        <w:rPr>
          <w:rFonts w:hint="eastAsia" w:ascii="微软雅黑" w:hAnsi="微软雅黑" w:eastAsia="微软雅黑" w:cs="宋体"/>
          <w:w w:val="115"/>
          <w:lang w:val="en-US" w:eastAsia="zh-CN"/>
        </w:rPr>
        <w:t>的测量</w:t>
      </w:r>
      <w:r>
        <w:rPr>
          <w:rFonts w:hint="eastAsia" w:ascii="微软雅黑" w:hAnsi="微软雅黑" w:eastAsia="微软雅黑" w:cs="宋体"/>
          <w:w w:val="115"/>
          <w:lang w:eastAsia="zh-CN"/>
        </w:rPr>
        <w:t>，会随着人工智能和网络安全的发展而迅速变化。</w:t>
      </w:r>
    </w:p>
    <w:p>
      <w:pPr>
        <w:pStyle w:val="6"/>
        <w:spacing w:before="7"/>
        <w:rPr>
          <w:sz w:val="22"/>
          <w:lang w:eastAsia="zh-CN"/>
        </w:rPr>
      </w:pPr>
    </w:p>
    <w:p>
      <w:pPr>
        <w:ind w:left="920"/>
        <w:rPr>
          <w:b/>
          <w:sz w:val="36"/>
          <w:lang w:eastAsia="zh-CN"/>
        </w:rPr>
      </w:pPr>
      <w:r>
        <w:rPr>
          <w:rFonts w:hint="eastAsia" w:ascii="微软雅黑" w:hAnsi="微软雅黑" w:eastAsia="微软雅黑" w:cs="宋体"/>
          <w:b/>
          <w:spacing w:val="-2"/>
          <w:w w:val="115"/>
          <w:sz w:val="36"/>
          <w:lang w:eastAsia="zh-CN"/>
        </w:rPr>
        <w:t>生成式AI的网络安全计划</w:t>
      </w:r>
    </w:p>
    <w:p>
      <w:pPr>
        <w:pStyle w:val="4"/>
        <w:spacing w:before="276"/>
        <w:rPr>
          <w:rFonts w:ascii="微软雅黑" w:hAnsi="微软雅黑" w:eastAsia="微软雅黑"/>
          <w:lang w:eastAsia="zh-CN"/>
        </w:rPr>
      </w:pPr>
      <w:r>
        <w:rPr>
          <w:rFonts w:hint="eastAsia" w:ascii="微软雅黑" w:hAnsi="微软雅黑" w:eastAsia="微软雅黑" w:cs="宋体"/>
          <w:spacing w:val="-2"/>
          <w:w w:val="115"/>
          <w:lang w:eastAsia="zh-CN"/>
        </w:rPr>
        <w:t>生成式AI解决方案的当下和计划使用</w:t>
      </w:r>
    </w:p>
    <w:p>
      <w:pPr>
        <w:pStyle w:val="6"/>
        <w:rPr>
          <w:b/>
          <w:sz w:val="15"/>
          <w:lang w:eastAsia="zh-CN"/>
        </w:rPr>
      </w:pPr>
    </w:p>
    <w:p>
      <w:pPr>
        <w:pStyle w:val="6"/>
        <w:spacing w:before="112" w:line="276" w:lineRule="auto"/>
        <w:ind w:left="7412" w:right="1772"/>
      </w:pPr>
      <w:r>
        <mc:AlternateContent>
          <mc:Choice Requires="wpg">
            <w:drawing>
              <wp:anchor distT="0" distB="0" distL="114300" distR="114300" simplePos="0" relativeHeight="251923456" behindDoc="0" locked="0" layoutInCell="1" allowOverlap="1">
                <wp:simplePos x="0" y="0"/>
                <wp:positionH relativeFrom="page">
                  <wp:posOffset>914400</wp:posOffset>
                </wp:positionH>
                <wp:positionV relativeFrom="paragraph">
                  <wp:posOffset>604520</wp:posOffset>
                </wp:positionV>
                <wp:extent cx="1844675" cy="1844675"/>
                <wp:effectExtent l="0" t="0" r="9525" b="9525"/>
                <wp:wrapNone/>
                <wp:docPr id="1304" name="组合 1304"/>
                <wp:cNvGraphicFramePr/>
                <a:graphic xmlns:a="http://schemas.openxmlformats.org/drawingml/2006/main">
                  <a:graphicData uri="http://schemas.microsoft.com/office/word/2010/wordprocessingGroup">
                    <wpg:wgp>
                      <wpg:cNvGrpSpPr/>
                      <wpg:grpSpPr>
                        <a:xfrm>
                          <a:off x="0" y="0"/>
                          <a:ext cx="1844675" cy="1844675"/>
                          <a:chOff x="1440" y="952"/>
                          <a:chExt cx="2905" cy="2905"/>
                        </a:xfrm>
                      </wpg:grpSpPr>
                      <wps:wsp>
                        <wps:cNvPr id="1305" name="任意多边形 457"/>
                        <wps:cNvSpPr/>
                        <wps:spPr>
                          <a:xfrm>
                            <a:off x="1711" y="963"/>
                            <a:ext cx="2622" cy="2883"/>
                          </a:xfrm>
                          <a:custGeom>
                            <a:avLst/>
                            <a:gdLst/>
                            <a:ahLst/>
                            <a:cxnLst/>
                            <a:pathLst>
                              <a:path w="2622" h="2883">
                                <a:moveTo>
                                  <a:pt x="1181" y="0"/>
                                </a:moveTo>
                                <a:lnTo>
                                  <a:pt x="1134" y="1"/>
                                </a:lnTo>
                                <a:lnTo>
                                  <a:pt x="1181" y="1441"/>
                                </a:lnTo>
                                <a:lnTo>
                                  <a:pt x="0" y="2267"/>
                                </a:lnTo>
                                <a:lnTo>
                                  <a:pt x="47" y="2330"/>
                                </a:lnTo>
                                <a:lnTo>
                                  <a:pt x="96" y="2390"/>
                                </a:lnTo>
                                <a:lnTo>
                                  <a:pt x="149" y="2446"/>
                                </a:lnTo>
                                <a:lnTo>
                                  <a:pt x="204" y="2500"/>
                                </a:lnTo>
                                <a:lnTo>
                                  <a:pt x="262" y="2551"/>
                                </a:lnTo>
                                <a:lnTo>
                                  <a:pt x="322" y="2598"/>
                                </a:lnTo>
                                <a:lnTo>
                                  <a:pt x="384" y="2642"/>
                                </a:lnTo>
                                <a:lnTo>
                                  <a:pt x="449" y="2682"/>
                                </a:lnTo>
                                <a:lnTo>
                                  <a:pt x="516" y="2719"/>
                                </a:lnTo>
                                <a:lnTo>
                                  <a:pt x="584" y="2752"/>
                                </a:lnTo>
                                <a:lnTo>
                                  <a:pt x="654" y="2782"/>
                                </a:lnTo>
                                <a:lnTo>
                                  <a:pt x="726" y="2808"/>
                                </a:lnTo>
                                <a:lnTo>
                                  <a:pt x="799" y="2831"/>
                                </a:lnTo>
                                <a:lnTo>
                                  <a:pt x="874" y="2849"/>
                                </a:lnTo>
                                <a:lnTo>
                                  <a:pt x="949" y="2863"/>
                                </a:lnTo>
                                <a:lnTo>
                                  <a:pt x="1026" y="2874"/>
                                </a:lnTo>
                                <a:lnTo>
                                  <a:pt x="1103" y="2880"/>
                                </a:lnTo>
                                <a:lnTo>
                                  <a:pt x="1181" y="2882"/>
                                </a:lnTo>
                                <a:lnTo>
                                  <a:pt x="1257" y="2880"/>
                                </a:lnTo>
                                <a:lnTo>
                                  <a:pt x="1332" y="2874"/>
                                </a:lnTo>
                                <a:lnTo>
                                  <a:pt x="1406" y="2864"/>
                                </a:lnTo>
                                <a:lnTo>
                                  <a:pt x="1479" y="2851"/>
                                </a:lnTo>
                                <a:lnTo>
                                  <a:pt x="1551" y="2834"/>
                                </a:lnTo>
                                <a:lnTo>
                                  <a:pt x="1621" y="2813"/>
                                </a:lnTo>
                                <a:lnTo>
                                  <a:pt x="1689" y="2789"/>
                                </a:lnTo>
                                <a:lnTo>
                                  <a:pt x="1756" y="2761"/>
                                </a:lnTo>
                                <a:lnTo>
                                  <a:pt x="1822" y="2730"/>
                                </a:lnTo>
                                <a:lnTo>
                                  <a:pt x="1885" y="2696"/>
                                </a:lnTo>
                                <a:lnTo>
                                  <a:pt x="1947" y="2659"/>
                                </a:lnTo>
                                <a:lnTo>
                                  <a:pt x="2007" y="2619"/>
                                </a:lnTo>
                                <a:lnTo>
                                  <a:pt x="2064" y="2577"/>
                                </a:lnTo>
                                <a:lnTo>
                                  <a:pt x="2120" y="2531"/>
                                </a:lnTo>
                                <a:lnTo>
                                  <a:pt x="2173" y="2483"/>
                                </a:lnTo>
                                <a:lnTo>
                                  <a:pt x="2223" y="2432"/>
                                </a:lnTo>
                                <a:lnTo>
                                  <a:pt x="2271" y="2379"/>
                                </a:lnTo>
                                <a:lnTo>
                                  <a:pt x="2317" y="2324"/>
                                </a:lnTo>
                                <a:lnTo>
                                  <a:pt x="2359" y="2267"/>
                                </a:lnTo>
                                <a:lnTo>
                                  <a:pt x="2399" y="2207"/>
                                </a:lnTo>
                                <a:lnTo>
                                  <a:pt x="2436" y="2145"/>
                                </a:lnTo>
                                <a:lnTo>
                                  <a:pt x="2470" y="2082"/>
                                </a:lnTo>
                                <a:lnTo>
                                  <a:pt x="2501" y="2016"/>
                                </a:lnTo>
                                <a:lnTo>
                                  <a:pt x="2529" y="1949"/>
                                </a:lnTo>
                                <a:lnTo>
                                  <a:pt x="2553" y="1881"/>
                                </a:lnTo>
                                <a:lnTo>
                                  <a:pt x="2574" y="1811"/>
                                </a:lnTo>
                                <a:lnTo>
                                  <a:pt x="2591" y="1739"/>
                                </a:lnTo>
                                <a:lnTo>
                                  <a:pt x="2604" y="1666"/>
                                </a:lnTo>
                                <a:lnTo>
                                  <a:pt x="2614" y="1592"/>
                                </a:lnTo>
                                <a:lnTo>
                                  <a:pt x="2620" y="1517"/>
                                </a:lnTo>
                                <a:lnTo>
                                  <a:pt x="2622" y="1441"/>
                                </a:lnTo>
                                <a:lnTo>
                                  <a:pt x="2620" y="1365"/>
                                </a:lnTo>
                                <a:lnTo>
                                  <a:pt x="2614" y="1290"/>
                                </a:lnTo>
                                <a:lnTo>
                                  <a:pt x="2604" y="1216"/>
                                </a:lnTo>
                                <a:lnTo>
                                  <a:pt x="2591" y="1143"/>
                                </a:lnTo>
                                <a:lnTo>
                                  <a:pt x="2574" y="1072"/>
                                </a:lnTo>
                                <a:lnTo>
                                  <a:pt x="2553" y="1001"/>
                                </a:lnTo>
                                <a:lnTo>
                                  <a:pt x="2529" y="933"/>
                                </a:lnTo>
                                <a:lnTo>
                                  <a:pt x="2501" y="866"/>
                                </a:lnTo>
                                <a:lnTo>
                                  <a:pt x="2470" y="800"/>
                                </a:lnTo>
                                <a:lnTo>
                                  <a:pt x="2436" y="737"/>
                                </a:lnTo>
                                <a:lnTo>
                                  <a:pt x="2399" y="675"/>
                                </a:lnTo>
                                <a:lnTo>
                                  <a:pt x="2359" y="616"/>
                                </a:lnTo>
                                <a:lnTo>
                                  <a:pt x="2317" y="558"/>
                                </a:lnTo>
                                <a:lnTo>
                                  <a:pt x="2271" y="503"/>
                                </a:lnTo>
                                <a:lnTo>
                                  <a:pt x="2223" y="450"/>
                                </a:lnTo>
                                <a:lnTo>
                                  <a:pt x="2173" y="399"/>
                                </a:lnTo>
                                <a:lnTo>
                                  <a:pt x="2120" y="351"/>
                                </a:lnTo>
                                <a:lnTo>
                                  <a:pt x="2064" y="306"/>
                                </a:lnTo>
                                <a:lnTo>
                                  <a:pt x="2007" y="263"/>
                                </a:lnTo>
                                <a:lnTo>
                                  <a:pt x="1947" y="223"/>
                                </a:lnTo>
                                <a:lnTo>
                                  <a:pt x="1885" y="186"/>
                                </a:lnTo>
                                <a:lnTo>
                                  <a:pt x="1822" y="152"/>
                                </a:lnTo>
                                <a:lnTo>
                                  <a:pt x="1756" y="121"/>
                                </a:lnTo>
                                <a:lnTo>
                                  <a:pt x="1689" y="94"/>
                                </a:lnTo>
                                <a:lnTo>
                                  <a:pt x="1621" y="69"/>
                                </a:lnTo>
                                <a:lnTo>
                                  <a:pt x="1551" y="49"/>
                                </a:lnTo>
                                <a:lnTo>
                                  <a:pt x="1479" y="31"/>
                                </a:lnTo>
                                <a:lnTo>
                                  <a:pt x="1406" y="18"/>
                                </a:lnTo>
                                <a:lnTo>
                                  <a:pt x="1332" y="8"/>
                                </a:lnTo>
                                <a:lnTo>
                                  <a:pt x="1257" y="2"/>
                                </a:lnTo>
                                <a:lnTo>
                                  <a:pt x="1181" y="0"/>
                                </a:lnTo>
                                <a:close/>
                              </a:path>
                            </a:pathLst>
                          </a:custGeom>
                          <a:solidFill>
                            <a:srgbClr val="102A55"/>
                          </a:solidFill>
                          <a:ln>
                            <a:noFill/>
                          </a:ln>
                        </wps:spPr>
                        <wps:bodyPr upright="1"/>
                      </wps:wsp>
                      <wps:wsp>
                        <wps:cNvPr id="1306" name="任意多边形 458"/>
                        <wps:cNvSpPr/>
                        <wps:spPr>
                          <a:xfrm>
                            <a:off x="1451" y="1074"/>
                            <a:ext cx="2883" cy="2771"/>
                          </a:xfrm>
                          <a:custGeom>
                            <a:avLst/>
                            <a:gdLst/>
                            <a:ahLst/>
                            <a:cxnLst/>
                            <a:pathLst>
                              <a:path w="2883" h="2771">
                                <a:moveTo>
                                  <a:pt x="886" y="0"/>
                                </a:moveTo>
                                <a:lnTo>
                                  <a:pt x="814" y="33"/>
                                </a:lnTo>
                                <a:lnTo>
                                  <a:pt x="745" y="68"/>
                                </a:lnTo>
                                <a:lnTo>
                                  <a:pt x="678" y="108"/>
                                </a:lnTo>
                                <a:lnTo>
                                  <a:pt x="613" y="151"/>
                                </a:lnTo>
                                <a:lnTo>
                                  <a:pt x="552" y="197"/>
                                </a:lnTo>
                                <a:lnTo>
                                  <a:pt x="493" y="246"/>
                                </a:lnTo>
                                <a:lnTo>
                                  <a:pt x="436" y="297"/>
                                </a:lnTo>
                                <a:lnTo>
                                  <a:pt x="383" y="352"/>
                                </a:lnTo>
                                <a:lnTo>
                                  <a:pt x="333" y="409"/>
                                </a:lnTo>
                                <a:lnTo>
                                  <a:pt x="286" y="469"/>
                                </a:lnTo>
                                <a:lnTo>
                                  <a:pt x="242" y="531"/>
                                </a:lnTo>
                                <a:lnTo>
                                  <a:pt x="202" y="596"/>
                                </a:lnTo>
                                <a:lnTo>
                                  <a:pt x="165" y="662"/>
                                </a:lnTo>
                                <a:lnTo>
                                  <a:pt x="131" y="730"/>
                                </a:lnTo>
                                <a:lnTo>
                                  <a:pt x="101" y="801"/>
                                </a:lnTo>
                                <a:lnTo>
                                  <a:pt x="75" y="872"/>
                                </a:lnTo>
                                <a:lnTo>
                                  <a:pt x="52" y="946"/>
                                </a:lnTo>
                                <a:lnTo>
                                  <a:pt x="34" y="1020"/>
                                </a:lnTo>
                                <a:lnTo>
                                  <a:pt x="19" y="1096"/>
                                </a:lnTo>
                                <a:lnTo>
                                  <a:pt x="9" y="1173"/>
                                </a:lnTo>
                                <a:lnTo>
                                  <a:pt x="2" y="1251"/>
                                </a:lnTo>
                                <a:lnTo>
                                  <a:pt x="0" y="1330"/>
                                </a:lnTo>
                                <a:lnTo>
                                  <a:pt x="2" y="1406"/>
                                </a:lnTo>
                                <a:lnTo>
                                  <a:pt x="8" y="1481"/>
                                </a:lnTo>
                                <a:lnTo>
                                  <a:pt x="18" y="1555"/>
                                </a:lnTo>
                                <a:lnTo>
                                  <a:pt x="32" y="1628"/>
                                </a:lnTo>
                                <a:lnTo>
                                  <a:pt x="49" y="1700"/>
                                </a:lnTo>
                                <a:lnTo>
                                  <a:pt x="70" y="1770"/>
                                </a:lnTo>
                                <a:lnTo>
                                  <a:pt x="94" y="1838"/>
                                </a:lnTo>
                                <a:lnTo>
                                  <a:pt x="121" y="1905"/>
                                </a:lnTo>
                                <a:lnTo>
                                  <a:pt x="152" y="1971"/>
                                </a:lnTo>
                                <a:lnTo>
                                  <a:pt x="186" y="2034"/>
                                </a:lnTo>
                                <a:lnTo>
                                  <a:pt x="223" y="2096"/>
                                </a:lnTo>
                                <a:lnTo>
                                  <a:pt x="263" y="2156"/>
                                </a:lnTo>
                                <a:lnTo>
                                  <a:pt x="306" y="2213"/>
                                </a:lnTo>
                                <a:lnTo>
                                  <a:pt x="351" y="2268"/>
                                </a:lnTo>
                                <a:lnTo>
                                  <a:pt x="399" y="2321"/>
                                </a:lnTo>
                                <a:lnTo>
                                  <a:pt x="450" y="2372"/>
                                </a:lnTo>
                                <a:lnTo>
                                  <a:pt x="503" y="2420"/>
                                </a:lnTo>
                                <a:lnTo>
                                  <a:pt x="558" y="2466"/>
                                </a:lnTo>
                                <a:lnTo>
                                  <a:pt x="616" y="2508"/>
                                </a:lnTo>
                                <a:lnTo>
                                  <a:pt x="675" y="2548"/>
                                </a:lnTo>
                                <a:lnTo>
                                  <a:pt x="737" y="2585"/>
                                </a:lnTo>
                                <a:lnTo>
                                  <a:pt x="801" y="2619"/>
                                </a:lnTo>
                                <a:lnTo>
                                  <a:pt x="866" y="2650"/>
                                </a:lnTo>
                                <a:lnTo>
                                  <a:pt x="933" y="2678"/>
                                </a:lnTo>
                                <a:lnTo>
                                  <a:pt x="1002" y="2702"/>
                                </a:lnTo>
                                <a:lnTo>
                                  <a:pt x="1072" y="2723"/>
                                </a:lnTo>
                                <a:lnTo>
                                  <a:pt x="1143" y="2740"/>
                                </a:lnTo>
                                <a:lnTo>
                                  <a:pt x="1216" y="2753"/>
                                </a:lnTo>
                                <a:lnTo>
                                  <a:pt x="1290" y="2763"/>
                                </a:lnTo>
                                <a:lnTo>
                                  <a:pt x="1365" y="2769"/>
                                </a:lnTo>
                                <a:lnTo>
                                  <a:pt x="1441" y="2771"/>
                                </a:lnTo>
                                <a:lnTo>
                                  <a:pt x="1517" y="2769"/>
                                </a:lnTo>
                                <a:lnTo>
                                  <a:pt x="1592" y="2763"/>
                                </a:lnTo>
                                <a:lnTo>
                                  <a:pt x="1666" y="2753"/>
                                </a:lnTo>
                                <a:lnTo>
                                  <a:pt x="1739" y="2740"/>
                                </a:lnTo>
                                <a:lnTo>
                                  <a:pt x="1811" y="2723"/>
                                </a:lnTo>
                                <a:lnTo>
                                  <a:pt x="1881" y="2702"/>
                                </a:lnTo>
                                <a:lnTo>
                                  <a:pt x="1949" y="2678"/>
                                </a:lnTo>
                                <a:lnTo>
                                  <a:pt x="2016" y="2650"/>
                                </a:lnTo>
                                <a:lnTo>
                                  <a:pt x="2082" y="2619"/>
                                </a:lnTo>
                                <a:lnTo>
                                  <a:pt x="2145" y="2585"/>
                                </a:lnTo>
                                <a:lnTo>
                                  <a:pt x="2207" y="2548"/>
                                </a:lnTo>
                                <a:lnTo>
                                  <a:pt x="2267" y="2508"/>
                                </a:lnTo>
                                <a:lnTo>
                                  <a:pt x="2324" y="2466"/>
                                </a:lnTo>
                                <a:lnTo>
                                  <a:pt x="2380" y="2420"/>
                                </a:lnTo>
                                <a:lnTo>
                                  <a:pt x="2433" y="2372"/>
                                </a:lnTo>
                                <a:lnTo>
                                  <a:pt x="2483" y="2321"/>
                                </a:lnTo>
                                <a:lnTo>
                                  <a:pt x="2531" y="2268"/>
                                </a:lnTo>
                                <a:lnTo>
                                  <a:pt x="2577" y="2213"/>
                                </a:lnTo>
                                <a:lnTo>
                                  <a:pt x="2619" y="2156"/>
                                </a:lnTo>
                                <a:lnTo>
                                  <a:pt x="2659" y="2096"/>
                                </a:lnTo>
                                <a:lnTo>
                                  <a:pt x="2696" y="2034"/>
                                </a:lnTo>
                                <a:lnTo>
                                  <a:pt x="2730" y="1971"/>
                                </a:lnTo>
                                <a:lnTo>
                                  <a:pt x="2761" y="1905"/>
                                </a:lnTo>
                                <a:lnTo>
                                  <a:pt x="2789" y="1838"/>
                                </a:lnTo>
                                <a:lnTo>
                                  <a:pt x="2813" y="1770"/>
                                </a:lnTo>
                                <a:lnTo>
                                  <a:pt x="2834" y="1700"/>
                                </a:lnTo>
                                <a:lnTo>
                                  <a:pt x="2851" y="1628"/>
                                </a:lnTo>
                                <a:lnTo>
                                  <a:pt x="2864" y="1555"/>
                                </a:lnTo>
                                <a:lnTo>
                                  <a:pt x="2874" y="1481"/>
                                </a:lnTo>
                                <a:lnTo>
                                  <a:pt x="2880" y="1406"/>
                                </a:lnTo>
                                <a:lnTo>
                                  <a:pt x="2882" y="1330"/>
                                </a:lnTo>
                                <a:lnTo>
                                  <a:pt x="2880" y="1258"/>
                                </a:lnTo>
                                <a:lnTo>
                                  <a:pt x="2875" y="1186"/>
                                </a:lnTo>
                                <a:lnTo>
                                  <a:pt x="2866" y="1115"/>
                                </a:lnTo>
                                <a:lnTo>
                                  <a:pt x="2854" y="1044"/>
                                </a:lnTo>
                                <a:lnTo>
                                  <a:pt x="1441" y="1330"/>
                                </a:lnTo>
                                <a:lnTo>
                                  <a:pt x="886" y="0"/>
                                </a:lnTo>
                                <a:close/>
                              </a:path>
                            </a:pathLst>
                          </a:custGeom>
                          <a:solidFill>
                            <a:srgbClr val="00539F"/>
                          </a:solidFill>
                          <a:ln>
                            <a:noFill/>
                          </a:ln>
                        </wps:spPr>
                        <wps:bodyPr upright="1"/>
                      </wps:wsp>
                      <wps:wsp>
                        <wps:cNvPr id="1307" name="任意多边形 459"/>
                        <wps:cNvSpPr/>
                        <wps:spPr>
                          <a:xfrm>
                            <a:off x="1451" y="1074"/>
                            <a:ext cx="2883" cy="2771"/>
                          </a:xfrm>
                          <a:custGeom>
                            <a:avLst/>
                            <a:gdLst/>
                            <a:ahLst/>
                            <a:cxnLst/>
                            <a:pathLst>
                              <a:path w="2883" h="2771">
                                <a:moveTo>
                                  <a:pt x="1441" y="1330"/>
                                </a:moveTo>
                                <a:lnTo>
                                  <a:pt x="2854" y="1044"/>
                                </a:lnTo>
                                <a:lnTo>
                                  <a:pt x="2866" y="1115"/>
                                </a:lnTo>
                                <a:lnTo>
                                  <a:pt x="2875" y="1186"/>
                                </a:lnTo>
                                <a:lnTo>
                                  <a:pt x="2880" y="1258"/>
                                </a:lnTo>
                                <a:lnTo>
                                  <a:pt x="2882" y="1330"/>
                                </a:lnTo>
                                <a:lnTo>
                                  <a:pt x="2880" y="1406"/>
                                </a:lnTo>
                                <a:lnTo>
                                  <a:pt x="2874" y="1481"/>
                                </a:lnTo>
                                <a:lnTo>
                                  <a:pt x="2864" y="1555"/>
                                </a:lnTo>
                                <a:lnTo>
                                  <a:pt x="2851" y="1628"/>
                                </a:lnTo>
                                <a:lnTo>
                                  <a:pt x="2834" y="1700"/>
                                </a:lnTo>
                                <a:lnTo>
                                  <a:pt x="2813" y="1770"/>
                                </a:lnTo>
                                <a:lnTo>
                                  <a:pt x="2789" y="1838"/>
                                </a:lnTo>
                                <a:lnTo>
                                  <a:pt x="2761" y="1905"/>
                                </a:lnTo>
                                <a:lnTo>
                                  <a:pt x="2730" y="1971"/>
                                </a:lnTo>
                                <a:lnTo>
                                  <a:pt x="2696" y="2034"/>
                                </a:lnTo>
                                <a:lnTo>
                                  <a:pt x="2659" y="2096"/>
                                </a:lnTo>
                                <a:lnTo>
                                  <a:pt x="2619" y="2156"/>
                                </a:lnTo>
                                <a:lnTo>
                                  <a:pt x="2577" y="2213"/>
                                </a:lnTo>
                                <a:lnTo>
                                  <a:pt x="2531" y="2268"/>
                                </a:lnTo>
                                <a:lnTo>
                                  <a:pt x="2483" y="2321"/>
                                </a:lnTo>
                                <a:lnTo>
                                  <a:pt x="2433" y="2372"/>
                                </a:lnTo>
                                <a:lnTo>
                                  <a:pt x="2380" y="2420"/>
                                </a:lnTo>
                                <a:lnTo>
                                  <a:pt x="2324" y="2466"/>
                                </a:lnTo>
                                <a:lnTo>
                                  <a:pt x="2267" y="2508"/>
                                </a:lnTo>
                                <a:lnTo>
                                  <a:pt x="2207" y="2548"/>
                                </a:lnTo>
                                <a:lnTo>
                                  <a:pt x="2145" y="2585"/>
                                </a:lnTo>
                                <a:lnTo>
                                  <a:pt x="2082" y="2619"/>
                                </a:lnTo>
                                <a:lnTo>
                                  <a:pt x="2016" y="2650"/>
                                </a:lnTo>
                                <a:lnTo>
                                  <a:pt x="1949" y="2678"/>
                                </a:lnTo>
                                <a:lnTo>
                                  <a:pt x="1881" y="2702"/>
                                </a:lnTo>
                                <a:lnTo>
                                  <a:pt x="1811" y="2723"/>
                                </a:lnTo>
                                <a:lnTo>
                                  <a:pt x="1739" y="2740"/>
                                </a:lnTo>
                                <a:lnTo>
                                  <a:pt x="1666" y="2753"/>
                                </a:lnTo>
                                <a:lnTo>
                                  <a:pt x="1592" y="2763"/>
                                </a:lnTo>
                                <a:lnTo>
                                  <a:pt x="1517" y="2769"/>
                                </a:lnTo>
                                <a:lnTo>
                                  <a:pt x="1441" y="2771"/>
                                </a:lnTo>
                                <a:lnTo>
                                  <a:pt x="1365" y="2769"/>
                                </a:lnTo>
                                <a:lnTo>
                                  <a:pt x="1290" y="2763"/>
                                </a:lnTo>
                                <a:lnTo>
                                  <a:pt x="1216" y="2753"/>
                                </a:lnTo>
                                <a:lnTo>
                                  <a:pt x="1143" y="2740"/>
                                </a:lnTo>
                                <a:lnTo>
                                  <a:pt x="1072" y="2723"/>
                                </a:lnTo>
                                <a:lnTo>
                                  <a:pt x="1002" y="2702"/>
                                </a:lnTo>
                                <a:lnTo>
                                  <a:pt x="933" y="2678"/>
                                </a:lnTo>
                                <a:lnTo>
                                  <a:pt x="866" y="2650"/>
                                </a:lnTo>
                                <a:lnTo>
                                  <a:pt x="801" y="2619"/>
                                </a:lnTo>
                                <a:lnTo>
                                  <a:pt x="737" y="2585"/>
                                </a:lnTo>
                                <a:lnTo>
                                  <a:pt x="675" y="2548"/>
                                </a:lnTo>
                                <a:lnTo>
                                  <a:pt x="616" y="2508"/>
                                </a:lnTo>
                                <a:lnTo>
                                  <a:pt x="558" y="2466"/>
                                </a:lnTo>
                                <a:lnTo>
                                  <a:pt x="503" y="2420"/>
                                </a:lnTo>
                                <a:lnTo>
                                  <a:pt x="450" y="2372"/>
                                </a:lnTo>
                                <a:lnTo>
                                  <a:pt x="399" y="2321"/>
                                </a:lnTo>
                                <a:lnTo>
                                  <a:pt x="351" y="2268"/>
                                </a:lnTo>
                                <a:lnTo>
                                  <a:pt x="306" y="2213"/>
                                </a:lnTo>
                                <a:lnTo>
                                  <a:pt x="263" y="2156"/>
                                </a:lnTo>
                                <a:lnTo>
                                  <a:pt x="223" y="2096"/>
                                </a:lnTo>
                                <a:lnTo>
                                  <a:pt x="186" y="2034"/>
                                </a:lnTo>
                                <a:lnTo>
                                  <a:pt x="152" y="1971"/>
                                </a:lnTo>
                                <a:lnTo>
                                  <a:pt x="121" y="1905"/>
                                </a:lnTo>
                                <a:lnTo>
                                  <a:pt x="94" y="1838"/>
                                </a:lnTo>
                                <a:lnTo>
                                  <a:pt x="70" y="1770"/>
                                </a:lnTo>
                                <a:lnTo>
                                  <a:pt x="49" y="1700"/>
                                </a:lnTo>
                                <a:lnTo>
                                  <a:pt x="32" y="1628"/>
                                </a:lnTo>
                                <a:lnTo>
                                  <a:pt x="18" y="1555"/>
                                </a:lnTo>
                                <a:lnTo>
                                  <a:pt x="8" y="1481"/>
                                </a:lnTo>
                                <a:lnTo>
                                  <a:pt x="2" y="1406"/>
                                </a:lnTo>
                                <a:lnTo>
                                  <a:pt x="0" y="1330"/>
                                </a:lnTo>
                                <a:lnTo>
                                  <a:pt x="2" y="1251"/>
                                </a:lnTo>
                                <a:lnTo>
                                  <a:pt x="9" y="1173"/>
                                </a:lnTo>
                                <a:lnTo>
                                  <a:pt x="19" y="1096"/>
                                </a:lnTo>
                                <a:lnTo>
                                  <a:pt x="34" y="1020"/>
                                </a:lnTo>
                                <a:lnTo>
                                  <a:pt x="52" y="946"/>
                                </a:lnTo>
                                <a:lnTo>
                                  <a:pt x="75" y="872"/>
                                </a:lnTo>
                                <a:lnTo>
                                  <a:pt x="101" y="801"/>
                                </a:lnTo>
                                <a:lnTo>
                                  <a:pt x="131" y="730"/>
                                </a:lnTo>
                                <a:lnTo>
                                  <a:pt x="165" y="662"/>
                                </a:lnTo>
                                <a:lnTo>
                                  <a:pt x="202" y="596"/>
                                </a:lnTo>
                                <a:lnTo>
                                  <a:pt x="242" y="531"/>
                                </a:lnTo>
                                <a:lnTo>
                                  <a:pt x="286" y="469"/>
                                </a:lnTo>
                                <a:lnTo>
                                  <a:pt x="333" y="409"/>
                                </a:lnTo>
                                <a:lnTo>
                                  <a:pt x="383" y="352"/>
                                </a:lnTo>
                                <a:lnTo>
                                  <a:pt x="436" y="297"/>
                                </a:lnTo>
                                <a:lnTo>
                                  <a:pt x="493" y="246"/>
                                </a:lnTo>
                                <a:lnTo>
                                  <a:pt x="552" y="197"/>
                                </a:lnTo>
                                <a:lnTo>
                                  <a:pt x="613" y="151"/>
                                </a:lnTo>
                                <a:lnTo>
                                  <a:pt x="678" y="108"/>
                                </a:lnTo>
                                <a:lnTo>
                                  <a:pt x="745" y="68"/>
                                </a:lnTo>
                                <a:lnTo>
                                  <a:pt x="814" y="33"/>
                                </a:lnTo>
                                <a:lnTo>
                                  <a:pt x="886" y="0"/>
                                </a:lnTo>
                                <a:lnTo>
                                  <a:pt x="1441" y="1330"/>
                                </a:lnTo>
                                <a:close/>
                              </a:path>
                            </a:pathLst>
                          </a:custGeom>
                          <a:noFill/>
                          <a:ln w="14122" cap="flat" cmpd="sng">
                            <a:solidFill>
                              <a:srgbClr val="FFFFFF"/>
                            </a:solidFill>
                            <a:prstDash val="solid"/>
                            <a:headEnd type="none" w="med" len="med"/>
                            <a:tailEnd type="none" w="med" len="med"/>
                          </a:ln>
                        </wps:spPr>
                        <wps:bodyPr upright="1"/>
                      </wps:wsp>
                      <wps:wsp>
                        <wps:cNvPr id="1308" name="任意多边形 460"/>
                        <wps:cNvSpPr/>
                        <wps:spPr>
                          <a:xfrm>
                            <a:off x="1472" y="1074"/>
                            <a:ext cx="1420" cy="1330"/>
                          </a:xfrm>
                          <a:custGeom>
                            <a:avLst/>
                            <a:gdLst/>
                            <a:ahLst/>
                            <a:cxnLst/>
                            <a:pathLst>
                              <a:path w="1420" h="1330">
                                <a:moveTo>
                                  <a:pt x="864" y="0"/>
                                </a:moveTo>
                                <a:lnTo>
                                  <a:pt x="791" y="33"/>
                                </a:lnTo>
                                <a:lnTo>
                                  <a:pt x="719" y="70"/>
                                </a:lnTo>
                                <a:lnTo>
                                  <a:pt x="650" y="111"/>
                                </a:lnTo>
                                <a:lnTo>
                                  <a:pt x="584" y="156"/>
                                </a:lnTo>
                                <a:lnTo>
                                  <a:pt x="520" y="204"/>
                                </a:lnTo>
                                <a:lnTo>
                                  <a:pt x="459" y="256"/>
                                </a:lnTo>
                                <a:lnTo>
                                  <a:pt x="401" y="311"/>
                                </a:lnTo>
                                <a:lnTo>
                                  <a:pt x="345" y="369"/>
                                </a:lnTo>
                                <a:lnTo>
                                  <a:pt x="293" y="431"/>
                                </a:lnTo>
                                <a:lnTo>
                                  <a:pt x="245" y="495"/>
                                </a:lnTo>
                                <a:lnTo>
                                  <a:pt x="200" y="562"/>
                                </a:lnTo>
                                <a:lnTo>
                                  <a:pt x="159" y="631"/>
                                </a:lnTo>
                                <a:lnTo>
                                  <a:pt x="122" y="702"/>
                                </a:lnTo>
                                <a:lnTo>
                                  <a:pt x="89" y="775"/>
                                </a:lnTo>
                                <a:lnTo>
                                  <a:pt x="61" y="849"/>
                                </a:lnTo>
                                <a:lnTo>
                                  <a:pt x="36" y="926"/>
                                </a:lnTo>
                                <a:lnTo>
                                  <a:pt x="16" y="1003"/>
                                </a:lnTo>
                                <a:lnTo>
                                  <a:pt x="0" y="1082"/>
                                </a:lnTo>
                                <a:lnTo>
                                  <a:pt x="1419" y="1330"/>
                                </a:lnTo>
                                <a:lnTo>
                                  <a:pt x="864" y="0"/>
                                </a:lnTo>
                                <a:close/>
                              </a:path>
                            </a:pathLst>
                          </a:custGeom>
                          <a:solidFill>
                            <a:srgbClr val="0093FF"/>
                          </a:solidFill>
                          <a:ln>
                            <a:noFill/>
                          </a:ln>
                        </wps:spPr>
                        <wps:bodyPr upright="1"/>
                      </wps:wsp>
                      <wps:wsp>
                        <wps:cNvPr id="1309" name="任意多边形 461"/>
                        <wps:cNvSpPr/>
                        <wps:spPr>
                          <a:xfrm>
                            <a:off x="1472" y="1074"/>
                            <a:ext cx="1420" cy="1330"/>
                          </a:xfrm>
                          <a:custGeom>
                            <a:avLst/>
                            <a:gdLst/>
                            <a:ahLst/>
                            <a:cxnLst/>
                            <a:pathLst>
                              <a:path w="1420" h="1330">
                                <a:moveTo>
                                  <a:pt x="1419" y="1330"/>
                                </a:moveTo>
                                <a:lnTo>
                                  <a:pt x="0" y="1082"/>
                                </a:lnTo>
                                <a:lnTo>
                                  <a:pt x="16" y="1003"/>
                                </a:lnTo>
                                <a:lnTo>
                                  <a:pt x="36" y="926"/>
                                </a:lnTo>
                                <a:lnTo>
                                  <a:pt x="61" y="849"/>
                                </a:lnTo>
                                <a:lnTo>
                                  <a:pt x="89" y="775"/>
                                </a:lnTo>
                                <a:lnTo>
                                  <a:pt x="122" y="702"/>
                                </a:lnTo>
                                <a:lnTo>
                                  <a:pt x="159" y="631"/>
                                </a:lnTo>
                                <a:lnTo>
                                  <a:pt x="200" y="562"/>
                                </a:lnTo>
                                <a:lnTo>
                                  <a:pt x="245" y="495"/>
                                </a:lnTo>
                                <a:lnTo>
                                  <a:pt x="293" y="431"/>
                                </a:lnTo>
                                <a:lnTo>
                                  <a:pt x="345" y="369"/>
                                </a:lnTo>
                                <a:lnTo>
                                  <a:pt x="401" y="311"/>
                                </a:lnTo>
                                <a:lnTo>
                                  <a:pt x="459" y="256"/>
                                </a:lnTo>
                                <a:lnTo>
                                  <a:pt x="520" y="204"/>
                                </a:lnTo>
                                <a:lnTo>
                                  <a:pt x="584" y="156"/>
                                </a:lnTo>
                                <a:lnTo>
                                  <a:pt x="650" y="111"/>
                                </a:lnTo>
                                <a:lnTo>
                                  <a:pt x="719" y="70"/>
                                </a:lnTo>
                                <a:lnTo>
                                  <a:pt x="791" y="33"/>
                                </a:lnTo>
                                <a:lnTo>
                                  <a:pt x="864" y="0"/>
                                </a:lnTo>
                                <a:lnTo>
                                  <a:pt x="1419" y="1330"/>
                                </a:lnTo>
                                <a:close/>
                              </a:path>
                            </a:pathLst>
                          </a:custGeom>
                          <a:noFill/>
                          <a:ln w="14122" cap="flat" cmpd="sng">
                            <a:solidFill>
                              <a:srgbClr val="FFFFFF"/>
                            </a:solidFill>
                            <a:prstDash val="solid"/>
                            <a:headEnd type="none" w="med" len="med"/>
                            <a:tailEnd type="none" w="med" len="med"/>
                          </a:ln>
                        </wps:spPr>
                        <wps:bodyPr upright="1"/>
                      </wps:wsp>
                      <wps:wsp>
                        <wps:cNvPr id="1310" name="任意多边形 462"/>
                        <wps:cNvSpPr/>
                        <wps:spPr>
                          <a:xfrm>
                            <a:off x="2096" y="963"/>
                            <a:ext cx="796" cy="1441"/>
                          </a:xfrm>
                          <a:custGeom>
                            <a:avLst/>
                            <a:gdLst/>
                            <a:ahLst/>
                            <a:cxnLst/>
                            <a:pathLst>
                              <a:path w="796" h="1441">
                                <a:moveTo>
                                  <a:pt x="760" y="0"/>
                                </a:moveTo>
                                <a:lnTo>
                                  <a:pt x="680" y="5"/>
                                </a:lnTo>
                                <a:lnTo>
                                  <a:pt x="599" y="13"/>
                                </a:lnTo>
                                <a:lnTo>
                                  <a:pt x="520" y="27"/>
                                </a:lnTo>
                                <a:lnTo>
                                  <a:pt x="441" y="44"/>
                                </a:lnTo>
                                <a:lnTo>
                                  <a:pt x="363" y="66"/>
                                </a:lnTo>
                                <a:lnTo>
                                  <a:pt x="287" y="93"/>
                                </a:lnTo>
                                <a:lnTo>
                                  <a:pt x="212" y="123"/>
                                </a:lnTo>
                                <a:lnTo>
                                  <a:pt x="139" y="158"/>
                                </a:lnTo>
                                <a:lnTo>
                                  <a:pt x="68" y="197"/>
                                </a:lnTo>
                                <a:lnTo>
                                  <a:pt x="0" y="239"/>
                                </a:lnTo>
                                <a:lnTo>
                                  <a:pt x="795" y="1441"/>
                                </a:lnTo>
                                <a:lnTo>
                                  <a:pt x="760" y="0"/>
                                </a:lnTo>
                                <a:close/>
                              </a:path>
                            </a:pathLst>
                          </a:custGeom>
                          <a:solidFill>
                            <a:srgbClr val="66BEFF"/>
                          </a:solidFill>
                          <a:ln>
                            <a:noFill/>
                          </a:ln>
                        </wps:spPr>
                        <wps:bodyPr upright="1"/>
                      </wps:wsp>
                      <wps:wsp>
                        <wps:cNvPr id="1311" name="任意多边形 463"/>
                        <wps:cNvSpPr/>
                        <wps:spPr>
                          <a:xfrm>
                            <a:off x="2096" y="963"/>
                            <a:ext cx="796" cy="1441"/>
                          </a:xfrm>
                          <a:custGeom>
                            <a:avLst/>
                            <a:gdLst/>
                            <a:ahLst/>
                            <a:cxnLst/>
                            <a:pathLst>
                              <a:path w="796" h="1441">
                                <a:moveTo>
                                  <a:pt x="795" y="1441"/>
                                </a:moveTo>
                                <a:lnTo>
                                  <a:pt x="0" y="239"/>
                                </a:lnTo>
                                <a:lnTo>
                                  <a:pt x="68" y="197"/>
                                </a:lnTo>
                                <a:lnTo>
                                  <a:pt x="139" y="158"/>
                                </a:lnTo>
                                <a:lnTo>
                                  <a:pt x="212" y="123"/>
                                </a:lnTo>
                                <a:lnTo>
                                  <a:pt x="287" y="93"/>
                                </a:lnTo>
                                <a:lnTo>
                                  <a:pt x="363" y="66"/>
                                </a:lnTo>
                                <a:lnTo>
                                  <a:pt x="441" y="44"/>
                                </a:lnTo>
                                <a:lnTo>
                                  <a:pt x="520" y="27"/>
                                </a:lnTo>
                                <a:lnTo>
                                  <a:pt x="599" y="13"/>
                                </a:lnTo>
                                <a:lnTo>
                                  <a:pt x="680" y="5"/>
                                </a:lnTo>
                                <a:lnTo>
                                  <a:pt x="760" y="0"/>
                                </a:lnTo>
                                <a:lnTo>
                                  <a:pt x="795" y="1441"/>
                                </a:lnTo>
                                <a:close/>
                              </a:path>
                            </a:pathLst>
                          </a:custGeom>
                          <a:noFill/>
                          <a:ln w="14122" cap="flat" cmpd="sng">
                            <a:solidFill>
                              <a:srgbClr val="FFFFFF"/>
                            </a:solidFill>
                            <a:prstDash val="solid"/>
                            <a:headEnd type="none" w="med" len="med"/>
                            <a:tailEnd type="none" w="med" len="med"/>
                          </a:ln>
                        </wps:spPr>
                        <wps:bodyPr upright="1"/>
                      </wps:wsp>
                      <wps:wsp>
                        <wps:cNvPr id="1312" name="任意多边形 464"/>
                        <wps:cNvSpPr/>
                        <wps:spPr>
                          <a:xfrm>
                            <a:off x="2624" y="963"/>
                            <a:ext cx="268" cy="1442"/>
                          </a:xfrm>
                          <a:custGeom>
                            <a:avLst/>
                            <a:gdLst/>
                            <a:ahLst/>
                            <a:cxnLst/>
                            <a:pathLst>
                              <a:path w="268" h="1442">
                                <a:moveTo>
                                  <a:pt x="268" y="0"/>
                                </a:moveTo>
                                <a:lnTo>
                                  <a:pt x="201" y="2"/>
                                </a:lnTo>
                                <a:lnTo>
                                  <a:pt x="134" y="6"/>
                                </a:lnTo>
                                <a:lnTo>
                                  <a:pt x="67" y="14"/>
                                </a:lnTo>
                                <a:lnTo>
                                  <a:pt x="0" y="25"/>
                                </a:lnTo>
                                <a:lnTo>
                                  <a:pt x="268" y="1441"/>
                                </a:lnTo>
                                <a:lnTo>
                                  <a:pt x="268" y="0"/>
                                </a:lnTo>
                                <a:close/>
                              </a:path>
                            </a:pathLst>
                          </a:custGeom>
                          <a:solidFill>
                            <a:srgbClr val="D7E1EC"/>
                          </a:solidFill>
                          <a:ln>
                            <a:noFill/>
                          </a:ln>
                        </wps:spPr>
                        <wps:bodyPr upright="1"/>
                      </wps:wsp>
                      <wps:wsp>
                        <wps:cNvPr id="1313" name="任意多边形 465"/>
                        <wps:cNvSpPr/>
                        <wps:spPr>
                          <a:xfrm>
                            <a:off x="2624" y="963"/>
                            <a:ext cx="268" cy="1442"/>
                          </a:xfrm>
                          <a:custGeom>
                            <a:avLst/>
                            <a:gdLst/>
                            <a:ahLst/>
                            <a:cxnLst/>
                            <a:pathLst>
                              <a:path w="268" h="1442">
                                <a:moveTo>
                                  <a:pt x="268" y="1441"/>
                                </a:moveTo>
                                <a:lnTo>
                                  <a:pt x="0" y="25"/>
                                </a:lnTo>
                                <a:lnTo>
                                  <a:pt x="34" y="19"/>
                                </a:lnTo>
                                <a:lnTo>
                                  <a:pt x="67" y="14"/>
                                </a:lnTo>
                                <a:lnTo>
                                  <a:pt x="134" y="6"/>
                                </a:lnTo>
                                <a:lnTo>
                                  <a:pt x="201" y="2"/>
                                </a:lnTo>
                                <a:lnTo>
                                  <a:pt x="268" y="0"/>
                                </a:lnTo>
                                <a:lnTo>
                                  <a:pt x="268" y="1441"/>
                                </a:lnTo>
                                <a:close/>
                              </a:path>
                            </a:pathLst>
                          </a:custGeom>
                          <a:noFill/>
                          <a:ln w="14122" cap="flat" cmpd="sng">
                            <a:solidFill>
                              <a:srgbClr val="FFFFFF"/>
                            </a:solidFill>
                            <a:prstDash val="solid"/>
                            <a:headEnd type="none" w="med" len="med"/>
                            <a:tailEnd type="none" w="med" len="med"/>
                          </a:ln>
                        </wps:spPr>
                        <wps:bodyPr upright="1"/>
                      </wps:wsp>
                      <wps:wsp>
                        <wps:cNvPr id="1314" name="任意多边形 466"/>
                        <wps:cNvSpPr/>
                        <wps:spPr>
                          <a:xfrm>
                            <a:off x="1919" y="1424"/>
                            <a:ext cx="1946" cy="1946"/>
                          </a:xfrm>
                          <a:custGeom>
                            <a:avLst/>
                            <a:gdLst/>
                            <a:ahLst/>
                            <a:cxnLst/>
                            <a:pathLst>
                              <a:path w="1946" h="1946">
                                <a:moveTo>
                                  <a:pt x="973" y="0"/>
                                </a:moveTo>
                                <a:lnTo>
                                  <a:pt x="897" y="3"/>
                                </a:lnTo>
                                <a:lnTo>
                                  <a:pt x="823" y="12"/>
                                </a:lnTo>
                                <a:lnTo>
                                  <a:pt x="750" y="26"/>
                                </a:lnTo>
                                <a:lnTo>
                                  <a:pt x="680" y="45"/>
                                </a:lnTo>
                                <a:lnTo>
                                  <a:pt x="611" y="70"/>
                                </a:lnTo>
                                <a:lnTo>
                                  <a:pt x="545" y="99"/>
                                </a:lnTo>
                                <a:lnTo>
                                  <a:pt x="482" y="133"/>
                                </a:lnTo>
                                <a:lnTo>
                                  <a:pt x="422" y="171"/>
                                </a:lnTo>
                                <a:lnTo>
                                  <a:pt x="365" y="214"/>
                                </a:lnTo>
                                <a:lnTo>
                                  <a:pt x="311" y="260"/>
                                </a:lnTo>
                                <a:lnTo>
                                  <a:pt x="261" y="311"/>
                                </a:lnTo>
                                <a:lnTo>
                                  <a:pt x="214" y="365"/>
                                </a:lnTo>
                                <a:lnTo>
                                  <a:pt x="172" y="422"/>
                                </a:lnTo>
                                <a:lnTo>
                                  <a:pt x="133" y="482"/>
                                </a:lnTo>
                                <a:lnTo>
                                  <a:pt x="99" y="545"/>
                                </a:lnTo>
                                <a:lnTo>
                                  <a:pt x="70" y="611"/>
                                </a:lnTo>
                                <a:lnTo>
                                  <a:pt x="46" y="679"/>
                                </a:lnTo>
                                <a:lnTo>
                                  <a:pt x="26" y="750"/>
                                </a:lnTo>
                                <a:lnTo>
                                  <a:pt x="12" y="823"/>
                                </a:lnTo>
                                <a:lnTo>
                                  <a:pt x="3" y="897"/>
                                </a:lnTo>
                                <a:lnTo>
                                  <a:pt x="0" y="973"/>
                                </a:lnTo>
                                <a:lnTo>
                                  <a:pt x="3" y="1049"/>
                                </a:lnTo>
                                <a:lnTo>
                                  <a:pt x="12" y="1123"/>
                                </a:lnTo>
                                <a:lnTo>
                                  <a:pt x="26" y="1196"/>
                                </a:lnTo>
                                <a:lnTo>
                                  <a:pt x="46" y="1267"/>
                                </a:lnTo>
                                <a:lnTo>
                                  <a:pt x="70" y="1335"/>
                                </a:lnTo>
                                <a:lnTo>
                                  <a:pt x="99" y="1401"/>
                                </a:lnTo>
                                <a:lnTo>
                                  <a:pt x="133" y="1464"/>
                                </a:lnTo>
                                <a:lnTo>
                                  <a:pt x="172" y="1524"/>
                                </a:lnTo>
                                <a:lnTo>
                                  <a:pt x="214" y="1581"/>
                                </a:lnTo>
                                <a:lnTo>
                                  <a:pt x="261" y="1635"/>
                                </a:lnTo>
                                <a:lnTo>
                                  <a:pt x="311" y="1686"/>
                                </a:lnTo>
                                <a:lnTo>
                                  <a:pt x="365" y="1732"/>
                                </a:lnTo>
                                <a:lnTo>
                                  <a:pt x="422" y="1775"/>
                                </a:lnTo>
                                <a:lnTo>
                                  <a:pt x="482" y="1813"/>
                                </a:lnTo>
                                <a:lnTo>
                                  <a:pt x="545" y="1847"/>
                                </a:lnTo>
                                <a:lnTo>
                                  <a:pt x="611" y="1876"/>
                                </a:lnTo>
                                <a:lnTo>
                                  <a:pt x="680" y="1901"/>
                                </a:lnTo>
                                <a:lnTo>
                                  <a:pt x="750" y="1920"/>
                                </a:lnTo>
                                <a:lnTo>
                                  <a:pt x="823" y="1934"/>
                                </a:lnTo>
                                <a:lnTo>
                                  <a:pt x="897" y="1943"/>
                                </a:lnTo>
                                <a:lnTo>
                                  <a:pt x="973" y="1946"/>
                                </a:lnTo>
                                <a:lnTo>
                                  <a:pt x="1049" y="1943"/>
                                </a:lnTo>
                                <a:lnTo>
                                  <a:pt x="1124" y="1934"/>
                                </a:lnTo>
                                <a:lnTo>
                                  <a:pt x="1196" y="1920"/>
                                </a:lnTo>
                                <a:lnTo>
                                  <a:pt x="1267" y="1901"/>
                                </a:lnTo>
                                <a:lnTo>
                                  <a:pt x="1335" y="1876"/>
                                </a:lnTo>
                                <a:lnTo>
                                  <a:pt x="1401" y="1847"/>
                                </a:lnTo>
                                <a:lnTo>
                                  <a:pt x="1464" y="1813"/>
                                </a:lnTo>
                                <a:lnTo>
                                  <a:pt x="1524" y="1775"/>
                                </a:lnTo>
                                <a:lnTo>
                                  <a:pt x="1582" y="1732"/>
                                </a:lnTo>
                                <a:lnTo>
                                  <a:pt x="1635" y="1686"/>
                                </a:lnTo>
                                <a:lnTo>
                                  <a:pt x="1686" y="1635"/>
                                </a:lnTo>
                                <a:lnTo>
                                  <a:pt x="1732" y="1581"/>
                                </a:lnTo>
                                <a:lnTo>
                                  <a:pt x="1775" y="1524"/>
                                </a:lnTo>
                                <a:lnTo>
                                  <a:pt x="1813" y="1464"/>
                                </a:lnTo>
                                <a:lnTo>
                                  <a:pt x="1847" y="1401"/>
                                </a:lnTo>
                                <a:lnTo>
                                  <a:pt x="1876" y="1335"/>
                                </a:lnTo>
                                <a:lnTo>
                                  <a:pt x="1901" y="1267"/>
                                </a:lnTo>
                                <a:lnTo>
                                  <a:pt x="1920" y="1196"/>
                                </a:lnTo>
                                <a:lnTo>
                                  <a:pt x="1934" y="1123"/>
                                </a:lnTo>
                                <a:lnTo>
                                  <a:pt x="1943" y="1049"/>
                                </a:lnTo>
                                <a:lnTo>
                                  <a:pt x="1946" y="973"/>
                                </a:lnTo>
                                <a:lnTo>
                                  <a:pt x="1943" y="897"/>
                                </a:lnTo>
                                <a:lnTo>
                                  <a:pt x="1934" y="823"/>
                                </a:lnTo>
                                <a:lnTo>
                                  <a:pt x="1920" y="750"/>
                                </a:lnTo>
                                <a:lnTo>
                                  <a:pt x="1901" y="679"/>
                                </a:lnTo>
                                <a:lnTo>
                                  <a:pt x="1876" y="611"/>
                                </a:lnTo>
                                <a:lnTo>
                                  <a:pt x="1847" y="545"/>
                                </a:lnTo>
                                <a:lnTo>
                                  <a:pt x="1813" y="482"/>
                                </a:lnTo>
                                <a:lnTo>
                                  <a:pt x="1775" y="422"/>
                                </a:lnTo>
                                <a:lnTo>
                                  <a:pt x="1732" y="365"/>
                                </a:lnTo>
                                <a:lnTo>
                                  <a:pt x="1686" y="311"/>
                                </a:lnTo>
                                <a:lnTo>
                                  <a:pt x="1635" y="260"/>
                                </a:lnTo>
                                <a:lnTo>
                                  <a:pt x="1582" y="214"/>
                                </a:lnTo>
                                <a:lnTo>
                                  <a:pt x="1524" y="171"/>
                                </a:lnTo>
                                <a:lnTo>
                                  <a:pt x="1464" y="133"/>
                                </a:lnTo>
                                <a:lnTo>
                                  <a:pt x="1401" y="99"/>
                                </a:lnTo>
                                <a:lnTo>
                                  <a:pt x="1335" y="70"/>
                                </a:lnTo>
                                <a:lnTo>
                                  <a:pt x="1267" y="45"/>
                                </a:lnTo>
                                <a:lnTo>
                                  <a:pt x="1196" y="26"/>
                                </a:lnTo>
                                <a:lnTo>
                                  <a:pt x="1124" y="12"/>
                                </a:lnTo>
                                <a:lnTo>
                                  <a:pt x="1049" y="3"/>
                                </a:lnTo>
                                <a:lnTo>
                                  <a:pt x="973"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72pt;margin-top:47.6pt;height:145.25pt;width:145.25pt;mso-position-horizontal-relative:page;z-index:251923456;mso-width-relative:page;mso-height-relative:page;" coordorigin="1440,952" coordsize="2905,2905" o:gfxdata="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">
                <o:lock v:ext="edit" aspectratio="f"/>
                <v:shape id="任意多边形 457" o:spid="_x0000_s1026" o:spt="100" style="position:absolute;left:1711;top:963;height:2883;width:2622;" fillcolor="#102A55" filled="t" stroked="f" coordsize="2622,2883" o:gfxdata="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umYK8AAAA&#10;3QAAAA8AAAAAAAAAAQAgAAAAIgAAAGRycy9kb3ducmV2LnhtbFBLAQIUABQAAAAIAIdO4kAzLwWe&#10;OwAAADkAAAAQAAAAAAAAAAEAIAAAAAsBAABkcnMvc2hhcGV4bWwueG1sUEsFBgAAAAAGAAYAWwEA&#10;ALUDAAAAAA==&#10;" path="m1181,0l1134,1,1181,1441,0,2267,47,2330,96,2390,149,2446,204,2500,262,2551,322,2598,384,2642,449,2682,516,2719,584,2752,654,2782,726,2808,799,2831,874,2849,949,2863,1026,2874,1103,2880,1181,2882,1257,2880,1332,2874,1406,2864,1479,2851,1551,2834,1621,2813,1689,2789,1756,2761,1822,2730,1885,2696,1947,2659,2007,2619,2064,2577,2120,2531,2173,2483,2223,2432,2271,2379,2317,2324,2359,2267,2399,2207,2436,2145,2470,2082,2501,2016,2529,1949,2553,1881,2574,1811,2591,1739,2604,1666,2614,1592,2620,1517,2622,1441,2620,1365,2614,1290,2604,1216,2591,1143,2574,1072,2553,1001,2529,933,2501,866,2470,800,2436,737,2399,675,2359,616,2317,558,2271,503,2223,450,2173,399,2120,351,2064,306,2007,263,1947,223,1885,186,1822,152,1756,121,1689,94,1621,69,1551,49,1479,31,1406,18,1332,8,1257,2,1181,0xe">
                  <v:fill on="t" focussize="0,0"/>
                  <v:stroke on="f"/>
                  <v:imagedata o:title=""/>
                  <o:lock v:ext="edit" aspectratio="f"/>
                </v:shape>
                <v:shape id="任意多边形 458" o:spid="_x0000_s1026" o:spt="100" style="position:absolute;left:1451;top:1074;height:2771;width:2883;" fillcolor="#00539F" filled="t" stroked="f" coordsize="2883,2771" o:gfxdata="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iU9CWtwAAAN0AAAAP&#10;AAAAAAAAAAEAIAAAACIAAABkcnMvZG93bnJldi54bWxQSwECFAAUAAAACACHTuJAMy8FnjsAAAA5&#10;AAAAEAAAAAAAAAABACAAAAAGAQAAZHJzL3NoYXBleG1sLnhtbFBLBQYAAAAABgAGAFsBAACwAwAA&#10;AAA=&#10;" path="m886,0l814,33,745,68,678,108,613,151,552,197,493,246,436,297,383,352,333,409,286,469,242,531,202,596,165,662,131,730,101,801,75,872,52,946,34,1020,19,1096,9,1173,2,1251,0,1330,2,1406,8,1481,18,1555,32,1628,49,1700,70,1770,94,1838,121,1905,152,1971,186,2034,223,2096,263,2156,306,2213,351,2268,399,2321,450,2372,503,2420,558,2466,616,2508,675,2548,737,2585,801,2619,866,2650,933,2678,1002,2702,1072,2723,1143,2740,1216,2753,1290,2763,1365,2769,1441,2771,1517,2769,1592,2763,1666,2753,1739,2740,1811,2723,1881,2702,1949,2678,2016,2650,2082,2619,2145,2585,2207,2548,2267,2508,2324,2466,2380,2420,2433,2372,2483,2321,2531,2268,2577,2213,2619,2156,2659,2096,2696,2034,2730,1971,2761,1905,2789,1838,2813,1770,2834,1700,2851,1628,2864,1555,2874,1481,2880,1406,2882,1330,2880,1258,2875,1186,2866,1115,2854,1044,1441,1330,886,0xe">
                  <v:fill on="t" focussize="0,0"/>
                  <v:stroke on="f"/>
                  <v:imagedata o:title=""/>
                  <o:lock v:ext="edit" aspectratio="f"/>
                </v:shape>
                <v:shape id="任意多边形 459" o:spid="_x0000_s1026" o:spt="100" style="position:absolute;left:1451;top:1074;height:2771;width:2883;" filled="f" stroked="t" coordsize="2883,2771" o:gfxdata="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vs0m/&#10;AAAA3QAAAA8AAAAAAAAAAQAgAAAAIgAAAGRycy9kb3ducmV2LnhtbFBLAQIUABQAAAAIAIdO4kAz&#10;LwWeOwAAADkAAAAQAAAAAAAAAAEAIAAAAA4BAABkcnMvc2hhcGV4bWwueG1sUEsFBgAAAAAGAAYA&#10;WwEAALgDAAAAAA==&#10;" path="m1441,1330l2854,1044,2866,1115,2875,1186,2880,1258,2882,1330,2880,1406,2874,1481,2864,1555,2851,1628,2834,1700,2813,1770,2789,1838,2761,1905,2730,1971,2696,2034,2659,2096,2619,2156,2577,2213,2531,2268,2483,2321,2433,2372,2380,2420,2324,2466,2267,2508,2207,2548,2145,2585,2082,2619,2016,2650,1949,2678,1881,2702,1811,2723,1739,2740,1666,2753,1592,2763,1517,2769,1441,2771,1365,2769,1290,2763,1216,2753,1143,2740,1072,2723,1002,2702,933,2678,866,2650,801,2619,737,2585,675,2548,616,2508,558,2466,503,2420,450,2372,399,2321,351,2268,306,2213,263,2156,223,2096,186,2034,152,1971,121,1905,94,1838,70,1770,49,1700,32,1628,18,1555,8,1481,2,1406,0,1330,2,1251,9,1173,19,1096,34,1020,52,946,75,872,101,801,131,730,165,662,202,596,242,531,286,469,333,409,383,352,436,297,493,246,552,197,613,151,678,108,745,68,814,33,886,0,1441,1330xe">
                  <v:fill on="f" focussize="0,0"/>
                  <v:stroke weight="1.11196850393701pt" color="#FFFFFF" joinstyle="round"/>
                  <v:imagedata o:title=""/>
                  <o:lock v:ext="edit" aspectratio="f"/>
                </v:shape>
                <v:shape id="任意多边形 460" o:spid="_x0000_s1026" o:spt="100" style="position:absolute;left:1472;top:1074;height:1330;width:1420;" fillcolor="#0093FF" filled="t" stroked="f" coordsize="1420,1330" o:gfxdata="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JBMxvQAA&#10;AN0AAAAPAAAAAAAAAAEAIAAAACIAAABkcnMvZG93bnJldi54bWxQSwECFAAUAAAACACHTuJAMy8F&#10;njsAAAA5AAAAEAAAAAAAAAABACAAAAAMAQAAZHJzL3NoYXBleG1sLnhtbFBLBQYAAAAABgAGAFsB&#10;AAC2AwAAAAA=&#10;" path="m864,0l791,33,719,70,650,111,584,156,520,204,459,256,401,311,345,369,293,431,245,495,200,562,159,631,122,702,89,775,61,849,36,926,16,1003,0,1082,1419,1330,864,0xe">
                  <v:fill on="t" focussize="0,0"/>
                  <v:stroke on="f"/>
                  <v:imagedata o:title=""/>
                  <o:lock v:ext="edit" aspectratio="f"/>
                </v:shape>
                <v:shape id="任意多边形 461" o:spid="_x0000_s1026" o:spt="100" style="position:absolute;left:1472;top:1074;height:1330;width:1420;" filled="f" stroked="t" coordsize="1420,1330" o:gfxdata="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LAqYvQAA&#10;AN0AAAAPAAAAAAAAAAEAIAAAACIAAABkcnMvZG93bnJldi54bWxQSwECFAAUAAAACACHTuJAMy8F&#10;njsAAAA5AAAAEAAAAAAAAAABACAAAAAMAQAAZHJzL3NoYXBleG1sLnhtbFBLBQYAAAAABgAGAFsB&#10;AAC2AwAAAAA=&#10;" path="m1419,1330l0,1082,16,1003,36,926,61,849,89,775,122,702,159,631,200,562,245,495,293,431,345,369,401,311,459,256,520,204,584,156,650,111,719,70,791,33,864,0,1419,1330xe">
                  <v:fill on="f" focussize="0,0"/>
                  <v:stroke weight="1.11196850393701pt" color="#FFFFFF" joinstyle="round"/>
                  <v:imagedata o:title=""/>
                  <o:lock v:ext="edit" aspectratio="f"/>
                </v:shape>
                <v:shape id="任意多边形 462" o:spid="_x0000_s1026" o:spt="100" style="position:absolute;left:2096;top:963;height:1441;width:796;" fillcolor="#66BEFF" filled="t" stroked="f" coordsize="796,1441" o:gfxdata="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d6ny/&#10;AAAA3QAAAA8AAAAAAAAAAQAgAAAAIgAAAGRycy9kb3ducmV2LnhtbFBLAQIUABQAAAAIAIdO4kAz&#10;LwWeOwAAADkAAAAQAAAAAAAAAAEAIAAAAA4BAABkcnMvc2hhcGV4bWwueG1sUEsFBgAAAAAGAAYA&#10;WwEAALgDAAAAAA==&#10;" path="m760,0l680,5,599,13,520,27,441,44,363,66,287,93,212,123,139,158,68,197,0,239,795,1441,760,0xe">
                  <v:fill on="t" focussize="0,0"/>
                  <v:stroke on="f"/>
                  <v:imagedata o:title=""/>
                  <o:lock v:ext="edit" aspectratio="f"/>
                </v:shape>
                <v:shape id="任意多边形 463" o:spid="_x0000_s1026" o:spt="100" style="position:absolute;left:2096;top:963;height:1441;width:796;" filled="f" stroked="t" coordsize="796,1441" o:gfxdata="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N+9vQAA&#10;AN0AAAAPAAAAAAAAAAEAIAAAACIAAABkcnMvZG93bnJldi54bWxQSwECFAAUAAAACACHTuJAMy8F&#10;njsAAAA5AAAAEAAAAAAAAAABACAAAAAMAQAAZHJzL3NoYXBleG1sLnhtbFBLBQYAAAAABgAGAFsB&#10;AAC2AwAAAAA=&#10;" path="m795,1441l0,239,68,197,139,158,212,123,287,93,363,66,441,44,520,27,599,13,680,5,760,0,795,1441xe">
                  <v:fill on="f" focussize="0,0"/>
                  <v:stroke weight="1.11196850393701pt" color="#FFFFFF" joinstyle="round"/>
                  <v:imagedata o:title=""/>
                  <o:lock v:ext="edit" aspectratio="f"/>
                </v:shape>
                <v:shape id="任意多边形 464" o:spid="_x0000_s1026" o:spt="100" style="position:absolute;left:2624;top:963;height:1442;width:268;" fillcolor="#D7E1EC" filled="t" stroked="f" coordsize="268,1442" o:gfxdata="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GNRr4A&#10;AADdAAAADwAAAAAAAAABACAAAAAiAAAAZHJzL2Rvd25yZXYueG1sUEsBAhQAFAAAAAgAh07iQDMv&#10;BZ47AAAAOQAAABAAAAAAAAAAAQAgAAAADQEAAGRycy9zaGFwZXhtbC54bWxQSwUGAAAAAAYABgBb&#10;AQAAtwMAAAAA&#10;" path="m268,0l201,2,134,6,67,14,0,25,268,1441,268,0xe">
                  <v:fill on="t" focussize="0,0"/>
                  <v:stroke on="f"/>
                  <v:imagedata o:title=""/>
                  <o:lock v:ext="edit" aspectratio="f"/>
                </v:shape>
                <v:shape id="任意多边形 465" o:spid="_x0000_s1026" o:spt="100" style="position:absolute;left:2624;top:963;height:1442;width:268;" filled="f" stroked="t" coordsize="268,1442" o:gfxdata="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7gza7sAAADd&#10;AAAADwAAAAAAAAABACAAAAAiAAAAZHJzL2Rvd25yZXYueG1sUEsBAhQAFAAAAAgAh07iQDMvBZ47&#10;AAAAOQAAABAAAAAAAAAAAQAgAAAACgEAAGRycy9zaGFwZXhtbC54bWxQSwUGAAAAAAYABgBbAQAA&#10;tAMAAAAA&#10;" path="m268,1441l0,25,34,19,67,14,134,6,201,2,268,0,268,1441xe">
                  <v:fill on="f" focussize="0,0"/>
                  <v:stroke weight="1.11196850393701pt" color="#FFFFFF" joinstyle="round"/>
                  <v:imagedata o:title=""/>
                  <o:lock v:ext="edit" aspectratio="f"/>
                </v:shape>
                <v:shape id="任意多边形 466" o:spid="_x0000_s1026" o:spt="100" style="position:absolute;left:1919;top:1424;height:1946;width:1946;" fillcolor="#FFFFFF" filled="t" stroked="f" coordsize="1946,1946" o:gfxdata="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0YGUG5AAAA3QAA&#10;AA8AAAAAAAAAAQAgAAAAIgAAAGRycy9kb3ducmV2LnhtbFBLAQIUABQAAAAIAIdO4kAzLwWeOwAA&#10;ADkAAAAQAAAAAAAAAAEAIAAAAAgBAABkcnMvc2hhcGV4bWwueG1sUEsFBgAAAAAGAAYAWwEAALID&#10;AAAAAA==&#10;" path="m973,0l897,3,823,12,750,26,680,45,611,70,545,99,482,133,422,171,365,214,311,260,261,311,214,365,172,422,133,482,99,545,70,611,46,679,26,750,12,823,3,897,0,973,3,1049,12,1123,26,1196,46,1267,70,1335,99,1401,133,1464,172,1524,214,1581,261,1635,311,1686,365,1732,422,1775,482,1813,545,1847,611,1876,680,1901,750,1920,823,1934,897,1943,973,1946,1049,1943,1124,1934,1196,1920,1267,1901,1335,1876,1401,1847,1464,1813,1524,1775,1582,1732,1635,1686,1686,1635,1732,1581,1775,1524,1813,1464,1847,1401,1876,1335,1901,1267,1920,1196,1934,1123,1943,1049,1946,973,1943,897,1934,823,1920,750,1901,679,1876,611,1847,545,1813,482,1775,422,1732,365,1686,311,1635,260,1582,214,1524,171,1464,133,1401,99,1335,70,1267,45,1196,26,1124,12,1049,3,973,0xe">
                  <v:fill on="t" focussize="0,0"/>
                  <v:stroke on="f"/>
                  <v:imagedata o:title=""/>
                  <o:lock v:ext="edit" aspectratio="f"/>
                </v:shape>
              </v:group>
            </w:pict>
          </mc:Fallback>
        </mc:AlternateContent>
      </w:r>
      <w:r>
        <mc:AlternateContent>
          <mc:Choice Requires="wps">
            <w:drawing>
              <wp:anchor distT="0" distB="0" distL="114300" distR="114300" simplePos="0" relativeHeight="251926528" behindDoc="0" locked="0" layoutInCell="1" allowOverlap="1">
                <wp:simplePos x="0" y="0"/>
                <wp:positionH relativeFrom="page">
                  <wp:posOffset>921385</wp:posOffset>
                </wp:positionH>
                <wp:positionV relativeFrom="paragraph">
                  <wp:posOffset>102235</wp:posOffset>
                </wp:positionV>
                <wp:extent cx="3887470" cy="376555"/>
                <wp:effectExtent l="0" t="0" r="11430" b="4445"/>
                <wp:wrapNone/>
                <wp:docPr id="1315" name="文本框 1315"/>
                <wp:cNvGraphicFramePr/>
                <a:graphic xmlns:a="http://schemas.openxmlformats.org/drawingml/2006/main">
                  <a:graphicData uri="http://schemas.microsoft.com/office/word/2010/wordprocessingShape">
                    <wps:wsp>
                      <wps:cNvSpPr txBox="1"/>
                      <wps:spPr>
                        <a:xfrm>
                          <a:off x="0" y="0"/>
                          <a:ext cx="3887470" cy="376555"/>
                        </a:xfrm>
                        <a:prstGeom prst="rect">
                          <a:avLst/>
                        </a:prstGeom>
                        <a:solidFill>
                          <a:srgbClr val="EEF3F8"/>
                        </a:solidFill>
                        <a:ln>
                          <a:noFill/>
                        </a:ln>
                      </wps:spPr>
                      <wps:txbx>
                        <w:txbxContent>
                          <w:p>
                            <w:pPr>
                              <w:spacing w:before="54" w:line="278" w:lineRule="auto"/>
                              <w:ind w:left="1487" w:right="1267" w:firstLine="25"/>
                              <w:rPr>
                                <w:rFonts w:ascii="Verdana"/>
                                <w:i/>
                                <w:color w:val="000000"/>
                                <w:sz w:val="17"/>
                                <w:lang w:eastAsia="zh-CN"/>
                              </w:rPr>
                            </w:pPr>
                            <w:r>
                              <w:rPr>
                                <w:rFonts w:hint="eastAsia" w:ascii="宋体" w:hAnsi="宋体" w:eastAsia="宋体" w:cs="宋体"/>
                                <w:i/>
                                <w:color w:val="454C5B"/>
                                <w:w w:val="90"/>
                                <w:sz w:val="17"/>
                                <w:lang w:eastAsia="zh-CN"/>
                              </w:rPr>
                              <w:t>一般来说，您的组织是否正在使用或计划使用生成式</w:t>
                            </w:r>
                            <w:r>
                              <w:rPr>
                                <w:rFonts w:ascii="Verdana"/>
                                <w:i/>
                                <w:color w:val="454C5B"/>
                                <w:w w:val="90"/>
                                <w:sz w:val="17"/>
                                <w:lang w:eastAsia="zh-CN"/>
                              </w:rPr>
                              <w:t>AI</w:t>
                            </w:r>
                            <w:r>
                              <w:rPr>
                                <w:rFonts w:hint="eastAsia" w:ascii="宋体" w:hAnsi="宋体" w:eastAsia="宋体" w:cs="宋体"/>
                                <w:i/>
                                <w:color w:val="454C5B"/>
                                <w:w w:val="90"/>
                                <w:sz w:val="17"/>
                                <w:lang w:eastAsia="zh-CN"/>
                              </w:rPr>
                              <w:t>解决方案？</w:t>
                            </w:r>
                          </w:p>
                        </w:txbxContent>
                      </wps:txbx>
                      <wps:bodyPr lIns="0" tIns="0" rIns="0" bIns="0" upright="1"/>
                    </wps:wsp>
                  </a:graphicData>
                </a:graphic>
              </wp:anchor>
            </w:drawing>
          </mc:Choice>
          <mc:Fallback>
            <w:pict>
              <v:shape id="_x0000_s1026" o:spid="_x0000_s1026" o:spt="202" type="#_x0000_t202" style="position:absolute;left:0pt;margin-left:72.55pt;margin-top:8.05pt;height:29.65pt;width:306.1pt;mso-position-horizontal-relative:page;z-index:251926528;mso-width-relative:page;mso-height-relative:page;" fillcolor="#EEF3F8" filled="t" stroked="f" coordsize="21600,21600" o:gfxdata="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wV3G3WAAAACQEAAA8AAAAAAAAAAQAgAAAA&#10;IgAAAGRycy9kb3ducmV2LnhtbFBLAQIUABQAAAAIAIdO4kCkRxhg1AEAAKEDAAAOAAAAAAAAAAEA&#10;IAAAACUBAABkcnMvZTJvRG9jLnhtbFBLBQYAAAAABgAGAFkBAABrBQAAAAA=&#10;">
                <v:fill on="t" focussize="0,0"/>
                <v:stroke on="f"/>
                <v:imagedata o:title=""/>
                <o:lock v:ext="edit" aspectratio="f"/>
                <v:textbox inset="0mm,0mm,0mm,0mm">
                  <w:txbxContent>
                    <w:p>
                      <w:pPr>
                        <w:spacing w:before="54" w:line="278" w:lineRule="auto"/>
                        <w:ind w:left="1487" w:right="1267" w:firstLine="25"/>
                        <w:rPr>
                          <w:rFonts w:ascii="Verdana"/>
                          <w:i/>
                          <w:color w:val="000000"/>
                          <w:sz w:val="17"/>
                          <w:lang w:eastAsia="zh-CN"/>
                        </w:rPr>
                      </w:pPr>
                      <w:r>
                        <w:rPr>
                          <w:rFonts w:hint="eastAsia" w:ascii="宋体" w:hAnsi="宋体" w:eastAsia="宋体" w:cs="宋体"/>
                          <w:i/>
                          <w:color w:val="454C5B"/>
                          <w:w w:val="90"/>
                          <w:sz w:val="17"/>
                          <w:lang w:eastAsia="zh-CN"/>
                        </w:rPr>
                        <w:t>一般来说，您的组织是否正在使用或计划使用生成式</w:t>
                      </w:r>
                      <w:r>
                        <w:rPr>
                          <w:rFonts w:ascii="Verdana"/>
                          <w:i/>
                          <w:color w:val="454C5B"/>
                          <w:w w:val="90"/>
                          <w:sz w:val="17"/>
                          <w:lang w:eastAsia="zh-CN"/>
                        </w:rPr>
                        <w:t>AI</w:t>
                      </w:r>
                      <w:r>
                        <w:rPr>
                          <w:rFonts w:hint="eastAsia" w:ascii="宋体" w:hAnsi="宋体" w:eastAsia="宋体" w:cs="宋体"/>
                          <w:i/>
                          <w:color w:val="454C5B"/>
                          <w:w w:val="90"/>
                          <w:sz w:val="17"/>
                          <w:lang w:eastAsia="zh-CN"/>
                        </w:rPr>
                        <w:t>解决方案？</w:t>
                      </w:r>
                    </w:p>
                  </w:txbxContent>
                </v:textbox>
              </v:shape>
            </w:pict>
          </mc:Fallback>
        </mc:AlternateContent>
      </w:r>
      <w:r>
        <w:rPr>
          <w:w w:val="115"/>
        </w:rPr>
        <w:t>The anticipation for 2024 as</w:t>
      </w:r>
      <w:r>
        <w:rPr>
          <w:spacing w:val="-12"/>
          <w:w w:val="115"/>
        </w:rPr>
        <w:t xml:space="preserve"> </w:t>
      </w:r>
      <w:r>
        <w:rPr>
          <w:w w:val="115"/>
        </w:rPr>
        <w:t>a</w:t>
      </w:r>
      <w:r>
        <w:rPr>
          <w:spacing w:val="-12"/>
          <w:w w:val="115"/>
        </w:rPr>
        <w:t xml:space="preserve"> </w:t>
      </w:r>
      <w:r>
        <w:rPr>
          <w:w w:val="115"/>
        </w:rPr>
        <w:t>significant</w:t>
      </w:r>
      <w:r>
        <w:rPr>
          <w:spacing w:val="-12"/>
          <w:w w:val="115"/>
        </w:rPr>
        <w:t xml:space="preserve"> </w:t>
      </w:r>
      <w:r>
        <w:rPr>
          <w:w w:val="115"/>
        </w:rPr>
        <w:t>year</w:t>
      </w:r>
      <w:r>
        <w:rPr>
          <w:spacing w:val="-12"/>
          <w:w w:val="115"/>
        </w:rPr>
        <w:t xml:space="preserve"> </w:t>
      </w:r>
      <w:r>
        <w:rPr>
          <w:w w:val="115"/>
        </w:rPr>
        <w:t>for</w:t>
      </w:r>
      <w:r>
        <w:rPr>
          <w:spacing w:val="-12"/>
          <w:w w:val="115"/>
        </w:rPr>
        <w:t xml:space="preserve"> </w:t>
      </w:r>
      <w:r>
        <w:rPr>
          <w:w w:val="115"/>
        </w:rPr>
        <w:t>the adoption of Generative</w:t>
      </w:r>
    </w:p>
    <w:p>
      <w:pPr>
        <w:pStyle w:val="6"/>
        <w:spacing w:line="276" w:lineRule="auto"/>
        <w:ind w:left="7412" w:right="1772"/>
      </w:pPr>
      <w:r>
        <w:drawing>
          <wp:anchor distT="0" distB="0" distL="0" distR="0" simplePos="0" relativeHeight="251925504" behindDoc="0" locked="0" layoutInCell="1" allowOverlap="1">
            <wp:simplePos x="0" y="0"/>
            <wp:positionH relativeFrom="page">
              <wp:posOffset>2979420</wp:posOffset>
            </wp:positionH>
            <wp:positionV relativeFrom="paragraph">
              <wp:posOffset>473710</wp:posOffset>
            </wp:positionV>
            <wp:extent cx="82550" cy="82550"/>
            <wp:effectExtent l="0" t="0" r="6350" b="6350"/>
            <wp:wrapNone/>
            <wp:docPr id="1316"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image38.png"/>
                    <pic:cNvPicPr>
                      <a:picLocks noChangeAspect="1"/>
                    </pic:cNvPicPr>
                  </pic:nvPicPr>
                  <pic:blipFill>
                    <a:blip r:embed="rId74" cstate="print"/>
                    <a:stretch>
                      <a:fillRect/>
                    </a:stretch>
                  </pic:blipFill>
                  <pic:spPr>
                    <a:xfrm>
                      <a:off x="0" y="0"/>
                      <a:ext cx="82753" cy="82753"/>
                    </a:xfrm>
                    <a:prstGeom prst="rect">
                      <a:avLst/>
                    </a:prstGeom>
                  </pic:spPr>
                </pic:pic>
              </a:graphicData>
            </a:graphic>
          </wp:anchor>
        </w:drawing>
      </w:r>
      <w:r>
        <mc:AlternateContent>
          <mc:Choice Requires="wps">
            <w:drawing>
              <wp:anchor distT="0" distB="0" distL="114300" distR="114300" simplePos="0" relativeHeight="251927552" behindDoc="0" locked="0" layoutInCell="1" allowOverlap="1">
                <wp:simplePos x="0" y="0"/>
                <wp:positionH relativeFrom="page">
                  <wp:posOffset>3086100</wp:posOffset>
                </wp:positionH>
                <wp:positionV relativeFrom="paragraph">
                  <wp:posOffset>455930</wp:posOffset>
                </wp:positionV>
                <wp:extent cx="1236980" cy="888365"/>
                <wp:effectExtent l="0" t="0" r="0" b="0"/>
                <wp:wrapNone/>
                <wp:docPr id="1317" name="文本框 1317"/>
                <wp:cNvGraphicFramePr/>
                <a:graphic xmlns:a="http://schemas.openxmlformats.org/drawingml/2006/main">
                  <a:graphicData uri="http://schemas.microsoft.com/office/word/2010/wordprocessingShape">
                    <wps:wsp>
                      <wps:cNvSpPr txBox="1"/>
                      <wps:spPr>
                        <a:xfrm>
                          <a:off x="0" y="0"/>
                          <a:ext cx="1236980" cy="888365"/>
                        </a:xfrm>
                        <a:prstGeom prst="rect">
                          <a:avLst/>
                        </a:prstGeom>
                        <a:noFill/>
                        <a:ln>
                          <a:noFill/>
                        </a:ln>
                      </wps:spPr>
                      <wps:txbx>
                        <w:txbxContent>
                          <w:tbl>
                            <w:tblPr>
                              <w:tblStyle w:val="14"/>
                              <w:tblW w:w="0" w:type="auto"/>
                              <w:tblInd w:w="7" w:type="dxa"/>
                              <w:tblLayout w:type="fixed"/>
                              <w:tblCellMar>
                                <w:top w:w="0" w:type="dxa"/>
                                <w:left w:w="0" w:type="dxa"/>
                                <w:bottom w:w="0" w:type="dxa"/>
                                <w:right w:w="0" w:type="dxa"/>
                              </w:tblCellMar>
                            </w:tblPr>
                            <w:tblGrid>
                              <w:gridCol w:w="422"/>
                              <w:gridCol w:w="1525"/>
                            </w:tblGrid>
                            <w:tr>
                              <w:tblPrEx>
                                <w:tblCellMar>
                                  <w:top w:w="0" w:type="dxa"/>
                                  <w:left w:w="0" w:type="dxa"/>
                                  <w:bottom w:w="0" w:type="dxa"/>
                                  <w:right w:w="0" w:type="dxa"/>
                                </w:tblCellMar>
                              </w:tblPrEx>
                              <w:trPr>
                                <w:trHeight w:val="242" w:hRule="atLeast"/>
                              </w:trPr>
                              <w:tc>
                                <w:tcPr>
                                  <w:tcW w:w="422" w:type="dxa"/>
                                </w:tcPr>
                                <w:p>
                                  <w:pPr>
                                    <w:pStyle w:val="13"/>
                                    <w:spacing w:before="2"/>
                                    <w:rPr>
                                      <w:rFonts w:ascii="Century Gothic"/>
                                      <w:b/>
                                      <w:sz w:val="14"/>
                                    </w:rPr>
                                  </w:pPr>
                                  <w:r>
                                    <w:rPr>
                                      <w:rFonts w:ascii="Century Gothic"/>
                                      <w:b/>
                                      <w:color w:val="141221"/>
                                      <w:spacing w:val="-5"/>
                                      <w:w w:val="105"/>
                                      <w:sz w:val="14"/>
                                    </w:rPr>
                                    <w:t>22%</w:t>
                                  </w:r>
                                </w:p>
                              </w:tc>
                              <w:tc>
                                <w:tcPr>
                                  <w:tcW w:w="1525" w:type="dxa"/>
                                </w:tcPr>
                                <w:p>
                                  <w:pPr>
                                    <w:pStyle w:val="13"/>
                                    <w:spacing w:before="9"/>
                                    <w:ind w:left="79"/>
                                    <w:rPr>
                                      <w:sz w:val="14"/>
                                    </w:rPr>
                                  </w:pPr>
                                  <w:r>
                                    <w:rPr>
                                      <w:rFonts w:hint="eastAsia" w:ascii="宋体" w:hAnsi="宋体" w:eastAsia="宋体" w:cs="宋体"/>
                                      <w:color w:val="141221"/>
                                      <w:spacing w:val="-2"/>
                                      <w:w w:val="115"/>
                                      <w:sz w:val="14"/>
                                      <w:lang w:eastAsia="zh-CN"/>
                                    </w:rPr>
                                    <w:t>正在使用</w:t>
                                  </w:r>
                                </w:p>
                              </w:tc>
                            </w:tr>
                            <w:tr>
                              <w:tblPrEx>
                                <w:tblCellMar>
                                  <w:top w:w="0" w:type="dxa"/>
                                  <w:left w:w="0" w:type="dxa"/>
                                  <w:bottom w:w="0" w:type="dxa"/>
                                  <w:right w:w="0" w:type="dxa"/>
                                </w:tblCellMar>
                              </w:tblPrEx>
                              <w:trPr>
                                <w:trHeight w:val="304" w:hRule="atLeast"/>
                              </w:trPr>
                              <w:tc>
                                <w:tcPr>
                                  <w:tcW w:w="422" w:type="dxa"/>
                                </w:tcPr>
                                <w:p>
                                  <w:pPr>
                                    <w:pStyle w:val="13"/>
                                    <w:spacing w:before="63"/>
                                    <w:rPr>
                                      <w:rFonts w:ascii="Century Gothic"/>
                                      <w:b/>
                                      <w:sz w:val="14"/>
                                    </w:rPr>
                                  </w:pPr>
                                  <w:r>
                                    <w:rPr>
                                      <w:rFonts w:ascii="Century Gothic"/>
                                      <w:b/>
                                      <w:color w:val="141221"/>
                                      <w:spacing w:val="-5"/>
                                      <w:w w:val="105"/>
                                      <w:sz w:val="14"/>
                                    </w:rPr>
                                    <w:t>55%</w:t>
                                  </w:r>
                                </w:p>
                              </w:tc>
                              <w:tc>
                                <w:tcPr>
                                  <w:tcW w:w="1525" w:type="dxa"/>
                                </w:tcPr>
                                <w:p>
                                  <w:pPr>
                                    <w:pStyle w:val="13"/>
                                    <w:spacing w:before="70"/>
                                    <w:ind w:left="79"/>
                                    <w:rPr>
                                      <w:sz w:val="14"/>
                                    </w:rPr>
                                  </w:pPr>
                                  <w:r>
                                    <w:rPr>
                                      <w:rFonts w:hint="eastAsia" w:ascii="宋体" w:hAnsi="宋体" w:eastAsia="宋体" w:cs="宋体"/>
                                      <w:color w:val="141221"/>
                                      <w:w w:val="110"/>
                                      <w:sz w:val="14"/>
                                      <w:lang w:eastAsia="zh-CN"/>
                                    </w:rPr>
                                    <w:t>明年内使用</w:t>
                                  </w:r>
                                </w:p>
                              </w:tc>
                            </w:tr>
                            <w:tr>
                              <w:tblPrEx>
                                <w:tblCellMar>
                                  <w:top w:w="0" w:type="dxa"/>
                                  <w:left w:w="0" w:type="dxa"/>
                                  <w:bottom w:w="0" w:type="dxa"/>
                                  <w:right w:w="0" w:type="dxa"/>
                                </w:tblCellMar>
                              </w:tblPrEx>
                              <w:trPr>
                                <w:trHeight w:val="305" w:hRule="atLeast"/>
                              </w:trPr>
                              <w:tc>
                                <w:tcPr>
                                  <w:tcW w:w="422" w:type="dxa"/>
                                </w:tcPr>
                                <w:p>
                                  <w:pPr>
                                    <w:pStyle w:val="13"/>
                                    <w:rPr>
                                      <w:rFonts w:ascii="Century Gothic"/>
                                      <w:b/>
                                      <w:sz w:val="14"/>
                                    </w:rPr>
                                  </w:pPr>
                                  <w:r>
                                    <w:rPr>
                                      <w:rFonts w:ascii="Century Gothic"/>
                                      <w:b/>
                                      <w:color w:val="141221"/>
                                      <w:spacing w:val="-5"/>
                                      <w:sz w:val="14"/>
                                    </w:rPr>
                                    <w:t>13%</w:t>
                                  </w:r>
                                </w:p>
                              </w:tc>
                              <w:tc>
                                <w:tcPr>
                                  <w:tcW w:w="1525" w:type="dxa"/>
                                </w:tcPr>
                                <w:p>
                                  <w:pPr>
                                    <w:pStyle w:val="13"/>
                                    <w:spacing w:before="71"/>
                                    <w:ind w:left="79"/>
                                    <w:rPr>
                                      <w:sz w:val="14"/>
                                    </w:rPr>
                                  </w:pPr>
                                  <w:r>
                                    <w:rPr>
                                      <w:rFonts w:hint="eastAsia" w:ascii="宋体" w:hAnsi="宋体" w:eastAsia="宋体" w:cs="宋体"/>
                                      <w:color w:val="141221"/>
                                      <w:w w:val="115"/>
                                      <w:sz w:val="14"/>
                                      <w:lang w:eastAsia="zh-CN"/>
                                    </w:rPr>
                                    <w:t>明年以后使用</w:t>
                                  </w:r>
                                </w:p>
                              </w:tc>
                            </w:tr>
                            <w:tr>
                              <w:tblPrEx>
                                <w:tblCellMar>
                                  <w:top w:w="0" w:type="dxa"/>
                                  <w:left w:w="0" w:type="dxa"/>
                                  <w:bottom w:w="0" w:type="dxa"/>
                                  <w:right w:w="0" w:type="dxa"/>
                                </w:tblCellMar>
                              </w:tblPrEx>
                              <w:trPr>
                                <w:trHeight w:val="305" w:hRule="atLeast"/>
                              </w:trPr>
                              <w:tc>
                                <w:tcPr>
                                  <w:tcW w:w="422" w:type="dxa"/>
                                </w:tcPr>
                                <w:p>
                                  <w:pPr>
                                    <w:pStyle w:val="13"/>
                                    <w:rPr>
                                      <w:rFonts w:ascii="Century Gothic"/>
                                      <w:b/>
                                      <w:sz w:val="14"/>
                                    </w:rPr>
                                  </w:pPr>
                                  <w:r>
                                    <w:rPr>
                                      <w:rFonts w:ascii="Century Gothic"/>
                                      <w:b/>
                                      <w:color w:val="141221"/>
                                      <w:spacing w:val="-5"/>
                                      <w:w w:val="110"/>
                                      <w:sz w:val="14"/>
                                    </w:rPr>
                                    <w:t>6%</w:t>
                                  </w:r>
                                </w:p>
                              </w:tc>
                              <w:tc>
                                <w:tcPr>
                                  <w:tcW w:w="1525" w:type="dxa"/>
                                </w:tcPr>
                                <w:p>
                                  <w:pPr>
                                    <w:pStyle w:val="13"/>
                                    <w:spacing w:before="71"/>
                                    <w:ind w:left="79"/>
                                    <w:rPr>
                                      <w:sz w:val="14"/>
                                    </w:rPr>
                                  </w:pPr>
                                  <w:r>
                                    <w:rPr>
                                      <w:rFonts w:hint="eastAsia" w:ascii="宋体" w:hAnsi="宋体" w:eastAsia="宋体" w:cs="宋体"/>
                                      <w:color w:val="141221"/>
                                      <w:w w:val="115"/>
                                      <w:sz w:val="14"/>
                                      <w:lang w:eastAsia="zh-CN"/>
                                    </w:rPr>
                                    <w:t>没有计划</w:t>
                                  </w:r>
                                </w:p>
                              </w:tc>
                            </w:tr>
                            <w:tr>
                              <w:tblPrEx>
                                <w:tblCellMar>
                                  <w:top w:w="0" w:type="dxa"/>
                                  <w:left w:w="0" w:type="dxa"/>
                                  <w:bottom w:w="0" w:type="dxa"/>
                                  <w:right w:w="0" w:type="dxa"/>
                                </w:tblCellMar>
                              </w:tblPrEx>
                              <w:trPr>
                                <w:trHeight w:val="243" w:hRule="atLeast"/>
                              </w:trPr>
                              <w:tc>
                                <w:tcPr>
                                  <w:tcW w:w="422" w:type="dxa"/>
                                </w:tcPr>
                                <w:p>
                                  <w:pPr>
                                    <w:pStyle w:val="13"/>
                                    <w:spacing w:line="159" w:lineRule="exact"/>
                                    <w:rPr>
                                      <w:rFonts w:ascii="Century Gothic"/>
                                      <w:b/>
                                      <w:sz w:val="14"/>
                                    </w:rPr>
                                  </w:pPr>
                                  <w:r>
                                    <w:rPr>
                                      <w:rFonts w:ascii="Century Gothic"/>
                                      <w:b/>
                                      <w:color w:val="141221"/>
                                      <w:spacing w:val="-5"/>
                                      <w:w w:val="105"/>
                                      <w:sz w:val="14"/>
                                    </w:rPr>
                                    <w:t>3%</w:t>
                                  </w:r>
                                </w:p>
                              </w:tc>
                              <w:tc>
                                <w:tcPr>
                                  <w:tcW w:w="1525" w:type="dxa"/>
                                </w:tcPr>
                                <w:p>
                                  <w:pPr>
                                    <w:pStyle w:val="13"/>
                                    <w:spacing w:before="71" w:line="151" w:lineRule="exact"/>
                                    <w:ind w:left="79"/>
                                    <w:rPr>
                                      <w:sz w:val="14"/>
                                    </w:rPr>
                                  </w:pPr>
                                  <w:r>
                                    <w:rPr>
                                      <w:rFonts w:hint="eastAsia" w:ascii="宋体" w:hAnsi="宋体" w:eastAsia="宋体" w:cs="宋体"/>
                                      <w:color w:val="141221"/>
                                      <w:spacing w:val="-4"/>
                                      <w:w w:val="115"/>
                                      <w:sz w:val="14"/>
                                      <w:lang w:eastAsia="zh-CN"/>
                                    </w:rPr>
                                    <w:t>不知道</w:t>
                                  </w:r>
                                </w:p>
                              </w:tc>
                            </w:tr>
                          </w:tbl>
                          <w:p>
                            <w:pPr>
                              <w:pStyle w:val="6"/>
                            </w:pPr>
                          </w:p>
                        </w:txbxContent>
                      </wps:txbx>
                      <wps:bodyPr lIns="0" tIns="0" rIns="0" bIns="0" upright="1"/>
                    </wps:wsp>
                  </a:graphicData>
                </a:graphic>
              </wp:anchor>
            </w:drawing>
          </mc:Choice>
          <mc:Fallback>
            <w:pict>
              <v:shape id="_x0000_s1026" o:spid="_x0000_s1026" o:spt="202" type="#_x0000_t202" style="position:absolute;left:0pt;margin-left:243pt;margin-top:35.9pt;height:69.95pt;width:97.4pt;mso-position-horizontal-relative:page;z-index:251927552;mso-width-relative:page;mso-height-relative:page;" filled="f" stroked="f" coordsize="21600,21600" o:gfxdata="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giS+vZAAAACgEAAA8AAAAAAAAAAQAgAAAAIgAAAGRycy9kb3ducmV2LnhtbFBL&#10;AQIUABQAAAAIAIdO4kCTy9bdvAEAAHgDAAAOAAAAAAAAAAEAIAAAACgBAABkcnMvZTJvRG9jLnht&#10;bFBLBQYAAAAABgAGAFkBAABWBQAAAAA=&#10;">
                <v:fill on="f" focussize="0,0"/>
                <v:stroke on="f"/>
                <v:imagedata o:title=""/>
                <o:lock v:ext="edit" aspectratio="f"/>
                <v:textbox inset="0mm,0mm,0mm,0mm">
                  <w:txbxContent>
                    <w:tbl>
                      <w:tblPr>
                        <w:tblStyle w:val="14"/>
                        <w:tblW w:w="0" w:type="auto"/>
                        <w:tblInd w:w="7" w:type="dxa"/>
                        <w:tblLayout w:type="fixed"/>
                        <w:tblCellMar>
                          <w:top w:w="0" w:type="dxa"/>
                          <w:left w:w="0" w:type="dxa"/>
                          <w:bottom w:w="0" w:type="dxa"/>
                          <w:right w:w="0" w:type="dxa"/>
                        </w:tblCellMar>
                      </w:tblPr>
                      <w:tblGrid>
                        <w:gridCol w:w="422"/>
                        <w:gridCol w:w="1525"/>
                      </w:tblGrid>
                      <w:tr>
                        <w:tblPrEx>
                          <w:tblCellMar>
                            <w:top w:w="0" w:type="dxa"/>
                            <w:left w:w="0" w:type="dxa"/>
                            <w:bottom w:w="0" w:type="dxa"/>
                            <w:right w:w="0" w:type="dxa"/>
                          </w:tblCellMar>
                        </w:tblPrEx>
                        <w:trPr>
                          <w:trHeight w:val="242" w:hRule="atLeast"/>
                        </w:trPr>
                        <w:tc>
                          <w:tcPr>
                            <w:tcW w:w="422" w:type="dxa"/>
                          </w:tcPr>
                          <w:p>
                            <w:pPr>
                              <w:pStyle w:val="13"/>
                              <w:spacing w:before="2"/>
                              <w:rPr>
                                <w:rFonts w:ascii="Century Gothic"/>
                                <w:b/>
                                <w:sz w:val="14"/>
                              </w:rPr>
                            </w:pPr>
                            <w:r>
                              <w:rPr>
                                <w:rFonts w:ascii="Century Gothic"/>
                                <w:b/>
                                <w:color w:val="141221"/>
                                <w:spacing w:val="-5"/>
                                <w:w w:val="105"/>
                                <w:sz w:val="14"/>
                              </w:rPr>
                              <w:t>22%</w:t>
                            </w:r>
                          </w:p>
                        </w:tc>
                        <w:tc>
                          <w:tcPr>
                            <w:tcW w:w="1525" w:type="dxa"/>
                          </w:tcPr>
                          <w:p>
                            <w:pPr>
                              <w:pStyle w:val="13"/>
                              <w:spacing w:before="9"/>
                              <w:ind w:left="79"/>
                              <w:rPr>
                                <w:sz w:val="14"/>
                              </w:rPr>
                            </w:pPr>
                            <w:r>
                              <w:rPr>
                                <w:rFonts w:hint="eastAsia" w:ascii="宋体" w:hAnsi="宋体" w:eastAsia="宋体" w:cs="宋体"/>
                                <w:color w:val="141221"/>
                                <w:spacing w:val="-2"/>
                                <w:w w:val="115"/>
                                <w:sz w:val="14"/>
                                <w:lang w:eastAsia="zh-CN"/>
                              </w:rPr>
                              <w:t>正在使用</w:t>
                            </w:r>
                          </w:p>
                        </w:tc>
                      </w:tr>
                      <w:tr>
                        <w:tblPrEx>
                          <w:tblCellMar>
                            <w:top w:w="0" w:type="dxa"/>
                            <w:left w:w="0" w:type="dxa"/>
                            <w:bottom w:w="0" w:type="dxa"/>
                            <w:right w:w="0" w:type="dxa"/>
                          </w:tblCellMar>
                        </w:tblPrEx>
                        <w:trPr>
                          <w:trHeight w:val="304" w:hRule="atLeast"/>
                        </w:trPr>
                        <w:tc>
                          <w:tcPr>
                            <w:tcW w:w="422" w:type="dxa"/>
                          </w:tcPr>
                          <w:p>
                            <w:pPr>
                              <w:pStyle w:val="13"/>
                              <w:spacing w:before="63"/>
                              <w:rPr>
                                <w:rFonts w:ascii="Century Gothic"/>
                                <w:b/>
                                <w:sz w:val="14"/>
                              </w:rPr>
                            </w:pPr>
                            <w:r>
                              <w:rPr>
                                <w:rFonts w:ascii="Century Gothic"/>
                                <w:b/>
                                <w:color w:val="141221"/>
                                <w:spacing w:val="-5"/>
                                <w:w w:val="105"/>
                                <w:sz w:val="14"/>
                              </w:rPr>
                              <w:t>55%</w:t>
                            </w:r>
                          </w:p>
                        </w:tc>
                        <w:tc>
                          <w:tcPr>
                            <w:tcW w:w="1525" w:type="dxa"/>
                          </w:tcPr>
                          <w:p>
                            <w:pPr>
                              <w:pStyle w:val="13"/>
                              <w:spacing w:before="70"/>
                              <w:ind w:left="79"/>
                              <w:rPr>
                                <w:sz w:val="14"/>
                              </w:rPr>
                            </w:pPr>
                            <w:r>
                              <w:rPr>
                                <w:rFonts w:hint="eastAsia" w:ascii="宋体" w:hAnsi="宋体" w:eastAsia="宋体" w:cs="宋体"/>
                                <w:color w:val="141221"/>
                                <w:w w:val="110"/>
                                <w:sz w:val="14"/>
                                <w:lang w:eastAsia="zh-CN"/>
                              </w:rPr>
                              <w:t>明年内使用</w:t>
                            </w:r>
                          </w:p>
                        </w:tc>
                      </w:tr>
                      <w:tr>
                        <w:tblPrEx>
                          <w:tblCellMar>
                            <w:top w:w="0" w:type="dxa"/>
                            <w:left w:w="0" w:type="dxa"/>
                            <w:bottom w:w="0" w:type="dxa"/>
                            <w:right w:w="0" w:type="dxa"/>
                          </w:tblCellMar>
                        </w:tblPrEx>
                        <w:trPr>
                          <w:trHeight w:val="305" w:hRule="atLeast"/>
                        </w:trPr>
                        <w:tc>
                          <w:tcPr>
                            <w:tcW w:w="422" w:type="dxa"/>
                          </w:tcPr>
                          <w:p>
                            <w:pPr>
                              <w:pStyle w:val="13"/>
                              <w:rPr>
                                <w:rFonts w:ascii="Century Gothic"/>
                                <w:b/>
                                <w:sz w:val="14"/>
                              </w:rPr>
                            </w:pPr>
                            <w:r>
                              <w:rPr>
                                <w:rFonts w:ascii="Century Gothic"/>
                                <w:b/>
                                <w:color w:val="141221"/>
                                <w:spacing w:val="-5"/>
                                <w:sz w:val="14"/>
                              </w:rPr>
                              <w:t>13%</w:t>
                            </w:r>
                          </w:p>
                        </w:tc>
                        <w:tc>
                          <w:tcPr>
                            <w:tcW w:w="1525" w:type="dxa"/>
                          </w:tcPr>
                          <w:p>
                            <w:pPr>
                              <w:pStyle w:val="13"/>
                              <w:spacing w:before="71"/>
                              <w:ind w:left="79"/>
                              <w:rPr>
                                <w:sz w:val="14"/>
                              </w:rPr>
                            </w:pPr>
                            <w:r>
                              <w:rPr>
                                <w:rFonts w:hint="eastAsia" w:ascii="宋体" w:hAnsi="宋体" w:eastAsia="宋体" w:cs="宋体"/>
                                <w:color w:val="141221"/>
                                <w:w w:val="115"/>
                                <w:sz w:val="14"/>
                                <w:lang w:eastAsia="zh-CN"/>
                              </w:rPr>
                              <w:t>明年以后使用</w:t>
                            </w:r>
                          </w:p>
                        </w:tc>
                      </w:tr>
                      <w:tr>
                        <w:tblPrEx>
                          <w:tblCellMar>
                            <w:top w:w="0" w:type="dxa"/>
                            <w:left w:w="0" w:type="dxa"/>
                            <w:bottom w:w="0" w:type="dxa"/>
                            <w:right w:w="0" w:type="dxa"/>
                          </w:tblCellMar>
                        </w:tblPrEx>
                        <w:trPr>
                          <w:trHeight w:val="305" w:hRule="atLeast"/>
                        </w:trPr>
                        <w:tc>
                          <w:tcPr>
                            <w:tcW w:w="422" w:type="dxa"/>
                          </w:tcPr>
                          <w:p>
                            <w:pPr>
                              <w:pStyle w:val="13"/>
                              <w:rPr>
                                <w:rFonts w:ascii="Century Gothic"/>
                                <w:b/>
                                <w:sz w:val="14"/>
                              </w:rPr>
                            </w:pPr>
                            <w:r>
                              <w:rPr>
                                <w:rFonts w:ascii="Century Gothic"/>
                                <w:b/>
                                <w:color w:val="141221"/>
                                <w:spacing w:val="-5"/>
                                <w:w w:val="110"/>
                                <w:sz w:val="14"/>
                              </w:rPr>
                              <w:t>6%</w:t>
                            </w:r>
                          </w:p>
                        </w:tc>
                        <w:tc>
                          <w:tcPr>
                            <w:tcW w:w="1525" w:type="dxa"/>
                          </w:tcPr>
                          <w:p>
                            <w:pPr>
                              <w:pStyle w:val="13"/>
                              <w:spacing w:before="71"/>
                              <w:ind w:left="79"/>
                              <w:rPr>
                                <w:sz w:val="14"/>
                              </w:rPr>
                            </w:pPr>
                            <w:r>
                              <w:rPr>
                                <w:rFonts w:hint="eastAsia" w:ascii="宋体" w:hAnsi="宋体" w:eastAsia="宋体" w:cs="宋体"/>
                                <w:color w:val="141221"/>
                                <w:w w:val="115"/>
                                <w:sz w:val="14"/>
                                <w:lang w:eastAsia="zh-CN"/>
                              </w:rPr>
                              <w:t>没有计划</w:t>
                            </w:r>
                          </w:p>
                        </w:tc>
                      </w:tr>
                      <w:tr>
                        <w:tblPrEx>
                          <w:tblCellMar>
                            <w:top w:w="0" w:type="dxa"/>
                            <w:left w:w="0" w:type="dxa"/>
                            <w:bottom w:w="0" w:type="dxa"/>
                            <w:right w:w="0" w:type="dxa"/>
                          </w:tblCellMar>
                        </w:tblPrEx>
                        <w:trPr>
                          <w:trHeight w:val="243" w:hRule="atLeast"/>
                        </w:trPr>
                        <w:tc>
                          <w:tcPr>
                            <w:tcW w:w="422" w:type="dxa"/>
                          </w:tcPr>
                          <w:p>
                            <w:pPr>
                              <w:pStyle w:val="13"/>
                              <w:spacing w:line="159" w:lineRule="exact"/>
                              <w:rPr>
                                <w:rFonts w:ascii="Century Gothic"/>
                                <w:b/>
                                <w:sz w:val="14"/>
                              </w:rPr>
                            </w:pPr>
                            <w:r>
                              <w:rPr>
                                <w:rFonts w:ascii="Century Gothic"/>
                                <w:b/>
                                <w:color w:val="141221"/>
                                <w:spacing w:val="-5"/>
                                <w:w w:val="105"/>
                                <w:sz w:val="14"/>
                              </w:rPr>
                              <w:t>3%</w:t>
                            </w:r>
                          </w:p>
                        </w:tc>
                        <w:tc>
                          <w:tcPr>
                            <w:tcW w:w="1525" w:type="dxa"/>
                          </w:tcPr>
                          <w:p>
                            <w:pPr>
                              <w:pStyle w:val="13"/>
                              <w:spacing w:before="71" w:line="151" w:lineRule="exact"/>
                              <w:ind w:left="79"/>
                              <w:rPr>
                                <w:sz w:val="14"/>
                              </w:rPr>
                            </w:pPr>
                            <w:r>
                              <w:rPr>
                                <w:rFonts w:hint="eastAsia" w:ascii="宋体" w:hAnsi="宋体" w:eastAsia="宋体" w:cs="宋体"/>
                                <w:color w:val="141221"/>
                                <w:spacing w:val="-4"/>
                                <w:w w:val="115"/>
                                <w:sz w:val="14"/>
                                <w:lang w:eastAsia="zh-CN"/>
                              </w:rPr>
                              <w:t>不知道</w:t>
                            </w:r>
                          </w:p>
                        </w:tc>
                      </w:tr>
                    </w:tbl>
                    <w:p>
                      <w:pPr>
                        <w:pStyle w:val="6"/>
                      </w:pPr>
                    </w:p>
                  </w:txbxContent>
                </v:textbox>
              </v:shape>
            </w:pict>
          </mc:Fallback>
        </mc:AlternateContent>
      </w:r>
      <w:r>
        <w:rPr>
          <w:w w:val="115"/>
        </w:rPr>
        <w:t>AI (GenAI) solutions is evident from the survey results.</w:t>
      </w:r>
      <w:r>
        <w:rPr>
          <w:spacing w:val="-13"/>
          <w:w w:val="115"/>
        </w:rPr>
        <w:t xml:space="preserve"> </w:t>
      </w:r>
      <w:r>
        <w:rPr>
          <w:w w:val="115"/>
        </w:rPr>
        <w:t>Currently,</w:t>
      </w:r>
      <w:r>
        <w:rPr>
          <w:spacing w:val="-13"/>
          <w:w w:val="115"/>
        </w:rPr>
        <w:t xml:space="preserve"> </w:t>
      </w:r>
      <w:r>
        <w:rPr>
          <w:w w:val="115"/>
        </w:rPr>
        <w:t>22%</w:t>
      </w:r>
      <w:r>
        <w:rPr>
          <w:spacing w:val="-13"/>
          <w:w w:val="115"/>
        </w:rPr>
        <w:t xml:space="preserve"> </w:t>
      </w:r>
      <w:r>
        <w:rPr>
          <w:w w:val="115"/>
        </w:rPr>
        <w:t>of</w:t>
      </w:r>
    </w:p>
    <w:p>
      <w:pPr>
        <w:pStyle w:val="6"/>
        <w:spacing w:line="242" w:lineRule="exact"/>
        <w:ind w:left="7412"/>
      </w:pPr>
      <w:r>
        <w:drawing>
          <wp:anchor distT="0" distB="0" distL="0" distR="0" simplePos="0" relativeHeight="251924480" behindDoc="0" locked="0" layoutInCell="1" allowOverlap="1">
            <wp:simplePos x="0" y="0"/>
            <wp:positionH relativeFrom="page">
              <wp:posOffset>2979420</wp:posOffset>
            </wp:positionH>
            <wp:positionV relativeFrom="paragraph">
              <wp:posOffset>131445</wp:posOffset>
            </wp:positionV>
            <wp:extent cx="82550" cy="82550"/>
            <wp:effectExtent l="0" t="0" r="6350" b="6350"/>
            <wp:wrapNone/>
            <wp:docPr id="131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image5.png"/>
                    <pic:cNvPicPr>
                      <a:picLocks noChangeAspect="1"/>
                    </pic:cNvPicPr>
                  </pic:nvPicPr>
                  <pic:blipFill>
                    <a:blip r:embed="rId53" cstate="print"/>
                    <a:stretch>
                      <a:fillRect/>
                    </a:stretch>
                  </pic:blipFill>
                  <pic:spPr>
                    <a:xfrm>
                      <a:off x="0" y="0"/>
                      <a:ext cx="82753" cy="82753"/>
                    </a:xfrm>
                    <a:prstGeom prst="rect">
                      <a:avLst/>
                    </a:prstGeom>
                  </pic:spPr>
                </pic:pic>
              </a:graphicData>
            </a:graphic>
          </wp:anchor>
        </w:drawing>
      </w:r>
      <w:r>
        <w:rPr>
          <w:w w:val="115"/>
        </w:rPr>
        <w:t>organizations</w:t>
      </w:r>
      <w:r>
        <w:rPr>
          <w:spacing w:val="-4"/>
          <w:w w:val="115"/>
        </w:rPr>
        <w:t xml:space="preserve"> </w:t>
      </w:r>
      <w:r>
        <w:rPr>
          <w:w w:val="115"/>
        </w:rPr>
        <w:t>are</w:t>
      </w:r>
      <w:r>
        <w:rPr>
          <w:spacing w:val="-4"/>
          <w:w w:val="115"/>
        </w:rPr>
        <w:t xml:space="preserve"> </w:t>
      </w:r>
      <w:r>
        <w:rPr>
          <w:w w:val="115"/>
        </w:rPr>
        <w:t>using</w:t>
      </w:r>
      <w:r>
        <w:rPr>
          <w:spacing w:val="-4"/>
          <w:w w:val="115"/>
        </w:rPr>
        <w:t xml:space="preserve"> </w:t>
      </w:r>
      <w:r>
        <w:rPr>
          <w:spacing w:val="-2"/>
          <w:w w:val="115"/>
        </w:rPr>
        <w:t>GenAI,</w:t>
      </w:r>
    </w:p>
    <w:p>
      <w:pPr>
        <w:pStyle w:val="6"/>
        <w:spacing w:before="33" w:line="276" w:lineRule="auto"/>
        <w:ind w:left="7412" w:right="1444"/>
      </w:pPr>
      <w:r>
        <w:drawing>
          <wp:anchor distT="0" distB="0" distL="0" distR="0" simplePos="0" relativeHeight="251924480" behindDoc="0" locked="0" layoutInCell="1" allowOverlap="1">
            <wp:simplePos x="0" y="0"/>
            <wp:positionH relativeFrom="page">
              <wp:posOffset>2979420</wp:posOffset>
            </wp:positionH>
            <wp:positionV relativeFrom="paragraph">
              <wp:posOffset>170180</wp:posOffset>
            </wp:positionV>
            <wp:extent cx="82550" cy="82550"/>
            <wp:effectExtent l="0" t="0" r="6350" b="6350"/>
            <wp:wrapNone/>
            <wp:docPr id="13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image6.png"/>
                    <pic:cNvPicPr>
                      <a:picLocks noChangeAspect="1"/>
                    </pic:cNvPicPr>
                  </pic:nvPicPr>
                  <pic:blipFill>
                    <a:blip r:embed="rId62" cstate="print"/>
                    <a:stretch>
                      <a:fillRect/>
                    </a:stretch>
                  </pic:blipFill>
                  <pic:spPr>
                    <a:xfrm>
                      <a:off x="0" y="0"/>
                      <a:ext cx="82753" cy="82753"/>
                    </a:xfrm>
                    <a:prstGeom prst="rect">
                      <a:avLst/>
                    </a:prstGeom>
                  </pic:spPr>
                </pic:pic>
              </a:graphicData>
            </a:graphic>
          </wp:anchor>
        </w:drawing>
      </w:r>
      <w:r>
        <w:drawing>
          <wp:anchor distT="0" distB="0" distL="0" distR="0" simplePos="0" relativeHeight="251925504" behindDoc="0" locked="0" layoutInCell="1" allowOverlap="1">
            <wp:simplePos x="0" y="0"/>
            <wp:positionH relativeFrom="page">
              <wp:posOffset>2979420</wp:posOffset>
            </wp:positionH>
            <wp:positionV relativeFrom="paragraph">
              <wp:posOffset>363855</wp:posOffset>
            </wp:positionV>
            <wp:extent cx="82550" cy="82550"/>
            <wp:effectExtent l="0" t="0" r="6350" b="6350"/>
            <wp:wrapNone/>
            <wp:docPr id="132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 name="image7.png"/>
                    <pic:cNvPicPr>
                      <a:picLocks noChangeAspect="1"/>
                    </pic:cNvPicPr>
                  </pic:nvPicPr>
                  <pic:blipFill>
                    <a:blip r:embed="rId54" cstate="print"/>
                    <a:stretch>
                      <a:fillRect/>
                    </a:stretch>
                  </pic:blipFill>
                  <pic:spPr>
                    <a:xfrm>
                      <a:off x="0" y="0"/>
                      <a:ext cx="82753" cy="82753"/>
                    </a:xfrm>
                    <a:prstGeom prst="rect">
                      <a:avLst/>
                    </a:prstGeom>
                  </pic:spPr>
                </pic:pic>
              </a:graphicData>
            </a:graphic>
          </wp:anchor>
        </w:drawing>
      </w:r>
      <w:r>
        <w:drawing>
          <wp:anchor distT="0" distB="0" distL="0" distR="0" simplePos="0" relativeHeight="251926528" behindDoc="0" locked="0" layoutInCell="1" allowOverlap="1">
            <wp:simplePos x="0" y="0"/>
            <wp:positionH relativeFrom="page">
              <wp:posOffset>2979420</wp:posOffset>
            </wp:positionH>
            <wp:positionV relativeFrom="paragraph">
              <wp:posOffset>557530</wp:posOffset>
            </wp:positionV>
            <wp:extent cx="82550" cy="82550"/>
            <wp:effectExtent l="0" t="0" r="6350" b="6350"/>
            <wp:wrapNone/>
            <wp:docPr id="13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image16.png"/>
                    <pic:cNvPicPr>
                      <a:picLocks noChangeAspect="1"/>
                    </pic:cNvPicPr>
                  </pic:nvPicPr>
                  <pic:blipFill>
                    <a:blip r:embed="rId71" cstate="print"/>
                    <a:stretch>
                      <a:fillRect/>
                    </a:stretch>
                  </pic:blipFill>
                  <pic:spPr>
                    <a:xfrm>
                      <a:off x="0" y="0"/>
                      <a:ext cx="82753" cy="82753"/>
                    </a:xfrm>
                    <a:prstGeom prst="rect">
                      <a:avLst/>
                    </a:prstGeom>
                  </pic:spPr>
                </pic:pic>
              </a:graphicData>
            </a:graphic>
          </wp:anchor>
        </w:drawing>
      </w:r>
      <w:r>
        <w:rPr>
          <w:w w:val="115"/>
        </w:rPr>
        <w:t xml:space="preserve">but a remarkable 55% plan to adopt these solutions within the next year, signaling a substantial surge in GenAI </w:t>
      </w:r>
      <w:r>
        <w:rPr>
          <w:spacing w:val="-2"/>
          <w:w w:val="115"/>
        </w:rPr>
        <w:t>integration.</w:t>
      </w:r>
      <w:r>
        <w:rPr>
          <w:spacing w:val="-9"/>
          <w:w w:val="115"/>
        </w:rPr>
        <w:t xml:space="preserve"> </w:t>
      </w:r>
      <w:r>
        <w:rPr>
          <w:spacing w:val="-2"/>
          <w:w w:val="115"/>
        </w:rPr>
        <w:t>An</w:t>
      </w:r>
      <w:r>
        <w:rPr>
          <w:spacing w:val="-9"/>
          <w:w w:val="115"/>
        </w:rPr>
        <w:t xml:space="preserve"> </w:t>
      </w:r>
      <w:r>
        <w:rPr>
          <w:spacing w:val="-2"/>
          <w:w w:val="115"/>
        </w:rPr>
        <w:t>additional</w:t>
      </w:r>
      <w:r>
        <w:rPr>
          <w:spacing w:val="-9"/>
          <w:w w:val="115"/>
        </w:rPr>
        <w:t xml:space="preserve"> </w:t>
      </w:r>
      <w:r>
        <w:rPr>
          <w:spacing w:val="-2"/>
          <w:w w:val="115"/>
        </w:rPr>
        <w:t xml:space="preserve">13% </w:t>
      </w:r>
      <w:r>
        <w:rPr>
          <w:w w:val="115"/>
        </w:rPr>
        <w:t>expect</w:t>
      </w:r>
      <w:r>
        <w:rPr>
          <w:spacing w:val="-3"/>
          <w:w w:val="115"/>
        </w:rPr>
        <w:t xml:space="preserve"> </w:t>
      </w:r>
      <w:r>
        <w:rPr>
          <w:w w:val="115"/>
        </w:rPr>
        <w:t>to</w:t>
      </w:r>
      <w:r>
        <w:rPr>
          <w:spacing w:val="-3"/>
          <w:w w:val="115"/>
        </w:rPr>
        <w:t xml:space="preserve"> </w:t>
      </w:r>
      <w:r>
        <w:rPr>
          <w:w w:val="115"/>
        </w:rPr>
        <w:t>use</w:t>
      </w:r>
      <w:r>
        <w:rPr>
          <w:spacing w:val="-3"/>
          <w:w w:val="115"/>
        </w:rPr>
        <w:t xml:space="preserve"> </w:t>
      </w:r>
      <w:r>
        <w:rPr>
          <w:w w:val="115"/>
        </w:rPr>
        <w:t>GenAI</w:t>
      </w:r>
      <w:r>
        <w:rPr>
          <w:spacing w:val="-3"/>
          <w:w w:val="115"/>
        </w:rPr>
        <w:t xml:space="preserve"> </w:t>
      </w:r>
      <w:r>
        <w:rPr>
          <w:w w:val="115"/>
        </w:rPr>
        <w:t>solutions over a year from now, while only 6% have no plans to</w:t>
      </w:r>
    </w:p>
    <w:p>
      <w:pPr>
        <w:pStyle w:val="6"/>
        <w:spacing w:line="276" w:lineRule="auto"/>
        <w:ind w:left="920" w:right="1444"/>
        <w:rPr>
          <w:rFonts w:ascii="微软雅黑" w:hAnsi="微软雅黑" w:eastAsia="微软雅黑"/>
          <w:w w:val="115"/>
          <w:lang w:eastAsia="zh-CN"/>
        </w:rPr>
      </w:pPr>
      <w:r>
        <w:rPr>
          <w:w w:val="115"/>
        </w:rPr>
        <w:t>invest</w:t>
      </w:r>
      <w:r>
        <w:rPr>
          <w:spacing w:val="-6"/>
          <w:w w:val="115"/>
        </w:rPr>
        <w:t xml:space="preserve"> </w:t>
      </w:r>
      <w:r>
        <w:rPr>
          <w:w w:val="115"/>
        </w:rPr>
        <w:t>in</w:t>
      </w:r>
      <w:r>
        <w:rPr>
          <w:spacing w:val="-6"/>
          <w:w w:val="115"/>
        </w:rPr>
        <w:t xml:space="preserve"> </w:t>
      </w:r>
      <w:r>
        <w:rPr>
          <w:w w:val="115"/>
        </w:rPr>
        <w:t>this</w:t>
      </w:r>
      <w:r>
        <w:rPr>
          <w:spacing w:val="-6"/>
          <w:w w:val="115"/>
        </w:rPr>
        <w:t xml:space="preserve"> </w:t>
      </w:r>
      <w:r>
        <w:rPr>
          <w:w w:val="115"/>
        </w:rPr>
        <w:t>technology.</w:t>
      </w:r>
      <w:r>
        <w:rPr>
          <w:spacing w:val="-6"/>
          <w:w w:val="115"/>
        </w:rPr>
        <w:t xml:space="preserve"> </w:t>
      </w:r>
      <w:r>
        <w:rPr>
          <w:w w:val="115"/>
        </w:rPr>
        <w:t>Regardless,</w:t>
      </w:r>
      <w:r>
        <w:rPr>
          <w:spacing w:val="-6"/>
          <w:w w:val="115"/>
        </w:rPr>
        <w:t xml:space="preserve"> </w:t>
      </w:r>
      <w:r>
        <w:rPr>
          <w:w w:val="115"/>
        </w:rPr>
        <w:t>the</w:t>
      </w:r>
      <w:r>
        <w:rPr>
          <w:spacing w:val="-6"/>
          <w:w w:val="115"/>
        </w:rPr>
        <w:t xml:space="preserve"> </w:t>
      </w:r>
      <w:r>
        <w:rPr>
          <w:w w:val="115"/>
        </w:rPr>
        <w:t>data</w:t>
      </w:r>
      <w:r>
        <w:rPr>
          <w:spacing w:val="-6"/>
          <w:w w:val="115"/>
        </w:rPr>
        <w:t xml:space="preserve"> </w:t>
      </w:r>
      <w:r>
        <w:rPr>
          <w:w w:val="115"/>
        </w:rPr>
        <w:t>points</w:t>
      </w:r>
      <w:r>
        <w:rPr>
          <w:spacing w:val="-6"/>
          <w:w w:val="115"/>
        </w:rPr>
        <w:t xml:space="preserve"> </w:t>
      </w:r>
      <w:r>
        <w:rPr>
          <w:w w:val="115"/>
        </w:rPr>
        <w:t>to</w:t>
      </w:r>
      <w:r>
        <w:rPr>
          <w:spacing w:val="-6"/>
          <w:w w:val="115"/>
        </w:rPr>
        <w:t xml:space="preserve"> </w:t>
      </w:r>
      <w:r>
        <w:rPr>
          <w:w w:val="115"/>
        </w:rPr>
        <w:t>2024</w:t>
      </w:r>
      <w:r>
        <w:rPr>
          <w:spacing w:val="-6"/>
          <w:w w:val="115"/>
        </w:rPr>
        <w:t xml:space="preserve"> </w:t>
      </w:r>
      <w:r>
        <w:rPr>
          <w:w w:val="115"/>
        </w:rPr>
        <w:t>as</w:t>
      </w:r>
      <w:r>
        <w:rPr>
          <w:spacing w:val="-6"/>
          <w:w w:val="115"/>
        </w:rPr>
        <w:t xml:space="preserve"> </w:t>
      </w:r>
      <w:r>
        <w:rPr>
          <w:w w:val="115"/>
        </w:rPr>
        <w:t>a</w:t>
      </w:r>
      <w:r>
        <w:rPr>
          <w:spacing w:val="-6"/>
          <w:w w:val="115"/>
        </w:rPr>
        <w:t xml:space="preserve"> </w:t>
      </w:r>
      <w:r>
        <w:rPr>
          <w:w w:val="115"/>
        </w:rPr>
        <w:t>pivotal</w:t>
      </w:r>
      <w:r>
        <w:rPr>
          <w:spacing w:val="-6"/>
          <w:w w:val="115"/>
        </w:rPr>
        <w:t xml:space="preserve"> </w:t>
      </w:r>
      <w:r>
        <w:rPr>
          <w:w w:val="115"/>
        </w:rPr>
        <w:t>year,</w:t>
      </w:r>
      <w:r>
        <w:rPr>
          <w:spacing w:val="-6"/>
          <w:w w:val="115"/>
        </w:rPr>
        <w:t xml:space="preserve"> </w:t>
      </w:r>
      <w:r>
        <w:rPr>
          <w:w w:val="115"/>
        </w:rPr>
        <w:t>with</w:t>
      </w:r>
      <w:r>
        <w:rPr>
          <w:spacing w:val="-6"/>
          <w:w w:val="115"/>
        </w:rPr>
        <w:t xml:space="preserve"> </w:t>
      </w:r>
      <w:r>
        <w:rPr>
          <w:w w:val="115"/>
        </w:rPr>
        <w:t>a</w:t>
      </w:r>
      <w:r>
        <w:rPr>
          <w:spacing w:val="-6"/>
          <w:w w:val="115"/>
        </w:rPr>
        <w:t xml:space="preserve"> </w:t>
      </w:r>
      <w:r>
        <w:rPr>
          <w:w w:val="115"/>
        </w:rPr>
        <w:t>significant movement towards embracing GenAI across various organizations.</w:t>
      </w:r>
      <w:r>
        <w:rPr>
          <w:rFonts w:hint="eastAsia" w:ascii="微软雅黑" w:hAnsi="微软雅黑" w:eastAsia="微软雅黑" w:cs="宋体"/>
          <w:w w:val="115"/>
          <w:lang w:eastAsia="zh-CN"/>
        </w:rPr>
        <w:t xml:space="preserve"> 从调查结果中可以明显看出，</w:t>
      </w:r>
      <w:r>
        <w:rPr>
          <w:rFonts w:hint="eastAsia"/>
        </w:rPr>
        <w:t xml:space="preserve"> </w:t>
      </w:r>
      <w:r>
        <w:rPr>
          <w:rFonts w:ascii="微软雅黑" w:hAnsi="微软雅黑" w:eastAsia="微软雅黑"/>
          <w:w w:val="115"/>
        </w:rPr>
        <w:t>2024</w:t>
      </w:r>
      <w:r>
        <w:rPr>
          <w:rFonts w:hint="eastAsia" w:ascii="微软雅黑" w:hAnsi="微软雅黑" w:eastAsia="微软雅黑" w:cs="宋体"/>
          <w:w w:val="115"/>
        </w:rPr>
        <w:t>年</w:t>
      </w:r>
      <w:r>
        <w:rPr>
          <w:rFonts w:hint="eastAsia" w:ascii="微软雅黑" w:hAnsi="微软雅黑" w:eastAsia="微软雅黑" w:cs="宋体"/>
          <w:w w:val="115"/>
          <w:lang w:eastAsia="zh-CN"/>
        </w:rPr>
        <w:t xml:space="preserve"> </w:t>
      </w:r>
      <w:r>
        <w:rPr>
          <w:rFonts w:hint="eastAsia" w:ascii="微软雅黑" w:hAnsi="微软雅黑" w:eastAsia="微软雅黑"/>
          <w:w w:val="115"/>
          <w:lang w:eastAsia="zh-CN"/>
        </w:rPr>
        <w:t>生成式AI</w:t>
      </w:r>
      <w:r>
        <w:rPr>
          <w:rFonts w:hint="eastAsia" w:ascii="微软雅黑" w:hAnsi="微软雅黑" w:eastAsia="微软雅黑" w:cs="宋体"/>
          <w:w w:val="115"/>
          <w:lang w:eastAsia="zh-CN"/>
        </w:rPr>
        <w:t>解决方案的预期采用。目前，</w:t>
      </w:r>
      <w:r>
        <w:rPr>
          <w:rFonts w:ascii="微软雅黑" w:hAnsi="微软雅黑" w:eastAsia="微软雅黑"/>
          <w:w w:val="115"/>
          <w:lang w:eastAsia="zh-CN"/>
        </w:rPr>
        <w:t>22%</w:t>
      </w:r>
      <w:r>
        <w:rPr>
          <w:rFonts w:hint="eastAsia" w:ascii="微软雅黑" w:hAnsi="微软雅黑" w:eastAsia="微软雅黑" w:cs="宋体"/>
          <w:w w:val="115"/>
          <w:lang w:eastAsia="zh-CN"/>
        </w:rPr>
        <w:t>的组织正在使用</w:t>
      </w:r>
      <w:r>
        <w:rPr>
          <w:rFonts w:hint="eastAsia" w:ascii="微软雅黑" w:hAnsi="微软雅黑" w:eastAsia="微软雅黑"/>
          <w:w w:val="115"/>
          <w:lang w:eastAsia="zh-CN"/>
        </w:rPr>
        <w:t>生成式</w:t>
      </w:r>
      <w:r>
        <w:rPr>
          <w:rFonts w:ascii="微软雅黑" w:hAnsi="微软雅黑" w:eastAsia="微软雅黑"/>
          <w:w w:val="115"/>
          <w:lang w:eastAsia="zh-CN"/>
        </w:rPr>
        <w:t>AI</w:t>
      </w:r>
      <w:r>
        <w:rPr>
          <w:rFonts w:hint="eastAsia" w:ascii="微软雅黑" w:hAnsi="微软雅黑" w:eastAsia="微软雅黑" w:cs="宋体"/>
          <w:w w:val="115"/>
          <w:lang w:eastAsia="zh-CN"/>
        </w:rPr>
        <w:t>，但</w:t>
      </w:r>
      <w:r>
        <w:rPr>
          <w:rFonts w:ascii="微软雅黑" w:hAnsi="微软雅黑" w:eastAsia="微软雅黑"/>
          <w:w w:val="115"/>
          <w:lang w:eastAsia="zh-CN"/>
        </w:rPr>
        <w:t>55%</w:t>
      </w:r>
      <w:r>
        <w:rPr>
          <w:rFonts w:hint="eastAsia" w:ascii="微软雅黑" w:hAnsi="微软雅黑" w:eastAsia="微软雅黑" w:cs="宋体"/>
          <w:w w:val="115"/>
          <w:lang w:eastAsia="zh-CN"/>
        </w:rPr>
        <w:t>的组织计划在明年内采用</w:t>
      </w:r>
      <w:r>
        <w:rPr>
          <w:rFonts w:hint="eastAsia" w:ascii="微软雅黑" w:hAnsi="微软雅黑" w:eastAsia="微软雅黑"/>
          <w:w w:val="115"/>
          <w:lang w:eastAsia="zh-CN"/>
        </w:rPr>
        <w:t>生成式</w:t>
      </w:r>
      <w:r>
        <w:rPr>
          <w:rFonts w:ascii="微软雅黑" w:hAnsi="微软雅黑" w:eastAsia="微软雅黑"/>
          <w:w w:val="115"/>
          <w:lang w:eastAsia="zh-CN"/>
        </w:rPr>
        <w:t>AI</w:t>
      </w:r>
      <w:r>
        <w:rPr>
          <w:rFonts w:hint="eastAsia" w:ascii="微软雅黑" w:hAnsi="微软雅黑" w:eastAsia="微软雅黑" w:cs="宋体"/>
          <w:w w:val="115"/>
          <w:lang w:eastAsia="zh-CN"/>
        </w:rPr>
        <w:t>解决方案，这标志着</w:t>
      </w:r>
      <w:r>
        <w:rPr>
          <w:rFonts w:hint="eastAsia" w:ascii="微软雅黑" w:hAnsi="微软雅黑" w:eastAsia="微软雅黑"/>
          <w:w w:val="115"/>
          <w:lang w:eastAsia="zh-CN"/>
        </w:rPr>
        <w:t>生成式AI</w:t>
      </w:r>
      <w:r>
        <w:rPr>
          <w:rFonts w:hint="eastAsia" w:ascii="微软雅黑" w:hAnsi="微软雅黑" w:eastAsia="微软雅黑" w:cs="宋体"/>
          <w:w w:val="115"/>
          <w:lang w:eastAsia="zh-CN"/>
        </w:rPr>
        <w:t>的大幅增长。另有</w:t>
      </w:r>
      <w:r>
        <w:rPr>
          <w:rFonts w:ascii="微软雅黑" w:hAnsi="微软雅黑" w:eastAsia="微软雅黑"/>
          <w:w w:val="115"/>
          <w:lang w:eastAsia="zh-CN"/>
        </w:rPr>
        <w:t>13%</w:t>
      </w:r>
      <w:r>
        <w:rPr>
          <w:rFonts w:hint="eastAsia" w:ascii="微软雅黑" w:hAnsi="微软雅黑" w:eastAsia="微软雅黑" w:cs="宋体"/>
          <w:w w:val="115"/>
          <w:lang w:eastAsia="zh-CN"/>
        </w:rPr>
        <w:t>的组织预计在明年后使用</w:t>
      </w:r>
      <w:r>
        <w:rPr>
          <w:rFonts w:hint="eastAsia" w:ascii="微软雅黑" w:hAnsi="微软雅黑" w:eastAsia="微软雅黑"/>
          <w:w w:val="115"/>
          <w:lang w:eastAsia="zh-CN"/>
        </w:rPr>
        <w:t>生成式</w:t>
      </w:r>
      <w:r>
        <w:rPr>
          <w:rFonts w:ascii="微软雅黑" w:hAnsi="微软雅黑" w:eastAsia="微软雅黑"/>
          <w:w w:val="115"/>
          <w:lang w:eastAsia="zh-CN"/>
        </w:rPr>
        <w:t>AI</w:t>
      </w:r>
      <w:r>
        <w:rPr>
          <w:rFonts w:hint="eastAsia" w:ascii="微软雅黑" w:hAnsi="微软雅黑" w:eastAsia="微软雅黑" w:cs="宋体"/>
          <w:w w:val="115"/>
          <w:lang w:eastAsia="zh-CN"/>
        </w:rPr>
        <w:t>解决方案，而只有</w:t>
      </w:r>
      <w:r>
        <w:rPr>
          <w:rFonts w:ascii="微软雅黑" w:hAnsi="微软雅黑" w:eastAsia="微软雅黑"/>
          <w:w w:val="115"/>
          <w:lang w:eastAsia="zh-CN"/>
        </w:rPr>
        <w:t>6%</w:t>
      </w:r>
      <w:r>
        <w:rPr>
          <w:rFonts w:hint="eastAsia" w:ascii="微软雅黑" w:hAnsi="微软雅黑" w:eastAsia="微软雅黑" w:cs="宋体"/>
          <w:w w:val="115"/>
          <w:lang w:eastAsia="zh-CN"/>
        </w:rPr>
        <w:t>的人没有投资这项技术的计划。无论如何，数据表明</w:t>
      </w:r>
      <w:r>
        <w:rPr>
          <w:rFonts w:ascii="微软雅黑" w:hAnsi="微软雅黑" w:eastAsia="微软雅黑"/>
          <w:w w:val="115"/>
          <w:lang w:eastAsia="zh-CN"/>
        </w:rPr>
        <w:t>2024</w:t>
      </w:r>
      <w:r>
        <w:rPr>
          <w:rFonts w:hint="eastAsia" w:ascii="微软雅黑" w:hAnsi="微软雅黑" w:eastAsia="微软雅黑" w:cs="宋体"/>
          <w:w w:val="115"/>
          <w:lang w:eastAsia="zh-CN"/>
        </w:rPr>
        <w:t>年是关键的一年，各组织都在大力推行</w:t>
      </w:r>
      <w:r>
        <w:rPr>
          <w:rFonts w:hint="eastAsia" w:ascii="微软雅黑" w:hAnsi="微软雅黑" w:eastAsia="微软雅黑"/>
          <w:w w:val="115"/>
          <w:lang w:eastAsia="zh-CN"/>
        </w:rPr>
        <w:t>生成式</w:t>
      </w:r>
      <w:r>
        <w:rPr>
          <w:rFonts w:ascii="微软雅黑" w:hAnsi="微软雅黑" w:eastAsia="微软雅黑"/>
          <w:w w:val="115"/>
          <w:lang w:eastAsia="zh-CN"/>
        </w:rPr>
        <w:t>AI</w:t>
      </w:r>
      <w:r>
        <w:rPr>
          <w:rFonts w:hint="eastAsia" w:ascii="微软雅黑" w:hAnsi="微软雅黑" w:eastAsia="微软雅黑" w:cs="宋体"/>
          <w:w w:val="115"/>
          <w:lang w:eastAsia="zh-CN"/>
        </w:rPr>
        <w:t>。</w:t>
      </w:r>
    </w:p>
    <w:p>
      <w:pPr>
        <w:spacing w:line="276" w:lineRule="auto"/>
        <w:rPr>
          <w:lang w:eastAsia="zh-CN"/>
        </w:rPr>
        <w:sectPr>
          <w:type w:val="continuous"/>
          <w:pgSz w:w="12240" w:h="15840"/>
          <w:pgMar w:top="1500" w:right="0" w:bottom="280" w:left="520" w:header="0" w:footer="675" w:gutter="0"/>
          <w:cols w:space="720" w:num="1"/>
        </w:sectPr>
      </w:pPr>
    </w:p>
    <w:p>
      <w:pPr>
        <w:pStyle w:val="4"/>
        <w:rPr>
          <w:rFonts w:hint="eastAsia"/>
          <w:lang w:eastAsia="zh-CN"/>
        </w:rPr>
      </w:pPr>
      <w:r>
        <w:rPr>
          <w:rFonts w:hint="eastAsia" w:ascii="微软雅黑" w:hAnsi="微软雅黑" w:eastAsia="微软雅黑"/>
          <w:w w:val="115"/>
          <w:lang w:eastAsia="zh-CN"/>
        </w:rPr>
        <w:t>生成式</w:t>
      </w:r>
      <w:r>
        <w:rPr>
          <w:rFonts w:ascii="微软雅黑" w:hAnsi="微软雅黑" w:eastAsia="微软雅黑"/>
          <w:w w:val="115"/>
          <w:lang w:eastAsia="zh-CN"/>
        </w:rPr>
        <w:t>AI</w:t>
      </w:r>
      <w:r>
        <w:rPr>
          <w:rFonts w:hint="eastAsia" w:ascii="微软雅黑" w:hAnsi="微软雅黑" w:eastAsia="微软雅黑"/>
          <w:w w:val="115"/>
          <w:lang w:eastAsia="zh-CN"/>
        </w:rPr>
        <w:t>在网络安全的计划使用</w:t>
      </w:r>
    </w:p>
    <w:p>
      <w:pPr>
        <w:pStyle w:val="6"/>
        <w:spacing w:before="294" w:line="276" w:lineRule="auto"/>
        <w:ind w:left="920" w:right="1452"/>
        <w:rPr>
          <w:rFonts w:ascii="微软雅黑" w:eastAsia="微软雅黑" w:cs="微软雅黑"/>
          <w:w w:val="115"/>
          <w:lang w:eastAsia="zh-CN"/>
        </w:rPr>
      </w:pPr>
      <w:r>
        <w:rPr>
          <w:w w:val="115"/>
        </w:rPr>
        <w:t>The planned use of GenAI in cybersecurity reflects a broad exploration of potential applications across various organizations. The survey results show a relatively even distribution among the top five use cases, indicating a diverse range of areas where GenAI is expected to make an impact. Rule creation emerges as the leading use case, with 21% of organizations aiming to leverage GenAI to develop more sophisticated security protocols. This is closely followed by attack simulation and compliance violation monitoring, each at 19%, highlighting GenAI’s potential to enhance proactive security measures and regulatory adherence. Additionally, 16% of respondents are looking to use GenAI for network detection, aiming to improve the identification of network threats. Another 16% focus on using GenAI to reduce false positives, underscoring its potential to refine alert accuracy and efficiency. This spread of interest across different use cases suggests that organizations are not only</w:t>
      </w:r>
      <w:r>
        <w:rPr>
          <w:spacing w:val="-3"/>
          <w:w w:val="115"/>
        </w:rPr>
        <w:t xml:space="preserve"> </w:t>
      </w:r>
      <w:r>
        <w:rPr>
          <w:w w:val="115"/>
        </w:rPr>
        <w:t>eager</w:t>
      </w:r>
      <w:r>
        <w:rPr>
          <w:spacing w:val="-3"/>
          <w:w w:val="115"/>
        </w:rPr>
        <w:t xml:space="preserve"> </w:t>
      </w:r>
      <w:r>
        <w:rPr>
          <w:w w:val="115"/>
        </w:rPr>
        <w:t>to</w:t>
      </w:r>
      <w:r>
        <w:rPr>
          <w:spacing w:val="-3"/>
          <w:w w:val="115"/>
        </w:rPr>
        <w:t xml:space="preserve"> </w:t>
      </w:r>
      <w:r>
        <w:rPr>
          <w:w w:val="115"/>
        </w:rPr>
        <w:t>adopt</w:t>
      </w:r>
      <w:r>
        <w:rPr>
          <w:spacing w:val="-3"/>
          <w:w w:val="115"/>
        </w:rPr>
        <w:t xml:space="preserve"> </w:t>
      </w:r>
      <w:r>
        <w:rPr>
          <w:w w:val="115"/>
        </w:rPr>
        <w:t>GenAI</w:t>
      </w:r>
      <w:r>
        <w:rPr>
          <w:spacing w:val="-3"/>
          <w:w w:val="115"/>
        </w:rPr>
        <w:t xml:space="preserve"> </w:t>
      </w:r>
      <w:r>
        <w:rPr>
          <w:w w:val="115"/>
        </w:rPr>
        <w:t>but</w:t>
      </w:r>
      <w:r>
        <w:rPr>
          <w:spacing w:val="-3"/>
          <w:w w:val="115"/>
        </w:rPr>
        <w:t xml:space="preserve"> </w:t>
      </w:r>
      <w:r>
        <w:rPr>
          <w:w w:val="115"/>
        </w:rPr>
        <w:t>are</w:t>
      </w:r>
      <w:r>
        <w:rPr>
          <w:spacing w:val="-3"/>
          <w:w w:val="115"/>
        </w:rPr>
        <w:t xml:space="preserve"> </w:t>
      </w:r>
      <w:r>
        <w:rPr>
          <w:w w:val="115"/>
        </w:rPr>
        <w:t>also</w:t>
      </w:r>
      <w:r>
        <w:rPr>
          <w:spacing w:val="-3"/>
          <w:w w:val="115"/>
        </w:rPr>
        <w:t xml:space="preserve"> </w:t>
      </w:r>
      <w:r>
        <w:rPr>
          <w:w w:val="115"/>
        </w:rPr>
        <w:t>keen</w:t>
      </w:r>
      <w:r>
        <w:rPr>
          <w:spacing w:val="-3"/>
          <w:w w:val="115"/>
        </w:rPr>
        <w:t xml:space="preserve"> </w:t>
      </w:r>
      <w:r>
        <w:rPr>
          <w:w w:val="115"/>
        </w:rPr>
        <w:t>on</w:t>
      </w:r>
      <w:r>
        <w:rPr>
          <w:spacing w:val="-3"/>
          <w:w w:val="115"/>
        </w:rPr>
        <w:t xml:space="preserve"> </w:t>
      </w:r>
      <w:r>
        <w:rPr>
          <w:w w:val="115"/>
        </w:rPr>
        <w:t>customizing</w:t>
      </w:r>
      <w:r>
        <w:rPr>
          <w:spacing w:val="-3"/>
          <w:w w:val="115"/>
        </w:rPr>
        <w:t xml:space="preserve"> </w:t>
      </w:r>
      <w:r>
        <w:rPr>
          <w:w w:val="115"/>
        </w:rPr>
        <w:t>its</w:t>
      </w:r>
      <w:r>
        <w:rPr>
          <w:spacing w:val="-3"/>
          <w:w w:val="115"/>
        </w:rPr>
        <w:t xml:space="preserve"> </w:t>
      </w:r>
      <w:r>
        <w:rPr>
          <w:w w:val="115"/>
        </w:rPr>
        <w:t>applications</w:t>
      </w:r>
      <w:r>
        <w:rPr>
          <w:spacing w:val="-3"/>
          <w:w w:val="115"/>
        </w:rPr>
        <w:t xml:space="preserve"> </w:t>
      </w:r>
      <w:r>
        <w:rPr>
          <w:w w:val="115"/>
        </w:rPr>
        <w:t>to</w:t>
      </w:r>
      <w:r>
        <w:rPr>
          <w:spacing w:val="-3"/>
          <w:w w:val="115"/>
        </w:rPr>
        <w:t xml:space="preserve"> </w:t>
      </w:r>
      <w:r>
        <w:rPr>
          <w:w w:val="115"/>
        </w:rPr>
        <w:t>meet</w:t>
      </w:r>
      <w:r>
        <w:rPr>
          <w:spacing w:val="-3"/>
          <w:w w:val="115"/>
        </w:rPr>
        <w:t xml:space="preserve"> </w:t>
      </w:r>
      <w:r>
        <w:rPr>
          <w:w w:val="115"/>
        </w:rPr>
        <w:t>specific</w:t>
      </w:r>
      <w:r>
        <w:rPr>
          <w:spacing w:val="-3"/>
          <w:w w:val="115"/>
        </w:rPr>
        <w:t xml:space="preserve"> </w:t>
      </w:r>
      <w:r>
        <w:rPr>
          <w:w w:val="115"/>
        </w:rPr>
        <w:t>security needs, thereby maximizing its benefits in the evolving landscape of cybersecurity.</w:t>
      </w:r>
      <w:r>
        <w:rPr>
          <w:rFonts w:ascii="微软雅黑" w:eastAsia="微软雅黑" w:cs="微软雅黑"/>
          <w:w w:val="115"/>
          <w:lang w:eastAsia="zh-CN"/>
        </w:rPr>
        <w:t xml:space="preserve"> </w:t>
      </w:r>
      <w:r>
        <w:rPr>
          <w:rFonts w:hint="eastAsia" w:ascii="微软雅黑" w:eastAsia="微软雅黑" w:cs="微软雅黑"/>
          <w:w w:val="115"/>
          <w:lang w:eastAsia="zh-CN"/>
        </w:rPr>
        <w:t>生成式</w:t>
      </w:r>
      <w:r>
        <w:rPr>
          <w:rFonts w:ascii="微软雅黑" w:eastAsia="微软雅黑" w:cs="微软雅黑"/>
          <w:w w:val="115"/>
          <w:lang w:eastAsia="zh-CN"/>
        </w:rPr>
        <w:t>AI在网络安全中的计划使用反映了各组织在</w:t>
      </w:r>
      <w:r>
        <w:rPr>
          <w:rFonts w:hint="eastAsia" w:ascii="微软雅黑" w:eastAsia="微软雅黑" w:cs="微软雅黑"/>
          <w:w w:val="115"/>
          <w:lang w:eastAsia="zh-CN"/>
        </w:rPr>
        <w:t>AI</w:t>
      </w:r>
      <w:r>
        <w:rPr>
          <w:rFonts w:ascii="微软雅黑" w:eastAsia="微软雅黑" w:cs="微软雅黑"/>
          <w:w w:val="115"/>
          <w:lang w:eastAsia="zh-CN"/>
        </w:rPr>
        <w:t>应用的广泛探索。调查结果显示，</w:t>
      </w:r>
      <w:r>
        <w:rPr>
          <w:rFonts w:hint="eastAsia" w:ascii="微软雅黑" w:eastAsia="微软雅黑" w:cs="微软雅黑"/>
          <w:w w:val="115"/>
          <w:lang w:eastAsia="zh-CN"/>
        </w:rPr>
        <w:t>Top5</w:t>
      </w:r>
      <w:r>
        <w:rPr>
          <w:rFonts w:ascii="微软雅黑" w:eastAsia="微软雅黑" w:cs="微软雅黑"/>
          <w:w w:val="115"/>
          <w:lang w:eastAsia="zh-CN"/>
        </w:rPr>
        <w:t>用例的分布相对均匀，表明</w:t>
      </w:r>
      <w:r>
        <w:rPr>
          <w:rFonts w:hint="eastAsia" w:ascii="微软雅黑" w:eastAsia="微软雅黑" w:cs="微软雅黑"/>
          <w:w w:val="115"/>
          <w:lang w:eastAsia="zh-CN"/>
        </w:rPr>
        <w:t>生成式</w:t>
      </w:r>
      <w:r>
        <w:rPr>
          <w:rFonts w:ascii="微软雅黑" w:eastAsia="微软雅黑" w:cs="微软雅黑"/>
          <w:w w:val="115"/>
          <w:lang w:eastAsia="zh-CN"/>
        </w:rPr>
        <w:t>AI预计会产生影响的领域多种多样。规则创建成为主要</w:t>
      </w:r>
      <w:r>
        <w:rPr>
          <w:rFonts w:hint="eastAsia" w:ascii="微软雅黑" w:eastAsia="微软雅黑" w:cs="微软雅黑"/>
          <w:w w:val="115"/>
          <w:lang w:eastAsia="zh-CN"/>
        </w:rPr>
        <w:t>使用</w:t>
      </w:r>
      <w:r>
        <w:rPr>
          <w:rFonts w:ascii="微软雅黑" w:eastAsia="微软雅黑" w:cs="微软雅黑"/>
          <w:w w:val="115"/>
          <w:lang w:eastAsia="zh-CN"/>
        </w:rPr>
        <w:t>用例，21%的组织旨在利用</w:t>
      </w:r>
      <w:r>
        <w:rPr>
          <w:rFonts w:hint="eastAsia" w:ascii="微软雅黑" w:eastAsia="微软雅黑" w:cs="微软雅黑"/>
          <w:w w:val="115"/>
          <w:lang w:eastAsia="zh-CN"/>
        </w:rPr>
        <w:t>生成式</w:t>
      </w:r>
      <w:r>
        <w:rPr>
          <w:rFonts w:ascii="微软雅黑" w:eastAsia="微软雅黑" w:cs="微软雅黑"/>
          <w:w w:val="115"/>
          <w:lang w:eastAsia="zh-CN"/>
        </w:rPr>
        <w:t>AI开发更复杂的安全</w:t>
      </w:r>
      <w:r>
        <w:rPr>
          <w:rFonts w:hint="eastAsia" w:ascii="微软雅黑" w:eastAsia="微软雅黑" w:cs="微软雅黑"/>
          <w:w w:val="115"/>
          <w:lang w:eastAsia="zh-CN"/>
        </w:rPr>
        <w:t>规则</w:t>
      </w:r>
      <w:r>
        <w:rPr>
          <w:rFonts w:ascii="微软雅黑" w:eastAsia="微软雅黑" w:cs="微软雅黑"/>
          <w:w w:val="115"/>
          <w:lang w:eastAsia="zh-CN"/>
        </w:rPr>
        <w:t>。紧随其后的是攻击模拟和合规违规监控，各占19%，突显了</w:t>
      </w:r>
      <w:r>
        <w:rPr>
          <w:rFonts w:hint="eastAsia" w:ascii="微软雅黑" w:eastAsia="微软雅黑" w:cs="微软雅黑"/>
          <w:w w:val="115"/>
          <w:lang w:eastAsia="zh-CN"/>
        </w:rPr>
        <w:t>生成式</w:t>
      </w:r>
      <w:r>
        <w:rPr>
          <w:rFonts w:ascii="微软雅黑" w:eastAsia="微软雅黑" w:cs="微软雅黑"/>
          <w:w w:val="115"/>
          <w:lang w:eastAsia="zh-CN"/>
        </w:rPr>
        <w:t>AI在加强主动安全措施和遵守监管方面的潜力。此外，16%的受访者希望使用</w:t>
      </w:r>
      <w:r>
        <w:rPr>
          <w:rFonts w:hint="eastAsia" w:ascii="微软雅黑" w:eastAsia="微软雅黑" w:cs="微软雅黑"/>
          <w:w w:val="115"/>
          <w:lang w:eastAsia="zh-CN"/>
        </w:rPr>
        <w:t>生成式</w:t>
      </w:r>
      <w:r>
        <w:rPr>
          <w:rFonts w:ascii="微软雅黑" w:eastAsia="微软雅黑" w:cs="微软雅黑"/>
          <w:w w:val="115"/>
          <w:lang w:eastAsia="zh-CN"/>
        </w:rPr>
        <w:t>AI进行网络检测，旨在改进网络威胁的识别。另有16%的</w:t>
      </w:r>
      <w:r>
        <w:rPr>
          <w:rFonts w:hint="eastAsia" w:ascii="微软雅黑" w:eastAsia="微软雅黑" w:cs="微软雅黑"/>
          <w:w w:val="115"/>
          <w:lang w:eastAsia="zh-CN"/>
        </w:rPr>
        <w:t>受访者</w:t>
      </w:r>
      <w:r>
        <w:rPr>
          <w:rFonts w:ascii="微软雅黑" w:eastAsia="微软雅黑" w:cs="微软雅黑"/>
          <w:w w:val="115"/>
          <w:lang w:eastAsia="zh-CN"/>
        </w:rPr>
        <w:t>专注于使用</w:t>
      </w:r>
      <w:r>
        <w:rPr>
          <w:rFonts w:hint="eastAsia" w:ascii="微软雅黑" w:eastAsia="微软雅黑" w:cs="微软雅黑"/>
          <w:w w:val="115"/>
          <w:lang w:eastAsia="zh-CN"/>
        </w:rPr>
        <w:t>生成式</w:t>
      </w:r>
      <w:r>
        <w:rPr>
          <w:rFonts w:ascii="微软雅黑" w:eastAsia="微软雅黑" w:cs="微软雅黑"/>
          <w:w w:val="115"/>
          <w:lang w:eastAsia="zh-CN"/>
        </w:rPr>
        <w:t>AI来减少误报，强调了其提高警报准确性和效率的潜力。这种兴趣在不同用例中的传播表明，组织不仅渴望采用</w:t>
      </w:r>
      <w:r>
        <w:rPr>
          <w:rFonts w:hint="eastAsia" w:ascii="微软雅黑" w:eastAsia="微软雅黑" w:cs="微软雅黑"/>
          <w:w w:val="115"/>
          <w:lang w:eastAsia="zh-CN"/>
        </w:rPr>
        <w:t>生成式</w:t>
      </w:r>
      <w:r>
        <w:rPr>
          <w:rFonts w:ascii="微软雅黑" w:eastAsia="微软雅黑" w:cs="微软雅黑"/>
          <w:w w:val="115"/>
          <w:lang w:eastAsia="zh-CN"/>
        </w:rPr>
        <w:t>AI</w:t>
      </w:r>
      <w:r>
        <w:rPr>
          <w:rFonts w:ascii="微软雅黑" w:eastAsia="微软雅黑" w:cs="微软雅黑"/>
          <w:spacing w:val="-3"/>
          <w:w w:val="115"/>
          <w:lang w:eastAsia="zh-CN"/>
        </w:rPr>
        <w:t>，</w:t>
      </w:r>
      <w:r>
        <w:rPr>
          <w:rFonts w:ascii="微软雅黑" w:eastAsia="微软雅黑" w:cs="微软雅黑"/>
          <w:w w:val="115"/>
          <w:lang w:eastAsia="zh-CN"/>
        </w:rPr>
        <w:t>而且热衷于定制其应用程序以满足特定</w:t>
      </w:r>
      <w:r>
        <w:rPr>
          <w:rFonts w:ascii="微软雅黑" w:eastAsia="微软雅黑" w:cs="微软雅黑"/>
          <w:spacing w:val="-3"/>
          <w:w w:val="115"/>
          <w:lang w:eastAsia="zh-CN"/>
        </w:rPr>
        <w:t>的</w:t>
      </w:r>
      <w:r>
        <w:rPr>
          <w:rFonts w:ascii="微软雅黑" w:eastAsia="微软雅黑" w:cs="微软雅黑"/>
          <w:w w:val="115"/>
          <w:lang w:eastAsia="zh-CN"/>
        </w:rPr>
        <w:t>安全需求，从而在不断发展的网络安全环境中最大限度地提高其效益。</w:t>
      </w:r>
    </w:p>
    <w:p>
      <w:pPr>
        <w:pStyle w:val="6"/>
        <w:spacing w:before="7"/>
        <w:rPr>
          <w:sz w:val="28"/>
          <w:lang w:eastAsia="zh-CN"/>
        </w:rPr>
      </w:pPr>
      <w:r>
        <mc:AlternateContent>
          <mc:Choice Requires="wps">
            <w:drawing>
              <wp:anchor distT="0" distB="0" distL="114300" distR="114300" simplePos="0" relativeHeight="252079104" behindDoc="1" locked="0" layoutInCell="1" allowOverlap="1">
                <wp:simplePos x="0" y="0"/>
                <wp:positionH relativeFrom="page">
                  <wp:posOffset>913765</wp:posOffset>
                </wp:positionH>
                <wp:positionV relativeFrom="paragraph">
                  <wp:posOffset>236855</wp:posOffset>
                </wp:positionV>
                <wp:extent cx="5941695" cy="252095"/>
                <wp:effectExtent l="0" t="0" r="1905" b="1905"/>
                <wp:wrapTopAndBottom/>
                <wp:docPr id="1322" name="文本框 1322"/>
                <wp:cNvGraphicFramePr/>
                <a:graphic xmlns:a="http://schemas.openxmlformats.org/drawingml/2006/main">
                  <a:graphicData uri="http://schemas.microsoft.com/office/word/2010/wordprocessingShape">
                    <wps:wsp>
                      <wps:cNvSpPr txBox="1"/>
                      <wps:spPr>
                        <a:xfrm>
                          <a:off x="0" y="0"/>
                          <a:ext cx="5941695" cy="252095"/>
                        </a:xfrm>
                        <a:prstGeom prst="rect">
                          <a:avLst/>
                        </a:prstGeom>
                        <a:solidFill>
                          <a:srgbClr val="EEF3F8"/>
                        </a:solidFill>
                        <a:ln>
                          <a:noFill/>
                        </a:ln>
                      </wps:spPr>
                      <wps:txbx>
                        <w:txbxContent>
                          <w:p>
                            <w:pPr>
                              <w:spacing w:before="87"/>
                              <w:ind w:left="894"/>
                              <w:rPr>
                                <w:rFonts w:ascii="Verdana"/>
                                <w:i/>
                                <w:color w:val="000000"/>
                                <w:sz w:val="17"/>
                                <w:lang w:eastAsia="zh-CN"/>
                              </w:rPr>
                            </w:pPr>
                            <w:r>
                              <w:rPr>
                                <w:rFonts w:hint="eastAsia" w:ascii="宋体" w:hAnsi="宋体" w:eastAsia="宋体" w:cs="宋体"/>
                                <w:i/>
                                <w:color w:val="454C5B"/>
                                <w:w w:val="90"/>
                                <w:sz w:val="17"/>
                                <w:lang w:eastAsia="zh-CN"/>
                              </w:rPr>
                              <w:t>你的组织计划如何使用生成式AI用于网络安全</w:t>
                            </w:r>
                            <w:r>
                              <w:rPr>
                                <w:rFonts w:ascii="Verdana"/>
                                <w:i/>
                                <w:color w:val="454C5B"/>
                                <w:w w:val="90"/>
                                <w:sz w:val="17"/>
                                <w:lang w:eastAsia="zh-CN"/>
                              </w:rPr>
                              <w:t>?</w:t>
                            </w:r>
                            <w:r>
                              <w:rPr>
                                <w:rFonts w:ascii="Verdana"/>
                                <w:i/>
                                <w:color w:val="454C5B"/>
                                <w:spacing w:val="-6"/>
                                <w:sz w:val="17"/>
                                <w:lang w:eastAsia="zh-CN"/>
                              </w:rPr>
                              <w:t xml:space="preserve"> </w:t>
                            </w:r>
                            <w:r>
                              <w:rPr>
                                <w:rFonts w:ascii="Verdana"/>
                                <w:i/>
                                <w:color w:val="454C5B"/>
                                <w:w w:val="90"/>
                                <w:sz w:val="17"/>
                                <w:lang w:eastAsia="zh-CN"/>
                              </w:rPr>
                              <w:t>(</w:t>
                            </w:r>
                            <w:r>
                              <w:rPr>
                                <w:rFonts w:hint="eastAsia" w:ascii="宋体" w:hAnsi="宋体" w:eastAsia="宋体" w:cs="宋体"/>
                                <w:i/>
                                <w:color w:val="454C5B"/>
                                <w:w w:val="90"/>
                                <w:sz w:val="17"/>
                                <w:lang w:eastAsia="zh-CN"/>
                              </w:rPr>
                              <w:t>选择Top3 用例</w:t>
                            </w:r>
                            <w:r>
                              <w:rPr>
                                <w:rFonts w:ascii="Verdana"/>
                                <w:i/>
                                <w:color w:val="454C5B"/>
                                <w:spacing w:val="-2"/>
                                <w:w w:val="90"/>
                                <w:sz w:val="17"/>
                                <w:lang w:eastAsia="zh-CN"/>
                              </w:rPr>
                              <w:t>)</w:t>
                            </w:r>
                          </w:p>
                        </w:txbxContent>
                      </wps:txbx>
                      <wps:bodyPr lIns="0" tIns="0" rIns="0" bIns="0" upright="1"/>
                    </wps:wsp>
                  </a:graphicData>
                </a:graphic>
              </wp:anchor>
            </w:drawing>
          </mc:Choice>
          <mc:Fallback>
            <w:pict>
              <v:shape id="_x0000_s1026" o:spid="_x0000_s1026" o:spt="202" type="#_x0000_t202" style="position:absolute;left:0pt;margin-left:71.95pt;margin-top:18.65pt;height:19.85pt;width:467.85pt;mso-position-horizontal-relative:page;mso-wrap-distance-bottom:0pt;mso-wrap-distance-top:0pt;z-index:-251237376;mso-width-relative:page;mso-height-relative:page;" fillcolor="#EEF3F8" filled="t" stroked="f" coordsize="21600,21600" o:gfxdata="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xb7StgAAAAKAQAADwAAAAAAAAABACAA&#10;AAAiAAAAZHJzL2Rvd25yZXYueG1sUEsBAhQAFAAAAAgAh07iQJ49TxDUAQAAoQMAAA4AAAAAAAAA&#10;AQAgAAAAJwEAAGRycy9lMm9Eb2MueG1sUEsFBgAAAAAGAAYAWQEAAG0FAAAAAA==&#10;">
                <v:fill on="t" focussize="0,0"/>
                <v:stroke on="f"/>
                <v:imagedata o:title=""/>
                <o:lock v:ext="edit" aspectratio="f"/>
                <v:textbox inset="0mm,0mm,0mm,0mm">
                  <w:txbxContent>
                    <w:p>
                      <w:pPr>
                        <w:spacing w:before="87"/>
                        <w:ind w:left="894"/>
                        <w:rPr>
                          <w:rFonts w:ascii="Verdana"/>
                          <w:i/>
                          <w:color w:val="000000"/>
                          <w:sz w:val="17"/>
                          <w:lang w:eastAsia="zh-CN"/>
                        </w:rPr>
                      </w:pPr>
                      <w:r>
                        <w:rPr>
                          <w:rFonts w:hint="eastAsia" w:ascii="宋体" w:hAnsi="宋体" w:eastAsia="宋体" w:cs="宋体"/>
                          <w:i/>
                          <w:color w:val="454C5B"/>
                          <w:w w:val="90"/>
                          <w:sz w:val="17"/>
                          <w:lang w:eastAsia="zh-CN"/>
                        </w:rPr>
                        <w:t>你的组织计划如何使用生成式AI用于网络安全</w:t>
                      </w:r>
                      <w:r>
                        <w:rPr>
                          <w:rFonts w:ascii="Verdana"/>
                          <w:i/>
                          <w:color w:val="454C5B"/>
                          <w:w w:val="90"/>
                          <w:sz w:val="17"/>
                          <w:lang w:eastAsia="zh-CN"/>
                        </w:rPr>
                        <w:t>?</w:t>
                      </w:r>
                      <w:r>
                        <w:rPr>
                          <w:rFonts w:ascii="Verdana"/>
                          <w:i/>
                          <w:color w:val="454C5B"/>
                          <w:spacing w:val="-6"/>
                          <w:sz w:val="17"/>
                          <w:lang w:eastAsia="zh-CN"/>
                        </w:rPr>
                        <w:t xml:space="preserve"> </w:t>
                      </w:r>
                      <w:r>
                        <w:rPr>
                          <w:rFonts w:ascii="Verdana"/>
                          <w:i/>
                          <w:color w:val="454C5B"/>
                          <w:w w:val="90"/>
                          <w:sz w:val="17"/>
                          <w:lang w:eastAsia="zh-CN"/>
                        </w:rPr>
                        <w:t>(</w:t>
                      </w:r>
                      <w:r>
                        <w:rPr>
                          <w:rFonts w:hint="eastAsia" w:ascii="宋体" w:hAnsi="宋体" w:eastAsia="宋体" w:cs="宋体"/>
                          <w:i/>
                          <w:color w:val="454C5B"/>
                          <w:w w:val="90"/>
                          <w:sz w:val="17"/>
                          <w:lang w:eastAsia="zh-CN"/>
                        </w:rPr>
                        <w:t>选择Top3 用例</w:t>
                      </w:r>
                      <w:r>
                        <w:rPr>
                          <w:rFonts w:ascii="Verdana"/>
                          <w:i/>
                          <w:color w:val="454C5B"/>
                          <w:spacing w:val="-2"/>
                          <w:w w:val="90"/>
                          <w:sz w:val="17"/>
                          <w:lang w:eastAsia="zh-CN"/>
                        </w:rPr>
                        <w:t>)</w:t>
                      </w:r>
                    </w:p>
                  </w:txbxContent>
                </v:textbox>
                <w10:wrap type="topAndBottom"/>
              </v:shape>
            </w:pict>
          </mc:Fallback>
        </mc:AlternateContent>
      </w:r>
    </w:p>
    <w:p>
      <w:pPr>
        <w:pStyle w:val="6"/>
        <w:rPr>
          <w:lang w:eastAsia="zh-CN"/>
        </w:rPr>
      </w:pPr>
    </w:p>
    <w:p>
      <w:pPr>
        <w:pStyle w:val="6"/>
        <w:rPr>
          <w:lang w:eastAsia="zh-CN"/>
        </w:rPr>
      </w:pPr>
      <w:r>
        <mc:AlternateContent>
          <mc:Choice Requires="wpg">
            <w:drawing>
              <wp:anchor distT="0" distB="0" distL="114300" distR="114300" simplePos="0" relativeHeight="252072960" behindDoc="1" locked="0" layoutInCell="1" allowOverlap="1">
                <wp:simplePos x="0" y="0"/>
                <wp:positionH relativeFrom="page">
                  <wp:posOffset>1037590</wp:posOffset>
                </wp:positionH>
                <wp:positionV relativeFrom="paragraph">
                  <wp:posOffset>51435</wp:posOffset>
                </wp:positionV>
                <wp:extent cx="5996940" cy="3013075"/>
                <wp:effectExtent l="635" t="635" r="9525" b="0"/>
                <wp:wrapNone/>
                <wp:docPr id="1323" name="组合 1323"/>
                <wp:cNvGraphicFramePr/>
                <a:graphic xmlns:a="http://schemas.openxmlformats.org/drawingml/2006/main">
                  <a:graphicData uri="http://schemas.microsoft.com/office/word/2010/wordprocessingGroup">
                    <wpg:wgp>
                      <wpg:cNvGrpSpPr/>
                      <wpg:grpSpPr>
                        <a:xfrm>
                          <a:off x="0" y="0"/>
                          <a:ext cx="5996940" cy="3013075"/>
                          <a:chOff x="1414" y="4697"/>
                          <a:chExt cx="9444" cy="4458"/>
                        </a:xfrm>
                      </wpg:grpSpPr>
                      <pic:pic xmlns:pic="http://schemas.openxmlformats.org/drawingml/2006/picture">
                        <pic:nvPicPr>
                          <pic:cNvPr id="1324" name="docshape595"/>
                          <pic:cNvPicPr>
                            <a:picLocks noChangeAspect="1"/>
                          </pic:cNvPicPr>
                        </pic:nvPicPr>
                        <pic:blipFill>
                          <a:blip r:embed="rId75"/>
                          <a:stretch>
                            <a:fillRect/>
                          </a:stretch>
                        </pic:blipFill>
                        <pic:spPr>
                          <a:xfrm>
                            <a:off x="1433" y="5443"/>
                            <a:ext cx="9415" cy="3711"/>
                          </a:xfrm>
                          <a:prstGeom prst="rect">
                            <a:avLst/>
                          </a:prstGeom>
                          <a:noFill/>
                          <a:ln>
                            <a:noFill/>
                          </a:ln>
                        </pic:spPr>
                      </pic:pic>
                      <wps:wsp>
                        <wps:cNvPr id="1325" name="任意多边形 480"/>
                        <wps:cNvSpPr/>
                        <wps:spPr>
                          <a:xfrm>
                            <a:off x="1445" y="5462"/>
                            <a:ext cx="9381" cy="3418"/>
                          </a:xfrm>
                          <a:custGeom>
                            <a:avLst/>
                            <a:gdLst/>
                            <a:ahLst/>
                            <a:cxnLst/>
                            <a:pathLst>
                              <a:path w="9381" h="3418">
                                <a:moveTo>
                                  <a:pt x="9345" y="3418"/>
                                </a:moveTo>
                                <a:lnTo>
                                  <a:pt x="35" y="3418"/>
                                </a:lnTo>
                                <a:lnTo>
                                  <a:pt x="21" y="3415"/>
                                </a:lnTo>
                                <a:lnTo>
                                  <a:pt x="10" y="3408"/>
                                </a:lnTo>
                                <a:lnTo>
                                  <a:pt x="2" y="3396"/>
                                </a:lnTo>
                                <a:lnTo>
                                  <a:pt x="0" y="3383"/>
                                </a:lnTo>
                                <a:lnTo>
                                  <a:pt x="0" y="36"/>
                                </a:lnTo>
                                <a:lnTo>
                                  <a:pt x="2" y="22"/>
                                </a:lnTo>
                                <a:lnTo>
                                  <a:pt x="10" y="11"/>
                                </a:lnTo>
                                <a:lnTo>
                                  <a:pt x="21" y="3"/>
                                </a:lnTo>
                                <a:lnTo>
                                  <a:pt x="35" y="0"/>
                                </a:lnTo>
                                <a:lnTo>
                                  <a:pt x="9345" y="0"/>
                                </a:lnTo>
                                <a:lnTo>
                                  <a:pt x="9358" y="3"/>
                                </a:lnTo>
                                <a:lnTo>
                                  <a:pt x="9370" y="11"/>
                                </a:lnTo>
                                <a:lnTo>
                                  <a:pt x="9377" y="22"/>
                                </a:lnTo>
                                <a:lnTo>
                                  <a:pt x="9380" y="36"/>
                                </a:lnTo>
                                <a:lnTo>
                                  <a:pt x="9380" y="3383"/>
                                </a:lnTo>
                                <a:lnTo>
                                  <a:pt x="9377" y="3396"/>
                                </a:lnTo>
                                <a:lnTo>
                                  <a:pt x="9370" y="3408"/>
                                </a:lnTo>
                                <a:lnTo>
                                  <a:pt x="9358" y="3415"/>
                                </a:lnTo>
                                <a:lnTo>
                                  <a:pt x="9345" y="3418"/>
                                </a:lnTo>
                                <a:close/>
                              </a:path>
                            </a:pathLst>
                          </a:custGeom>
                          <a:solidFill>
                            <a:srgbClr val="EEF3F8"/>
                          </a:solidFill>
                          <a:ln>
                            <a:noFill/>
                          </a:ln>
                        </wps:spPr>
                        <wps:bodyPr upright="1"/>
                      </wps:wsp>
                      <pic:pic xmlns:pic="http://schemas.openxmlformats.org/drawingml/2006/picture">
                        <pic:nvPicPr>
                          <pic:cNvPr id="1326" name="docshape597"/>
                          <pic:cNvPicPr>
                            <a:picLocks noChangeAspect="1"/>
                          </pic:cNvPicPr>
                        </pic:nvPicPr>
                        <pic:blipFill>
                          <a:blip r:embed="rId76"/>
                          <a:stretch>
                            <a:fillRect/>
                          </a:stretch>
                        </pic:blipFill>
                        <pic:spPr>
                          <a:xfrm>
                            <a:off x="1417" y="5414"/>
                            <a:ext cx="184" cy="185"/>
                          </a:xfrm>
                          <a:prstGeom prst="rect">
                            <a:avLst/>
                          </a:prstGeom>
                          <a:noFill/>
                          <a:ln>
                            <a:noFill/>
                          </a:ln>
                        </pic:spPr>
                      </pic:pic>
                      <pic:pic xmlns:pic="http://schemas.openxmlformats.org/drawingml/2006/picture">
                        <pic:nvPicPr>
                          <pic:cNvPr id="1327" name="docshape598"/>
                          <pic:cNvPicPr>
                            <a:picLocks noChangeAspect="1"/>
                          </pic:cNvPicPr>
                        </pic:nvPicPr>
                        <pic:blipFill>
                          <a:blip r:embed="rId77"/>
                          <a:stretch>
                            <a:fillRect/>
                          </a:stretch>
                        </pic:blipFill>
                        <pic:spPr>
                          <a:xfrm>
                            <a:off x="10673" y="5410"/>
                            <a:ext cx="184" cy="185"/>
                          </a:xfrm>
                          <a:prstGeom prst="rect">
                            <a:avLst/>
                          </a:prstGeom>
                          <a:noFill/>
                          <a:ln>
                            <a:noFill/>
                          </a:ln>
                        </pic:spPr>
                      </pic:pic>
                      <pic:pic xmlns:pic="http://schemas.openxmlformats.org/drawingml/2006/picture">
                        <pic:nvPicPr>
                          <pic:cNvPr id="1328" name="docshape599"/>
                          <pic:cNvPicPr>
                            <a:picLocks noChangeAspect="1"/>
                          </pic:cNvPicPr>
                        </pic:nvPicPr>
                        <pic:blipFill>
                          <a:blip r:embed="rId78"/>
                          <a:stretch>
                            <a:fillRect/>
                          </a:stretch>
                        </pic:blipFill>
                        <pic:spPr>
                          <a:xfrm>
                            <a:off x="10673" y="8707"/>
                            <a:ext cx="184" cy="185"/>
                          </a:xfrm>
                          <a:prstGeom prst="rect">
                            <a:avLst/>
                          </a:prstGeom>
                          <a:noFill/>
                          <a:ln>
                            <a:noFill/>
                          </a:ln>
                        </pic:spPr>
                      </pic:pic>
                      <pic:pic xmlns:pic="http://schemas.openxmlformats.org/drawingml/2006/picture">
                        <pic:nvPicPr>
                          <pic:cNvPr id="1329" name="docshape600"/>
                          <pic:cNvPicPr>
                            <a:picLocks noChangeAspect="1"/>
                          </pic:cNvPicPr>
                        </pic:nvPicPr>
                        <pic:blipFill>
                          <a:blip r:embed="rId79"/>
                          <a:stretch>
                            <a:fillRect/>
                          </a:stretch>
                        </pic:blipFill>
                        <pic:spPr>
                          <a:xfrm>
                            <a:off x="1413" y="8707"/>
                            <a:ext cx="184" cy="185"/>
                          </a:xfrm>
                          <a:prstGeom prst="rect">
                            <a:avLst/>
                          </a:prstGeom>
                          <a:noFill/>
                          <a:ln>
                            <a:noFill/>
                          </a:ln>
                        </pic:spPr>
                      </pic:pic>
                      <wps:wsp>
                        <wps:cNvPr id="1330" name="任意多边形 485"/>
                        <wps:cNvSpPr/>
                        <wps:spPr>
                          <a:xfrm>
                            <a:off x="5578" y="4696"/>
                            <a:ext cx="1115" cy="1116"/>
                          </a:xfrm>
                          <a:custGeom>
                            <a:avLst/>
                            <a:gdLst/>
                            <a:ahLst/>
                            <a:cxnLst/>
                            <a:pathLst>
                              <a:path w="1115" h="1116">
                                <a:moveTo>
                                  <a:pt x="557" y="1116"/>
                                </a:moveTo>
                                <a:lnTo>
                                  <a:pt x="481" y="1111"/>
                                </a:lnTo>
                                <a:lnTo>
                                  <a:pt x="409" y="1096"/>
                                </a:lnTo>
                                <a:lnTo>
                                  <a:pt x="340" y="1072"/>
                                </a:lnTo>
                                <a:lnTo>
                                  <a:pt x="276" y="1040"/>
                                </a:lnTo>
                                <a:lnTo>
                                  <a:pt x="216" y="1000"/>
                                </a:lnTo>
                                <a:lnTo>
                                  <a:pt x="163" y="952"/>
                                </a:lnTo>
                                <a:lnTo>
                                  <a:pt x="116" y="899"/>
                                </a:lnTo>
                                <a:lnTo>
                                  <a:pt x="76" y="839"/>
                                </a:lnTo>
                                <a:lnTo>
                                  <a:pt x="43" y="775"/>
                                </a:lnTo>
                                <a:lnTo>
                                  <a:pt x="20" y="706"/>
                                </a:lnTo>
                                <a:lnTo>
                                  <a:pt x="5" y="634"/>
                                </a:lnTo>
                                <a:lnTo>
                                  <a:pt x="0" y="558"/>
                                </a:lnTo>
                                <a:lnTo>
                                  <a:pt x="5" y="482"/>
                                </a:lnTo>
                                <a:lnTo>
                                  <a:pt x="20" y="410"/>
                                </a:lnTo>
                                <a:lnTo>
                                  <a:pt x="43" y="341"/>
                                </a:lnTo>
                                <a:lnTo>
                                  <a:pt x="76" y="276"/>
                                </a:lnTo>
                                <a:lnTo>
                                  <a:pt x="116" y="217"/>
                                </a:lnTo>
                                <a:lnTo>
                                  <a:pt x="163" y="163"/>
                                </a:lnTo>
                                <a:lnTo>
                                  <a:pt x="216" y="116"/>
                                </a:lnTo>
                                <a:lnTo>
                                  <a:pt x="276" y="76"/>
                                </a:lnTo>
                                <a:lnTo>
                                  <a:pt x="340" y="44"/>
                                </a:lnTo>
                                <a:lnTo>
                                  <a:pt x="409" y="20"/>
                                </a:lnTo>
                                <a:lnTo>
                                  <a:pt x="481" y="5"/>
                                </a:lnTo>
                                <a:lnTo>
                                  <a:pt x="557" y="0"/>
                                </a:lnTo>
                                <a:lnTo>
                                  <a:pt x="632" y="5"/>
                                </a:lnTo>
                                <a:lnTo>
                                  <a:pt x="705" y="20"/>
                                </a:lnTo>
                                <a:lnTo>
                                  <a:pt x="774" y="44"/>
                                </a:lnTo>
                                <a:lnTo>
                                  <a:pt x="838" y="76"/>
                                </a:lnTo>
                                <a:lnTo>
                                  <a:pt x="897" y="116"/>
                                </a:lnTo>
                                <a:lnTo>
                                  <a:pt x="951" y="163"/>
                                </a:lnTo>
                                <a:lnTo>
                                  <a:pt x="998" y="217"/>
                                </a:lnTo>
                                <a:lnTo>
                                  <a:pt x="1038" y="276"/>
                                </a:lnTo>
                                <a:lnTo>
                                  <a:pt x="1070" y="341"/>
                                </a:lnTo>
                                <a:lnTo>
                                  <a:pt x="1094" y="410"/>
                                </a:lnTo>
                                <a:lnTo>
                                  <a:pt x="1109" y="482"/>
                                </a:lnTo>
                                <a:lnTo>
                                  <a:pt x="1114" y="558"/>
                                </a:lnTo>
                                <a:lnTo>
                                  <a:pt x="1109" y="634"/>
                                </a:lnTo>
                                <a:lnTo>
                                  <a:pt x="1094" y="706"/>
                                </a:lnTo>
                                <a:lnTo>
                                  <a:pt x="1070" y="775"/>
                                </a:lnTo>
                                <a:lnTo>
                                  <a:pt x="1038" y="839"/>
                                </a:lnTo>
                                <a:lnTo>
                                  <a:pt x="998" y="899"/>
                                </a:lnTo>
                                <a:lnTo>
                                  <a:pt x="951" y="952"/>
                                </a:lnTo>
                                <a:lnTo>
                                  <a:pt x="897" y="1000"/>
                                </a:lnTo>
                                <a:lnTo>
                                  <a:pt x="838" y="1040"/>
                                </a:lnTo>
                                <a:lnTo>
                                  <a:pt x="774" y="1072"/>
                                </a:lnTo>
                                <a:lnTo>
                                  <a:pt x="705" y="1096"/>
                                </a:lnTo>
                                <a:lnTo>
                                  <a:pt x="632" y="1111"/>
                                </a:lnTo>
                                <a:lnTo>
                                  <a:pt x="557" y="1116"/>
                                </a:lnTo>
                                <a:close/>
                              </a:path>
                            </a:pathLst>
                          </a:custGeom>
                          <a:solidFill>
                            <a:srgbClr val="FF7A00"/>
                          </a:solidFill>
                          <a:ln>
                            <a:noFill/>
                          </a:ln>
                        </wps:spPr>
                        <wps:bodyPr upright="1"/>
                      </wps:wsp>
                      <wps:wsp>
                        <wps:cNvPr id="1331" name="任意多边形 486"/>
                        <wps:cNvSpPr/>
                        <wps:spPr>
                          <a:xfrm>
                            <a:off x="5710" y="4829"/>
                            <a:ext cx="851" cy="852"/>
                          </a:xfrm>
                          <a:custGeom>
                            <a:avLst/>
                            <a:gdLst/>
                            <a:ahLst/>
                            <a:cxnLst/>
                            <a:pathLst>
                              <a:path w="851" h="852">
                                <a:moveTo>
                                  <a:pt x="679" y="768"/>
                                </a:moveTo>
                                <a:lnTo>
                                  <a:pt x="590" y="819"/>
                                </a:lnTo>
                                <a:lnTo>
                                  <a:pt x="488" y="847"/>
                                </a:lnTo>
                                <a:lnTo>
                                  <a:pt x="412" y="852"/>
                                </a:lnTo>
                                <a:lnTo>
                                  <a:pt x="337" y="843"/>
                                </a:lnTo>
                                <a:lnTo>
                                  <a:pt x="267" y="821"/>
                                </a:lnTo>
                                <a:lnTo>
                                  <a:pt x="202" y="789"/>
                                </a:lnTo>
                                <a:lnTo>
                                  <a:pt x="144" y="745"/>
                                </a:lnTo>
                                <a:lnTo>
                                  <a:pt x="94" y="693"/>
                                </a:lnTo>
                                <a:lnTo>
                                  <a:pt x="53" y="632"/>
                                </a:lnTo>
                                <a:lnTo>
                                  <a:pt x="23" y="563"/>
                                </a:lnTo>
                                <a:lnTo>
                                  <a:pt x="5" y="489"/>
                                </a:lnTo>
                                <a:lnTo>
                                  <a:pt x="0" y="412"/>
                                </a:lnTo>
                                <a:lnTo>
                                  <a:pt x="9" y="338"/>
                                </a:lnTo>
                                <a:lnTo>
                                  <a:pt x="31" y="267"/>
                                </a:lnTo>
                                <a:lnTo>
                                  <a:pt x="64" y="202"/>
                                </a:lnTo>
                                <a:lnTo>
                                  <a:pt x="107" y="144"/>
                                </a:lnTo>
                                <a:lnTo>
                                  <a:pt x="159" y="94"/>
                                </a:lnTo>
                                <a:lnTo>
                                  <a:pt x="220" y="53"/>
                                </a:lnTo>
                                <a:lnTo>
                                  <a:pt x="289" y="23"/>
                                </a:lnTo>
                                <a:lnTo>
                                  <a:pt x="363" y="5"/>
                                </a:lnTo>
                                <a:lnTo>
                                  <a:pt x="440" y="0"/>
                                </a:lnTo>
                                <a:lnTo>
                                  <a:pt x="514" y="9"/>
                                </a:lnTo>
                                <a:lnTo>
                                  <a:pt x="584" y="31"/>
                                </a:lnTo>
                                <a:lnTo>
                                  <a:pt x="649" y="63"/>
                                </a:lnTo>
                                <a:lnTo>
                                  <a:pt x="707" y="107"/>
                                </a:lnTo>
                                <a:lnTo>
                                  <a:pt x="757" y="159"/>
                                </a:lnTo>
                                <a:lnTo>
                                  <a:pt x="798" y="220"/>
                                </a:lnTo>
                                <a:lnTo>
                                  <a:pt x="828" y="289"/>
                                </a:lnTo>
                                <a:lnTo>
                                  <a:pt x="846" y="363"/>
                                </a:lnTo>
                                <a:lnTo>
                                  <a:pt x="851" y="431"/>
                                </a:lnTo>
                                <a:lnTo>
                                  <a:pt x="849" y="464"/>
                                </a:lnTo>
                                <a:lnTo>
                                  <a:pt x="845" y="497"/>
                                </a:lnTo>
                              </a:path>
                            </a:pathLst>
                          </a:custGeom>
                          <a:noFill/>
                          <a:ln w="14157" cap="flat" cmpd="sng">
                            <a:solidFill>
                              <a:srgbClr val="FFE7BD"/>
                            </a:solidFill>
                            <a:prstDash val="solid"/>
                            <a:headEnd type="none" w="med" len="med"/>
                            <a:tailEnd type="none" w="med" len="med"/>
                          </a:ln>
                        </wps:spPr>
                        <wps:bodyPr upright="1"/>
                      </wps:wsp>
                      <wps:wsp>
                        <wps:cNvPr id="1332" name="任意多边形 487"/>
                        <wps:cNvSpPr/>
                        <wps:spPr>
                          <a:xfrm>
                            <a:off x="5854" y="4968"/>
                            <a:ext cx="568" cy="572"/>
                          </a:xfrm>
                          <a:custGeom>
                            <a:avLst/>
                            <a:gdLst/>
                            <a:ahLst/>
                            <a:cxnLst/>
                            <a:pathLst>
                              <a:path w="568" h="572">
                                <a:moveTo>
                                  <a:pt x="100" y="64"/>
                                </a:moveTo>
                                <a:lnTo>
                                  <a:pt x="145" y="33"/>
                                </a:lnTo>
                                <a:lnTo>
                                  <a:pt x="196" y="12"/>
                                </a:lnTo>
                                <a:lnTo>
                                  <a:pt x="252" y="0"/>
                                </a:lnTo>
                                <a:lnTo>
                                  <a:pt x="310" y="0"/>
                                </a:lnTo>
                                <a:lnTo>
                                  <a:pt x="385" y="18"/>
                                </a:lnTo>
                                <a:lnTo>
                                  <a:pt x="450" y="53"/>
                                </a:lnTo>
                                <a:lnTo>
                                  <a:pt x="503" y="104"/>
                                </a:lnTo>
                                <a:lnTo>
                                  <a:pt x="542" y="166"/>
                                </a:lnTo>
                                <a:lnTo>
                                  <a:pt x="565" y="237"/>
                                </a:lnTo>
                                <a:lnTo>
                                  <a:pt x="567" y="314"/>
                                </a:lnTo>
                                <a:lnTo>
                                  <a:pt x="550" y="389"/>
                                </a:lnTo>
                                <a:lnTo>
                                  <a:pt x="514" y="455"/>
                                </a:lnTo>
                                <a:lnTo>
                                  <a:pt x="464" y="508"/>
                                </a:lnTo>
                                <a:lnTo>
                                  <a:pt x="402" y="547"/>
                                </a:lnTo>
                                <a:lnTo>
                                  <a:pt x="330" y="569"/>
                                </a:lnTo>
                                <a:lnTo>
                                  <a:pt x="254" y="572"/>
                                </a:lnTo>
                                <a:lnTo>
                                  <a:pt x="180" y="555"/>
                                </a:lnTo>
                                <a:lnTo>
                                  <a:pt x="115" y="520"/>
                                </a:lnTo>
                                <a:lnTo>
                                  <a:pt x="62" y="471"/>
                                </a:lnTo>
                                <a:lnTo>
                                  <a:pt x="23" y="411"/>
                                </a:lnTo>
                                <a:lnTo>
                                  <a:pt x="0" y="342"/>
                                </a:lnTo>
                              </a:path>
                            </a:pathLst>
                          </a:custGeom>
                          <a:noFill/>
                          <a:ln w="14157" cap="flat" cmpd="sng">
                            <a:solidFill>
                              <a:srgbClr val="FFE7BD"/>
                            </a:solidFill>
                            <a:prstDash val="solid"/>
                            <a:headEnd type="none" w="med" len="med"/>
                            <a:tailEnd type="none" w="med" len="med"/>
                          </a:ln>
                        </wps:spPr>
                        <wps:bodyPr upright="1"/>
                      </wps:wsp>
                      <pic:pic xmlns:pic="http://schemas.openxmlformats.org/drawingml/2006/picture">
                        <pic:nvPicPr>
                          <pic:cNvPr id="1333" name="docshape604"/>
                          <pic:cNvPicPr>
                            <a:picLocks noChangeAspect="1"/>
                          </pic:cNvPicPr>
                        </pic:nvPicPr>
                        <pic:blipFill>
                          <a:blip r:embed="rId80"/>
                          <a:stretch>
                            <a:fillRect/>
                          </a:stretch>
                        </pic:blipFill>
                        <pic:spPr>
                          <a:xfrm>
                            <a:off x="6317" y="5454"/>
                            <a:ext cx="217" cy="216"/>
                          </a:xfrm>
                          <a:prstGeom prst="rect">
                            <a:avLst/>
                          </a:prstGeom>
                          <a:noFill/>
                          <a:ln>
                            <a:noFill/>
                          </a:ln>
                        </pic:spPr>
                      </pic:pic>
                      <pic:pic xmlns:pic="http://schemas.openxmlformats.org/drawingml/2006/picture">
                        <pic:nvPicPr>
                          <pic:cNvPr id="1334" name="docshape605"/>
                          <pic:cNvPicPr>
                            <a:picLocks noChangeAspect="1"/>
                          </pic:cNvPicPr>
                        </pic:nvPicPr>
                        <pic:blipFill>
                          <a:blip r:embed="rId81"/>
                          <a:stretch>
                            <a:fillRect/>
                          </a:stretch>
                        </pic:blipFill>
                        <pic:spPr>
                          <a:xfrm>
                            <a:off x="5797" y="4972"/>
                            <a:ext cx="487" cy="387"/>
                          </a:xfrm>
                          <a:prstGeom prst="rect">
                            <a:avLst/>
                          </a:prstGeom>
                          <a:noFill/>
                          <a:ln>
                            <a:noFill/>
                          </a:ln>
                        </pic:spPr>
                      </pic:pic>
                    </wpg:wgp>
                  </a:graphicData>
                </a:graphic>
              </wp:anchor>
            </w:drawing>
          </mc:Choice>
          <mc:Fallback>
            <w:pict>
              <v:group id="_x0000_s1026" o:spid="_x0000_s1026" o:spt="203" style="position:absolute;left:0pt;margin-left:81.7pt;margin-top:4.05pt;height:237.25pt;width:472.2pt;mso-position-horizontal-relative:page;z-index:-251243520;mso-width-relative:page;mso-height-relative:page;" coordorigin="1414,4697" coordsize="9444,4458" o:gfxdata="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">
                <o:lock v:ext="edit" aspectratio="f"/>
                <v:shape id="docshape595" o:spid="_x0000_s1026" o:spt="75" type="#_x0000_t75" style="position:absolute;left:1433;top:5443;height:3711;width:9415;" filled="f" o:preferrelative="t" stroked="f" coordsize="21600,21600" o:gfxdata="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vkH8ugAAAN0A&#10;AAAPAAAAAAAAAAEAIAAAACIAAABkcnMvZG93bnJldi54bWxQSwECFAAUAAAACACHTuJAMy8FnjsA&#10;AAA5AAAAEAAAAAAAAAABACAAAAAJAQAAZHJzL3NoYXBleG1sLnhtbFBLBQYAAAAABgAGAFsBAACz&#10;AwAAAAA=&#10;">
                  <v:fill on="f" focussize="0,0"/>
                  <v:stroke on="f"/>
                  <v:imagedata r:id="rId75" o:title=""/>
                  <o:lock v:ext="edit" aspectratio="t"/>
                </v:shape>
                <v:shape id="任意多边形 480" o:spid="_x0000_s1026" o:spt="100" style="position:absolute;left:1445;top:5462;height:3418;width:9381;" fillcolor="#EEF3F8" filled="t" stroked="f" coordsize="9381,3418" o:gfxdata="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0t3qvQAA&#10;AN0AAAAPAAAAAAAAAAEAIAAAACIAAABkcnMvZG93bnJldi54bWxQSwECFAAUAAAACACHTuJAMy8F&#10;njsAAAA5AAAAEAAAAAAAAAABACAAAAAMAQAAZHJzL3NoYXBleG1sLnhtbFBLBQYAAAAABgAGAFsB&#10;AAC2AwAAAAA=&#10;" path="m9345,3418l35,3418,21,3415,10,3408,2,3396,0,3383,0,36,2,22,10,11,21,3,35,0,9345,0,9358,3,9370,11,9377,22,9380,36,9380,3383,9377,3396,9370,3408,9358,3415,9345,3418xe">
                  <v:fill on="t" focussize="0,0"/>
                  <v:stroke on="f"/>
                  <v:imagedata o:title=""/>
                  <o:lock v:ext="edit" aspectratio="f"/>
                </v:shape>
                <v:shape id="docshape597" o:spid="_x0000_s1026" o:spt="75" type="#_x0000_t75" style="position:absolute;left:1417;top:5414;height:185;width:184;" filled="f" o:preferrelative="t" stroked="f" coordsize="21600,21600" o:gfxdata="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z+ZvugAAAN0A&#10;AAAPAAAAAAAAAAEAIAAAACIAAABkcnMvZG93bnJldi54bWxQSwECFAAUAAAACACHTuJAMy8FnjsA&#10;AAA5AAAAEAAAAAAAAAABACAAAAAJAQAAZHJzL3NoYXBleG1sLnhtbFBLBQYAAAAABgAGAFsBAACz&#10;AwAAAAA=&#10;">
                  <v:fill on="f" focussize="0,0"/>
                  <v:stroke on="f"/>
                  <v:imagedata r:id="rId76" o:title=""/>
                  <o:lock v:ext="edit" aspectratio="t"/>
                </v:shape>
                <v:shape id="docshape598" o:spid="_x0000_s1026" o:spt="75" type="#_x0000_t75" style="position:absolute;left:10673;top:5410;height:185;width:184;" filled="f" o:preferrelative="t" stroked="f" coordsize="21600,21600" o:gfxdata="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Sw7SvQAA&#10;AN0AAAAPAAAAAAAAAAEAIAAAACIAAABkcnMvZG93bnJldi54bWxQSwECFAAUAAAACACHTuJAMy8F&#10;njsAAAA5AAAAEAAAAAAAAAABACAAAAAMAQAAZHJzL3NoYXBleG1sLnhtbFBLBQYAAAAABgAGAFsB&#10;AAC2AwAAAAA=&#10;">
                  <v:fill on="f" focussize="0,0"/>
                  <v:stroke on="f"/>
                  <v:imagedata r:id="rId77" o:title=""/>
                  <o:lock v:ext="edit" aspectratio="t"/>
                </v:shape>
                <v:shape id="docshape599" o:spid="_x0000_s1026" o:spt="75" type="#_x0000_t75" style="position:absolute;left:10673;top:8707;height:185;width:184;" filled="f" o:preferrelative="t" stroked="f" coordsize="21600,21600" o:gfxdata="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6OLG/&#10;AAAA3QAAAA8AAAAAAAAAAQAgAAAAIgAAAGRycy9kb3ducmV2LnhtbFBLAQIUABQAAAAIAIdO4kAz&#10;LwWeOwAAADkAAAAQAAAAAAAAAAEAIAAAAA4BAABkcnMvc2hhcGV4bWwueG1sUEsFBgAAAAAGAAYA&#10;WwEAALgDAAAAAA==&#10;">
                  <v:fill on="f" focussize="0,0"/>
                  <v:stroke on="f"/>
                  <v:imagedata r:id="rId78" o:title=""/>
                  <o:lock v:ext="edit" aspectratio="t"/>
                </v:shape>
                <v:shape id="docshape600" o:spid="_x0000_s1026" o:spt="75" type="#_x0000_t75" style="position:absolute;left:1413;top:8707;height:185;width:184;" filled="f" o:preferrelative="t" stroked="f" coordsize="21600,21600" o:gfxdata="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39JO8AAAA&#10;3QAAAA8AAAAAAAAAAQAgAAAAIgAAAGRycy9kb3ducmV2LnhtbFBLAQIUABQAAAAIAIdO4kAzLwWe&#10;OwAAADkAAAAQAAAAAAAAAAEAIAAAAAsBAABkcnMvc2hhcGV4bWwueG1sUEsFBgAAAAAGAAYAWwEA&#10;ALUDAAAAAA==&#10;">
                  <v:fill on="f" focussize="0,0"/>
                  <v:stroke on="f"/>
                  <v:imagedata r:id="rId79" o:title=""/>
                  <o:lock v:ext="edit" aspectratio="t"/>
                </v:shape>
                <v:shape id="任意多边形 485" o:spid="_x0000_s1026" o:spt="100" style="position:absolute;left:5578;top:4696;height:1116;width:1115;" fillcolor="#FF7A00" filled="t" stroked="f" coordsize="1115,1116" o:gfxdata="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l&#10;QNRvwwAAAN0AAAAPAAAAAAAAAAEAIAAAACIAAABkcnMvZG93bnJldi54bWxQSwECFAAUAAAACACH&#10;TuJAMy8FnjsAAAA5AAAAEAAAAAAAAAABACAAAAASAQAAZHJzL3NoYXBleG1sLnhtbFBLBQYAAAAA&#10;BgAGAFsBAAC8AwAAAAA=&#10;" path="m557,1116l481,1111,409,1096,340,1072,276,1040,216,1000,163,952,116,899,76,839,43,775,20,706,5,634,0,558,5,482,20,410,43,341,76,276,116,217,163,163,216,116,276,76,340,44,409,20,481,5,557,0,632,5,705,20,774,44,838,76,897,116,951,163,998,217,1038,276,1070,341,1094,410,1109,482,1114,558,1109,634,1094,706,1070,775,1038,839,998,899,951,952,897,1000,838,1040,774,1072,705,1096,632,1111,557,1116xe">
                  <v:fill on="t" focussize="0,0"/>
                  <v:stroke on="f"/>
                  <v:imagedata o:title=""/>
                  <o:lock v:ext="edit" aspectratio="f"/>
                </v:shape>
                <v:shape id="任意多边形 486" o:spid="_x0000_s1026" o:spt="100" style="position:absolute;left:5710;top:4829;height:852;width:851;" filled="f" stroked="t" coordsize="851,852" o:gfxdata="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420ybsAAADd&#10;AAAADwAAAAAAAAABACAAAAAiAAAAZHJzL2Rvd25yZXYueG1sUEsBAhQAFAAAAAgAh07iQDMvBZ47&#10;AAAAOQAAABAAAAAAAAAAAQAgAAAACgEAAGRycy9zaGFwZXhtbC54bWxQSwUGAAAAAAYABgBbAQAA&#10;tAMAAAAA&#10;" path="m679,768l590,819,488,847,412,852,337,843,267,821,202,789,144,745,94,693,53,632,23,563,5,489,0,412,9,338,31,267,64,202,107,144,159,94,220,53,289,23,363,5,440,0,514,9,584,31,649,63,707,107,757,159,798,220,828,289,846,363,851,431,849,464,845,497e">
                  <v:fill on="f" focussize="0,0"/>
                  <v:stroke weight="1.11472440944882pt" color="#FFE7BD" joinstyle="round"/>
                  <v:imagedata o:title=""/>
                  <o:lock v:ext="edit" aspectratio="f"/>
                </v:shape>
                <v:shape id="任意多边形 487" o:spid="_x0000_s1026" o:spt="100" style="position:absolute;left:5854;top:4968;height:572;width:568;" filled="f" stroked="t" coordsize="568,572" o:gfxdata="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n1B3L4A&#10;AADdAAAADwAAAAAAAAABACAAAAAiAAAAZHJzL2Rvd25yZXYueG1sUEsBAhQAFAAAAAgAh07iQDMv&#10;BZ47AAAAOQAAABAAAAAAAAAAAQAgAAAADQEAAGRycy9zaGFwZXhtbC54bWxQSwUGAAAAAAYABgBb&#10;AQAAtwMAAAAA&#10;" path="m100,64l145,33,196,12,252,0,310,0,385,18,450,53,503,104,542,166,565,237,567,314,550,389,514,455,464,508,402,547,330,569,254,572,180,555,115,520,62,471,23,411,0,342e">
                  <v:fill on="f" focussize="0,0"/>
                  <v:stroke weight="1.11472440944882pt" color="#FFE7BD" joinstyle="round"/>
                  <v:imagedata o:title=""/>
                  <o:lock v:ext="edit" aspectratio="f"/>
                </v:shape>
                <v:shape id="docshape604" o:spid="_x0000_s1026" o:spt="75" type="#_x0000_t75" style="position:absolute;left:6317;top:5454;height:216;width:217;" filled="f" o:preferrelative="t" stroked="f" coordsize="21600,21600" o:gfxdata="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cuoYvQAA&#10;AN0AAAAPAAAAAAAAAAEAIAAAACIAAABkcnMvZG93bnJldi54bWxQSwECFAAUAAAACACHTuJAMy8F&#10;njsAAAA5AAAAEAAAAAAAAAABACAAAAAMAQAAZHJzL3NoYXBleG1sLnhtbFBLBQYAAAAABgAGAFsB&#10;AAC2AwAAAAA=&#10;">
                  <v:fill on="f" focussize="0,0"/>
                  <v:stroke on="f"/>
                  <v:imagedata r:id="rId80" o:title=""/>
                  <o:lock v:ext="edit" aspectratio="t"/>
                </v:shape>
                <v:shape id="docshape605" o:spid="_x0000_s1026" o:spt="75" type="#_x0000_t75" style="position:absolute;left:5797;top:4972;height:387;width:487;" filled="f" o:preferrelative="t" stroked="f" coordsize="21600,21600" o:gfxdata="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YU9s&#10;wAAAAN0AAAAPAAAAAAAAAAEAIAAAACIAAABkcnMvZG93bnJldi54bWxQSwECFAAUAAAACACHTuJA&#10;My8FnjsAAAA5AAAAEAAAAAAAAAABACAAAAAPAQAAZHJzL3NoYXBleG1sLnhtbFBLBQYAAAAABgAG&#10;AFsBAAC5AwAAAAA=&#10;">
                  <v:fill on="f" focussize="0,0"/>
                  <v:stroke on="f"/>
                  <v:imagedata r:id="rId81" o:title=""/>
                  <o:lock v:ext="edit" aspectratio="t"/>
                </v:shape>
              </v:group>
            </w:pict>
          </mc:Fallback>
        </mc:AlternateContent>
      </w:r>
    </w:p>
    <w:p>
      <w:pPr>
        <w:pStyle w:val="6"/>
        <w:rPr>
          <w:lang w:eastAsia="zh-CN"/>
        </w:rPr>
      </w:pPr>
    </w:p>
    <w:p>
      <w:pPr>
        <w:pStyle w:val="6"/>
        <w:rPr>
          <w:lang w:eastAsia="zh-CN"/>
        </w:rPr>
      </w:pPr>
    </w:p>
    <w:p>
      <w:pPr>
        <w:pStyle w:val="6"/>
        <w:rPr>
          <w:lang w:eastAsia="zh-CN"/>
        </w:rPr>
      </w:pPr>
    </w:p>
    <w:p>
      <w:pPr>
        <w:pStyle w:val="6"/>
        <w:rPr>
          <w:sz w:val="19"/>
          <w:lang w:eastAsia="zh-CN"/>
        </w:rPr>
      </w:pPr>
    </w:p>
    <w:tbl>
      <w:tblPr>
        <w:tblStyle w:val="14"/>
        <w:tblW w:w="0" w:type="auto"/>
        <w:tblInd w:w="1274" w:type="dxa"/>
        <w:tblLayout w:type="fixed"/>
        <w:tblCellMar>
          <w:top w:w="0" w:type="dxa"/>
          <w:left w:w="0" w:type="dxa"/>
          <w:bottom w:w="0" w:type="dxa"/>
          <w:right w:w="0" w:type="dxa"/>
        </w:tblCellMar>
      </w:tblPr>
      <w:tblGrid>
        <w:gridCol w:w="524"/>
        <w:gridCol w:w="2108"/>
        <w:gridCol w:w="1001"/>
        <w:gridCol w:w="2404"/>
        <w:gridCol w:w="967"/>
        <w:gridCol w:w="1723"/>
      </w:tblGrid>
      <w:tr>
        <w:tblPrEx>
          <w:tblCellMar>
            <w:top w:w="0" w:type="dxa"/>
            <w:left w:w="0" w:type="dxa"/>
            <w:bottom w:w="0" w:type="dxa"/>
            <w:right w:w="0" w:type="dxa"/>
          </w:tblCellMar>
        </w:tblPrEx>
        <w:trPr>
          <w:trHeight w:val="287" w:hRule="atLeast"/>
        </w:trPr>
        <w:tc>
          <w:tcPr>
            <w:tcW w:w="524" w:type="dxa"/>
          </w:tcPr>
          <w:p>
            <w:pPr>
              <w:pStyle w:val="13"/>
              <w:spacing w:before="3"/>
              <w:rPr>
                <w:rFonts w:ascii="Century Gothic"/>
                <w:b/>
                <w:sz w:val="17"/>
              </w:rPr>
            </w:pPr>
            <w:r>
              <w:rPr>
                <w:rFonts w:ascii="Century Gothic"/>
                <w:b/>
                <w:color w:val="F76200"/>
                <w:spacing w:val="-5"/>
                <w:w w:val="105"/>
                <w:sz w:val="17"/>
              </w:rPr>
              <w:t>21%</w:t>
            </w:r>
          </w:p>
        </w:tc>
        <w:tc>
          <w:tcPr>
            <w:tcW w:w="2108" w:type="dxa"/>
          </w:tcPr>
          <w:p>
            <w:pPr>
              <w:pStyle w:val="13"/>
              <w:spacing w:before="41"/>
              <w:ind w:left="114"/>
              <w:rPr>
                <w:rFonts w:hint="eastAsia" w:eastAsiaTheme="minorEastAsia"/>
                <w:sz w:val="14"/>
                <w:lang w:eastAsia="zh-CN"/>
              </w:rPr>
            </w:pPr>
            <w:r>
              <w:rPr>
                <w:rFonts w:hint="eastAsia" w:eastAsiaTheme="minorEastAsia"/>
                <w:w w:val="115"/>
                <w:sz w:val="14"/>
                <w:lang w:eastAsia="zh-CN"/>
              </w:rPr>
              <w:t>规则创建</w:t>
            </w:r>
          </w:p>
        </w:tc>
        <w:tc>
          <w:tcPr>
            <w:tcW w:w="1001" w:type="dxa"/>
          </w:tcPr>
          <w:p>
            <w:pPr>
              <w:pStyle w:val="13"/>
              <w:spacing w:before="3"/>
              <w:ind w:left="0" w:right="125"/>
              <w:jc w:val="right"/>
              <w:rPr>
                <w:rFonts w:ascii="Century Gothic"/>
                <w:b/>
                <w:sz w:val="17"/>
              </w:rPr>
            </w:pPr>
            <w:r>
              <w:rPr>
                <w:rFonts w:ascii="Century Gothic"/>
                <w:b/>
                <w:color w:val="F76200"/>
                <w:spacing w:val="-5"/>
                <w:sz w:val="17"/>
              </w:rPr>
              <w:t>13%</w:t>
            </w:r>
          </w:p>
        </w:tc>
        <w:tc>
          <w:tcPr>
            <w:tcW w:w="2404" w:type="dxa"/>
          </w:tcPr>
          <w:p>
            <w:pPr>
              <w:pStyle w:val="13"/>
              <w:spacing w:before="41"/>
              <w:ind w:left="116"/>
              <w:rPr>
                <w:sz w:val="14"/>
              </w:rPr>
            </w:pPr>
            <w:r>
              <w:rPr>
                <w:rFonts w:hint="eastAsia" w:eastAsiaTheme="minorEastAsia"/>
                <w:w w:val="115"/>
                <w:sz w:val="14"/>
                <w:lang w:eastAsia="zh-CN"/>
              </w:rPr>
              <w:t>要搜索的资源语言</w:t>
            </w:r>
          </w:p>
        </w:tc>
        <w:tc>
          <w:tcPr>
            <w:tcW w:w="967" w:type="dxa"/>
          </w:tcPr>
          <w:p>
            <w:pPr>
              <w:pStyle w:val="13"/>
              <w:spacing w:before="3"/>
              <w:ind w:left="0" w:right="165"/>
              <w:jc w:val="right"/>
              <w:rPr>
                <w:rFonts w:ascii="Century Gothic"/>
                <w:b/>
                <w:sz w:val="17"/>
              </w:rPr>
            </w:pPr>
            <w:r>
              <w:rPr>
                <w:rFonts w:ascii="Century Gothic"/>
                <w:b/>
                <w:color w:val="F76200"/>
                <w:spacing w:val="-5"/>
                <w:w w:val="110"/>
                <w:sz w:val="17"/>
              </w:rPr>
              <w:t>9%</w:t>
            </w:r>
          </w:p>
        </w:tc>
        <w:tc>
          <w:tcPr>
            <w:tcW w:w="1723" w:type="dxa"/>
          </w:tcPr>
          <w:p>
            <w:pPr>
              <w:pStyle w:val="13"/>
              <w:spacing w:before="41"/>
              <w:ind w:left="157"/>
              <w:rPr>
                <w:sz w:val="14"/>
              </w:rPr>
            </w:pPr>
            <w:r>
              <w:rPr>
                <w:rFonts w:hint="eastAsia" w:eastAsiaTheme="minorEastAsia"/>
                <w:w w:val="115"/>
                <w:sz w:val="14"/>
                <w:lang w:eastAsia="zh-CN"/>
              </w:rPr>
              <w:t>取证分析</w:t>
            </w:r>
          </w:p>
        </w:tc>
      </w:tr>
      <w:tr>
        <w:tblPrEx>
          <w:tblCellMar>
            <w:top w:w="0" w:type="dxa"/>
            <w:left w:w="0" w:type="dxa"/>
            <w:bottom w:w="0" w:type="dxa"/>
            <w:right w:w="0" w:type="dxa"/>
          </w:tblCellMar>
        </w:tblPrEx>
        <w:trPr>
          <w:trHeight w:val="353" w:hRule="atLeast"/>
        </w:trPr>
        <w:tc>
          <w:tcPr>
            <w:tcW w:w="524" w:type="dxa"/>
          </w:tcPr>
          <w:p>
            <w:pPr>
              <w:pStyle w:val="13"/>
              <w:spacing w:before="69"/>
              <w:rPr>
                <w:rFonts w:ascii="Century Gothic"/>
                <w:b/>
                <w:sz w:val="17"/>
              </w:rPr>
            </w:pPr>
            <w:r>
              <w:rPr>
                <w:rFonts w:ascii="Century Gothic"/>
                <w:b/>
                <w:color w:val="F76200"/>
                <w:spacing w:val="-5"/>
                <w:w w:val="105"/>
                <w:sz w:val="17"/>
              </w:rPr>
              <w:t>19%</w:t>
            </w:r>
          </w:p>
        </w:tc>
        <w:tc>
          <w:tcPr>
            <w:tcW w:w="2108" w:type="dxa"/>
          </w:tcPr>
          <w:p>
            <w:pPr>
              <w:pStyle w:val="13"/>
              <w:spacing w:before="107"/>
              <w:ind w:left="114"/>
              <w:rPr>
                <w:sz w:val="14"/>
              </w:rPr>
            </w:pPr>
            <w:r>
              <w:rPr>
                <w:rFonts w:hint="eastAsia" w:eastAsiaTheme="minorEastAsia"/>
                <w:w w:val="115"/>
                <w:sz w:val="14"/>
                <w:lang w:eastAsia="zh-CN"/>
              </w:rPr>
              <w:t>攻击模拟</w:t>
            </w:r>
          </w:p>
        </w:tc>
        <w:tc>
          <w:tcPr>
            <w:tcW w:w="1001" w:type="dxa"/>
          </w:tcPr>
          <w:p>
            <w:pPr>
              <w:pStyle w:val="13"/>
              <w:spacing w:before="69"/>
              <w:ind w:left="0" w:right="125"/>
              <w:jc w:val="right"/>
              <w:rPr>
                <w:rFonts w:ascii="Century Gothic"/>
                <w:b/>
                <w:sz w:val="17"/>
              </w:rPr>
            </w:pPr>
            <w:r>
              <w:rPr>
                <w:rFonts w:ascii="Century Gothic"/>
                <w:b/>
                <w:color w:val="F76200"/>
                <w:spacing w:val="-5"/>
                <w:sz w:val="17"/>
              </w:rPr>
              <w:t>13%</w:t>
            </w:r>
          </w:p>
        </w:tc>
        <w:tc>
          <w:tcPr>
            <w:tcW w:w="2404" w:type="dxa"/>
          </w:tcPr>
          <w:p>
            <w:pPr>
              <w:pStyle w:val="13"/>
              <w:spacing w:before="107"/>
              <w:ind w:left="116"/>
              <w:rPr>
                <w:sz w:val="14"/>
              </w:rPr>
            </w:pPr>
            <w:r>
              <w:rPr>
                <w:rFonts w:hint="eastAsia" w:eastAsiaTheme="minorEastAsia"/>
                <w:w w:val="115"/>
                <w:sz w:val="14"/>
                <w:lang w:eastAsia="zh-CN"/>
              </w:rPr>
              <w:t>威胁摘要</w:t>
            </w:r>
          </w:p>
        </w:tc>
        <w:tc>
          <w:tcPr>
            <w:tcW w:w="967" w:type="dxa"/>
          </w:tcPr>
          <w:p>
            <w:pPr>
              <w:pStyle w:val="13"/>
              <w:spacing w:before="69"/>
              <w:ind w:left="0" w:right="165"/>
              <w:jc w:val="right"/>
              <w:rPr>
                <w:rFonts w:ascii="Century Gothic"/>
                <w:b/>
                <w:sz w:val="17"/>
              </w:rPr>
            </w:pPr>
            <w:r>
              <w:rPr>
                <w:rFonts w:ascii="Century Gothic"/>
                <w:b/>
                <w:color w:val="F76200"/>
                <w:spacing w:val="-5"/>
                <w:w w:val="110"/>
                <w:sz w:val="17"/>
              </w:rPr>
              <w:t>9%</w:t>
            </w:r>
          </w:p>
        </w:tc>
        <w:tc>
          <w:tcPr>
            <w:tcW w:w="1723" w:type="dxa"/>
          </w:tcPr>
          <w:p>
            <w:pPr>
              <w:pStyle w:val="13"/>
              <w:spacing w:before="107"/>
              <w:ind w:left="157"/>
              <w:rPr>
                <w:rFonts w:hint="eastAsia" w:eastAsiaTheme="minorEastAsia"/>
                <w:sz w:val="14"/>
                <w:lang w:eastAsia="zh-CN"/>
              </w:rPr>
            </w:pPr>
            <w:r>
              <w:rPr>
                <w:rFonts w:hint="eastAsia" w:eastAsiaTheme="minorEastAsia"/>
                <w:spacing w:val="-2"/>
                <w:w w:val="115"/>
                <w:sz w:val="14"/>
                <w:lang w:eastAsia="zh-CN"/>
              </w:rPr>
              <w:t>聊天机器人</w:t>
            </w:r>
          </w:p>
        </w:tc>
      </w:tr>
      <w:tr>
        <w:tblPrEx>
          <w:tblCellMar>
            <w:top w:w="0" w:type="dxa"/>
            <w:left w:w="0" w:type="dxa"/>
            <w:bottom w:w="0" w:type="dxa"/>
            <w:right w:w="0" w:type="dxa"/>
          </w:tblCellMar>
        </w:tblPrEx>
        <w:trPr>
          <w:trHeight w:val="525" w:hRule="atLeast"/>
        </w:trPr>
        <w:tc>
          <w:tcPr>
            <w:tcW w:w="524" w:type="dxa"/>
          </w:tcPr>
          <w:p>
            <w:pPr>
              <w:pStyle w:val="13"/>
              <w:spacing w:before="69"/>
              <w:rPr>
                <w:rFonts w:ascii="Century Gothic"/>
                <w:b/>
                <w:sz w:val="17"/>
              </w:rPr>
            </w:pPr>
            <w:r>
              <w:rPr>
                <w:rFonts w:ascii="Century Gothic"/>
                <w:b/>
                <w:color w:val="F76200"/>
                <w:spacing w:val="-5"/>
                <w:w w:val="105"/>
                <w:sz w:val="17"/>
              </w:rPr>
              <w:t>19%</w:t>
            </w:r>
          </w:p>
        </w:tc>
        <w:tc>
          <w:tcPr>
            <w:tcW w:w="2108" w:type="dxa"/>
          </w:tcPr>
          <w:p>
            <w:pPr>
              <w:pStyle w:val="13"/>
              <w:spacing w:before="107" w:line="247" w:lineRule="auto"/>
              <w:ind w:left="114" w:right="610"/>
              <w:rPr>
                <w:sz w:val="14"/>
              </w:rPr>
            </w:pPr>
            <w:r>
              <w:rPr>
                <w:rFonts w:hint="eastAsia" w:eastAsiaTheme="minorEastAsia"/>
                <w:w w:val="115"/>
                <w:sz w:val="14"/>
                <w:lang w:eastAsia="zh-CN"/>
              </w:rPr>
              <w:t>合规违规监控</w:t>
            </w:r>
          </w:p>
        </w:tc>
        <w:tc>
          <w:tcPr>
            <w:tcW w:w="1001" w:type="dxa"/>
          </w:tcPr>
          <w:p>
            <w:pPr>
              <w:pStyle w:val="13"/>
              <w:spacing w:before="69"/>
              <w:ind w:left="0" w:right="125"/>
              <w:jc w:val="right"/>
              <w:rPr>
                <w:rFonts w:ascii="Century Gothic"/>
                <w:b/>
                <w:sz w:val="17"/>
              </w:rPr>
            </w:pPr>
            <w:r>
              <w:rPr>
                <w:rFonts w:ascii="Century Gothic"/>
                <w:b/>
                <w:color w:val="F76200"/>
                <w:spacing w:val="-5"/>
                <w:sz w:val="17"/>
              </w:rPr>
              <w:t>13%</w:t>
            </w:r>
          </w:p>
        </w:tc>
        <w:tc>
          <w:tcPr>
            <w:tcW w:w="2404" w:type="dxa"/>
          </w:tcPr>
          <w:p>
            <w:pPr>
              <w:pStyle w:val="13"/>
              <w:spacing w:before="107" w:line="247" w:lineRule="auto"/>
              <w:ind w:left="116" w:right="900"/>
              <w:rPr>
                <w:sz w:val="14"/>
                <w:lang w:eastAsia="zh-CN"/>
              </w:rPr>
            </w:pPr>
            <w:r>
              <w:rPr>
                <w:rFonts w:hint="eastAsia" w:eastAsiaTheme="minorEastAsia"/>
                <w:w w:val="115"/>
                <w:sz w:val="14"/>
                <w:lang w:eastAsia="zh-CN"/>
              </w:rPr>
              <w:t>数据防泄漏，IP保护</w:t>
            </w:r>
          </w:p>
        </w:tc>
        <w:tc>
          <w:tcPr>
            <w:tcW w:w="967" w:type="dxa"/>
          </w:tcPr>
          <w:p>
            <w:pPr>
              <w:pStyle w:val="13"/>
              <w:spacing w:before="69"/>
              <w:ind w:left="0" w:right="159"/>
              <w:jc w:val="right"/>
              <w:rPr>
                <w:rFonts w:ascii="Century Gothic"/>
                <w:b/>
                <w:sz w:val="17"/>
              </w:rPr>
            </w:pPr>
            <w:r>
              <w:rPr>
                <w:rFonts w:ascii="Century Gothic"/>
                <w:b/>
                <w:color w:val="F76200"/>
                <w:spacing w:val="-5"/>
                <w:w w:val="110"/>
                <w:sz w:val="17"/>
              </w:rPr>
              <w:t>8%</w:t>
            </w:r>
          </w:p>
        </w:tc>
        <w:tc>
          <w:tcPr>
            <w:tcW w:w="1723" w:type="dxa"/>
          </w:tcPr>
          <w:p>
            <w:pPr>
              <w:pStyle w:val="13"/>
              <w:spacing w:before="107" w:line="247" w:lineRule="auto"/>
              <w:ind w:left="157" w:right="118"/>
              <w:rPr>
                <w:sz w:val="14"/>
              </w:rPr>
            </w:pPr>
            <w:r>
              <w:rPr>
                <w:rFonts w:hint="eastAsia" w:eastAsiaTheme="minorEastAsia"/>
                <w:spacing w:val="-2"/>
                <w:w w:val="115"/>
                <w:sz w:val="14"/>
                <w:lang w:eastAsia="zh-CN"/>
              </w:rPr>
              <w:t>事件摘要</w:t>
            </w:r>
          </w:p>
        </w:tc>
      </w:tr>
      <w:tr>
        <w:tblPrEx>
          <w:tblCellMar>
            <w:top w:w="0" w:type="dxa"/>
            <w:left w:w="0" w:type="dxa"/>
            <w:bottom w:w="0" w:type="dxa"/>
            <w:right w:w="0" w:type="dxa"/>
          </w:tblCellMar>
        </w:tblPrEx>
        <w:trPr>
          <w:trHeight w:val="357" w:hRule="atLeast"/>
        </w:trPr>
        <w:tc>
          <w:tcPr>
            <w:tcW w:w="524" w:type="dxa"/>
          </w:tcPr>
          <w:p>
            <w:pPr>
              <w:pStyle w:val="13"/>
              <w:spacing w:before="73"/>
              <w:rPr>
                <w:rFonts w:ascii="Century Gothic"/>
                <w:b/>
                <w:sz w:val="17"/>
              </w:rPr>
            </w:pPr>
            <w:r>
              <w:rPr>
                <w:rFonts w:ascii="Century Gothic"/>
                <w:b/>
                <w:color w:val="F76200"/>
                <w:spacing w:val="-5"/>
                <w:w w:val="105"/>
                <w:sz w:val="17"/>
              </w:rPr>
              <w:t>16%</w:t>
            </w:r>
          </w:p>
        </w:tc>
        <w:tc>
          <w:tcPr>
            <w:tcW w:w="2108" w:type="dxa"/>
          </w:tcPr>
          <w:p>
            <w:pPr>
              <w:pStyle w:val="13"/>
              <w:spacing w:before="112"/>
              <w:ind w:left="114"/>
              <w:rPr>
                <w:sz w:val="14"/>
              </w:rPr>
            </w:pPr>
            <w:r>
              <w:rPr>
                <w:rFonts w:hint="eastAsia" w:eastAsiaTheme="minorEastAsia"/>
                <w:w w:val="115"/>
                <w:sz w:val="14"/>
                <w:lang w:eastAsia="zh-CN"/>
              </w:rPr>
              <w:t>网络检测</w:t>
            </w:r>
          </w:p>
        </w:tc>
        <w:tc>
          <w:tcPr>
            <w:tcW w:w="1001" w:type="dxa"/>
          </w:tcPr>
          <w:p>
            <w:pPr>
              <w:pStyle w:val="13"/>
              <w:spacing w:before="73"/>
              <w:ind w:left="0" w:right="134"/>
              <w:jc w:val="right"/>
              <w:rPr>
                <w:rFonts w:ascii="Century Gothic"/>
                <w:b/>
                <w:sz w:val="17"/>
              </w:rPr>
            </w:pPr>
            <w:r>
              <w:rPr>
                <w:rFonts w:ascii="Century Gothic"/>
                <w:b/>
                <w:color w:val="F76200"/>
                <w:spacing w:val="-5"/>
                <w:sz w:val="17"/>
              </w:rPr>
              <w:t>11%</w:t>
            </w:r>
          </w:p>
        </w:tc>
        <w:tc>
          <w:tcPr>
            <w:tcW w:w="2404" w:type="dxa"/>
          </w:tcPr>
          <w:p>
            <w:pPr>
              <w:pStyle w:val="13"/>
              <w:spacing w:before="112"/>
              <w:ind w:left="116"/>
              <w:rPr>
                <w:sz w:val="14"/>
              </w:rPr>
            </w:pPr>
            <w:r>
              <w:rPr>
                <w:rFonts w:hint="eastAsia" w:eastAsiaTheme="minorEastAsia"/>
                <w:w w:val="115"/>
                <w:sz w:val="14"/>
                <w:lang w:eastAsia="zh-CN"/>
              </w:rPr>
              <w:t>用户行为分析</w:t>
            </w:r>
          </w:p>
        </w:tc>
        <w:tc>
          <w:tcPr>
            <w:tcW w:w="967" w:type="dxa"/>
          </w:tcPr>
          <w:p>
            <w:pPr>
              <w:pStyle w:val="13"/>
              <w:spacing w:before="73"/>
              <w:ind w:left="0" w:right="159"/>
              <w:jc w:val="right"/>
              <w:rPr>
                <w:rFonts w:ascii="Century Gothic"/>
                <w:b/>
                <w:sz w:val="17"/>
              </w:rPr>
            </w:pPr>
            <w:r>
              <w:rPr>
                <w:rFonts w:ascii="Century Gothic"/>
                <w:b/>
                <w:color w:val="F76200"/>
                <w:spacing w:val="-5"/>
                <w:w w:val="110"/>
                <w:sz w:val="17"/>
              </w:rPr>
              <w:t>8%</w:t>
            </w:r>
          </w:p>
        </w:tc>
        <w:tc>
          <w:tcPr>
            <w:tcW w:w="1723" w:type="dxa"/>
          </w:tcPr>
          <w:p>
            <w:pPr>
              <w:pStyle w:val="13"/>
              <w:spacing w:before="112"/>
              <w:ind w:left="157"/>
              <w:rPr>
                <w:sz w:val="14"/>
              </w:rPr>
            </w:pPr>
            <w:r>
              <w:rPr>
                <w:rFonts w:hint="eastAsia" w:eastAsiaTheme="minorEastAsia"/>
                <w:w w:val="115"/>
                <w:sz w:val="14"/>
                <w:lang w:eastAsia="zh-CN"/>
              </w:rPr>
              <w:t>配置漂移</w:t>
            </w:r>
          </w:p>
        </w:tc>
      </w:tr>
      <w:tr>
        <w:tblPrEx>
          <w:tblCellMar>
            <w:top w:w="0" w:type="dxa"/>
            <w:left w:w="0" w:type="dxa"/>
            <w:bottom w:w="0" w:type="dxa"/>
            <w:right w:w="0" w:type="dxa"/>
          </w:tblCellMar>
        </w:tblPrEx>
        <w:trPr>
          <w:trHeight w:val="456" w:hRule="atLeast"/>
        </w:trPr>
        <w:tc>
          <w:tcPr>
            <w:tcW w:w="524" w:type="dxa"/>
          </w:tcPr>
          <w:p>
            <w:pPr>
              <w:pStyle w:val="13"/>
              <w:spacing w:before="69"/>
              <w:rPr>
                <w:rFonts w:ascii="Century Gothic"/>
                <w:b/>
                <w:sz w:val="17"/>
              </w:rPr>
            </w:pPr>
            <w:r>
              <w:rPr>
                <w:rFonts w:ascii="Century Gothic"/>
                <w:b/>
                <w:color w:val="F76200"/>
                <w:spacing w:val="-5"/>
                <w:w w:val="105"/>
                <w:sz w:val="17"/>
              </w:rPr>
              <w:t>16%</w:t>
            </w:r>
          </w:p>
        </w:tc>
        <w:tc>
          <w:tcPr>
            <w:tcW w:w="2108" w:type="dxa"/>
          </w:tcPr>
          <w:p>
            <w:pPr>
              <w:pStyle w:val="13"/>
              <w:spacing w:before="108"/>
              <w:ind w:left="114"/>
              <w:rPr>
                <w:sz w:val="14"/>
              </w:rPr>
            </w:pPr>
            <w:r>
              <w:rPr>
                <w:rFonts w:hint="eastAsia" w:eastAsiaTheme="minorEastAsia"/>
                <w:w w:val="115"/>
                <w:sz w:val="14"/>
                <w:lang w:eastAsia="zh-CN"/>
              </w:rPr>
              <w:t>减少误报</w:t>
            </w:r>
          </w:p>
        </w:tc>
        <w:tc>
          <w:tcPr>
            <w:tcW w:w="1001" w:type="dxa"/>
          </w:tcPr>
          <w:p>
            <w:pPr>
              <w:pStyle w:val="13"/>
              <w:spacing w:before="69"/>
              <w:ind w:left="0" w:right="115"/>
              <w:jc w:val="right"/>
              <w:rPr>
                <w:rFonts w:ascii="Century Gothic"/>
                <w:b/>
                <w:sz w:val="17"/>
              </w:rPr>
            </w:pPr>
            <w:r>
              <w:rPr>
                <w:rFonts w:ascii="Century Gothic"/>
                <w:b/>
                <w:color w:val="F76200"/>
                <w:spacing w:val="-5"/>
                <w:w w:val="105"/>
                <w:sz w:val="17"/>
              </w:rPr>
              <w:t>10%</w:t>
            </w:r>
          </w:p>
        </w:tc>
        <w:tc>
          <w:tcPr>
            <w:tcW w:w="2404" w:type="dxa"/>
          </w:tcPr>
          <w:p>
            <w:pPr>
              <w:pStyle w:val="13"/>
              <w:spacing w:before="94" w:line="170" w:lineRule="atLeast"/>
              <w:ind w:left="116" w:right="458"/>
              <w:rPr>
                <w:sz w:val="14"/>
              </w:rPr>
            </w:pPr>
            <w:r>
              <w:rPr>
                <w:rFonts w:hint="eastAsia" w:eastAsiaTheme="minorEastAsia"/>
                <w:spacing w:val="-2"/>
                <w:w w:val="115"/>
                <w:sz w:val="14"/>
                <w:lang w:eastAsia="zh-CN"/>
              </w:rPr>
              <w:t>自动生成报告</w:t>
            </w:r>
          </w:p>
        </w:tc>
        <w:tc>
          <w:tcPr>
            <w:tcW w:w="967" w:type="dxa"/>
          </w:tcPr>
          <w:p>
            <w:pPr>
              <w:pStyle w:val="13"/>
              <w:spacing w:before="69"/>
              <w:ind w:left="0" w:right="159"/>
              <w:jc w:val="right"/>
              <w:rPr>
                <w:rFonts w:ascii="Century Gothic"/>
                <w:b/>
                <w:sz w:val="17"/>
              </w:rPr>
            </w:pPr>
            <w:r>
              <w:rPr>
                <w:rFonts w:ascii="Century Gothic"/>
                <w:b/>
                <w:color w:val="F76200"/>
                <w:spacing w:val="-5"/>
                <w:w w:val="110"/>
                <w:sz w:val="17"/>
              </w:rPr>
              <w:t>8%</w:t>
            </w:r>
          </w:p>
        </w:tc>
        <w:tc>
          <w:tcPr>
            <w:tcW w:w="1723" w:type="dxa"/>
          </w:tcPr>
          <w:p>
            <w:pPr>
              <w:pStyle w:val="13"/>
              <w:spacing w:before="108"/>
              <w:ind w:left="157"/>
              <w:rPr>
                <w:sz w:val="14"/>
              </w:rPr>
            </w:pPr>
            <w:r>
              <w:rPr>
                <w:rFonts w:hint="eastAsia" w:eastAsiaTheme="minorEastAsia"/>
                <w:spacing w:val="-2"/>
                <w:w w:val="115"/>
                <w:sz w:val="14"/>
                <w:lang w:eastAsia="zh-CN"/>
              </w:rPr>
              <w:t>行动/消减建议</w:t>
            </w:r>
          </w:p>
        </w:tc>
      </w:tr>
      <w:tr>
        <w:tblPrEx>
          <w:tblCellMar>
            <w:top w:w="0" w:type="dxa"/>
            <w:left w:w="0" w:type="dxa"/>
            <w:bottom w:w="0" w:type="dxa"/>
            <w:right w:w="0" w:type="dxa"/>
          </w:tblCellMar>
        </w:tblPrEx>
        <w:trPr>
          <w:trHeight w:val="426" w:hRule="atLeast"/>
        </w:trPr>
        <w:tc>
          <w:tcPr>
            <w:tcW w:w="524" w:type="dxa"/>
          </w:tcPr>
          <w:p>
            <w:pPr>
              <w:pStyle w:val="13"/>
              <w:spacing w:before="0" w:line="175" w:lineRule="exact"/>
              <w:rPr>
                <w:rFonts w:ascii="Century Gothic"/>
                <w:b/>
                <w:sz w:val="17"/>
              </w:rPr>
            </w:pPr>
            <w:r>
              <w:rPr>
                <w:rFonts w:ascii="Century Gothic"/>
                <w:b/>
                <w:color w:val="F76200"/>
                <w:spacing w:val="-5"/>
                <w:sz w:val="17"/>
              </w:rPr>
              <w:t>15%</w:t>
            </w:r>
          </w:p>
        </w:tc>
        <w:tc>
          <w:tcPr>
            <w:tcW w:w="2108" w:type="dxa"/>
          </w:tcPr>
          <w:p>
            <w:pPr>
              <w:pStyle w:val="13"/>
              <w:spacing w:before="5" w:line="247" w:lineRule="auto"/>
              <w:ind w:left="114" w:right="375"/>
              <w:rPr>
                <w:sz w:val="14"/>
              </w:rPr>
            </w:pPr>
            <w:r>
              <w:rPr>
                <w:rFonts w:hint="eastAsia" w:eastAsiaTheme="minorEastAsia"/>
                <w:spacing w:val="-2"/>
                <w:w w:val="115"/>
                <w:sz w:val="14"/>
                <w:lang w:eastAsia="zh-CN"/>
              </w:rPr>
              <w:t>培训开发和支持</w:t>
            </w:r>
          </w:p>
        </w:tc>
        <w:tc>
          <w:tcPr>
            <w:tcW w:w="1001" w:type="dxa"/>
          </w:tcPr>
          <w:p>
            <w:pPr>
              <w:pStyle w:val="13"/>
              <w:spacing w:before="143"/>
              <w:ind w:left="0" w:right="115"/>
              <w:jc w:val="right"/>
              <w:rPr>
                <w:rFonts w:ascii="Century Gothic"/>
                <w:b/>
                <w:sz w:val="17"/>
              </w:rPr>
            </w:pPr>
            <w:r>
              <w:rPr>
                <w:rFonts w:ascii="Century Gothic"/>
                <w:b/>
                <w:color w:val="F76200"/>
                <w:spacing w:val="-5"/>
                <w:w w:val="105"/>
                <w:sz w:val="17"/>
              </w:rPr>
              <w:t>10%</w:t>
            </w:r>
          </w:p>
        </w:tc>
        <w:tc>
          <w:tcPr>
            <w:tcW w:w="2404" w:type="dxa"/>
          </w:tcPr>
          <w:p>
            <w:pPr>
              <w:pStyle w:val="13"/>
              <w:spacing w:before="10"/>
              <w:ind w:left="0"/>
              <w:rPr>
                <w:sz w:val="14"/>
              </w:rPr>
            </w:pPr>
          </w:p>
          <w:p>
            <w:pPr>
              <w:pStyle w:val="13"/>
              <w:spacing w:before="1"/>
              <w:ind w:left="116"/>
              <w:rPr>
                <w:sz w:val="14"/>
              </w:rPr>
            </w:pPr>
            <w:r>
              <w:rPr>
                <w:rFonts w:hint="eastAsia" w:eastAsiaTheme="minorEastAsia"/>
                <w:w w:val="110"/>
                <w:sz w:val="14"/>
                <w:lang w:eastAsia="zh-CN"/>
              </w:rPr>
              <w:t>终端检测</w:t>
            </w:r>
          </w:p>
        </w:tc>
        <w:tc>
          <w:tcPr>
            <w:tcW w:w="967" w:type="dxa"/>
          </w:tcPr>
          <w:p>
            <w:pPr>
              <w:pStyle w:val="13"/>
              <w:spacing w:before="143"/>
              <w:ind w:left="0" w:right="172"/>
              <w:jc w:val="right"/>
              <w:rPr>
                <w:rFonts w:ascii="Century Gothic"/>
                <w:b/>
                <w:sz w:val="17"/>
              </w:rPr>
            </w:pPr>
            <w:r>
              <w:rPr>
                <w:rFonts w:ascii="Century Gothic"/>
                <w:b/>
                <w:color w:val="F76200"/>
                <w:spacing w:val="-5"/>
                <w:w w:val="105"/>
                <w:sz w:val="17"/>
              </w:rPr>
              <w:t>7%</w:t>
            </w:r>
          </w:p>
        </w:tc>
        <w:tc>
          <w:tcPr>
            <w:tcW w:w="1723" w:type="dxa"/>
          </w:tcPr>
          <w:p>
            <w:pPr>
              <w:pStyle w:val="13"/>
              <w:spacing w:before="10"/>
              <w:ind w:left="0"/>
              <w:rPr>
                <w:sz w:val="14"/>
              </w:rPr>
            </w:pPr>
          </w:p>
          <w:p>
            <w:pPr>
              <w:pStyle w:val="13"/>
              <w:spacing w:before="1"/>
              <w:ind w:left="157"/>
              <w:rPr>
                <w:rFonts w:hint="eastAsia" w:eastAsiaTheme="minorEastAsia"/>
                <w:sz w:val="14"/>
                <w:lang w:eastAsia="zh-CN"/>
              </w:rPr>
            </w:pPr>
            <w:r>
              <w:rPr>
                <w:rFonts w:hint="eastAsia" w:eastAsiaTheme="minorEastAsia"/>
                <w:w w:val="115"/>
                <w:sz w:val="14"/>
                <w:lang w:eastAsia="zh-CN"/>
              </w:rPr>
              <w:t>代码分析</w:t>
            </w:r>
          </w:p>
        </w:tc>
      </w:tr>
      <w:tr>
        <w:tblPrEx>
          <w:tblCellMar>
            <w:top w:w="0" w:type="dxa"/>
            <w:left w:w="0" w:type="dxa"/>
            <w:bottom w:w="0" w:type="dxa"/>
            <w:right w:w="0" w:type="dxa"/>
          </w:tblCellMar>
        </w:tblPrEx>
        <w:trPr>
          <w:trHeight w:val="287" w:hRule="atLeast"/>
        </w:trPr>
        <w:tc>
          <w:tcPr>
            <w:tcW w:w="524" w:type="dxa"/>
          </w:tcPr>
          <w:p>
            <w:pPr>
              <w:pStyle w:val="13"/>
              <w:spacing w:before="69" w:line="198" w:lineRule="exact"/>
              <w:rPr>
                <w:rFonts w:ascii="Century Gothic"/>
                <w:b/>
                <w:sz w:val="17"/>
              </w:rPr>
            </w:pPr>
            <w:r>
              <w:rPr>
                <w:rFonts w:ascii="Century Gothic"/>
                <w:b/>
                <w:color w:val="F76200"/>
                <w:spacing w:val="-5"/>
                <w:w w:val="105"/>
                <w:sz w:val="17"/>
              </w:rPr>
              <w:t>14%</w:t>
            </w:r>
          </w:p>
        </w:tc>
        <w:tc>
          <w:tcPr>
            <w:tcW w:w="2108" w:type="dxa"/>
          </w:tcPr>
          <w:p>
            <w:pPr>
              <w:pStyle w:val="13"/>
              <w:spacing w:before="108" w:line="159" w:lineRule="exact"/>
              <w:ind w:left="114"/>
              <w:rPr>
                <w:sz w:val="14"/>
              </w:rPr>
            </w:pPr>
            <w:r>
              <w:rPr>
                <w:rFonts w:hint="eastAsia" w:eastAsiaTheme="minorEastAsia"/>
                <w:w w:val="115"/>
                <w:sz w:val="14"/>
                <w:lang w:eastAsia="zh-CN"/>
              </w:rPr>
              <w:t>异常分类</w:t>
            </w:r>
          </w:p>
        </w:tc>
        <w:tc>
          <w:tcPr>
            <w:tcW w:w="1001" w:type="dxa"/>
          </w:tcPr>
          <w:p>
            <w:pPr>
              <w:pStyle w:val="13"/>
              <w:spacing w:before="69" w:line="198" w:lineRule="exact"/>
              <w:ind w:left="0" w:right="206"/>
              <w:jc w:val="right"/>
              <w:rPr>
                <w:rFonts w:ascii="Century Gothic"/>
                <w:b/>
                <w:sz w:val="17"/>
              </w:rPr>
            </w:pPr>
            <w:r>
              <w:rPr>
                <w:rFonts w:ascii="Century Gothic"/>
                <w:b/>
                <w:color w:val="F76200"/>
                <w:spacing w:val="-5"/>
                <w:w w:val="110"/>
                <w:sz w:val="17"/>
              </w:rPr>
              <w:t>9%</w:t>
            </w:r>
          </w:p>
        </w:tc>
        <w:tc>
          <w:tcPr>
            <w:tcW w:w="2404" w:type="dxa"/>
          </w:tcPr>
          <w:p>
            <w:pPr>
              <w:pStyle w:val="13"/>
              <w:spacing w:before="108" w:line="159" w:lineRule="exact"/>
              <w:ind w:left="116"/>
              <w:rPr>
                <w:sz w:val="14"/>
              </w:rPr>
            </w:pPr>
            <w:r>
              <w:rPr>
                <w:rFonts w:hint="eastAsia" w:eastAsiaTheme="minorEastAsia"/>
                <w:w w:val="115"/>
                <w:sz w:val="14"/>
                <w:lang w:eastAsia="zh-CN"/>
              </w:rPr>
              <w:t>时间日志摘要</w:t>
            </w:r>
          </w:p>
        </w:tc>
        <w:tc>
          <w:tcPr>
            <w:tcW w:w="967" w:type="dxa"/>
          </w:tcPr>
          <w:p>
            <w:pPr>
              <w:pStyle w:val="13"/>
              <w:spacing w:before="0"/>
              <w:ind w:left="0"/>
              <w:rPr>
                <w:rFonts w:ascii="Times New Roman"/>
                <w:sz w:val="18"/>
              </w:rPr>
            </w:pPr>
          </w:p>
        </w:tc>
        <w:tc>
          <w:tcPr>
            <w:tcW w:w="1723" w:type="dxa"/>
          </w:tcPr>
          <w:p>
            <w:pPr>
              <w:pStyle w:val="13"/>
              <w:spacing w:before="0"/>
              <w:ind w:left="0"/>
              <w:rPr>
                <w:rFonts w:ascii="Times New Roman"/>
                <w:sz w:val="18"/>
              </w:rPr>
            </w:pPr>
          </w:p>
        </w:tc>
      </w:tr>
    </w:tbl>
    <w:p>
      <w:pPr>
        <w:rPr>
          <w:rFonts w:ascii="Times New Roman"/>
          <w:sz w:val="18"/>
        </w:rPr>
        <w:sectPr>
          <w:pgSz w:w="12240" w:h="15840"/>
          <w:pgMar w:top="1220" w:right="0" w:bottom="860" w:left="520" w:header="0" w:footer="675" w:gutter="0"/>
          <w:cols w:space="720" w:num="1"/>
        </w:sectPr>
      </w:pPr>
    </w:p>
    <w:p>
      <w:pPr>
        <w:pStyle w:val="4"/>
        <w:rPr>
          <w:lang w:eastAsia="zh-CN"/>
        </w:rPr>
      </w:pPr>
      <w:r>
        <w:rPr>
          <w:rFonts w:hint="eastAsia" w:ascii="微软雅黑" w:eastAsia="微软雅黑" w:cs="微软雅黑"/>
          <w:w w:val="115"/>
          <w:lang w:eastAsia="zh-CN"/>
        </w:rPr>
        <w:t>生成式AI网络安全之旅的现状</w:t>
      </w:r>
    </w:p>
    <w:p>
      <w:pPr>
        <w:pStyle w:val="6"/>
        <w:spacing w:before="294" w:line="276" w:lineRule="auto"/>
        <w:ind w:left="920" w:right="1444"/>
        <w:rPr>
          <w:lang w:eastAsia="zh-CN"/>
        </w:rPr>
      </w:pPr>
      <w:r>
        <w:rPr>
          <w:w w:val="115"/>
        </w:rPr>
        <w:t>The majority of organizations are in the early stages of their GenAI journey in the realm of cybersecurity, with a strong focus on exploration and implementation. Approximately 30% are currently exploring options and use cases, indicating a proactive approach to understanding the potential of GenAI in enhancing their security posture. This phase of exploration is crucial as it lays the</w:t>
      </w:r>
      <w:r>
        <w:rPr>
          <w:spacing w:val="-7"/>
          <w:w w:val="115"/>
        </w:rPr>
        <w:t xml:space="preserve"> </w:t>
      </w:r>
      <w:r>
        <w:rPr>
          <w:w w:val="115"/>
        </w:rPr>
        <w:t>groundwork</w:t>
      </w:r>
      <w:r>
        <w:rPr>
          <w:spacing w:val="-7"/>
          <w:w w:val="115"/>
        </w:rPr>
        <w:t xml:space="preserve"> </w:t>
      </w:r>
      <w:r>
        <w:rPr>
          <w:w w:val="115"/>
        </w:rPr>
        <w:t>for</w:t>
      </w:r>
      <w:r>
        <w:rPr>
          <w:spacing w:val="-7"/>
          <w:w w:val="115"/>
        </w:rPr>
        <w:t xml:space="preserve"> </w:t>
      </w:r>
      <w:r>
        <w:rPr>
          <w:w w:val="115"/>
        </w:rPr>
        <w:t>practical</w:t>
      </w:r>
      <w:r>
        <w:rPr>
          <w:spacing w:val="-7"/>
          <w:w w:val="115"/>
        </w:rPr>
        <w:t xml:space="preserve"> </w:t>
      </w:r>
      <w:r>
        <w:rPr>
          <w:w w:val="115"/>
        </w:rPr>
        <w:t>applications.</w:t>
      </w:r>
      <w:r>
        <w:rPr>
          <w:spacing w:val="-7"/>
          <w:w w:val="115"/>
        </w:rPr>
        <w:t xml:space="preserve"> </w:t>
      </w:r>
      <w:r>
        <w:rPr>
          <w:w w:val="115"/>
        </w:rPr>
        <w:t>Additionally,</w:t>
      </w:r>
      <w:r>
        <w:rPr>
          <w:spacing w:val="-7"/>
          <w:w w:val="115"/>
        </w:rPr>
        <w:t xml:space="preserve"> </w:t>
      </w:r>
      <w:r>
        <w:rPr>
          <w:w w:val="115"/>
        </w:rPr>
        <w:t>15%</w:t>
      </w:r>
      <w:r>
        <w:rPr>
          <w:spacing w:val="-7"/>
          <w:w w:val="115"/>
        </w:rPr>
        <w:t xml:space="preserve"> </w:t>
      </w:r>
      <w:r>
        <w:rPr>
          <w:w w:val="115"/>
        </w:rPr>
        <w:t>are</w:t>
      </w:r>
      <w:r>
        <w:rPr>
          <w:spacing w:val="-7"/>
          <w:w w:val="115"/>
        </w:rPr>
        <w:t xml:space="preserve"> </w:t>
      </w:r>
      <w:r>
        <w:rPr>
          <w:w w:val="115"/>
        </w:rPr>
        <w:t>in</w:t>
      </w:r>
      <w:r>
        <w:rPr>
          <w:spacing w:val="-7"/>
          <w:w w:val="115"/>
        </w:rPr>
        <w:t xml:space="preserve"> </w:t>
      </w:r>
      <w:r>
        <w:rPr>
          <w:w w:val="115"/>
        </w:rPr>
        <w:t>the</w:t>
      </w:r>
      <w:r>
        <w:rPr>
          <w:spacing w:val="-7"/>
          <w:w w:val="115"/>
        </w:rPr>
        <w:t xml:space="preserve"> </w:t>
      </w:r>
      <w:r>
        <w:rPr>
          <w:w w:val="115"/>
        </w:rPr>
        <w:t>testing</w:t>
      </w:r>
      <w:r>
        <w:rPr>
          <w:spacing w:val="-7"/>
          <w:w w:val="115"/>
        </w:rPr>
        <w:t xml:space="preserve"> </w:t>
      </w:r>
      <w:r>
        <w:rPr>
          <w:w w:val="115"/>
        </w:rPr>
        <w:t>phase,</w:t>
      </w:r>
      <w:r>
        <w:rPr>
          <w:spacing w:val="-7"/>
          <w:w w:val="115"/>
        </w:rPr>
        <w:t xml:space="preserve"> </w:t>
      </w:r>
      <w:r>
        <w:rPr>
          <w:w w:val="115"/>
        </w:rPr>
        <w:t>experimenting with specific use cases to gauge the effectiveness and applicability of GenAI solutions. The implementation phase sees a combined 47% of organizations, with 23% currently implementing solutions and 24% having fully implemented GenAI, suggesting a rapid advancement from theoretical</w:t>
      </w:r>
      <w:r>
        <w:rPr>
          <w:spacing w:val="-1"/>
          <w:w w:val="115"/>
        </w:rPr>
        <w:t xml:space="preserve"> </w:t>
      </w:r>
      <w:r>
        <w:rPr>
          <w:w w:val="115"/>
        </w:rPr>
        <w:t>exploration</w:t>
      </w:r>
      <w:r>
        <w:rPr>
          <w:spacing w:val="-1"/>
          <w:w w:val="115"/>
        </w:rPr>
        <w:t xml:space="preserve"> </w:t>
      </w:r>
      <w:r>
        <w:rPr>
          <w:w w:val="115"/>
        </w:rPr>
        <w:t>to</w:t>
      </w:r>
      <w:r>
        <w:rPr>
          <w:spacing w:val="-1"/>
          <w:w w:val="115"/>
        </w:rPr>
        <w:t xml:space="preserve"> </w:t>
      </w:r>
      <w:r>
        <w:rPr>
          <w:w w:val="115"/>
        </w:rPr>
        <w:t>practical</w:t>
      </w:r>
      <w:r>
        <w:rPr>
          <w:spacing w:val="-1"/>
          <w:w w:val="115"/>
        </w:rPr>
        <w:t xml:space="preserve"> </w:t>
      </w:r>
      <w:r>
        <w:rPr>
          <w:w w:val="115"/>
        </w:rPr>
        <w:t>deployment.</w:t>
      </w:r>
      <w:r>
        <w:rPr>
          <w:spacing w:val="-1"/>
          <w:w w:val="115"/>
        </w:rPr>
        <w:t xml:space="preserve"> </w:t>
      </w:r>
      <w:r>
        <w:rPr>
          <w:w w:val="115"/>
        </w:rPr>
        <w:t>A</w:t>
      </w:r>
      <w:r>
        <w:rPr>
          <w:spacing w:val="-1"/>
          <w:w w:val="115"/>
        </w:rPr>
        <w:t xml:space="preserve"> </w:t>
      </w:r>
      <w:r>
        <w:rPr>
          <w:w w:val="115"/>
        </w:rPr>
        <w:t>negligible</w:t>
      </w:r>
      <w:r>
        <w:rPr>
          <w:spacing w:val="-1"/>
          <w:w w:val="115"/>
        </w:rPr>
        <w:t xml:space="preserve"> </w:t>
      </w:r>
      <w:r>
        <w:rPr>
          <w:w w:val="115"/>
        </w:rPr>
        <w:t>3%</w:t>
      </w:r>
      <w:r>
        <w:rPr>
          <w:spacing w:val="-1"/>
          <w:w w:val="115"/>
        </w:rPr>
        <w:t xml:space="preserve"> </w:t>
      </w:r>
      <w:r>
        <w:rPr>
          <w:w w:val="115"/>
        </w:rPr>
        <w:t>are</w:t>
      </w:r>
      <w:r>
        <w:rPr>
          <w:spacing w:val="-1"/>
          <w:w w:val="115"/>
        </w:rPr>
        <w:t xml:space="preserve"> </w:t>
      </w:r>
      <w:r>
        <w:rPr>
          <w:w w:val="115"/>
        </w:rPr>
        <w:t>not</w:t>
      </w:r>
      <w:r>
        <w:rPr>
          <w:spacing w:val="-1"/>
          <w:w w:val="115"/>
        </w:rPr>
        <w:t xml:space="preserve"> </w:t>
      </w:r>
      <w:r>
        <w:rPr>
          <w:w w:val="115"/>
        </w:rPr>
        <w:t>considering</w:t>
      </w:r>
      <w:r>
        <w:rPr>
          <w:spacing w:val="-1"/>
          <w:w w:val="115"/>
        </w:rPr>
        <w:t xml:space="preserve"> </w:t>
      </w:r>
      <w:r>
        <w:rPr>
          <w:w w:val="115"/>
        </w:rPr>
        <w:t>GenAI</w:t>
      </w:r>
      <w:r>
        <w:rPr>
          <w:spacing w:val="-1"/>
          <w:w w:val="115"/>
        </w:rPr>
        <w:t xml:space="preserve"> </w:t>
      </w:r>
      <w:r>
        <w:rPr>
          <w:w w:val="115"/>
        </w:rPr>
        <w:t>yet,</w:t>
      </w:r>
      <w:r>
        <w:rPr>
          <w:spacing w:val="-1"/>
          <w:w w:val="115"/>
        </w:rPr>
        <w:t xml:space="preserve"> </w:t>
      </w:r>
      <w:r>
        <w:rPr>
          <w:w w:val="115"/>
        </w:rPr>
        <w:t>and an</w:t>
      </w:r>
      <w:r>
        <w:rPr>
          <w:spacing w:val="-5"/>
          <w:w w:val="115"/>
        </w:rPr>
        <w:t xml:space="preserve"> </w:t>
      </w:r>
      <w:r>
        <w:rPr>
          <w:w w:val="115"/>
        </w:rPr>
        <w:t>equal</w:t>
      </w:r>
      <w:r>
        <w:rPr>
          <w:spacing w:val="-5"/>
          <w:w w:val="115"/>
        </w:rPr>
        <w:t xml:space="preserve"> </w:t>
      </w:r>
      <w:r>
        <w:rPr>
          <w:w w:val="115"/>
        </w:rPr>
        <w:t>3%</w:t>
      </w:r>
      <w:r>
        <w:rPr>
          <w:spacing w:val="-5"/>
          <w:w w:val="115"/>
        </w:rPr>
        <w:t xml:space="preserve"> </w:t>
      </w:r>
      <w:r>
        <w:rPr>
          <w:w w:val="115"/>
        </w:rPr>
        <w:t>maintain</w:t>
      </w:r>
      <w:r>
        <w:rPr>
          <w:spacing w:val="-5"/>
          <w:w w:val="115"/>
        </w:rPr>
        <w:t xml:space="preserve"> </w:t>
      </w:r>
      <w:r>
        <w:rPr>
          <w:w w:val="115"/>
        </w:rPr>
        <w:t>a</w:t>
      </w:r>
      <w:r>
        <w:rPr>
          <w:spacing w:val="-5"/>
          <w:w w:val="115"/>
        </w:rPr>
        <w:t xml:space="preserve"> </w:t>
      </w:r>
      <w:r>
        <w:rPr>
          <w:w w:val="115"/>
        </w:rPr>
        <w:t>strict</w:t>
      </w:r>
      <w:r>
        <w:rPr>
          <w:spacing w:val="-5"/>
          <w:w w:val="115"/>
        </w:rPr>
        <w:t xml:space="preserve"> </w:t>
      </w:r>
      <w:r>
        <w:rPr>
          <w:w w:val="115"/>
        </w:rPr>
        <w:t>no-use</w:t>
      </w:r>
      <w:r>
        <w:rPr>
          <w:spacing w:val="-5"/>
          <w:w w:val="115"/>
        </w:rPr>
        <w:t xml:space="preserve"> </w:t>
      </w:r>
      <w:r>
        <w:rPr>
          <w:w w:val="115"/>
        </w:rPr>
        <w:t>policy.</w:t>
      </w:r>
      <w:r>
        <w:rPr>
          <w:spacing w:val="-5"/>
          <w:w w:val="115"/>
        </w:rPr>
        <w:t xml:space="preserve"> </w:t>
      </w:r>
      <w:r>
        <w:rPr>
          <w:w w:val="115"/>
        </w:rPr>
        <w:t>These</w:t>
      </w:r>
      <w:r>
        <w:rPr>
          <w:spacing w:val="-5"/>
          <w:w w:val="115"/>
        </w:rPr>
        <w:t xml:space="preserve"> </w:t>
      </w:r>
      <w:r>
        <w:rPr>
          <w:w w:val="115"/>
        </w:rPr>
        <w:t>findings</w:t>
      </w:r>
      <w:r>
        <w:rPr>
          <w:spacing w:val="-5"/>
          <w:w w:val="115"/>
        </w:rPr>
        <w:t xml:space="preserve"> </w:t>
      </w:r>
      <w:r>
        <w:rPr>
          <w:w w:val="115"/>
        </w:rPr>
        <w:t>reflect</w:t>
      </w:r>
      <w:r>
        <w:rPr>
          <w:spacing w:val="-5"/>
          <w:w w:val="115"/>
        </w:rPr>
        <w:t xml:space="preserve"> </w:t>
      </w:r>
      <w:r>
        <w:rPr>
          <w:w w:val="115"/>
        </w:rPr>
        <w:t>a</w:t>
      </w:r>
      <w:r>
        <w:rPr>
          <w:spacing w:val="-5"/>
          <w:w w:val="115"/>
        </w:rPr>
        <w:t xml:space="preserve"> </w:t>
      </w:r>
      <w:r>
        <w:rPr>
          <w:w w:val="115"/>
        </w:rPr>
        <w:t>trend</w:t>
      </w:r>
      <w:r>
        <w:rPr>
          <w:spacing w:val="-5"/>
          <w:w w:val="115"/>
        </w:rPr>
        <w:t xml:space="preserve"> </w:t>
      </w:r>
      <w:r>
        <w:rPr>
          <w:w w:val="115"/>
        </w:rPr>
        <w:t>towards</w:t>
      </w:r>
      <w:r>
        <w:rPr>
          <w:spacing w:val="-5"/>
          <w:w w:val="115"/>
        </w:rPr>
        <w:t xml:space="preserve"> </w:t>
      </w:r>
      <w:r>
        <w:rPr>
          <w:w w:val="115"/>
        </w:rPr>
        <w:t>embracing</w:t>
      </w:r>
      <w:r>
        <w:rPr>
          <w:spacing w:val="-5"/>
          <w:w w:val="115"/>
        </w:rPr>
        <w:t xml:space="preserve"> </w:t>
      </w:r>
      <w:r>
        <w:rPr>
          <w:w w:val="115"/>
        </w:rPr>
        <w:t>GenAI in cybersecurity, with most organizations actively engaged in the initial phases of exploring and integrating these innovative solutions.</w:t>
      </w:r>
      <w:r>
        <w:rPr>
          <w:rFonts w:ascii="微软雅黑" w:eastAsia="微软雅黑" w:cs="微软雅黑"/>
          <w:w w:val="115"/>
          <w:lang w:eastAsia="zh-CN"/>
        </w:rPr>
        <w:t xml:space="preserve"> 大多数组织都处于</w:t>
      </w:r>
      <w:r>
        <w:rPr>
          <w:rFonts w:hint="eastAsia" w:ascii="微软雅黑" w:eastAsia="微软雅黑" w:cs="微软雅黑"/>
          <w:w w:val="115"/>
          <w:lang w:eastAsia="zh-CN"/>
        </w:rPr>
        <w:t>生成式AI</w:t>
      </w:r>
      <w:r>
        <w:rPr>
          <w:rFonts w:ascii="微软雅黑" w:eastAsia="微软雅黑" w:cs="微软雅黑"/>
          <w:w w:val="115"/>
          <w:lang w:eastAsia="zh-CN"/>
        </w:rPr>
        <w:t>网络安全领域之旅的早期阶段，重点关注探索和实施。大约30%的</w:t>
      </w:r>
      <w:r>
        <w:rPr>
          <w:rFonts w:hint="eastAsia" w:ascii="微软雅黑" w:eastAsia="微软雅黑" w:cs="微软雅黑"/>
          <w:w w:val="115"/>
          <w:lang w:eastAsia="zh-CN"/>
        </w:rPr>
        <w:t>组织</w:t>
      </w:r>
      <w:r>
        <w:rPr>
          <w:rFonts w:ascii="微软雅黑" w:eastAsia="微软雅黑" w:cs="微软雅黑"/>
          <w:w w:val="115"/>
          <w:lang w:eastAsia="zh-CN"/>
        </w:rPr>
        <w:t>目前正在探索</w:t>
      </w:r>
      <w:r>
        <w:rPr>
          <w:rFonts w:hint="eastAsia" w:ascii="微软雅黑" w:eastAsia="微软雅黑" w:cs="微软雅黑"/>
          <w:w w:val="115"/>
          <w:lang w:eastAsia="zh-CN"/>
        </w:rPr>
        <w:t>选项</w:t>
      </w:r>
      <w:r>
        <w:rPr>
          <w:rFonts w:ascii="微软雅黑" w:eastAsia="微软雅黑" w:cs="微软雅黑"/>
          <w:w w:val="115"/>
          <w:lang w:eastAsia="zh-CN"/>
        </w:rPr>
        <w:t>和用例，这表明他们采取了积极主动的方法来了解</w:t>
      </w:r>
      <w:r>
        <w:rPr>
          <w:rFonts w:hint="eastAsia" w:ascii="微软雅黑" w:eastAsia="微软雅黑" w:cs="微软雅黑"/>
          <w:w w:val="115"/>
          <w:lang w:eastAsia="zh-CN"/>
        </w:rPr>
        <w:t>生成式</w:t>
      </w:r>
      <w:r>
        <w:rPr>
          <w:rFonts w:ascii="微软雅黑" w:eastAsia="微软雅黑" w:cs="微软雅黑"/>
          <w:w w:val="115"/>
          <w:lang w:eastAsia="zh-CN"/>
        </w:rPr>
        <w:t>AI在增强其安全态势方面的潜力。这一探索阶段至关重要，因为它为实际</w:t>
      </w:r>
      <w:r>
        <w:rPr>
          <w:rFonts w:hint="eastAsia" w:ascii="微软雅黑" w:eastAsia="微软雅黑" w:cs="微软雅黑"/>
          <w:w w:val="115"/>
          <w:lang w:eastAsia="zh-CN"/>
        </w:rPr>
        <w:t>的</w:t>
      </w:r>
      <w:r>
        <w:rPr>
          <w:rFonts w:ascii="微软雅黑" w:eastAsia="微软雅黑" w:cs="微软雅黑"/>
          <w:w w:val="115"/>
          <w:lang w:eastAsia="zh-CN"/>
        </w:rPr>
        <w:t>应用奠定了基础。此外，15%</w:t>
      </w:r>
      <w:r>
        <w:rPr>
          <w:rFonts w:hint="eastAsia" w:ascii="微软雅黑" w:eastAsia="微软雅黑" w:cs="微软雅黑"/>
          <w:w w:val="115"/>
          <w:lang w:eastAsia="zh-CN"/>
        </w:rPr>
        <w:t>的组织</w:t>
      </w:r>
      <w:r>
        <w:rPr>
          <w:rFonts w:ascii="微软雅黑" w:eastAsia="微软雅黑" w:cs="微软雅黑"/>
          <w:w w:val="115"/>
          <w:lang w:eastAsia="zh-CN"/>
        </w:rPr>
        <w:t>处于测试阶段，对特定用例进行实验，以评估</w:t>
      </w:r>
      <w:r>
        <w:rPr>
          <w:rFonts w:hint="eastAsia" w:ascii="微软雅黑" w:eastAsia="微软雅黑" w:cs="微软雅黑"/>
          <w:w w:val="115"/>
          <w:lang w:eastAsia="zh-CN"/>
        </w:rPr>
        <w:t>生成式</w:t>
      </w:r>
      <w:r>
        <w:rPr>
          <w:rFonts w:ascii="微软雅黑" w:eastAsia="微软雅黑" w:cs="微软雅黑"/>
          <w:w w:val="115"/>
          <w:lang w:eastAsia="zh-CN"/>
        </w:rPr>
        <w:t>AI解决方案的有效性和适用性。23%的组织目前正在实施解决方案，24%的组织已完全实施</w:t>
      </w:r>
      <w:r>
        <w:rPr>
          <w:rFonts w:hint="eastAsia" w:ascii="微软雅黑" w:eastAsia="微软雅黑" w:cs="微软雅黑"/>
          <w:w w:val="115"/>
          <w:lang w:eastAsia="zh-CN"/>
        </w:rPr>
        <w:t>生成式</w:t>
      </w:r>
      <w:r>
        <w:rPr>
          <w:rFonts w:ascii="微软雅黑" w:eastAsia="微软雅黑" w:cs="微软雅黑"/>
          <w:w w:val="115"/>
          <w:lang w:eastAsia="zh-CN"/>
        </w:rPr>
        <w:t>AI，这表明</w:t>
      </w:r>
      <w:r>
        <w:rPr>
          <w:rFonts w:hint="eastAsia" w:ascii="微软雅黑" w:eastAsia="微软雅黑" w:cs="微软雅黑"/>
          <w:w w:val="115"/>
          <w:lang w:eastAsia="zh-CN"/>
        </w:rPr>
        <w:t>生成式</w:t>
      </w:r>
      <w:r>
        <w:rPr>
          <w:rFonts w:ascii="微软雅黑" w:eastAsia="微软雅黑" w:cs="微软雅黑"/>
          <w:w w:val="115"/>
          <w:lang w:eastAsia="zh-CN"/>
        </w:rPr>
        <w:t>AI从理论探索到实际部署的快速发展。3%</w:t>
      </w:r>
      <w:r>
        <w:rPr>
          <w:rFonts w:hint="eastAsia" w:ascii="微软雅黑" w:eastAsia="微软雅黑" w:cs="微软雅黑"/>
          <w:w w:val="115"/>
          <w:lang w:eastAsia="zh-CN"/>
        </w:rPr>
        <w:t>的组织</w:t>
      </w:r>
      <w:r>
        <w:rPr>
          <w:rFonts w:ascii="微软雅黑" w:eastAsia="微软雅黑" w:cs="微软雅黑"/>
          <w:w w:val="115"/>
          <w:lang w:eastAsia="zh-CN"/>
        </w:rPr>
        <w:t>还没有考虑</w:t>
      </w:r>
      <w:r>
        <w:rPr>
          <w:rFonts w:hint="eastAsia" w:ascii="微软雅黑" w:eastAsia="微软雅黑" w:cs="微软雅黑"/>
          <w:w w:val="115"/>
          <w:lang w:eastAsia="zh-CN"/>
        </w:rPr>
        <w:t>生成式</w:t>
      </w:r>
      <w:r>
        <w:rPr>
          <w:rFonts w:ascii="微软雅黑" w:eastAsia="微软雅黑" w:cs="微软雅黑"/>
          <w:w w:val="115"/>
          <w:lang w:eastAsia="zh-CN"/>
        </w:rPr>
        <w:t>AI，同样3%</w:t>
      </w:r>
      <w:r>
        <w:rPr>
          <w:rFonts w:hint="eastAsia" w:ascii="微软雅黑" w:eastAsia="微软雅黑" w:cs="微软雅黑"/>
          <w:w w:val="115"/>
          <w:lang w:eastAsia="zh-CN"/>
        </w:rPr>
        <w:t>的组织</w:t>
      </w:r>
      <w:r>
        <w:rPr>
          <w:rFonts w:ascii="微软雅黑" w:eastAsia="微软雅黑" w:cs="微软雅黑"/>
          <w:w w:val="115"/>
          <w:lang w:eastAsia="zh-CN"/>
        </w:rPr>
        <w:t>保持严格</w:t>
      </w:r>
      <w:r>
        <w:rPr>
          <w:rFonts w:ascii="微软雅黑" w:eastAsia="微软雅黑" w:cs="微软雅黑"/>
          <w:spacing w:val="-5"/>
          <w:w w:val="115"/>
          <w:lang w:eastAsia="zh-CN"/>
        </w:rPr>
        <w:t>的</w:t>
      </w:r>
      <w:r>
        <w:rPr>
          <w:rFonts w:ascii="微软雅黑" w:eastAsia="微软雅黑" w:cs="微软雅黑"/>
          <w:w w:val="115"/>
          <w:lang w:eastAsia="zh-CN"/>
        </w:rPr>
        <w:t>禁止使用政策。这些发现反映</w:t>
      </w:r>
      <w:r>
        <w:rPr>
          <w:rFonts w:ascii="微软雅黑" w:eastAsia="微软雅黑" w:cs="微软雅黑"/>
          <w:spacing w:val="-5"/>
          <w:w w:val="115"/>
          <w:lang w:eastAsia="zh-CN"/>
        </w:rPr>
        <w:t>了</w:t>
      </w:r>
      <w:r>
        <w:rPr>
          <w:rFonts w:ascii="微软雅黑" w:eastAsia="微软雅黑" w:cs="微软雅黑"/>
          <w:w w:val="115"/>
          <w:lang w:eastAsia="zh-CN"/>
        </w:rPr>
        <w:t>在网络安全中采用</w:t>
      </w:r>
      <w:r>
        <w:rPr>
          <w:rFonts w:hint="eastAsia" w:ascii="微软雅黑" w:eastAsia="微软雅黑" w:cs="微软雅黑"/>
          <w:w w:val="115"/>
          <w:lang w:eastAsia="zh-CN"/>
        </w:rPr>
        <w:t>生成式</w:t>
      </w:r>
      <w:r>
        <w:rPr>
          <w:rFonts w:ascii="微软雅黑" w:eastAsia="微软雅黑" w:cs="微软雅黑"/>
          <w:w w:val="115"/>
          <w:lang w:eastAsia="zh-CN"/>
        </w:rPr>
        <w:t>AI的趋势，大多数组织</w:t>
      </w:r>
      <w:r>
        <w:rPr>
          <w:rFonts w:hint="eastAsia" w:ascii="微软雅黑" w:eastAsia="微软雅黑" w:cs="微软雅黑"/>
          <w:w w:val="115"/>
          <w:lang w:eastAsia="zh-CN"/>
        </w:rPr>
        <w:t>处在</w:t>
      </w:r>
      <w:r>
        <w:rPr>
          <w:rFonts w:ascii="微软雅黑" w:eastAsia="微软雅黑" w:cs="微软雅黑"/>
          <w:w w:val="115"/>
          <w:lang w:eastAsia="zh-CN"/>
        </w:rPr>
        <w:t>积极参与探索</w:t>
      </w:r>
      <w:r>
        <w:rPr>
          <w:rFonts w:hint="eastAsia" w:ascii="微软雅黑" w:eastAsia="微软雅黑" w:cs="微软雅黑"/>
          <w:w w:val="115"/>
          <w:lang w:eastAsia="zh-CN"/>
        </w:rPr>
        <w:t>、</w:t>
      </w:r>
      <w:r>
        <w:rPr>
          <w:rFonts w:ascii="微软雅黑" w:eastAsia="微软雅黑" w:cs="微软雅黑"/>
          <w:w w:val="115"/>
          <w:lang w:eastAsia="zh-CN"/>
        </w:rPr>
        <w:t>整合</w:t>
      </w:r>
      <w:r>
        <w:rPr>
          <w:rFonts w:hint="eastAsia" w:ascii="微软雅黑" w:eastAsia="微软雅黑" w:cs="微软雅黑"/>
          <w:w w:val="115"/>
          <w:lang w:eastAsia="zh-CN"/>
        </w:rPr>
        <w:t>生成式</w:t>
      </w:r>
      <w:r>
        <w:rPr>
          <w:rFonts w:ascii="微软雅黑" w:eastAsia="微软雅黑" w:cs="微软雅黑"/>
          <w:w w:val="115"/>
          <w:lang w:eastAsia="zh-CN"/>
        </w:rPr>
        <w:t>AI创新解决方案的初始阶段</w:t>
      </w:r>
      <w:r>
        <w:rPr>
          <w:rFonts w:hint="eastAsia" w:ascii="微软雅黑" w:eastAsia="微软雅黑" w:cs="微软雅黑"/>
          <w:w w:val="115"/>
          <w:lang w:eastAsia="zh-CN"/>
        </w:rPr>
        <w:t>。</w:t>
      </w:r>
    </w:p>
    <w:p>
      <w:pPr>
        <w:pStyle w:val="6"/>
        <w:rPr>
          <w:lang w:eastAsia="zh-CN"/>
        </w:rPr>
      </w:pPr>
    </w:p>
    <w:p>
      <w:pPr>
        <w:pStyle w:val="6"/>
        <w:spacing w:before="3"/>
        <w:rPr>
          <w:sz w:val="12"/>
          <w:lang w:eastAsia="zh-CN"/>
        </w:rPr>
      </w:pPr>
      <w:r>
        <mc:AlternateContent>
          <mc:Choice Requires="wps">
            <w:drawing>
              <wp:anchor distT="0" distB="0" distL="114300" distR="114300" simplePos="0" relativeHeight="252080128" behindDoc="1" locked="0" layoutInCell="1" allowOverlap="1">
                <wp:simplePos x="0" y="0"/>
                <wp:positionH relativeFrom="page">
                  <wp:posOffset>1942465</wp:posOffset>
                </wp:positionH>
                <wp:positionV relativeFrom="paragraph">
                  <wp:posOffset>110490</wp:posOffset>
                </wp:positionV>
                <wp:extent cx="3887470" cy="236855"/>
                <wp:effectExtent l="0" t="0" r="11430" b="4445"/>
                <wp:wrapTopAndBottom/>
                <wp:docPr id="1335" name="文本框 1335"/>
                <wp:cNvGraphicFramePr/>
                <a:graphic xmlns:a="http://schemas.openxmlformats.org/drawingml/2006/main">
                  <a:graphicData uri="http://schemas.microsoft.com/office/word/2010/wordprocessingShape">
                    <wps:wsp>
                      <wps:cNvSpPr txBox="1"/>
                      <wps:spPr>
                        <a:xfrm>
                          <a:off x="0" y="0"/>
                          <a:ext cx="3887470" cy="236855"/>
                        </a:xfrm>
                        <a:prstGeom prst="rect">
                          <a:avLst/>
                        </a:prstGeom>
                        <a:solidFill>
                          <a:srgbClr val="EEF3F8"/>
                        </a:solidFill>
                        <a:ln>
                          <a:noFill/>
                        </a:ln>
                      </wps:spPr>
                      <wps:txbx>
                        <w:txbxContent>
                          <w:p>
                            <w:pPr>
                              <w:spacing w:before="70"/>
                              <w:ind w:left="663" w:right="670"/>
                              <w:jc w:val="center"/>
                              <w:rPr>
                                <w:rFonts w:ascii="微软雅黑" w:hAnsi="微软雅黑" w:eastAsia="微软雅黑" w:cs="宋体"/>
                                <w:i/>
                                <w:color w:val="454C5B"/>
                                <w:w w:val="90"/>
                                <w:sz w:val="17"/>
                                <w:lang w:eastAsia="zh-CN"/>
                              </w:rPr>
                            </w:pPr>
                            <w:r>
                              <w:rPr>
                                <w:rFonts w:hint="eastAsia" w:ascii="微软雅黑" w:hAnsi="微软雅黑" w:eastAsia="微软雅黑" w:cs="宋体"/>
                                <w:i/>
                                <w:color w:val="454C5B"/>
                                <w:w w:val="90"/>
                                <w:sz w:val="17"/>
                                <w:lang w:eastAsia="zh-CN"/>
                              </w:rPr>
                              <w:t>你的组织当前在哪些领域使用生成式AI</w:t>
                            </w:r>
                            <w:r>
                              <w:rPr>
                                <w:rFonts w:ascii="微软雅黑" w:hAnsi="微软雅黑" w:eastAsia="微软雅黑" w:cs="宋体"/>
                                <w:i/>
                                <w:color w:val="454C5B"/>
                                <w:w w:val="90"/>
                                <w:sz w:val="17"/>
                                <w:lang w:eastAsia="zh-CN"/>
                              </w:rPr>
                              <w:t>?</w:t>
                            </w:r>
                          </w:p>
                        </w:txbxContent>
                      </wps:txbx>
                      <wps:bodyPr lIns="0" tIns="0" rIns="0" bIns="0" upright="1"/>
                    </wps:wsp>
                  </a:graphicData>
                </a:graphic>
              </wp:anchor>
            </w:drawing>
          </mc:Choice>
          <mc:Fallback>
            <w:pict>
              <v:shape id="_x0000_s1026" o:spid="_x0000_s1026" o:spt="202" type="#_x0000_t202" style="position:absolute;left:0pt;margin-left:152.95pt;margin-top:8.7pt;height:18.65pt;width:306.1pt;mso-position-horizontal-relative:page;mso-wrap-distance-bottom:0pt;mso-wrap-distance-top:0pt;z-index:-251236352;mso-width-relative:page;mso-height-relative:page;" fillcolor="#EEF3F8" filled="t" stroked="f" coordsize="21600,21600" o:gfxdata="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bJKILNgAAAAJAQAADwAAAAAAAAABACAA&#10;AAAiAAAAZHJzL2Rvd25yZXYueG1sUEsBAhQAFAAAAAgAh07iQDckavbUAQAAoQMAAA4AAAAAAAAA&#10;AQAgAAAAJwEAAGRycy9lMm9Eb2MueG1sUEsFBgAAAAAGAAYAWQEAAG0FAAAAAA==&#10;">
                <v:fill on="t" focussize="0,0"/>
                <v:stroke on="f"/>
                <v:imagedata o:title=""/>
                <o:lock v:ext="edit" aspectratio="f"/>
                <v:textbox inset="0mm,0mm,0mm,0mm">
                  <w:txbxContent>
                    <w:p>
                      <w:pPr>
                        <w:spacing w:before="70"/>
                        <w:ind w:left="663" w:right="670"/>
                        <w:jc w:val="center"/>
                        <w:rPr>
                          <w:rFonts w:ascii="微软雅黑" w:hAnsi="微软雅黑" w:eastAsia="微软雅黑" w:cs="宋体"/>
                          <w:i/>
                          <w:color w:val="454C5B"/>
                          <w:w w:val="90"/>
                          <w:sz w:val="17"/>
                          <w:lang w:eastAsia="zh-CN"/>
                        </w:rPr>
                      </w:pPr>
                      <w:r>
                        <w:rPr>
                          <w:rFonts w:hint="eastAsia" w:ascii="微软雅黑" w:hAnsi="微软雅黑" w:eastAsia="微软雅黑" w:cs="宋体"/>
                          <w:i/>
                          <w:color w:val="454C5B"/>
                          <w:w w:val="90"/>
                          <w:sz w:val="17"/>
                          <w:lang w:eastAsia="zh-CN"/>
                        </w:rPr>
                        <w:t>你的组织当前在哪些领域使用生成式AI</w:t>
                      </w:r>
                      <w:r>
                        <w:rPr>
                          <w:rFonts w:ascii="微软雅黑" w:hAnsi="微软雅黑" w:eastAsia="微软雅黑" w:cs="宋体"/>
                          <w:i/>
                          <w:color w:val="454C5B"/>
                          <w:w w:val="90"/>
                          <w:sz w:val="17"/>
                          <w:lang w:eastAsia="zh-CN"/>
                        </w:rPr>
                        <w:t>?</w:t>
                      </w:r>
                    </w:p>
                  </w:txbxContent>
                </v:textbox>
                <w10:wrap type="topAndBottom"/>
              </v:shape>
            </w:pict>
          </mc:Fallback>
        </mc:AlternateContent>
      </w:r>
      <w:r>
        <mc:AlternateContent>
          <mc:Choice Requires="wpg">
            <w:drawing>
              <wp:anchor distT="0" distB="0" distL="114300" distR="114300" simplePos="0" relativeHeight="252081152" behindDoc="1" locked="0" layoutInCell="1" allowOverlap="1">
                <wp:simplePos x="0" y="0"/>
                <wp:positionH relativeFrom="page">
                  <wp:posOffset>1591945</wp:posOffset>
                </wp:positionH>
                <wp:positionV relativeFrom="paragraph">
                  <wp:posOffset>520700</wp:posOffset>
                </wp:positionV>
                <wp:extent cx="508635" cy="1441450"/>
                <wp:effectExtent l="0" t="0" r="12065" b="6350"/>
                <wp:wrapTopAndBottom/>
                <wp:docPr id="1336" name="组合 1336"/>
                <wp:cNvGraphicFramePr/>
                <a:graphic xmlns:a="http://schemas.openxmlformats.org/drawingml/2006/main">
                  <a:graphicData uri="http://schemas.microsoft.com/office/word/2010/wordprocessingGroup">
                    <wpg:wgp>
                      <wpg:cNvGrpSpPr/>
                      <wpg:grpSpPr>
                        <a:xfrm>
                          <a:off x="0" y="0"/>
                          <a:ext cx="508635" cy="1441450"/>
                          <a:chOff x="2507" y="820"/>
                          <a:chExt cx="801" cy="2270"/>
                        </a:xfrm>
                      </wpg:grpSpPr>
                      <wps:wsp>
                        <wps:cNvPr id="1337" name="矩形 514"/>
                        <wps:cNvSpPr/>
                        <wps:spPr>
                          <a:xfrm>
                            <a:off x="2507" y="820"/>
                            <a:ext cx="801" cy="2270"/>
                          </a:xfrm>
                          <a:prstGeom prst="rect">
                            <a:avLst/>
                          </a:prstGeom>
                          <a:solidFill>
                            <a:srgbClr val="DCE5EE"/>
                          </a:solidFill>
                          <a:ln>
                            <a:noFill/>
                          </a:ln>
                        </wps:spPr>
                        <wps:bodyPr upright="1"/>
                      </wps:wsp>
                      <wps:wsp>
                        <wps:cNvPr id="1338" name="矩形 515"/>
                        <wps:cNvSpPr/>
                        <wps:spPr>
                          <a:xfrm>
                            <a:off x="2507" y="3021"/>
                            <a:ext cx="801" cy="69"/>
                          </a:xfrm>
                          <a:prstGeom prst="rect">
                            <a:avLst/>
                          </a:prstGeom>
                          <a:solidFill>
                            <a:srgbClr val="00549F"/>
                          </a:solidFill>
                          <a:ln>
                            <a:noFill/>
                          </a:ln>
                        </wps:spPr>
                        <wps:bodyPr upright="1"/>
                      </wps:wsp>
                      <wps:wsp>
                        <wps:cNvPr id="1339" name="文本框 516"/>
                        <wps:cNvSpPr txBox="1"/>
                        <wps:spPr>
                          <a:xfrm>
                            <a:off x="2507" y="820"/>
                            <a:ext cx="801" cy="2202"/>
                          </a:xfrm>
                          <a:prstGeom prst="rect">
                            <a:avLst/>
                          </a:prstGeom>
                          <a:noFill/>
                          <a:ln>
                            <a:noFill/>
                          </a:ln>
                        </wps:spPr>
                        <wps:txbx>
                          <w:txbxContent>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spacing w:before="4"/>
                                <w:rPr>
                                  <w:sz w:val="15"/>
                                </w:rPr>
                              </w:pPr>
                            </w:p>
                            <w:p>
                              <w:pPr>
                                <w:ind w:left="275" w:right="276"/>
                                <w:jc w:val="center"/>
                                <w:rPr>
                                  <w:rFonts w:ascii="Century Gothic"/>
                                  <w:b/>
                                  <w:sz w:val="14"/>
                                </w:rPr>
                              </w:pPr>
                              <w:r>
                                <w:rPr>
                                  <w:rFonts w:ascii="Century Gothic"/>
                                  <w:b/>
                                  <w:spacing w:val="-5"/>
                                  <w:w w:val="105"/>
                                  <w:sz w:val="14"/>
                                </w:rPr>
                                <w:t>3%</w:t>
                              </w:r>
                            </w:p>
                          </w:txbxContent>
                        </wps:txbx>
                        <wps:bodyPr lIns="0" tIns="0" rIns="0" bIns="0" upright="1"/>
                      </wps:wsp>
                    </wpg:wgp>
                  </a:graphicData>
                </a:graphic>
              </wp:anchor>
            </w:drawing>
          </mc:Choice>
          <mc:Fallback>
            <w:pict>
              <v:group id="_x0000_s1026" o:spid="_x0000_s1026" o:spt="203" style="position:absolute;left:0pt;margin-left:125.35pt;margin-top:41pt;height:113.5pt;width:40.05pt;mso-position-horizontal-relative:page;mso-wrap-distance-bottom:0pt;mso-wrap-distance-top:0pt;z-index:-251235328;mso-width-relative:page;mso-height-relative:page;" coordorigin="2507,820" coordsize="801,2270" o:gfxdata="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BAvpdzZAAAACgEAAA8AAAAAAAAAAQAgAAAAIgAAAGRycy9kb3ducmV2LnhtbFBLAQIUABQA&#10;AAAIAIdO4kCdqLoVmgIAALMHAAAOAAAAAAAAAAEAIAAAACgBAABkcnMvZTJvRG9jLnhtbFBLBQYA&#10;AAAABgAGAFkBAAA0BgAAAAA=&#10;">
                <o:lock v:ext="edit" aspectratio="f"/>
                <v:rect id="矩形 514" o:spid="_x0000_s1026" o:spt="1" style="position:absolute;left:2507;top:820;height:2270;width:801;" fillcolor="#DCE5EE" filled="t" stroked="f" coordsize="21600,21600" o:gfxdata="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BFb4b4A&#10;AADdAAAADwAAAAAAAAABACAAAAAiAAAAZHJzL2Rvd25yZXYueG1sUEsBAhQAFAAAAAgAh07iQDMv&#10;BZ47AAAAOQAAABAAAAAAAAAAAQAgAAAADQEAAGRycy9zaGFwZXhtbC54bWxQSwUGAAAAAAYABgBb&#10;AQAAtwMAAAAA&#10;">
                  <v:fill on="t" focussize="0,0"/>
                  <v:stroke on="f"/>
                  <v:imagedata o:title=""/>
                  <o:lock v:ext="edit" aspectratio="f"/>
                </v:rect>
                <v:rect id="矩形 515" o:spid="_x0000_s1026" o:spt="1" style="position:absolute;left:2507;top:3021;height:69;width:801;" fillcolor="#00549F" filled="t" stroked="f" coordsize="21600,21600" o:gfxdata="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aQd3&#10;wAAAAN0AAAAPAAAAAAAAAAEAIAAAACIAAABkcnMvZG93bnJldi54bWxQSwECFAAUAAAACACHTuJA&#10;My8FnjsAAAA5AAAAEAAAAAAAAAABACAAAAAPAQAAZHJzL3NoYXBleG1sLnhtbFBLBQYAAAAABgAG&#10;AFsBAAC5AwAAAAA=&#10;">
                  <v:fill on="t" focussize="0,0"/>
                  <v:stroke on="f"/>
                  <v:imagedata o:title=""/>
                  <o:lock v:ext="edit" aspectratio="f"/>
                </v:rect>
                <v:shape id="文本框 516" o:spid="_x0000_s1026" o:spt="202" type="#_x0000_t202" style="position:absolute;left:2507;top:820;height:2202;width:801;" filled="f" stroked="f" coordsize="21600,21600" o:gfxdata="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i+mW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spacing w:before="4"/>
                          <w:rPr>
                            <w:sz w:val="15"/>
                          </w:rPr>
                        </w:pPr>
                      </w:p>
                      <w:p>
                        <w:pPr>
                          <w:ind w:left="275" w:right="276"/>
                          <w:jc w:val="center"/>
                          <w:rPr>
                            <w:rFonts w:ascii="Century Gothic"/>
                            <w:b/>
                            <w:sz w:val="14"/>
                          </w:rPr>
                        </w:pPr>
                        <w:r>
                          <w:rPr>
                            <w:rFonts w:ascii="Century Gothic"/>
                            <w:b/>
                            <w:spacing w:val="-5"/>
                            <w:w w:val="105"/>
                            <w:sz w:val="14"/>
                          </w:rPr>
                          <w:t>3%</w:t>
                        </w:r>
                      </w:p>
                    </w:txbxContent>
                  </v:textbox>
                </v:shape>
                <w10:wrap type="topAndBottom"/>
              </v:group>
            </w:pict>
          </mc:Fallback>
        </mc:AlternateContent>
      </w:r>
      <w:r>
        <mc:AlternateContent>
          <mc:Choice Requires="wpg">
            <w:drawing>
              <wp:anchor distT="0" distB="0" distL="114300" distR="114300" simplePos="0" relativeHeight="252081152" behindDoc="1" locked="0" layoutInCell="1" allowOverlap="1">
                <wp:simplePos x="0" y="0"/>
                <wp:positionH relativeFrom="page">
                  <wp:posOffset>2272030</wp:posOffset>
                </wp:positionH>
                <wp:positionV relativeFrom="paragraph">
                  <wp:posOffset>520700</wp:posOffset>
                </wp:positionV>
                <wp:extent cx="508635" cy="1441450"/>
                <wp:effectExtent l="0" t="0" r="12065" b="6350"/>
                <wp:wrapTopAndBottom/>
                <wp:docPr id="1340" name="组合 1340"/>
                <wp:cNvGraphicFramePr/>
                <a:graphic xmlns:a="http://schemas.openxmlformats.org/drawingml/2006/main">
                  <a:graphicData uri="http://schemas.microsoft.com/office/word/2010/wordprocessingGroup">
                    <wpg:wgp>
                      <wpg:cNvGrpSpPr/>
                      <wpg:grpSpPr>
                        <a:xfrm>
                          <a:off x="0" y="0"/>
                          <a:ext cx="508635" cy="1441450"/>
                          <a:chOff x="3578" y="820"/>
                          <a:chExt cx="801" cy="2270"/>
                        </a:xfrm>
                      </wpg:grpSpPr>
                      <wps:wsp>
                        <wps:cNvPr id="1341" name="矩形 518"/>
                        <wps:cNvSpPr/>
                        <wps:spPr>
                          <a:xfrm>
                            <a:off x="3578" y="820"/>
                            <a:ext cx="801" cy="1589"/>
                          </a:xfrm>
                          <a:prstGeom prst="rect">
                            <a:avLst/>
                          </a:prstGeom>
                          <a:solidFill>
                            <a:srgbClr val="DCE5EE"/>
                          </a:solidFill>
                          <a:ln>
                            <a:noFill/>
                          </a:ln>
                        </wps:spPr>
                        <wps:bodyPr upright="1"/>
                      </wps:wsp>
                      <wps:wsp>
                        <wps:cNvPr id="1342" name="文本框 519"/>
                        <wps:cNvSpPr txBox="1"/>
                        <wps:spPr>
                          <a:xfrm>
                            <a:off x="3578" y="2409"/>
                            <a:ext cx="801" cy="681"/>
                          </a:xfrm>
                          <a:prstGeom prst="rect">
                            <a:avLst/>
                          </a:prstGeom>
                          <a:solidFill>
                            <a:srgbClr val="00549F"/>
                          </a:solidFill>
                          <a:ln>
                            <a:noFill/>
                          </a:ln>
                        </wps:spPr>
                        <wps:txbx>
                          <w:txbxContent>
                            <w:p>
                              <w:pPr>
                                <w:spacing w:before="83"/>
                                <w:ind w:left="252"/>
                                <w:rPr>
                                  <w:rFonts w:ascii="Century Gothic"/>
                                  <w:b/>
                                  <w:color w:val="000000"/>
                                  <w:sz w:val="14"/>
                                </w:rPr>
                              </w:pPr>
                              <w:r>
                                <w:rPr>
                                  <w:rFonts w:ascii="Century Gothic"/>
                                  <w:b/>
                                  <w:color w:val="FFFFFF"/>
                                  <w:spacing w:val="-5"/>
                                  <w:w w:val="105"/>
                                  <w:sz w:val="14"/>
                                </w:rPr>
                                <w:t>30%</w:t>
                              </w:r>
                            </w:p>
                          </w:txbxContent>
                        </wps:txbx>
                        <wps:bodyPr lIns="0" tIns="0" rIns="0" bIns="0" upright="1"/>
                      </wps:wsp>
                    </wpg:wgp>
                  </a:graphicData>
                </a:graphic>
              </wp:anchor>
            </w:drawing>
          </mc:Choice>
          <mc:Fallback>
            <w:pict>
              <v:group id="_x0000_s1026" o:spid="_x0000_s1026" o:spt="203" style="position:absolute;left:0pt;margin-left:178.9pt;margin-top:41pt;height:113.5pt;width:40.05pt;mso-position-horizontal-relative:page;mso-wrap-distance-bottom:0pt;mso-wrap-distance-top:0pt;z-index:-251235328;mso-width-relative:page;mso-height-relative:page;" coordorigin="3578,820" coordsize="801,2270" o:gfxdata="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Iu2bXtoAAAAKAQAADwAAAAAA&#10;AAABACAAAAAiAAAAZHJzL2Rvd25yZXYueG1sUEsBAhQAFAAAAAgAh07iQDmB6v+DAgAAWAYAAA4A&#10;AAAAAAAAAQAgAAAAKQEAAGRycy9lMm9Eb2MueG1sUEsFBgAAAAAGAAYAWQEAAB4GAAAAAA==&#10;">
                <o:lock v:ext="edit" aspectratio="f"/>
                <v:rect id="矩形 518" o:spid="_x0000_s1026" o:spt="1" style="position:absolute;left:3578;top:820;height:1589;width:801;" fillcolor="#DCE5EE" filled="t" stroked="f" coordsize="21600,21600" o:gfxdata="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shVzvQAA&#10;AN0AAAAPAAAAAAAAAAEAIAAAACIAAABkcnMvZG93bnJldi54bWxQSwECFAAUAAAACACHTuJAMy8F&#10;njsAAAA5AAAAEAAAAAAAAAABACAAAAAMAQAAZHJzL3NoYXBleG1sLnhtbFBLBQYAAAAABgAGAFsB&#10;AAC2AwAAAAA=&#10;">
                  <v:fill on="t" focussize="0,0"/>
                  <v:stroke on="f"/>
                  <v:imagedata o:title=""/>
                  <o:lock v:ext="edit" aspectratio="f"/>
                </v:rect>
                <v:shape id="文本框 519" o:spid="_x0000_s1026" o:spt="202" type="#_x0000_t202" style="position:absolute;left:3578;top:2409;height:681;width:801;" fillcolor="#00549F" filled="t" stroked="f" coordsize="21600,21600" o:gfxdata="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AjwQ74A&#10;AADd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83"/>
                          <w:ind w:left="252"/>
                          <w:rPr>
                            <w:rFonts w:ascii="Century Gothic"/>
                            <w:b/>
                            <w:color w:val="000000"/>
                            <w:sz w:val="14"/>
                          </w:rPr>
                        </w:pPr>
                        <w:r>
                          <w:rPr>
                            <w:rFonts w:ascii="Century Gothic"/>
                            <w:b/>
                            <w:color w:val="FFFFFF"/>
                            <w:spacing w:val="-5"/>
                            <w:w w:val="105"/>
                            <w:sz w:val="14"/>
                          </w:rPr>
                          <w:t>30%</w:t>
                        </w:r>
                      </w:p>
                    </w:txbxContent>
                  </v:textbox>
                </v:shape>
                <w10:wrap type="topAndBottom"/>
              </v:group>
            </w:pict>
          </mc:Fallback>
        </mc:AlternateContent>
      </w:r>
      <w:r>
        <mc:AlternateContent>
          <mc:Choice Requires="wpg">
            <w:drawing>
              <wp:anchor distT="0" distB="0" distL="114300" distR="114300" simplePos="0" relativeHeight="252082176" behindDoc="1" locked="0" layoutInCell="1" allowOverlap="1">
                <wp:simplePos x="0" y="0"/>
                <wp:positionH relativeFrom="page">
                  <wp:posOffset>2952115</wp:posOffset>
                </wp:positionH>
                <wp:positionV relativeFrom="paragraph">
                  <wp:posOffset>520700</wp:posOffset>
                </wp:positionV>
                <wp:extent cx="508635" cy="1441450"/>
                <wp:effectExtent l="635" t="0" r="11430" b="6350"/>
                <wp:wrapTopAndBottom/>
                <wp:docPr id="1343" name="组合 1343"/>
                <wp:cNvGraphicFramePr/>
                <a:graphic xmlns:a="http://schemas.openxmlformats.org/drawingml/2006/main">
                  <a:graphicData uri="http://schemas.microsoft.com/office/word/2010/wordprocessingGroup">
                    <wpg:wgp>
                      <wpg:cNvGrpSpPr/>
                      <wpg:grpSpPr>
                        <a:xfrm>
                          <a:off x="0" y="0"/>
                          <a:ext cx="508635" cy="1441450"/>
                          <a:chOff x="4649" y="820"/>
                          <a:chExt cx="801" cy="2270"/>
                        </a:xfrm>
                      </wpg:grpSpPr>
                      <wps:wsp>
                        <wps:cNvPr id="1344" name="矩形 521"/>
                        <wps:cNvSpPr/>
                        <wps:spPr>
                          <a:xfrm>
                            <a:off x="4648" y="820"/>
                            <a:ext cx="801" cy="1930"/>
                          </a:xfrm>
                          <a:prstGeom prst="rect">
                            <a:avLst/>
                          </a:prstGeom>
                          <a:solidFill>
                            <a:srgbClr val="DCE5EE"/>
                          </a:solidFill>
                          <a:ln>
                            <a:noFill/>
                          </a:ln>
                        </wps:spPr>
                        <wps:bodyPr upright="1"/>
                      </wps:wsp>
                      <wps:wsp>
                        <wps:cNvPr id="1345" name="文本框 522"/>
                        <wps:cNvSpPr txBox="1"/>
                        <wps:spPr>
                          <a:xfrm>
                            <a:off x="4648" y="2749"/>
                            <a:ext cx="801" cy="341"/>
                          </a:xfrm>
                          <a:prstGeom prst="rect">
                            <a:avLst/>
                          </a:prstGeom>
                          <a:solidFill>
                            <a:srgbClr val="00549F"/>
                          </a:solidFill>
                          <a:ln>
                            <a:noFill/>
                          </a:ln>
                        </wps:spPr>
                        <wps:txbx>
                          <w:txbxContent>
                            <w:p>
                              <w:pPr>
                                <w:spacing w:before="72"/>
                                <w:ind w:left="260"/>
                                <w:rPr>
                                  <w:rFonts w:ascii="Century Gothic"/>
                                  <w:b/>
                                  <w:color w:val="000000"/>
                                  <w:sz w:val="14"/>
                                </w:rPr>
                              </w:pPr>
                              <w:r>
                                <w:rPr>
                                  <w:rFonts w:ascii="Century Gothic"/>
                                  <w:b/>
                                  <w:color w:val="FFFFFF"/>
                                  <w:spacing w:val="-5"/>
                                  <w:sz w:val="14"/>
                                </w:rPr>
                                <w:t>15%</w:t>
                              </w:r>
                            </w:p>
                          </w:txbxContent>
                        </wps:txbx>
                        <wps:bodyPr lIns="0" tIns="0" rIns="0" bIns="0" upright="1"/>
                      </wps:wsp>
                    </wpg:wgp>
                  </a:graphicData>
                </a:graphic>
              </wp:anchor>
            </w:drawing>
          </mc:Choice>
          <mc:Fallback>
            <w:pict>
              <v:group id="_x0000_s1026" o:spid="_x0000_s1026" o:spt="203" style="position:absolute;left:0pt;margin-left:232.45pt;margin-top:41pt;height:113.5pt;width:40.05pt;mso-position-horizontal-relative:page;mso-wrap-distance-bottom:0pt;mso-wrap-distance-top:0pt;z-index:-251234304;mso-width-relative:page;mso-height-relative:page;" coordorigin="4649,820" coordsize="801,2270" o:gfxdata="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NBQZB9oAAAAKAQAADwAA&#10;AAAAAAABACAAAAAiAAAAZHJzL2Rvd25yZXYueG1sUEsBAhQAFAAAAAgAh07iQMTTmDaGAgAAWAYA&#10;AA4AAAAAAAAAAQAgAAAAKQEAAGRycy9lMm9Eb2MueG1sUEsFBgAAAAAGAAYAWQEAACEGAAAAAA==&#10;">
                <o:lock v:ext="edit" aspectratio="f"/>
                <v:rect id="矩形 521" o:spid="_x0000_s1026" o:spt="1" style="position:absolute;left:4648;top:820;height:1930;width:801;" fillcolor="#DCE5EE" filled="t" stroked="f" coordsize="21600,21600" o:gfxdata="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MW267sAAADd&#10;AAAADwAAAAAAAAABACAAAAAiAAAAZHJzL2Rvd25yZXYueG1sUEsBAhQAFAAAAAgAh07iQDMvBZ47&#10;AAAAOQAAABAAAAAAAAAAAQAgAAAACgEAAGRycy9zaGFwZXhtbC54bWxQSwUGAAAAAAYABgBbAQAA&#10;tAMAAAAA&#10;">
                  <v:fill on="t" focussize="0,0"/>
                  <v:stroke on="f"/>
                  <v:imagedata o:title=""/>
                  <o:lock v:ext="edit" aspectratio="f"/>
                </v:rect>
                <v:shape id="文本框 522" o:spid="_x0000_s1026" o:spt="202" type="#_x0000_t202" style="position:absolute;left:4648;top:2749;height:341;width:801;" fillcolor="#00549F" filled="t" stroked="f" coordsize="21600,21600" o:gfxdata="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4Wg3vQAA&#10;AN0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72"/>
                          <w:ind w:left="260"/>
                          <w:rPr>
                            <w:rFonts w:ascii="Century Gothic"/>
                            <w:b/>
                            <w:color w:val="000000"/>
                            <w:sz w:val="14"/>
                          </w:rPr>
                        </w:pPr>
                        <w:r>
                          <w:rPr>
                            <w:rFonts w:ascii="Century Gothic"/>
                            <w:b/>
                            <w:color w:val="FFFFFF"/>
                            <w:spacing w:val="-5"/>
                            <w:sz w:val="14"/>
                          </w:rPr>
                          <w:t>15%</w:t>
                        </w:r>
                      </w:p>
                    </w:txbxContent>
                  </v:textbox>
                </v:shape>
                <w10:wrap type="topAndBottom"/>
              </v:group>
            </w:pict>
          </mc:Fallback>
        </mc:AlternateContent>
      </w:r>
      <w:r>
        <mc:AlternateContent>
          <mc:Choice Requires="wpg">
            <w:drawing>
              <wp:anchor distT="0" distB="0" distL="114300" distR="114300" simplePos="0" relativeHeight="252082176" behindDoc="1" locked="0" layoutInCell="1" allowOverlap="1">
                <wp:simplePos x="0" y="0"/>
                <wp:positionH relativeFrom="page">
                  <wp:posOffset>3632200</wp:posOffset>
                </wp:positionH>
                <wp:positionV relativeFrom="paragraph">
                  <wp:posOffset>520700</wp:posOffset>
                </wp:positionV>
                <wp:extent cx="508635" cy="1441450"/>
                <wp:effectExtent l="635" t="0" r="11430" b="6350"/>
                <wp:wrapTopAndBottom/>
                <wp:docPr id="1346" name="组合 1346"/>
                <wp:cNvGraphicFramePr/>
                <a:graphic xmlns:a="http://schemas.openxmlformats.org/drawingml/2006/main">
                  <a:graphicData uri="http://schemas.microsoft.com/office/word/2010/wordprocessingGroup">
                    <wpg:wgp>
                      <wpg:cNvGrpSpPr/>
                      <wpg:grpSpPr>
                        <a:xfrm>
                          <a:off x="0" y="0"/>
                          <a:ext cx="508635" cy="1441450"/>
                          <a:chOff x="5720" y="820"/>
                          <a:chExt cx="801" cy="2270"/>
                        </a:xfrm>
                      </wpg:grpSpPr>
                      <wps:wsp>
                        <wps:cNvPr id="1347" name="矩形 524"/>
                        <wps:cNvSpPr/>
                        <wps:spPr>
                          <a:xfrm>
                            <a:off x="5719" y="820"/>
                            <a:ext cx="801" cy="1748"/>
                          </a:xfrm>
                          <a:prstGeom prst="rect">
                            <a:avLst/>
                          </a:prstGeom>
                          <a:solidFill>
                            <a:srgbClr val="DCE5EE"/>
                          </a:solidFill>
                          <a:ln>
                            <a:noFill/>
                          </a:ln>
                        </wps:spPr>
                        <wps:bodyPr upright="1"/>
                      </wps:wsp>
                      <wps:wsp>
                        <wps:cNvPr id="1348" name="文本框 525"/>
                        <wps:cNvSpPr txBox="1"/>
                        <wps:spPr>
                          <a:xfrm>
                            <a:off x="5719" y="2568"/>
                            <a:ext cx="801" cy="522"/>
                          </a:xfrm>
                          <a:prstGeom prst="rect">
                            <a:avLst/>
                          </a:prstGeom>
                          <a:solidFill>
                            <a:srgbClr val="00549F"/>
                          </a:solidFill>
                          <a:ln>
                            <a:noFill/>
                          </a:ln>
                        </wps:spPr>
                        <wps:txbx>
                          <w:txbxContent>
                            <w:p>
                              <w:pPr>
                                <w:spacing w:before="109"/>
                                <w:ind w:left="255"/>
                                <w:rPr>
                                  <w:rFonts w:ascii="Century Gothic"/>
                                  <w:b/>
                                  <w:color w:val="000000"/>
                                  <w:sz w:val="14"/>
                                </w:rPr>
                              </w:pPr>
                              <w:r>
                                <w:rPr>
                                  <w:rFonts w:ascii="Century Gothic"/>
                                  <w:b/>
                                  <w:color w:val="FFFFFF"/>
                                  <w:spacing w:val="-5"/>
                                  <w:w w:val="105"/>
                                  <w:sz w:val="14"/>
                                </w:rPr>
                                <w:t>23%</w:t>
                              </w:r>
                            </w:p>
                          </w:txbxContent>
                        </wps:txbx>
                        <wps:bodyPr lIns="0" tIns="0" rIns="0" bIns="0" upright="1"/>
                      </wps:wsp>
                    </wpg:wgp>
                  </a:graphicData>
                </a:graphic>
              </wp:anchor>
            </w:drawing>
          </mc:Choice>
          <mc:Fallback>
            <w:pict>
              <v:group id="_x0000_s1026" o:spid="_x0000_s1026" o:spt="203" style="position:absolute;left:0pt;margin-left:286pt;margin-top:41pt;height:113.5pt;width:40.05pt;mso-position-horizontal-relative:page;mso-wrap-distance-bottom:0pt;mso-wrap-distance-top:0pt;z-index:-251234304;mso-width-relative:page;mso-height-relative:page;" coordorigin="5720,820" coordsize="801,2270" o:gfxdata="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lvv+69oAAAAKAQAADwAA&#10;AAAAAAABACAAAAAiAAAAZHJzL2Rvd25yZXYueG1sUEsBAhQAFAAAAAgAh07iQGPkDZ6GAgAAWAYA&#10;AA4AAAAAAAAAAQAgAAAAKQEAAGRycy9lMm9Eb2MueG1sUEsFBgAAAAAGAAYAWQEAACEGAAAAAA==&#10;">
                <o:lock v:ext="edit" aspectratio="f"/>
                <v:rect id="矩形 524" o:spid="_x0000_s1026" o:spt="1" style="position:absolute;left:5719;top:820;height:1748;width:801;" fillcolor="#DCE5EE" filled="t" stroked="f" coordsize="21600,21600" o:gfxdata="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XKJy8AAAA&#10;3QAAAA8AAAAAAAAAAQAgAAAAIgAAAGRycy9kb3ducmV2LnhtbFBLAQIUABQAAAAIAIdO4kAzLwWe&#10;OwAAADkAAAAQAAAAAAAAAAEAIAAAAAsBAABkcnMvc2hhcGV4bWwueG1sUEsFBgAAAAAGAAYAWwEA&#10;ALUDAAAAAA==&#10;">
                  <v:fill on="t" focussize="0,0"/>
                  <v:stroke on="f"/>
                  <v:imagedata o:title=""/>
                  <o:lock v:ext="edit" aspectratio="f"/>
                </v:rect>
                <v:shape id="文本框 525" o:spid="_x0000_s1026" o:spt="202" type="#_x0000_t202" style="position:absolute;left:5719;top:2568;height:522;width:801;" fillcolor="#00549F" filled="t" stroked="f" coordsize="21600,21600" o:gfxdata="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4Mep&#10;wAAAAN0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pPr>
                          <w:spacing w:before="109"/>
                          <w:ind w:left="255"/>
                          <w:rPr>
                            <w:rFonts w:ascii="Century Gothic"/>
                            <w:b/>
                            <w:color w:val="000000"/>
                            <w:sz w:val="14"/>
                          </w:rPr>
                        </w:pPr>
                        <w:r>
                          <w:rPr>
                            <w:rFonts w:ascii="Century Gothic"/>
                            <w:b/>
                            <w:color w:val="FFFFFF"/>
                            <w:spacing w:val="-5"/>
                            <w:w w:val="105"/>
                            <w:sz w:val="14"/>
                          </w:rPr>
                          <w:t>23%</w:t>
                        </w:r>
                      </w:p>
                    </w:txbxContent>
                  </v:textbox>
                </v:shape>
                <w10:wrap type="topAndBottom"/>
              </v:group>
            </w:pict>
          </mc:Fallback>
        </mc:AlternateContent>
      </w:r>
      <w:r>
        <mc:AlternateContent>
          <mc:Choice Requires="wpg">
            <w:drawing>
              <wp:anchor distT="0" distB="0" distL="114300" distR="114300" simplePos="0" relativeHeight="252083200" behindDoc="1" locked="0" layoutInCell="1" allowOverlap="1">
                <wp:simplePos x="0" y="0"/>
                <wp:positionH relativeFrom="page">
                  <wp:posOffset>4312285</wp:posOffset>
                </wp:positionH>
                <wp:positionV relativeFrom="paragraph">
                  <wp:posOffset>520700</wp:posOffset>
                </wp:positionV>
                <wp:extent cx="508635" cy="1441450"/>
                <wp:effectExtent l="635" t="0" r="11430" b="6350"/>
                <wp:wrapTopAndBottom/>
                <wp:docPr id="1349" name="组合 1349"/>
                <wp:cNvGraphicFramePr/>
                <a:graphic xmlns:a="http://schemas.openxmlformats.org/drawingml/2006/main">
                  <a:graphicData uri="http://schemas.microsoft.com/office/word/2010/wordprocessingGroup">
                    <wpg:wgp>
                      <wpg:cNvGrpSpPr/>
                      <wpg:grpSpPr>
                        <a:xfrm>
                          <a:off x="0" y="0"/>
                          <a:ext cx="508635" cy="1441450"/>
                          <a:chOff x="6791" y="820"/>
                          <a:chExt cx="801" cy="2270"/>
                        </a:xfrm>
                      </wpg:grpSpPr>
                      <wps:wsp>
                        <wps:cNvPr id="1350" name="矩形 527"/>
                        <wps:cNvSpPr/>
                        <wps:spPr>
                          <a:xfrm>
                            <a:off x="6790" y="820"/>
                            <a:ext cx="801" cy="1725"/>
                          </a:xfrm>
                          <a:prstGeom prst="rect">
                            <a:avLst/>
                          </a:prstGeom>
                          <a:solidFill>
                            <a:srgbClr val="DCE5EE"/>
                          </a:solidFill>
                          <a:ln>
                            <a:noFill/>
                          </a:ln>
                        </wps:spPr>
                        <wps:bodyPr upright="1"/>
                      </wps:wsp>
                      <wps:wsp>
                        <wps:cNvPr id="1351" name="文本框 528"/>
                        <wps:cNvSpPr txBox="1"/>
                        <wps:spPr>
                          <a:xfrm>
                            <a:off x="6790" y="2545"/>
                            <a:ext cx="801" cy="545"/>
                          </a:xfrm>
                          <a:prstGeom prst="rect">
                            <a:avLst/>
                          </a:prstGeom>
                          <a:solidFill>
                            <a:srgbClr val="00549F"/>
                          </a:solidFill>
                          <a:ln>
                            <a:noFill/>
                          </a:ln>
                        </wps:spPr>
                        <wps:txbx>
                          <w:txbxContent>
                            <w:p>
                              <w:pPr>
                                <w:spacing w:before="80"/>
                                <w:ind w:left="249"/>
                                <w:rPr>
                                  <w:rFonts w:ascii="Century Gothic"/>
                                  <w:b/>
                                  <w:color w:val="000000"/>
                                  <w:sz w:val="14"/>
                                </w:rPr>
                              </w:pPr>
                              <w:r>
                                <w:rPr>
                                  <w:rFonts w:ascii="Century Gothic"/>
                                  <w:b/>
                                  <w:color w:val="FFFFFF"/>
                                  <w:spacing w:val="-5"/>
                                  <w:w w:val="110"/>
                                  <w:sz w:val="14"/>
                                </w:rPr>
                                <w:t>24%</w:t>
                              </w:r>
                            </w:p>
                          </w:txbxContent>
                        </wps:txbx>
                        <wps:bodyPr lIns="0" tIns="0" rIns="0" bIns="0" upright="1"/>
                      </wps:wsp>
                    </wpg:wgp>
                  </a:graphicData>
                </a:graphic>
              </wp:anchor>
            </w:drawing>
          </mc:Choice>
          <mc:Fallback>
            <w:pict>
              <v:group id="_x0000_s1026" o:spid="_x0000_s1026" o:spt="203" style="position:absolute;left:0pt;margin-left:339.55pt;margin-top:41pt;height:113.5pt;width:40.05pt;mso-position-horizontal-relative:page;mso-wrap-distance-bottom:0pt;mso-wrap-distance-top:0pt;z-index:-251233280;mso-width-relative:page;mso-height-relative:page;" coordorigin="6791,820" coordsize="801,2270" o:gfxdata="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p26PB2wAAAAoBAAAPAAAA&#10;AAAAAAEAIAAAACIAAABkcnMvZG93bnJldi54bWxQSwECFAAUAAAACACHTuJAnEAE2IQCAABYBgAA&#10;DgAAAAAAAAABACAAAAAqAQAAZHJzL2Uyb0RvYy54bWxQSwUGAAAAAAYABgBZAQAAIAYAAAAA&#10;">
                <o:lock v:ext="edit" aspectratio="f"/>
                <v:rect id="矩形 527" o:spid="_x0000_s1026" o:spt="1" style="position:absolute;left:6790;top:820;height:1725;width:801;" fillcolor="#DCE5EE" filled="t" stroked="f" coordsize="21600,21600" o:gfxdata="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YnJjW/&#10;AAAA3QAAAA8AAAAAAAAAAQAgAAAAIgAAAGRycy9kb3ducmV2LnhtbFBLAQIUABQAAAAIAIdO4kAz&#10;LwWeOwAAADkAAAAQAAAAAAAAAAEAIAAAAA4BAABkcnMvc2hhcGV4bWwueG1sUEsFBgAAAAAGAAYA&#10;WwEAALgDAAAAAA==&#10;">
                  <v:fill on="t" focussize="0,0"/>
                  <v:stroke on="f"/>
                  <v:imagedata o:title=""/>
                  <o:lock v:ext="edit" aspectratio="f"/>
                </v:rect>
                <v:shape id="文本框 528" o:spid="_x0000_s1026" o:spt="202" type="#_x0000_t202" style="position:absolute;left:6790;top:2545;height:545;width:801;" fillcolor="#00549F" filled="t" stroked="f" coordsize="21600,21600" o:gfxdata="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QP46b4A&#10;AADd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80"/>
                          <w:ind w:left="249"/>
                          <w:rPr>
                            <w:rFonts w:ascii="Century Gothic"/>
                            <w:b/>
                            <w:color w:val="000000"/>
                            <w:sz w:val="14"/>
                          </w:rPr>
                        </w:pPr>
                        <w:r>
                          <w:rPr>
                            <w:rFonts w:ascii="Century Gothic"/>
                            <w:b/>
                            <w:color w:val="FFFFFF"/>
                            <w:spacing w:val="-5"/>
                            <w:w w:val="110"/>
                            <w:sz w:val="14"/>
                          </w:rPr>
                          <w:t>24%</w:t>
                        </w:r>
                      </w:p>
                    </w:txbxContent>
                  </v:textbox>
                </v:shape>
                <w10:wrap type="topAndBottom"/>
              </v:group>
            </w:pict>
          </mc:Fallback>
        </mc:AlternateContent>
      </w:r>
      <w:r>
        <mc:AlternateContent>
          <mc:Choice Requires="wpg">
            <w:drawing>
              <wp:anchor distT="0" distB="0" distL="114300" distR="114300" simplePos="0" relativeHeight="252083200" behindDoc="1" locked="0" layoutInCell="1" allowOverlap="1">
                <wp:simplePos x="0" y="0"/>
                <wp:positionH relativeFrom="page">
                  <wp:posOffset>4992370</wp:posOffset>
                </wp:positionH>
                <wp:positionV relativeFrom="paragraph">
                  <wp:posOffset>520700</wp:posOffset>
                </wp:positionV>
                <wp:extent cx="508635" cy="1441450"/>
                <wp:effectExtent l="635" t="0" r="11430" b="6350"/>
                <wp:wrapTopAndBottom/>
                <wp:docPr id="1352" name="组合 1352"/>
                <wp:cNvGraphicFramePr/>
                <a:graphic xmlns:a="http://schemas.openxmlformats.org/drawingml/2006/main">
                  <a:graphicData uri="http://schemas.microsoft.com/office/word/2010/wordprocessingGroup">
                    <wpg:wgp>
                      <wpg:cNvGrpSpPr/>
                      <wpg:grpSpPr>
                        <a:xfrm>
                          <a:off x="0" y="0"/>
                          <a:ext cx="508635" cy="1441450"/>
                          <a:chOff x="7862" y="820"/>
                          <a:chExt cx="801" cy="2270"/>
                        </a:xfrm>
                      </wpg:grpSpPr>
                      <wps:wsp>
                        <wps:cNvPr id="1353" name="矩形 530"/>
                        <wps:cNvSpPr/>
                        <wps:spPr>
                          <a:xfrm>
                            <a:off x="7861" y="820"/>
                            <a:ext cx="801" cy="2270"/>
                          </a:xfrm>
                          <a:prstGeom prst="rect">
                            <a:avLst/>
                          </a:prstGeom>
                          <a:solidFill>
                            <a:srgbClr val="DCE5EE"/>
                          </a:solidFill>
                          <a:ln>
                            <a:noFill/>
                          </a:ln>
                        </wps:spPr>
                        <wps:bodyPr upright="1"/>
                      </wps:wsp>
                      <wps:wsp>
                        <wps:cNvPr id="1354" name="矩形 531"/>
                        <wps:cNvSpPr/>
                        <wps:spPr>
                          <a:xfrm>
                            <a:off x="7861" y="3021"/>
                            <a:ext cx="801" cy="69"/>
                          </a:xfrm>
                          <a:prstGeom prst="rect">
                            <a:avLst/>
                          </a:prstGeom>
                          <a:solidFill>
                            <a:srgbClr val="00549F"/>
                          </a:solidFill>
                          <a:ln>
                            <a:noFill/>
                          </a:ln>
                        </wps:spPr>
                        <wps:bodyPr upright="1"/>
                      </wps:wsp>
                      <wps:wsp>
                        <wps:cNvPr id="1355" name="文本框 532"/>
                        <wps:cNvSpPr txBox="1"/>
                        <wps:spPr>
                          <a:xfrm>
                            <a:off x="7861" y="820"/>
                            <a:ext cx="801" cy="2202"/>
                          </a:xfrm>
                          <a:prstGeom prst="rect">
                            <a:avLst/>
                          </a:prstGeom>
                          <a:noFill/>
                          <a:ln>
                            <a:noFill/>
                          </a:ln>
                        </wps:spPr>
                        <wps:txbx>
                          <w:txbxContent>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spacing w:before="4"/>
                                <w:rPr>
                                  <w:sz w:val="15"/>
                                </w:rPr>
                              </w:pPr>
                            </w:p>
                            <w:p>
                              <w:pPr>
                                <w:ind w:left="275" w:right="276"/>
                                <w:jc w:val="center"/>
                                <w:rPr>
                                  <w:rFonts w:ascii="Century Gothic"/>
                                  <w:b/>
                                  <w:sz w:val="14"/>
                                </w:rPr>
                              </w:pPr>
                              <w:r>
                                <w:rPr>
                                  <w:rFonts w:ascii="Century Gothic"/>
                                  <w:b/>
                                  <w:spacing w:val="-5"/>
                                  <w:w w:val="105"/>
                                  <w:sz w:val="14"/>
                                </w:rPr>
                                <w:t>3%</w:t>
                              </w:r>
                            </w:p>
                          </w:txbxContent>
                        </wps:txbx>
                        <wps:bodyPr lIns="0" tIns="0" rIns="0" bIns="0" upright="1"/>
                      </wps:wsp>
                    </wpg:wgp>
                  </a:graphicData>
                </a:graphic>
              </wp:anchor>
            </w:drawing>
          </mc:Choice>
          <mc:Fallback>
            <w:pict>
              <v:group id="_x0000_s1026" o:spid="_x0000_s1026" o:spt="203" style="position:absolute;left:0pt;margin-left:393.1pt;margin-top:41pt;height:113.5pt;width:40.05pt;mso-position-horizontal-relative:page;mso-wrap-distance-bottom:0pt;mso-wrap-distance-top:0pt;z-index:-251233280;mso-width-relative:page;mso-height-relative:page;" coordorigin="7862,820" coordsize="801,2270" o:gfxdata="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C39GhR2gAAAAoBAAAPAAAAAAAAAAEAIAAAACIAAABkcnMvZG93bnJldi54bWxQ&#10;SwECFAAUAAAACACHTuJAltW4paACAACzBwAADgAAAAAAAAABACAAAAApAQAAZHJzL2Uyb0RvYy54&#10;bWxQSwUGAAAAAAYABgBZAQAAOwYAAAAA&#10;">
                <o:lock v:ext="edit" aspectratio="f"/>
                <v:rect id="矩形 530" o:spid="_x0000_s1026" o:spt="1" style="position:absolute;left:7861;top:820;height:2270;width:801;" fillcolor="#DCE5EE" filled="t" stroked="f" coordsize="21600,21600" o:gfxdata="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9bhCugAAAN0A&#10;AAAPAAAAAAAAAAEAIAAAACIAAABkcnMvZG93bnJldi54bWxQSwECFAAUAAAACACHTuJAMy8FnjsA&#10;AAA5AAAAEAAAAAAAAAABACAAAAAJAQAAZHJzL3NoYXBleG1sLnhtbFBLBQYAAAAABgAGAFsBAACz&#10;AwAAAAA=&#10;">
                  <v:fill on="t" focussize="0,0"/>
                  <v:stroke on="f"/>
                  <v:imagedata o:title=""/>
                  <o:lock v:ext="edit" aspectratio="f"/>
                </v:rect>
                <v:rect id="矩形 531" o:spid="_x0000_s1026" o:spt="1" style="position:absolute;left:7861;top:3021;height:69;width:801;" fillcolor="#00549F" filled="t" stroked="f" coordsize="21600,21600" o:gfxdata="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vo0r4A&#10;AADdAAAADwAAAAAAAAABACAAAAAiAAAAZHJzL2Rvd25yZXYueG1sUEsBAhQAFAAAAAgAh07iQDMv&#10;BZ47AAAAOQAAABAAAAAAAAAAAQAgAAAADQEAAGRycy9zaGFwZXhtbC54bWxQSwUGAAAAAAYABgBb&#10;AQAAtwMAAAAA&#10;">
                  <v:fill on="t" focussize="0,0"/>
                  <v:stroke on="f"/>
                  <v:imagedata o:title=""/>
                  <o:lock v:ext="edit" aspectratio="f"/>
                </v:rect>
                <v:shape id="文本框 532" o:spid="_x0000_s1026" o:spt="202" type="#_x0000_t202" style="position:absolute;left:7861;top:820;height:2202;width:801;" filled="f" stroked="f" coordsize="21600,21600" o:gfxdata="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GQYz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spacing w:before="4"/>
                          <w:rPr>
                            <w:sz w:val="15"/>
                          </w:rPr>
                        </w:pPr>
                      </w:p>
                      <w:p>
                        <w:pPr>
                          <w:ind w:left="275" w:right="276"/>
                          <w:jc w:val="center"/>
                          <w:rPr>
                            <w:rFonts w:ascii="Century Gothic"/>
                            <w:b/>
                            <w:sz w:val="14"/>
                          </w:rPr>
                        </w:pPr>
                        <w:r>
                          <w:rPr>
                            <w:rFonts w:ascii="Century Gothic"/>
                            <w:b/>
                            <w:spacing w:val="-5"/>
                            <w:w w:val="105"/>
                            <w:sz w:val="14"/>
                          </w:rPr>
                          <w:t>3%</w:t>
                        </w:r>
                      </w:p>
                    </w:txbxContent>
                  </v:textbox>
                </v:shape>
                <w10:wrap type="topAndBottom"/>
              </v:group>
            </w:pict>
          </mc:Fallback>
        </mc:AlternateContent>
      </w:r>
      <w:r>
        <mc:AlternateContent>
          <mc:Choice Requires="wpg">
            <w:drawing>
              <wp:anchor distT="0" distB="0" distL="114300" distR="114300" simplePos="0" relativeHeight="252084224" behindDoc="1" locked="0" layoutInCell="1" allowOverlap="1">
                <wp:simplePos x="0" y="0"/>
                <wp:positionH relativeFrom="page">
                  <wp:posOffset>5672455</wp:posOffset>
                </wp:positionH>
                <wp:positionV relativeFrom="paragraph">
                  <wp:posOffset>520700</wp:posOffset>
                </wp:positionV>
                <wp:extent cx="508635" cy="1441450"/>
                <wp:effectExtent l="635" t="0" r="11430" b="6350"/>
                <wp:wrapTopAndBottom/>
                <wp:docPr id="1356" name="组合 1356"/>
                <wp:cNvGraphicFramePr/>
                <a:graphic xmlns:a="http://schemas.openxmlformats.org/drawingml/2006/main">
                  <a:graphicData uri="http://schemas.microsoft.com/office/word/2010/wordprocessingGroup">
                    <wpg:wgp>
                      <wpg:cNvGrpSpPr/>
                      <wpg:grpSpPr>
                        <a:xfrm>
                          <a:off x="0" y="0"/>
                          <a:ext cx="508635" cy="1441450"/>
                          <a:chOff x="8933" y="820"/>
                          <a:chExt cx="801" cy="2270"/>
                        </a:xfrm>
                      </wpg:grpSpPr>
                      <wps:wsp>
                        <wps:cNvPr id="1357" name="矩形 534"/>
                        <wps:cNvSpPr/>
                        <wps:spPr>
                          <a:xfrm>
                            <a:off x="8932" y="820"/>
                            <a:ext cx="801" cy="2270"/>
                          </a:xfrm>
                          <a:prstGeom prst="rect">
                            <a:avLst/>
                          </a:prstGeom>
                          <a:solidFill>
                            <a:srgbClr val="DCE5EE"/>
                          </a:solidFill>
                          <a:ln>
                            <a:noFill/>
                          </a:ln>
                        </wps:spPr>
                        <wps:bodyPr upright="1"/>
                      </wps:wsp>
                      <wps:wsp>
                        <wps:cNvPr id="1358" name="矩形 535"/>
                        <wps:cNvSpPr/>
                        <wps:spPr>
                          <a:xfrm>
                            <a:off x="8932" y="3044"/>
                            <a:ext cx="801" cy="46"/>
                          </a:xfrm>
                          <a:prstGeom prst="rect">
                            <a:avLst/>
                          </a:prstGeom>
                          <a:solidFill>
                            <a:srgbClr val="00549F"/>
                          </a:solidFill>
                          <a:ln>
                            <a:noFill/>
                          </a:ln>
                        </wps:spPr>
                        <wps:bodyPr upright="1"/>
                      </wps:wsp>
                      <wps:wsp>
                        <wps:cNvPr id="1359" name="文本框 536"/>
                        <wps:cNvSpPr txBox="1"/>
                        <wps:spPr>
                          <a:xfrm>
                            <a:off x="8932" y="820"/>
                            <a:ext cx="801" cy="2225"/>
                          </a:xfrm>
                          <a:prstGeom prst="rect">
                            <a:avLst/>
                          </a:prstGeom>
                          <a:noFill/>
                          <a:ln>
                            <a:noFill/>
                          </a:ln>
                        </wps:spPr>
                        <wps:txbx>
                          <w:txbxContent>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spacing w:before="11"/>
                                <w:rPr>
                                  <w:sz w:val="16"/>
                                </w:rPr>
                              </w:pPr>
                            </w:p>
                            <w:p>
                              <w:pPr>
                                <w:spacing w:before="1"/>
                                <w:ind w:left="275" w:right="276"/>
                                <w:jc w:val="center"/>
                                <w:rPr>
                                  <w:rFonts w:ascii="Century Gothic"/>
                                  <w:b/>
                                  <w:sz w:val="14"/>
                                </w:rPr>
                              </w:pPr>
                              <w:r>
                                <w:rPr>
                                  <w:rFonts w:ascii="Century Gothic"/>
                                  <w:b/>
                                  <w:spacing w:val="-5"/>
                                  <w:w w:val="105"/>
                                  <w:sz w:val="14"/>
                                </w:rPr>
                                <w:t>2%</w:t>
                              </w:r>
                            </w:p>
                          </w:txbxContent>
                        </wps:txbx>
                        <wps:bodyPr lIns="0" tIns="0" rIns="0" bIns="0" upright="1"/>
                      </wps:wsp>
                    </wpg:wgp>
                  </a:graphicData>
                </a:graphic>
              </wp:anchor>
            </w:drawing>
          </mc:Choice>
          <mc:Fallback>
            <w:pict>
              <v:group id="_x0000_s1026" o:spid="_x0000_s1026" o:spt="203" style="position:absolute;left:0pt;margin-left:446.65pt;margin-top:41pt;height:113.5pt;width:40.05pt;mso-position-horizontal-relative:page;mso-wrap-distance-bottom:0pt;mso-wrap-distance-top:0pt;z-index:-251232256;mso-width-relative:page;mso-height-relative:page;" coordorigin="8933,820" coordsize="801,2270" o:gfxdata="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KgRVE2wAAAAoBAAAPAAAAAAAAAAEAIAAAACIAAABkcnMvZG93bnJl&#10;di54bWxQSwECFAAUAAAACACHTuJAcH9u0KUCAACzBwAADgAAAAAAAAABACAAAAAqAQAAZHJzL2Uy&#10;b0RvYy54bWxQSwUGAAAAAAYABgBZAQAAQQYAAAAA&#10;">
                <o:lock v:ext="edit" aspectratio="f"/>
                <v:rect id="矩形 534" o:spid="_x0000_s1026" o:spt="1" style="position:absolute;left:8932;top:820;height:2270;width:801;" fillcolor="#DCE5EE" filled="t" stroked="f" coordsize="21600,21600" o:gfxdata="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nOvkG8AAAA&#10;3QAAAA8AAAAAAAAAAQAgAAAAIgAAAGRycy9kb3ducmV2LnhtbFBLAQIUABQAAAAIAIdO4kAzLwWe&#10;OwAAADkAAAAQAAAAAAAAAAEAIAAAAAsBAABkcnMvc2hhcGV4bWwueG1sUEsFBgAAAAAGAAYAWwEA&#10;ALUDAAAAAA==&#10;">
                  <v:fill on="t" focussize="0,0"/>
                  <v:stroke on="f"/>
                  <v:imagedata o:title=""/>
                  <o:lock v:ext="edit" aspectratio="f"/>
                </v:rect>
                <v:rect id="矩形 535" o:spid="_x0000_s1026" o:spt="1" style="position:absolute;left:8932;top:3044;height:46;width:801;" fillcolor="#00549F" filled="t" stroked="f" coordsize="21600,21600" o:gfxdata="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tuLX&#10;wAAAAN0AAAAPAAAAAAAAAAEAIAAAACIAAABkcnMvZG93bnJldi54bWxQSwECFAAUAAAACACHTuJA&#10;My8FnjsAAAA5AAAAEAAAAAAAAAABACAAAAAPAQAAZHJzL3NoYXBleG1sLnhtbFBLBQYAAAAABgAG&#10;AFsBAAC5AwAAAAA=&#10;">
                  <v:fill on="t" focussize="0,0"/>
                  <v:stroke on="f"/>
                  <v:imagedata o:title=""/>
                  <o:lock v:ext="edit" aspectratio="f"/>
                </v:rect>
                <v:shape id="文本框 536" o:spid="_x0000_s1026" o:spt="202" type="#_x0000_t202" style="position:absolute;left:8932;top:820;height:2225;width:801;" filled="f" stroked="f" coordsize="21600,21600" o:gfxdata="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VAw2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spacing w:before="11"/>
                          <w:rPr>
                            <w:sz w:val="16"/>
                          </w:rPr>
                        </w:pPr>
                      </w:p>
                      <w:p>
                        <w:pPr>
                          <w:spacing w:before="1"/>
                          <w:ind w:left="275" w:right="276"/>
                          <w:jc w:val="center"/>
                          <w:rPr>
                            <w:rFonts w:ascii="Century Gothic"/>
                            <w:b/>
                            <w:sz w:val="14"/>
                          </w:rPr>
                        </w:pPr>
                        <w:r>
                          <w:rPr>
                            <w:rFonts w:ascii="Century Gothic"/>
                            <w:b/>
                            <w:spacing w:val="-5"/>
                            <w:w w:val="105"/>
                            <w:sz w:val="14"/>
                          </w:rPr>
                          <w:t>2%</w:t>
                        </w:r>
                      </w:p>
                    </w:txbxContent>
                  </v:textbox>
                </v:shape>
                <w10:wrap type="topAndBottom"/>
              </v:group>
            </w:pict>
          </mc:Fallback>
        </mc:AlternateContent>
      </w:r>
    </w:p>
    <w:p>
      <w:pPr>
        <w:pStyle w:val="6"/>
        <w:spacing w:before="5"/>
        <w:rPr>
          <w:lang w:eastAsia="zh-CN"/>
        </w:rPr>
      </w:pPr>
    </w:p>
    <w:p>
      <w:pPr>
        <w:pStyle w:val="6"/>
        <w:spacing w:before="8"/>
        <w:rPr>
          <w:sz w:val="5"/>
          <w:lang w:eastAsia="zh-CN"/>
        </w:rPr>
      </w:pPr>
    </w:p>
    <w:p>
      <w:pPr>
        <w:rPr>
          <w:sz w:val="5"/>
          <w:lang w:eastAsia="zh-CN"/>
        </w:rPr>
        <w:sectPr>
          <w:pgSz w:w="12240" w:h="15840"/>
          <w:pgMar w:top="1220" w:right="0" w:bottom="860" w:left="520" w:header="0" w:footer="675" w:gutter="0"/>
          <w:cols w:space="720" w:num="1"/>
        </w:sectPr>
      </w:pPr>
    </w:p>
    <w:p>
      <w:pPr>
        <w:spacing w:before="86" w:line="235" w:lineRule="auto"/>
        <w:ind w:left="2068"/>
        <w:jc w:val="center"/>
        <w:rPr>
          <w:rFonts w:ascii="微软雅黑" w:hAnsi="微软雅黑" w:eastAsia="微软雅黑"/>
          <w:sz w:val="15"/>
          <w:szCs w:val="15"/>
        </w:rPr>
      </w:pPr>
      <w:r>
        <w:rPr>
          <w:rFonts w:hint="eastAsia" w:ascii="微软雅黑" w:hAnsi="微软雅黑" w:eastAsia="微软雅黑" w:cs="宋体"/>
          <w:color w:val="231F37"/>
          <w:spacing w:val="-4"/>
          <w:w w:val="115"/>
          <w:sz w:val="15"/>
          <w:szCs w:val="15"/>
          <w:lang w:eastAsia="zh-CN"/>
        </w:rPr>
        <w:t>尚未考虑</w:t>
      </w:r>
      <w:r>
        <w:rPr>
          <w:rFonts w:ascii="微软雅黑" w:hAnsi="微软雅黑" w:eastAsia="微软雅黑"/>
          <w:color w:val="231F37"/>
          <w:spacing w:val="-4"/>
          <w:w w:val="115"/>
          <w:sz w:val="15"/>
          <w:szCs w:val="15"/>
        </w:rPr>
        <w:t>t</w:t>
      </w:r>
    </w:p>
    <w:p>
      <w:pPr>
        <w:spacing w:before="86" w:line="235" w:lineRule="auto"/>
        <w:ind w:left="388"/>
        <w:jc w:val="center"/>
        <w:rPr>
          <w:rFonts w:ascii="微软雅黑" w:hAnsi="微软雅黑" w:eastAsia="微软雅黑"/>
          <w:sz w:val="15"/>
          <w:szCs w:val="15"/>
        </w:rPr>
      </w:pPr>
      <w:r>
        <w:rPr>
          <w:rFonts w:ascii="微软雅黑" w:hAnsi="微软雅黑" w:eastAsia="微软雅黑"/>
          <w:sz w:val="15"/>
          <w:szCs w:val="15"/>
        </w:rPr>
        <w:br w:type="column"/>
      </w:r>
      <w:r>
        <w:rPr>
          <w:rFonts w:hint="eastAsia" w:ascii="微软雅黑" w:hAnsi="微软雅黑" w:eastAsia="微软雅黑" w:cs="宋体"/>
          <w:sz w:val="15"/>
          <w:szCs w:val="15"/>
          <w:lang w:eastAsia="zh-CN"/>
        </w:rPr>
        <w:t>探索选项和用例</w:t>
      </w:r>
    </w:p>
    <w:p>
      <w:pPr>
        <w:spacing w:before="86" w:line="235" w:lineRule="auto"/>
        <w:ind w:left="553" w:right="-8" w:hanging="159"/>
        <w:rPr>
          <w:rFonts w:ascii="微软雅黑" w:hAnsi="微软雅黑" w:eastAsia="微软雅黑"/>
          <w:sz w:val="15"/>
          <w:szCs w:val="15"/>
          <w:lang w:eastAsia="zh-CN"/>
        </w:rPr>
      </w:pPr>
      <w:r>
        <w:rPr>
          <w:rFonts w:ascii="微软雅黑" w:hAnsi="微软雅黑" w:eastAsia="微软雅黑"/>
          <w:sz w:val="15"/>
          <w:szCs w:val="15"/>
          <w:lang w:eastAsia="zh-CN"/>
        </w:rPr>
        <w:br w:type="column"/>
      </w:r>
      <w:r>
        <w:rPr>
          <w:rFonts w:hint="eastAsia" w:ascii="微软雅黑" w:hAnsi="微软雅黑" w:eastAsia="微软雅黑" w:cs="宋体"/>
          <w:sz w:val="15"/>
          <w:szCs w:val="15"/>
          <w:lang w:eastAsia="zh-CN"/>
        </w:rPr>
        <w:t>测试用例</w:t>
      </w:r>
    </w:p>
    <w:p>
      <w:pPr>
        <w:spacing w:before="86" w:line="235" w:lineRule="auto"/>
        <w:ind w:left="467" w:hanging="131"/>
        <w:rPr>
          <w:rFonts w:ascii="微软雅黑" w:hAnsi="微软雅黑" w:eastAsia="微软雅黑"/>
          <w:sz w:val="15"/>
          <w:szCs w:val="15"/>
          <w:lang w:eastAsia="zh-CN"/>
        </w:rPr>
      </w:pPr>
      <w:r>
        <w:rPr>
          <w:rFonts w:ascii="微软雅黑" w:hAnsi="微软雅黑" w:eastAsia="微软雅黑"/>
          <w:sz w:val="15"/>
          <w:szCs w:val="15"/>
          <w:lang w:eastAsia="zh-CN"/>
        </w:rPr>
        <w:br w:type="column"/>
      </w:r>
      <w:r>
        <w:rPr>
          <w:rFonts w:hint="eastAsia" w:ascii="微软雅黑" w:hAnsi="微软雅黑" w:eastAsia="微软雅黑" w:cs="宋体"/>
          <w:sz w:val="15"/>
          <w:szCs w:val="15"/>
          <w:lang w:eastAsia="zh-CN"/>
        </w:rPr>
        <w:t>实施解决方案中</w:t>
      </w:r>
    </w:p>
    <w:p>
      <w:pPr>
        <w:spacing w:before="86" w:line="235" w:lineRule="auto"/>
        <w:ind w:left="283" w:firstLine="237"/>
        <w:rPr>
          <w:rFonts w:hint="eastAsia" w:ascii="微软雅黑" w:hAnsi="微软雅黑" w:eastAsia="微软雅黑"/>
          <w:sz w:val="15"/>
          <w:szCs w:val="15"/>
          <w:lang w:eastAsia="zh-CN"/>
        </w:rPr>
      </w:pPr>
      <w:r>
        <w:rPr>
          <w:rFonts w:ascii="微软雅黑" w:hAnsi="微软雅黑" w:eastAsia="微软雅黑"/>
          <w:sz w:val="15"/>
          <w:szCs w:val="15"/>
          <w:lang w:eastAsia="zh-CN"/>
        </w:rPr>
        <w:br w:type="column"/>
      </w:r>
      <w:r>
        <w:rPr>
          <w:rFonts w:hint="eastAsia" w:ascii="微软雅黑" w:hAnsi="微软雅黑" w:eastAsia="微软雅黑" w:cs="宋体"/>
          <w:sz w:val="15"/>
          <w:szCs w:val="15"/>
          <w:lang w:eastAsia="zh-CN"/>
        </w:rPr>
        <w:t>完全实施</w:t>
      </w:r>
    </w:p>
    <w:p>
      <w:pPr>
        <w:spacing w:before="86" w:line="235" w:lineRule="auto"/>
        <w:ind w:left="503" w:right="-2" w:hanging="186"/>
        <w:rPr>
          <w:rFonts w:ascii="微软雅黑" w:hAnsi="微软雅黑" w:eastAsia="微软雅黑"/>
          <w:sz w:val="15"/>
          <w:szCs w:val="15"/>
          <w:lang w:eastAsia="zh-CN"/>
        </w:rPr>
      </w:pPr>
      <w:r>
        <w:rPr>
          <w:rFonts w:ascii="微软雅黑" w:hAnsi="微软雅黑" w:eastAsia="微软雅黑"/>
          <w:sz w:val="15"/>
          <w:szCs w:val="15"/>
          <w:lang w:eastAsia="zh-CN"/>
        </w:rPr>
        <w:br w:type="column"/>
      </w:r>
      <w:r>
        <w:rPr>
          <w:rFonts w:hint="eastAsia" w:ascii="微软雅黑" w:hAnsi="微软雅黑" w:eastAsia="微软雅黑" w:cs="宋体"/>
          <w:sz w:val="15"/>
          <w:szCs w:val="15"/>
          <w:lang w:eastAsia="zh-CN"/>
        </w:rPr>
        <w:t>严格禁止使用</w:t>
      </w:r>
    </w:p>
    <w:p>
      <w:pPr>
        <w:spacing w:before="84"/>
        <w:ind w:left="355"/>
        <w:rPr>
          <w:rFonts w:ascii="微软雅黑" w:hAnsi="微软雅黑" w:eastAsia="微软雅黑"/>
          <w:sz w:val="15"/>
          <w:szCs w:val="15"/>
          <w:lang w:eastAsia="zh-CN"/>
        </w:rPr>
      </w:pPr>
      <w:r>
        <w:rPr>
          <w:rFonts w:ascii="微软雅黑" w:hAnsi="微软雅黑" w:eastAsia="微软雅黑"/>
          <w:sz w:val="15"/>
          <w:szCs w:val="15"/>
          <w:lang w:eastAsia="zh-CN"/>
        </w:rPr>
        <w:br w:type="column"/>
      </w:r>
      <w:r>
        <w:rPr>
          <w:rFonts w:hint="eastAsia" w:ascii="微软雅黑" w:hAnsi="微软雅黑" w:eastAsia="微软雅黑" w:cs="宋体"/>
          <w:sz w:val="15"/>
          <w:szCs w:val="15"/>
          <w:lang w:eastAsia="zh-CN"/>
        </w:rPr>
        <w:t>不知道</w:t>
      </w:r>
    </w:p>
    <w:p>
      <w:pPr>
        <w:rPr>
          <w:sz w:val="12"/>
          <w:lang w:eastAsia="zh-CN"/>
        </w:rPr>
        <w:sectPr>
          <w:type w:val="continuous"/>
          <w:pgSz w:w="12240" w:h="15840"/>
          <w:pgMar w:top="1500" w:right="0" w:bottom="280" w:left="520" w:header="0" w:footer="675" w:gutter="0"/>
          <w:cols w:equalWidth="0" w:num="7">
            <w:col w:w="2706" w:space="40"/>
            <w:col w:w="1037" w:space="39"/>
            <w:col w:w="1019" w:space="39"/>
            <w:col w:w="1102" w:space="40"/>
            <w:col w:w="1014" w:space="39"/>
            <w:col w:w="1013" w:space="40"/>
            <w:col w:w="3592"/>
          </w:cols>
        </w:sectPr>
      </w:pPr>
    </w:p>
    <w:p>
      <w:pPr>
        <w:pStyle w:val="3"/>
        <w:spacing w:before="146"/>
        <w:rPr>
          <w:rFonts w:ascii="微软雅黑" w:hAnsi="微软雅黑" w:eastAsia="微软雅黑"/>
          <w:lang w:eastAsia="zh-CN"/>
        </w:rPr>
      </w:pPr>
      <w:r>
        <w:rPr>
          <w:rFonts w:hint="eastAsia" w:ascii="微软雅黑" w:hAnsi="微软雅黑" w:eastAsia="微软雅黑" w:cs="宋体"/>
          <w:spacing w:val="-2"/>
          <w:w w:val="115"/>
          <w:lang w:eastAsia="zh-CN"/>
        </w:rPr>
        <w:t>统计</w:t>
      </w:r>
    </w:p>
    <w:p>
      <w:pPr>
        <w:pStyle w:val="6"/>
        <w:spacing w:before="273" w:line="276" w:lineRule="auto"/>
        <w:ind w:left="920" w:right="1444"/>
      </w:pPr>
      <w:r>
        <w:rPr>
          <w:w w:val="115"/>
        </w:rPr>
        <w:t>The survey was conducted online by CSA in November 2023 and received 2,486 responses from IT and security professionals from organizations of various sizes across the Americas, APAC and EMEA.</w:t>
      </w:r>
      <w:r>
        <w:rPr>
          <w:rFonts w:ascii="微软雅黑" w:eastAsia="微软雅黑" w:cs="微软雅黑"/>
          <w:w w:val="115"/>
          <w:lang w:eastAsia="zh-CN"/>
        </w:rPr>
        <w:t xml:space="preserve"> 该调查由</w:t>
      </w:r>
      <w:r>
        <w:rPr>
          <w:rFonts w:hint="eastAsia" w:ascii="微软雅黑" w:eastAsia="微软雅黑" w:cs="微软雅黑"/>
          <w:w w:val="115"/>
          <w:lang w:eastAsia="zh-CN"/>
        </w:rPr>
        <w:t>云安全联盟</w:t>
      </w:r>
      <w:r>
        <w:rPr>
          <w:rFonts w:ascii="微软雅黑" w:eastAsia="微软雅黑" w:cs="微软雅黑"/>
          <w:w w:val="115"/>
          <w:lang w:eastAsia="zh-CN"/>
        </w:rPr>
        <w:t>于2023年11月在线进行，收到了来自美洲、亚太地区和EMEA不同规模组织的IT和安全专业人员的2486份回复</w:t>
      </w:r>
    </w:p>
    <w:p>
      <w:pPr>
        <w:pStyle w:val="6"/>
      </w:pPr>
    </w:p>
    <w:p>
      <w:pPr>
        <w:pStyle w:val="6"/>
      </w:pPr>
    </w:p>
    <w:p>
      <w:pPr>
        <w:pStyle w:val="6"/>
      </w:pPr>
    </w:p>
    <w:p>
      <w:pPr>
        <w:pStyle w:val="6"/>
        <w:spacing w:before="1"/>
        <w:rPr>
          <w:sz w:val="24"/>
        </w:rPr>
      </w:pPr>
      <w:r>
        <mc:AlternateContent>
          <mc:Choice Requires="wps">
            <w:drawing>
              <wp:anchor distT="0" distB="0" distL="114300" distR="114300" simplePos="0" relativeHeight="252084224" behindDoc="1" locked="0" layoutInCell="1" allowOverlap="1">
                <wp:simplePos x="0" y="0"/>
                <wp:positionH relativeFrom="page">
                  <wp:posOffset>914400</wp:posOffset>
                </wp:positionH>
                <wp:positionV relativeFrom="paragraph">
                  <wp:posOffset>202565</wp:posOffset>
                </wp:positionV>
                <wp:extent cx="1828165" cy="376555"/>
                <wp:effectExtent l="0" t="0" r="635" b="4445"/>
                <wp:wrapTopAndBottom/>
                <wp:docPr id="1360" name="文本框 1360"/>
                <wp:cNvGraphicFramePr/>
                <a:graphic xmlns:a="http://schemas.openxmlformats.org/drawingml/2006/main">
                  <a:graphicData uri="http://schemas.microsoft.com/office/word/2010/wordprocessingShape">
                    <wps:wsp>
                      <wps:cNvSpPr txBox="1"/>
                      <wps:spPr>
                        <a:xfrm>
                          <a:off x="0" y="0"/>
                          <a:ext cx="1828165" cy="376555"/>
                        </a:xfrm>
                        <a:prstGeom prst="rect">
                          <a:avLst/>
                        </a:prstGeom>
                        <a:solidFill>
                          <a:srgbClr val="EEF3F8"/>
                        </a:solidFill>
                        <a:ln>
                          <a:noFill/>
                        </a:ln>
                      </wps:spPr>
                      <wps:txbx>
                        <w:txbxContent>
                          <w:p>
                            <w:pPr>
                              <w:spacing w:before="46" w:line="278" w:lineRule="auto"/>
                              <w:ind w:left="710" w:right="441" w:hanging="244"/>
                              <w:rPr>
                                <w:rFonts w:ascii="Verdana"/>
                                <w:i/>
                                <w:color w:val="000000"/>
                                <w:sz w:val="17"/>
                              </w:rPr>
                            </w:pPr>
                            <w:r>
                              <w:rPr>
                                <w:rFonts w:hint="eastAsia" w:ascii="宋体" w:hAnsi="宋体" w:eastAsia="宋体" w:cs="宋体"/>
                                <w:i/>
                                <w:color w:val="454C5B"/>
                                <w:w w:val="95"/>
                                <w:sz w:val="17"/>
                                <w:lang w:eastAsia="zh-CN"/>
                              </w:rPr>
                              <w:t>你所在世界的哪个区域</w:t>
                            </w:r>
                            <w:r>
                              <w:rPr>
                                <w:rFonts w:ascii="Verdana"/>
                                <w:i/>
                                <w:color w:val="454C5B"/>
                                <w:sz w:val="17"/>
                              </w:rPr>
                              <w:t>?</w:t>
                            </w:r>
                          </w:p>
                        </w:txbxContent>
                      </wps:txbx>
                      <wps:bodyPr lIns="0" tIns="0" rIns="0" bIns="0" upright="1"/>
                    </wps:wsp>
                  </a:graphicData>
                </a:graphic>
              </wp:anchor>
            </w:drawing>
          </mc:Choice>
          <mc:Fallback>
            <w:pict>
              <v:shape id="_x0000_s1026" o:spid="_x0000_s1026" o:spt="202" type="#_x0000_t202" style="position:absolute;left:0pt;margin-left:72pt;margin-top:15.95pt;height:29.65pt;width:143.95pt;mso-position-horizontal-relative:page;mso-wrap-distance-bottom:0pt;mso-wrap-distance-top:0pt;z-index:-251232256;mso-width-relative:page;mso-height-relative:page;" fillcolor="#EEF3F8" filled="t" stroked="f" coordsize="21600,21600" o:gfxdata="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9eIr9cAAAAJAQAADwAAAAAAAAABACAAAAAi&#10;AAAAZHJzL2Rvd25yZXYueG1sUEsBAhQAFAAAAAgAh07iQCtbG/rSAQAAoQMAAA4AAAAAAAAAAQAg&#10;AAAAJgEAAGRycy9lMm9Eb2MueG1sUEsFBgAAAAAGAAYAWQEAAGoFAAAAAA==&#10;">
                <v:fill on="t" focussize="0,0"/>
                <v:stroke on="f"/>
                <v:imagedata o:title=""/>
                <o:lock v:ext="edit" aspectratio="f"/>
                <v:textbox inset="0mm,0mm,0mm,0mm">
                  <w:txbxContent>
                    <w:p>
                      <w:pPr>
                        <w:spacing w:before="46" w:line="278" w:lineRule="auto"/>
                        <w:ind w:left="710" w:right="441" w:hanging="244"/>
                        <w:rPr>
                          <w:rFonts w:ascii="Verdana"/>
                          <w:i/>
                          <w:color w:val="000000"/>
                          <w:sz w:val="17"/>
                        </w:rPr>
                      </w:pPr>
                      <w:r>
                        <w:rPr>
                          <w:rFonts w:hint="eastAsia" w:ascii="宋体" w:hAnsi="宋体" w:eastAsia="宋体" w:cs="宋体"/>
                          <w:i/>
                          <w:color w:val="454C5B"/>
                          <w:w w:val="95"/>
                          <w:sz w:val="17"/>
                          <w:lang w:eastAsia="zh-CN"/>
                        </w:rPr>
                        <w:t>你所在世界的哪个区域</w:t>
                      </w:r>
                      <w:r>
                        <w:rPr>
                          <w:rFonts w:ascii="Verdana"/>
                          <w:i/>
                          <w:color w:val="454C5B"/>
                          <w:sz w:val="17"/>
                        </w:rPr>
                        <w:t>?</w:t>
                      </w:r>
                    </w:p>
                  </w:txbxContent>
                </v:textbox>
                <w10:wrap type="topAndBottom"/>
              </v:shape>
            </w:pict>
          </mc:Fallback>
        </mc:AlternateContent>
      </w:r>
    </w:p>
    <w:p>
      <w:pPr>
        <w:pStyle w:val="6"/>
        <w:spacing w:before="9"/>
        <w:rPr>
          <w:sz w:val="9"/>
        </w:rPr>
      </w:pPr>
    </w:p>
    <w:p>
      <w:pPr>
        <w:spacing w:before="111"/>
        <w:ind w:left="1372"/>
        <w:rPr>
          <w:sz w:val="17"/>
        </w:rPr>
      </w:pPr>
      <w:r>
        <w:rPr>
          <w:rFonts w:hint="eastAsia" w:ascii="宋体" w:hAnsi="宋体" w:eastAsia="宋体" w:cs="宋体"/>
          <w:color w:val="231F37"/>
          <w:spacing w:val="-2"/>
          <w:w w:val="115"/>
          <w:sz w:val="17"/>
          <w:lang w:eastAsia="zh-CN"/>
        </w:rPr>
        <w:t>美国</w:t>
      </w:r>
      <w:r>
        <mc:AlternateContent>
          <mc:Choice Requires="wpg">
            <w:drawing>
              <wp:anchor distT="0" distB="0" distL="114300" distR="114300" simplePos="0" relativeHeight="251930624" behindDoc="0" locked="0" layoutInCell="1" allowOverlap="1">
                <wp:simplePos x="0" y="0"/>
                <wp:positionH relativeFrom="page">
                  <wp:posOffset>2967990</wp:posOffset>
                </wp:positionH>
                <wp:positionV relativeFrom="paragraph">
                  <wp:posOffset>-720725</wp:posOffset>
                </wp:positionV>
                <wp:extent cx="3893185" cy="1927225"/>
                <wp:effectExtent l="0" t="635" r="5715" b="2540"/>
                <wp:wrapNone/>
                <wp:docPr id="1361" name="组合 1361"/>
                <wp:cNvGraphicFramePr/>
                <a:graphic xmlns:a="http://schemas.openxmlformats.org/drawingml/2006/main">
                  <a:graphicData uri="http://schemas.microsoft.com/office/word/2010/wordprocessingGroup">
                    <wpg:wgp>
                      <wpg:cNvGrpSpPr/>
                      <wpg:grpSpPr>
                        <a:xfrm>
                          <a:off x="0" y="0"/>
                          <a:ext cx="3893185" cy="1927225"/>
                          <a:chOff x="4674" y="-1135"/>
                          <a:chExt cx="6131" cy="3035"/>
                        </a:xfrm>
                      </wpg:grpSpPr>
                      <pic:pic xmlns:pic="http://schemas.openxmlformats.org/drawingml/2006/picture">
                        <pic:nvPicPr>
                          <pic:cNvPr id="1362" name="docshape634"/>
                          <pic:cNvPicPr>
                            <a:picLocks noChangeAspect="1"/>
                          </pic:cNvPicPr>
                        </pic:nvPicPr>
                        <pic:blipFill>
                          <a:blip r:embed="rId82"/>
                          <a:stretch>
                            <a:fillRect/>
                          </a:stretch>
                        </pic:blipFill>
                        <pic:spPr>
                          <a:xfrm>
                            <a:off x="4674" y="-1136"/>
                            <a:ext cx="6131" cy="3035"/>
                          </a:xfrm>
                          <a:prstGeom prst="rect">
                            <a:avLst/>
                          </a:prstGeom>
                          <a:noFill/>
                          <a:ln>
                            <a:noFill/>
                          </a:ln>
                        </pic:spPr>
                      </pic:pic>
                      <wps:wsp>
                        <wps:cNvPr id="1363" name="文本框 503"/>
                        <wps:cNvSpPr txBox="1"/>
                        <wps:spPr>
                          <a:xfrm>
                            <a:off x="7771" y="37"/>
                            <a:ext cx="315" cy="259"/>
                          </a:xfrm>
                          <a:prstGeom prst="rect">
                            <a:avLst/>
                          </a:prstGeom>
                          <a:noFill/>
                          <a:ln>
                            <a:noFill/>
                          </a:ln>
                        </wps:spPr>
                        <wps:txbx>
                          <w:txbxContent>
                            <w:p>
                              <w:pPr>
                                <w:spacing w:before="3"/>
                                <w:rPr>
                                  <w:rFonts w:ascii="Century Gothic"/>
                                  <w:b/>
                                  <w:sz w:val="20"/>
                                </w:rPr>
                              </w:pPr>
                              <w:r>
                                <w:rPr>
                                  <w:rFonts w:ascii="Century Gothic"/>
                                  <w:b/>
                                  <w:spacing w:val="-5"/>
                                  <w:w w:val="105"/>
                                  <w:sz w:val="20"/>
                                </w:rPr>
                                <w:t>7%</w:t>
                              </w:r>
                            </w:p>
                          </w:txbxContent>
                        </wps:txbx>
                        <wps:bodyPr lIns="0" tIns="0" rIns="0" bIns="0" upright="1"/>
                      </wps:wsp>
                      <wps:wsp>
                        <wps:cNvPr id="1364" name="文本框 504"/>
                        <wps:cNvSpPr txBox="1"/>
                        <wps:spPr>
                          <a:xfrm>
                            <a:off x="9237" y="-66"/>
                            <a:ext cx="441" cy="259"/>
                          </a:xfrm>
                          <a:prstGeom prst="rect">
                            <a:avLst/>
                          </a:prstGeom>
                          <a:noFill/>
                          <a:ln>
                            <a:noFill/>
                          </a:ln>
                        </wps:spPr>
                        <wps:txbx>
                          <w:txbxContent>
                            <w:p>
                              <w:pPr>
                                <w:spacing w:before="3"/>
                                <w:rPr>
                                  <w:rFonts w:ascii="Century Gothic"/>
                                  <w:b/>
                                  <w:sz w:val="20"/>
                                </w:rPr>
                              </w:pPr>
                              <w:r>
                                <w:rPr>
                                  <w:rFonts w:ascii="Century Gothic"/>
                                  <w:b/>
                                  <w:spacing w:val="-5"/>
                                  <w:w w:val="105"/>
                                  <w:sz w:val="20"/>
                                </w:rPr>
                                <w:t>14%</w:t>
                              </w:r>
                            </w:p>
                          </w:txbxContent>
                        </wps:txbx>
                        <wps:bodyPr lIns="0" tIns="0" rIns="0" bIns="0" upright="1"/>
                      </wps:wsp>
                      <wps:wsp>
                        <wps:cNvPr id="1365" name="文本框 505"/>
                        <wps:cNvSpPr txBox="1"/>
                        <wps:spPr>
                          <a:xfrm>
                            <a:off x="5581" y="277"/>
                            <a:ext cx="689" cy="259"/>
                          </a:xfrm>
                          <a:prstGeom prst="rect">
                            <a:avLst/>
                          </a:prstGeom>
                          <a:noFill/>
                          <a:ln>
                            <a:noFill/>
                          </a:ln>
                        </wps:spPr>
                        <wps:txbx>
                          <w:txbxContent>
                            <w:p>
                              <w:pPr>
                                <w:spacing w:before="3"/>
                                <w:rPr>
                                  <w:rFonts w:ascii="Century Gothic"/>
                                  <w:b/>
                                  <w:sz w:val="20"/>
                                </w:rPr>
                              </w:pPr>
                              <w:r>
                                <w:rPr>
                                  <w:rFonts w:hint="eastAsia" w:ascii="Century Gothic"/>
                                  <w:b/>
                                  <w:color w:val="FFFFFF"/>
                                  <w:spacing w:val="-5"/>
                                  <w:w w:val="105"/>
                                  <w:sz w:val="20"/>
                                </w:rPr>
                                <w:t>7</w:t>
                              </w:r>
                              <w:r>
                                <w:rPr>
                                  <w:rFonts w:ascii="Century Gothic"/>
                                  <w:b/>
                                  <w:color w:val="FFFFFF"/>
                                  <w:spacing w:val="-5"/>
                                  <w:w w:val="105"/>
                                  <w:sz w:val="20"/>
                                </w:rPr>
                                <w:t>9%</w:t>
                              </w:r>
                            </w:p>
                          </w:txbxContent>
                        </wps:txbx>
                        <wps:bodyPr lIns="0" tIns="0" rIns="0" bIns="0" upright="1"/>
                      </wps:wsp>
                    </wpg:wgp>
                  </a:graphicData>
                </a:graphic>
              </wp:anchor>
            </w:drawing>
          </mc:Choice>
          <mc:Fallback>
            <w:pict>
              <v:group id="_x0000_s1026" o:spid="_x0000_s1026" o:spt="203" style="position:absolute;left:0pt;margin-left:233.7pt;margin-top:-56.75pt;height:151.75pt;width:306.55pt;mso-position-horizontal-relative:page;z-index:251930624;mso-width-relative:page;mso-height-relative:page;" coordorigin="4674,-1135" coordsize="6131,3035" o:gfxdata="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">
                <o:lock v:ext="edit" aspectratio="f"/>
                <v:shape id="docshape634" o:spid="_x0000_s1026" o:spt="75" type="#_x0000_t75" style="position:absolute;left:4674;top:-1136;height:3035;width:6131;" filled="f" o:preferrelative="t" stroked="f" coordsize="21600,21600" o:gfxdata="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GqABvQAA&#10;AN0AAAAPAAAAAAAAAAEAIAAAACIAAABkcnMvZG93bnJldi54bWxQSwECFAAUAAAACACHTuJAMy8F&#10;njsAAAA5AAAAEAAAAAAAAAABACAAAAAMAQAAZHJzL3NoYXBleG1sLnhtbFBLBQYAAAAABgAGAFsB&#10;AAC2AwAAAAA=&#10;">
                  <v:fill on="f" focussize="0,0"/>
                  <v:stroke on="f"/>
                  <v:imagedata r:id="rId82" o:title=""/>
                  <o:lock v:ext="edit" aspectratio="t"/>
                </v:shape>
                <v:shape id="文本框 503" o:spid="_x0000_s1026" o:spt="202" type="#_x0000_t202" style="position:absolute;left:7771;top:37;height:259;width:315;" filled="f" stroked="f" coordsize="21600,21600" o:gfxdata="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PFh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3"/>
                          <w:rPr>
                            <w:rFonts w:ascii="Century Gothic"/>
                            <w:b/>
                            <w:sz w:val="20"/>
                          </w:rPr>
                        </w:pPr>
                        <w:r>
                          <w:rPr>
                            <w:rFonts w:ascii="Century Gothic"/>
                            <w:b/>
                            <w:spacing w:val="-5"/>
                            <w:w w:val="105"/>
                            <w:sz w:val="20"/>
                          </w:rPr>
                          <w:t>7%</w:t>
                        </w:r>
                      </w:p>
                    </w:txbxContent>
                  </v:textbox>
                </v:shape>
                <v:shape id="文本框 504" o:spid="_x0000_s1026" o:spt="202" type="#_x0000_t202" style="position:absolute;left:9237;top:-66;height:259;width:441;" filled="f" stroked="f" coordsize="21600,21600" o:gfxdata="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lpF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
                          <w:rPr>
                            <w:rFonts w:ascii="Century Gothic"/>
                            <w:b/>
                            <w:sz w:val="20"/>
                          </w:rPr>
                        </w:pPr>
                        <w:r>
                          <w:rPr>
                            <w:rFonts w:ascii="Century Gothic"/>
                            <w:b/>
                            <w:spacing w:val="-5"/>
                            <w:w w:val="105"/>
                            <w:sz w:val="20"/>
                          </w:rPr>
                          <w:t>14%</w:t>
                        </w:r>
                      </w:p>
                    </w:txbxContent>
                  </v:textbox>
                </v:shape>
                <v:shape id="文本框 505" o:spid="_x0000_s1026" o:spt="202" type="#_x0000_t202" style="position:absolute;left:5581;top:277;height:259;width:689;" filled="f" stroked="f" coordsize="21600,21600" o:gfxdata="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cyO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3"/>
                          <w:rPr>
                            <w:rFonts w:ascii="Century Gothic"/>
                            <w:b/>
                            <w:sz w:val="20"/>
                          </w:rPr>
                        </w:pPr>
                        <w:r>
                          <w:rPr>
                            <w:rFonts w:hint="eastAsia" w:ascii="Century Gothic"/>
                            <w:b/>
                            <w:color w:val="FFFFFF"/>
                            <w:spacing w:val="-5"/>
                            <w:w w:val="105"/>
                            <w:sz w:val="20"/>
                          </w:rPr>
                          <w:t>7</w:t>
                        </w:r>
                        <w:r>
                          <w:rPr>
                            <w:rFonts w:ascii="Century Gothic"/>
                            <w:b/>
                            <w:color w:val="FFFFFF"/>
                            <w:spacing w:val="-5"/>
                            <w:w w:val="105"/>
                            <w:sz w:val="20"/>
                          </w:rPr>
                          <w:t>9%</w:t>
                        </w:r>
                      </w:p>
                    </w:txbxContent>
                  </v:textbox>
                </v:shape>
              </v:group>
            </w:pict>
          </mc:Fallback>
        </mc:AlternateContent>
      </w:r>
      <w:r>
        <w:drawing>
          <wp:anchor distT="0" distB="0" distL="0" distR="0" simplePos="0" relativeHeight="251930624" behindDoc="0" locked="0" layoutInCell="1" allowOverlap="1">
            <wp:simplePos x="0" y="0"/>
            <wp:positionH relativeFrom="page">
              <wp:posOffset>1041400</wp:posOffset>
            </wp:positionH>
            <wp:positionV relativeFrom="paragraph">
              <wp:posOffset>84455</wp:posOffset>
            </wp:positionV>
            <wp:extent cx="90805" cy="90805"/>
            <wp:effectExtent l="0" t="0" r="10795" b="10795"/>
            <wp:wrapNone/>
            <wp:docPr id="1366"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image46.png"/>
                    <pic:cNvPicPr>
                      <a:picLocks noChangeAspect="1"/>
                    </pic:cNvPicPr>
                  </pic:nvPicPr>
                  <pic:blipFill>
                    <a:blip r:embed="rId83" cstate="print"/>
                    <a:stretch>
                      <a:fillRect/>
                    </a:stretch>
                  </pic:blipFill>
                  <pic:spPr>
                    <a:xfrm>
                      <a:off x="0" y="0"/>
                      <a:ext cx="90779" cy="90779"/>
                    </a:xfrm>
                    <a:prstGeom prst="rect">
                      <a:avLst/>
                    </a:prstGeom>
                  </pic:spPr>
                </pic:pic>
              </a:graphicData>
            </a:graphic>
          </wp:anchor>
        </w:drawing>
      </w:r>
    </w:p>
    <w:p>
      <w:pPr>
        <w:spacing w:before="189" w:line="235" w:lineRule="auto"/>
        <w:ind w:left="1372" w:right="8736"/>
        <w:rPr>
          <w:sz w:val="17"/>
        </w:rPr>
      </w:pPr>
      <w:r>
        <w:rPr>
          <w:rFonts w:hint="eastAsia" w:ascii="宋体" w:hAnsi="宋体" w:eastAsia="宋体" w:cs="宋体"/>
          <w:color w:val="231F37"/>
          <w:w w:val="110"/>
          <w:sz w:val="17"/>
          <w:lang w:eastAsia="zh-CN"/>
        </w:rPr>
        <w:t>欧洲</w:t>
      </w:r>
      <w:r>
        <w:drawing>
          <wp:anchor distT="0" distB="0" distL="0" distR="0" simplePos="0" relativeHeight="251931648" behindDoc="0" locked="0" layoutInCell="1" allowOverlap="1">
            <wp:simplePos x="0" y="0"/>
            <wp:positionH relativeFrom="page">
              <wp:posOffset>1041400</wp:posOffset>
            </wp:positionH>
            <wp:positionV relativeFrom="paragraph">
              <wp:posOffset>220345</wp:posOffset>
            </wp:positionV>
            <wp:extent cx="90805" cy="90805"/>
            <wp:effectExtent l="0" t="0" r="10795" b="10795"/>
            <wp:wrapNone/>
            <wp:docPr id="136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image47.png"/>
                    <pic:cNvPicPr>
                      <a:picLocks noChangeAspect="1"/>
                    </pic:cNvPicPr>
                  </pic:nvPicPr>
                  <pic:blipFill>
                    <a:blip r:embed="rId84" cstate="print"/>
                    <a:stretch>
                      <a:fillRect/>
                    </a:stretch>
                  </pic:blipFill>
                  <pic:spPr>
                    <a:xfrm>
                      <a:off x="0" y="0"/>
                      <a:ext cx="90779" cy="90779"/>
                    </a:xfrm>
                    <a:prstGeom prst="rect">
                      <a:avLst/>
                    </a:prstGeom>
                  </pic:spPr>
                </pic:pic>
              </a:graphicData>
            </a:graphic>
          </wp:anchor>
        </w:drawing>
      </w:r>
      <w:r>
        <w:rPr>
          <w:color w:val="231F37"/>
          <w:w w:val="110"/>
          <w:sz w:val="17"/>
        </w:rPr>
        <w:t>,</w:t>
      </w:r>
      <w:r>
        <w:rPr>
          <w:rFonts w:hint="eastAsia" w:ascii="宋体" w:hAnsi="宋体" w:eastAsia="宋体" w:cs="宋体"/>
          <w:color w:val="231F37"/>
          <w:w w:val="110"/>
          <w:sz w:val="17"/>
          <w:lang w:eastAsia="zh-CN"/>
        </w:rPr>
        <w:t>中东</w:t>
      </w:r>
      <w:r>
        <w:rPr>
          <w:color w:val="231F37"/>
          <w:w w:val="110"/>
          <w:sz w:val="17"/>
        </w:rPr>
        <w:t>,</w:t>
      </w:r>
      <w:r>
        <w:rPr>
          <w:rFonts w:hint="eastAsia" w:ascii="宋体" w:hAnsi="宋体" w:eastAsia="宋体" w:cs="宋体"/>
          <w:color w:val="231F37"/>
          <w:w w:val="110"/>
          <w:sz w:val="17"/>
          <w:lang w:eastAsia="zh-CN"/>
        </w:rPr>
        <w:t>非洲</w:t>
      </w:r>
      <w:r>
        <w:rPr>
          <w:color w:val="231F37"/>
          <w:spacing w:val="-2"/>
          <w:w w:val="110"/>
          <w:sz w:val="17"/>
        </w:rPr>
        <w:t xml:space="preserve"> </w:t>
      </w:r>
      <w:r>
        <w:rPr>
          <w:color w:val="231F37"/>
          <w:w w:val="110"/>
          <w:sz w:val="17"/>
        </w:rPr>
        <w:t>(EMEA)</w:t>
      </w:r>
    </w:p>
    <w:p>
      <w:pPr>
        <w:pStyle w:val="6"/>
        <w:spacing w:before="7"/>
        <w:rPr>
          <w:sz w:val="12"/>
        </w:rPr>
      </w:pPr>
    </w:p>
    <w:p>
      <w:pPr>
        <w:spacing w:before="110"/>
        <w:ind w:left="1372"/>
        <w:rPr>
          <w:sz w:val="17"/>
        </w:rPr>
      </w:pPr>
      <w:r>
        <w:drawing>
          <wp:anchor distT="0" distB="0" distL="0" distR="0" simplePos="0" relativeHeight="251931648" behindDoc="0" locked="0" layoutInCell="1" allowOverlap="1">
            <wp:simplePos x="0" y="0"/>
            <wp:positionH relativeFrom="page">
              <wp:posOffset>1041400</wp:posOffset>
            </wp:positionH>
            <wp:positionV relativeFrom="paragraph">
              <wp:posOffset>83820</wp:posOffset>
            </wp:positionV>
            <wp:extent cx="90805" cy="90805"/>
            <wp:effectExtent l="0" t="0" r="10795" b="10795"/>
            <wp:wrapNone/>
            <wp:docPr id="1368"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image48.png"/>
                    <pic:cNvPicPr>
                      <a:picLocks noChangeAspect="1"/>
                    </pic:cNvPicPr>
                  </pic:nvPicPr>
                  <pic:blipFill>
                    <a:blip r:embed="rId85" cstate="print"/>
                    <a:stretch>
                      <a:fillRect/>
                    </a:stretch>
                  </pic:blipFill>
                  <pic:spPr>
                    <a:xfrm>
                      <a:off x="0" y="0"/>
                      <a:ext cx="90779" cy="90779"/>
                    </a:xfrm>
                    <a:prstGeom prst="rect">
                      <a:avLst/>
                    </a:prstGeom>
                  </pic:spPr>
                </pic:pic>
              </a:graphicData>
            </a:graphic>
          </wp:anchor>
        </w:drawing>
      </w:r>
      <w:r>
        <w:rPr>
          <w:rFonts w:hint="eastAsia" w:ascii="宋体" w:hAnsi="宋体" w:eastAsia="宋体" w:cs="宋体"/>
          <w:color w:val="231F37"/>
          <w:w w:val="115"/>
          <w:sz w:val="17"/>
          <w:lang w:eastAsia="zh-CN"/>
        </w:rPr>
        <w:t>亚太</w:t>
      </w:r>
      <w:r>
        <w:rPr>
          <w:color w:val="231F37"/>
          <w:spacing w:val="-2"/>
          <w:w w:val="115"/>
          <w:sz w:val="17"/>
        </w:rPr>
        <w:t xml:space="preserve"> (APAC)</w:t>
      </w:r>
    </w:p>
    <w:p>
      <w:pPr>
        <w:pStyle w:val="6"/>
      </w:pPr>
    </w:p>
    <w:p>
      <w:pPr>
        <w:pStyle w:val="6"/>
      </w:pPr>
    </w:p>
    <w:p>
      <w:pPr>
        <w:pStyle w:val="6"/>
      </w:pPr>
    </w:p>
    <w:p>
      <w:pPr>
        <w:pStyle w:val="6"/>
      </w:pPr>
    </w:p>
    <w:p>
      <w:pPr>
        <w:pStyle w:val="6"/>
      </w:pPr>
    </w:p>
    <w:p>
      <w:pPr>
        <w:pStyle w:val="6"/>
        <w:spacing w:before="8"/>
      </w:pPr>
      <w:r>
        <mc:AlternateContent>
          <mc:Choice Requires="wpg">
            <w:drawing>
              <wp:anchor distT="0" distB="0" distL="114300" distR="114300" simplePos="0" relativeHeight="252085248" behindDoc="1" locked="0" layoutInCell="1" allowOverlap="1">
                <wp:simplePos x="0" y="0"/>
                <wp:positionH relativeFrom="page">
                  <wp:posOffset>914400</wp:posOffset>
                </wp:positionH>
                <wp:positionV relativeFrom="paragraph">
                  <wp:posOffset>175895</wp:posOffset>
                </wp:positionV>
                <wp:extent cx="2855595" cy="236855"/>
                <wp:effectExtent l="0" t="635" r="1905" b="3810"/>
                <wp:wrapTopAndBottom/>
                <wp:docPr id="1369" name="组合 1369"/>
                <wp:cNvGraphicFramePr/>
                <a:graphic xmlns:a="http://schemas.openxmlformats.org/drawingml/2006/main">
                  <a:graphicData uri="http://schemas.microsoft.com/office/word/2010/wordprocessingGroup">
                    <wpg:wgp>
                      <wpg:cNvGrpSpPr/>
                      <wpg:grpSpPr>
                        <a:xfrm>
                          <a:off x="0" y="0"/>
                          <a:ext cx="2855595" cy="236855"/>
                          <a:chOff x="1440" y="277"/>
                          <a:chExt cx="4497" cy="373"/>
                        </a:xfrm>
                      </wpg:grpSpPr>
                      <pic:pic xmlns:pic="http://schemas.openxmlformats.org/drawingml/2006/picture">
                        <pic:nvPicPr>
                          <pic:cNvPr id="1370" name="docshape639"/>
                          <pic:cNvPicPr>
                            <a:picLocks noChangeAspect="1"/>
                          </pic:cNvPicPr>
                        </pic:nvPicPr>
                        <pic:blipFill>
                          <a:blip r:embed="rId86"/>
                          <a:stretch>
                            <a:fillRect/>
                          </a:stretch>
                        </pic:blipFill>
                        <pic:spPr>
                          <a:xfrm>
                            <a:off x="1440" y="276"/>
                            <a:ext cx="4497" cy="373"/>
                          </a:xfrm>
                          <a:prstGeom prst="rect">
                            <a:avLst/>
                          </a:prstGeom>
                          <a:noFill/>
                          <a:ln>
                            <a:noFill/>
                          </a:ln>
                        </pic:spPr>
                      </pic:pic>
                      <wps:wsp>
                        <wps:cNvPr id="1371" name="文本框 499"/>
                        <wps:cNvSpPr txBox="1"/>
                        <wps:spPr>
                          <a:xfrm>
                            <a:off x="1440" y="276"/>
                            <a:ext cx="4497" cy="373"/>
                          </a:xfrm>
                          <a:prstGeom prst="rect">
                            <a:avLst/>
                          </a:prstGeom>
                          <a:noFill/>
                          <a:ln>
                            <a:noFill/>
                          </a:ln>
                        </wps:spPr>
                        <wps:txbx>
                          <w:txbxContent>
                            <w:p>
                              <w:pPr>
                                <w:spacing w:before="57"/>
                                <w:ind w:left="835"/>
                                <w:rPr>
                                  <w:rFonts w:ascii="Verdana"/>
                                  <w:i/>
                                  <w:sz w:val="17"/>
                                </w:rPr>
                              </w:pPr>
                              <w:r>
                                <w:rPr>
                                  <w:rFonts w:hint="eastAsia" w:ascii="宋体" w:hAnsi="宋体" w:eastAsia="宋体" w:cs="宋体"/>
                                  <w:i/>
                                  <w:color w:val="454C5B"/>
                                  <w:w w:val="90"/>
                                  <w:sz w:val="17"/>
                                  <w:lang w:eastAsia="zh-CN"/>
                                </w:rPr>
                                <w:t>您所在的组织的规模</w:t>
                              </w:r>
                              <w:r>
                                <w:rPr>
                                  <w:rFonts w:ascii="Verdana"/>
                                  <w:i/>
                                  <w:color w:val="454C5B"/>
                                  <w:spacing w:val="-2"/>
                                  <w:w w:val="90"/>
                                  <w:sz w:val="17"/>
                                </w:rPr>
                                <w:t>?</w:t>
                              </w:r>
                            </w:p>
                          </w:txbxContent>
                        </wps:txbx>
                        <wps:bodyPr lIns="0" tIns="0" rIns="0" bIns="0" upright="1"/>
                      </wps:wsp>
                    </wpg:wgp>
                  </a:graphicData>
                </a:graphic>
              </wp:anchor>
            </w:drawing>
          </mc:Choice>
          <mc:Fallback>
            <w:pict>
              <v:group id="_x0000_s1026" o:spid="_x0000_s1026" o:spt="203" style="position:absolute;left:0pt;margin-left:72pt;margin-top:13.85pt;height:18.65pt;width:224.85pt;mso-position-horizontal-relative:page;mso-wrap-distance-bottom:0pt;mso-wrap-distance-top:0pt;z-index:-251231232;mso-width-relative:page;mso-height-relative:page;" coordorigin="1440,277" coordsize="4497,373" o:gfxdata="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">
                <o:lock v:ext="edit" aspectratio="f"/>
                <v:shape id="docshape639" o:spid="_x0000_s1026" o:spt="75" type="#_x0000_t75" style="position:absolute;left:1440;top:276;height:373;width:4497;" filled="f" o:preferrelative="t" stroked="f" coordsize="21600,21600" o:gfxdata="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XHWyr4A&#10;AADdAAAADwAAAAAAAAABACAAAAAiAAAAZHJzL2Rvd25yZXYueG1sUEsBAhQAFAAAAAgAh07iQDMv&#10;BZ47AAAAOQAAABAAAAAAAAAAAQAgAAAADQEAAGRycy9zaGFwZXhtbC54bWxQSwUGAAAAAAYABgBb&#10;AQAAtwMAAAAA&#10;">
                  <v:fill on="f" focussize="0,0"/>
                  <v:stroke on="f"/>
                  <v:imagedata r:id="rId86" o:title=""/>
                  <o:lock v:ext="edit" aspectratio="t"/>
                </v:shape>
                <v:shape id="文本框 499" o:spid="_x0000_s1026" o:spt="202" type="#_x0000_t202" style="position:absolute;left:1440;top:276;height:373;width:4497;" filled="f" stroked="f" coordsize="21600,21600" o:gfxdata="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l1xQ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57"/>
                          <w:ind w:left="835"/>
                          <w:rPr>
                            <w:rFonts w:ascii="Verdana"/>
                            <w:i/>
                            <w:sz w:val="17"/>
                          </w:rPr>
                        </w:pPr>
                        <w:r>
                          <w:rPr>
                            <w:rFonts w:hint="eastAsia" w:ascii="宋体" w:hAnsi="宋体" w:eastAsia="宋体" w:cs="宋体"/>
                            <w:i/>
                            <w:color w:val="454C5B"/>
                            <w:w w:val="90"/>
                            <w:sz w:val="17"/>
                            <w:lang w:eastAsia="zh-CN"/>
                          </w:rPr>
                          <w:t>您所在的组织的规模</w:t>
                        </w:r>
                        <w:r>
                          <w:rPr>
                            <w:rFonts w:ascii="Verdana"/>
                            <w:i/>
                            <w:color w:val="454C5B"/>
                            <w:spacing w:val="-2"/>
                            <w:w w:val="90"/>
                            <w:sz w:val="17"/>
                          </w:rPr>
                          <w:t>?</w:t>
                        </w:r>
                      </w:p>
                    </w:txbxContent>
                  </v:textbox>
                </v:shape>
                <w10:wrap type="topAndBottom"/>
              </v:group>
            </w:pict>
          </mc:Fallback>
        </mc:AlternateContent>
      </w:r>
      <w:r>
        <mc:AlternateContent>
          <mc:Choice Requires="wpg">
            <w:drawing>
              <wp:anchor distT="0" distB="0" distL="114300" distR="114300" simplePos="0" relativeHeight="252085248" behindDoc="1" locked="0" layoutInCell="1" allowOverlap="1">
                <wp:simplePos x="0" y="0"/>
                <wp:positionH relativeFrom="page">
                  <wp:posOffset>4005580</wp:posOffset>
                </wp:positionH>
                <wp:positionV relativeFrom="paragraph">
                  <wp:posOffset>175895</wp:posOffset>
                </wp:positionV>
                <wp:extent cx="2855595" cy="236855"/>
                <wp:effectExtent l="635" t="635" r="1270" b="3810"/>
                <wp:wrapTopAndBottom/>
                <wp:docPr id="1372" name="组合 1372"/>
                <wp:cNvGraphicFramePr/>
                <a:graphic xmlns:a="http://schemas.openxmlformats.org/drawingml/2006/main">
                  <a:graphicData uri="http://schemas.microsoft.com/office/word/2010/wordprocessingGroup">
                    <wpg:wgp>
                      <wpg:cNvGrpSpPr/>
                      <wpg:grpSpPr>
                        <a:xfrm>
                          <a:off x="0" y="0"/>
                          <a:ext cx="2855595" cy="236855"/>
                          <a:chOff x="6308" y="277"/>
                          <a:chExt cx="4497" cy="373"/>
                        </a:xfrm>
                      </wpg:grpSpPr>
                      <pic:pic xmlns:pic="http://schemas.openxmlformats.org/drawingml/2006/picture">
                        <pic:nvPicPr>
                          <pic:cNvPr id="1373" name="docshape642"/>
                          <pic:cNvPicPr>
                            <a:picLocks noChangeAspect="1"/>
                          </pic:cNvPicPr>
                        </pic:nvPicPr>
                        <pic:blipFill>
                          <a:blip r:embed="rId86"/>
                          <a:stretch>
                            <a:fillRect/>
                          </a:stretch>
                        </pic:blipFill>
                        <pic:spPr>
                          <a:xfrm>
                            <a:off x="6307" y="276"/>
                            <a:ext cx="4497" cy="373"/>
                          </a:xfrm>
                          <a:prstGeom prst="rect">
                            <a:avLst/>
                          </a:prstGeom>
                          <a:noFill/>
                          <a:ln>
                            <a:noFill/>
                          </a:ln>
                        </pic:spPr>
                      </pic:pic>
                      <wps:wsp>
                        <wps:cNvPr id="1374" name="文本框 493"/>
                        <wps:cNvSpPr txBox="1"/>
                        <wps:spPr>
                          <a:xfrm>
                            <a:off x="6307" y="276"/>
                            <a:ext cx="4497" cy="373"/>
                          </a:xfrm>
                          <a:prstGeom prst="rect">
                            <a:avLst/>
                          </a:prstGeom>
                          <a:noFill/>
                          <a:ln>
                            <a:noFill/>
                          </a:ln>
                        </wps:spPr>
                        <wps:txbx>
                          <w:txbxContent>
                            <w:p>
                              <w:pPr>
                                <w:spacing w:before="57"/>
                                <w:ind w:left="453"/>
                                <w:rPr>
                                  <w:rFonts w:ascii="Verdana"/>
                                  <w:i/>
                                  <w:sz w:val="17"/>
                                </w:rPr>
                              </w:pPr>
                              <w:r>
                                <w:rPr>
                                  <w:rFonts w:hint="eastAsia" w:ascii="宋体" w:hAnsi="宋体" w:eastAsia="宋体" w:cs="宋体"/>
                                  <w:i/>
                                  <w:color w:val="454C5B"/>
                                  <w:w w:val="90"/>
                                  <w:sz w:val="17"/>
                                  <w:lang w:eastAsia="zh-CN"/>
                                </w:rPr>
                                <w:t>您在您组织的职位是什么</w:t>
                              </w:r>
                              <w:r>
                                <w:rPr>
                                  <w:rFonts w:ascii="Verdana"/>
                                  <w:i/>
                                  <w:color w:val="454C5B"/>
                                  <w:spacing w:val="-2"/>
                                  <w:w w:val="90"/>
                                  <w:sz w:val="17"/>
                                </w:rPr>
                                <w:t>?</w:t>
                              </w:r>
                            </w:p>
                          </w:txbxContent>
                        </wps:txbx>
                        <wps:bodyPr lIns="0" tIns="0" rIns="0" bIns="0" upright="1"/>
                      </wps:wsp>
                    </wpg:wgp>
                  </a:graphicData>
                </a:graphic>
              </wp:anchor>
            </w:drawing>
          </mc:Choice>
          <mc:Fallback>
            <w:pict>
              <v:group id="_x0000_s1026" o:spid="_x0000_s1026" o:spt="203" style="position:absolute;left:0pt;margin-left:315.4pt;margin-top:13.85pt;height:18.65pt;width:224.85pt;mso-position-horizontal-relative:page;mso-wrap-distance-bottom:0pt;mso-wrap-distance-top:0pt;z-index:-251231232;mso-width-relative:page;mso-height-relative:page;" coordorigin="6308,277" coordsize="4497,373" o:gfxdata="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">
                <o:lock v:ext="edit" aspectratio="f"/>
                <v:shape id="docshape642" o:spid="_x0000_s1026" o:spt="75" type="#_x0000_t75" style="position:absolute;left:6307;top:276;height:373;width:4497;" filled="f" o:preferrelative="t" stroked="f" coordsize="21600,21600" o:gfxdata="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o0i9ugAAAN0A&#10;AAAPAAAAAAAAAAEAIAAAACIAAABkcnMvZG93bnJldi54bWxQSwECFAAUAAAACACHTuJAMy8FnjsA&#10;AAA5AAAAEAAAAAAAAAABACAAAAAJAQAAZHJzL3NoYXBleG1sLnhtbFBLBQYAAAAABgAGAFsBAACz&#10;AwAAAAA=&#10;">
                  <v:fill on="f" focussize="0,0"/>
                  <v:stroke on="f"/>
                  <v:imagedata r:id="rId86" o:title=""/>
                  <o:lock v:ext="edit" aspectratio="t"/>
                </v:shape>
                <v:shape id="文本框 493" o:spid="_x0000_s1026" o:spt="202" type="#_x0000_t202" style="position:absolute;left:6307;top:276;height:373;width:4497;" filled="f" stroked="f" coordsize="21600,21600" o:gfxdata="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OD/y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7"/>
                          <w:ind w:left="453"/>
                          <w:rPr>
                            <w:rFonts w:ascii="Verdana"/>
                            <w:i/>
                            <w:sz w:val="17"/>
                          </w:rPr>
                        </w:pPr>
                        <w:r>
                          <w:rPr>
                            <w:rFonts w:hint="eastAsia" w:ascii="宋体" w:hAnsi="宋体" w:eastAsia="宋体" w:cs="宋体"/>
                            <w:i/>
                            <w:color w:val="454C5B"/>
                            <w:w w:val="90"/>
                            <w:sz w:val="17"/>
                            <w:lang w:eastAsia="zh-CN"/>
                          </w:rPr>
                          <w:t>您在您组织的职位是什么</w:t>
                        </w:r>
                        <w:r>
                          <w:rPr>
                            <w:rFonts w:ascii="Verdana"/>
                            <w:i/>
                            <w:color w:val="454C5B"/>
                            <w:spacing w:val="-2"/>
                            <w:w w:val="90"/>
                            <w:sz w:val="17"/>
                          </w:rPr>
                          <w:t>?</w:t>
                        </w:r>
                      </w:p>
                    </w:txbxContent>
                  </v:textbox>
                </v:shape>
                <w10:wrap type="topAndBottom"/>
              </v:group>
            </w:pict>
          </mc:Fallback>
        </mc:AlternateContent>
      </w:r>
    </w:p>
    <w:p>
      <w:pPr>
        <w:pStyle w:val="6"/>
        <w:spacing w:before="10"/>
        <w:rPr>
          <w:sz w:val="13"/>
        </w:rPr>
      </w:pPr>
    </w:p>
    <w:p>
      <w:pPr>
        <w:ind w:right="1437"/>
        <w:jc w:val="right"/>
        <w:rPr>
          <w:sz w:val="14"/>
        </w:rPr>
      </w:pPr>
      <w:r>
        <mc:AlternateContent>
          <mc:Choice Requires="wpg">
            <w:drawing>
              <wp:anchor distT="0" distB="0" distL="114300" distR="114300" simplePos="0" relativeHeight="252086272" behindDoc="1" locked="0" layoutInCell="1" allowOverlap="1">
                <wp:simplePos x="0" y="0"/>
                <wp:positionH relativeFrom="page">
                  <wp:posOffset>914400</wp:posOffset>
                </wp:positionH>
                <wp:positionV relativeFrom="paragraph">
                  <wp:posOffset>176530</wp:posOffset>
                </wp:positionV>
                <wp:extent cx="2855595" cy="339090"/>
                <wp:effectExtent l="0" t="0" r="1905" b="3810"/>
                <wp:wrapTopAndBottom/>
                <wp:docPr id="1375" name="组合 1375"/>
                <wp:cNvGraphicFramePr/>
                <a:graphic xmlns:a="http://schemas.openxmlformats.org/drawingml/2006/main">
                  <a:graphicData uri="http://schemas.microsoft.com/office/word/2010/wordprocessingGroup">
                    <wpg:wgp>
                      <wpg:cNvGrpSpPr/>
                      <wpg:grpSpPr>
                        <a:xfrm>
                          <a:off x="0" y="0"/>
                          <a:ext cx="2855595" cy="339090"/>
                          <a:chOff x="1440" y="278"/>
                          <a:chExt cx="4497" cy="534"/>
                        </a:xfrm>
                      </wpg:grpSpPr>
                      <pic:pic xmlns:pic="http://schemas.openxmlformats.org/drawingml/2006/picture">
                        <pic:nvPicPr>
                          <pic:cNvPr id="1376" name="docshape645"/>
                          <pic:cNvPicPr>
                            <a:picLocks noChangeAspect="1"/>
                          </pic:cNvPicPr>
                        </pic:nvPicPr>
                        <pic:blipFill>
                          <a:blip r:embed="rId87"/>
                          <a:stretch>
                            <a:fillRect/>
                          </a:stretch>
                        </pic:blipFill>
                        <pic:spPr>
                          <a:xfrm>
                            <a:off x="1440" y="278"/>
                            <a:ext cx="4497" cy="534"/>
                          </a:xfrm>
                          <a:prstGeom prst="rect">
                            <a:avLst/>
                          </a:prstGeom>
                          <a:noFill/>
                          <a:ln>
                            <a:noFill/>
                          </a:ln>
                        </pic:spPr>
                      </pic:pic>
                      <wps:wsp>
                        <wps:cNvPr id="1377" name="文本框 508"/>
                        <wps:cNvSpPr txBox="1"/>
                        <wps:spPr>
                          <a:xfrm>
                            <a:off x="1741" y="458"/>
                            <a:ext cx="316" cy="180"/>
                          </a:xfrm>
                          <a:prstGeom prst="rect">
                            <a:avLst/>
                          </a:prstGeom>
                          <a:noFill/>
                          <a:ln>
                            <a:noFill/>
                          </a:ln>
                        </wps:spPr>
                        <wps:txbx>
                          <w:txbxContent>
                            <w:p>
                              <w:pPr>
                                <w:rPr>
                                  <w:rFonts w:ascii="Verdana"/>
                                  <w:sz w:val="14"/>
                                </w:rPr>
                              </w:pPr>
                              <w:r>
                                <w:rPr>
                                  <w:rFonts w:ascii="Verdana"/>
                                  <w:spacing w:val="-5"/>
                                  <w:w w:val="95"/>
                                  <w:sz w:val="14"/>
                                </w:rPr>
                                <w:t>20%</w:t>
                              </w:r>
                            </w:p>
                          </w:txbxContent>
                        </wps:txbx>
                        <wps:bodyPr lIns="0" tIns="0" rIns="0" bIns="0" upright="1"/>
                      </wps:wsp>
                      <wps:wsp>
                        <wps:cNvPr id="1378" name="文本框 509"/>
                        <wps:cNvSpPr txBox="1"/>
                        <wps:spPr>
                          <a:xfrm>
                            <a:off x="3002" y="458"/>
                            <a:ext cx="313" cy="180"/>
                          </a:xfrm>
                          <a:prstGeom prst="rect">
                            <a:avLst/>
                          </a:prstGeom>
                          <a:noFill/>
                          <a:ln>
                            <a:noFill/>
                          </a:ln>
                        </wps:spPr>
                        <wps:txbx>
                          <w:txbxContent>
                            <w:p>
                              <w:pPr>
                                <w:rPr>
                                  <w:rFonts w:ascii="Verdana"/>
                                  <w:sz w:val="14"/>
                                </w:rPr>
                              </w:pPr>
                              <w:r>
                                <w:rPr>
                                  <w:rFonts w:ascii="Verdana"/>
                                  <w:spacing w:val="-5"/>
                                  <w:w w:val="95"/>
                                  <w:sz w:val="14"/>
                                </w:rPr>
                                <w:t>36%</w:t>
                              </w:r>
                            </w:p>
                          </w:txbxContent>
                        </wps:txbx>
                        <wps:bodyPr lIns="0" tIns="0" rIns="0" bIns="0" upright="1"/>
                      </wps:wsp>
                      <wps:wsp>
                        <wps:cNvPr id="1379" name="文本框 510"/>
                        <wps:cNvSpPr txBox="1"/>
                        <wps:spPr>
                          <a:xfrm>
                            <a:off x="4347" y="458"/>
                            <a:ext cx="301" cy="180"/>
                          </a:xfrm>
                          <a:prstGeom prst="rect">
                            <a:avLst/>
                          </a:prstGeom>
                          <a:noFill/>
                          <a:ln>
                            <a:noFill/>
                          </a:ln>
                        </wps:spPr>
                        <wps:txbx>
                          <w:txbxContent>
                            <w:p>
                              <w:pPr>
                                <w:rPr>
                                  <w:rFonts w:ascii="Verdana"/>
                                  <w:sz w:val="14"/>
                                </w:rPr>
                              </w:pPr>
                              <w:r>
                                <w:rPr>
                                  <w:rFonts w:ascii="Verdana"/>
                                  <w:spacing w:val="-5"/>
                                  <w:w w:val="90"/>
                                  <w:sz w:val="14"/>
                                </w:rPr>
                                <w:t>21%</w:t>
                              </w:r>
                            </w:p>
                          </w:txbxContent>
                        </wps:txbx>
                        <wps:bodyPr lIns="0" tIns="0" rIns="0" bIns="0" upright="1"/>
                      </wps:wsp>
                      <wps:wsp>
                        <wps:cNvPr id="1380" name="文本框 511"/>
                        <wps:cNvSpPr txBox="1"/>
                        <wps:spPr>
                          <a:xfrm>
                            <a:off x="5031" y="458"/>
                            <a:ext cx="822" cy="182"/>
                          </a:xfrm>
                          <a:prstGeom prst="rect">
                            <a:avLst/>
                          </a:prstGeom>
                          <a:noFill/>
                          <a:ln>
                            <a:noFill/>
                          </a:ln>
                        </wps:spPr>
                        <wps:txbx>
                          <w:txbxContent>
                            <w:p>
                              <w:pPr>
                                <w:tabs>
                                  <w:tab w:val="left" w:pos="528"/>
                                </w:tabs>
                                <w:spacing w:before="2"/>
                                <w:rPr>
                                  <w:rFonts w:ascii="Verdana"/>
                                  <w:sz w:val="14"/>
                                </w:rPr>
                              </w:pPr>
                              <w:r>
                                <w:rPr>
                                  <w:rFonts w:ascii="Verdana"/>
                                  <w:color w:val="FFFFFF"/>
                                  <w:spacing w:val="-5"/>
                                  <w:w w:val="95"/>
                                  <w:sz w:val="14"/>
                                </w:rPr>
                                <w:t>12%</w:t>
                              </w:r>
                              <w:r>
                                <w:rPr>
                                  <w:rFonts w:ascii="Verdana"/>
                                  <w:color w:val="FFFFFF"/>
                                  <w:sz w:val="14"/>
                                </w:rPr>
                                <w:tab/>
                              </w:r>
                              <w:r>
                                <w:rPr>
                                  <w:rFonts w:ascii="Verdana"/>
                                  <w:color w:val="FFFFFF"/>
                                  <w:spacing w:val="-5"/>
                                  <w:w w:val="85"/>
                                  <w:sz w:val="14"/>
                                </w:rPr>
                                <w:t>11%</w:t>
                              </w:r>
                            </w:p>
                          </w:txbxContent>
                        </wps:txbx>
                        <wps:bodyPr lIns="0" tIns="0" rIns="0" bIns="0" upright="1"/>
                      </wps:wsp>
                    </wpg:wgp>
                  </a:graphicData>
                </a:graphic>
              </wp:anchor>
            </w:drawing>
          </mc:Choice>
          <mc:Fallback>
            <w:pict>
              <v:group id="_x0000_s1026" o:spid="_x0000_s1026" o:spt="203" style="position:absolute;left:0pt;margin-left:72pt;margin-top:13.9pt;height:26.7pt;width:224.85pt;mso-position-horizontal-relative:page;mso-wrap-distance-bottom:0pt;mso-wrap-distance-top:0pt;z-index:-251230208;mso-width-relative:page;mso-height-relative:page;" coordorigin="1440,278" coordsize="4497,534" o:gfxdata="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">
                <o:lock v:ext="edit" aspectratio="f"/>
                <v:shape id="docshape645" o:spid="_x0000_s1026" o:spt="75" type="#_x0000_t75" style="position:absolute;left:1440;top:278;height:534;width:4497;" filled="f" o:preferrelative="t" stroked="f" coordsize="21600,21600" o:gfxdata="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6rAmr4A&#10;AADdAAAADwAAAAAAAAABACAAAAAiAAAAZHJzL2Rvd25yZXYueG1sUEsBAhQAFAAAAAgAh07iQDMv&#10;BZ47AAAAOQAAABAAAAAAAAAAAQAgAAAADQEAAGRycy9zaGFwZXhtbC54bWxQSwUGAAAAAAYABgBb&#10;AQAAtwMAAAAA&#10;">
                  <v:fill on="f" focussize="0,0"/>
                  <v:stroke on="f"/>
                  <v:imagedata r:id="rId87" o:title=""/>
                  <o:lock v:ext="edit" aspectratio="t"/>
                </v:shape>
                <v:shape id="文本框 508" o:spid="_x0000_s1026" o:spt="202" type="#_x0000_t202" style="position:absolute;left:1741;top:458;height:180;width:316;" filled="f" stroked="f" coordsize="21600,21600" o:gfxdata="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MmG/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ascii="Verdana"/>
                            <w:sz w:val="14"/>
                          </w:rPr>
                        </w:pPr>
                        <w:r>
                          <w:rPr>
                            <w:rFonts w:ascii="Verdana"/>
                            <w:spacing w:val="-5"/>
                            <w:w w:val="95"/>
                            <w:sz w:val="14"/>
                          </w:rPr>
                          <w:t>20%</w:t>
                        </w:r>
                      </w:p>
                    </w:txbxContent>
                  </v:textbox>
                </v:shape>
                <v:shape id="文本框 509" o:spid="_x0000_s1026" o:spt="202" type="#_x0000_t202" style="position:absolute;left:3002;top:458;height:180;width:313;" filled="f" stroked="f" coordsize="21600,21600" o:gfxdata="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rfXN&#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rPr>
                            <w:rFonts w:ascii="Verdana"/>
                            <w:sz w:val="14"/>
                          </w:rPr>
                        </w:pPr>
                        <w:r>
                          <w:rPr>
                            <w:rFonts w:ascii="Verdana"/>
                            <w:spacing w:val="-5"/>
                            <w:w w:val="95"/>
                            <w:sz w:val="14"/>
                          </w:rPr>
                          <w:t>36%</w:t>
                        </w:r>
                      </w:p>
                    </w:txbxContent>
                  </v:textbox>
                </v:shape>
                <v:shape id="文本框 510" o:spid="_x0000_s1026" o:spt="202" type="#_x0000_t202" style="position:absolute;left:4347;top:458;height:180;width:301;" filled="f" stroked="f" coordsize="21600,21600" o:gfxdata="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4VBW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ascii="Verdana"/>
                            <w:sz w:val="14"/>
                          </w:rPr>
                        </w:pPr>
                        <w:r>
                          <w:rPr>
                            <w:rFonts w:ascii="Verdana"/>
                            <w:spacing w:val="-5"/>
                            <w:w w:val="90"/>
                            <w:sz w:val="14"/>
                          </w:rPr>
                          <w:t>21%</w:t>
                        </w:r>
                      </w:p>
                    </w:txbxContent>
                  </v:textbox>
                </v:shape>
                <v:shape id="文本框 511" o:spid="_x0000_s1026" o:spt="202" type="#_x0000_t202" style="position:absolute;left:5031;top:458;height:182;width:822;" filled="f" stroked="f" coordsize="21600,21600" o:gfxdata="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Don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tabs>
                            <w:tab w:val="left" w:pos="528"/>
                          </w:tabs>
                          <w:spacing w:before="2"/>
                          <w:rPr>
                            <w:rFonts w:ascii="Verdana"/>
                            <w:sz w:val="14"/>
                          </w:rPr>
                        </w:pPr>
                        <w:r>
                          <w:rPr>
                            <w:rFonts w:ascii="Verdana"/>
                            <w:color w:val="FFFFFF"/>
                            <w:spacing w:val="-5"/>
                            <w:w w:val="95"/>
                            <w:sz w:val="14"/>
                          </w:rPr>
                          <w:t>12%</w:t>
                        </w:r>
                        <w:r>
                          <w:rPr>
                            <w:rFonts w:ascii="Verdana"/>
                            <w:color w:val="FFFFFF"/>
                            <w:sz w:val="14"/>
                          </w:rPr>
                          <w:tab/>
                        </w:r>
                        <w:r>
                          <w:rPr>
                            <w:rFonts w:ascii="Verdana"/>
                            <w:color w:val="FFFFFF"/>
                            <w:spacing w:val="-5"/>
                            <w:w w:val="85"/>
                            <w:sz w:val="14"/>
                          </w:rPr>
                          <w:t>11%</w:t>
                        </w:r>
                      </w:p>
                    </w:txbxContent>
                  </v:textbox>
                </v:shape>
                <w10:wrap type="topAndBottom"/>
              </v:group>
            </w:pict>
          </mc:Fallback>
        </mc:AlternateContent>
      </w:r>
      <w:r>
        <mc:AlternateContent>
          <mc:Choice Requires="wpg">
            <w:drawing>
              <wp:anchor distT="0" distB="0" distL="114300" distR="114300" simplePos="0" relativeHeight="252086272" behindDoc="1" locked="0" layoutInCell="1" allowOverlap="1">
                <wp:simplePos x="0" y="0"/>
                <wp:positionH relativeFrom="page">
                  <wp:posOffset>4005580</wp:posOffset>
                </wp:positionH>
                <wp:positionV relativeFrom="paragraph">
                  <wp:posOffset>125095</wp:posOffset>
                </wp:positionV>
                <wp:extent cx="2853055" cy="390525"/>
                <wp:effectExtent l="635" t="0" r="3810" b="3175"/>
                <wp:wrapTopAndBottom/>
                <wp:docPr id="1381" name="组合 1381"/>
                <wp:cNvGraphicFramePr/>
                <a:graphic xmlns:a="http://schemas.openxmlformats.org/drawingml/2006/main">
                  <a:graphicData uri="http://schemas.microsoft.com/office/word/2010/wordprocessingGroup">
                    <wpg:wgp>
                      <wpg:cNvGrpSpPr/>
                      <wpg:grpSpPr>
                        <a:xfrm>
                          <a:off x="0" y="0"/>
                          <a:ext cx="2853055" cy="390525"/>
                          <a:chOff x="6308" y="197"/>
                          <a:chExt cx="4493" cy="615"/>
                        </a:xfrm>
                      </wpg:grpSpPr>
                      <pic:pic xmlns:pic="http://schemas.openxmlformats.org/drawingml/2006/picture">
                        <pic:nvPicPr>
                          <pic:cNvPr id="1382" name="docshape651"/>
                          <pic:cNvPicPr>
                            <a:picLocks noChangeAspect="1"/>
                          </pic:cNvPicPr>
                        </pic:nvPicPr>
                        <pic:blipFill>
                          <a:blip r:embed="rId88"/>
                          <a:stretch>
                            <a:fillRect/>
                          </a:stretch>
                        </pic:blipFill>
                        <pic:spPr>
                          <a:xfrm>
                            <a:off x="6307" y="197"/>
                            <a:ext cx="4493" cy="615"/>
                          </a:xfrm>
                          <a:prstGeom prst="rect">
                            <a:avLst/>
                          </a:prstGeom>
                          <a:noFill/>
                          <a:ln>
                            <a:noFill/>
                          </a:ln>
                        </pic:spPr>
                      </pic:pic>
                      <wps:wsp>
                        <wps:cNvPr id="1383" name="文本框 539"/>
                        <wps:cNvSpPr txBox="1"/>
                        <wps:spPr>
                          <a:xfrm>
                            <a:off x="6684" y="458"/>
                            <a:ext cx="300" cy="180"/>
                          </a:xfrm>
                          <a:prstGeom prst="rect">
                            <a:avLst/>
                          </a:prstGeom>
                          <a:noFill/>
                          <a:ln>
                            <a:noFill/>
                          </a:ln>
                        </wps:spPr>
                        <wps:txbx>
                          <w:txbxContent>
                            <w:p>
                              <w:pPr>
                                <w:spacing w:before="8"/>
                                <w:rPr>
                                  <w:sz w:val="14"/>
                                </w:rPr>
                              </w:pPr>
                              <w:r>
                                <w:rPr>
                                  <w:color w:val="FFFFFF"/>
                                  <w:spacing w:val="-5"/>
                                  <w:w w:val="115"/>
                                  <w:sz w:val="14"/>
                                </w:rPr>
                                <w:t>13%</w:t>
                              </w:r>
                            </w:p>
                          </w:txbxContent>
                        </wps:txbx>
                        <wps:bodyPr lIns="0" tIns="0" rIns="0" bIns="0" upright="1"/>
                      </wps:wsp>
                      <wps:wsp>
                        <wps:cNvPr id="1384" name="文本框 540"/>
                        <wps:cNvSpPr txBox="1"/>
                        <wps:spPr>
                          <a:xfrm>
                            <a:off x="7785" y="458"/>
                            <a:ext cx="301" cy="180"/>
                          </a:xfrm>
                          <a:prstGeom prst="rect">
                            <a:avLst/>
                          </a:prstGeom>
                          <a:noFill/>
                          <a:ln>
                            <a:noFill/>
                          </a:ln>
                        </wps:spPr>
                        <wps:txbx>
                          <w:txbxContent>
                            <w:p>
                              <w:pPr>
                                <w:spacing w:before="8"/>
                                <w:rPr>
                                  <w:sz w:val="14"/>
                                </w:rPr>
                              </w:pPr>
                              <w:r>
                                <w:rPr>
                                  <w:color w:val="FFFFFF"/>
                                  <w:spacing w:val="-5"/>
                                  <w:w w:val="115"/>
                                  <w:sz w:val="14"/>
                                </w:rPr>
                                <w:t>21%</w:t>
                              </w:r>
                            </w:p>
                          </w:txbxContent>
                        </wps:txbx>
                        <wps:bodyPr lIns="0" tIns="0" rIns="0" bIns="0" upright="1"/>
                      </wps:wsp>
                      <wps:wsp>
                        <wps:cNvPr id="1385" name="文本框 541"/>
                        <wps:cNvSpPr txBox="1"/>
                        <wps:spPr>
                          <a:xfrm>
                            <a:off x="9028" y="458"/>
                            <a:ext cx="330" cy="180"/>
                          </a:xfrm>
                          <a:prstGeom prst="rect">
                            <a:avLst/>
                          </a:prstGeom>
                          <a:noFill/>
                          <a:ln>
                            <a:noFill/>
                          </a:ln>
                        </wps:spPr>
                        <wps:txbx>
                          <w:txbxContent>
                            <w:p>
                              <w:pPr>
                                <w:spacing w:before="8"/>
                                <w:rPr>
                                  <w:sz w:val="14"/>
                                </w:rPr>
                              </w:pPr>
                              <w:r>
                                <w:rPr>
                                  <w:spacing w:val="-5"/>
                                  <w:w w:val="125"/>
                                  <w:sz w:val="14"/>
                                </w:rPr>
                                <w:t>44%</w:t>
                              </w:r>
                            </w:p>
                          </w:txbxContent>
                        </wps:txbx>
                        <wps:bodyPr lIns="0" tIns="0" rIns="0" bIns="0" upright="1"/>
                      </wps:wsp>
                      <wps:wsp>
                        <wps:cNvPr id="1386" name="文本框 542"/>
                        <wps:cNvSpPr txBox="1"/>
                        <wps:spPr>
                          <a:xfrm>
                            <a:off x="10161" y="458"/>
                            <a:ext cx="316" cy="180"/>
                          </a:xfrm>
                          <a:prstGeom prst="rect">
                            <a:avLst/>
                          </a:prstGeom>
                          <a:noFill/>
                          <a:ln>
                            <a:noFill/>
                          </a:ln>
                        </wps:spPr>
                        <wps:txbx>
                          <w:txbxContent>
                            <w:p>
                              <w:pPr>
                                <w:spacing w:before="8"/>
                                <w:rPr>
                                  <w:sz w:val="14"/>
                                </w:rPr>
                              </w:pPr>
                              <w:r>
                                <w:rPr>
                                  <w:spacing w:val="-5"/>
                                  <w:w w:val="120"/>
                                  <w:sz w:val="14"/>
                                </w:rPr>
                                <w:t>20%</w:t>
                              </w:r>
                            </w:p>
                          </w:txbxContent>
                        </wps:txbx>
                        <wps:bodyPr lIns="0" tIns="0" rIns="0" bIns="0" upright="1"/>
                      </wps:wsp>
                    </wpg:wgp>
                  </a:graphicData>
                </a:graphic>
              </wp:anchor>
            </w:drawing>
          </mc:Choice>
          <mc:Fallback>
            <w:pict>
              <v:group id="_x0000_s1026" o:spid="_x0000_s1026" o:spt="203" style="position:absolute;left:0pt;margin-left:315.4pt;margin-top:9.85pt;height:30.75pt;width:224.65pt;mso-position-horizontal-relative:page;mso-wrap-distance-bottom:0pt;mso-wrap-distance-top:0pt;z-index:-251230208;mso-width-relative:page;mso-height-relative:page;" coordorigin="6308,197" coordsize="4493,615" o:gfxdata="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">
                <o:lock v:ext="edit" aspectratio="f"/>
                <v:shape id="docshape651" o:spid="_x0000_s1026" o:spt="75" type="#_x0000_t75" style="position:absolute;left:6307;top:197;height:615;width:4493;" filled="f" o:preferrelative="t" stroked="f" coordsize="21600,21600" o:gfxdata="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PE/CvQAA&#10;AN0AAAAPAAAAAAAAAAEAIAAAACIAAABkcnMvZG93bnJldi54bWxQSwECFAAUAAAACACHTuJAMy8F&#10;njsAAAA5AAAAEAAAAAAAAAABACAAAAAMAQAAZHJzL3NoYXBleG1sLnhtbFBLBQYAAAAABgAGAFsB&#10;AAC2AwAAAAA=&#10;">
                  <v:fill on="f" focussize="0,0"/>
                  <v:stroke on="f"/>
                  <v:imagedata r:id="rId88" o:title=""/>
                  <o:lock v:ext="edit" aspectratio="t"/>
                </v:shape>
                <v:shape id="文本框 539" o:spid="_x0000_s1026" o:spt="202" type="#_x0000_t202" style="position:absolute;left:6684;top:458;height:180;width:300;" filled="f" stroked="f" coordsize="21600,21600" o:gfxdata="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Beb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8"/>
                          <w:rPr>
                            <w:sz w:val="14"/>
                          </w:rPr>
                        </w:pPr>
                        <w:r>
                          <w:rPr>
                            <w:color w:val="FFFFFF"/>
                            <w:spacing w:val="-5"/>
                            <w:w w:val="115"/>
                            <w:sz w:val="14"/>
                          </w:rPr>
                          <w:t>13%</w:t>
                        </w:r>
                      </w:p>
                    </w:txbxContent>
                  </v:textbox>
                </v:shape>
                <v:shape id="文本框 540" o:spid="_x0000_s1026" o:spt="202" type="#_x0000_t202" style="position:absolute;left:7785;top:458;height:180;width:301;" filled="f" stroked="f" coordsize="21600,21600" o:gfxdata="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NY/v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8"/>
                          <w:rPr>
                            <w:sz w:val="14"/>
                          </w:rPr>
                        </w:pPr>
                        <w:r>
                          <w:rPr>
                            <w:color w:val="FFFFFF"/>
                            <w:spacing w:val="-5"/>
                            <w:w w:val="115"/>
                            <w:sz w:val="14"/>
                          </w:rPr>
                          <w:t>21%</w:t>
                        </w:r>
                      </w:p>
                    </w:txbxContent>
                  </v:textbox>
                </v:shape>
                <v:shape id="文本框 541" o:spid="_x0000_s1026" o:spt="202" type="#_x0000_t202" style="position:absolute;left:9028;top:458;height:180;width:330;" filled="f" stroked="f" coordsize="21600,21600" o:gfxdata="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eSp0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8"/>
                          <w:rPr>
                            <w:sz w:val="14"/>
                          </w:rPr>
                        </w:pPr>
                        <w:r>
                          <w:rPr>
                            <w:spacing w:val="-5"/>
                            <w:w w:val="125"/>
                            <w:sz w:val="14"/>
                          </w:rPr>
                          <w:t>44%</w:t>
                        </w:r>
                      </w:p>
                    </w:txbxContent>
                  </v:textbox>
                </v:shape>
                <v:shape id="文本框 542" o:spid="_x0000_s1026" o:spt="202" type="#_x0000_t202" style="position:absolute;left:10161;top:458;height:180;width:316;" filled="f" stroked="f" coordsize="21600,21600" o:gfxdata="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q7QD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8"/>
                          <w:rPr>
                            <w:sz w:val="14"/>
                          </w:rPr>
                        </w:pPr>
                        <w:r>
                          <w:rPr>
                            <w:spacing w:val="-5"/>
                            <w:w w:val="120"/>
                            <w:sz w:val="14"/>
                          </w:rPr>
                          <w:t>20%</w:t>
                        </w:r>
                      </w:p>
                    </w:txbxContent>
                  </v:textbox>
                </v:shape>
                <w10:wrap type="topAndBottom"/>
              </v:group>
            </w:pict>
          </mc:Fallback>
        </mc:AlternateContent>
      </w:r>
      <w:r>
        <w:drawing>
          <wp:anchor distT="0" distB="0" distL="0" distR="0" simplePos="0" relativeHeight="252077056" behindDoc="1" locked="0" layoutInCell="1" allowOverlap="1">
            <wp:simplePos x="0" y="0"/>
            <wp:positionH relativeFrom="page">
              <wp:posOffset>4939665</wp:posOffset>
            </wp:positionH>
            <wp:positionV relativeFrom="paragraph">
              <wp:posOffset>737235</wp:posOffset>
            </wp:positionV>
            <wp:extent cx="73660" cy="73660"/>
            <wp:effectExtent l="0" t="0" r="2540" b="2540"/>
            <wp:wrapNone/>
            <wp:docPr id="138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image52.png"/>
                    <pic:cNvPicPr>
                      <a:picLocks noChangeAspect="1"/>
                    </pic:cNvPicPr>
                  </pic:nvPicPr>
                  <pic:blipFill>
                    <a:blip r:embed="rId89" cstate="print"/>
                    <a:stretch>
                      <a:fillRect/>
                    </a:stretch>
                  </pic:blipFill>
                  <pic:spPr>
                    <a:xfrm>
                      <a:off x="0" y="0"/>
                      <a:ext cx="73913" cy="73913"/>
                    </a:xfrm>
                    <a:prstGeom prst="rect">
                      <a:avLst/>
                    </a:prstGeom>
                  </pic:spPr>
                </pic:pic>
              </a:graphicData>
            </a:graphic>
          </wp:anchor>
        </w:drawing>
      </w:r>
      <w:r>
        <w:drawing>
          <wp:anchor distT="0" distB="0" distL="0" distR="0" simplePos="0" relativeHeight="252077056" behindDoc="1" locked="0" layoutInCell="1" allowOverlap="1">
            <wp:simplePos x="0" y="0"/>
            <wp:positionH relativeFrom="page">
              <wp:posOffset>5484495</wp:posOffset>
            </wp:positionH>
            <wp:positionV relativeFrom="paragraph">
              <wp:posOffset>737235</wp:posOffset>
            </wp:positionV>
            <wp:extent cx="73660" cy="73660"/>
            <wp:effectExtent l="0" t="0" r="2540" b="2540"/>
            <wp:wrapNone/>
            <wp:docPr id="1388"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 name="image53.png"/>
                    <pic:cNvPicPr>
                      <a:picLocks noChangeAspect="1"/>
                    </pic:cNvPicPr>
                  </pic:nvPicPr>
                  <pic:blipFill>
                    <a:blip r:embed="rId90" cstate="print"/>
                    <a:stretch>
                      <a:fillRect/>
                    </a:stretch>
                  </pic:blipFill>
                  <pic:spPr>
                    <a:xfrm>
                      <a:off x="0" y="0"/>
                      <a:ext cx="73913" cy="73913"/>
                    </a:xfrm>
                    <a:prstGeom prst="rect">
                      <a:avLst/>
                    </a:prstGeom>
                  </pic:spPr>
                </pic:pic>
              </a:graphicData>
            </a:graphic>
          </wp:anchor>
        </w:drawing>
      </w:r>
      <w:r>
        <w:drawing>
          <wp:anchor distT="0" distB="0" distL="0" distR="0" simplePos="0" relativeHeight="252078080" behindDoc="1" locked="0" layoutInCell="1" allowOverlap="1">
            <wp:simplePos x="0" y="0"/>
            <wp:positionH relativeFrom="page">
              <wp:posOffset>6070600</wp:posOffset>
            </wp:positionH>
            <wp:positionV relativeFrom="paragraph">
              <wp:posOffset>737235</wp:posOffset>
            </wp:positionV>
            <wp:extent cx="73660" cy="73660"/>
            <wp:effectExtent l="0" t="0" r="2540" b="2540"/>
            <wp:wrapNone/>
            <wp:docPr id="138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image54.png"/>
                    <pic:cNvPicPr>
                      <a:picLocks noChangeAspect="1"/>
                    </pic:cNvPicPr>
                  </pic:nvPicPr>
                  <pic:blipFill>
                    <a:blip r:embed="rId91" cstate="print"/>
                    <a:stretch>
                      <a:fillRect/>
                    </a:stretch>
                  </pic:blipFill>
                  <pic:spPr>
                    <a:xfrm>
                      <a:off x="0" y="0"/>
                      <a:ext cx="73913" cy="73913"/>
                    </a:xfrm>
                    <a:prstGeom prst="rect">
                      <a:avLst/>
                    </a:prstGeom>
                  </pic:spPr>
                </pic:pic>
              </a:graphicData>
            </a:graphic>
          </wp:anchor>
        </w:drawing>
      </w:r>
      <w:r>
        <w:drawing>
          <wp:anchor distT="0" distB="0" distL="0" distR="0" simplePos="0" relativeHeight="252078080" behindDoc="1" locked="0" layoutInCell="1" allowOverlap="1">
            <wp:simplePos x="0" y="0"/>
            <wp:positionH relativeFrom="page">
              <wp:posOffset>6506845</wp:posOffset>
            </wp:positionH>
            <wp:positionV relativeFrom="paragraph">
              <wp:posOffset>737235</wp:posOffset>
            </wp:positionV>
            <wp:extent cx="73660" cy="73660"/>
            <wp:effectExtent l="0" t="0" r="2540" b="2540"/>
            <wp:wrapNone/>
            <wp:docPr id="1390"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image55.png"/>
                    <pic:cNvPicPr>
                      <a:picLocks noChangeAspect="1"/>
                    </pic:cNvPicPr>
                  </pic:nvPicPr>
                  <pic:blipFill>
                    <a:blip r:embed="rId92" cstate="print"/>
                    <a:stretch>
                      <a:fillRect/>
                    </a:stretch>
                  </pic:blipFill>
                  <pic:spPr>
                    <a:xfrm>
                      <a:off x="0" y="0"/>
                      <a:ext cx="73914" cy="73913"/>
                    </a:xfrm>
                    <a:prstGeom prst="rect">
                      <a:avLst/>
                    </a:prstGeom>
                  </pic:spPr>
                </pic:pic>
              </a:graphicData>
            </a:graphic>
          </wp:anchor>
        </w:drawing>
      </w:r>
      <w:r>
        <w:rPr>
          <w:spacing w:val="-5"/>
          <w:w w:val="115"/>
          <w:sz w:val="14"/>
        </w:rPr>
        <w:t>1%</w:t>
      </w:r>
    </w:p>
    <w:p>
      <w:pPr>
        <w:pStyle w:val="6"/>
        <w:spacing w:before="9"/>
        <w:rPr>
          <w:sz w:val="18"/>
        </w:rPr>
      </w:pPr>
    </w:p>
    <w:p>
      <w:pPr>
        <w:rPr>
          <w:sz w:val="18"/>
        </w:rPr>
        <w:sectPr>
          <w:pgSz w:w="12240" w:h="15840"/>
          <w:pgMar w:top="1220" w:right="0" w:bottom="860" w:left="520" w:header="0" w:footer="675" w:gutter="0"/>
          <w:cols w:space="720" w:num="1"/>
        </w:sectPr>
      </w:pPr>
    </w:p>
    <w:p>
      <w:pPr>
        <w:tabs>
          <w:tab w:val="left" w:pos="2506"/>
          <w:tab w:val="left" w:pos="4104"/>
        </w:tabs>
        <w:spacing w:before="101"/>
        <w:ind w:left="1114"/>
        <w:rPr>
          <w:rFonts w:ascii="Verdana"/>
          <w:sz w:val="13"/>
        </w:rPr>
      </w:pPr>
      <w:r>
        <w:drawing>
          <wp:anchor distT="0" distB="0" distL="0" distR="0" simplePos="0" relativeHeight="251928576" behindDoc="0" locked="0" layoutInCell="1" allowOverlap="1">
            <wp:simplePos x="0" y="0"/>
            <wp:positionH relativeFrom="page">
              <wp:posOffset>914400</wp:posOffset>
            </wp:positionH>
            <wp:positionV relativeFrom="paragraph">
              <wp:posOffset>76200</wp:posOffset>
            </wp:positionV>
            <wp:extent cx="73660" cy="73660"/>
            <wp:effectExtent l="0" t="0" r="2540" b="2540"/>
            <wp:wrapNone/>
            <wp:docPr id="139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image56.png"/>
                    <pic:cNvPicPr>
                      <a:picLocks noChangeAspect="1"/>
                    </pic:cNvPicPr>
                  </pic:nvPicPr>
                  <pic:blipFill>
                    <a:blip r:embed="rId93" cstate="print"/>
                    <a:stretch>
                      <a:fillRect/>
                    </a:stretch>
                  </pic:blipFill>
                  <pic:spPr>
                    <a:xfrm>
                      <a:off x="0" y="0"/>
                      <a:ext cx="73901" cy="73913"/>
                    </a:xfrm>
                    <a:prstGeom prst="rect">
                      <a:avLst/>
                    </a:prstGeom>
                  </pic:spPr>
                </pic:pic>
              </a:graphicData>
            </a:graphic>
          </wp:anchor>
        </w:drawing>
      </w:r>
      <w:r>
        <w:drawing>
          <wp:anchor distT="0" distB="0" distL="0" distR="0" simplePos="0" relativeHeight="252073984" behindDoc="1" locked="0" layoutInCell="1" allowOverlap="1">
            <wp:simplePos x="0" y="0"/>
            <wp:positionH relativeFrom="page">
              <wp:posOffset>1798320</wp:posOffset>
            </wp:positionH>
            <wp:positionV relativeFrom="paragraph">
              <wp:posOffset>76200</wp:posOffset>
            </wp:positionV>
            <wp:extent cx="73660" cy="73660"/>
            <wp:effectExtent l="0" t="0" r="2540" b="2540"/>
            <wp:wrapNone/>
            <wp:docPr id="1392"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 name="image57.png"/>
                    <pic:cNvPicPr>
                      <a:picLocks noChangeAspect="1"/>
                    </pic:cNvPicPr>
                  </pic:nvPicPr>
                  <pic:blipFill>
                    <a:blip r:embed="rId94" cstate="print"/>
                    <a:stretch>
                      <a:fillRect/>
                    </a:stretch>
                  </pic:blipFill>
                  <pic:spPr>
                    <a:xfrm>
                      <a:off x="0" y="0"/>
                      <a:ext cx="73913" cy="73913"/>
                    </a:xfrm>
                    <a:prstGeom prst="rect">
                      <a:avLst/>
                    </a:prstGeom>
                  </pic:spPr>
                </pic:pic>
              </a:graphicData>
            </a:graphic>
          </wp:anchor>
        </w:drawing>
      </w:r>
      <w:r>
        <w:drawing>
          <wp:anchor distT="0" distB="0" distL="0" distR="0" simplePos="0" relativeHeight="252075008" behindDoc="1" locked="0" layoutInCell="1" allowOverlap="1">
            <wp:simplePos x="0" y="0"/>
            <wp:positionH relativeFrom="page">
              <wp:posOffset>2812415</wp:posOffset>
            </wp:positionH>
            <wp:positionV relativeFrom="paragraph">
              <wp:posOffset>76200</wp:posOffset>
            </wp:positionV>
            <wp:extent cx="73660" cy="73660"/>
            <wp:effectExtent l="0" t="0" r="2540" b="2540"/>
            <wp:wrapNone/>
            <wp:docPr id="139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image58.png"/>
                    <pic:cNvPicPr>
                      <a:picLocks noChangeAspect="1"/>
                    </pic:cNvPicPr>
                  </pic:nvPicPr>
                  <pic:blipFill>
                    <a:blip r:embed="rId95" cstate="print"/>
                    <a:stretch>
                      <a:fillRect/>
                    </a:stretch>
                  </pic:blipFill>
                  <pic:spPr>
                    <a:xfrm>
                      <a:off x="0" y="0"/>
                      <a:ext cx="73913" cy="73913"/>
                    </a:xfrm>
                    <a:prstGeom prst="rect">
                      <a:avLst/>
                    </a:prstGeom>
                  </pic:spPr>
                </pic:pic>
              </a:graphicData>
            </a:graphic>
          </wp:anchor>
        </w:drawing>
      </w:r>
      <w:r>
        <w:drawing>
          <wp:anchor distT="0" distB="0" distL="0" distR="0" simplePos="0" relativeHeight="251932672" behindDoc="0" locked="0" layoutInCell="1" allowOverlap="1">
            <wp:simplePos x="0" y="0"/>
            <wp:positionH relativeFrom="page">
              <wp:posOffset>4004945</wp:posOffset>
            </wp:positionH>
            <wp:positionV relativeFrom="paragraph">
              <wp:posOffset>75565</wp:posOffset>
            </wp:positionV>
            <wp:extent cx="73660" cy="73660"/>
            <wp:effectExtent l="0" t="0" r="2540" b="2540"/>
            <wp:wrapNone/>
            <wp:docPr id="1394"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image59.png"/>
                    <pic:cNvPicPr>
                      <a:picLocks noChangeAspect="1"/>
                    </pic:cNvPicPr>
                  </pic:nvPicPr>
                  <pic:blipFill>
                    <a:blip r:embed="rId96" cstate="print"/>
                    <a:stretch>
                      <a:fillRect/>
                    </a:stretch>
                  </pic:blipFill>
                  <pic:spPr>
                    <a:xfrm>
                      <a:off x="0" y="0"/>
                      <a:ext cx="73901" cy="73901"/>
                    </a:xfrm>
                    <a:prstGeom prst="rect">
                      <a:avLst/>
                    </a:prstGeom>
                  </pic:spPr>
                </pic:pic>
              </a:graphicData>
            </a:graphic>
          </wp:anchor>
        </w:drawing>
      </w:r>
      <w:r>
        <w:rPr>
          <w:rFonts w:ascii="Verdana"/>
          <w:color w:val="141221"/>
          <w:w w:val="85"/>
          <w:sz w:val="13"/>
        </w:rPr>
        <w:t>&lt;100</w:t>
      </w:r>
      <w:r>
        <w:rPr>
          <w:rFonts w:ascii="Verdana"/>
          <w:color w:val="141221"/>
          <w:spacing w:val="-1"/>
          <w:sz w:val="13"/>
        </w:rPr>
        <w:t xml:space="preserve"> </w:t>
      </w:r>
      <w:r>
        <w:rPr>
          <w:rFonts w:hint="eastAsia" w:ascii="宋体" w:hAnsi="宋体" w:eastAsia="宋体" w:cs="宋体"/>
          <w:color w:val="141221"/>
          <w:spacing w:val="-2"/>
          <w:sz w:val="13"/>
          <w:lang w:eastAsia="zh-CN"/>
        </w:rPr>
        <w:t>雇员</w:t>
      </w:r>
      <w:r>
        <w:rPr>
          <w:rFonts w:ascii="Verdana"/>
          <w:color w:val="141221"/>
          <w:sz w:val="13"/>
        </w:rPr>
        <w:tab/>
      </w:r>
      <w:r>
        <w:rPr>
          <w:rFonts w:ascii="Verdana"/>
          <w:color w:val="141221"/>
          <w:spacing w:val="-2"/>
          <w:w w:val="85"/>
          <w:sz w:val="13"/>
        </w:rPr>
        <w:t>101-1000</w:t>
      </w:r>
      <w:r>
        <w:rPr>
          <w:rFonts w:ascii="Verdana"/>
          <w:color w:val="141221"/>
          <w:spacing w:val="-4"/>
          <w:sz w:val="13"/>
        </w:rPr>
        <w:t xml:space="preserve"> </w:t>
      </w:r>
      <w:r>
        <w:rPr>
          <w:rFonts w:hint="eastAsia" w:ascii="宋体" w:hAnsi="宋体" w:eastAsia="宋体" w:cs="宋体"/>
          <w:color w:val="141221"/>
          <w:spacing w:val="-2"/>
          <w:w w:val="85"/>
          <w:sz w:val="13"/>
          <w:lang w:eastAsia="zh-CN"/>
        </w:rPr>
        <w:t>雇员</w:t>
      </w:r>
      <w:r>
        <w:rPr>
          <w:rFonts w:ascii="Verdana"/>
          <w:color w:val="141221"/>
          <w:sz w:val="13"/>
        </w:rPr>
        <w:tab/>
      </w:r>
      <w:r>
        <w:rPr>
          <w:rFonts w:ascii="Verdana"/>
          <w:color w:val="141221"/>
          <w:spacing w:val="-2"/>
          <w:w w:val="90"/>
          <w:sz w:val="13"/>
        </w:rPr>
        <w:t>1001-5000</w:t>
      </w:r>
      <w:r>
        <w:rPr>
          <w:rFonts w:ascii="Verdana"/>
          <w:color w:val="141221"/>
          <w:spacing w:val="-11"/>
          <w:w w:val="90"/>
          <w:sz w:val="13"/>
        </w:rPr>
        <w:t xml:space="preserve"> </w:t>
      </w:r>
      <w:r>
        <w:rPr>
          <w:rFonts w:hint="eastAsia" w:ascii="宋体" w:hAnsi="宋体" w:eastAsia="宋体" w:cs="宋体"/>
          <w:color w:val="141221"/>
          <w:spacing w:val="-2"/>
          <w:w w:val="90"/>
          <w:sz w:val="13"/>
          <w:lang w:eastAsia="zh-CN"/>
        </w:rPr>
        <w:t>雇员</w:t>
      </w:r>
    </w:p>
    <w:p>
      <w:pPr>
        <w:tabs>
          <w:tab w:val="left" w:pos="2857"/>
        </w:tabs>
        <w:spacing w:before="81"/>
        <w:ind w:left="1114"/>
        <w:rPr>
          <w:rFonts w:ascii="Verdana"/>
          <w:sz w:val="13"/>
        </w:rPr>
      </w:pPr>
      <w:r>
        <w:drawing>
          <wp:anchor distT="0" distB="0" distL="0" distR="0" simplePos="0" relativeHeight="251929600" behindDoc="0" locked="0" layoutInCell="1" allowOverlap="1">
            <wp:simplePos x="0" y="0"/>
            <wp:positionH relativeFrom="page">
              <wp:posOffset>914400</wp:posOffset>
            </wp:positionH>
            <wp:positionV relativeFrom="paragraph">
              <wp:posOffset>63500</wp:posOffset>
            </wp:positionV>
            <wp:extent cx="73660" cy="73660"/>
            <wp:effectExtent l="0" t="0" r="2540" b="2540"/>
            <wp:wrapNone/>
            <wp:docPr id="139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image60.png"/>
                    <pic:cNvPicPr>
                      <a:picLocks noChangeAspect="1"/>
                    </pic:cNvPicPr>
                  </pic:nvPicPr>
                  <pic:blipFill>
                    <a:blip r:embed="rId97" cstate="print"/>
                    <a:stretch>
                      <a:fillRect/>
                    </a:stretch>
                  </pic:blipFill>
                  <pic:spPr>
                    <a:xfrm>
                      <a:off x="0" y="0"/>
                      <a:ext cx="73901" cy="73913"/>
                    </a:xfrm>
                    <a:prstGeom prst="rect">
                      <a:avLst/>
                    </a:prstGeom>
                  </pic:spPr>
                </pic:pic>
              </a:graphicData>
            </a:graphic>
          </wp:anchor>
        </w:drawing>
      </w:r>
      <w:r>
        <w:drawing>
          <wp:anchor distT="0" distB="0" distL="0" distR="0" simplePos="0" relativeHeight="252076032" behindDoc="1" locked="0" layoutInCell="1" allowOverlap="1">
            <wp:simplePos x="0" y="0"/>
            <wp:positionH relativeFrom="page">
              <wp:posOffset>2020570</wp:posOffset>
            </wp:positionH>
            <wp:positionV relativeFrom="paragraph">
              <wp:posOffset>63500</wp:posOffset>
            </wp:positionV>
            <wp:extent cx="73660" cy="73660"/>
            <wp:effectExtent l="0" t="0" r="2540" b="2540"/>
            <wp:wrapNone/>
            <wp:docPr id="1396"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image61.png"/>
                    <pic:cNvPicPr>
                      <a:picLocks noChangeAspect="1"/>
                    </pic:cNvPicPr>
                  </pic:nvPicPr>
                  <pic:blipFill>
                    <a:blip r:embed="rId98" cstate="print"/>
                    <a:stretch>
                      <a:fillRect/>
                    </a:stretch>
                  </pic:blipFill>
                  <pic:spPr>
                    <a:xfrm>
                      <a:off x="0" y="0"/>
                      <a:ext cx="73913" cy="73913"/>
                    </a:xfrm>
                    <a:prstGeom prst="rect">
                      <a:avLst/>
                    </a:prstGeom>
                  </pic:spPr>
                </pic:pic>
              </a:graphicData>
            </a:graphic>
          </wp:anchor>
        </w:drawing>
      </w:r>
      <w:r>
        <mc:AlternateContent>
          <mc:Choice Requires="wpg">
            <w:drawing>
              <wp:anchor distT="0" distB="0" distL="114300" distR="114300" simplePos="0" relativeHeight="251934720" behindDoc="0" locked="0" layoutInCell="1" allowOverlap="1">
                <wp:simplePos x="0" y="0"/>
                <wp:positionH relativeFrom="page">
                  <wp:posOffset>1953260</wp:posOffset>
                </wp:positionH>
                <wp:positionV relativeFrom="paragraph">
                  <wp:posOffset>658495</wp:posOffset>
                </wp:positionV>
                <wp:extent cx="3869055" cy="374650"/>
                <wp:effectExtent l="0" t="635" r="4445" b="5715"/>
                <wp:wrapNone/>
                <wp:docPr id="1397" name="组合 1397"/>
                <wp:cNvGraphicFramePr/>
                <a:graphic xmlns:a="http://schemas.openxmlformats.org/drawingml/2006/main">
                  <a:graphicData uri="http://schemas.microsoft.com/office/word/2010/wordprocessingGroup">
                    <wpg:wgp>
                      <wpg:cNvGrpSpPr/>
                      <wpg:grpSpPr>
                        <a:xfrm>
                          <a:off x="0" y="0"/>
                          <a:ext cx="3869055" cy="374650"/>
                          <a:chOff x="3076" y="1037"/>
                          <a:chExt cx="6093" cy="590"/>
                        </a:xfrm>
                      </wpg:grpSpPr>
                      <pic:pic xmlns:pic="http://schemas.openxmlformats.org/drawingml/2006/picture">
                        <pic:nvPicPr>
                          <pic:cNvPr id="1398" name="docshape657"/>
                          <pic:cNvPicPr>
                            <a:picLocks noChangeAspect="1"/>
                          </pic:cNvPicPr>
                        </pic:nvPicPr>
                        <pic:blipFill>
                          <a:blip r:embed="rId99"/>
                          <a:stretch>
                            <a:fillRect/>
                          </a:stretch>
                        </pic:blipFill>
                        <pic:spPr>
                          <a:xfrm>
                            <a:off x="3076" y="1036"/>
                            <a:ext cx="6093" cy="590"/>
                          </a:xfrm>
                          <a:prstGeom prst="rect">
                            <a:avLst/>
                          </a:prstGeom>
                          <a:noFill/>
                          <a:ln>
                            <a:noFill/>
                          </a:ln>
                        </pic:spPr>
                      </pic:pic>
                      <wps:wsp>
                        <wps:cNvPr id="1399" name="文本框 496"/>
                        <wps:cNvSpPr txBox="1"/>
                        <wps:spPr>
                          <a:xfrm>
                            <a:off x="3076" y="1036"/>
                            <a:ext cx="6093" cy="590"/>
                          </a:xfrm>
                          <a:prstGeom prst="rect">
                            <a:avLst/>
                          </a:prstGeom>
                          <a:noFill/>
                          <a:ln>
                            <a:noFill/>
                          </a:ln>
                        </wps:spPr>
                        <wps:txbx>
                          <w:txbxContent>
                            <w:p>
                              <w:pPr>
                                <w:spacing w:before="56" w:line="278" w:lineRule="auto"/>
                                <w:ind w:left="1509" w:right="1449" w:hanging="71"/>
                                <w:rPr>
                                  <w:rFonts w:ascii="Verdana"/>
                                  <w:i/>
                                  <w:sz w:val="17"/>
                                  <w:lang w:eastAsia="zh-CN"/>
                                </w:rPr>
                              </w:pPr>
                              <w:r>
                                <w:rPr>
                                  <w:rFonts w:hint="eastAsia" w:ascii="宋体" w:hAnsi="宋体" w:eastAsia="宋体" w:cs="宋体"/>
                                  <w:i/>
                                  <w:color w:val="454C5B"/>
                                  <w:w w:val="90"/>
                                  <w:sz w:val="17"/>
                                  <w:lang w:eastAsia="zh-CN"/>
                                </w:rPr>
                                <w:t>您所在的企业属于以下哪个主要领域</w:t>
                              </w:r>
                              <w:r>
                                <w:rPr>
                                  <w:rFonts w:ascii="Verdana"/>
                                  <w:i/>
                                  <w:color w:val="454C5B"/>
                                  <w:w w:val="95"/>
                                  <w:sz w:val="17"/>
                                  <w:lang w:eastAsia="zh-CN"/>
                                </w:rPr>
                                <w:t>?</w:t>
                              </w:r>
                            </w:p>
                          </w:txbxContent>
                        </wps:txbx>
                        <wps:bodyPr lIns="0" tIns="0" rIns="0" bIns="0" upright="1"/>
                      </wps:wsp>
                    </wpg:wgp>
                  </a:graphicData>
                </a:graphic>
              </wp:anchor>
            </w:drawing>
          </mc:Choice>
          <mc:Fallback>
            <w:pict>
              <v:group id="_x0000_s1026" o:spid="_x0000_s1026" o:spt="203" style="position:absolute;left:0pt;margin-left:153.8pt;margin-top:51.85pt;height:29.5pt;width:304.65pt;mso-position-horizontal-relative:page;z-index:251934720;mso-width-relative:page;mso-height-relative:page;" coordorigin="3076,1037" coordsize="6093,590" o:gfxdata="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">
                <o:lock v:ext="edit" aspectratio="f"/>
                <v:shape id="docshape657" o:spid="_x0000_s1026" o:spt="75" type="#_x0000_t75" style="position:absolute;left:3076;top:1036;height:590;width:6093;" filled="f" o:preferrelative="t" stroked="f" coordsize="21600,21600" o:gfxdata="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B374A&#10;AADdAAAADwAAAAAAAAABACAAAAAiAAAAZHJzL2Rvd25yZXYueG1sUEsBAhQAFAAAAAgAh07iQDMv&#10;BZ47AAAAOQAAABAAAAAAAAAAAQAgAAAADQEAAGRycy9zaGFwZXhtbC54bWxQSwUGAAAAAAYABgBb&#10;AQAAtwMAAAAA&#10;">
                  <v:fill on="f" focussize="0,0"/>
                  <v:stroke on="f"/>
                  <v:imagedata r:id="rId99" o:title=""/>
                  <o:lock v:ext="edit" aspectratio="t"/>
                </v:shape>
                <v:shape id="文本框 496" o:spid="_x0000_s1026" o:spt="202" type="#_x0000_t202" style="position:absolute;left:3076;top:1036;height:590;width:6093;" filled="f" stroked="f" coordsize="21600,21600" o:gfxdata="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7bas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56" w:line="278" w:lineRule="auto"/>
                          <w:ind w:left="1509" w:right="1449" w:hanging="71"/>
                          <w:rPr>
                            <w:rFonts w:ascii="Verdana"/>
                            <w:i/>
                            <w:sz w:val="17"/>
                            <w:lang w:eastAsia="zh-CN"/>
                          </w:rPr>
                        </w:pPr>
                        <w:r>
                          <w:rPr>
                            <w:rFonts w:hint="eastAsia" w:ascii="宋体" w:hAnsi="宋体" w:eastAsia="宋体" w:cs="宋体"/>
                            <w:i/>
                            <w:color w:val="454C5B"/>
                            <w:w w:val="90"/>
                            <w:sz w:val="17"/>
                            <w:lang w:eastAsia="zh-CN"/>
                          </w:rPr>
                          <w:t>您所在的企业属于以下哪个主要领域</w:t>
                        </w:r>
                        <w:r>
                          <w:rPr>
                            <w:rFonts w:ascii="Verdana"/>
                            <w:i/>
                            <w:color w:val="454C5B"/>
                            <w:w w:val="95"/>
                            <w:sz w:val="17"/>
                            <w:lang w:eastAsia="zh-CN"/>
                          </w:rPr>
                          <w:t>?</w:t>
                        </w:r>
                      </w:p>
                    </w:txbxContent>
                  </v:textbox>
                </v:shape>
              </v:group>
            </w:pict>
          </mc:Fallback>
        </mc:AlternateContent>
      </w:r>
      <w:r>
        <w:pict>
          <v:shape id="_x0000_s1073" o:spid="_x0000_s1073" o:spt="136" type="#_x0000_t136" style="position:absolute;left:0pt;margin-left:537.05pt;margin-top:75.5pt;height:5pt;width:2.95pt;mso-position-horizontal-relative:page;rotation:20709376f;z-index:251948032;mso-width-relative:page;mso-height-relative:page;" fillcolor="#231F37" filled="t" stroked="f" coordsize="21600,21600">
            <v:path/>
            <v:fill on="t" focussize="0,0"/>
            <v:stroke on="f"/>
            <v:imagedata o:title=""/>
            <o:lock v:ext="edit"/>
            <v:textpath on="t" fitshape="t" fitpath="t" trim="t" xscale="f" string="e" style="font-family:Calibri;font-size:5pt;v-text-align:center;"/>
          </v:shape>
        </w:pict>
      </w:r>
      <w:r>
        <w:rPr>
          <w:rFonts w:ascii="Verdana"/>
          <w:color w:val="141221"/>
          <w:spacing w:val="-2"/>
          <w:w w:val="90"/>
          <w:sz w:val="13"/>
        </w:rPr>
        <w:t>5001-10000</w:t>
      </w:r>
      <w:r>
        <w:rPr>
          <w:rFonts w:ascii="Verdana"/>
          <w:color w:val="141221"/>
          <w:spacing w:val="-1"/>
          <w:sz w:val="13"/>
        </w:rPr>
        <w:t xml:space="preserve"> </w:t>
      </w:r>
      <w:r>
        <w:rPr>
          <w:rFonts w:hint="eastAsia" w:ascii="宋体" w:hAnsi="宋体" w:eastAsia="宋体" w:cs="宋体"/>
          <w:color w:val="141221"/>
          <w:spacing w:val="-2"/>
          <w:w w:val="90"/>
          <w:sz w:val="13"/>
          <w:lang w:eastAsia="zh-CN"/>
        </w:rPr>
        <w:t>雇员</w:t>
      </w:r>
      <w:r>
        <w:rPr>
          <w:rFonts w:ascii="Verdana"/>
          <w:color w:val="141221"/>
          <w:sz w:val="13"/>
        </w:rPr>
        <w:tab/>
      </w:r>
      <w:r>
        <w:rPr>
          <w:rFonts w:ascii="Verdana"/>
          <w:color w:val="141221"/>
          <w:w w:val="85"/>
          <w:sz w:val="13"/>
        </w:rPr>
        <w:t>10001+</w:t>
      </w:r>
      <w:r>
        <w:rPr>
          <w:rFonts w:ascii="Verdana"/>
          <w:color w:val="141221"/>
          <w:spacing w:val="-3"/>
          <w:w w:val="85"/>
          <w:sz w:val="13"/>
        </w:rPr>
        <w:t xml:space="preserve"> </w:t>
      </w:r>
      <w:r>
        <w:rPr>
          <w:rFonts w:hint="eastAsia" w:ascii="宋体" w:hAnsi="宋体" w:eastAsia="宋体" w:cs="宋体"/>
          <w:color w:val="141221"/>
          <w:spacing w:val="-2"/>
          <w:w w:val="95"/>
          <w:sz w:val="13"/>
          <w:lang w:eastAsia="zh-CN"/>
        </w:rPr>
        <w:t>雇员</w:t>
      </w:r>
    </w:p>
    <w:p>
      <w:pPr>
        <w:tabs>
          <w:tab w:val="left" w:pos="1997"/>
          <w:tab w:val="left" w:pos="2855"/>
          <w:tab w:val="left" w:pos="3778"/>
          <w:tab w:val="left" w:pos="4465"/>
        </w:tabs>
        <w:spacing w:before="108"/>
        <w:ind w:left="525"/>
        <w:rPr>
          <w:sz w:val="13"/>
        </w:rPr>
      </w:pPr>
      <w:r>
        <w:br w:type="column"/>
      </w:r>
      <w:r>
        <w:rPr>
          <w:color w:val="141221"/>
          <w:w w:val="115"/>
          <w:sz w:val="13"/>
        </w:rPr>
        <w:t>C-</w:t>
      </w:r>
      <w:r>
        <w:rPr>
          <w:rFonts w:hint="eastAsia" w:ascii="宋体" w:hAnsi="宋体" w:eastAsia="宋体" w:cs="宋体"/>
          <w:color w:val="141221"/>
          <w:w w:val="115"/>
          <w:sz w:val="13"/>
          <w:lang w:eastAsia="zh-CN"/>
        </w:rPr>
        <w:t>层级</w:t>
      </w:r>
      <w:r>
        <w:rPr>
          <w:color w:val="141221"/>
          <w:w w:val="115"/>
          <w:sz w:val="13"/>
        </w:rPr>
        <w:t>/</w:t>
      </w:r>
      <w:r>
        <w:rPr>
          <w:rFonts w:hint="eastAsia" w:ascii="宋体" w:hAnsi="宋体" w:eastAsia="宋体" w:cs="宋体"/>
          <w:color w:val="141221"/>
          <w:w w:val="115"/>
          <w:sz w:val="13"/>
          <w:lang w:eastAsia="zh-CN"/>
        </w:rPr>
        <w:t>执行官</w:t>
      </w:r>
      <w:r>
        <w:rPr>
          <w:color w:val="141221"/>
          <w:sz w:val="13"/>
        </w:rPr>
        <w:tab/>
      </w:r>
      <w:r>
        <w:rPr>
          <w:rFonts w:hint="eastAsia" w:ascii="宋体" w:hAnsi="宋体" w:eastAsia="宋体" w:cs="宋体"/>
          <w:color w:val="141221"/>
          <w:sz w:val="13"/>
          <w:lang w:eastAsia="zh-CN"/>
        </w:rPr>
        <w:t>主管</w:t>
      </w:r>
      <w:r>
        <w:rPr>
          <w:color w:val="141221"/>
          <w:sz w:val="13"/>
        </w:rPr>
        <w:tab/>
      </w:r>
      <w:r>
        <w:rPr>
          <w:rFonts w:hint="eastAsia" w:ascii="宋体" w:hAnsi="宋体" w:eastAsia="宋体" w:cs="宋体"/>
          <w:color w:val="141221"/>
          <w:spacing w:val="-2"/>
          <w:w w:val="115"/>
          <w:sz w:val="13"/>
          <w:lang w:eastAsia="zh-CN"/>
        </w:rPr>
        <w:t>经理</w:t>
      </w:r>
      <w:r>
        <w:rPr>
          <w:color w:val="141221"/>
          <w:sz w:val="13"/>
        </w:rPr>
        <w:tab/>
      </w:r>
      <w:r>
        <w:rPr>
          <w:rFonts w:hint="eastAsia" w:ascii="宋体" w:hAnsi="宋体" w:eastAsia="宋体" w:cs="宋体"/>
          <w:color w:val="141221"/>
          <w:spacing w:val="-2"/>
          <w:w w:val="115"/>
          <w:sz w:val="13"/>
          <w:lang w:eastAsia="zh-CN"/>
        </w:rPr>
        <w:t>员工</w:t>
      </w:r>
      <w:r>
        <w:rPr>
          <w:color w:val="141221"/>
          <w:sz w:val="13"/>
        </w:rPr>
        <w:tab/>
      </w:r>
      <w:r>
        <w:rPr>
          <w:rFonts w:hint="eastAsia" w:ascii="宋体" w:hAnsi="宋体" w:eastAsia="宋体" w:cs="宋体"/>
          <w:color w:val="141221"/>
          <w:spacing w:val="-2"/>
          <w:w w:val="115"/>
          <w:sz w:val="13"/>
          <w:lang w:eastAsia="zh-CN"/>
        </w:rPr>
        <w:t>其他</w:t>
      </w:r>
    </w:p>
    <w:p>
      <w:pPr>
        <w:rPr>
          <w:sz w:val="13"/>
        </w:rPr>
        <w:sectPr>
          <w:type w:val="continuous"/>
          <w:pgSz w:w="12240" w:h="15840"/>
          <w:pgMar w:top="1500" w:right="0" w:bottom="280" w:left="520" w:header="0" w:footer="675" w:gutter="0"/>
          <w:cols w:equalWidth="0" w:num="2">
            <w:col w:w="5417" w:space="40"/>
            <w:col w:w="6263"/>
          </w:cols>
        </w:sectPr>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tabs>
          <w:tab w:val="left" w:pos="3550"/>
        </w:tabs>
        <w:rPr>
          <w:lang w:eastAsia="zh-CN"/>
        </w:rPr>
      </w:pPr>
      <w:r>
        <w:rPr>
          <w:lang w:eastAsia="zh-CN"/>
        </w:rPr>
        <w:tab/>
      </w:r>
    </w:p>
    <w:p>
      <w:pPr>
        <w:pStyle w:val="6"/>
      </w:pPr>
    </w:p>
    <w:p>
      <w:pPr>
        <w:pStyle w:val="6"/>
      </w:pPr>
    </w:p>
    <w:p>
      <w:pPr>
        <w:pStyle w:val="6"/>
        <w:spacing w:before="9"/>
        <w:rPr>
          <w:sz w:val="28"/>
        </w:rPr>
      </w:pPr>
    </w:p>
    <w:p>
      <w:pPr>
        <w:tabs>
          <w:tab w:val="left" w:pos="1121"/>
        </w:tabs>
        <w:spacing w:before="102"/>
        <w:ind w:right="1614"/>
        <w:jc w:val="right"/>
        <w:rPr>
          <w:rFonts w:ascii="Century Gothic"/>
          <w:b/>
          <w:sz w:val="14"/>
        </w:rPr>
      </w:pPr>
      <w:r>
        <mc:AlternateContent>
          <mc:Choice Requires="wpg">
            <w:drawing>
              <wp:anchor distT="0" distB="0" distL="114300" distR="114300" simplePos="0" relativeHeight="251933696" behindDoc="0" locked="0" layoutInCell="1" allowOverlap="1">
                <wp:simplePos x="0" y="0"/>
                <wp:positionH relativeFrom="page">
                  <wp:posOffset>917575</wp:posOffset>
                </wp:positionH>
                <wp:positionV relativeFrom="paragraph">
                  <wp:posOffset>-374650</wp:posOffset>
                </wp:positionV>
                <wp:extent cx="5944235" cy="435610"/>
                <wp:effectExtent l="635" t="635" r="11430" b="8255"/>
                <wp:wrapNone/>
                <wp:docPr id="1400" name="组合 1400"/>
                <wp:cNvGraphicFramePr/>
                <a:graphic xmlns:a="http://schemas.openxmlformats.org/drawingml/2006/main">
                  <a:graphicData uri="http://schemas.microsoft.com/office/word/2010/wordprocessingGroup">
                    <wpg:wgp>
                      <wpg:cNvGrpSpPr/>
                      <wpg:grpSpPr>
                        <a:xfrm>
                          <a:off x="0" y="0"/>
                          <a:ext cx="5944235" cy="435610"/>
                          <a:chOff x="1445" y="-590"/>
                          <a:chExt cx="9361" cy="686"/>
                        </a:xfrm>
                      </wpg:grpSpPr>
                      <pic:pic xmlns:pic="http://schemas.openxmlformats.org/drawingml/2006/picture">
                        <pic:nvPicPr>
                          <pic:cNvPr id="1401" name="docshape660"/>
                          <pic:cNvPicPr>
                            <a:picLocks noChangeAspect="1"/>
                          </pic:cNvPicPr>
                        </pic:nvPicPr>
                        <pic:blipFill>
                          <a:blip r:embed="rId100"/>
                          <a:stretch>
                            <a:fillRect/>
                          </a:stretch>
                        </pic:blipFill>
                        <pic:spPr>
                          <a:xfrm>
                            <a:off x="1444" y="-591"/>
                            <a:ext cx="9361" cy="686"/>
                          </a:xfrm>
                          <a:prstGeom prst="rect">
                            <a:avLst/>
                          </a:prstGeom>
                          <a:noFill/>
                          <a:ln>
                            <a:noFill/>
                          </a:ln>
                        </pic:spPr>
                      </pic:pic>
                      <wps:wsp>
                        <wps:cNvPr id="1402" name="文本框 545"/>
                        <wps:cNvSpPr txBox="1"/>
                        <wps:spPr>
                          <a:xfrm>
                            <a:off x="2329" y="-412"/>
                            <a:ext cx="308" cy="181"/>
                          </a:xfrm>
                          <a:prstGeom prst="rect">
                            <a:avLst/>
                          </a:prstGeom>
                          <a:noFill/>
                          <a:ln>
                            <a:noFill/>
                          </a:ln>
                        </wps:spPr>
                        <wps:txbx>
                          <w:txbxContent>
                            <w:p>
                              <w:pPr>
                                <w:spacing w:before="1"/>
                                <w:rPr>
                                  <w:rFonts w:ascii="Century Gothic"/>
                                  <w:b/>
                                  <w:sz w:val="14"/>
                                </w:rPr>
                              </w:pPr>
                              <w:r>
                                <w:rPr>
                                  <w:rFonts w:ascii="Century Gothic"/>
                                  <w:b/>
                                  <w:color w:val="FFFFFF"/>
                                  <w:spacing w:val="-5"/>
                                  <w:w w:val="105"/>
                                  <w:sz w:val="14"/>
                                </w:rPr>
                                <w:t>22%</w:t>
                              </w:r>
                            </w:p>
                          </w:txbxContent>
                        </wps:txbx>
                        <wps:bodyPr lIns="0" tIns="0" rIns="0" bIns="0" upright="1"/>
                      </wps:wsp>
                      <wps:wsp>
                        <wps:cNvPr id="1403" name="文本框 546"/>
                        <wps:cNvSpPr txBox="1"/>
                        <wps:spPr>
                          <a:xfrm>
                            <a:off x="3727" y="-412"/>
                            <a:ext cx="4770" cy="181"/>
                          </a:xfrm>
                          <a:prstGeom prst="rect">
                            <a:avLst/>
                          </a:prstGeom>
                          <a:noFill/>
                          <a:ln>
                            <a:noFill/>
                          </a:ln>
                        </wps:spPr>
                        <wps:txbx>
                          <w:txbxContent>
                            <w:p>
                              <w:pPr>
                                <w:tabs>
                                  <w:tab w:val="left" w:pos="603"/>
                                  <w:tab w:val="left" w:pos="1165"/>
                                  <w:tab w:val="left" w:pos="1683"/>
                                  <w:tab w:val="left" w:pos="2151"/>
                                  <w:tab w:val="left" w:pos="2619"/>
                                  <w:tab w:val="left" w:pos="3034"/>
                                </w:tabs>
                                <w:spacing w:before="1"/>
                                <w:rPr>
                                  <w:rFonts w:ascii="Century Gothic"/>
                                  <w:b/>
                                  <w:sz w:val="14"/>
                                </w:rPr>
                              </w:pPr>
                              <w:r>
                                <w:rPr>
                                  <w:rFonts w:ascii="Century Gothic"/>
                                  <w:b/>
                                  <w:color w:val="FFFFFF"/>
                                  <w:spacing w:val="-5"/>
                                  <w:w w:val="110"/>
                                  <w:sz w:val="14"/>
                                </w:rPr>
                                <w:t>7%</w:t>
                              </w:r>
                              <w:r>
                                <w:rPr>
                                  <w:rFonts w:ascii="Century Gothic"/>
                                  <w:b/>
                                  <w:color w:val="FFFFFF"/>
                                  <w:sz w:val="14"/>
                                </w:rPr>
                                <w:tab/>
                              </w:r>
                              <w:r>
                                <w:rPr>
                                  <w:rFonts w:ascii="Century Gothic"/>
                                  <w:b/>
                                  <w:color w:val="FFFFFF"/>
                                  <w:spacing w:val="-5"/>
                                  <w:w w:val="110"/>
                                  <w:sz w:val="14"/>
                                </w:rPr>
                                <w:t>6%</w:t>
                              </w:r>
                              <w:r>
                                <w:rPr>
                                  <w:rFonts w:ascii="Century Gothic"/>
                                  <w:b/>
                                  <w:color w:val="FFFFFF"/>
                                  <w:sz w:val="14"/>
                                </w:rPr>
                                <w:tab/>
                              </w:r>
                              <w:r>
                                <w:rPr>
                                  <w:rFonts w:ascii="Century Gothic"/>
                                  <w:b/>
                                  <w:color w:val="FFFFFF"/>
                                  <w:spacing w:val="-7"/>
                                  <w:w w:val="110"/>
                                  <w:sz w:val="14"/>
                                </w:rPr>
                                <w:t>6%</w:t>
                              </w:r>
                              <w:r>
                                <w:rPr>
                                  <w:rFonts w:ascii="Century Gothic"/>
                                  <w:b/>
                                  <w:color w:val="FFFFFF"/>
                                  <w:sz w:val="14"/>
                                </w:rPr>
                                <w:tab/>
                              </w:r>
                              <w:r>
                                <w:rPr>
                                  <w:rFonts w:ascii="Century Gothic"/>
                                  <w:b/>
                                  <w:color w:val="FFFFFF"/>
                                  <w:spacing w:val="-5"/>
                                  <w:w w:val="110"/>
                                  <w:sz w:val="14"/>
                                </w:rPr>
                                <w:t>5%</w:t>
                              </w:r>
                              <w:r>
                                <w:rPr>
                                  <w:rFonts w:ascii="Century Gothic"/>
                                  <w:b/>
                                  <w:color w:val="FFFFFF"/>
                                  <w:sz w:val="14"/>
                                </w:rPr>
                                <w:tab/>
                              </w:r>
                              <w:r>
                                <w:rPr>
                                  <w:rFonts w:ascii="Century Gothic"/>
                                  <w:b/>
                                  <w:color w:val="FFFFFF"/>
                                  <w:spacing w:val="-5"/>
                                  <w:w w:val="110"/>
                                  <w:sz w:val="14"/>
                                </w:rPr>
                                <w:t>5%</w:t>
                              </w:r>
                              <w:r>
                                <w:rPr>
                                  <w:rFonts w:ascii="Century Gothic"/>
                                  <w:b/>
                                  <w:color w:val="FFFFFF"/>
                                  <w:sz w:val="14"/>
                                </w:rPr>
                                <w:tab/>
                              </w:r>
                              <w:r>
                                <w:rPr>
                                  <w:rFonts w:ascii="Century Gothic"/>
                                  <w:b/>
                                  <w:color w:val="FFFFFF"/>
                                  <w:spacing w:val="-7"/>
                                  <w:w w:val="110"/>
                                  <w:sz w:val="14"/>
                                </w:rPr>
                                <w:t>5%</w:t>
                              </w:r>
                              <w:r>
                                <w:rPr>
                                  <w:rFonts w:ascii="Century Gothic"/>
                                  <w:b/>
                                  <w:color w:val="FFFFFF"/>
                                  <w:sz w:val="14"/>
                                </w:rPr>
                                <w:tab/>
                              </w:r>
                              <w:r>
                                <w:rPr>
                                  <w:rFonts w:ascii="Century Gothic"/>
                                  <w:b/>
                                  <w:color w:val="FFFFFF"/>
                                  <w:w w:val="110"/>
                                  <w:sz w:val="14"/>
                                </w:rPr>
                                <w:t>4%</w:t>
                              </w:r>
                              <w:r>
                                <w:rPr>
                                  <w:rFonts w:ascii="Century Gothic"/>
                                  <w:b/>
                                  <w:color w:val="FFFFFF"/>
                                  <w:spacing w:val="33"/>
                                  <w:w w:val="110"/>
                                  <w:sz w:val="14"/>
                                </w:rPr>
                                <w:t xml:space="preserve">  </w:t>
                              </w:r>
                              <w:r>
                                <w:rPr>
                                  <w:rFonts w:ascii="Century Gothic"/>
                                  <w:b/>
                                  <w:color w:val="FFFFFF"/>
                                  <w:w w:val="110"/>
                                  <w:sz w:val="14"/>
                                </w:rPr>
                                <w:t>4%</w:t>
                              </w:r>
                              <w:r>
                                <w:rPr>
                                  <w:rFonts w:ascii="Century Gothic"/>
                                  <w:b/>
                                  <w:color w:val="FFFFFF"/>
                                  <w:spacing w:val="33"/>
                                  <w:w w:val="110"/>
                                  <w:sz w:val="14"/>
                                </w:rPr>
                                <w:t xml:space="preserve">  </w:t>
                              </w:r>
                              <w:r>
                                <w:rPr>
                                  <w:rFonts w:ascii="Century Gothic"/>
                                  <w:b/>
                                  <w:color w:val="FFFFFF"/>
                                  <w:w w:val="110"/>
                                  <w:sz w:val="14"/>
                                </w:rPr>
                                <w:t>4%</w:t>
                              </w:r>
                              <w:r>
                                <w:rPr>
                                  <w:rFonts w:ascii="Century Gothic"/>
                                  <w:b/>
                                  <w:color w:val="FFFFFF"/>
                                  <w:spacing w:val="34"/>
                                  <w:w w:val="110"/>
                                  <w:sz w:val="14"/>
                                </w:rPr>
                                <w:t xml:space="preserve">  </w:t>
                              </w:r>
                              <w:r>
                                <w:rPr>
                                  <w:rFonts w:ascii="Century Gothic"/>
                                  <w:b/>
                                  <w:color w:val="FFFFFF"/>
                                  <w:w w:val="110"/>
                                  <w:sz w:val="14"/>
                                </w:rPr>
                                <w:t>4%</w:t>
                              </w:r>
                              <w:r>
                                <w:rPr>
                                  <w:rFonts w:ascii="Century Gothic"/>
                                  <w:b/>
                                  <w:color w:val="FFFFFF"/>
                                  <w:spacing w:val="33"/>
                                  <w:w w:val="110"/>
                                  <w:sz w:val="14"/>
                                </w:rPr>
                                <w:t xml:space="preserve">  </w:t>
                              </w:r>
                              <w:r>
                                <w:rPr>
                                  <w:rFonts w:ascii="Century Gothic"/>
                                  <w:b/>
                                  <w:color w:val="FFFFFF"/>
                                  <w:spacing w:val="-5"/>
                                  <w:w w:val="110"/>
                                  <w:sz w:val="14"/>
                                </w:rPr>
                                <w:t>4%</w:t>
                              </w:r>
                            </w:p>
                          </w:txbxContent>
                        </wps:txbx>
                        <wps:bodyPr lIns="0" tIns="0" rIns="0" bIns="0" upright="1"/>
                      </wps:wsp>
                    </wpg:wgp>
                  </a:graphicData>
                </a:graphic>
              </wp:anchor>
            </w:drawing>
          </mc:Choice>
          <mc:Fallback>
            <w:pict>
              <v:group id="_x0000_s1026" o:spid="_x0000_s1026" o:spt="203" style="position:absolute;left:0pt;margin-left:72.25pt;margin-top:-29.5pt;height:34.3pt;width:468.05pt;mso-position-horizontal-relative:page;z-index:251933696;mso-width-relative:page;mso-height-relative:page;" coordorigin="1445,-590" coordsize="9361,686" o:gfxdata="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">
                <o:lock v:ext="edit" aspectratio="f"/>
                <v:shape id="docshape660" o:spid="_x0000_s1026" o:spt="75" type="#_x0000_t75" style="position:absolute;left:1444;top:-591;height:686;width:9361;" filled="f" o:preferrelative="t" stroked="f" coordsize="21600,21600" o:gfxdata="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QYfxvQAA&#10;AN0AAAAPAAAAAAAAAAEAIAAAACIAAABkcnMvZG93bnJldi54bWxQSwECFAAUAAAACACHTuJAMy8F&#10;njsAAAA5AAAAEAAAAAAAAAABACAAAAAMAQAAZHJzL3NoYXBleG1sLnhtbFBLBQYAAAAABgAGAFsB&#10;AAC2AwAAAAA=&#10;">
                  <v:fill on="f" focussize="0,0"/>
                  <v:stroke on="f"/>
                  <v:imagedata r:id="rId100" o:title=""/>
                  <o:lock v:ext="edit" aspectratio="t"/>
                </v:shape>
                <v:shape id="文本框 545" o:spid="_x0000_s1026" o:spt="202" type="#_x0000_t202" style="position:absolute;left:2329;top:-412;height:181;width:308;" filled="f" stroked="f" coordsize="21600,21600" o:gfxdata="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pfD+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1"/>
                          <w:rPr>
                            <w:rFonts w:ascii="Century Gothic"/>
                            <w:b/>
                            <w:sz w:val="14"/>
                          </w:rPr>
                        </w:pPr>
                        <w:r>
                          <w:rPr>
                            <w:rFonts w:ascii="Century Gothic"/>
                            <w:b/>
                            <w:color w:val="FFFFFF"/>
                            <w:spacing w:val="-5"/>
                            <w:w w:val="105"/>
                            <w:sz w:val="14"/>
                          </w:rPr>
                          <w:t>22%</w:t>
                        </w:r>
                      </w:p>
                    </w:txbxContent>
                  </v:textbox>
                </v:shape>
                <v:shape id="文本框 546" o:spid="_x0000_s1026" o:spt="202" type="#_x0000_t202" style="position:absolute;left:3727;top:-412;height:181;width:4770;" filled="f" stroked="f" coordsize="21600,21600" o:gfxdata="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pdmk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tabs>
                            <w:tab w:val="left" w:pos="603"/>
                            <w:tab w:val="left" w:pos="1165"/>
                            <w:tab w:val="left" w:pos="1683"/>
                            <w:tab w:val="left" w:pos="2151"/>
                            <w:tab w:val="left" w:pos="2619"/>
                            <w:tab w:val="left" w:pos="3034"/>
                          </w:tabs>
                          <w:spacing w:before="1"/>
                          <w:rPr>
                            <w:rFonts w:ascii="Century Gothic"/>
                            <w:b/>
                            <w:sz w:val="14"/>
                          </w:rPr>
                        </w:pPr>
                        <w:r>
                          <w:rPr>
                            <w:rFonts w:ascii="Century Gothic"/>
                            <w:b/>
                            <w:color w:val="FFFFFF"/>
                            <w:spacing w:val="-5"/>
                            <w:w w:val="110"/>
                            <w:sz w:val="14"/>
                          </w:rPr>
                          <w:t>7%</w:t>
                        </w:r>
                        <w:r>
                          <w:rPr>
                            <w:rFonts w:ascii="Century Gothic"/>
                            <w:b/>
                            <w:color w:val="FFFFFF"/>
                            <w:sz w:val="14"/>
                          </w:rPr>
                          <w:tab/>
                        </w:r>
                        <w:r>
                          <w:rPr>
                            <w:rFonts w:ascii="Century Gothic"/>
                            <w:b/>
                            <w:color w:val="FFFFFF"/>
                            <w:spacing w:val="-5"/>
                            <w:w w:val="110"/>
                            <w:sz w:val="14"/>
                          </w:rPr>
                          <w:t>6%</w:t>
                        </w:r>
                        <w:r>
                          <w:rPr>
                            <w:rFonts w:ascii="Century Gothic"/>
                            <w:b/>
                            <w:color w:val="FFFFFF"/>
                            <w:sz w:val="14"/>
                          </w:rPr>
                          <w:tab/>
                        </w:r>
                        <w:r>
                          <w:rPr>
                            <w:rFonts w:ascii="Century Gothic"/>
                            <w:b/>
                            <w:color w:val="FFFFFF"/>
                            <w:spacing w:val="-7"/>
                            <w:w w:val="110"/>
                            <w:sz w:val="14"/>
                          </w:rPr>
                          <w:t>6%</w:t>
                        </w:r>
                        <w:r>
                          <w:rPr>
                            <w:rFonts w:ascii="Century Gothic"/>
                            <w:b/>
                            <w:color w:val="FFFFFF"/>
                            <w:sz w:val="14"/>
                          </w:rPr>
                          <w:tab/>
                        </w:r>
                        <w:r>
                          <w:rPr>
                            <w:rFonts w:ascii="Century Gothic"/>
                            <w:b/>
                            <w:color w:val="FFFFFF"/>
                            <w:spacing w:val="-5"/>
                            <w:w w:val="110"/>
                            <w:sz w:val="14"/>
                          </w:rPr>
                          <w:t>5%</w:t>
                        </w:r>
                        <w:r>
                          <w:rPr>
                            <w:rFonts w:ascii="Century Gothic"/>
                            <w:b/>
                            <w:color w:val="FFFFFF"/>
                            <w:sz w:val="14"/>
                          </w:rPr>
                          <w:tab/>
                        </w:r>
                        <w:r>
                          <w:rPr>
                            <w:rFonts w:ascii="Century Gothic"/>
                            <w:b/>
                            <w:color w:val="FFFFFF"/>
                            <w:spacing w:val="-5"/>
                            <w:w w:val="110"/>
                            <w:sz w:val="14"/>
                          </w:rPr>
                          <w:t>5%</w:t>
                        </w:r>
                        <w:r>
                          <w:rPr>
                            <w:rFonts w:ascii="Century Gothic"/>
                            <w:b/>
                            <w:color w:val="FFFFFF"/>
                            <w:sz w:val="14"/>
                          </w:rPr>
                          <w:tab/>
                        </w:r>
                        <w:r>
                          <w:rPr>
                            <w:rFonts w:ascii="Century Gothic"/>
                            <w:b/>
                            <w:color w:val="FFFFFF"/>
                            <w:spacing w:val="-7"/>
                            <w:w w:val="110"/>
                            <w:sz w:val="14"/>
                          </w:rPr>
                          <w:t>5%</w:t>
                        </w:r>
                        <w:r>
                          <w:rPr>
                            <w:rFonts w:ascii="Century Gothic"/>
                            <w:b/>
                            <w:color w:val="FFFFFF"/>
                            <w:sz w:val="14"/>
                          </w:rPr>
                          <w:tab/>
                        </w:r>
                        <w:r>
                          <w:rPr>
                            <w:rFonts w:ascii="Century Gothic"/>
                            <w:b/>
                            <w:color w:val="FFFFFF"/>
                            <w:w w:val="110"/>
                            <w:sz w:val="14"/>
                          </w:rPr>
                          <w:t>4%</w:t>
                        </w:r>
                        <w:r>
                          <w:rPr>
                            <w:rFonts w:ascii="Century Gothic"/>
                            <w:b/>
                            <w:color w:val="FFFFFF"/>
                            <w:spacing w:val="33"/>
                            <w:w w:val="110"/>
                            <w:sz w:val="14"/>
                          </w:rPr>
                          <w:t xml:space="preserve">  </w:t>
                        </w:r>
                        <w:r>
                          <w:rPr>
                            <w:rFonts w:ascii="Century Gothic"/>
                            <w:b/>
                            <w:color w:val="FFFFFF"/>
                            <w:w w:val="110"/>
                            <w:sz w:val="14"/>
                          </w:rPr>
                          <w:t>4%</w:t>
                        </w:r>
                        <w:r>
                          <w:rPr>
                            <w:rFonts w:ascii="Century Gothic"/>
                            <w:b/>
                            <w:color w:val="FFFFFF"/>
                            <w:spacing w:val="33"/>
                            <w:w w:val="110"/>
                            <w:sz w:val="14"/>
                          </w:rPr>
                          <w:t xml:space="preserve">  </w:t>
                        </w:r>
                        <w:r>
                          <w:rPr>
                            <w:rFonts w:ascii="Century Gothic"/>
                            <w:b/>
                            <w:color w:val="FFFFFF"/>
                            <w:w w:val="110"/>
                            <w:sz w:val="14"/>
                          </w:rPr>
                          <w:t>4%</w:t>
                        </w:r>
                        <w:r>
                          <w:rPr>
                            <w:rFonts w:ascii="Century Gothic"/>
                            <w:b/>
                            <w:color w:val="FFFFFF"/>
                            <w:spacing w:val="34"/>
                            <w:w w:val="110"/>
                            <w:sz w:val="14"/>
                          </w:rPr>
                          <w:t xml:space="preserve">  </w:t>
                        </w:r>
                        <w:r>
                          <w:rPr>
                            <w:rFonts w:ascii="Century Gothic"/>
                            <w:b/>
                            <w:color w:val="FFFFFF"/>
                            <w:w w:val="110"/>
                            <w:sz w:val="14"/>
                          </w:rPr>
                          <w:t>4%</w:t>
                        </w:r>
                        <w:r>
                          <w:rPr>
                            <w:rFonts w:ascii="Century Gothic"/>
                            <w:b/>
                            <w:color w:val="FFFFFF"/>
                            <w:spacing w:val="33"/>
                            <w:w w:val="110"/>
                            <w:sz w:val="14"/>
                          </w:rPr>
                          <w:t xml:space="preserve">  </w:t>
                        </w:r>
                        <w:r>
                          <w:rPr>
                            <w:rFonts w:ascii="Century Gothic"/>
                            <w:b/>
                            <w:color w:val="FFFFFF"/>
                            <w:spacing w:val="-5"/>
                            <w:w w:val="110"/>
                            <w:sz w:val="14"/>
                          </w:rPr>
                          <w:t>4%</w:t>
                        </w:r>
                      </w:p>
                    </w:txbxContent>
                  </v:textbox>
                </v:shape>
              </v:group>
            </w:pict>
          </mc:Fallback>
        </mc:AlternateContent>
      </w:r>
      <w:r>
        <w:pict>
          <v:shape id="_x0000_s1074" o:spid="_x0000_s1074" o:spt="136" type="#_x0000_t136" style="position:absolute;left:0pt;margin-left:98.9pt;margin-top:-63.3pt;height:7pt;width:68.2pt;mso-position-horizontal-relative:page;rotation:20643840f;z-index:251934720;mso-width-relative:page;mso-height-relative:page;" fillcolor="#231F37" filled="t" stroked="f" coordsize="21600,21600">
            <v:path/>
            <v:fill on="t" focussize="0,0"/>
            <v:stroke on="f"/>
            <v:imagedata o:title=""/>
            <o:lock v:ext="edit"/>
            <v:textpath on="t" fitshape="t" fitpath="t" trim="t" xscale="f" string="Telecommunications," style="font-family:Calibri;font-size:7pt;v-text-align:center;"/>
          </v:shape>
        </w:pict>
      </w:r>
      <w:r>
        <w:pict>
          <v:shape id="_x0000_s1075" o:spid="_x0000_s1075" o:spt="136" type="#_x0000_t136" style="position:absolute;left:0pt;margin-left:112.55pt;margin-top:-63.6pt;height:7pt;width:65.05pt;mso-position-horizontal-relative:page;rotation:20643840f;z-index:251935744;mso-width-relative:page;mso-height-relative:page;" fillcolor="#231F37" filled="t" stroked="f" coordsize="21600,21600">
            <v:path/>
            <v:fill on="t" focussize="0,0"/>
            <v:stroke on="f"/>
            <v:imagedata o:title=""/>
            <o:lock v:ext="edit"/>
            <v:textpath on="t" fitshape="t" fitpath="t" trim="t" xscale="f" string="Technology, Internet" style="font-family:Calibri;font-size:7pt;v-text-align:center;"/>
          </v:shape>
        </w:pict>
      </w:r>
      <w:r>
        <w:pict>
          <v:shape id="_x0000_s1076" o:spid="_x0000_s1076" o:spt="136" type="#_x0000_t136" style="position:absolute;left:0pt;margin-left:129.3pt;margin-top:-56.55pt;height:7pt;width:41.1pt;mso-position-horizontal-relative:page;rotation:20643840f;z-index:251935744;mso-width-relative:page;mso-height-relative:page;" fillcolor="#231F37" filled="t" stroked="f" coordsize="21600,21600">
            <v:path/>
            <v:fill on="t" focussize="0,0"/>
            <v:stroke on="f"/>
            <v:imagedata o:title=""/>
            <o:lock v:ext="edit"/>
            <v:textpath on="t" fitshape="t" fitpath="t" trim="t" xscale="f" string="&amp; Electronics" style="font-family:Calibri;font-size:7pt;v-text-align:center;"/>
          </v:shape>
        </w:pict>
      </w:r>
      <w:r>
        <w:pict>
          <v:shape id="_x0000_s1077" o:spid="_x0000_s1077" o:spt="136" type="#_x0000_t136" style="position:absolute;left:0pt;margin-left:175.35pt;margin-top:-62.7pt;height:6pt;width:68.5pt;mso-position-horizontal-relative:page;rotation:20643840f;z-index:251936768;mso-width-relative:page;mso-height-relative:page;" fillcolor="#231F37" filled="t" stroked="f" coordsize="21600,21600">
            <v:path/>
            <v:fill on="t" focussize="0,0"/>
            <v:stroke on="f"/>
            <v:imagedata o:title=""/>
            <o:lock v:ext="edit"/>
            <v:textpath on="t" fitshape="t" fitpath="t" trim="t" xscale="f" string="Construction, machinery," style="font-family:Calibri;font-size:6pt;v-text-align:center;"/>
          </v:shape>
        </w:pict>
      </w:r>
      <w:r>
        <w:pict>
          <v:shape id="_x0000_s1078" o:spid="_x0000_s1078" o:spt="136" type="#_x0000_t136" style="position:absolute;left:0pt;margin-left:192.15pt;margin-top:-50.75pt;height:6pt;width:31.2pt;mso-position-horizontal-relative:page;rotation:20643840f;z-index:251936768;mso-width-relative:page;mso-height-relative:page;" fillcolor="#231F37" filled="t" stroked="f" coordsize="21600,21600">
            <v:path/>
            <v:fill on="t" focussize="0,0"/>
            <v:stroke on="f"/>
            <v:imagedata o:title=""/>
            <o:lock v:ext="edit"/>
            <v:textpath on="t" fitshape="t" fitpath="t" trim="t" xscale="f" string="and Homes" style="font-family:Calibri;font-size:6pt;v-text-align:center;"/>
          </v:shape>
        </w:pict>
      </w:r>
      <w:r>
        <w:pict>
          <v:shape id="_x0000_s1079" o:spid="_x0000_s1079" o:spt="136" type="#_x0000_t136" style="position:absolute;left:0pt;margin-left:216.3pt;margin-top:-49.1pt;height:6pt;width:29.95pt;mso-position-horizontal-relative:page;rotation:20643840f;z-index:251937792;mso-width-relative:page;mso-height-relative:page;" fillcolor="#231F37" filled="t" stroked="f" coordsize="21600,21600">
            <v:path/>
            <v:fill on="t" focussize="0,0"/>
            <v:stroke on="f"/>
            <v:imagedata o:title=""/>
            <o:lock v:ext="edit"/>
            <v:textpath on="t" fitshape="t" fitpath="t" trim="t" xscale="f" string="Real Estate" style="font-family:Calibri;font-size:6pt;v-text-align:center;"/>
          </v:shape>
        </w:pict>
      </w:r>
      <w:r>
        <w:pict>
          <v:shape id="_x0000_s1080" o:spid="_x0000_s1080" o:spt="136" type="#_x0000_t136" style="position:absolute;left:0pt;margin-left:238.6pt;margin-top:-62.75pt;height:5pt;width:70.65pt;mso-position-horizontal-relative:page;rotation:20643840f;z-index:251937792;mso-width-relative:page;mso-height-relative:page;" fillcolor="#231F37" filled="t" stroked="f" coordsize="21600,21600">
            <v:path/>
            <v:fill on="t" focussize="0,0"/>
            <v:stroke on="f"/>
            <v:imagedata o:title=""/>
            <o:lock v:ext="edit"/>
            <v:textpath on="t" fitshape="t" fitpath="t" trim="t" xscale="f" string="Finanace and Financial Services" style="font-family:Calibri;font-size:5pt;v-text-align:center;"/>
          </v:shape>
        </w:pict>
      </w:r>
      <w:r>
        <w:pict>
          <v:shape id="_x0000_s1081" o:spid="_x0000_s1081" o:spt="136" type="#_x0000_t136" style="position:absolute;left:0pt;margin-left:264.65pt;margin-top:-62.05pt;height:5pt;width:68.6pt;mso-position-horizontal-relative:page;rotation:20643840f;z-index:251938816;mso-width-relative:page;mso-height-relative:page;" fillcolor="#231F37" filled="t" stroked="f" coordsize="21600,21600">
            <v:path/>
            <v:fill on="t" focussize="0,0"/>
            <v:stroke on="f"/>
            <v:imagedata o:title=""/>
            <o:lock v:ext="edit"/>
            <v:textpath on="t" fitshape="t" fitpath="t" trim="t" xscale="f" string="Business support and logistics" style="font-family:Calibri;font-size:5pt;v-text-align:center;"/>
          </v:shape>
        </w:pict>
      </w:r>
      <w:r>
        <w:pict>
          <v:shape id="_x0000_s1082" o:spid="_x0000_s1082" o:spt="136" type="#_x0000_t136" style="position:absolute;left:0pt;margin-left:293.25pt;margin-top:-49.45pt;height:5pt;width:32.95pt;mso-position-horizontal-relative:page;rotation:20643840f;z-index:251938816;mso-width-relative:page;mso-height-relative:page;" fillcolor="#231F37" filled="t" stroked="f" coordsize="21600,21600">
            <v:path/>
            <v:fill on="t" focussize="0,0"/>
            <v:stroke on="f"/>
            <v:imagedata o:title=""/>
            <o:lock v:ext="edit"/>
            <v:textpath on="t" fitshape="t" fitpath="t" trim="t" xscale="f" string="Manufacturing" style="font-family:Calibri;font-size:5pt;v-text-align:center;"/>
          </v:shape>
        </w:pict>
      </w:r>
      <w:r>
        <w:pict>
          <v:shape id="_x0000_s1083" o:spid="_x0000_s1083" o:spt="136" type="#_x0000_t136" style="position:absolute;left:0pt;margin-left:317.3pt;margin-top:-47.9pt;height:5pt;width:28.6pt;mso-position-horizontal-relative:page;rotation:20643840f;z-index:251939840;mso-width-relative:page;mso-height-relative:page;" fillcolor="#231F37" filled="t" stroked="f" coordsize="21600,21600">
            <v:path/>
            <v:fill on="t" focussize="0,0"/>
            <v:stroke on="f"/>
            <v:imagedata o:title=""/>
            <o:lock v:ext="edit"/>
            <v:textpath on="t" fitshape="t" fitpath="t" trim="t" xscale="f" string="Government" style="font-family:Calibri;font-size:5pt;v-text-align:center;"/>
          </v:shape>
        </w:pict>
      </w:r>
      <w:r>
        <w:pict>
          <v:shape id="_x0000_s1084" o:spid="_x0000_s1084" o:spt="136" type="#_x0000_t136" style="position:absolute;left:0pt;margin-left:336.55pt;margin-top:-52.2pt;height:5pt;width:40.75pt;mso-position-horizontal-relative:page;rotation:20643840f;z-index:251939840;mso-width-relative:page;mso-height-relative:page;" fillcolor="#231F37" filled="t" stroked="f" coordsize="21600,21600">
            <v:path/>
            <v:fill on="t" focussize="0,0"/>
            <v:stroke on="f"/>
            <v:imagedata o:title=""/>
            <o:lock v:ext="edit"/>
            <v:textpath on="t" fitshape="t" fitpath="t" trim="t" xscale="f" string="Food &amp; Beverages" style="font-family:Calibri;font-size:5pt;v-text-align:center;"/>
          </v:shape>
        </w:pict>
      </w:r>
      <w:r>
        <w:pict>
          <v:shape id="_x0000_s1085" o:spid="_x0000_s1085" o:spt="136" type="#_x0000_t136" style="position:absolute;left:0pt;margin-left:357.25pt;margin-top:-47.35pt;height:5pt;width:27.05pt;mso-position-horizontal-relative:page;rotation:20643840f;z-index:251940864;mso-width-relative:page;mso-height-relative:page;" fillcolor="#231F37" filled="t" stroked="f" coordsize="21600,21600">
            <v:path/>
            <v:fill on="t" focussize="0,0"/>
            <v:stroke on="f"/>
            <v:imagedata o:title=""/>
            <o:lock v:ext="edit"/>
            <v:textpath on="t" fitshape="t" fitpath="t" trim="t" xscale="f" string="Automotive" style="font-family:Calibri;font-size:5pt;v-text-align:center;"/>
          </v:shape>
        </w:pict>
      </w:r>
      <w:r>
        <w:pict>
          <v:shape id="_x0000_s1086" o:spid="_x0000_s1086" o:spt="136" type="#_x0000_t136" style="position:absolute;left:0pt;margin-left:371.95pt;margin-top:-57.15pt;height:5pt;width:54.75pt;mso-position-horizontal-relative:page;rotation:20643840f;z-index:251940864;mso-width-relative:page;mso-height-relative:page;" fillcolor="#231F37" filled="t" stroked="f" coordsize="21600,21600">
            <v:path/>
            <v:fill on="t" focussize="0,0"/>
            <v:stroke on="f"/>
            <v:imagedata o:title=""/>
            <o:lock v:ext="edit"/>
            <v:textpath on="t" fitshape="t" fitpath="t" trim="t" xscale="f" string="Entertainment &amp; Leisure" style="font-family:Calibri;font-size:5pt;v-text-align:center;"/>
          </v:shape>
        </w:pict>
      </w:r>
      <w:r>
        <w:pict>
          <v:shape id="_x0000_s1087" o:spid="_x0000_s1087" o:spt="136" type="#_x0000_t136" style="position:absolute;left:0pt;margin-left:389.4pt;margin-top:-60.15pt;height:5pt;width:63.25pt;mso-position-horizontal-relative:page;rotation:20643840f;z-index:251941888;mso-width-relative:page;mso-height-relative:page;" fillcolor="#231F37" filled="t" stroked="f" coordsize="21600,21600">
            <v:path/>
            <v:fill on="t" focussize="0,0"/>
            <v:stroke on="f"/>
            <v:imagedata o:title=""/>
            <o:lock v:ext="edit"/>
            <v:textpath on="t" fitshape="t" fitpath="t" trim="t" xscale="f" string="Retail &amp; Consumer Durables" style="font-family:Calibri;font-size:5pt;v-text-align:center;"/>
          </v:shape>
        </w:pict>
      </w:r>
      <w:r>
        <w:pict>
          <v:shape id="_x0000_s1088" o:spid="_x0000_s1088" o:spt="136" type="#_x0000_t136" style="position:absolute;left:0pt;margin-left:408.9pt;margin-top:-58.2pt;height:5pt;width:57.75pt;mso-position-horizontal-relative:page;rotation:20643840f;z-index:251941888;mso-width-relative:page;mso-height-relative:page;" fillcolor="#231F37" filled="t" stroked="f" coordsize="21600,21600">
            <v:path/>
            <v:fill on="t" focussize="0,0"/>
            <v:stroke on="f"/>
            <v:imagedata o:title=""/>
            <o:lock v:ext="edit"/>
            <v:textpath on="t" fitshape="t" fitpath="t" trim="t" xscale="f" string="Transportation &amp; Delivery" style="font-family:Calibri;font-size:5pt;v-text-align:center;"/>
          </v:shape>
        </w:pict>
      </w:r>
      <w:r>
        <w:pict>
          <v:shape id="_x0000_s1089" o:spid="_x0000_s1089" o:spt="136" type="#_x0000_t136" style="position:absolute;left:0pt;margin-left:428.3pt;margin-top:-50.9pt;height:5pt;width:37.1pt;mso-position-horizontal-relative:page;rotation:20643840f;z-index:251942912;mso-width-relative:page;mso-height-relative:page;" fillcolor="#231F37" filled="t" stroked="f" coordsize="21600,21600">
            <v:path/>
            <v:fill on="t" focussize="0,0"/>
            <v:stroke on="f"/>
            <v:imagedata o:title=""/>
            <o:lock v:ext="edit"/>
            <v:textpath on="t" fitshape="t" fitpath="t" trim="t" xscale="f" string="Health &amp; Fitness" style="font-family:Calibri;font-size:5pt;v-text-align:center;"/>
          </v:shape>
        </w:pict>
      </w:r>
      <w:r>
        <w:pict>
          <v:shape id="_x0000_s1090" o:spid="_x0000_s1090" o:spt="136" type="#_x0000_t136" style="position:absolute;left:0pt;margin-left:444.5pt;margin-top:-45.75pt;height:5pt;width:22.55pt;mso-position-horizontal-relative:page;rotation:20643840f;z-index:251942912;mso-width-relative:page;mso-height-relative:page;" fillcolor="#231F37" filled="t" stroked="f" coordsize="21600,21600">
            <v:path/>
            <v:fill on="t" focussize="0,0"/>
            <v:stroke on="f"/>
            <v:imagedata o:title=""/>
            <o:lock v:ext="edit"/>
            <v:textpath on="t" fitshape="t" fitpath="t" trim="t" xscale="f" string="Education" style="font-family:Calibri;font-size:5pt;v-text-align:center;"/>
          </v:shape>
        </w:pict>
      </w:r>
      <w:r>
        <w:pict>
          <v:shape id="_x0000_s1091" o:spid="_x0000_s1091" o:spt="136" type="#_x0000_t136" style="position:absolute;left:0pt;margin-left:458.6pt;margin-top:-45.55pt;height:5pt;width:21.95pt;mso-position-horizontal-relative:page;rotation:20643840f;z-index:251943936;mso-width-relative:page;mso-height-relative:page;" fillcolor="#231F37" filled="t" stroked="f" coordsize="21600,21600">
            <v:path/>
            <v:fill on="t" focussize="0,0"/>
            <v:stroke on="f"/>
            <v:imagedata o:title=""/>
            <o:lock v:ext="edit"/>
            <v:textpath on="t" fitshape="t" fitpath="t" trim="t" xscale="f" string="Insurance" style="font-family:Calibri;font-size:5pt;v-text-align:center;"/>
          </v:shape>
        </w:pict>
      </w:r>
      <w:r>
        <w:pict>
          <v:shape id="_x0000_s1092" o:spid="_x0000_s1092" o:spt="136" type="#_x0000_t136" style="position:absolute;left:0pt;margin-left:462.4pt;margin-top:-70.2pt;height:5pt;width:91.75pt;mso-position-horizontal-relative:page;rotation:20643840f;z-index:251943936;mso-width-relative:page;mso-height-relative:page;" fillcolor="#231F37" filled="t" stroked="f" coordsize="21600,21600">
            <v:path/>
            <v:fill on="t" focussize="0,0"/>
            <v:stroke on="f"/>
            <v:imagedata o:title=""/>
            <o:lock v:ext="edit"/>
            <v:textpath on="t" fitshape="t" fitpath="t" trim="t" xscale="f" string="Airlines &amp; Aerospace including Defens )" style="font-family:Calibri;font-size:5pt;v-text-align:center;"/>
          </v:shape>
        </w:pict>
      </w:r>
      <w:r>
        <w:pict>
          <v:shape id="_x0000_s1093" o:spid="_x0000_s1093" o:spt="136" type="#_x0000_t136" style="position:absolute;left:0pt;margin-left:479.15pt;margin-top:-61.3pt;height:5pt;width:66.55pt;mso-position-horizontal-relative:page;rotation:20643840f;z-index:251944960;mso-width-relative:page;mso-height-relative:page;" fillcolor="#231F37" filled="t" stroked="f" coordsize="21600,21600">
            <v:path/>
            <v:fill on="t" focussize="0,0"/>
            <v:stroke on="f"/>
            <v:imagedata o:title=""/>
            <o:lock v:ext="edit"/>
            <v:textpath on="t" fitshape="t" fitpath="t" trim="t" xscale="f" string="Healthcare &amp; harmaceuticals" style="font-family:Calibri;font-size:5pt;v-text-align:center;"/>
          </v:shape>
        </w:pict>
      </w:r>
      <w:r>
        <w:pict>
          <v:shape id="_x0000_s1094" o:spid="_x0000_s1094" o:spt="136" type="#_x0000_t136" style="position:absolute;left:0pt;margin-left:493.35pt;margin-top:-56.95pt;height:5pt;width:54.25pt;mso-position-horizontal-relative:page;rotation:20643840f;z-index:251944960;mso-width-relative:page;mso-height-relative:page;" fillcolor="#231F37" filled="t" stroked="f" coordsize="21600,21600">
            <v:path/>
            <v:fill on="t" focussize="0,0"/>
            <v:stroke on="f"/>
            <v:imagedata o:title=""/>
            <o:lock v:ext="edit"/>
            <v:textpath on="t" fitshape="t" fitpath="t" trim="t" xscale="f" string="Advertising &amp; Marketing" style="font-family:Calibri;font-size:5pt;v-text-align:center;"/>
          </v:shape>
        </w:pict>
      </w:r>
      <w:r>
        <w:pict>
          <v:shape id="_x0000_s1095" o:spid="_x0000_s1095" o:spt="136" type="#_x0000_t136" style="position:absolute;left:0pt;margin-left:510.1pt;margin-top:-45.6pt;height:5pt;width:22.15pt;mso-position-horizontal-relative:page;rotation:20643840f;z-index:251945984;mso-width-relative:page;mso-height-relative:page;" fillcolor="#231F37" filled="t" stroked="f" coordsize="21600,21600">
            <v:path/>
            <v:fill on="t" focussize="0,0"/>
            <v:stroke on="f"/>
            <v:imagedata o:title=""/>
            <o:lock v:ext="edit"/>
            <v:textpath on="t" fitshape="t" fitpath="t" trim="t" xscale="f" string="Nonprofit" style="font-family:Calibri;font-size:5pt;v-text-align:center;"/>
          </v:shape>
        </w:pict>
      </w:r>
      <w:r>
        <w:pict>
          <v:shape id="_x0000_s1096" o:spid="_x0000_s1096" o:spt="136" type="#_x0000_t136" style="position:absolute;left:0pt;margin-left:521.3pt;margin-top:-46.65pt;height:5pt;width:25.15pt;mso-position-horizontal-relative:page;rotation:20643840f;z-index:251945984;mso-width-relative:page;mso-height-relative:page;" fillcolor="#231F37" filled="t" stroked="f" coordsize="21600,21600">
            <v:path/>
            <v:fill on="t" focussize="0,0"/>
            <v:stroke on="f"/>
            <v:imagedata o:title=""/>
            <o:lock v:ext="edit"/>
            <v:textpath on="t" fitshape="t" fitpath="t" trim="t" xscale="f" string="Agriculture" style="font-family:Calibri;font-size:5pt;v-text-align:center;"/>
          </v:shape>
        </w:pict>
      </w:r>
      <w:r>
        <w:pict>
          <v:shape id="_x0000_s1097" o:spid="_x0000_s1097" o:spt="136" type="#_x0000_t136" style="position:absolute;left:0pt;margin-left:527.65pt;margin-top:-60.45pt;height:5pt;width:64.1pt;mso-position-horizontal-relative:page;rotation:20643840f;z-index:251947008;mso-width-relative:page;mso-height-relative:page;" fillcolor="#231F37" filled="t" stroked="f" coordsize="21600,21600">
            <v:path/>
            <v:fill on="t" focussize="0,0"/>
            <v:stroke on="f"/>
            <v:imagedata o:title=""/>
            <o:lock v:ext="edit"/>
            <v:textpath on="t" fitshape="t" fitpath="t" trim="t" xscale="f" string="Utilities, Energy &amp; Extraction" style="font-family:Calibri;font-size:5pt;v-text-align:center;"/>
          </v:shape>
        </w:pict>
      </w:r>
      <w:r>
        <w:pict>
          <v:shape id="_x0000_s1098" o:spid="_x0000_s1098" o:spt="136" type="#_x0000_t136" style="position:absolute;left:0pt;margin-left:509.3pt;margin-top:-72.15pt;height:5pt;width:1.9pt;mso-position-horizontal-relative:page;rotation:20709376f;z-index:251947008;mso-width-relative:page;mso-height-relative:page;" fillcolor="#231F37" filled="t" stroked="f" coordsize="21600,21600">
            <v:path/>
            <v:fill on="t" focussize="0,0"/>
            <v:stroke on="f"/>
            <v:imagedata o:title=""/>
            <o:lock v:ext="edit"/>
            <v:textpath on="t" fitshape="t" fitpath="t" trim="t" xscale="f" string="(" style="font-family:Calibri;font-size:5pt;v-text-align:center;"/>
          </v:shape>
        </w:pict>
      </w:r>
      <w:r>
        <w:pict>
          <v:shape id="_x0000_s1099" o:spid="_x0000_s1099" o:spt="136" type="#_x0000_t136" style="position:absolute;left:0pt;margin-left:508.95pt;margin-top:-59.5pt;height:5pt;width:3.25pt;mso-position-horizontal-relative:page;rotation:20709376f;z-index:251948032;mso-width-relative:page;mso-height-relative:page;" fillcolor="#231F37" filled="t" stroked="f" coordsize="21600,21600">
            <v:path/>
            <v:fill on="t" focussize="0,0"/>
            <v:stroke on="f"/>
            <v:imagedata o:title=""/>
            <o:lock v:ext="edit"/>
            <v:textpath on="t" fitshape="t" fitpath="t" trim="t" xscale="f" string="P" style="font-family:Calibri;font-size:5pt;v-text-align:center;"/>
          </v:shape>
        </w:pict>
      </w:r>
      <w:r>
        <w:rPr>
          <w:rFonts w:ascii="Century Gothic"/>
          <w:b/>
          <w:color w:val="191929"/>
          <w:spacing w:val="-5"/>
          <w:w w:val="105"/>
          <w:sz w:val="14"/>
        </w:rPr>
        <w:t>3%</w:t>
      </w:r>
      <w:r>
        <w:rPr>
          <w:rFonts w:ascii="Century Gothic"/>
          <w:b/>
          <w:color w:val="191929"/>
          <w:sz w:val="14"/>
        </w:rPr>
        <w:tab/>
      </w:r>
      <w:r>
        <w:rPr>
          <w:rFonts w:ascii="Century Gothic"/>
          <w:b/>
          <w:color w:val="191929"/>
          <w:spacing w:val="-5"/>
          <w:w w:val="105"/>
          <w:sz w:val="14"/>
        </w:rPr>
        <w:t>2%</w:t>
      </w:r>
    </w:p>
    <w:p>
      <w:pPr>
        <w:keepNext w:val="0"/>
        <w:keepLines w:val="0"/>
        <w:widowControl/>
        <w:suppressLineNumbers w:val="0"/>
        <w:spacing w:line="240" w:lineRule="auto"/>
        <w:ind w:left="960" w:leftChars="400" w:right="1505" w:rightChars="627" w:firstLine="0" w:firstLineChars="0"/>
        <w:jc w:val="left"/>
        <w:rPr>
          <w:rFonts w:hint="eastAsia" w:ascii="黑体" w:hAnsi="黑体" w:eastAsia="黑体" w:cs="黑体"/>
          <w:color w:val="000000"/>
          <w:kern w:val="0"/>
          <w:sz w:val="20"/>
          <w:szCs w:val="20"/>
          <w:lang w:val="en-US" w:eastAsia="zh-CN" w:bidi="ar"/>
        </w:rPr>
        <w:sectPr>
          <w:type w:val="continuous"/>
          <w:pgSz w:w="12240" w:h="15840"/>
          <w:pgMar w:top="1500" w:right="0" w:bottom="280" w:left="520" w:header="0" w:footer="675" w:gutter="0"/>
          <w:cols w:space="720" w:num="1"/>
        </w:sectPr>
      </w:pPr>
    </w:p>
    <w:p>
      <w:pPr>
        <w:tabs>
          <w:tab w:val="left" w:pos="1121"/>
        </w:tabs>
        <w:spacing w:before="102"/>
        <w:ind w:left="0" w:right="1614" w:firstLine="0"/>
        <w:jc w:val="both"/>
        <w:rPr>
          <w:rFonts w:ascii="Century Gothic"/>
          <w:b/>
          <w:sz w:val="14"/>
        </w:rPr>
      </w:pPr>
    </w:p>
    <w:p>
      <w:pPr>
        <w:tabs>
          <w:tab w:val="left" w:pos="10613"/>
        </w:tabs>
        <w:rPr>
          <w:rFonts w:hint="eastAsia"/>
          <w:lang w:eastAsia="zh-CN"/>
        </w:rPr>
      </w:pPr>
    </w:p>
    <w:p>
      <w:pPr>
        <w:tabs>
          <w:tab w:val="left" w:pos="1121"/>
        </w:tabs>
        <w:spacing w:before="102"/>
        <w:ind w:left="0" w:right="1614" w:firstLine="0"/>
        <w:jc w:val="both"/>
        <w:rPr>
          <w:rFonts w:ascii="Century Gothic"/>
          <w:b/>
          <w:sz w:val="14"/>
        </w:rPr>
      </w:pPr>
    </w:p>
    <w:p>
      <w:pPr>
        <w:tabs>
          <w:tab w:val="left" w:pos="10613"/>
        </w:tabs>
        <w:rPr>
          <w:rFonts w:hint="eastAsia"/>
          <w:lang w:eastAsia="zh-CN"/>
        </w:rPr>
      </w:pPr>
    </w:p>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Jean" w:date="2024-04-13T22:16:00Z" w:initials="J">
    <w:p w14:paraId="72AE2CD6">
      <w:pPr>
        <w:pStyle w:val="5"/>
      </w:pPr>
      <w:r>
        <w:rPr>
          <w:rFonts w:hint="eastAsia"/>
        </w:rPr>
        <w:t>注：该部分在原文16页</w:t>
      </w:r>
    </w:p>
  </w:comment>
  <w:comment w:id="1" w:author="Jean" w:date="2024-04-13T22:41:00Z" w:initials="J">
    <w:p w14:paraId="5F906952">
      <w:pPr>
        <w:pStyle w:val="5"/>
      </w:pPr>
      <w:r>
        <w:rPr>
          <w:rFonts w:hint="eastAsia"/>
        </w:rPr>
        <w:t>注：原文跨16、17页，为保证章节完整性，放进翻译中</w:t>
      </w:r>
    </w:p>
  </w:comment>
  <w:comment w:id="2" w:author="Jean" w:date="2024-04-13T22:40:00Z" w:initials="J">
    <w:p w14:paraId="6DF11649">
      <w:pPr>
        <w:pStyle w:val="5"/>
        <w:rPr>
          <w:rFonts w:hint="eastAsia"/>
        </w:rPr>
      </w:pPr>
      <w:r>
        <w:rPr>
          <w:rFonts w:hint="eastAsia"/>
        </w:rPr>
        <w:t>注：原文在17页，为保证章节完整性，放进翻译中</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2AE2CD6" w15:done="0"/>
  <w15:commentEx w15:paraId="5F906952" w15:done="0"/>
  <w15:commentEx w15:paraId="6DF116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zoSans-Regular">
    <w:altName w:val="微软雅黑"/>
    <w:panose1 w:val="00000000000000000000"/>
    <w:charset w:val="86"/>
    <w:family w:val="swiss"/>
    <w:pitch w:val="default"/>
    <w:sig w:usb0="00000000" w:usb1="00000000" w:usb2="00000010" w:usb3="00000000" w:csb0="00040000" w:csb1="00000000"/>
  </w:font>
  <w:font w:name="AzoSans-Bold">
    <w:altName w:val="微软雅黑"/>
    <w:panose1 w:val="00000000000000000000"/>
    <w:charset w:val="86"/>
    <w:family w:val="swiss"/>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Century Gothic">
    <w:panose1 w:val="020B0502020202020204"/>
    <w:charset w:val="00"/>
    <w:family w:val="swiss"/>
    <w:pitch w:val="default"/>
    <w:sig w:usb0="00000287" w:usb1="00000000" w:usb2="00000000" w:usb3="00000000" w:csb0="2000009F" w:csb1="DFD70000"/>
  </w:font>
  <w:font w:name="Palatino Linotype">
    <w:panose1 w:val="02040502050505030304"/>
    <w:charset w:val="00"/>
    <w:family w:val="roman"/>
    <w:pitch w:val="default"/>
    <w:sig w:usb0="E0000287" w:usb1="40000013" w:usb2="00000000" w:usb3="00000000" w:csb0="2000019F" w:csb1="00000000"/>
  </w:font>
  <w:font w:name="AzoSans-Bold">
    <w:altName w:val="Segoe Print"/>
    <w:panose1 w:val="00000000000000000000"/>
    <w:charset w:val="00"/>
    <w:family w:val="auto"/>
    <w:pitch w:val="default"/>
    <w:sig w:usb0="00000000" w:usb1="00000000" w:usb2="00000000" w:usb3="00000000" w:csb0="00000000" w:csb1="00000000"/>
  </w:font>
  <w:font w:name="PingFang SC">
    <w:altName w:val="宋体"/>
    <w:panose1 w:val="020B0400000000000000"/>
    <w:charset w:val="86"/>
    <w:family w:val="auto"/>
    <w:pitch w:val="default"/>
    <w:sig w:usb0="00000000" w:usb1="00000000" w:usb2="00000017"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r>
      <mc:AlternateContent>
        <mc:Choice Requires="wps">
          <w:drawing>
            <wp:anchor distT="0" distB="0" distL="114300" distR="114300" simplePos="0" relativeHeight="251973632" behindDoc="1" locked="0" layoutInCell="1" allowOverlap="1">
              <wp:simplePos x="0" y="0"/>
              <wp:positionH relativeFrom="page">
                <wp:posOffset>6672580</wp:posOffset>
              </wp:positionH>
              <wp:positionV relativeFrom="page">
                <wp:posOffset>9490075</wp:posOffset>
              </wp:positionV>
              <wp:extent cx="233680" cy="188595"/>
              <wp:effectExtent l="0" t="0" r="0" b="0"/>
              <wp:wrapNone/>
              <wp:docPr id="753" name="docshape6"/>
              <wp:cNvGraphicFramePr/>
              <a:graphic xmlns:a="http://schemas.openxmlformats.org/drawingml/2006/main">
                <a:graphicData uri="http://schemas.microsoft.com/office/word/2010/wordprocessingShape">
                  <wps:wsp>
                    <wps:cNvSpPr txBox="1"/>
                    <wps:spPr bwMode="auto">
                      <a:xfrm>
                        <a:off x="0" y="0"/>
                        <a:ext cx="233680" cy="188595"/>
                      </a:xfrm>
                      <a:prstGeom prst="rect">
                        <a:avLst/>
                      </a:prstGeom>
                      <a:noFill/>
                      <a:ln>
                        <a:noFill/>
                      </a:ln>
                    </wps:spPr>
                    <wps:txbx>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wps:txbx>
                    <wps:bodyPr rot="0" vert="horz" wrap="square" lIns="0" tIns="0" rIns="0" bIns="0" anchor="t" anchorCtr="0" upright="1">
                      <a:noAutofit/>
                    </wps:bodyPr>
                  </wps:wsp>
                </a:graphicData>
              </a:graphic>
            </wp:anchor>
          </w:drawing>
        </mc:Choice>
        <mc:Fallback>
          <w:pict>
            <v:shape id="docshape6" o:spid="_x0000_s1026" o:spt="202" type="#_x0000_t202" style="position:absolute;left:0pt;margin-left:525.4pt;margin-top:747.25pt;height:14.85pt;width:18.4pt;mso-position-horizontal-relative:page;mso-position-vertical-relative:page;z-index:-251342848;mso-width-relative:page;mso-height-relative:page;" filled="f" stroked="f" coordsize="21600,21600" o:gfxdata="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MRxPNsA&#10;AAAPAQAADwAAAAAAAAABACAAAAAiAAAAZHJzL2Rvd25yZXYueG1sUEsBAhQAFAAAAAgAh07iQEHw&#10;HObjAQAA1AMAAA4AAAAAAAAAAQAgAAAAKgEAAGRycy9lMm9Eb2MueG1sUEsFBgAAAAAGAAYAWQEA&#10;AH8FAAAAAA==&#10;">
              <v:fill on="f" focussize="0,0"/>
              <v:stroke on="f"/>
              <v:imagedata o:title=""/>
              <o:lock v:ext="edit" aspectratio="f"/>
              <v:textbox inset="0mm,0mm,0mm,0mm">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lang w:eastAsia="zh-CN"/>
      </w:rPr>
    </w:pPr>
    <w:r>
      <mc:AlternateContent>
        <mc:Choice Requires="wps">
          <w:drawing>
            <wp:anchor distT="0" distB="0" distL="114300" distR="114300" simplePos="0" relativeHeight="251970560" behindDoc="1" locked="0" layoutInCell="1" allowOverlap="1">
              <wp:simplePos x="0" y="0"/>
              <wp:positionH relativeFrom="page">
                <wp:posOffset>2056765</wp:posOffset>
              </wp:positionH>
              <wp:positionV relativeFrom="page">
                <wp:posOffset>9490075</wp:posOffset>
              </wp:positionV>
              <wp:extent cx="3679190" cy="188595"/>
              <wp:effectExtent l="0" t="0" r="0" b="0"/>
              <wp:wrapNone/>
              <wp:docPr id="755" name="docshape5"/>
              <wp:cNvGraphicFramePr/>
              <a:graphic xmlns:a="http://schemas.openxmlformats.org/drawingml/2006/main">
                <a:graphicData uri="http://schemas.microsoft.com/office/word/2010/wordprocessingShape">
                  <wps:wsp>
                    <wps:cNvSpPr txBox="1"/>
                    <wps:spPr bwMode="auto">
                      <a:xfrm>
                        <a:off x="0" y="0"/>
                        <a:ext cx="3679190" cy="188595"/>
                      </a:xfrm>
                      <a:prstGeom prst="rect">
                        <a:avLst/>
                      </a:prstGeom>
                      <a:noFill/>
                      <a:ln>
                        <a:noFill/>
                      </a:ln>
                    </wps:spPr>
                    <wps:txbx>
                      <w:txbxContent>
                        <w:p>
                          <w:pPr>
                            <w:pStyle w:val="6"/>
                            <w:spacing w:before="31"/>
                            <w:ind w:left="20"/>
                          </w:pPr>
                          <w:r>
                            <w:rPr>
                              <w:color w:val="A5B7C6"/>
                              <w:w w:val="115"/>
                            </w:rPr>
                            <w:t>©</w:t>
                          </w:r>
                          <w:r>
                            <w:rPr>
                              <w:color w:val="A5B7C6"/>
                              <w:spacing w:val="-8"/>
                              <w:w w:val="115"/>
                            </w:rPr>
                            <w:t xml:space="preserve"> </w:t>
                          </w:r>
                          <w:r>
                            <w:rPr>
                              <w:color w:val="A5B7C6"/>
                              <w:w w:val="115"/>
                            </w:rPr>
                            <w:t>Copyright</w:t>
                          </w:r>
                          <w:r>
                            <w:rPr>
                              <w:color w:val="A5B7C6"/>
                              <w:spacing w:val="-7"/>
                              <w:w w:val="115"/>
                            </w:rPr>
                            <w:t xml:space="preserve"> </w:t>
                          </w:r>
                          <w:r>
                            <w:rPr>
                              <w:color w:val="A5B7C6"/>
                              <w:w w:val="115"/>
                            </w:rPr>
                            <w:t>2024,</w:t>
                          </w:r>
                          <w:r>
                            <w:rPr>
                              <w:color w:val="A5B7C6"/>
                              <w:spacing w:val="-8"/>
                              <w:w w:val="115"/>
                            </w:rPr>
                            <w:t xml:space="preserve"> </w:t>
                          </w:r>
                          <w:r>
                            <w:rPr>
                              <w:color w:val="A5B7C6"/>
                              <w:w w:val="115"/>
                            </w:rPr>
                            <w:t>Cloud</w:t>
                          </w:r>
                          <w:r>
                            <w:rPr>
                              <w:color w:val="A5B7C6"/>
                              <w:spacing w:val="-7"/>
                              <w:w w:val="115"/>
                            </w:rPr>
                            <w:t xml:space="preserve"> </w:t>
                          </w:r>
                          <w:r>
                            <w:rPr>
                              <w:color w:val="A5B7C6"/>
                              <w:w w:val="115"/>
                            </w:rPr>
                            <w:t>Security</w:t>
                          </w:r>
                          <w:r>
                            <w:rPr>
                              <w:color w:val="A5B7C6"/>
                              <w:spacing w:val="-8"/>
                              <w:w w:val="115"/>
                            </w:rPr>
                            <w:t xml:space="preserve"> </w:t>
                          </w:r>
                          <w:r>
                            <w:rPr>
                              <w:color w:val="A5B7C6"/>
                              <w:w w:val="115"/>
                            </w:rPr>
                            <w:t>Alliance.</w:t>
                          </w:r>
                          <w:r>
                            <w:rPr>
                              <w:color w:val="A5B7C6"/>
                              <w:spacing w:val="-7"/>
                              <w:w w:val="115"/>
                            </w:rPr>
                            <w:t xml:space="preserve"> </w:t>
                          </w:r>
                          <w:r>
                            <w:rPr>
                              <w:color w:val="A5B7C6"/>
                              <w:w w:val="115"/>
                            </w:rPr>
                            <w:t>All</w:t>
                          </w:r>
                          <w:r>
                            <w:rPr>
                              <w:color w:val="A5B7C6"/>
                              <w:spacing w:val="-8"/>
                              <w:w w:val="115"/>
                            </w:rPr>
                            <w:t xml:space="preserve"> </w:t>
                          </w:r>
                          <w:r>
                            <w:rPr>
                              <w:color w:val="A5B7C6"/>
                              <w:w w:val="115"/>
                            </w:rPr>
                            <w:t>rights</w:t>
                          </w:r>
                          <w:r>
                            <w:rPr>
                              <w:color w:val="A5B7C6"/>
                              <w:spacing w:val="-7"/>
                              <w:w w:val="115"/>
                            </w:rPr>
                            <w:t xml:space="preserve"> </w:t>
                          </w:r>
                          <w:r>
                            <w:rPr>
                              <w:color w:val="A5B7C6"/>
                              <w:spacing w:val="-2"/>
                              <w:w w:val="115"/>
                            </w:rPr>
                            <w:t>reserved.</w:t>
                          </w:r>
                        </w:p>
                      </w:txbxContent>
                    </wps:txbx>
                    <wps:bodyPr rot="0" vert="horz" wrap="square" lIns="0" tIns="0" rIns="0" bIns="0" anchor="t" anchorCtr="0" upright="1">
                      <a:noAutofit/>
                    </wps:bodyPr>
                  </wps:wsp>
                </a:graphicData>
              </a:graphic>
            </wp:anchor>
          </w:drawing>
        </mc:Choice>
        <mc:Fallback>
          <w:pict>
            <v:shape id="docshape5" o:spid="_x0000_s1026" o:spt="202" type="#_x0000_t202" style="position:absolute;left:0pt;margin-left:161.95pt;margin-top:747.25pt;height:14.85pt;width:289.7pt;mso-position-horizontal-relative:page;mso-position-vertical-relative:page;z-index:-251345920;mso-width-relative:page;mso-height-relative:page;" filled="f" stroked="f" coordsize="21600,21600" o:gfxdata="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4wl5rb&#10;AAAADQEAAA8AAAAAAAAAAQAgAAAAIgAAAGRycy9kb3ducmV2LnhtbFBLAQIUABQAAAAIAIdO4kCW&#10;+wIv5AEAANUDAAAOAAAAAAAAAAEAIAAAACoBAABkcnMvZTJvRG9jLnhtbFBLBQYAAAAABgAGAFkB&#10;AACABQAAAAA=&#10;">
              <v:fill on="f" focussize="0,0"/>
              <v:stroke on="f"/>
              <v:imagedata o:title=""/>
              <o:lock v:ext="edit" aspectratio="f"/>
              <v:textbox inset="0mm,0mm,0mm,0mm">
                <w:txbxContent>
                  <w:p>
                    <w:pPr>
                      <w:pStyle w:val="6"/>
                      <w:spacing w:before="31"/>
                      <w:ind w:left="20"/>
                    </w:pPr>
                    <w:r>
                      <w:rPr>
                        <w:color w:val="A5B7C6"/>
                        <w:w w:val="115"/>
                      </w:rPr>
                      <w:t>©</w:t>
                    </w:r>
                    <w:r>
                      <w:rPr>
                        <w:color w:val="A5B7C6"/>
                        <w:spacing w:val="-8"/>
                        <w:w w:val="115"/>
                      </w:rPr>
                      <w:t xml:space="preserve"> </w:t>
                    </w:r>
                    <w:r>
                      <w:rPr>
                        <w:color w:val="A5B7C6"/>
                        <w:w w:val="115"/>
                      </w:rPr>
                      <w:t>Copyright</w:t>
                    </w:r>
                    <w:r>
                      <w:rPr>
                        <w:color w:val="A5B7C6"/>
                        <w:spacing w:val="-7"/>
                        <w:w w:val="115"/>
                      </w:rPr>
                      <w:t xml:space="preserve"> </w:t>
                    </w:r>
                    <w:r>
                      <w:rPr>
                        <w:color w:val="A5B7C6"/>
                        <w:w w:val="115"/>
                      </w:rPr>
                      <w:t>2024,</w:t>
                    </w:r>
                    <w:r>
                      <w:rPr>
                        <w:color w:val="A5B7C6"/>
                        <w:spacing w:val="-8"/>
                        <w:w w:val="115"/>
                      </w:rPr>
                      <w:t xml:space="preserve"> </w:t>
                    </w:r>
                    <w:r>
                      <w:rPr>
                        <w:color w:val="A5B7C6"/>
                        <w:w w:val="115"/>
                      </w:rPr>
                      <w:t>Cloud</w:t>
                    </w:r>
                    <w:r>
                      <w:rPr>
                        <w:color w:val="A5B7C6"/>
                        <w:spacing w:val="-7"/>
                        <w:w w:val="115"/>
                      </w:rPr>
                      <w:t xml:space="preserve"> </w:t>
                    </w:r>
                    <w:r>
                      <w:rPr>
                        <w:color w:val="A5B7C6"/>
                        <w:w w:val="115"/>
                      </w:rPr>
                      <w:t>Security</w:t>
                    </w:r>
                    <w:r>
                      <w:rPr>
                        <w:color w:val="A5B7C6"/>
                        <w:spacing w:val="-8"/>
                        <w:w w:val="115"/>
                      </w:rPr>
                      <w:t xml:space="preserve"> </w:t>
                    </w:r>
                    <w:r>
                      <w:rPr>
                        <w:color w:val="A5B7C6"/>
                        <w:w w:val="115"/>
                      </w:rPr>
                      <w:t>Alliance.</w:t>
                    </w:r>
                    <w:r>
                      <w:rPr>
                        <w:color w:val="A5B7C6"/>
                        <w:spacing w:val="-7"/>
                        <w:w w:val="115"/>
                      </w:rPr>
                      <w:t xml:space="preserve"> </w:t>
                    </w:r>
                    <w:r>
                      <w:rPr>
                        <w:color w:val="A5B7C6"/>
                        <w:w w:val="115"/>
                      </w:rPr>
                      <w:t>All</w:t>
                    </w:r>
                    <w:r>
                      <w:rPr>
                        <w:color w:val="A5B7C6"/>
                        <w:spacing w:val="-8"/>
                        <w:w w:val="115"/>
                      </w:rPr>
                      <w:t xml:space="preserve"> </w:t>
                    </w:r>
                    <w:r>
                      <w:rPr>
                        <w:color w:val="A5B7C6"/>
                        <w:w w:val="115"/>
                      </w:rPr>
                      <w:t>rights</w:t>
                    </w:r>
                    <w:r>
                      <w:rPr>
                        <w:color w:val="A5B7C6"/>
                        <w:spacing w:val="-7"/>
                        <w:w w:val="115"/>
                      </w:rPr>
                      <w:t xml:space="preserve"> </w:t>
                    </w:r>
                    <w:r>
                      <w:rPr>
                        <w:color w:val="A5B7C6"/>
                        <w:spacing w:val="-2"/>
                        <w:w w:val="115"/>
                      </w:rPr>
                      <w:t>reserved.</w:t>
                    </w:r>
                  </w:p>
                </w:txbxContent>
              </v:textbox>
            </v:shape>
          </w:pict>
        </mc:Fallback>
      </mc:AlternateContent>
    </w:r>
    <w:r>
      <mc:AlternateContent>
        <mc:Choice Requires="wps">
          <w:drawing>
            <wp:anchor distT="0" distB="0" distL="114300" distR="114300" simplePos="0" relativeHeight="251971584" behindDoc="1" locked="0" layoutInCell="1" allowOverlap="1">
              <wp:simplePos x="0" y="0"/>
              <wp:positionH relativeFrom="page">
                <wp:posOffset>6672580</wp:posOffset>
              </wp:positionH>
              <wp:positionV relativeFrom="page">
                <wp:posOffset>9490075</wp:posOffset>
              </wp:positionV>
              <wp:extent cx="233680" cy="188595"/>
              <wp:effectExtent l="0" t="0" r="0" b="0"/>
              <wp:wrapNone/>
              <wp:docPr id="756" name="docshape6"/>
              <wp:cNvGraphicFramePr/>
              <a:graphic xmlns:a="http://schemas.openxmlformats.org/drawingml/2006/main">
                <a:graphicData uri="http://schemas.microsoft.com/office/word/2010/wordprocessingShape">
                  <wps:wsp>
                    <wps:cNvSpPr txBox="1"/>
                    <wps:spPr bwMode="auto">
                      <a:xfrm>
                        <a:off x="0" y="0"/>
                        <a:ext cx="233680" cy="188595"/>
                      </a:xfrm>
                      <a:prstGeom prst="rect">
                        <a:avLst/>
                      </a:prstGeom>
                      <a:noFill/>
                      <a:ln>
                        <a:noFill/>
                      </a:ln>
                    </wps:spPr>
                    <wps:txbx>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wps:txbx>
                    <wps:bodyPr rot="0" vert="horz" wrap="square" lIns="0" tIns="0" rIns="0" bIns="0" anchor="t" anchorCtr="0" upright="1">
                      <a:noAutofit/>
                    </wps:bodyPr>
                  </wps:wsp>
                </a:graphicData>
              </a:graphic>
            </wp:anchor>
          </w:drawing>
        </mc:Choice>
        <mc:Fallback>
          <w:pict>
            <v:shape id="docshape6" o:spid="_x0000_s1026" o:spt="202" type="#_x0000_t202" style="position:absolute;left:0pt;margin-left:525.4pt;margin-top:747.25pt;height:14.85pt;width:18.4pt;mso-position-horizontal-relative:page;mso-position-vertical-relative:page;z-index:-251344896;mso-width-relative:page;mso-height-relative:page;" filled="f" stroked="f" coordsize="21600,21600" o:gfxdata="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MRxPNsA&#10;AAAPAQAADwAAAAAAAAABACAAAAAiAAAAZHJzL2Rvd25yZXYueG1sUEsBAhQAFAAAAAgAh07iQCJN&#10;OJPjAQAA1AMAAA4AAAAAAAAAAQAgAAAAKgEAAGRycy9lMm9Eb2MueG1sUEsFBgAAAAAGAAYAWQEA&#10;AH8FAAAAAA==&#10;">
              <v:fill on="f" focussize="0,0"/>
              <v:stroke on="f"/>
              <v:imagedata o:title=""/>
              <o:lock v:ext="edit" aspectratio="f"/>
              <v:textbox inset="0mm,0mm,0mm,0mm">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v:textbox>
            </v:shape>
          </w:pict>
        </mc:Fallback>
      </mc:AlternateContent>
    </w:r>
  </w:p>
  <w:p>
    <w:pPr>
      <w:pStyle w:val="7"/>
      <w:tabs>
        <w:tab w:val="center" w:pos="4680"/>
        <w:tab w:val="right" w:pos="9360"/>
        <w:tab w:val="clear" w:pos="4153"/>
        <w:tab w:val="clear" w:pos="8306"/>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r>
      <mc:AlternateContent>
        <mc:Choice Requires="wps">
          <w:drawing>
            <wp:anchor distT="0" distB="0" distL="114300" distR="114300" simplePos="0" relativeHeight="251975680" behindDoc="1" locked="0" layoutInCell="1" allowOverlap="1">
              <wp:simplePos x="0" y="0"/>
              <wp:positionH relativeFrom="page">
                <wp:posOffset>6672580</wp:posOffset>
              </wp:positionH>
              <wp:positionV relativeFrom="page">
                <wp:posOffset>9490075</wp:posOffset>
              </wp:positionV>
              <wp:extent cx="233680" cy="188595"/>
              <wp:effectExtent l="0" t="0" r="0" b="0"/>
              <wp:wrapNone/>
              <wp:docPr id="814" name="docshape6"/>
              <wp:cNvGraphicFramePr/>
              <a:graphic xmlns:a="http://schemas.openxmlformats.org/drawingml/2006/main">
                <a:graphicData uri="http://schemas.microsoft.com/office/word/2010/wordprocessingShape">
                  <wps:wsp>
                    <wps:cNvSpPr txBox="1"/>
                    <wps:spPr bwMode="auto">
                      <a:xfrm>
                        <a:off x="0" y="0"/>
                        <a:ext cx="233680" cy="188595"/>
                      </a:xfrm>
                      <a:prstGeom prst="rect">
                        <a:avLst/>
                      </a:prstGeom>
                      <a:noFill/>
                      <a:ln>
                        <a:noFill/>
                      </a:ln>
                    </wps:spPr>
                    <wps:txbx>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wps:txbx>
                    <wps:bodyPr rot="0" vert="horz" wrap="square" lIns="0" tIns="0" rIns="0" bIns="0" anchor="t" anchorCtr="0" upright="1">
                      <a:noAutofit/>
                    </wps:bodyPr>
                  </wps:wsp>
                </a:graphicData>
              </a:graphic>
            </wp:anchor>
          </w:drawing>
        </mc:Choice>
        <mc:Fallback>
          <w:pict>
            <v:shape id="docshape6" o:spid="_x0000_s1026" o:spt="202" type="#_x0000_t202" style="position:absolute;left:0pt;margin-left:525.4pt;margin-top:747.25pt;height:14.85pt;width:18.4pt;mso-position-horizontal-relative:page;mso-position-vertical-relative:page;z-index:-251340800;mso-width-relative:page;mso-height-relative:page;" filled="f" stroked="f" coordsize="21600,21600" o:gfxdata="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YxHE82wAA&#10;AA8BAAAPAAAAAAAAAAEAIAAAACIAAABkcnMvZG93bnJldi54bWxQSwECFAAUAAAACACHTuJAgm8H&#10;neIBAADUAwAADgAAAAAAAAABACAAAAAqAQAAZHJzL2Uyb0RvYy54bWxQSwUGAAAAAAYABgBZAQAA&#10;fgUAAAAA&#10;">
              <v:fill on="f" focussize="0,0"/>
              <v:stroke on="f"/>
              <v:imagedata o:title=""/>
              <o:lock v:ext="edit" aspectratio="f"/>
              <v:textbox inset="0mm,0mm,0mm,0mm">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r>
      <mc:AlternateContent>
        <mc:Choice Requires="wps">
          <w:drawing>
            <wp:anchor distT="0" distB="0" distL="114300" distR="114300" simplePos="0" relativeHeight="252056576" behindDoc="1" locked="0" layoutInCell="1" allowOverlap="1">
              <wp:simplePos x="0" y="0"/>
              <wp:positionH relativeFrom="page">
                <wp:posOffset>2056130</wp:posOffset>
              </wp:positionH>
              <wp:positionV relativeFrom="page">
                <wp:posOffset>9489440</wp:posOffset>
              </wp:positionV>
              <wp:extent cx="3679190" cy="188595"/>
              <wp:effectExtent l="0" t="0" r="0" b="0"/>
              <wp:wrapNone/>
              <wp:docPr id="1079" name="文本框 1079"/>
              <wp:cNvGraphicFramePr/>
              <a:graphic xmlns:a="http://schemas.openxmlformats.org/drawingml/2006/main">
                <a:graphicData uri="http://schemas.microsoft.com/office/word/2010/wordprocessingShape">
                  <wps:wsp>
                    <wps:cNvSpPr txBox="1"/>
                    <wps:spPr>
                      <a:xfrm>
                        <a:off x="0" y="0"/>
                        <a:ext cx="3679190" cy="188595"/>
                      </a:xfrm>
                      <a:prstGeom prst="rect">
                        <a:avLst/>
                      </a:prstGeom>
                      <a:noFill/>
                      <a:ln>
                        <a:noFill/>
                      </a:ln>
                    </wps:spPr>
                    <wps:txbx>
                      <w:txbxContent>
                        <w:p>
                          <w:pPr>
                            <w:pStyle w:val="6"/>
                            <w:spacing w:before="31"/>
                            <w:ind w:left="20"/>
                          </w:pPr>
                          <w:r>
                            <w:rPr>
                              <w:color w:val="A5B7C6"/>
                              <w:w w:val="115"/>
                            </w:rPr>
                            <w:t>©</w:t>
                          </w:r>
                          <w:r>
                            <w:rPr>
                              <w:color w:val="A5B7C6"/>
                              <w:spacing w:val="-8"/>
                              <w:w w:val="115"/>
                            </w:rPr>
                            <w:t xml:space="preserve"> </w:t>
                          </w:r>
                          <w:r>
                            <w:rPr>
                              <w:color w:val="A5B7C6"/>
                              <w:w w:val="115"/>
                            </w:rPr>
                            <w:t>Copyright</w:t>
                          </w:r>
                          <w:r>
                            <w:rPr>
                              <w:color w:val="A5B7C6"/>
                              <w:spacing w:val="-7"/>
                              <w:w w:val="115"/>
                            </w:rPr>
                            <w:t xml:space="preserve"> </w:t>
                          </w:r>
                          <w:r>
                            <w:rPr>
                              <w:color w:val="A5B7C6"/>
                              <w:w w:val="115"/>
                            </w:rPr>
                            <w:t>2024,</w:t>
                          </w:r>
                          <w:r>
                            <w:rPr>
                              <w:color w:val="A5B7C6"/>
                              <w:spacing w:val="-8"/>
                              <w:w w:val="115"/>
                            </w:rPr>
                            <w:t xml:space="preserve"> </w:t>
                          </w:r>
                          <w:r>
                            <w:rPr>
                              <w:color w:val="A5B7C6"/>
                              <w:w w:val="115"/>
                            </w:rPr>
                            <w:t>Cloud</w:t>
                          </w:r>
                          <w:r>
                            <w:rPr>
                              <w:color w:val="A5B7C6"/>
                              <w:spacing w:val="-7"/>
                              <w:w w:val="115"/>
                            </w:rPr>
                            <w:t xml:space="preserve"> </w:t>
                          </w:r>
                          <w:r>
                            <w:rPr>
                              <w:color w:val="A5B7C6"/>
                              <w:w w:val="115"/>
                            </w:rPr>
                            <w:t>Security</w:t>
                          </w:r>
                          <w:r>
                            <w:rPr>
                              <w:color w:val="A5B7C6"/>
                              <w:spacing w:val="-8"/>
                              <w:w w:val="115"/>
                            </w:rPr>
                            <w:t xml:space="preserve"> </w:t>
                          </w:r>
                          <w:r>
                            <w:rPr>
                              <w:color w:val="A5B7C6"/>
                              <w:w w:val="115"/>
                            </w:rPr>
                            <w:t>Alliance.</w:t>
                          </w:r>
                          <w:r>
                            <w:rPr>
                              <w:color w:val="A5B7C6"/>
                              <w:spacing w:val="-7"/>
                              <w:w w:val="115"/>
                            </w:rPr>
                            <w:t xml:space="preserve"> </w:t>
                          </w:r>
                          <w:r>
                            <w:rPr>
                              <w:color w:val="A5B7C6"/>
                              <w:w w:val="115"/>
                            </w:rPr>
                            <w:t>All</w:t>
                          </w:r>
                          <w:r>
                            <w:rPr>
                              <w:color w:val="A5B7C6"/>
                              <w:spacing w:val="-8"/>
                              <w:w w:val="115"/>
                            </w:rPr>
                            <w:t xml:space="preserve"> </w:t>
                          </w:r>
                          <w:r>
                            <w:rPr>
                              <w:color w:val="A5B7C6"/>
                              <w:w w:val="115"/>
                            </w:rPr>
                            <w:t>rights</w:t>
                          </w:r>
                          <w:r>
                            <w:rPr>
                              <w:color w:val="A5B7C6"/>
                              <w:spacing w:val="-7"/>
                              <w:w w:val="115"/>
                            </w:rPr>
                            <w:t xml:space="preserve"> </w:t>
                          </w:r>
                          <w:r>
                            <w:rPr>
                              <w:color w:val="A5B7C6"/>
                              <w:spacing w:val="-2"/>
                              <w:w w:val="115"/>
                            </w:rPr>
                            <w:t>reserved.</w:t>
                          </w:r>
                        </w:p>
                      </w:txbxContent>
                    </wps:txbx>
                    <wps:bodyPr lIns="0" tIns="0" rIns="0" bIns="0" upright="1"/>
                  </wps:wsp>
                </a:graphicData>
              </a:graphic>
            </wp:anchor>
          </w:drawing>
        </mc:Choice>
        <mc:Fallback>
          <w:pict>
            <v:shape id="_x0000_s1026" o:spid="_x0000_s1026" o:spt="202" type="#_x0000_t202" style="position:absolute;left:0pt;margin-left:161.9pt;margin-top:747.2pt;height:14.85pt;width:289.7pt;mso-position-horizontal-relative:page;mso-position-vertical-relative:page;z-index:-251259904;mso-width-relative:page;mso-height-relative:page;" filled="f" stroked="f" coordsize="21600,21600" o:gfxdata="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dfv/q2wAAAA0BAAAPAAAAAAAAAAEAIAAAACIAAABkcnMvZG93bnJldi54&#10;bWxQSwECFAAUAAAACACHTuJA0kKCsL4BAAB4AwAADgAAAAAAAAABACAAAAAqAQAAZHJzL2Uyb0Rv&#10;Yy54bWxQSwUGAAAAAAYABgBZAQAAWgUAAAAA&#10;">
              <v:fill on="f" focussize="0,0"/>
              <v:stroke on="f"/>
              <v:imagedata o:title=""/>
              <o:lock v:ext="edit" aspectratio="f"/>
              <v:textbox inset="0mm,0mm,0mm,0mm">
                <w:txbxContent>
                  <w:p>
                    <w:pPr>
                      <w:pStyle w:val="6"/>
                      <w:spacing w:before="31"/>
                      <w:ind w:left="20"/>
                    </w:pPr>
                    <w:r>
                      <w:rPr>
                        <w:color w:val="A5B7C6"/>
                        <w:w w:val="115"/>
                      </w:rPr>
                      <w:t>©</w:t>
                    </w:r>
                    <w:r>
                      <w:rPr>
                        <w:color w:val="A5B7C6"/>
                        <w:spacing w:val="-8"/>
                        <w:w w:val="115"/>
                      </w:rPr>
                      <w:t xml:space="preserve"> </w:t>
                    </w:r>
                    <w:r>
                      <w:rPr>
                        <w:color w:val="A5B7C6"/>
                        <w:w w:val="115"/>
                      </w:rPr>
                      <w:t>Copyright</w:t>
                    </w:r>
                    <w:r>
                      <w:rPr>
                        <w:color w:val="A5B7C6"/>
                        <w:spacing w:val="-7"/>
                        <w:w w:val="115"/>
                      </w:rPr>
                      <w:t xml:space="preserve"> </w:t>
                    </w:r>
                    <w:r>
                      <w:rPr>
                        <w:color w:val="A5B7C6"/>
                        <w:w w:val="115"/>
                      </w:rPr>
                      <w:t>2024,</w:t>
                    </w:r>
                    <w:r>
                      <w:rPr>
                        <w:color w:val="A5B7C6"/>
                        <w:spacing w:val="-8"/>
                        <w:w w:val="115"/>
                      </w:rPr>
                      <w:t xml:space="preserve"> </w:t>
                    </w:r>
                    <w:r>
                      <w:rPr>
                        <w:color w:val="A5B7C6"/>
                        <w:w w:val="115"/>
                      </w:rPr>
                      <w:t>Cloud</w:t>
                    </w:r>
                    <w:r>
                      <w:rPr>
                        <w:color w:val="A5B7C6"/>
                        <w:spacing w:val="-7"/>
                        <w:w w:val="115"/>
                      </w:rPr>
                      <w:t xml:space="preserve"> </w:t>
                    </w:r>
                    <w:r>
                      <w:rPr>
                        <w:color w:val="A5B7C6"/>
                        <w:w w:val="115"/>
                      </w:rPr>
                      <w:t>Security</w:t>
                    </w:r>
                    <w:r>
                      <w:rPr>
                        <w:color w:val="A5B7C6"/>
                        <w:spacing w:val="-8"/>
                        <w:w w:val="115"/>
                      </w:rPr>
                      <w:t xml:space="preserve"> </w:t>
                    </w:r>
                    <w:r>
                      <w:rPr>
                        <w:color w:val="A5B7C6"/>
                        <w:w w:val="115"/>
                      </w:rPr>
                      <w:t>Alliance.</w:t>
                    </w:r>
                    <w:r>
                      <w:rPr>
                        <w:color w:val="A5B7C6"/>
                        <w:spacing w:val="-7"/>
                        <w:w w:val="115"/>
                      </w:rPr>
                      <w:t xml:space="preserve"> </w:t>
                    </w:r>
                    <w:r>
                      <w:rPr>
                        <w:color w:val="A5B7C6"/>
                        <w:w w:val="115"/>
                      </w:rPr>
                      <w:t>All</w:t>
                    </w:r>
                    <w:r>
                      <w:rPr>
                        <w:color w:val="A5B7C6"/>
                        <w:spacing w:val="-8"/>
                        <w:w w:val="115"/>
                      </w:rPr>
                      <w:t xml:space="preserve"> </w:t>
                    </w:r>
                    <w:r>
                      <w:rPr>
                        <w:color w:val="A5B7C6"/>
                        <w:w w:val="115"/>
                      </w:rPr>
                      <w:t>rights</w:t>
                    </w:r>
                    <w:r>
                      <w:rPr>
                        <w:color w:val="A5B7C6"/>
                        <w:spacing w:val="-7"/>
                        <w:w w:val="115"/>
                      </w:rPr>
                      <w:t xml:space="preserve"> </w:t>
                    </w:r>
                    <w:r>
                      <w:rPr>
                        <w:color w:val="A5B7C6"/>
                        <w:spacing w:val="-2"/>
                        <w:w w:val="115"/>
                      </w:rPr>
                      <w:t>reserved.</w:t>
                    </w:r>
                  </w:p>
                </w:txbxContent>
              </v:textbox>
            </v:shape>
          </w:pict>
        </mc:Fallback>
      </mc:AlternateContent>
    </w:r>
    <w:r>
      <mc:AlternateContent>
        <mc:Choice Requires="wps">
          <w:drawing>
            <wp:anchor distT="0" distB="0" distL="114300" distR="114300" simplePos="0" relativeHeight="252057600" behindDoc="1" locked="0" layoutInCell="1" allowOverlap="1">
              <wp:simplePos x="0" y="0"/>
              <wp:positionH relativeFrom="page">
                <wp:posOffset>6672580</wp:posOffset>
              </wp:positionH>
              <wp:positionV relativeFrom="page">
                <wp:posOffset>9489440</wp:posOffset>
              </wp:positionV>
              <wp:extent cx="233680" cy="188595"/>
              <wp:effectExtent l="0" t="0" r="0" b="0"/>
              <wp:wrapNone/>
              <wp:docPr id="1080" name="文本框 1080"/>
              <wp:cNvGraphicFramePr/>
              <a:graphic xmlns:a="http://schemas.openxmlformats.org/drawingml/2006/main">
                <a:graphicData uri="http://schemas.microsoft.com/office/word/2010/wordprocessingShape">
                  <wps:wsp>
                    <wps:cNvSpPr txBox="1"/>
                    <wps:spPr>
                      <a:xfrm>
                        <a:off x="0" y="0"/>
                        <a:ext cx="233680" cy="188595"/>
                      </a:xfrm>
                      <a:prstGeom prst="rect">
                        <a:avLst/>
                      </a:prstGeom>
                      <a:noFill/>
                      <a:ln>
                        <a:noFill/>
                      </a:ln>
                    </wps:spPr>
                    <wps:txbx>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wps:txbx>
                    <wps:bodyPr lIns="0" tIns="0" rIns="0" bIns="0" upright="1"/>
                  </wps:wsp>
                </a:graphicData>
              </a:graphic>
            </wp:anchor>
          </w:drawing>
        </mc:Choice>
        <mc:Fallback>
          <w:pict>
            <v:shape id="_x0000_s1026" o:spid="_x0000_s1026" o:spt="202" type="#_x0000_t202" style="position:absolute;left:0pt;margin-left:525.4pt;margin-top:747.2pt;height:14.85pt;width:18.4pt;mso-position-horizontal-relative:page;mso-position-vertical-relative:page;z-index:-251258880;mso-width-relative:page;mso-height-relative:page;" filled="f" stroked="f" coordsize="21600,21600" o:gfxdata="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GEmu0dwAAAAPAQAADwAAAAAAAAABACAAAAAiAAAAZHJzL2Rvd25yZXYueG1s&#10;UEsBAhQAFAAAAAgAh07iQLLCpgS7AQAAdwMAAA4AAAAAAAAAAQAgAAAAKwEAAGRycy9lMm9Eb2Mu&#10;eG1sUEsFBgAAAAAGAAYAWQEAAFgFAAAAAA==&#10;">
              <v:fill on="f" focussize="0,0"/>
              <v:stroke on="f"/>
              <v:imagedata o:title=""/>
              <o:lock v:ext="edit" aspectratio="f"/>
              <v:textbox inset="0mm,0mm,0mm,0mm">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r>
      <mc:AlternateContent>
        <mc:Choice Requires="wps">
          <w:drawing>
            <wp:anchor distT="0" distB="0" distL="114300" distR="114300" simplePos="0" relativeHeight="252070912" behindDoc="1" locked="0" layoutInCell="1" allowOverlap="1">
              <wp:simplePos x="0" y="0"/>
              <wp:positionH relativeFrom="page">
                <wp:posOffset>2056765</wp:posOffset>
              </wp:positionH>
              <wp:positionV relativeFrom="page">
                <wp:posOffset>9490075</wp:posOffset>
              </wp:positionV>
              <wp:extent cx="3679190" cy="188595"/>
              <wp:effectExtent l="0" t="0" r="0" b="0"/>
              <wp:wrapNone/>
              <wp:docPr id="1277" name="文本框 1277"/>
              <wp:cNvGraphicFramePr/>
              <a:graphic xmlns:a="http://schemas.openxmlformats.org/drawingml/2006/main">
                <a:graphicData uri="http://schemas.microsoft.com/office/word/2010/wordprocessingShape">
                  <wps:wsp>
                    <wps:cNvSpPr txBox="1"/>
                    <wps:spPr>
                      <a:xfrm>
                        <a:off x="0" y="0"/>
                        <a:ext cx="3679190" cy="188595"/>
                      </a:xfrm>
                      <a:prstGeom prst="rect">
                        <a:avLst/>
                      </a:prstGeom>
                      <a:noFill/>
                      <a:ln>
                        <a:noFill/>
                      </a:ln>
                    </wps:spPr>
                    <wps:txbx>
                      <w:txbxContent>
                        <w:p>
                          <w:pPr>
                            <w:pStyle w:val="6"/>
                            <w:spacing w:before="31"/>
                            <w:ind w:left="20"/>
                          </w:pPr>
                          <w:r>
                            <w:rPr>
                              <w:color w:val="A5B7C6"/>
                              <w:w w:val="115"/>
                            </w:rPr>
                            <w:t>©</w:t>
                          </w:r>
                          <w:r>
                            <w:rPr>
                              <w:color w:val="A5B7C6"/>
                              <w:spacing w:val="-8"/>
                              <w:w w:val="115"/>
                            </w:rPr>
                            <w:t xml:space="preserve"> </w:t>
                          </w:r>
                          <w:r>
                            <w:rPr>
                              <w:color w:val="A5B7C6"/>
                              <w:w w:val="115"/>
                            </w:rPr>
                            <w:t>Copyright</w:t>
                          </w:r>
                          <w:r>
                            <w:rPr>
                              <w:color w:val="A5B7C6"/>
                              <w:spacing w:val="-7"/>
                              <w:w w:val="115"/>
                            </w:rPr>
                            <w:t xml:space="preserve"> </w:t>
                          </w:r>
                          <w:r>
                            <w:rPr>
                              <w:color w:val="A5B7C6"/>
                              <w:w w:val="115"/>
                            </w:rPr>
                            <w:t>2024,</w:t>
                          </w:r>
                          <w:r>
                            <w:rPr>
                              <w:color w:val="A5B7C6"/>
                              <w:spacing w:val="-8"/>
                              <w:w w:val="115"/>
                            </w:rPr>
                            <w:t xml:space="preserve"> </w:t>
                          </w:r>
                          <w:r>
                            <w:rPr>
                              <w:color w:val="A5B7C6"/>
                              <w:w w:val="115"/>
                            </w:rPr>
                            <w:t>Cloud</w:t>
                          </w:r>
                          <w:r>
                            <w:rPr>
                              <w:color w:val="A5B7C6"/>
                              <w:spacing w:val="-7"/>
                              <w:w w:val="115"/>
                            </w:rPr>
                            <w:t xml:space="preserve"> </w:t>
                          </w:r>
                          <w:r>
                            <w:rPr>
                              <w:color w:val="A5B7C6"/>
                              <w:w w:val="115"/>
                            </w:rPr>
                            <w:t>Security</w:t>
                          </w:r>
                          <w:r>
                            <w:rPr>
                              <w:color w:val="A5B7C6"/>
                              <w:spacing w:val="-8"/>
                              <w:w w:val="115"/>
                            </w:rPr>
                            <w:t xml:space="preserve"> </w:t>
                          </w:r>
                          <w:r>
                            <w:rPr>
                              <w:color w:val="A5B7C6"/>
                              <w:w w:val="115"/>
                            </w:rPr>
                            <w:t>Alliance.</w:t>
                          </w:r>
                          <w:r>
                            <w:rPr>
                              <w:color w:val="A5B7C6"/>
                              <w:spacing w:val="-7"/>
                              <w:w w:val="115"/>
                            </w:rPr>
                            <w:t xml:space="preserve"> </w:t>
                          </w:r>
                          <w:r>
                            <w:rPr>
                              <w:color w:val="A5B7C6"/>
                              <w:w w:val="115"/>
                            </w:rPr>
                            <w:t>All</w:t>
                          </w:r>
                          <w:r>
                            <w:rPr>
                              <w:color w:val="A5B7C6"/>
                              <w:spacing w:val="-8"/>
                              <w:w w:val="115"/>
                            </w:rPr>
                            <w:t xml:space="preserve"> </w:t>
                          </w:r>
                          <w:r>
                            <w:rPr>
                              <w:color w:val="A5B7C6"/>
                              <w:w w:val="115"/>
                            </w:rPr>
                            <w:t>rights</w:t>
                          </w:r>
                          <w:r>
                            <w:rPr>
                              <w:color w:val="A5B7C6"/>
                              <w:spacing w:val="-7"/>
                              <w:w w:val="115"/>
                            </w:rPr>
                            <w:t xml:space="preserve"> </w:t>
                          </w:r>
                          <w:r>
                            <w:rPr>
                              <w:color w:val="A5B7C6"/>
                              <w:spacing w:val="-2"/>
                              <w:w w:val="115"/>
                            </w:rPr>
                            <w:t>reserved.</w:t>
                          </w:r>
                        </w:p>
                      </w:txbxContent>
                    </wps:txbx>
                    <wps:bodyPr lIns="0" tIns="0" rIns="0" bIns="0" upright="1"/>
                  </wps:wsp>
                </a:graphicData>
              </a:graphic>
            </wp:anchor>
          </w:drawing>
        </mc:Choice>
        <mc:Fallback>
          <w:pict>
            <v:shape id="_x0000_s1026" o:spid="_x0000_s1026" o:spt="202" type="#_x0000_t202" style="position:absolute;left:0pt;margin-left:161.95pt;margin-top:747.25pt;height:14.85pt;width:289.7pt;mso-position-horizontal-relative:page;mso-position-vertical-relative:page;z-index:-251245568;mso-width-relative:page;mso-height-relative:page;" filled="f" stroked="f" coordsize="21600,21600" o:gfxdata="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uMJea2wAAAA0BAAAPAAAAAAAAAAEAIAAAACIAAABkcnMvZG93bnJldi54&#10;bWxQSwECFAAUAAAACACHTuJAgvJUQr4BAAB4AwAADgAAAAAAAAABACAAAAAqAQAAZHJzL2Uyb0Rv&#10;Yy54bWxQSwUGAAAAAAYABgBZAQAAWgUAAAAA&#10;">
              <v:fill on="f" focussize="0,0"/>
              <v:stroke on="f"/>
              <v:imagedata o:title=""/>
              <o:lock v:ext="edit" aspectratio="f"/>
              <v:textbox inset="0mm,0mm,0mm,0mm">
                <w:txbxContent>
                  <w:p>
                    <w:pPr>
                      <w:pStyle w:val="6"/>
                      <w:spacing w:before="31"/>
                      <w:ind w:left="20"/>
                    </w:pPr>
                    <w:r>
                      <w:rPr>
                        <w:color w:val="A5B7C6"/>
                        <w:w w:val="115"/>
                      </w:rPr>
                      <w:t>©</w:t>
                    </w:r>
                    <w:r>
                      <w:rPr>
                        <w:color w:val="A5B7C6"/>
                        <w:spacing w:val="-8"/>
                        <w:w w:val="115"/>
                      </w:rPr>
                      <w:t xml:space="preserve"> </w:t>
                    </w:r>
                    <w:r>
                      <w:rPr>
                        <w:color w:val="A5B7C6"/>
                        <w:w w:val="115"/>
                      </w:rPr>
                      <w:t>Copyright</w:t>
                    </w:r>
                    <w:r>
                      <w:rPr>
                        <w:color w:val="A5B7C6"/>
                        <w:spacing w:val="-7"/>
                        <w:w w:val="115"/>
                      </w:rPr>
                      <w:t xml:space="preserve"> </w:t>
                    </w:r>
                    <w:r>
                      <w:rPr>
                        <w:color w:val="A5B7C6"/>
                        <w:w w:val="115"/>
                      </w:rPr>
                      <w:t>2024,</w:t>
                    </w:r>
                    <w:r>
                      <w:rPr>
                        <w:color w:val="A5B7C6"/>
                        <w:spacing w:val="-8"/>
                        <w:w w:val="115"/>
                      </w:rPr>
                      <w:t xml:space="preserve"> </w:t>
                    </w:r>
                    <w:r>
                      <w:rPr>
                        <w:color w:val="A5B7C6"/>
                        <w:w w:val="115"/>
                      </w:rPr>
                      <w:t>Cloud</w:t>
                    </w:r>
                    <w:r>
                      <w:rPr>
                        <w:color w:val="A5B7C6"/>
                        <w:spacing w:val="-7"/>
                        <w:w w:val="115"/>
                      </w:rPr>
                      <w:t xml:space="preserve"> </w:t>
                    </w:r>
                    <w:r>
                      <w:rPr>
                        <w:color w:val="A5B7C6"/>
                        <w:w w:val="115"/>
                      </w:rPr>
                      <w:t>Security</w:t>
                    </w:r>
                    <w:r>
                      <w:rPr>
                        <w:color w:val="A5B7C6"/>
                        <w:spacing w:val="-8"/>
                        <w:w w:val="115"/>
                      </w:rPr>
                      <w:t xml:space="preserve"> </w:t>
                    </w:r>
                    <w:r>
                      <w:rPr>
                        <w:color w:val="A5B7C6"/>
                        <w:w w:val="115"/>
                      </w:rPr>
                      <w:t>Alliance.</w:t>
                    </w:r>
                    <w:r>
                      <w:rPr>
                        <w:color w:val="A5B7C6"/>
                        <w:spacing w:val="-7"/>
                        <w:w w:val="115"/>
                      </w:rPr>
                      <w:t xml:space="preserve"> </w:t>
                    </w:r>
                    <w:r>
                      <w:rPr>
                        <w:color w:val="A5B7C6"/>
                        <w:w w:val="115"/>
                      </w:rPr>
                      <w:t>All</w:t>
                    </w:r>
                    <w:r>
                      <w:rPr>
                        <w:color w:val="A5B7C6"/>
                        <w:spacing w:val="-8"/>
                        <w:w w:val="115"/>
                      </w:rPr>
                      <w:t xml:space="preserve"> </w:t>
                    </w:r>
                    <w:r>
                      <w:rPr>
                        <w:color w:val="A5B7C6"/>
                        <w:w w:val="115"/>
                      </w:rPr>
                      <w:t>rights</w:t>
                    </w:r>
                    <w:r>
                      <w:rPr>
                        <w:color w:val="A5B7C6"/>
                        <w:spacing w:val="-7"/>
                        <w:w w:val="115"/>
                      </w:rPr>
                      <w:t xml:space="preserve"> </w:t>
                    </w:r>
                    <w:r>
                      <w:rPr>
                        <w:color w:val="A5B7C6"/>
                        <w:spacing w:val="-2"/>
                        <w:w w:val="115"/>
                      </w:rPr>
                      <w:t>reserved.</w:t>
                    </w:r>
                  </w:p>
                </w:txbxContent>
              </v:textbox>
            </v:shape>
          </w:pict>
        </mc:Fallback>
      </mc:AlternateContent>
    </w:r>
    <w:r>
      <mc:AlternateContent>
        <mc:Choice Requires="wps">
          <w:drawing>
            <wp:anchor distT="0" distB="0" distL="114300" distR="114300" simplePos="0" relativeHeight="252071936" behindDoc="1" locked="0" layoutInCell="1" allowOverlap="1">
              <wp:simplePos x="0" y="0"/>
              <wp:positionH relativeFrom="page">
                <wp:posOffset>6672580</wp:posOffset>
              </wp:positionH>
              <wp:positionV relativeFrom="page">
                <wp:posOffset>9490075</wp:posOffset>
              </wp:positionV>
              <wp:extent cx="233680" cy="188595"/>
              <wp:effectExtent l="0" t="0" r="0" b="0"/>
              <wp:wrapNone/>
              <wp:docPr id="1278" name="文本框 1278"/>
              <wp:cNvGraphicFramePr/>
              <a:graphic xmlns:a="http://schemas.openxmlformats.org/drawingml/2006/main">
                <a:graphicData uri="http://schemas.microsoft.com/office/word/2010/wordprocessingShape">
                  <wps:wsp>
                    <wps:cNvSpPr txBox="1"/>
                    <wps:spPr>
                      <a:xfrm>
                        <a:off x="0" y="0"/>
                        <a:ext cx="233680" cy="188595"/>
                      </a:xfrm>
                      <a:prstGeom prst="rect">
                        <a:avLst/>
                      </a:prstGeom>
                      <a:noFill/>
                      <a:ln>
                        <a:noFill/>
                      </a:ln>
                    </wps:spPr>
                    <wps:txbx>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wps:txbx>
                    <wps:bodyPr lIns="0" tIns="0" rIns="0" bIns="0" upright="1"/>
                  </wps:wsp>
                </a:graphicData>
              </a:graphic>
            </wp:anchor>
          </w:drawing>
        </mc:Choice>
        <mc:Fallback>
          <w:pict>
            <v:shape id="_x0000_s1026" o:spid="_x0000_s1026" o:spt="202" type="#_x0000_t202" style="position:absolute;left:0pt;margin-left:525.4pt;margin-top:747.25pt;height:14.85pt;width:18.4pt;mso-position-horizontal-relative:page;mso-position-vertical-relative:page;z-index:-251244544;mso-width-relative:page;mso-height-relative:page;" filled="f" stroked="f" coordsize="21600,21600" o:gfxdata="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jEcTzbAAAADwEAAA8AAAAAAAAAAQAgAAAAIgAAAGRycy9kb3ducmV2Lnht&#10;bFBLAQIUABQAAAAIAIdO4kDZ6J0fvQEAAHcDAAAOAAAAAAAAAAEAIAAAACoBAABkcnMvZTJvRG9j&#10;LnhtbFBLBQYAAAAABgAGAFkBAABZBQAAAAA=&#10;">
              <v:fill on="f" focussize="0,0"/>
              <v:stroke on="f"/>
              <v:imagedata o:title=""/>
              <o:lock v:ext="edit" aspectratio="f"/>
              <v:textbox inset="0mm,0mm,0mm,0mm">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r>
      <mc:AlternateContent>
        <mc:Choice Requires="wps">
          <w:drawing>
            <wp:anchor distT="0" distB="0" distL="114300" distR="114300" simplePos="0" relativeHeight="251684864" behindDoc="1" locked="0" layoutInCell="1" allowOverlap="1">
              <wp:simplePos x="0" y="0"/>
              <wp:positionH relativeFrom="page">
                <wp:posOffset>6672580</wp:posOffset>
              </wp:positionH>
              <wp:positionV relativeFrom="page">
                <wp:posOffset>9490075</wp:posOffset>
              </wp:positionV>
              <wp:extent cx="233680" cy="188595"/>
              <wp:effectExtent l="0" t="0" r="0" b="0"/>
              <wp:wrapNone/>
              <wp:docPr id="1084996173" name="docshape6"/>
              <wp:cNvGraphicFramePr/>
              <a:graphic xmlns:a="http://schemas.openxmlformats.org/drawingml/2006/main">
                <a:graphicData uri="http://schemas.microsoft.com/office/word/2010/wordprocessingShape">
                  <wps:wsp>
                    <wps:cNvSpPr txBox="1"/>
                    <wps:spPr bwMode="auto">
                      <a:xfrm>
                        <a:off x="0" y="0"/>
                        <a:ext cx="233680" cy="188595"/>
                      </a:xfrm>
                      <a:prstGeom prst="rect">
                        <a:avLst/>
                      </a:prstGeom>
                      <a:noFill/>
                      <a:ln>
                        <a:noFill/>
                      </a:ln>
                    </wps:spPr>
                    <wps:txbx>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wps:txbx>
                    <wps:bodyPr rot="0" vert="horz" wrap="square" lIns="0" tIns="0" rIns="0" bIns="0" anchor="t" anchorCtr="0" upright="1">
                      <a:noAutofit/>
                    </wps:bodyPr>
                  </wps:wsp>
                </a:graphicData>
              </a:graphic>
            </wp:anchor>
          </w:drawing>
        </mc:Choice>
        <mc:Fallback>
          <w:pict>
            <v:shape id="docshape6" o:spid="_x0000_s1026" o:spt="202" type="#_x0000_t202" style="position:absolute;left:0pt;margin-left:525.4pt;margin-top:747.25pt;height:14.85pt;width:18.4pt;mso-position-horizontal-relative:page;mso-position-vertical-relative:page;z-index:-251631616;mso-width-relative:page;mso-height-relative:page;" filled="f" stroked="f" coordsize="21600,21600" o:gfxdata="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MRxPNsAAAAPAQAADwAAAAAAAAABACAAAAAiAAAAZHJzL2Rvd25yZXYueG1sUEsBAhQAFAAAAAgA&#10;h07iQPdyRNXpAQAA2wMAAA4AAAAAAAAAAQAgAAAAKgEAAGRycy9lMm9Eb2MueG1sUEsFBgAAAAAG&#10;AAYAWQEAAIUFAAAAAA==&#10;">
              <v:fill on="f" focussize="0,0"/>
              <v:stroke on="f"/>
              <v:imagedata o:title=""/>
              <o:lock v:ext="edit" aspectratio="f"/>
              <v:textbox inset="0mm,0mm,0mm,0mm">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lang w:eastAsia="zh-CN"/>
      </w:rPr>
    </w:pPr>
    <w:r>
      <mc:AlternateContent>
        <mc:Choice Requires="wps">
          <w:drawing>
            <wp:anchor distT="0" distB="0" distL="114300" distR="114300" simplePos="0" relativeHeight="251681792" behindDoc="1" locked="0" layoutInCell="1" allowOverlap="1">
              <wp:simplePos x="0" y="0"/>
              <wp:positionH relativeFrom="page">
                <wp:posOffset>2056765</wp:posOffset>
              </wp:positionH>
              <wp:positionV relativeFrom="page">
                <wp:posOffset>9490075</wp:posOffset>
              </wp:positionV>
              <wp:extent cx="3679190" cy="188595"/>
              <wp:effectExtent l="0" t="0" r="0" b="0"/>
              <wp:wrapNone/>
              <wp:docPr id="1074174624" name="docshape5"/>
              <wp:cNvGraphicFramePr/>
              <a:graphic xmlns:a="http://schemas.openxmlformats.org/drawingml/2006/main">
                <a:graphicData uri="http://schemas.microsoft.com/office/word/2010/wordprocessingShape">
                  <wps:wsp>
                    <wps:cNvSpPr txBox="1"/>
                    <wps:spPr bwMode="auto">
                      <a:xfrm>
                        <a:off x="0" y="0"/>
                        <a:ext cx="3679190" cy="188595"/>
                      </a:xfrm>
                      <a:prstGeom prst="rect">
                        <a:avLst/>
                      </a:prstGeom>
                      <a:noFill/>
                      <a:ln>
                        <a:noFill/>
                      </a:ln>
                    </wps:spPr>
                    <wps:txbx>
                      <w:txbxContent>
                        <w:p>
                          <w:pPr>
                            <w:pStyle w:val="6"/>
                            <w:spacing w:before="31"/>
                            <w:ind w:left="20"/>
                          </w:pPr>
                          <w:r>
                            <w:rPr>
                              <w:color w:val="A5B7C6"/>
                              <w:w w:val="115"/>
                            </w:rPr>
                            <w:t>©</w:t>
                          </w:r>
                          <w:r>
                            <w:rPr>
                              <w:color w:val="A5B7C6"/>
                              <w:spacing w:val="-8"/>
                              <w:w w:val="115"/>
                            </w:rPr>
                            <w:t xml:space="preserve"> </w:t>
                          </w:r>
                          <w:r>
                            <w:rPr>
                              <w:color w:val="A5B7C6"/>
                              <w:w w:val="115"/>
                            </w:rPr>
                            <w:t>Copyright</w:t>
                          </w:r>
                          <w:r>
                            <w:rPr>
                              <w:color w:val="A5B7C6"/>
                              <w:spacing w:val="-7"/>
                              <w:w w:val="115"/>
                            </w:rPr>
                            <w:t xml:space="preserve"> </w:t>
                          </w:r>
                          <w:r>
                            <w:rPr>
                              <w:color w:val="A5B7C6"/>
                              <w:w w:val="115"/>
                            </w:rPr>
                            <w:t>2024,</w:t>
                          </w:r>
                          <w:r>
                            <w:rPr>
                              <w:color w:val="A5B7C6"/>
                              <w:spacing w:val="-8"/>
                              <w:w w:val="115"/>
                            </w:rPr>
                            <w:t xml:space="preserve"> </w:t>
                          </w:r>
                          <w:r>
                            <w:rPr>
                              <w:color w:val="A5B7C6"/>
                              <w:w w:val="115"/>
                            </w:rPr>
                            <w:t>Cloud</w:t>
                          </w:r>
                          <w:r>
                            <w:rPr>
                              <w:color w:val="A5B7C6"/>
                              <w:spacing w:val="-7"/>
                              <w:w w:val="115"/>
                            </w:rPr>
                            <w:t xml:space="preserve"> </w:t>
                          </w:r>
                          <w:r>
                            <w:rPr>
                              <w:color w:val="A5B7C6"/>
                              <w:w w:val="115"/>
                            </w:rPr>
                            <w:t>Security</w:t>
                          </w:r>
                          <w:r>
                            <w:rPr>
                              <w:color w:val="A5B7C6"/>
                              <w:spacing w:val="-8"/>
                              <w:w w:val="115"/>
                            </w:rPr>
                            <w:t xml:space="preserve"> </w:t>
                          </w:r>
                          <w:r>
                            <w:rPr>
                              <w:color w:val="A5B7C6"/>
                              <w:w w:val="115"/>
                            </w:rPr>
                            <w:t>Alliance.</w:t>
                          </w:r>
                          <w:r>
                            <w:rPr>
                              <w:color w:val="A5B7C6"/>
                              <w:spacing w:val="-7"/>
                              <w:w w:val="115"/>
                            </w:rPr>
                            <w:t xml:space="preserve"> </w:t>
                          </w:r>
                          <w:r>
                            <w:rPr>
                              <w:color w:val="A5B7C6"/>
                              <w:w w:val="115"/>
                            </w:rPr>
                            <w:t>All</w:t>
                          </w:r>
                          <w:r>
                            <w:rPr>
                              <w:color w:val="A5B7C6"/>
                              <w:spacing w:val="-8"/>
                              <w:w w:val="115"/>
                            </w:rPr>
                            <w:t xml:space="preserve"> </w:t>
                          </w:r>
                          <w:r>
                            <w:rPr>
                              <w:color w:val="A5B7C6"/>
                              <w:w w:val="115"/>
                            </w:rPr>
                            <w:t>rights</w:t>
                          </w:r>
                          <w:r>
                            <w:rPr>
                              <w:color w:val="A5B7C6"/>
                              <w:spacing w:val="-7"/>
                              <w:w w:val="115"/>
                            </w:rPr>
                            <w:t xml:space="preserve"> </w:t>
                          </w:r>
                          <w:r>
                            <w:rPr>
                              <w:color w:val="A5B7C6"/>
                              <w:spacing w:val="-2"/>
                              <w:w w:val="115"/>
                            </w:rPr>
                            <w:t>reserved.</w:t>
                          </w:r>
                        </w:p>
                      </w:txbxContent>
                    </wps:txbx>
                    <wps:bodyPr rot="0" vert="horz" wrap="square" lIns="0" tIns="0" rIns="0" bIns="0" anchor="t" anchorCtr="0" upright="1">
                      <a:noAutofit/>
                    </wps:bodyPr>
                  </wps:wsp>
                </a:graphicData>
              </a:graphic>
            </wp:anchor>
          </w:drawing>
        </mc:Choice>
        <mc:Fallback>
          <w:pict>
            <v:shape id="docshape5" o:spid="_x0000_s1026" o:spt="202" type="#_x0000_t202" style="position:absolute;left:0pt;margin-left:161.95pt;margin-top:747.25pt;height:14.85pt;width:289.7pt;mso-position-horizontal-relative:page;mso-position-vertical-relative:page;z-index:-251634688;mso-width-relative:page;mso-height-relative:page;" filled="f" stroked="f" coordsize="21600,21600" o:gfxdata="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4wl5rbAAAADQEAAA8AAAAAAAAAAQAgAAAAIgAAAGRycy9kb3ducmV2LnhtbFBLAQIUABQAAAAI&#10;AIdO4kAH9SQj6gEAANwDAAAOAAAAAAAAAAEAIAAAACoBAABkcnMvZTJvRG9jLnhtbFBLBQYAAAAA&#10;BgAGAFkBAACGBQAAAAA=&#10;">
              <v:fill on="f" focussize="0,0"/>
              <v:stroke on="f"/>
              <v:imagedata o:title=""/>
              <o:lock v:ext="edit" aspectratio="f"/>
              <v:textbox inset="0mm,0mm,0mm,0mm">
                <w:txbxContent>
                  <w:p>
                    <w:pPr>
                      <w:pStyle w:val="6"/>
                      <w:spacing w:before="31"/>
                      <w:ind w:left="20"/>
                    </w:pPr>
                    <w:r>
                      <w:rPr>
                        <w:color w:val="A5B7C6"/>
                        <w:w w:val="115"/>
                      </w:rPr>
                      <w:t>©</w:t>
                    </w:r>
                    <w:r>
                      <w:rPr>
                        <w:color w:val="A5B7C6"/>
                        <w:spacing w:val="-8"/>
                        <w:w w:val="115"/>
                      </w:rPr>
                      <w:t xml:space="preserve"> </w:t>
                    </w:r>
                    <w:r>
                      <w:rPr>
                        <w:color w:val="A5B7C6"/>
                        <w:w w:val="115"/>
                      </w:rPr>
                      <w:t>Copyright</w:t>
                    </w:r>
                    <w:r>
                      <w:rPr>
                        <w:color w:val="A5B7C6"/>
                        <w:spacing w:val="-7"/>
                        <w:w w:val="115"/>
                      </w:rPr>
                      <w:t xml:space="preserve"> </w:t>
                    </w:r>
                    <w:r>
                      <w:rPr>
                        <w:color w:val="A5B7C6"/>
                        <w:w w:val="115"/>
                      </w:rPr>
                      <w:t>2024,</w:t>
                    </w:r>
                    <w:r>
                      <w:rPr>
                        <w:color w:val="A5B7C6"/>
                        <w:spacing w:val="-8"/>
                        <w:w w:val="115"/>
                      </w:rPr>
                      <w:t xml:space="preserve"> </w:t>
                    </w:r>
                    <w:r>
                      <w:rPr>
                        <w:color w:val="A5B7C6"/>
                        <w:w w:val="115"/>
                      </w:rPr>
                      <w:t>Cloud</w:t>
                    </w:r>
                    <w:r>
                      <w:rPr>
                        <w:color w:val="A5B7C6"/>
                        <w:spacing w:val="-7"/>
                        <w:w w:val="115"/>
                      </w:rPr>
                      <w:t xml:space="preserve"> </w:t>
                    </w:r>
                    <w:r>
                      <w:rPr>
                        <w:color w:val="A5B7C6"/>
                        <w:w w:val="115"/>
                      </w:rPr>
                      <w:t>Security</w:t>
                    </w:r>
                    <w:r>
                      <w:rPr>
                        <w:color w:val="A5B7C6"/>
                        <w:spacing w:val="-8"/>
                        <w:w w:val="115"/>
                      </w:rPr>
                      <w:t xml:space="preserve"> </w:t>
                    </w:r>
                    <w:r>
                      <w:rPr>
                        <w:color w:val="A5B7C6"/>
                        <w:w w:val="115"/>
                      </w:rPr>
                      <w:t>Alliance.</w:t>
                    </w:r>
                    <w:r>
                      <w:rPr>
                        <w:color w:val="A5B7C6"/>
                        <w:spacing w:val="-7"/>
                        <w:w w:val="115"/>
                      </w:rPr>
                      <w:t xml:space="preserve"> </w:t>
                    </w:r>
                    <w:r>
                      <w:rPr>
                        <w:color w:val="A5B7C6"/>
                        <w:w w:val="115"/>
                      </w:rPr>
                      <w:t>All</w:t>
                    </w:r>
                    <w:r>
                      <w:rPr>
                        <w:color w:val="A5B7C6"/>
                        <w:spacing w:val="-8"/>
                        <w:w w:val="115"/>
                      </w:rPr>
                      <w:t xml:space="preserve"> </w:t>
                    </w:r>
                    <w:r>
                      <w:rPr>
                        <w:color w:val="A5B7C6"/>
                        <w:w w:val="115"/>
                      </w:rPr>
                      <w:t>rights</w:t>
                    </w:r>
                    <w:r>
                      <w:rPr>
                        <w:color w:val="A5B7C6"/>
                        <w:spacing w:val="-7"/>
                        <w:w w:val="115"/>
                      </w:rPr>
                      <w:t xml:space="preserve"> </w:t>
                    </w:r>
                    <w:r>
                      <w:rPr>
                        <w:color w:val="A5B7C6"/>
                        <w:spacing w:val="-2"/>
                        <w:w w:val="115"/>
                      </w:rPr>
                      <w:t>reserved.</w:t>
                    </w:r>
                  </w:p>
                </w:txbxContent>
              </v:textbox>
            </v:shape>
          </w:pict>
        </mc:Fallback>
      </mc:AlternateContent>
    </w:r>
    <w:r>
      <mc:AlternateContent>
        <mc:Choice Requires="wps">
          <w:drawing>
            <wp:anchor distT="0" distB="0" distL="114300" distR="114300" simplePos="0" relativeHeight="251682816" behindDoc="1" locked="0" layoutInCell="1" allowOverlap="1">
              <wp:simplePos x="0" y="0"/>
              <wp:positionH relativeFrom="page">
                <wp:posOffset>6672580</wp:posOffset>
              </wp:positionH>
              <wp:positionV relativeFrom="page">
                <wp:posOffset>9490075</wp:posOffset>
              </wp:positionV>
              <wp:extent cx="233680" cy="188595"/>
              <wp:effectExtent l="0" t="0" r="0" b="0"/>
              <wp:wrapNone/>
              <wp:docPr id="1957211476" name="docshape6"/>
              <wp:cNvGraphicFramePr/>
              <a:graphic xmlns:a="http://schemas.openxmlformats.org/drawingml/2006/main">
                <a:graphicData uri="http://schemas.microsoft.com/office/word/2010/wordprocessingShape">
                  <wps:wsp>
                    <wps:cNvSpPr txBox="1"/>
                    <wps:spPr bwMode="auto">
                      <a:xfrm>
                        <a:off x="0" y="0"/>
                        <a:ext cx="233680" cy="188595"/>
                      </a:xfrm>
                      <a:prstGeom prst="rect">
                        <a:avLst/>
                      </a:prstGeom>
                      <a:noFill/>
                      <a:ln>
                        <a:noFill/>
                      </a:ln>
                    </wps:spPr>
                    <wps:txbx>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wps:txbx>
                    <wps:bodyPr rot="0" vert="horz" wrap="square" lIns="0" tIns="0" rIns="0" bIns="0" anchor="t" anchorCtr="0" upright="1">
                      <a:noAutofit/>
                    </wps:bodyPr>
                  </wps:wsp>
                </a:graphicData>
              </a:graphic>
            </wp:anchor>
          </w:drawing>
        </mc:Choice>
        <mc:Fallback>
          <w:pict>
            <v:shape id="docshape6" o:spid="_x0000_s1026" o:spt="202" type="#_x0000_t202" style="position:absolute;left:0pt;margin-left:525.4pt;margin-top:747.25pt;height:14.85pt;width:18.4pt;mso-position-horizontal-relative:page;mso-position-vertical-relative:page;z-index:-251633664;mso-width-relative:page;mso-height-relative:page;" filled="f" stroked="f" coordsize="21600,21600" o:gfxdata="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MRxPNsAAAAPAQAADwAAAAAAAAABACAAAAAiAAAAZHJzL2Rvd25yZXYueG1sUEsBAhQAFAAAAAgA&#10;h07iQJyfdcXpAQAA2wMAAA4AAAAAAAAAAQAgAAAAKgEAAGRycy9lMm9Eb2MueG1sUEsFBgAAAAAG&#10;AAYAWQEAAIUFAAAAAA==&#10;">
              <v:fill on="f" focussize="0,0"/>
              <v:stroke on="f"/>
              <v:imagedata o:title=""/>
              <o:lock v:ext="edit" aspectratio="f"/>
              <v:textbox inset="0mm,0mm,0mm,0mm">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v:textbox>
            </v:shape>
          </w:pict>
        </mc:Fallback>
      </mc:AlternateContent>
    </w:r>
  </w:p>
  <w:p>
    <w:pPr>
      <w:pStyle w:val="7"/>
      <w:tabs>
        <w:tab w:val="center" w:pos="4680"/>
        <w:tab w:val="right" w:pos="9360"/>
        <w:tab w:val="clear" w:pos="4153"/>
        <w:tab w:val="clear" w:pos="8306"/>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r>
      <mc:AlternateContent>
        <mc:Choice Requires="wps">
          <w:drawing>
            <wp:anchor distT="0" distB="0" distL="114300" distR="114300" simplePos="0" relativeHeight="251686912" behindDoc="1" locked="0" layoutInCell="1" allowOverlap="1">
              <wp:simplePos x="0" y="0"/>
              <wp:positionH relativeFrom="page">
                <wp:posOffset>6672580</wp:posOffset>
              </wp:positionH>
              <wp:positionV relativeFrom="page">
                <wp:posOffset>9490075</wp:posOffset>
              </wp:positionV>
              <wp:extent cx="233680" cy="188595"/>
              <wp:effectExtent l="0" t="0" r="0" b="0"/>
              <wp:wrapNone/>
              <wp:docPr id="1485349333" name="docshape6"/>
              <wp:cNvGraphicFramePr/>
              <a:graphic xmlns:a="http://schemas.openxmlformats.org/drawingml/2006/main">
                <a:graphicData uri="http://schemas.microsoft.com/office/word/2010/wordprocessingShape">
                  <wps:wsp>
                    <wps:cNvSpPr txBox="1"/>
                    <wps:spPr bwMode="auto">
                      <a:xfrm>
                        <a:off x="0" y="0"/>
                        <a:ext cx="233680" cy="188595"/>
                      </a:xfrm>
                      <a:prstGeom prst="rect">
                        <a:avLst/>
                      </a:prstGeom>
                      <a:noFill/>
                      <a:ln>
                        <a:noFill/>
                      </a:ln>
                    </wps:spPr>
                    <wps:txbx>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wps:txbx>
                    <wps:bodyPr rot="0" vert="horz" wrap="square" lIns="0" tIns="0" rIns="0" bIns="0" anchor="t" anchorCtr="0" upright="1">
                      <a:noAutofit/>
                    </wps:bodyPr>
                  </wps:wsp>
                </a:graphicData>
              </a:graphic>
            </wp:anchor>
          </w:drawing>
        </mc:Choice>
        <mc:Fallback>
          <w:pict>
            <v:shape id="docshape6" o:spid="_x0000_s1026" o:spt="202" type="#_x0000_t202" style="position:absolute;left:0pt;margin-left:525.4pt;margin-top:747.25pt;height:14.85pt;width:18.4pt;mso-position-horizontal-relative:page;mso-position-vertical-relative:page;z-index:-251629568;mso-width-relative:page;mso-height-relative:page;" filled="f" stroked="f" coordsize="21600,21600" o:gfxdata="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MRxPNsAAAAPAQAADwAAAAAAAAABACAAAAAiAAAAZHJzL2Rvd25yZXYueG1sUEsBAhQAFAAAAAgA&#10;h07iQFkKiofpAQAA2wMAAA4AAAAAAAAAAQAgAAAAKgEAAGRycy9lMm9Eb2MueG1sUEsFBgAAAAAG&#10;AAYAWQEAAIUFAAAAAA==&#10;">
              <v:fill on="f" focussize="0,0"/>
              <v:stroke on="f"/>
              <v:imagedata o:title=""/>
              <o:lock v:ext="edit" aspectratio="f"/>
              <v:textbox inset="0mm,0mm,0mm,0mm">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r>
      <mc:AlternateContent>
        <mc:Choice Requires="wps">
          <w:drawing>
            <wp:anchor distT="0" distB="0" distL="114300" distR="114300" simplePos="0" relativeHeight="251804672" behindDoc="1" locked="0" layoutInCell="1" allowOverlap="1">
              <wp:simplePos x="0" y="0"/>
              <wp:positionH relativeFrom="page">
                <wp:posOffset>6672580</wp:posOffset>
              </wp:positionH>
              <wp:positionV relativeFrom="page">
                <wp:posOffset>9490075</wp:posOffset>
              </wp:positionV>
              <wp:extent cx="233680" cy="188595"/>
              <wp:effectExtent l="0" t="0" r="0" b="0"/>
              <wp:wrapNone/>
              <wp:docPr id="39" name="docshape6"/>
              <wp:cNvGraphicFramePr/>
              <a:graphic xmlns:a="http://schemas.openxmlformats.org/drawingml/2006/main">
                <a:graphicData uri="http://schemas.microsoft.com/office/word/2010/wordprocessingShape">
                  <wps:wsp>
                    <wps:cNvSpPr txBox="1"/>
                    <wps:spPr bwMode="auto">
                      <a:xfrm>
                        <a:off x="0" y="0"/>
                        <a:ext cx="233680" cy="188595"/>
                      </a:xfrm>
                      <a:prstGeom prst="rect">
                        <a:avLst/>
                      </a:prstGeom>
                      <a:noFill/>
                      <a:ln>
                        <a:noFill/>
                      </a:ln>
                    </wps:spPr>
                    <wps:txbx>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wps:txbx>
                    <wps:bodyPr rot="0" vert="horz" wrap="square" lIns="0" tIns="0" rIns="0" bIns="0" anchor="t" anchorCtr="0" upright="1">
                      <a:noAutofit/>
                    </wps:bodyPr>
                  </wps:wsp>
                </a:graphicData>
              </a:graphic>
            </wp:anchor>
          </w:drawing>
        </mc:Choice>
        <mc:Fallback>
          <w:pict>
            <v:shape id="docshape6" o:spid="_x0000_s1026" o:spt="202" type="#_x0000_t202" style="position:absolute;left:0pt;margin-left:525.4pt;margin-top:747.25pt;height:14.85pt;width:18.4pt;mso-position-horizontal-relative:page;mso-position-vertical-relative:page;z-index:-251511808;mso-width-relative:page;mso-height-relative:page;" filled="f" stroked="f" coordsize="21600,21600" o:gfxdata="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YxHE82wAA&#10;AA8BAAAPAAAAAAAAAAEAIAAAACIAAABkcnMvZG93bnJldi54bWxQSwECFAAUAAAACACHTuJAwTAy&#10;9eIBAADTAwAADgAAAAAAAAABACAAAAAqAQAAZHJzL2Uyb0RvYy54bWxQSwUGAAAAAAYABgBZAQAA&#10;fgUAAAAA&#10;">
              <v:fill on="f" focussize="0,0"/>
              <v:stroke on="f"/>
              <v:imagedata o:title=""/>
              <o:lock v:ext="edit" aspectratio="f"/>
              <v:textbox inset="0mm,0mm,0mm,0mm">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lang w:eastAsia="zh-CN"/>
      </w:rPr>
    </w:pPr>
    <w:r>
      <mc:AlternateContent>
        <mc:Choice Requires="wps">
          <w:drawing>
            <wp:anchor distT="0" distB="0" distL="114300" distR="114300" simplePos="0" relativeHeight="251801600" behindDoc="1" locked="0" layoutInCell="1" allowOverlap="1">
              <wp:simplePos x="0" y="0"/>
              <wp:positionH relativeFrom="page">
                <wp:posOffset>2056765</wp:posOffset>
              </wp:positionH>
              <wp:positionV relativeFrom="page">
                <wp:posOffset>9490075</wp:posOffset>
              </wp:positionV>
              <wp:extent cx="3679190" cy="188595"/>
              <wp:effectExtent l="0" t="0" r="0" b="0"/>
              <wp:wrapNone/>
              <wp:docPr id="41" name="docshape5"/>
              <wp:cNvGraphicFramePr/>
              <a:graphic xmlns:a="http://schemas.openxmlformats.org/drawingml/2006/main">
                <a:graphicData uri="http://schemas.microsoft.com/office/word/2010/wordprocessingShape">
                  <wps:wsp>
                    <wps:cNvSpPr txBox="1"/>
                    <wps:spPr bwMode="auto">
                      <a:xfrm>
                        <a:off x="0" y="0"/>
                        <a:ext cx="3679190" cy="188595"/>
                      </a:xfrm>
                      <a:prstGeom prst="rect">
                        <a:avLst/>
                      </a:prstGeom>
                      <a:noFill/>
                      <a:ln>
                        <a:noFill/>
                      </a:ln>
                    </wps:spPr>
                    <wps:txbx>
                      <w:txbxContent>
                        <w:p>
                          <w:pPr>
                            <w:pStyle w:val="6"/>
                            <w:spacing w:before="31"/>
                            <w:ind w:left="20"/>
                          </w:pPr>
                          <w:r>
                            <w:rPr>
                              <w:color w:val="A5B7C6"/>
                              <w:w w:val="115"/>
                            </w:rPr>
                            <w:t>©</w:t>
                          </w:r>
                          <w:r>
                            <w:rPr>
                              <w:color w:val="A5B7C6"/>
                              <w:spacing w:val="-8"/>
                              <w:w w:val="115"/>
                            </w:rPr>
                            <w:t xml:space="preserve"> </w:t>
                          </w:r>
                          <w:r>
                            <w:rPr>
                              <w:color w:val="A5B7C6"/>
                              <w:w w:val="115"/>
                            </w:rPr>
                            <w:t>Copyright</w:t>
                          </w:r>
                          <w:r>
                            <w:rPr>
                              <w:color w:val="A5B7C6"/>
                              <w:spacing w:val="-7"/>
                              <w:w w:val="115"/>
                            </w:rPr>
                            <w:t xml:space="preserve"> </w:t>
                          </w:r>
                          <w:r>
                            <w:rPr>
                              <w:color w:val="A5B7C6"/>
                              <w:w w:val="115"/>
                            </w:rPr>
                            <w:t>2024,</w:t>
                          </w:r>
                          <w:r>
                            <w:rPr>
                              <w:color w:val="A5B7C6"/>
                              <w:spacing w:val="-8"/>
                              <w:w w:val="115"/>
                            </w:rPr>
                            <w:t xml:space="preserve"> </w:t>
                          </w:r>
                          <w:r>
                            <w:rPr>
                              <w:color w:val="A5B7C6"/>
                              <w:w w:val="115"/>
                            </w:rPr>
                            <w:t>Cloud</w:t>
                          </w:r>
                          <w:r>
                            <w:rPr>
                              <w:color w:val="A5B7C6"/>
                              <w:spacing w:val="-7"/>
                              <w:w w:val="115"/>
                            </w:rPr>
                            <w:t xml:space="preserve"> </w:t>
                          </w:r>
                          <w:r>
                            <w:rPr>
                              <w:color w:val="A5B7C6"/>
                              <w:w w:val="115"/>
                            </w:rPr>
                            <w:t>Security</w:t>
                          </w:r>
                          <w:r>
                            <w:rPr>
                              <w:color w:val="A5B7C6"/>
                              <w:spacing w:val="-8"/>
                              <w:w w:val="115"/>
                            </w:rPr>
                            <w:t xml:space="preserve"> </w:t>
                          </w:r>
                          <w:r>
                            <w:rPr>
                              <w:color w:val="A5B7C6"/>
                              <w:w w:val="115"/>
                            </w:rPr>
                            <w:t>Alliance.</w:t>
                          </w:r>
                          <w:r>
                            <w:rPr>
                              <w:color w:val="A5B7C6"/>
                              <w:spacing w:val="-7"/>
                              <w:w w:val="115"/>
                            </w:rPr>
                            <w:t xml:space="preserve"> </w:t>
                          </w:r>
                          <w:r>
                            <w:rPr>
                              <w:color w:val="A5B7C6"/>
                              <w:w w:val="115"/>
                            </w:rPr>
                            <w:t>All</w:t>
                          </w:r>
                          <w:r>
                            <w:rPr>
                              <w:color w:val="A5B7C6"/>
                              <w:spacing w:val="-8"/>
                              <w:w w:val="115"/>
                            </w:rPr>
                            <w:t xml:space="preserve"> </w:t>
                          </w:r>
                          <w:r>
                            <w:rPr>
                              <w:color w:val="A5B7C6"/>
                              <w:w w:val="115"/>
                            </w:rPr>
                            <w:t>rights</w:t>
                          </w:r>
                          <w:r>
                            <w:rPr>
                              <w:color w:val="A5B7C6"/>
                              <w:spacing w:val="-7"/>
                              <w:w w:val="115"/>
                            </w:rPr>
                            <w:t xml:space="preserve"> </w:t>
                          </w:r>
                          <w:r>
                            <w:rPr>
                              <w:color w:val="A5B7C6"/>
                              <w:spacing w:val="-2"/>
                              <w:w w:val="115"/>
                            </w:rPr>
                            <w:t>reserved.</w:t>
                          </w:r>
                        </w:p>
                      </w:txbxContent>
                    </wps:txbx>
                    <wps:bodyPr rot="0" vert="horz" wrap="square" lIns="0" tIns="0" rIns="0" bIns="0" anchor="t" anchorCtr="0" upright="1">
                      <a:noAutofit/>
                    </wps:bodyPr>
                  </wps:wsp>
                </a:graphicData>
              </a:graphic>
            </wp:anchor>
          </w:drawing>
        </mc:Choice>
        <mc:Fallback>
          <w:pict>
            <v:shape id="docshape5" o:spid="_x0000_s1026" o:spt="202" type="#_x0000_t202" style="position:absolute;left:0pt;margin-left:161.95pt;margin-top:747.25pt;height:14.85pt;width:289.7pt;mso-position-horizontal-relative:page;mso-position-vertical-relative:page;z-index:-251514880;mso-width-relative:page;mso-height-relative:page;" filled="f" stroked="f" coordsize="21600,21600" o:gfxdata="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4wl5rb&#10;AAAADQEAAA8AAAAAAAAAAQAgAAAAIgAAAGRycy9kb3ducmV2LnhtbFBLAQIUABQAAAAIAIdO4kB+&#10;QePA5AEAANQDAAAOAAAAAAAAAAEAIAAAACoBAABkcnMvZTJvRG9jLnhtbFBLBQYAAAAABgAGAFkB&#10;AACABQAAAAA=&#10;">
              <v:fill on="f" focussize="0,0"/>
              <v:stroke on="f"/>
              <v:imagedata o:title=""/>
              <o:lock v:ext="edit" aspectratio="f"/>
              <v:textbox inset="0mm,0mm,0mm,0mm">
                <w:txbxContent>
                  <w:p>
                    <w:pPr>
                      <w:pStyle w:val="6"/>
                      <w:spacing w:before="31"/>
                      <w:ind w:left="20"/>
                    </w:pPr>
                    <w:r>
                      <w:rPr>
                        <w:color w:val="A5B7C6"/>
                        <w:w w:val="115"/>
                      </w:rPr>
                      <w:t>©</w:t>
                    </w:r>
                    <w:r>
                      <w:rPr>
                        <w:color w:val="A5B7C6"/>
                        <w:spacing w:val="-8"/>
                        <w:w w:val="115"/>
                      </w:rPr>
                      <w:t xml:space="preserve"> </w:t>
                    </w:r>
                    <w:r>
                      <w:rPr>
                        <w:color w:val="A5B7C6"/>
                        <w:w w:val="115"/>
                      </w:rPr>
                      <w:t>Copyright</w:t>
                    </w:r>
                    <w:r>
                      <w:rPr>
                        <w:color w:val="A5B7C6"/>
                        <w:spacing w:val="-7"/>
                        <w:w w:val="115"/>
                      </w:rPr>
                      <w:t xml:space="preserve"> </w:t>
                    </w:r>
                    <w:r>
                      <w:rPr>
                        <w:color w:val="A5B7C6"/>
                        <w:w w:val="115"/>
                      </w:rPr>
                      <w:t>2024,</w:t>
                    </w:r>
                    <w:r>
                      <w:rPr>
                        <w:color w:val="A5B7C6"/>
                        <w:spacing w:val="-8"/>
                        <w:w w:val="115"/>
                      </w:rPr>
                      <w:t xml:space="preserve"> </w:t>
                    </w:r>
                    <w:r>
                      <w:rPr>
                        <w:color w:val="A5B7C6"/>
                        <w:w w:val="115"/>
                      </w:rPr>
                      <w:t>Cloud</w:t>
                    </w:r>
                    <w:r>
                      <w:rPr>
                        <w:color w:val="A5B7C6"/>
                        <w:spacing w:val="-7"/>
                        <w:w w:val="115"/>
                      </w:rPr>
                      <w:t xml:space="preserve"> </w:t>
                    </w:r>
                    <w:r>
                      <w:rPr>
                        <w:color w:val="A5B7C6"/>
                        <w:w w:val="115"/>
                      </w:rPr>
                      <w:t>Security</w:t>
                    </w:r>
                    <w:r>
                      <w:rPr>
                        <w:color w:val="A5B7C6"/>
                        <w:spacing w:val="-8"/>
                        <w:w w:val="115"/>
                      </w:rPr>
                      <w:t xml:space="preserve"> </w:t>
                    </w:r>
                    <w:r>
                      <w:rPr>
                        <w:color w:val="A5B7C6"/>
                        <w:w w:val="115"/>
                      </w:rPr>
                      <w:t>Alliance.</w:t>
                    </w:r>
                    <w:r>
                      <w:rPr>
                        <w:color w:val="A5B7C6"/>
                        <w:spacing w:val="-7"/>
                        <w:w w:val="115"/>
                      </w:rPr>
                      <w:t xml:space="preserve"> </w:t>
                    </w:r>
                    <w:r>
                      <w:rPr>
                        <w:color w:val="A5B7C6"/>
                        <w:w w:val="115"/>
                      </w:rPr>
                      <w:t>All</w:t>
                    </w:r>
                    <w:r>
                      <w:rPr>
                        <w:color w:val="A5B7C6"/>
                        <w:spacing w:val="-8"/>
                        <w:w w:val="115"/>
                      </w:rPr>
                      <w:t xml:space="preserve"> </w:t>
                    </w:r>
                    <w:r>
                      <w:rPr>
                        <w:color w:val="A5B7C6"/>
                        <w:w w:val="115"/>
                      </w:rPr>
                      <w:t>rights</w:t>
                    </w:r>
                    <w:r>
                      <w:rPr>
                        <w:color w:val="A5B7C6"/>
                        <w:spacing w:val="-7"/>
                        <w:w w:val="115"/>
                      </w:rPr>
                      <w:t xml:space="preserve"> </w:t>
                    </w:r>
                    <w:r>
                      <w:rPr>
                        <w:color w:val="A5B7C6"/>
                        <w:spacing w:val="-2"/>
                        <w:w w:val="115"/>
                      </w:rPr>
                      <w:t>reserved.</w:t>
                    </w:r>
                  </w:p>
                </w:txbxContent>
              </v:textbox>
            </v:shape>
          </w:pict>
        </mc:Fallback>
      </mc:AlternateContent>
    </w:r>
    <w:r>
      <mc:AlternateContent>
        <mc:Choice Requires="wps">
          <w:drawing>
            <wp:anchor distT="0" distB="0" distL="114300" distR="114300" simplePos="0" relativeHeight="251802624" behindDoc="1" locked="0" layoutInCell="1" allowOverlap="1">
              <wp:simplePos x="0" y="0"/>
              <wp:positionH relativeFrom="page">
                <wp:posOffset>6672580</wp:posOffset>
              </wp:positionH>
              <wp:positionV relativeFrom="page">
                <wp:posOffset>9490075</wp:posOffset>
              </wp:positionV>
              <wp:extent cx="233680" cy="188595"/>
              <wp:effectExtent l="0" t="0" r="0" b="0"/>
              <wp:wrapNone/>
              <wp:docPr id="42" name="docshape6"/>
              <wp:cNvGraphicFramePr/>
              <a:graphic xmlns:a="http://schemas.openxmlformats.org/drawingml/2006/main">
                <a:graphicData uri="http://schemas.microsoft.com/office/word/2010/wordprocessingShape">
                  <wps:wsp>
                    <wps:cNvSpPr txBox="1"/>
                    <wps:spPr bwMode="auto">
                      <a:xfrm>
                        <a:off x="0" y="0"/>
                        <a:ext cx="233680" cy="188595"/>
                      </a:xfrm>
                      <a:prstGeom prst="rect">
                        <a:avLst/>
                      </a:prstGeom>
                      <a:noFill/>
                      <a:ln>
                        <a:noFill/>
                      </a:ln>
                    </wps:spPr>
                    <wps:txbx>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wps:txbx>
                    <wps:bodyPr rot="0" vert="horz" wrap="square" lIns="0" tIns="0" rIns="0" bIns="0" anchor="t" anchorCtr="0" upright="1">
                      <a:noAutofit/>
                    </wps:bodyPr>
                  </wps:wsp>
                </a:graphicData>
              </a:graphic>
            </wp:anchor>
          </w:drawing>
        </mc:Choice>
        <mc:Fallback>
          <w:pict>
            <v:shape id="docshape6" o:spid="_x0000_s1026" o:spt="202" type="#_x0000_t202" style="position:absolute;left:0pt;margin-left:525.4pt;margin-top:747.25pt;height:14.85pt;width:18.4pt;mso-position-horizontal-relative:page;mso-position-vertical-relative:page;z-index:-251513856;mso-width-relative:page;mso-height-relative:page;" filled="f" stroked="f" coordsize="21600,21600" o:gfxdata="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YxHE82wAA&#10;AA8BAAAPAAAAAAAAAAEAIAAAACIAAABkcnMvZG93bnJldi54bWxQSwECFAAUAAAACACHTuJAYY+S&#10;p+IBAADTAwAADgAAAAAAAAABACAAAAAqAQAAZHJzL2Uyb0RvYy54bWxQSwUGAAAAAAYABgBZAQAA&#10;fgUAAAAA&#10;">
              <v:fill on="f" focussize="0,0"/>
              <v:stroke on="f"/>
              <v:imagedata o:title=""/>
              <o:lock v:ext="edit" aspectratio="f"/>
              <v:textbox inset="0mm,0mm,0mm,0mm">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v:textbox>
            </v:shape>
          </w:pict>
        </mc:Fallback>
      </mc:AlternateContent>
    </w:r>
  </w:p>
  <w:p>
    <w:pPr>
      <w:pStyle w:val="7"/>
      <w:tabs>
        <w:tab w:val="center" w:pos="4680"/>
        <w:tab w:val="right" w:pos="9360"/>
        <w:tab w:val="clear" w:pos="4153"/>
        <w:tab w:val="clear" w:pos="8306"/>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r>
      <mc:AlternateContent>
        <mc:Choice Requires="wps">
          <w:drawing>
            <wp:anchor distT="0" distB="0" distL="114300" distR="114300" simplePos="0" relativeHeight="251806720" behindDoc="1" locked="0" layoutInCell="1" allowOverlap="1">
              <wp:simplePos x="0" y="0"/>
              <wp:positionH relativeFrom="page">
                <wp:posOffset>6672580</wp:posOffset>
              </wp:positionH>
              <wp:positionV relativeFrom="page">
                <wp:posOffset>9490075</wp:posOffset>
              </wp:positionV>
              <wp:extent cx="233680" cy="188595"/>
              <wp:effectExtent l="0" t="0" r="0" b="0"/>
              <wp:wrapNone/>
              <wp:docPr id="120" name="docshape6"/>
              <wp:cNvGraphicFramePr/>
              <a:graphic xmlns:a="http://schemas.openxmlformats.org/drawingml/2006/main">
                <a:graphicData uri="http://schemas.microsoft.com/office/word/2010/wordprocessingShape">
                  <wps:wsp>
                    <wps:cNvSpPr txBox="1"/>
                    <wps:spPr bwMode="auto">
                      <a:xfrm>
                        <a:off x="0" y="0"/>
                        <a:ext cx="233680" cy="188595"/>
                      </a:xfrm>
                      <a:prstGeom prst="rect">
                        <a:avLst/>
                      </a:prstGeom>
                      <a:noFill/>
                      <a:ln>
                        <a:noFill/>
                      </a:ln>
                    </wps:spPr>
                    <wps:txbx>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wps:txbx>
                    <wps:bodyPr rot="0" vert="horz" wrap="square" lIns="0" tIns="0" rIns="0" bIns="0" anchor="t" anchorCtr="0" upright="1">
                      <a:noAutofit/>
                    </wps:bodyPr>
                  </wps:wsp>
                </a:graphicData>
              </a:graphic>
            </wp:anchor>
          </w:drawing>
        </mc:Choice>
        <mc:Fallback>
          <w:pict>
            <v:shape id="docshape6" o:spid="_x0000_s1026" o:spt="202" type="#_x0000_t202" style="position:absolute;left:0pt;margin-left:525.4pt;margin-top:747.25pt;height:14.85pt;width:18.4pt;mso-position-horizontal-relative:page;mso-position-vertical-relative:page;z-index:-251509760;mso-width-relative:page;mso-height-relative:page;" filled="f" stroked="f" coordsize="21600,21600" o:gfxdata="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jEcTzbAAAA&#10;DwEAAA8AAAAAAAAAAQAgAAAAIgAAAGRycy9kb3ducmV2LnhtbFBLAQIUABQAAAAIAIdO4kBShfip&#10;4QEAANQDAAAOAAAAAAAAAAEAIAAAACoBAABkcnMvZTJvRG9jLnhtbFBLBQYAAAAABgAGAFkBAAB9&#10;BQAAAAA=&#10;">
              <v:fill on="f" focussize="0,0"/>
              <v:stroke on="f"/>
              <v:imagedata o:title=""/>
              <o:lock v:ext="edit" aspectratio="f"/>
              <v:textbox inset="0mm,0mm,0mm,0mm">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r>
      <mc:AlternateContent>
        <mc:Choice Requires="wps">
          <w:drawing>
            <wp:anchor distT="0" distB="0" distL="114300" distR="114300" simplePos="0" relativeHeight="251887616" behindDoc="1" locked="0" layoutInCell="1" allowOverlap="1">
              <wp:simplePos x="0" y="0"/>
              <wp:positionH relativeFrom="page">
                <wp:posOffset>2056130</wp:posOffset>
              </wp:positionH>
              <wp:positionV relativeFrom="page">
                <wp:posOffset>9489440</wp:posOffset>
              </wp:positionV>
              <wp:extent cx="3679190" cy="188595"/>
              <wp:effectExtent l="0" t="0" r="0" b="0"/>
              <wp:wrapNone/>
              <wp:docPr id="397" name="文本框 397"/>
              <wp:cNvGraphicFramePr/>
              <a:graphic xmlns:a="http://schemas.openxmlformats.org/drawingml/2006/main">
                <a:graphicData uri="http://schemas.microsoft.com/office/word/2010/wordprocessingShape">
                  <wps:wsp>
                    <wps:cNvSpPr txBox="1"/>
                    <wps:spPr>
                      <a:xfrm>
                        <a:off x="0" y="0"/>
                        <a:ext cx="3679190" cy="188595"/>
                      </a:xfrm>
                      <a:prstGeom prst="rect">
                        <a:avLst/>
                      </a:prstGeom>
                      <a:noFill/>
                      <a:ln>
                        <a:noFill/>
                      </a:ln>
                    </wps:spPr>
                    <wps:txbx>
                      <w:txbxContent>
                        <w:p>
                          <w:pPr>
                            <w:pStyle w:val="6"/>
                            <w:spacing w:before="31"/>
                            <w:ind w:left="20"/>
                          </w:pPr>
                          <w:r>
                            <w:rPr>
                              <w:color w:val="A5B7C6"/>
                              <w:w w:val="115"/>
                            </w:rPr>
                            <w:t>©</w:t>
                          </w:r>
                          <w:r>
                            <w:rPr>
                              <w:color w:val="A5B7C6"/>
                              <w:spacing w:val="-8"/>
                              <w:w w:val="115"/>
                            </w:rPr>
                            <w:t xml:space="preserve"> </w:t>
                          </w:r>
                          <w:r>
                            <w:rPr>
                              <w:color w:val="A5B7C6"/>
                              <w:w w:val="115"/>
                            </w:rPr>
                            <w:t>Copyright</w:t>
                          </w:r>
                          <w:r>
                            <w:rPr>
                              <w:color w:val="A5B7C6"/>
                              <w:spacing w:val="-7"/>
                              <w:w w:val="115"/>
                            </w:rPr>
                            <w:t xml:space="preserve"> </w:t>
                          </w:r>
                          <w:r>
                            <w:rPr>
                              <w:color w:val="A5B7C6"/>
                              <w:w w:val="115"/>
                            </w:rPr>
                            <w:t>2024,</w:t>
                          </w:r>
                          <w:r>
                            <w:rPr>
                              <w:color w:val="A5B7C6"/>
                              <w:spacing w:val="-8"/>
                              <w:w w:val="115"/>
                            </w:rPr>
                            <w:t xml:space="preserve"> </w:t>
                          </w:r>
                          <w:r>
                            <w:rPr>
                              <w:color w:val="A5B7C6"/>
                              <w:w w:val="115"/>
                            </w:rPr>
                            <w:t>Cloud</w:t>
                          </w:r>
                          <w:r>
                            <w:rPr>
                              <w:color w:val="A5B7C6"/>
                              <w:spacing w:val="-7"/>
                              <w:w w:val="115"/>
                            </w:rPr>
                            <w:t xml:space="preserve"> </w:t>
                          </w:r>
                          <w:r>
                            <w:rPr>
                              <w:color w:val="A5B7C6"/>
                              <w:w w:val="115"/>
                            </w:rPr>
                            <w:t>Security</w:t>
                          </w:r>
                          <w:r>
                            <w:rPr>
                              <w:color w:val="A5B7C6"/>
                              <w:spacing w:val="-8"/>
                              <w:w w:val="115"/>
                            </w:rPr>
                            <w:t xml:space="preserve"> </w:t>
                          </w:r>
                          <w:r>
                            <w:rPr>
                              <w:color w:val="A5B7C6"/>
                              <w:w w:val="115"/>
                            </w:rPr>
                            <w:t>Alliance.</w:t>
                          </w:r>
                          <w:r>
                            <w:rPr>
                              <w:color w:val="A5B7C6"/>
                              <w:spacing w:val="-7"/>
                              <w:w w:val="115"/>
                            </w:rPr>
                            <w:t xml:space="preserve"> </w:t>
                          </w:r>
                          <w:r>
                            <w:rPr>
                              <w:color w:val="A5B7C6"/>
                              <w:w w:val="115"/>
                            </w:rPr>
                            <w:t>All</w:t>
                          </w:r>
                          <w:r>
                            <w:rPr>
                              <w:color w:val="A5B7C6"/>
                              <w:spacing w:val="-8"/>
                              <w:w w:val="115"/>
                            </w:rPr>
                            <w:t xml:space="preserve"> </w:t>
                          </w:r>
                          <w:r>
                            <w:rPr>
                              <w:color w:val="A5B7C6"/>
                              <w:w w:val="115"/>
                            </w:rPr>
                            <w:t>rights</w:t>
                          </w:r>
                          <w:r>
                            <w:rPr>
                              <w:color w:val="A5B7C6"/>
                              <w:spacing w:val="-7"/>
                              <w:w w:val="115"/>
                            </w:rPr>
                            <w:t xml:space="preserve"> </w:t>
                          </w:r>
                          <w:r>
                            <w:rPr>
                              <w:color w:val="A5B7C6"/>
                              <w:spacing w:val="-2"/>
                              <w:w w:val="115"/>
                            </w:rPr>
                            <w:t>reserved.</w:t>
                          </w:r>
                        </w:p>
                      </w:txbxContent>
                    </wps:txbx>
                    <wps:bodyPr lIns="0" tIns="0" rIns="0" bIns="0" upright="1"/>
                  </wps:wsp>
                </a:graphicData>
              </a:graphic>
            </wp:anchor>
          </w:drawing>
        </mc:Choice>
        <mc:Fallback>
          <w:pict>
            <v:shape id="_x0000_s1026" o:spid="_x0000_s1026" o:spt="202" type="#_x0000_t202" style="position:absolute;left:0pt;margin-left:161.9pt;margin-top:747.2pt;height:14.85pt;width:289.7pt;mso-position-horizontal-relative:page;mso-position-vertical-relative:page;z-index:-251428864;mso-width-relative:page;mso-height-relative:page;" filled="f" stroked="f" coordsize="21600,21600" o:gfxdata="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dfv/q2wAAAA0BAAAPAAAAAAAAAAEAIAAAACIAAABkcnMvZG93bnJldi54&#10;bWxQSwECFAAUAAAACACHTuJAbzy3d74BAAB2AwAADgAAAAAAAAABACAAAAAqAQAAZHJzL2Uyb0Rv&#10;Yy54bWxQSwUGAAAAAAYABgBZAQAAWgUAAAAA&#10;">
              <v:fill on="f" focussize="0,0"/>
              <v:stroke on="f"/>
              <v:imagedata o:title=""/>
              <o:lock v:ext="edit" aspectratio="f"/>
              <v:textbox inset="0mm,0mm,0mm,0mm">
                <w:txbxContent>
                  <w:p>
                    <w:pPr>
                      <w:pStyle w:val="6"/>
                      <w:spacing w:before="31"/>
                      <w:ind w:left="20"/>
                    </w:pPr>
                    <w:r>
                      <w:rPr>
                        <w:color w:val="A5B7C6"/>
                        <w:w w:val="115"/>
                      </w:rPr>
                      <w:t>©</w:t>
                    </w:r>
                    <w:r>
                      <w:rPr>
                        <w:color w:val="A5B7C6"/>
                        <w:spacing w:val="-8"/>
                        <w:w w:val="115"/>
                      </w:rPr>
                      <w:t xml:space="preserve"> </w:t>
                    </w:r>
                    <w:r>
                      <w:rPr>
                        <w:color w:val="A5B7C6"/>
                        <w:w w:val="115"/>
                      </w:rPr>
                      <w:t>Copyright</w:t>
                    </w:r>
                    <w:r>
                      <w:rPr>
                        <w:color w:val="A5B7C6"/>
                        <w:spacing w:val="-7"/>
                        <w:w w:val="115"/>
                      </w:rPr>
                      <w:t xml:space="preserve"> </w:t>
                    </w:r>
                    <w:r>
                      <w:rPr>
                        <w:color w:val="A5B7C6"/>
                        <w:w w:val="115"/>
                      </w:rPr>
                      <w:t>2024,</w:t>
                    </w:r>
                    <w:r>
                      <w:rPr>
                        <w:color w:val="A5B7C6"/>
                        <w:spacing w:val="-8"/>
                        <w:w w:val="115"/>
                      </w:rPr>
                      <w:t xml:space="preserve"> </w:t>
                    </w:r>
                    <w:r>
                      <w:rPr>
                        <w:color w:val="A5B7C6"/>
                        <w:w w:val="115"/>
                      </w:rPr>
                      <w:t>Cloud</w:t>
                    </w:r>
                    <w:r>
                      <w:rPr>
                        <w:color w:val="A5B7C6"/>
                        <w:spacing w:val="-7"/>
                        <w:w w:val="115"/>
                      </w:rPr>
                      <w:t xml:space="preserve"> </w:t>
                    </w:r>
                    <w:r>
                      <w:rPr>
                        <w:color w:val="A5B7C6"/>
                        <w:w w:val="115"/>
                      </w:rPr>
                      <w:t>Security</w:t>
                    </w:r>
                    <w:r>
                      <w:rPr>
                        <w:color w:val="A5B7C6"/>
                        <w:spacing w:val="-8"/>
                        <w:w w:val="115"/>
                      </w:rPr>
                      <w:t xml:space="preserve"> </w:t>
                    </w:r>
                    <w:r>
                      <w:rPr>
                        <w:color w:val="A5B7C6"/>
                        <w:w w:val="115"/>
                      </w:rPr>
                      <w:t>Alliance.</w:t>
                    </w:r>
                    <w:r>
                      <w:rPr>
                        <w:color w:val="A5B7C6"/>
                        <w:spacing w:val="-7"/>
                        <w:w w:val="115"/>
                      </w:rPr>
                      <w:t xml:space="preserve"> </w:t>
                    </w:r>
                    <w:r>
                      <w:rPr>
                        <w:color w:val="A5B7C6"/>
                        <w:w w:val="115"/>
                      </w:rPr>
                      <w:t>All</w:t>
                    </w:r>
                    <w:r>
                      <w:rPr>
                        <w:color w:val="A5B7C6"/>
                        <w:spacing w:val="-8"/>
                        <w:w w:val="115"/>
                      </w:rPr>
                      <w:t xml:space="preserve"> </w:t>
                    </w:r>
                    <w:r>
                      <w:rPr>
                        <w:color w:val="A5B7C6"/>
                        <w:w w:val="115"/>
                      </w:rPr>
                      <w:t>rights</w:t>
                    </w:r>
                    <w:r>
                      <w:rPr>
                        <w:color w:val="A5B7C6"/>
                        <w:spacing w:val="-7"/>
                        <w:w w:val="115"/>
                      </w:rPr>
                      <w:t xml:space="preserve"> </w:t>
                    </w:r>
                    <w:r>
                      <w:rPr>
                        <w:color w:val="A5B7C6"/>
                        <w:spacing w:val="-2"/>
                        <w:w w:val="115"/>
                      </w:rPr>
                      <w:t>reserved.</w:t>
                    </w:r>
                  </w:p>
                </w:txbxContent>
              </v:textbox>
            </v:shape>
          </w:pict>
        </mc:Fallback>
      </mc:AlternateContent>
    </w:r>
    <w:r>
      <mc:AlternateContent>
        <mc:Choice Requires="wps">
          <w:drawing>
            <wp:anchor distT="0" distB="0" distL="114300" distR="114300" simplePos="0" relativeHeight="251888640" behindDoc="1" locked="0" layoutInCell="1" allowOverlap="1">
              <wp:simplePos x="0" y="0"/>
              <wp:positionH relativeFrom="page">
                <wp:posOffset>6672580</wp:posOffset>
              </wp:positionH>
              <wp:positionV relativeFrom="page">
                <wp:posOffset>9489440</wp:posOffset>
              </wp:positionV>
              <wp:extent cx="233680" cy="188595"/>
              <wp:effectExtent l="0" t="0" r="0" b="0"/>
              <wp:wrapNone/>
              <wp:docPr id="398" name="文本框 398"/>
              <wp:cNvGraphicFramePr/>
              <a:graphic xmlns:a="http://schemas.openxmlformats.org/drawingml/2006/main">
                <a:graphicData uri="http://schemas.microsoft.com/office/word/2010/wordprocessingShape">
                  <wps:wsp>
                    <wps:cNvSpPr txBox="1"/>
                    <wps:spPr>
                      <a:xfrm>
                        <a:off x="0" y="0"/>
                        <a:ext cx="233680" cy="188595"/>
                      </a:xfrm>
                      <a:prstGeom prst="rect">
                        <a:avLst/>
                      </a:prstGeom>
                      <a:noFill/>
                      <a:ln>
                        <a:noFill/>
                      </a:ln>
                    </wps:spPr>
                    <wps:txbx>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wps:txbx>
                    <wps:bodyPr lIns="0" tIns="0" rIns="0" bIns="0" upright="1"/>
                  </wps:wsp>
                </a:graphicData>
              </a:graphic>
            </wp:anchor>
          </w:drawing>
        </mc:Choice>
        <mc:Fallback>
          <w:pict>
            <v:shape id="_x0000_s1026" o:spid="_x0000_s1026" o:spt="202" type="#_x0000_t202" style="position:absolute;left:0pt;margin-left:525.4pt;margin-top:747.2pt;height:14.85pt;width:18.4pt;mso-position-horizontal-relative:page;mso-position-vertical-relative:page;z-index:-251427840;mso-width-relative:page;mso-height-relative:page;" filled="f" stroked="f" coordsize="21600,21600" o:gfxdata="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hJrtHcAAAADwEAAA8AAAAAAAAAAQAgAAAAIgAAAGRycy9kb3ducmV2Lnht&#10;bFBLAQIUABQAAAAIAIdO4kDUf4p4vAEAAHUDAAAOAAAAAAAAAAEAIAAAACsBAABkcnMvZTJvRG9j&#10;LnhtbFBLBQYAAAAABgAGAFkBAABZBQAAAAA=&#10;">
              <v:fill on="f" focussize="0,0"/>
              <v:stroke on="f"/>
              <v:imagedata o:title=""/>
              <o:lock v:ext="edit" aspectratio="f"/>
              <v:textbox inset="0mm,0mm,0mm,0mm">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r>
      <mc:AlternateContent>
        <mc:Choice Requires="wps">
          <w:drawing>
            <wp:anchor distT="0" distB="0" distL="114300" distR="114300" simplePos="0" relativeHeight="251901952" behindDoc="1" locked="0" layoutInCell="1" allowOverlap="1">
              <wp:simplePos x="0" y="0"/>
              <wp:positionH relativeFrom="page">
                <wp:posOffset>2056765</wp:posOffset>
              </wp:positionH>
              <wp:positionV relativeFrom="page">
                <wp:posOffset>9490075</wp:posOffset>
              </wp:positionV>
              <wp:extent cx="3679190" cy="188595"/>
              <wp:effectExtent l="0" t="0" r="0" b="0"/>
              <wp:wrapNone/>
              <wp:docPr id="595" name="文本框 595"/>
              <wp:cNvGraphicFramePr/>
              <a:graphic xmlns:a="http://schemas.openxmlformats.org/drawingml/2006/main">
                <a:graphicData uri="http://schemas.microsoft.com/office/word/2010/wordprocessingShape">
                  <wps:wsp>
                    <wps:cNvSpPr txBox="1"/>
                    <wps:spPr>
                      <a:xfrm>
                        <a:off x="0" y="0"/>
                        <a:ext cx="3679190" cy="188595"/>
                      </a:xfrm>
                      <a:prstGeom prst="rect">
                        <a:avLst/>
                      </a:prstGeom>
                      <a:noFill/>
                      <a:ln>
                        <a:noFill/>
                      </a:ln>
                    </wps:spPr>
                    <wps:txbx>
                      <w:txbxContent>
                        <w:p>
                          <w:pPr>
                            <w:pStyle w:val="6"/>
                            <w:spacing w:before="31"/>
                            <w:ind w:left="20"/>
                          </w:pPr>
                          <w:r>
                            <w:rPr>
                              <w:color w:val="A5B7C6"/>
                              <w:w w:val="115"/>
                            </w:rPr>
                            <w:t>©</w:t>
                          </w:r>
                          <w:r>
                            <w:rPr>
                              <w:color w:val="A5B7C6"/>
                              <w:spacing w:val="-8"/>
                              <w:w w:val="115"/>
                            </w:rPr>
                            <w:t xml:space="preserve"> </w:t>
                          </w:r>
                          <w:r>
                            <w:rPr>
                              <w:color w:val="A5B7C6"/>
                              <w:w w:val="115"/>
                            </w:rPr>
                            <w:t>Copyright</w:t>
                          </w:r>
                          <w:r>
                            <w:rPr>
                              <w:color w:val="A5B7C6"/>
                              <w:spacing w:val="-7"/>
                              <w:w w:val="115"/>
                            </w:rPr>
                            <w:t xml:space="preserve"> </w:t>
                          </w:r>
                          <w:r>
                            <w:rPr>
                              <w:color w:val="A5B7C6"/>
                              <w:w w:val="115"/>
                            </w:rPr>
                            <w:t>2024,</w:t>
                          </w:r>
                          <w:r>
                            <w:rPr>
                              <w:color w:val="A5B7C6"/>
                              <w:spacing w:val="-8"/>
                              <w:w w:val="115"/>
                            </w:rPr>
                            <w:t xml:space="preserve"> </w:t>
                          </w:r>
                          <w:r>
                            <w:rPr>
                              <w:color w:val="A5B7C6"/>
                              <w:w w:val="115"/>
                            </w:rPr>
                            <w:t>Cloud</w:t>
                          </w:r>
                          <w:r>
                            <w:rPr>
                              <w:color w:val="A5B7C6"/>
                              <w:spacing w:val="-7"/>
                              <w:w w:val="115"/>
                            </w:rPr>
                            <w:t xml:space="preserve"> </w:t>
                          </w:r>
                          <w:r>
                            <w:rPr>
                              <w:color w:val="A5B7C6"/>
                              <w:w w:val="115"/>
                            </w:rPr>
                            <w:t>Security</w:t>
                          </w:r>
                          <w:r>
                            <w:rPr>
                              <w:color w:val="A5B7C6"/>
                              <w:spacing w:val="-8"/>
                              <w:w w:val="115"/>
                            </w:rPr>
                            <w:t xml:space="preserve"> </w:t>
                          </w:r>
                          <w:r>
                            <w:rPr>
                              <w:color w:val="A5B7C6"/>
                              <w:w w:val="115"/>
                            </w:rPr>
                            <w:t>Alliance.</w:t>
                          </w:r>
                          <w:r>
                            <w:rPr>
                              <w:color w:val="A5B7C6"/>
                              <w:spacing w:val="-7"/>
                              <w:w w:val="115"/>
                            </w:rPr>
                            <w:t xml:space="preserve"> </w:t>
                          </w:r>
                          <w:r>
                            <w:rPr>
                              <w:color w:val="A5B7C6"/>
                              <w:w w:val="115"/>
                            </w:rPr>
                            <w:t>All</w:t>
                          </w:r>
                          <w:r>
                            <w:rPr>
                              <w:color w:val="A5B7C6"/>
                              <w:spacing w:val="-8"/>
                              <w:w w:val="115"/>
                            </w:rPr>
                            <w:t xml:space="preserve"> </w:t>
                          </w:r>
                          <w:r>
                            <w:rPr>
                              <w:color w:val="A5B7C6"/>
                              <w:w w:val="115"/>
                            </w:rPr>
                            <w:t>rights</w:t>
                          </w:r>
                          <w:r>
                            <w:rPr>
                              <w:color w:val="A5B7C6"/>
                              <w:spacing w:val="-7"/>
                              <w:w w:val="115"/>
                            </w:rPr>
                            <w:t xml:space="preserve"> </w:t>
                          </w:r>
                          <w:r>
                            <w:rPr>
                              <w:color w:val="A5B7C6"/>
                              <w:spacing w:val="-2"/>
                              <w:w w:val="115"/>
                            </w:rPr>
                            <w:t>reserved.</w:t>
                          </w:r>
                        </w:p>
                      </w:txbxContent>
                    </wps:txbx>
                    <wps:bodyPr lIns="0" tIns="0" rIns="0" bIns="0" upright="1"/>
                  </wps:wsp>
                </a:graphicData>
              </a:graphic>
            </wp:anchor>
          </w:drawing>
        </mc:Choice>
        <mc:Fallback>
          <w:pict>
            <v:shape id="_x0000_s1026" o:spid="_x0000_s1026" o:spt="202" type="#_x0000_t202" style="position:absolute;left:0pt;margin-left:161.95pt;margin-top:747.25pt;height:14.85pt;width:289.7pt;mso-position-horizontal-relative:page;mso-position-vertical-relative:page;z-index:-251414528;mso-width-relative:page;mso-height-relative:page;" filled="f" stroked="f" coordsize="21600,21600" o:gfxdata="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jCXmtsAAAANAQAADwAAAAAAAAABACAAAAAiAAAAZHJzL2Rvd25yZXYueG1s&#10;UEsBAhQAFAAAAAgAh07iQHaFu8e8AQAAdgMAAA4AAAAAAAAAAQAgAAAAKgEAAGRycy9lMm9Eb2Mu&#10;eG1sUEsFBgAAAAAGAAYAWQEAAFgFAAAAAA==&#10;">
              <v:fill on="f" focussize="0,0"/>
              <v:stroke on="f"/>
              <v:imagedata o:title=""/>
              <o:lock v:ext="edit" aspectratio="f"/>
              <v:textbox inset="0mm,0mm,0mm,0mm">
                <w:txbxContent>
                  <w:p>
                    <w:pPr>
                      <w:pStyle w:val="6"/>
                      <w:spacing w:before="31"/>
                      <w:ind w:left="20"/>
                    </w:pPr>
                    <w:r>
                      <w:rPr>
                        <w:color w:val="A5B7C6"/>
                        <w:w w:val="115"/>
                      </w:rPr>
                      <w:t>©</w:t>
                    </w:r>
                    <w:r>
                      <w:rPr>
                        <w:color w:val="A5B7C6"/>
                        <w:spacing w:val="-8"/>
                        <w:w w:val="115"/>
                      </w:rPr>
                      <w:t xml:space="preserve"> </w:t>
                    </w:r>
                    <w:r>
                      <w:rPr>
                        <w:color w:val="A5B7C6"/>
                        <w:w w:val="115"/>
                      </w:rPr>
                      <w:t>Copyright</w:t>
                    </w:r>
                    <w:r>
                      <w:rPr>
                        <w:color w:val="A5B7C6"/>
                        <w:spacing w:val="-7"/>
                        <w:w w:val="115"/>
                      </w:rPr>
                      <w:t xml:space="preserve"> </w:t>
                    </w:r>
                    <w:r>
                      <w:rPr>
                        <w:color w:val="A5B7C6"/>
                        <w:w w:val="115"/>
                      </w:rPr>
                      <w:t>2024,</w:t>
                    </w:r>
                    <w:r>
                      <w:rPr>
                        <w:color w:val="A5B7C6"/>
                        <w:spacing w:val="-8"/>
                        <w:w w:val="115"/>
                      </w:rPr>
                      <w:t xml:space="preserve"> </w:t>
                    </w:r>
                    <w:r>
                      <w:rPr>
                        <w:color w:val="A5B7C6"/>
                        <w:w w:val="115"/>
                      </w:rPr>
                      <w:t>Cloud</w:t>
                    </w:r>
                    <w:r>
                      <w:rPr>
                        <w:color w:val="A5B7C6"/>
                        <w:spacing w:val="-7"/>
                        <w:w w:val="115"/>
                      </w:rPr>
                      <w:t xml:space="preserve"> </w:t>
                    </w:r>
                    <w:r>
                      <w:rPr>
                        <w:color w:val="A5B7C6"/>
                        <w:w w:val="115"/>
                      </w:rPr>
                      <w:t>Security</w:t>
                    </w:r>
                    <w:r>
                      <w:rPr>
                        <w:color w:val="A5B7C6"/>
                        <w:spacing w:val="-8"/>
                        <w:w w:val="115"/>
                      </w:rPr>
                      <w:t xml:space="preserve"> </w:t>
                    </w:r>
                    <w:r>
                      <w:rPr>
                        <w:color w:val="A5B7C6"/>
                        <w:w w:val="115"/>
                      </w:rPr>
                      <w:t>Alliance.</w:t>
                    </w:r>
                    <w:r>
                      <w:rPr>
                        <w:color w:val="A5B7C6"/>
                        <w:spacing w:val="-7"/>
                        <w:w w:val="115"/>
                      </w:rPr>
                      <w:t xml:space="preserve"> </w:t>
                    </w:r>
                    <w:r>
                      <w:rPr>
                        <w:color w:val="A5B7C6"/>
                        <w:w w:val="115"/>
                      </w:rPr>
                      <w:t>All</w:t>
                    </w:r>
                    <w:r>
                      <w:rPr>
                        <w:color w:val="A5B7C6"/>
                        <w:spacing w:val="-8"/>
                        <w:w w:val="115"/>
                      </w:rPr>
                      <w:t xml:space="preserve"> </w:t>
                    </w:r>
                    <w:r>
                      <w:rPr>
                        <w:color w:val="A5B7C6"/>
                        <w:w w:val="115"/>
                      </w:rPr>
                      <w:t>rights</w:t>
                    </w:r>
                    <w:r>
                      <w:rPr>
                        <w:color w:val="A5B7C6"/>
                        <w:spacing w:val="-7"/>
                        <w:w w:val="115"/>
                      </w:rPr>
                      <w:t xml:space="preserve"> </w:t>
                    </w:r>
                    <w:r>
                      <w:rPr>
                        <w:color w:val="A5B7C6"/>
                        <w:spacing w:val="-2"/>
                        <w:w w:val="115"/>
                      </w:rPr>
                      <w:t>reserved.</w:t>
                    </w:r>
                  </w:p>
                </w:txbxContent>
              </v:textbox>
            </v:shape>
          </w:pict>
        </mc:Fallback>
      </mc:AlternateContent>
    </w:r>
    <w:r>
      <mc:AlternateContent>
        <mc:Choice Requires="wps">
          <w:drawing>
            <wp:anchor distT="0" distB="0" distL="114300" distR="114300" simplePos="0" relativeHeight="251902976" behindDoc="1" locked="0" layoutInCell="1" allowOverlap="1">
              <wp:simplePos x="0" y="0"/>
              <wp:positionH relativeFrom="page">
                <wp:posOffset>6672580</wp:posOffset>
              </wp:positionH>
              <wp:positionV relativeFrom="page">
                <wp:posOffset>9490075</wp:posOffset>
              </wp:positionV>
              <wp:extent cx="233680" cy="188595"/>
              <wp:effectExtent l="0" t="0" r="0" b="0"/>
              <wp:wrapNone/>
              <wp:docPr id="596" name="文本框 596"/>
              <wp:cNvGraphicFramePr/>
              <a:graphic xmlns:a="http://schemas.openxmlformats.org/drawingml/2006/main">
                <a:graphicData uri="http://schemas.microsoft.com/office/word/2010/wordprocessingShape">
                  <wps:wsp>
                    <wps:cNvSpPr txBox="1"/>
                    <wps:spPr>
                      <a:xfrm>
                        <a:off x="0" y="0"/>
                        <a:ext cx="233680" cy="188595"/>
                      </a:xfrm>
                      <a:prstGeom prst="rect">
                        <a:avLst/>
                      </a:prstGeom>
                      <a:noFill/>
                      <a:ln>
                        <a:noFill/>
                      </a:ln>
                    </wps:spPr>
                    <wps:txbx>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wps:txbx>
                    <wps:bodyPr lIns="0" tIns="0" rIns="0" bIns="0" upright="1"/>
                  </wps:wsp>
                </a:graphicData>
              </a:graphic>
            </wp:anchor>
          </w:drawing>
        </mc:Choice>
        <mc:Fallback>
          <w:pict>
            <v:shape id="_x0000_s1026" o:spid="_x0000_s1026" o:spt="202" type="#_x0000_t202" style="position:absolute;left:0pt;margin-left:525.4pt;margin-top:747.25pt;height:14.85pt;width:18.4pt;mso-position-horizontal-relative:page;mso-position-vertical-relative:page;z-index:-251413504;mso-width-relative:page;mso-height-relative:page;" filled="f" stroked="f" coordsize="21600,21600" o:gfxdata="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GMRxPNsAAAAPAQAADwAAAAAAAAABACAAAAAiAAAAZHJzL2Rvd25yZXYueG1s&#10;UEsBAhQAFAAAAAgAh07iQJjhHnG8AQAAdQMAAA4AAAAAAAAAAQAgAAAAKgEAAGRycy9lMm9Eb2Mu&#10;eG1sUEsFBgAAAAAGAAYAWQEAAFgFAAAAAA==&#10;">
              <v:fill on="f" focussize="0,0"/>
              <v:stroke on="f"/>
              <v:imagedata o:title=""/>
              <o:lock v:ext="edit" aspectratio="f"/>
              <v:textbox inset="0mm,0mm,0mm,0mm">
                <w:txbxContent>
                  <w:p>
                    <w:pPr>
                      <w:pStyle w:val="6"/>
                      <w:spacing w:before="31"/>
                      <w:ind w:left="60"/>
                    </w:pPr>
                    <w:r>
                      <w:rPr>
                        <w:color w:val="000101"/>
                        <w:spacing w:val="-5"/>
                        <w:w w:val="115"/>
                      </w:rPr>
                      <w:fldChar w:fldCharType="begin"/>
                    </w:r>
                    <w:r>
                      <w:rPr>
                        <w:color w:val="000101"/>
                        <w:spacing w:val="-5"/>
                        <w:w w:val="115"/>
                      </w:rPr>
                      <w:instrText xml:space="preserve"> PAGE </w:instrText>
                    </w:r>
                    <w:r>
                      <w:rPr>
                        <w:color w:val="000101"/>
                        <w:spacing w:val="-5"/>
                        <w:w w:val="115"/>
                      </w:rPr>
                      <w:fldChar w:fldCharType="separate"/>
                    </w:r>
                    <w:r>
                      <w:rPr>
                        <w:color w:val="000101"/>
                        <w:spacing w:val="-5"/>
                        <w:w w:val="115"/>
                      </w:rPr>
                      <w:t>20</w:t>
                    </w:r>
                    <w:r>
                      <w:rPr>
                        <w:color w:val="000101"/>
                        <w:spacing w:val="-5"/>
                        <w:w w:val="115"/>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14"/>
      </w:rPr>
    </w:pPr>
    <w:r>
      <mc:AlternateContent>
        <mc:Choice Requires="wps">
          <w:drawing>
            <wp:anchor distT="0" distB="0" distL="114300" distR="114300" simplePos="0" relativeHeight="251683840" behindDoc="1" locked="0" layoutInCell="1" allowOverlap="1">
              <wp:simplePos x="0" y="0"/>
              <wp:positionH relativeFrom="page">
                <wp:posOffset>0</wp:posOffset>
              </wp:positionH>
              <wp:positionV relativeFrom="page">
                <wp:posOffset>0</wp:posOffset>
              </wp:positionV>
              <wp:extent cx="7772400" cy="91440"/>
              <wp:effectExtent l="0" t="0" r="0" b="10160"/>
              <wp:wrapNone/>
              <wp:docPr id="1323176183" name="docshape4"/>
              <wp:cNvGraphicFramePr/>
              <a:graphic xmlns:a="http://schemas.openxmlformats.org/drawingml/2006/main">
                <a:graphicData uri="http://schemas.microsoft.com/office/word/2010/wordprocessingShape">
                  <wps:wsp>
                    <wps:cNvSpPr/>
                    <wps:spPr bwMode="auto">
                      <a:xfrm>
                        <a:off x="0" y="0"/>
                        <a:ext cx="7772400" cy="91440"/>
                      </a:xfrm>
                      <a:prstGeom prst="rect">
                        <a:avLst/>
                      </a:prstGeom>
                      <a:solidFill>
                        <a:srgbClr val="00549F"/>
                      </a:solidFill>
                      <a:ln>
                        <a:noFill/>
                      </a:ln>
                    </wps:spPr>
                    <wps:bodyPr rot="0" vert="horz" wrap="square" lIns="91440" tIns="45720" rIns="91440" bIns="45720" anchor="t" anchorCtr="0" upright="1">
                      <a:noAutofit/>
                    </wps:bodyPr>
                  </wps:wsp>
                </a:graphicData>
              </a:graphic>
            </wp:anchor>
          </w:drawing>
        </mc:Choice>
        <mc:Fallback>
          <w:pict>
            <v:rect id="docshape4" o:spid="_x0000_s1026" o:spt="1" style="position:absolute;left:0pt;margin-left:0pt;margin-top:0pt;height:7.2pt;width:612pt;mso-position-horizontal-relative:page;mso-position-vertical-relative:page;z-index:-251632640;mso-width-relative:page;mso-height-relative:page;" fillcolor="#00549F" filled="t" stroked="f" coordsize="21600,21600" o:gfxdata="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duyhJtMAAAAFAQAADwAAAAAAAAABACAAAAAiAAAAZHJzL2Rvd25yZXYueG1s&#10;UEsBAhQAFAAAAAgAh07iQOt346L9AQAA/wMAAA4AAAAAAAAAAQAgAAAAIgEAAGRycy9lMm9Eb2Mu&#10;eG1sUEsFBgAAAAAGAAYAWQEAAJEFAAAAAA==&#10;">
              <v:fill on="t" focussize="0,0"/>
              <v:stroke on="f"/>
              <v:imagedata o:title=""/>
              <o:lock v:ext="edit" aspectratio="f"/>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14"/>
      </w:rPr>
    </w:pPr>
    <w:r>
      <mc:AlternateContent>
        <mc:Choice Requires="wps">
          <w:drawing>
            <wp:anchor distT="0" distB="0" distL="114300" distR="114300" simplePos="0" relativeHeight="251969536" behindDoc="1" locked="0" layoutInCell="1" allowOverlap="1">
              <wp:simplePos x="0" y="0"/>
              <wp:positionH relativeFrom="page">
                <wp:posOffset>0</wp:posOffset>
              </wp:positionH>
              <wp:positionV relativeFrom="page">
                <wp:posOffset>0</wp:posOffset>
              </wp:positionV>
              <wp:extent cx="7772400" cy="91440"/>
              <wp:effectExtent l="0" t="0" r="0" b="10160"/>
              <wp:wrapNone/>
              <wp:docPr id="754" name="docshape4"/>
              <wp:cNvGraphicFramePr/>
              <a:graphic xmlns:a="http://schemas.openxmlformats.org/drawingml/2006/main">
                <a:graphicData uri="http://schemas.microsoft.com/office/word/2010/wordprocessingShape">
                  <wps:wsp>
                    <wps:cNvSpPr/>
                    <wps:spPr bwMode="auto">
                      <a:xfrm>
                        <a:off x="0" y="0"/>
                        <a:ext cx="7772400" cy="91440"/>
                      </a:xfrm>
                      <a:prstGeom prst="rect">
                        <a:avLst/>
                      </a:prstGeom>
                      <a:solidFill>
                        <a:srgbClr val="00549F"/>
                      </a:solidFill>
                      <a:ln>
                        <a:noFill/>
                      </a:ln>
                    </wps:spPr>
                    <wps:bodyPr rot="0" vert="horz" wrap="square" lIns="91440" tIns="45720" rIns="91440" bIns="45720" anchor="t" anchorCtr="0" upright="1">
                      <a:noAutofit/>
                    </wps:bodyPr>
                  </wps:wsp>
                </a:graphicData>
              </a:graphic>
            </wp:anchor>
          </w:drawing>
        </mc:Choice>
        <mc:Fallback>
          <w:pict>
            <v:rect id="docshape4" o:spid="_x0000_s1026" o:spt="1" style="position:absolute;left:0pt;margin-left:0pt;margin-top:0pt;height:7.2pt;width:612pt;mso-position-horizontal-relative:page;mso-position-vertical-relative:page;z-index:-251346944;mso-width-relative:page;mso-height-relative:page;" fillcolor="#00549F" filled="t" stroked="f" coordsize="21600,21600" o:gfxdata="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27KEm0wAAAAUBAAAPAAAAAAAAAAEAIAAAACIAAABkcnMvZG93bnJldi54bWxQSwECFAAU&#10;AAAACACHTuJA7jb/c/YBAAD4AwAADgAAAAAAAAABACAAAAAiAQAAZHJzL2Uyb0RvYy54bWxQSwUG&#10;AAAAAAYABgBZAQAAigUAAAAA&#10;">
              <v:fill on="t" focussize="0,0"/>
              <v:stroke on="f"/>
              <v:imagedata o:title=""/>
              <o:lock v:ext="edit" aspectratio="f"/>
            </v:rect>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14"/>
      </w:rPr>
    </w:pPr>
    <w:r>
      <mc:AlternateContent>
        <mc:Choice Requires="wps">
          <w:drawing>
            <wp:anchor distT="0" distB="0" distL="114300" distR="114300" simplePos="0" relativeHeight="251974656" behindDoc="1" locked="0" layoutInCell="1" allowOverlap="1">
              <wp:simplePos x="0" y="0"/>
              <wp:positionH relativeFrom="page">
                <wp:posOffset>0</wp:posOffset>
              </wp:positionH>
              <wp:positionV relativeFrom="page">
                <wp:posOffset>0</wp:posOffset>
              </wp:positionV>
              <wp:extent cx="7772400" cy="91440"/>
              <wp:effectExtent l="0" t="0" r="0" b="10160"/>
              <wp:wrapNone/>
              <wp:docPr id="813" name="docshape4"/>
              <wp:cNvGraphicFramePr/>
              <a:graphic xmlns:a="http://schemas.openxmlformats.org/drawingml/2006/main">
                <a:graphicData uri="http://schemas.microsoft.com/office/word/2010/wordprocessingShape">
                  <wps:wsp>
                    <wps:cNvSpPr/>
                    <wps:spPr bwMode="auto">
                      <a:xfrm>
                        <a:off x="0" y="0"/>
                        <a:ext cx="7772400" cy="91440"/>
                      </a:xfrm>
                      <a:prstGeom prst="rect">
                        <a:avLst/>
                      </a:prstGeom>
                      <a:solidFill>
                        <a:srgbClr val="00549F"/>
                      </a:solidFill>
                      <a:ln>
                        <a:noFill/>
                      </a:ln>
                    </wps:spPr>
                    <wps:bodyPr rot="0" vert="horz" wrap="square" lIns="91440" tIns="45720" rIns="91440" bIns="45720" anchor="t" anchorCtr="0" upright="1">
                      <a:noAutofit/>
                    </wps:bodyPr>
                  </wps:wsp>
                </a:graphicData>
              </a:graphic>
            </wp:anchor>
          </w:drawing>
        </mc:Choice>
        <mc:Fallback>
          <w:pict>
            <v:rect id="docshape4" o:spid="_x0000_s1026" o:spt="1" style="position:absolute;left:0pt;margin-left:0pt;margin-top:0pt;height:7.2pt;width:612pt;mso-position-horizontal-relative:page;mso-position-vertical-relative:page;z-index:-251341824;mso-width-relative:page;mso-height-relative:page;" fillcolor="#00549F" filled="t" stroked="f" coordsize="21600,21600" o:gfxdata="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27KEm0wAAAAUBAAAPAAAAAAAAAAEAIAAAACIAAABkcnMvZG93bnJldi54bWxQSwECFAAU&#10;AAAACACHTuJAcTbDN/YBAAD4AwAADgAAAAAAAAABACAAAAAiAQAAZHJzL2Uyb0RvYy54bWxQSwUG&#10;AAAAAAYABgBZAQAAigUAAAAA&#10;">
              <v:fill on="t" focussize="0,0"/>
              <v:stroke on="f"/>
              <v:imagedata o:title=""/>
              <o:lock v:ext="edit" aspectratio="f"/>
            </v:rect>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14"/>
      </w:rPr>
    </w:pPr>
    <w:r>
      <mc:AlternateContent>
        <mc:Choice Requires="wps">
          <w:drawing>
            <wp:anchor distT="0" distB="0" distL="114300" distR="114300" simplePos="0" relativeHeight="252056576" behindDoc="1" locked="0" layoutInCell="1" allowOverlap="1">
              <wp:simplePos x="0" y="0"/>
              <wp:positionH relativeFrom="page">
                <wp:posOffset>0</wp:posOffset>
              </wp:positionH>
              <wp:positionV relativeFrom="page">
                <wp:posOffset>0</wp:posOffset>
              </wp:positionV>
              <wp:extent cx="7772400" cy="91440"/>
              <wp:effectExtent l="0" t="0" r="0" b="10160"/>
              <wp:wrapNone/>
              <wp:docPr id="1078" name="矩形 1078"/>
              <wp:cNvGraphicFramePr/>
              <a:graphic xmlns:a="http://schemas.openxmlformats.org/drawingml/2006/main">
                <a:graphicData uri="http://schemas.microsoft.com/office/word/2010/wordprocessingShape">
                  <wps:wsp>
                    <wps:cNvSpPr/>
                    <wps:spPr>
                      <a:xfrm>
                        <a:off x="0" y="0"/>
                        <a:ext cx="7772400" cy="91440"/>
                      </a:xfrm>
                      <a:prstGeom prst="rect">
                        <a:avLst/>
                      </a:prstGeom>
                      <a:solidFill>
                        <a:srgbClr val="00549F"/>
                      </a:solidFill>
                      <a:ln>
                        <a:noFill/>
                      </a:ln>
                    </wps:spPr>
                    <wps:bodyPr upright="1"/>
                  </wps:wsp>
                </a:graphicData>
              </a:graphic>
            </wp:anchor>
          </w:drawing>
        </mc:Choice>
        <mc:Fallback>
          <w:pict>
            <v:rect id="_x0000_s1026" o:spid="_x0000_s1026" o:spt="1" style="position:absolute;left:0pt;margin-left:0pt;margin-top:0pt;height:7.2pt;width:612pt;mso-position-horizontal-relative:page;mso-position-vertical-relative:page;z-index:-251259904;mso-width-relative:page;mso-height-relative:page;" fillcolor="#00549F" filled="t" stroked="f" coordsize="21600,21600" o:gfxdata="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duyh&#10;JtMAAAAFAQAADwAAAAAAAAABACAAAAAiAAAAZHJzL2Rvd25yZXYueG1sUEsBAhQAFAAAAAgAh07i&#10;QD+o/ma1AQAAZAMAAA4AAAAAAAAAAQAgAAAAIgEAAGRycy9lMm9Eb2MueG1sUEsFBgAAAAAGAAYA&#10;WQEAAEkFAAAAAA==&#10;">
              <v:fill on="t" focussize="0,0"/>
              <v:stroke on="f"/>
              <v:imagedata o:title=""/>
              <o:lock v:ext="edit" aspectratio="f"/>
            </v:rect>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14"/>
      </w:rPr>
    </w:pPr>
    <w:r>
      <mc:AlternateContent>
        <mc:Choice Requires="wps">
          <w:drawing>
            <wp:anchor distT="0" distB="0" distL="114300" distR="114300" simplePos="0" relativeHeight="252070912" behindDoc="1" locked="0" layoutInCell="1" allowOverlap="1">
              <wp:simplePos x="0" y="0"/>
              <wp:positionH relativeFrom="page">
                <wp:posOffset>0</wp:posOffset>
              </wp:positionH>
              <wp:positionV relativeFrom="page">
                <wp:posOffset>0</wp:posOffset>
              </wp:positionV>
              <wp:extent cx="7772400" cy="91440"/>
              <wp:effectExtent l="0" t="0" r="0" b="10160"/>
              <wp:wrapNone/>
              <wp:docPr id="1276" name="矩形 1276"/>
              <wp:cNvGraphicFramePr/>
              <a:graphic xmlns:a="http://schemas.openxmlformats.org/drawingml/2006/main">
                <a:graphicData uri="http://schemas.microsoft.com/office/word/2010/wordprocessingShape">
                  <wps:wsp>
                    <wps:cNvSpPr/>
                    <wps:spPr>
                      <a:xfrm>
                        <a:off x="0" y="0"/>
                        <a:ext cx="7772400" cy="91440"/>
                      </a:xfrm>
                      <a:prstGeom prst="rect">
                        <a:avLst/>
                      </a:prstGeom>
                      <a:solidFill>
                        <a:srgbClr val="00549F"/>
                      </a:solidFill>
                      <a:ln>
                        <a:noFill/>
                      </a:ln>
                    </wps:spPr>
                    <wps:bodyPr upright="1"/>
                  </wps:wsp>
                </a:graphicData>
              </a:graphic>
            </wp:anchor>
          </w:drawing>
        </mc:Choice>
        <mc:Fallback>
          <w:pict>
            <v:rect id="_x0000_s1026" o:spid="_x0000_s1026" o:spt="1" style="position:absolute;left:0pt;margin-left:0pt;margin-top:0pt;height:7.2pt;width:612pt;mso-position-horizontal-relative:page;mso-position-vertical-relative:page;z-index:-251245568;mso-width-relative:page;mso-height-relative:page;" fillcolor="#00549F" filled="t" stroked="f" coordsize="21600,21600" o:gfxdata="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Hbs&#10;oSbTAAAABQEAAA8AAAAAAAAAAQAgAAAAIgAAAGRycy9kb3ducmV2LnhtbFBLAQIUABQAAAAIAIdO&#10;4kCNipO0tgEAAGQDAAAOAAAAAAAAAAEAIAAAACIBAABkcnMvZTJvRG9jLnhtbFBLBQYAAAAABgAG&#10;AFkBAABKBQAAAAA=&#10;">
              <v:fill on="t" focussize="0,0"/>
              <v:stroke on="f"/>
              <v:imagedata o:title=""/>
              <o:lock v:ext="edit" aspectratio="f"/>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14"/>
      </w:rPr>
    </w:pPr>
    <w:r>
      <mc:AlternateContent>
        <mc:Choice Requires="wps">
          <w:drawing>
            <wp:anchor distT="0" distB="0" distL="114300" distR="114300" simplePos="0" relativeHeight="251680768" behindDoc="1" locked="0" layoutInCell="1" allowOverlap="1">
              <wp:simplePos x="0" y="0"/>
              <wp:positionH relativeFrom="page">
                <wp:posOffset>0</wp:posOffset>
              </wp:positionH>
              <wp:positionV relativeFrom="page">
                <wp:posOffset>0</wp:posOffset>
              </wp:positionV>
              <wp:extent cx="7772400" cy="91440"/>
              <wp:effectExtent l="0" t="0" r="0" b="10160"/>
              <wp:wrapNone/>
              <wp:docPr id="373608661" name="docshape4"/>
              <wp:cNvGraphicFramePr/>
              <a:graphic xmlns:a="http://schemas.openxmlformats.org/drawingml/2006/main">
                <a:graphicData uri="http://schemas.microsoft.com/office/word/2010/wordprocessingShape">
                  <wps:wsp>
                    <wps:cNvSpPr/>
                    <wps:spPr bwMode="auto">
                      <a:xfrm>
                        <a:off x="0" y="0"/>
                        <a:ext cx="7772400" cy="91440"/>
                      </a:xfrm>
                      <a:prstGeom prst="rect">
                        <a:avLst/>
                      </a:prstGeom>
                      <a:solidFill>
                        <a:srgbClr val="00549F"/>
                      </a:solidFill>
                      <a:ln>
                        <a:noFill/>
                      </a:ln>
                    </wps:spPr>
                    <wps:bodyPr rot="0" vert="horz" wrap="square" lIns="91440" tIns="45720" rIns="91440" bIns="45720" anchor="t" anchorCtr="0" upright="1">
                      <a:noAutofit/>
                    </wps:bodyPr>
                  </wps:wsp>
                </a:graphicData>
              </a:graphic>
            </wp:anchor>
          </w:drawing>
        </mc:Choice>
        <mc:Fallback>
          <w:pict>
            <v:rect id="docshape4" o:spid="_x0000_s1026" o:spt="1" style="position:absolute;left:0pt;margin-left:0pt;margin-top:0pt;height:7.2pt;width:612pt;mso-position-horizontal-relative:page;mso-position-vertical-relative:page;z-index:-251635712;mso-width-relative:page;mso-height-relative:page;" fillcolor="#00549F" filled="t" stroked="f" coordsize="21600,21600" o:gfxdata="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27KEm0wAAAAUBAAAPAAAAAAAAAAEAIAAAACIAAABkcnMvZG93bnJldi54bWxQ&#10;SwECFAAUAAAACACHTuJAxWJs2fwBAAD+AwAADgAAAAAAAAABACAAAAAiAQAAZHJzL2Uyb0RvYy54&#10;bWxQSwUGAAAAAAYABgBZAQAAkAUAAAAA&#10;">
              <v:fill on="t" focussize="0,0"/>
              <v:stroke on="f"/>
              <v:imagedata o:title=""/>
              <o:lock v:ext="edit" aspectratio="f"/>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14"/>
      </w:rPr>
    </w:pPr>
    <w:r>
      <mc:AlternateContent>
        <mc:Choice Requires="wps">
          <w:drawing>
            <wp:anchor distT="0" distB="0" distL="114300" distR="114300" simplePos="0" relativeHeight="251685888" behindDoc="1" locked="0" layoutInCell="1" allowOverlap="1">
              <wp:simplePos x="0" y="0"/>
              <wp:positionH relativeFrom="page">
                <wp:posOffset>0</wp:posOffset>
              </wp:positionH>
              <wp:positionV relativeFrom="page">
                <wp:posOffset>0</wp:posOffset>
              </wp:positionV>
              <wp:extent cx="7772400" cy="91440"/>
              <wp:effectExtent l="0" t="0" r="0" b="10160"/>
              <wp:wrapNone/>
              <wp:docPr id="23918057" name="docshape4"/>
              <wp:cNvGraphicFramePr/>
              <a:graphic xmlns:a="http://schemas.openxmlformats.org/drawingml/2006/main">
                <a:graphicData uri="http://schemas.microsoft.com/office/word/2010/wordprocessingShape">
                  <wps:wsp>
                    <wps:cNvSpPr/>
                    <wps:spPr bwMode="auto">
                      <a:xfrm>
                        <a:off x="0" y="0"/>
                        <a:ext cx="7772400" cy="91440"/>
                      </a:xfrm>
                      <a:prstGeom prst="rect">
                        <a:avLst/>
                      </a:prstGeom>
                      <a:solidFill>
                        <a:srgbClr val="00549F"/>
                      </a:solidFill>
                      <a:ln>
                        <a:noFill/>
                      </a:ln>
                    </wps:spPr>
                    <wps:bodyPr rot="0" vert="horz" wrap="square" lIns="91440" tIns="45720" rIns="91440" bIns="45720" anchor="t" anchorCtr="0" upright="1">
                      <a:noAutofit/>
                    </wps:bodyPr>
                  </wps:wsp>
                </a:graphicData>
              </a:graphic>
            </wp:anchor>
          </w:drawing>
        </mc:Choice>
        <mc:Fallback>
          <w:pict>
            <v:rect id="docshape4" o:spid="_x0000_s1026" o:spt="1" style="position:absolute;left:0pt;margin-left:0pt;margin-top:0pt;height:7.2pt;width:612pt;mso-position-horizontal-relative:page;mso-position-vertical-relative:page;z-index:-251630592;mso-width-relative:page;mso-height-relative:page;" fillcolor="#00549F" filled="t" stroked="f" coordsize="21600,21600" o:gfxdata="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bsoSbTAAAABQEAAA8AAAAAAAAAAQAgAAAAIgAAAGRycy9kb3ducmV2LnhtbFBL&#10;AQIUABQAAAAIAIdO4kAoJC0Z+wEAAP0DAAAOAAAAAAAAAAEAIAAAACIBAABkcnMvZTJvRG9jLnht&#10;bFBLBQYAAAAABgAGAFkBAACPBQAAAAA=&#10;">
              <v:fill on="t" focussize="0,0"/>
              <v:stroke on="f"/>
              <v:imagedata o:title=""/>
              <o:lock v:ext="edit" aspectratio="f"/>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14"/>
      </w:rPr>
    </w:pPr>
    <w:r>
      <mc:AlternateContent>
        <mc:Choice Requires="wps">
          <w:drawing>
            <wp:anchor distT="0" distB="0" distL="114300" distR="114300" simplePos="0" relativeHeight="251803648" behindDoc="1" locked="0" layoutInCell="1" allowOverlap="1">
              <wp:simplePos x="0" y="0"/>
              <wp:positionH relativeFrom="page">
                <wp:posOffset>0</wp:posOffset>
              </wp:positionH>
              <wp:positionV relativeFrom="page">
                <wp:posOffset>0</wp:posOffset>
              </wp:positionV>
              <wp:extent cx="7772400" cy="91440"/>
              <wp:effectExtent l="0" t="0" r="0" b="10160"/>
              <wp:wrapNone/>
              <wp:docPr id="38" name="docshape4"/>
              <wp:cNvGraphicFramePr/>
              <a:graphic xmlns:a="http://schemas.openxmlformats.org/drawingml/2006/main">
                <a:graphicData uri="http://schemas.microsoft.com/office/word/2010/wordprocessingShape">
                  <wps:wsp>
                    <wps:cNvSpPr/>
                    <wps:spPr bwMode="auto">
                      <a:xfrm>
                        <a:off x="0" y="0"/>
                        <a:ext cx="7772400" cy="91440"/>
                      </a:xfrm>
                      <a:prstGeom prst="rect">
                        <a:avLst/>
                      </a:prstGeom>
                      <a:solidFill>
                        <a:srgbClr val="00549F"/>
                      </a:solidFill>
                      <a:ln>
                        <a:noFill/>
                      </a:ln>
                    </wps:spPr>
                    <wps:bodyPr rot="0" vert="horz" wrap="square" lIns="91440" tIns="45720" rIns="91440" bIns="45720" anchor="t" anchorCtr="0" upright="1">
                      <a:noAutofit/>
                    </wps:bodyPr>
                  </wps:wsp>
                </a:graphicData>
              </a:graphic>
            </wp:anchor>
          </w:drawing>
        </mc:Choice>
        <mc:Fallback>
          <w:pict>
            <v:rect id="docshape4" o:spid="_x0000_s1026" o:spt="1" style="position:absolute;left:0pt;margin-left:0pt;margin-top:0pt;height:7.2pt;width:612pt;mso-position-horizontal-relative:page;mso-position-vertical-relative:page;z-index:-251512832;mso-width-relative:page;mso-height-relative:page;" fillcolor="#00549F" filled="t" stroked="f" coordsize="21600,21600" o:gfxdata="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HbsoSbTAAAABQEAAA8AAAAAAAAAAQAgAAAAIgAAAGRycy9kb3ducmV2LnhtbFBLAQIUABQA&#10;AAAIAIdO4kCnBp7f9QEAAPcDAAAOAAAAAAAAAAEAIAAAACIBAABkcnMvZTJvRG9jLnhtbFBLBQYA&#10;AAAABgAGAFkBAACJBQAAAAA=&#10;">
              <v:fill on="t" focussize="0,0"/>
              <v:stroke on="f"/>
              <v:imagedata o:title=""/>
              <o:lock v:ext="edit" aspectratio="f"/>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14"/>
      </w:rPr>
    </w:pPr>
    <w:r>
      <mc:AlternateContent>
        <mc:Choice Requires="wps">
          <w:drawing>
            <wp:anchor distT="0" distB="0" distL="114300" distR="114300" simplePos="0" relativeHeight="251800576" behindDoc="1" locked="0" layoutInCell="1" allowOverlap="1">
              <wp:simplePos x="0" y="0"/>
              <wp:positionH relativeFrom="page">
                <wp:posOffset>0</wp:posOffset>
              </wp:positionH>
              <wp:positionV relativeFrom="page">
                <wp:posOffset>0</wp:posOffset>
              </wp:positionV>
              <wp:extent cx="7772400" cy="91440"/>
              <wp:effectExtent l="0" t="0" r="0" b="10160"/>
              <wp:wrapNone/>
              <wp:docPr id="40" name="docshape4"/>
              <wp:cNvGraphicFramePr/>
              <a:graphic xmlns:a="http://schemas.openxmlformats.org/drawingml/2006/main">
                <a:graphicData uri="http://schemas.microsoft.com/office/word/2010/wordprocessingShape">
                  <wps:wsp>
                    <wps:cNvSpPr/>
                    <wps:spPr bwMode="auto">
                      <a:xfrm>
                        <a:off x="0" y="0"/>
                        <a:ext cx="7772400" cy="91440"/>
                      </a:xfrm>
                      <a:prstGeom prst="rect">
                        <a:avLst/>
                      </a:prstGeom>
                      <a:solidFill>
                        <a:srgbClr val="00549F"/>
                      </a:solidFill>
                      <a:ln>
                        <a:noFill/>
                      </a:ln>
                    </wps:spPr>
                    <wps:bodyPr rot="0" vert="horz" wrap="square" lIns="91440" tIns="45720" rIns="91440" bIns="45720" anchor="t" anchorCtr="0" upright="1">
                      <a:noAutofit/>
                    </wps:bodyPr>
                  </wps:wsp>
                </a:graphicData>
              </a:graphic>
            </wp:anchor>
          </w:drawing>
        </mc:Choice>
        <mc:Fallback>
          <w:pict>
            <v:rect id="docshape4" o:spid="_x0000_s1026" o:spt="1" style="position:absolute;left:0pt;margin-left:0pt;margin-top:0pt;height:7.2pt;width:612pt;mso-position-horizontal-relative:page;mso-position-vertical-relative:page;z-index:-251515904;mso-width-relative:page;mso-height-relative:page;" fillcolor="#00549F" filled="t" stroked="f" coordsize="21600,21600" o:gfxdata="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HbsoSbTAAAABQEAAA8AAAAAAAAAAQAgAAAAIgAAAGRycy9kb3ducmV2LnhtbFBLAQIUABQAAAAI&#10;AIdO4kAcSkD38gEAAPcDAAAOAAAAAAAAAAEAIAAAACIBAABkcnMvZTJvRG9jLnhtbFBLBQYAAAAA&#10;BgAGAFkBAACGBQAAAAA=&#10;">
              <v:fill on="t" focussize="0,0"/>
              <v:stroke on="f"/>
              <v:imagedata o:title=""/>
              <o:lock v:ext="edit" aspectratio="f"/>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14"/>
      </w:rPr>
    </w:pPr>
    <w:r>
      <mc:AlternateContent>
        <mc:Choice Requires="wps">
          <w:drawing>
            <wp:anchor distT="0" distB="0" distL="114300" distR="114300" simplePos="0" relativeHeight="251805696" behindDoc="1" locked="0" layoutInCell="1" allowOverlap="1">
              <wp:simplePos x="0" y="0"/>
              <wp:positionH relativeFrom="page">
                <wp:posOffset>0</wp:posOffset>
              </wp:positionH>
              <wp:positionV relativeFrom="page">
                <wp:posOffset>0</wp:posOffset>
              </wp:positionV>
              <wp:extent cx="7772400" cy="91440"/>
              <wp:effectExtent l="0" t="0" r="0" b="10160"/>
              <wp:wrapNone/>
              <wp:docPr id="118" name="docshape4"/>
              <wp:cNvGraphicFramePr/>
              <a:graphic xmlns:a="http://schemas.openxmlformats.org/drawingml/2006/main">
                <a:graphicData uri="http://schemas.microsoft.com/office/word/2010/wordprocessingShape">
                  <wps:wsp>
                    <wps:cNvSpPr/>
                    <wps:spPr bwMode="auto">
                      <a:xfrm>
                        <a:off x="0" y="0"/>
                        <a:ext cx="7772400" cy="91440"/>
                      </a:xfrm>
                      <a:prstGeom prst="rect">
                        <a:avLst/>
                      </a:prstGeom>
                      <a:solidFill>
                        <a:srgbClr val="00549F"/>
                      </a:solidFill>
                      <a:ln>
                        <a:noFill/>
                      </a:ln>
                    </wps:spPr>
                    <wps:bodyPr rot="0" vert="horz" wrap="square" lIns="91440" tIns="45720" rIns="91440" bIns="45720" anchor="t" anchorCtr="0" upright="1">
                      <a:noAutofit/>
                    </wps:bodyPr>
                  </wps:wsp>
                </a:graphicData>
              </a:graphic>
            </wp:anchor>
          </w:drawing>
        </mc:Choice>
        <mc:Fallback>
          <w:pict>
            <v:rect id="docshape4" o:spid="_x0000_s1026" o:spt="1" style="position:absolute;left:0pt;margin-left:0pt;margin-top:0pt;height:7.2pt;width:612pt;mso-position-horizontal-relative:page;mso-position-vertical-relative:page;z-index:-251510784;mso-width-relative:page;mso-height-relative:page;" fillcolor="#00549F" filled="t" stroked="f" coordsize="21600,21600" o:gfxdata="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27KEm0wAAAAUBAAAPAAAAAAAAAAEAIAAAACIAAABkcnMvZG93bnJldi54bWxQSwECFAAU&#10;AAAACACHTuJAZxHZBfYBAAD4AwAADgAAAAAAAAABACAAAAAiAQAAZHJzL2Uyb0RvYy54bWxQSwUG&#10;AAAAAAYABgBZAQAAigUAAAAA&#10;">
              <v:fill on="t" focussize="0,0"/>
              <v:stroke on="f"/>
              <v:imagedata o:title=""/>
              <o:lock v:ext="edit" aspectratio="f"/>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14"/>
      </w:rPr>
    </w:pPr>
    <w:r>
      <mc:AlternateContent>
        <mc:Choice Requires="wps">
          <w:drawing>
            <wp:anchor distT="0" distB="0" distL="114300" distR="114300" simplePos="0" relativeHeight="251887616" behindDoc="1" locked="0" layoutInCell="1" allowOverlap="1">
              <wp:simplePos x="0" y="0"/>
              <wp:positionH relativeFrom="page">
                <wp:posOffset>0</wp:posOffset>
              </wp:positionH>
              <wp:positionV relativeFrom="page">
                <wp:posOffset>0</wp:posOffset>
              </wp:positionV>
              <wp:extent cx="7772400" cy="91440"/>
              <wp:effectExtent l="0" t="0" r="0" b="10160"/>
              <wp:wrapNone/>
              <wp:docPr id="396" name="矩形 396"/>
              <wp:cNvGraphicFramePr/>
              <a:graphic xmlns:a="http://schemas.openxmlformats.org/drawingml/2006/main">
                <a:graphicData uri="http://schemas.microsoft.com/office/word/2010/wordprocessingShape">
                  <wps:wsp>
                    <wps:cNvSpPr/>
                    <wps:spPr>
                      <a:xfrm>
                        <a:off x="0" y="0"/>
                        <a:ext cx="7772400" cy="91440"/>
                      </a:xfrm>
                      <a:prstGeom prst="rect">
                        <a:avLst/>
                      </a:prstGeom>
                      <a:solidFill>
                        <a:srgbClr val="00549F"/>
                      </a:solidFill>
                      <a:ln>
                        <a:noFill/>
                      </a:ln>
                    </wps:spPr>
                    <wps:bodyPr upright="1"/>
                  </wps:wsp>
                </a:graphicData>
              </a:graphic>
            </wp:anchor>
          </w:drawing>
        </mc:Choice>
        <mc:Fallback>
          <w:pict>
            <v:rect id="_x0000_s1026" o:spid="_x0000_s1026" o:spt="1" style="position:absolute;left:0pt;margin-left:0pt;margin-top:0pt;height:7.2pt;width:612pt;mso-position-horizontal-relative:page;mso-position-vertical-relative:page;z-index:-251428864;mso-width-relative:page;mso-height-relative:page;" fillcolor="#00549F" filled="t" stroked="f" coordsize="21600,21600" o:gfxdata="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Hbs&#10;oSbTAAAABQEAAA8AAAAAAAAAAQAgAAAAIgAAAGRycy9kb3ducmV2LnhtbFBLAQIUABQAAAAIAIdO&#10;4kDmhDfXtgEAAGIDAAAOAAAAAAAAAAEAIAAAACIBAABkcnMvZTJvRG9jLnhtbFBLBQYAAAAABgAG&#10;AFkBAABKBQAAAAA=&#10;">
              <v:fill on="t" focussize="0,0"/>
              <v:stroke on="f"/>
              <v:imagedata o:title=""/>
              <o:lock v:ext="edit" aspectratio="f"/>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14"/>
      </w:rPr>
    </w:pPr>
    <w:r>
      <mc:AlternateContent>
        <mc:Choice Requires="wps">
          <w:drawing>
            <wp:anchor distT="0" distB="0" distL="114300" distR="114300" simplePos="0" relativeHeight="251901952" behindDoc="1" locked="0" layoutInCell="1" allowOverlap="1">
              <wp:simplePos x="0" y="0"/>
              <wp:positionH relativeFrom="page">
                <wp:posOffset>0</wp:posOffset>
              </wp:positionH>
              <wp:positionV relativeFrom="page">
                <wp:posOffset>0</wp:posOffset>
              </wp:positionV>
              <wp:extent cx="7772400" cy="91440"/>
              <wp:effectExtent l="0" t="0" r="0" b="10160"/>
              <wp:wrapNone/>
              <wp:docPr id="594" name="矩形 594"/>
              <wp:cNvGraphicFramePr/>
              <a:graphic xmlns:a="http://schemas.openxmlformats.org/drawingml/2006/main">
                <a:graphicData uri="http://schemas.microsoft.com/office/word/2010/wordprocessingShape">
                  <wps:wsp>
                    <wps:cNvSpPr/>
                    <wps:spPr>
                      <a:xfrm>
                        <a:off x="0" y="0"/>
                        <a:ext cx="7772400" cy="91440"/>
                      </a:xfrm>
                      <a:prstGeom prst="rect">
                        <a:avLst/>
                      </a:prstGeom>
                      <a:solidFill>
                        <a:srgbClr val="00549F"/>
                      </a:solidFill>
                      <a:ln>
                        <a:noFill/>
                      </a:ln>
                    </wps:spPr>
                    <wps:bodyPr upright="1"/>
                  </wps:wsp>
                </a:graphicData>
              </a:graphic>
            </wp:anchor>
          </w:drawing>
        </mc:Choice>
        <mc:Fallback>
          <w:pict>
            <v:rect id="_x0000_s1026" o:spid="_x0000_s1026" o:spt="1" style="position:absolute;left:0pt;margin-left:0pt;margin-top:0pt;height:7.2pt;width:612pt;mso-position-horizontal-relative:page;mso-position-vertical-relative:page;z-index:-251414528;mso-width-relative:page;mso-height-relative:page;" fillcolor="#00549F" filled="t" stroked="f" coordsize="21600,21600" o:gfxdata="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duyh&#10;JtMAAAAFAQAADwAAAAAAAAABACAAAAAiAAAAZHJzL2Rvd25yZXYueG1sUEsBAhQAFAAAAAgAh07i&#10;QHPZ+Bu1AQAAYgMAAA4AAAAAAAAAAQAgAAAAIgEAAGRycy9lMm9Eb2MueG1sUEsFBgAAAAAGAAYA&#10;WQEAAEkFAAAAAA==&#10;">
              <v:fill on="t" focussize="0,0"/>
              <v:stroke on="f"/>
              <v:imagedata o:title=""/>
              <o:lock v:ext="edit" aspectratio="f"/>
            </v:rect>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14"/>
      </w:rPr>
    </w:pPr>
    <w:r>
      <mc:AlternateContent>
        <mc:Choice Requires="wps">
          <w:drawing>
            <wp:anchor distT="0" distB="0" distL="114300" distR="114300" simplePos="0" relativeHeight="251972608" behindDoc="1" locked="0" layoutInCell="1" allowOverlap="1">
              <wp:simplePos x="0" y="0"/>
              <wp:positionH relativeFrom="page">
                <wp:posOffset>0</wp:posOffset>
              </wp:positionH>
              <wp:positionV relativeFrom="page">
                <wp:posOffset>0</wp:posOffset>
              </wp:positionV>
              <wp:extent cx="7772400" cy="91440"/>
              <wp:effectExtent l="0" t="0" r="0" b="10160"/>
              <wp:wrapNone/>
              <wp:docPr id="752" name="docshape4"/>
              <wp:cNvGraphicFramePr/>
              <a:graphic xmlns:a="http://schemas.openxmlformats.org/drawingml/2006/main">
                <a:graphicData uri="http://schemas.microsoft.com/office/word/2010/wordprocessingShape">
                  <wps:wsp>
                    <wps:cNvSpPr/>
                    <wps:spPr bwMode="auto">
                      <a:xfrm>
                        <a:off x="0" y="0"/>
                        <a:ext cx="7772400" cy="91440"/>
                      </a:xfrm>
                      <a:prstGeom prst="rect">
                        <a:avLst/>
                      </a:prstGeom>
                      <a:solidFill>
                        <a:srgbClr val="00549F"/>
                      </a:solidFill>
                      <a:ln>
                        <a:noFill/>
                      </a:ln>
                    </wps:spPr>
                    <wps:bodyPr rot="0" vert="horz" wrap="square" lIns="91440" tIns="45720" rIns="91440" bIns="45720" anchor="t" anchorCtr="0" upright="1">
                      <a:noAutofit/>
                    </wps:bodyPr>
                  </wps:wsp>
                </a:graphicData>
              </a:graphic>
            </wp:anchor>
          </w:drawing>
        </mc:Choice>
        <mc:Fallback>
          <w:pict>
            <v:rect id="docshape4" o:spid="_x0000_s1026" o:spt="1" style="position:absolute;left:0pt;margin-left:0pt;margin-top:0pt;height:7.2pt;width:612pt;mso-position-horizontal-relative:page;mso-position-vertical-relative:page;z-index:-251343872;mso-width-relative:page;mso-height-relative:page;" fillcolor="#00549F" filled="t" stroked="f" coordsize="21600,21600" o:gfxdata="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27KEm0wAAAAUBAAAPAAAAAAAAAAEAIAAAACIAAABkcnMvZG93bnJldi54bWxQSwECFAAU&#10;AAAACACHTuJAEdpWo/YBAAD4AwAADgAAAAAAAAABACAAAAAiAQAAZHJzL2Uyb0RvYy54bWxQSwUG&#10;AAAAAAYABgBZAQAAigUAAAAA&#10;">
              <v:fill on="t" focussize="0,0"/>
              <v:stroke on="f"/>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D142FDD"/>
    <w:multiLevelType w:val="singleLevel"/>
    <w:tmpl w:val="6D142FDD"/>
    <w:lvl w:ilvl="0" w:tentative="0">
      <w:start w:val="1"/>
      <w:numFmt w:val="bullet"/>
      <w:lvlText w:val=""/>
      <w:lvlJc w:val="left"/>
      <w:pPr>
        <w:ind w:left="420" w:hanging="420"/>
      </w:pPr>
      <w:rPr>
        <w:rFonts w:hint="default" w:ascii="Wingdings" w:hAnsi="Wingdings"/>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ean">
    <w15:presenceInfo w15:providerId="None" w15:userId="Jean"/>
  </w15:person>
  <w15:person w15:author="张家齐">
    <w15:presenceInfo w15:providerId="WPS Office" w15:userId="27993844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7A70D1A"/>
    <w:rsid w:val="07A70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iPriority="99"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spacing w:before="159"/>
      <w:ind w:left="920"/>
      <w:outlineLvl w:val="2"/>
    </w:pPr>
    <w:rPr>
      <w:b/>
      <w:bCs/>
      <w:sz w:val="28"/>
      <w:szCs w:val="28"/>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annotation text"/>
    <w:basedOn w:val="1"/>
    <w:semiHidden/>
    <w:unhideWhenUsed/>
    <w:uiPriority w:val="99"/>
    <w:pPr>
      <w:jc w:val="left"/>
    </w:pPr>
  </w:style>
  <w:style w:type="paragraph" w:styleId="6">
    <w:name w:val="Body Text"/>
    <w:basedOn w:val="1"/>
    <w:qFormat/>
    <w:uiPriority w:val="1"/>
    <w:rPr>
      <w:sz w:val="20"/>
      <w:szCs w:val="20"/>
    </w:rPr>
  </w:style>
  <w:style w:type="paragraph" w:styleId="7">
    <w:name w:val="footer"/>
    <w:basedOn w:val="1"/>
    <w:qFormat/>
    <w:uiPriority w:val="0"/>
    <w:pPr>
      <w:tabs>
        <w:tab w:val="center" w:pos="4153"/>
        <w:tab w:val="right" w:pos="8306"/>
      </w:tabs>
      <w:snapToGrid w:val="0"/>
      <w:jc w:val="left"/>
    </w:pPr>
    <w:rPr>
      <w:sz w:val="18"/>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annotation reference"/>
    <w:basedOn w:val="10"/>
    <w:semiHidden/>
    <w:unhideWhenUsed/>
    <w:qFormat/>
    <w:uiPriority w:val="99"/>
    <w:rPr>
      <w:sz w:val="21"/>
      <w:szCs w:val="21"/>
    </w:rPr>
  </w:style>
  <w:style w:type="paragraph" w:styleId="12">
    <w:name w:val="List Paragraph"/>
    <w:basedOn w:val="1"/>
    <w:autoRedefine/>
    <w:qFormat/>
    <w:uiPriority w:val="34"/>
    <w:pPr>
      <w:ind w:firstLine="420" w:firstLineChars="200"/>
    </w:pPr>
  </w:style>
  <w:style w:type="paragraph" w:customStyle="1" w:styleId="13">
    <w:name w:val="Table Paragraph"/>
    <w:basedOn w:val="1"/>
    <w:autoRedefine/>
    <w:qFormat/>
    <w:uiPriority w:val="1"/>
    <w:pPr>
      <w:spacing w:before="64"/>
      <w:ind w:left="50"/>
    </w:pPr>
  </w:style>
  <w:style w:type="table" w:customStyle="1" w:styleId="14">
    <w:name w:val="Table Normal"/>
    <w:semiHidden/>
    <w:unhideWhenUsed/>
    <w:qFormat/>
    <w:uiPriority w:val="2"/>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59.png"/><Relationship Id="rId98" Type="http://schemas.openxmlformats.org/officeDocument/2006/relationships/image" Target="media/image58.png"/><Relationship Id="rId97" Type="http://schemas.openxmlformats.org/officeDocument/2006/relationships/image" Target="media/image57.png"/><Relationship Id="rId96" Type="http://schemas.openxmlformats.org/officeDocument/2006/relationships/image" Target="media/image56.png"/><Relationship Id="rId95" Type="http://schemas.openxmlformats.org/officeDocument/2006/relationships/image" Target="media/image55.png"/><Relationship Id="rId94" Type="http://schemas.openxmlformats.org/officeDocument/2006/relationships/image" Target="media/image54.png"/><Relationship Id="rId93" Type="http://schemas.openxmlformats.org/officeDocument/2006/relationships/image" Target="media/image53.png"/><Relationship Id="rId92" Type="http://schemas.openxmlformats.org/officeDocument/2006/relationships/image" Target="media/image52.png"/><Relationship Id="rId91" Type="http://schemas.openxmlformats.org/officeDocument/2006/relationships/image" Target="media/image51.png"/><Relationship Id="rId90" Type="http://schemas.openxmlformats.org/officeDocument/2006/relationships/image" Target="media/image50.png"/><Relationship Id="rId9" Type="http://schemas.openxmlformats.org/officeDocument/2006/relationships/footer" Target="footer2.xml"/><Relationship Id="rId89" Type="http://schemas.openxmlformats.org/officeDocument/2006/relationships/image" Target="media/image49.png"/><Relationship Id="rId88" Type="http://schemas.openxmlformats.org/officeDocument/2006/relationships/image" Target="media/image48.png"/><Relationship Id="rId87" Type="http://schemas.openxmlformats.org/officeDocument/2006/relationships/image" Target="media/image47.png"/><Relationship Id="rId86" Type="http://schemas.openxmlformats.org/officeDocument/2006/relationships/image" Target="media/image46.png"/><Relationship Id="rId85" Type="http://schemas.openxmlformats.org/officeDocument/2006/relationships/image" Target="media/image45.png"/><Relationship Id="rId84" Type="http://schemas.openxmlformats.org/officeDocument/2006/relationships/image" Target="media/image44.png"/><Relationship Id="rId83" Type="http://schemas.openxmlformats.org/officeDocument/2006/relationships/image" Target="media/image43.png"/><Relationship Id="rId82" Type="http://schemas.openxmlformats.org/officeDocument/2006/relationships/image" Target="media/image42.png"/><Relationship Id="rId81" Type="http://schemas.openxmlformats.org/officeDocument/2006/relationships/image" Target="media/image41.png"/><Relationship Id="rId80" Type="http://schemas.openxmlformats.org/officeDocument/2006/relationships/image" Target="media/image40.png"/><Relationship Id="rId8" Type="http://schemas.openxmlformats.org/officeDocument/2006/relationships/header" Target="header1.xml"/><Relationship Id="rId79" Type="http://schemas.openxmlformats.org/officeDocument/2006/relationships/image" Target="media/image39.png"/><Relationship Id="rId78" Type="http://schemas.openxmlformats.org/officeDocument/2006/relationships/image" Target="media/image38.png"/><Relationship Id="rId77" Type="http://schemas.openxmlformats.org/officeDocument/2006/relationships/image" Target="media/image37.png"/><Relationship Id="rId76" Type="http://schemas.openxmlformats.org/officeDocument/2006/relationships/image" Target="media/image36.png"/><Relationship Id="rId75" Type="http://schemas.openxmlformats.org/officeDocument/2006/relationships/image" Target="media/image35.png"/><Relationship Id="rId74" Type="http://schemas.openxmlformats.org/officeDocument/2006/relationships/image" Target="media/image34.png"/><Relationship Id="rId73" Type="http://schemas.openxmlformats.org/officeDocument/2006/relationships/image" Target="media/image33.png"/><Relationship Id="rId72" Type="http://schemas.openxmlformats.org/officeDocument/2006/relationships/image" Target="media/image32.png"/><Relationship Id="rId71" Type="http://schemas.openxmlformats.org/officeDocument/2006/relationships/image" Target="media/image31.png"/><Relationship Id="rId70" Type="http://schemas.openxmlformats.org/officeDocument/2006/relationships/image" Target="media/image30.png"/><Relationship Id="rId7" Type="http://schemas.openxmlformats.org/officeDocument/2006/relationships/footer" Target="footer1.xml"/><Relationship Id="rId69" Type="http://schemas.openxmlformats.org/officeDocument/2006/relationships/image" Target="media/image29.png"/><Relationship Id="rId68" Type="http://schemas.openxmlformats.org/officeDocument/2006/relationships/image" Target="media/image28.png"/><Relationship Id="rId67" Type="http://schemas.openxmlformats.org/officeDocument/2006/relationships/image" Target="media/image27.png"/><Relationship Id="rId66" Type="http://schemas.openxmlformats.org/officeDocument/2006/relationships/image" Target="media/image26.png"/><Relationship Id="rId65" Type="http://schemas.openxmlformats.org/officeDocument/2006/relationships/image" Target="media/image25.png"/><Relationship Id="rId64" Type="http://schemas.openxmlformats.org/officeDocument/2006/relationships/image" Target="media/image24.png"/><Relationship Id="rId63" Type="http://schemas.openxmlformats.org/officeDocument/2006/relationships/image" Target="media/image23.png"/><Relationship Id="rId62" Type="http://schemas.openxmlformats.org/officeDocument/2006/relationships/image" Target="media/image22.png"/><Relationship Id="rId61" Type="http://schemas.openxmlformats.org/officeDocument/2006/relationships/image" Target="media/image21.png"/><Relationship Id="rId60" Type="http://schemas.openxmlformats.org/officeDocument/2006/relationships/image" Target="media/image20.png"/><Relationship Id="rId6" Type="http://schemas.openxmlformats.org/officeDocument/2006/relationships/endnotes" Target="endnotes.xml"/><Relationship Id="rId59" Type="http://schemas.openxmlformats.org/officeDocument/2006/relationships/image" Target="media/image19.png"/><Relationship Id="rId58" Type="http://schemas.openxmlformats.org/officeDocument/2006/relationships/image" Target="media/image18.png"/><Relationship Id="rId57" Type="http://schemas.openxmlformats.org/officeDocument/2006/relationships/image" Target="media/image17.png"/><Relationship Id="rId56" Type="http://schemas.openxmlformats.org/officeDocument/2006/relationships/image" Target="media/image16.png"/><Relationship Id="rId55" Type="http://schemas.openxmlformats.org/officeDocument/2006/relationships/image" Target="media/image15.png"/><Relationship Id="rId54" Type="http://schemas.openxmlformats.org/officeDocument/2006/relationships/image" Target="media/image14.png"/><Relationship Id="rId53" Type="http://schemas.openxmlformats.org/officeDocument/2006/relationships/image" Target="media/image13.png"/><Relationship Id="rId52" Type="http://schemas.openxmlformats.org/officeDocument/2006/relationships/image" Target="media/image12.png"/><Relationship Id="rId51" Type="http://schemas.openxmlformats.org/officeDocument/2006/relationships/image" Target="media/image11.png"/><Relationship Id="rId50" Type="http://schemas.openxmlformats.org/officeDocument/2006/relationships/image" Target="media/image10.png"/><Relationship Id="rId5" Type="http://schemas.openxmlformats.org/officeDocument/2006/relationships/footnotes" Target="footnotes.xml"/><Relationship Id="rId49" Type="http://schemas.openxmlformats.org/officeDocument/2006/relationships/image" Target="media/image9.png"/><Relationship Id="rId48" Type="http://schemas.openxmlformats.org/officeDocument/2006/relationships/image" Target="media/image8.png"/><Relationship Id="rId47" Type="http://schemas.openxmlformats.org/officeDocument/2006/relationships/image" Target="media/image7.png"/><Relationship Id="rId46" Type="http://schemas.openxmlformats.org/officeDocument/2006/relationships/image" Target="media/image6.png"/><Relationship Id="rId45" Type="http://schemas.openxmlformats.org/officeDocument/2006/relationships/image" Target="media/image5.png"/><Relationship Id="rId44" Type="http://schemas.openxmlformats.org/officeDocument/2006/relationships/image" Target="media/image4.png"/><Relationship Id="rId43" Type="http://schemas.openxmlformats.org/officeDocument/2006/relationships/image" Target="media/image3.png"/><Relationship Id="rId42" Type="http://schemas.openxmlformats.org/officeDocument/2006/relationships/image" Target="media/image2.png"/><Relationship Id="rId41" Type="http://schemas.openxmlformats.org/officeDocument/2006/relationships/image" Target="media/image1.png"/><Relationship Id="rId40" Type="http://schemas.openxmlformats.org/officeDocument/2006/relationships/chart" Target="charts/chart6.xml"/><Relationship Id="rId4" Type="http://schemas.microsoft.com/office/2011/relationships/commentsExtended" Target="commentsExtended.xml"/><Relationship Id="rId39" Type="http://schemas.openxmlformats.org/officeDocument/2006/relationships/chart" Target="charts/chart5.xml"/><Relationship Id="rId38" Type="http://schemas.openxmlformats.org/officeDocument/2006/relationships/chart" Target="charts/chart4.xml"/><Relationship Id="rId37" Type="http://schemas.openxmlformats.org/officeDocument/2006/relationships/chart" Target="charts/chart3.xml"/><Relationship Id="rId36" Type="http://schemas.openxmlformats.org/officeDocument/2006/relationships/chart" Target="charts/chart2.xml"/><Relationship Id="rId35" Type="http://schemas.openxmlformats.org/officeDocument/2006/relationships/chart" Target="charts/chart1.xml"/><Relationship Id="rId34" Type="http://schemas.openxmlformats.org/officeDocument/2006/relationships/theme" Target="theme/theme1.xml"/><Relationship Id="rId33" Type="http://schemas.openxmlformats.org/officeDocument/2006/relationships/footer" Target="footer14.xml"/><Relationship Id="rId32" Type="http://schemas.openxmlformats.org/officeDocument/2006/relationships/header" Target="header13.xml"/><Relationship Id="rId31" Type="http://schemas.openxmlformats.org/officeDocument/2006/relationships/footer" Target="footer13.xml"/><Relationship Id="rId30" Type="http://schemas.openxmlformats.org/officeDocument/2006/relationships/header" Target="header12.xml"/><Relationship Id="rId3" Type="http://schemas.openxmlformats.org/officeDocument/2006/relationships/comments" Target="comments.xml"/><Relationship Id="rId29" Type="http://schemas.openxmlformats.org/officeDocument/2006/relationships/footer" Target="footer12.xml"/><Relationship Id="rId28" Type="http://schemas.openxmlformats.org/officeDocument/2006/relationships/header" Target="header11.xml"/><Relationship Id="rId27" Type="http://schemas.openxmlformats.org/officeDocument/2006/relationships/footer" Target="footer11.xml"/><Relationship Id="rId26" Type="http://schemas.openxmlformats.org/officeDocument/2006/relationships/header" Target="header10.xml"/><Relationship Id="rId25" Type="http://schemas.openxmlformats.org/officeDocument/2006/relationships/footer" Target="footer10.xml"/><Relationship Id="rId24" Type="http://schemas.openxmlformats.org/officeDocument/2006/relationships/header" Target="header9.xml"/><Relationship Id="rId23" Type="http://schemas.openxmlformats.org/officeDocument/2006/relationships/footer" Target="footer9.xml"/><Relationship Id="rId22" Type="http://schemas.openxmlformats.org/officeDocument/2006/relationships/header" Target="header8.xml"/><Relationship Id="rId21" Type="http://schemas.openxmlformats.org/officeDocument/2006/relationships/footer" Target="footer8.xml"/><Relationship Id="rId20" Type="http://schemas.openxmlformats.org/officeDocument/2006/relationships/header" Target="header7.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header" Target="header6.xml"/><Relationship Id="rId17" Type="http://schemas.openxmlformats.org/officeDocument/2006/relationships/footer" Target="footer6.xml"/><Relationship Id="rId16" Type="http://schemas.openxmlformats.org/officeDocument/2006/relationships/header" Target="header5.xml"/><Relationship Id="rId15" Type="http://schemas.openxmlformats.org/officeDocument/2006/relationships/footer" Target="footer5.xml"/><Relationship Id="rId14" Type="http://schemas.openxmlformats.org/officeDocument/2006/relationships/header" Target="header4.xml"/><Relationship Id="rId13" Type="http://schemas.openxmlformats.org/officeDocument/2006/relationships/footer" Target="footer4.xml"/><Relationship Id="rId12" Type="http://schemas.openxmlformats.org/officeDocument/2006/relationships/header" Target="header3.xml"/><Relationship Id="rId11" Type="http://schemas.openxmlformats.org/officeDocument/2006/relationships/footer" Target="footer3.xml"/><Relationship Id="rId104" Type="http://schemas.microsoft.com/office/2011/relationships/people" Target="people.xml"/><Relationship Id="rId103" Type="http://schemas.openxmlformats.org/officeDocument/2006/relationships/fontTable" Target="fontTable.xml"/><Relationship Id="rId102" Type="http://schemas.openxmlformats.org/officeDocument/2006/relationships/numbering" Target="numbering.xml"/><Relationship Id="rId101" Type="http://schemas.openxmlformats.org/officeDocument/2006/relationships/customXml" Target="../customXml/item1.xml"/><Relationship Id="rId100" Type="http://schemas.openxmlformats.org/officeDocument/2006/relationships/image" Target="media/image60.png"/><Relationship Id="rId10" Type="http://schemas.openxmlformats.org/officeDocument/2006/relationships/header" Target="header2.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package" Target="../embeddings/Workbook6.xlsx"/></Relationships>
</file>

<file path=word/charts/_rels/chart4.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5.xlsx"/></Relationships>
</file>

<file path=word/charts/_rels/chart5.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6.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1050"/>
              <a:t>你有多认同或者反对以下说法：</a:t>
            </a:r>
            <a:endParaRPr sz="1050"/>
          </a:p>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sz="1050"/>
              <a:t>AI</a:t>
            </a:r>
            <a:r>
              <a:rPr altLang="en-US" sz="1050"/>
              <a:t>会提高我们组织内部的安全性</a:t>
            </a:r>
            <a:endParaRPr lang="en-US" altLang="zh-CN" sz="1050"/>
          </a:p>
        </c:rich>
      </c:tx>
      <c:layout/>
      <c:overlay val="0"/>
      <c:spPr>
        <a:noFill/>
        <a:ln>
          <a:noFill/>
        </a:ln>
        <a:effectLst/>
      </c:spPr>
    </c:title>
    <c:autoTitleDeleted val="0"/>
    <c:plotArea>
      <c:layout/>
      <c:doughnutChart>
        <c:varyColors val="1"/>
        <c:ser>
          <c:idx val="0"/>
          <c:order val="0"/>
          <c:tx>
            <c:strRef>
              <c:f>Sheet1!$B$1</c:f>
              <c:strCache>
                <c:ptCount val="1"/>
                <c:pt idx="0">
                  <c:v>比例</c:v>
                </c:pt>
              </c:strCache>
            </c:strRef>
          </c:tx>
          <c:spPr/>
          <c:explosion val="0"/>
          <c:dPt>
            <c:idx val="0"/>
            <c:bubble3D val="0"/>
            <c:spPr>
              <a:solidFill>
                <a:schemeClr val="accent1">
                  <a:shade val="58000"/>
                </a:schemeClr>
              </a:solidFill>
              <a:ln w="19050">
                <a:solidFill>
                  <a:schemeClr val="lt1"/>
                </a:solidFill>
              </a:ln>
              <a:effectLst/>
            </c:spPr>
          </c:dPt>
          <c:dPt>
            <c:idx val="1"/>
            <c:bubble3D val="0"/>
            <c:spPr>
              <a:solidFill>
                <a:schemeClr val="accent1">
                  <a:shade val="86000"/>
                </a:schemeClr>
              </a:solidFill>
              <a:ln w="19050">
                <a:solidFill>
                  <a:schemeClr val="lt1"/>
                </a:solidFill>
              </a:ln>
              <a:effectLst/>
            </c:spPr>
          </c:dPt>
          <c:dPt>
            <c:idx val="2"/>
            <c:bubble3D val="0"/>
            <c:spPr>
              <a:solidFill>
                <a:schemeClr val="accent1">
                  <a:tint val="86000"/>
                </a:schemeClr>
              </a:solidFill>
              <a:ln w="19050">
                <a:solidFill>
                  <a:schemeClr val="lt1"/>
                </a:solidFill>
              </a:ln>
              <a:effectLst/>
            </c:spPr>
          </c:dPt>
          <c:dPt>
            <c:idx val="3"/>
            <c:bubble3D val="0"/>
            <c:spPr>
              <a:solidFill>
                <a:schemeClr val="accent1">
                  <a:tint val="58000"/>
                </a:schemeClr>
              </a:solidFill>
              <a:ln w="19050">
                <a:solidFill>
                  <a:schemeClr val="lt1"/>
                </a:solidFill>
              </a:ln>
              <a:effectLst/>
            </c:spPr>
          </c:dPt>
          <c:dLbls>
            <c:delete val="1"/>
          </c:dLbls>
          <c:cat>
            <c:strRef>
              <c:f>Sheet1!$A$2:$A$5</c:f>
              <c:strCache>
                <c:ptCount val="4"/>
                <c:pt idx="0">
                  <c:v>63% 同意</c:v>
                </c:pt>
                <c:pt idx="1">
                  <c:v>24% 中立</c:v>
                </c:pt>
                <c:pt idx="2">
                  <c:v>12% 不同意</c:v>
                </c:pt>
              </c:strCache>
            </c:strRef>
          </c:cat>
          <c:val>
            <c:numRef>
              <c:f>Sheet1!$B$2:$B$5</c:f>
              <c:numCache>
                <c:formatCode>General</c:formatCode>
                <c:ptCount val="4"/>
                <c:pt idx="0">
                  <c:v>63</c:v>
                </c:pt>
                <c:pt idx="1">
                  <c:v>24</c:v>
                </c:pt>
                <c:pt idx="2">
                  <c:v>12</c:v>
                </c:pt>
              </c:numCache>
            </c:numRef>
          </c:val>
        </c:ser>
        <c:dLbls>
          <c:showLegendKey val="0"/>
          <c:showVal val="0"/>
          <c:showCatName val="0"/>
          <c:showSerName val="0"/>
          <c:showPercent val="0"/>
          <c:showBubbleSize val="0"/>
          <c:showLeaderLines val="1"/>
        </c:dLbls>
        <c:firstSliceAng val="0"/>
        <c:holeSize val="75"/>
      </c:doughnutChart>
      <c:spPr>
        <a:noFill/>
        <a:ln>
          <a:noFill/>
        </a:ln>
        <a:effectLst>
          <a:outerShdw blurRad="50800" dist="50800" dir="5400000" sx="1000" sy="1000" algn="ctr" rotWithShape="0">
            <a:srgbClr val="000000">
              <a:alpha val="43000"/>
            </a:srgbClr>
          </a:outerShdw>
        </a:effectLst>
      </c:spPr>
    </c:plotArea>
    <c:legend>
      <c:legendPos val="r"/>
      <c:legendEntry>
        <c:idx val="3"/>
        <c:delete val="1"/>
      </c:legendEntry>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1050"/>
              <a:t>在你看来，</a:t>
            </a:r>
            <a:r>
              <a:rPr lang="en-US" altLang="zh-CN" sz="1050"/>
              <a:t>AI</a:t>
            </a:r>
            <a:r>
              <a:rPr altLang="en-US" sz="1050"/>
              <a:t>对安全团队还是威胁第三方更有利？</a:t>
            </a:r>
            <a:endParaRPr lang="en-US" altLang="zh-CN" sz="1050"/>
          </a:p>
        </c:rich>
      </c:tx>
      <c:layout/>
      <c:overlay val="0"/>
      <c:spPr>
        <a:noFill/>
        <a:ln>
          <a:noFill/>
        </a:ln>
        <a:effectLst/>
      </c:spPr>
    </c:title>
    <c:autoTitleDeleted val="0"/>
    <c:plotArea>
      <c:layout/>
      <c:doughnutChart>
        <c:varyColors val="1"/>
        <c:ser>
          <c:idx val="0"/>
          <c:order val="0"/>
          <c:tx>
            <c:strRef>
              <c:f>Sheet1!$B$1</c:f>
              <c:strCache>
                <c:ptCount val="1"/>
                <c:pt idx="0">
                  <c:v>比例</c:v>
                </c:pt>
              </c:strCache>
            </c:strRef>
          </c:tx>
          <c:spPr/>
          <c:explosion val="0"/>
          <c:dPt>
            <c:idx val="0"/>
            <c:bubble3D val="0"/>
            <c:spPr>
              <a:solidFill>
                <a:schemeClr val="accent4">
                  <a:shade val="58000"/>
                </a:schemeClr>
              </a:solidFill>
              <a:ln w="19050">
                <a:solidFill>
                  <a:schemeClr val="lt1"/>
                </a:solidFill>
              </a:ln>
              <a:effectLst/>
            </c:spPr>
          </c:dPt>
          <c:dPt>
            <c:idx val="1"/>
            <c:bubble3D val="0"/>
            <c:spPr>
              <a:solidFill>
                <a:schemeClr val="accent4">
                  <a:shade val="86000"/>
                </a:schemeClr>
              </a:solidFill>
              <a:ln w="19050">
                <a:solidFill>
                  <a:schemeClr val="lt1"/>
                </a:solidFill>
              </a:ln>
              <a:effectLst/>
            </c:spPr>
          </c:dPt>
          <c:dPt>
            <c:idx val="2"/>
            <c:bubble3D val="0"/>
            <c:spPr>
              <a:solidFill>
                <a:schemeClr val="accent4">
                  <a:tint val="86000"/>
                </a:schemeClr>
              </a:solidFill>
              <a:ln w="19050">
                <a:solidFill>
                  <a:schemeClr val="lt1"/>
                </a:solidFill>
              </a:ln>
              <a:effectLst/>
            </c:spPr>
          </c:dPt>
          <c:dPt>
            <c:idx val="3"/>
            <c:bubble3D val="0"/>
            <c:spPr>
              <a:solidFill>
                <a:schemeClr val="accent4">
                  <a:tint val="58000"/>
                </a:schemeClr>
              </a:solidFill>
              <a:ln w="19050">
                <a:solidFill>
                  <a:schemeClr val="lt1"/>
                </a:solidFill>
              </a:ln>
              <a:effectLst/>
            </c:spPr>
          </c:dPt>
          <c:dLbls>
            <c:delete val="1"/>
          </c:dLbls>
          <c:cat>
            <c:strRef>
              <c:f>Sheet1!$A$2:$A$5</c:f>
              <c:strCache>
                <c:ptCount val="4"/>
                <c:pt idx="0">
                  <c:v>34% 安全团队</c:v>
                </c:pt>
                <c:pt idx="1">
                  <c:v>31% 同样有利</c:v>
                </c:pt>
                <c:pt idx="2">
                  <c:v>25% 威胁方</c:v>
                </c:pt>
                <c:pt idx="3">
                  <c:v>9% 都不有利</c:v>
                </c:pt>
              </c:strCache>
            </c:strRef>
          </c:cat>
          <c:val>
            <c:numRef>
              <c:f>Sheet1!$B$2:$B$5</c:f>
              <c:numCache>
                <c:formatCode>General</c:formatCode>
                <c:ptCount val="4"/>
                <c:pt idx="0">
                  <c:v>34</c:v>
                </c:pt>
                <c:pt idx="1">
                  <c:v>31</c:v>
                </c:pt>
                <c:pt idx="2">
                  <c:v>25</c:v>
                </c:pt>
                <c:pt idx="3">
                  <c:v>9</c:v>
                </c:pt>
              </c:numCache>
            </c:numRef>
          </c:val>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0" vertOverflow="ellipsis" vert="horz" wrap="square" anchor="ctr" anchorCtr="1" forceAA="0"/>
          <a:lstStyle/>
          <a:p>
            <a:pPr defTabSz="914400">
              <a:defRPr lang="zh-CN" sz="1400" b="0" i="0" u="none" strike="noStrike" kern="1200" spc="0" baseline="0">
                <a:solidFill>
                  <a:schemeClr val="tx1"/>
                </a:solidFill>
                <a:latin typeface="+mn-lt"/>
                <a:ea typeface="+mn-ea"/>
                <a:cs typeface="+mn-cs"/>
              </a:defRPr>
            </a:pPr>
            <a:r>
              <a:rPr sz="1050"/>
              <a:t>对于</a:t>
            </a:r>
            <a:r>
              <a:rPr lang="en-US" altLang="zh-CN" sz="1050"/>
              <a:t>AI</a:t>
            </a:r>
            <a:r>
              <a:rPr altLang="en-US" sz="1050"/>
              <a:t>安全问题，你最关心哪个？（最多选择</a:t>
            </a:r>
            <a:r>
              <a:rPr lang="en-US" altLang="zh-CN" sz="1050"/>
              <a:t>3</a:t>
            </a:r>
            <a:r>
              <a:rPr altLang="en-US" sz="1050"/>
              <a:t>个）</a:t>
            </a:r>
            <a:endParaRPr lang="en-US" altLang="en-US" sz="1050"/>
          </a:p>
        </c:rich>
      </c:tx>
      <c:layout/>
      <c:overlay val="0"/>
      <c:spPr>
        <a:noFill/>
        <a:ln>
          <a:noFill/>
        </a:ln>
        <a:effectLst/>
      </c:spPr>
    </c:title>
    <c:autoTitleDeleted val="0"/>
    <c:plotArea>
      <c:layout/>
      <c:barChart>
        <c:barDir val="col"/>
        <c:grouping val="stacked"/>
        <c:varyColors val="0"/>
        <c:ser>
          <c:idx val="0"/>
          <c:order val="0"/>
          <c:tx>
            <c:strRef>
              <c:f>Sheet1!$B$1</c:f>
              <c:strCache>
                <c:ptCount val="1"/>
                <c:pt idx="0">
                  <c:v>系列 1</c:v>
                </c:pt>
              </c:strCache>
            </c:strRef>
          </c:tx>
          <c:spPr>
            <a:solidFill>
              <a:schemeClr val="accent1">
                <a:shade val="65000"/>
              </a:schemeClr>
            </a:solidFill>
            <a:ln>
              <a:noFill/>
            </a:ln>
            <a:effectLst/>
            <a:sp3d contourW="12700"/>
          </c:spPr>
          <c:invertIfNegative val="0"/>
          <c:dLbls>
            <c:numFmt formatCode="General" sourceLinked="0"/>
            <c:spPr>
              <a:noFill/>
              <a:ln>
                <a:noFill/>
              </a:ln>
              <a:effectLst/>
            </c:spPr>
            <c:txPr>
              <a:bodyPr rot="0" spcFirstLastPara="0" vertOverflow="ellipsis" vert="horz" wrap="square" lIns="38100" tIns="19050" rIns="38100" bIns="19050" anchor="ctr" anchorCtr="1" forceAA="0"/>
              <a:lstStyle/>
              <a:p>
                <a:pPr>
                  <a:defRPr lang="zh-CN" sz="900" b="0" i="0" u="none" strike="noStrike" kern="1200" baseline="0">
                    <a:solidFill>
                      <a:schemeClr val="bg1"/>
                    </a:solidFill>
                    <a:effectLst>
                      <a:outerShdw blurRad="50800" dist="38100" dir="2700000" algn="tl" rotWithShape="0">
                        <a:schemeClr val="accent2">
                          <a:lumMod val="50000"/>
                          <a:alpha val="70000"/>
                        </a:schemeClr>
                      </a:outerShdw>
                    </a:effectLst>
                    <a:latin typeface="+mn-lt"/>
                    <a:ea typeface="+mn-ea"/>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数据质量
（如，意外偏见）</c:v>
                </c:pt>
                <c:pt idx="1">
                  <c:v>透明度缺失</c:v>
                </c:pt>
                <c:pt idx="2">
                  <c:v>管理的技能和专业知识</c:v>
                </c:pt>
                <c:pt idx="3">
                  <c:v>数据投毒</c:v>
                </c:pt>
                <c:pt idx="4">
                  <c:v>幻觉问题</c:v>
                </c:pt>
                <c:pt idx="5">
                  <c:v>隐私问题</c:v>
                </c:pt>
                <c:pt idx="6">
                  <c:v>数据泄露和丢失</c:v>
                </c:pt>
                <c:pt idx="7">
                  <c:v>准确性问题</c:v>
                </c:pt>
                <c:pt idx="8">
                  <c:v>滥用问题</c:v>
                </c:pt>
              </c:strCache>
            </c:strRef>
          </c:cat>
          <c:val>
            <c:numRef>
              <c:f>Sheet1!$B$2:$B$10</c:f>
              <c:numCache>
                <c:formatCode>0%</c:formatCode>
                <c:ptCount val="9"/>
                <c:pt idx="0">
                  <c:v>0.38</c:v>
                </c:pt>
                <c:pt idx="1">
                  <c:v>0.36</c:v>
                </c:pt>
                <c:pt idx="2">
                  <c:v>0.33</c:v>
                </c:pt>
                <c:pt idx="3">
                  <c:v>0.28</c:v>
                </c:pt>
                <c:pt idx="4">
                  <c:v>0.25</c:v>
                </c:pt>
                <c:pt idx="5">
                  <c:v>0.25</c:v>
                </c:pt>
                <c:pt idx="6">
                  <c:v>0.25</c:v>
                </c:pt>
                <c:pt idx="7">
                  <c:v>0.24</c:v>
                </c:pt>
                <c:pt idx="8">
                  <c:v>0.21</c:v>
                </c:pt>
              </c:numCache>
            </c:numRef>
          </c:val>
        </c:ser>
        <c:ser>
          <c:idx val="1"/>
          <c:order val="1"/>
          <c:tx>
            <c:strRef>
              <c:f>Sheet1!$C$1</c:f>
              <c:strCache>
                <c:ptCount val="1"/>
                <c:pt idx="0">
                  <c:v>系列 2</c:v>
                </c:pt>
              </c:strCache>
            </c:strRef>
          </c:tx>
          <c:spPr>
            <a:solidFill>
              <a:schemeClr val="accent1"/>
            </a:solidFill>
            <a:ln>
              <a:noFill/>
            </a:ln>
            <a:effectLst/>
            <a:sp3d contourW="12700"/>
          </c:spPr>
          <c:invertIfNegative val="0"/>
          <c:dLbls>
            <c:numFmt formatCode="General" sourceLinked="1"/>
            <c:spPr>
              <a:noFill/>
              <a:ln>
                <a:noFill/>
              </a:ln>
              <a:effectLst/>
            </c:spPr>
            <c:txPr>
              <a:bodyPr rot="0" spcFirstLastPara="0" vertOverflow="ellipsis" vert="horz" wrap="square" lIns="38100" tIns="19050" rIns="38100" bIns="19050" anchor="ctr" anchorCtr="1" forceAA="0"/>
              <a:lstStyle/>
              <a:p>
                <a:pPr>
                  <a:defRPr lang="zh-CN" sz="900" b="0" i="0" u="none" strike="noStrike" kern="1200" baseline="0">
                    <a:solidFill>
                      <a:schemeClr val="bg1"/>
                    </a:solidFill>
                    <a:effectLst>
                      <a:outerShdw blurRad="50800" dist="38100" dir="2700000" algn="tl" rotWithShape="0">
                        <a:schemeClr val="accent5">
                          <a:lumMod val="50000"/>
                          <a:alpha val="40000"/>
                        </a:schemeClr>
                      </a:outerShdw>
                    </a:effectLst>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数据质量
（如，意外偏见）</c:v>
                </c:pt>
                <c:pt idx="1">
                  <c:v>透明度缺失</c:v>
                </c:pt>
                <c:pt idx="2">
                  <c:v>管理的技能和专业知识</c:v>
                </c:pt>
                <c:pt idx="3">
                  <c:v>数据投毒</c:v>
                </c:pt>
                <c:pt idx="4">
                  <c:v>幻觉问题</c:v>
                </c:pt>
                <c:pt idx="5">
                  <c:v>隐私问题</c:v>
                </c:pt>
                <c:pt idx="6">
                  <c:v>数据泄露和丢失</c:v>
                </c:pt>
                <c:pt idx="7">
                  <c:v>准确性问题</c:v>
                </c:pt>
                <c:pt idx="8">
                  <c:v>滥用问题</c:v>
                </c:pt>
              </c:strCache>
            </c:strRef>
          </c:cat>
          <c:val>
            <c:numRef>
              <c:f>Sheet1!$C$2:$C$10</c:f>
              <c:numCache>
                <c:formatCode>General</c:formatCode>
                <c:ptCount val="9"/>
                <c:pt idx="0">
                  <c:v>2.4</c:v>
                </c:pt>
                <c:pt idx="1">
                  <c:v>4.4</c:v>
                </c:pt>
                <c:pt idx="2">
                  <c:v>1.8</c:v>
                </c:pt>
                <c:pt idx="3">
                  <c:v>2.8</c:v>
                </c:pt>
                <c:pt idx="4">
                  <c:v>2</c:v>
                </c:pt>
                <c:pt idx="5">
                  <c:v>7</c:v>
                </c:pt>
                <c:pt idx="6">
                  <c:v>7</c:v>
                </c:pt>
                <c:pt idx="7">
                  <c:v>7</c:v>
                </c:pt>
                <c:pt idx="8">
                  <c:v>7</c:v>
                </c:pt>
              </c:numCache>
            </c:numRef>
          </c:val>
        </c:ser>
        <c:ser>
          <c:idx val="2"/>
          <c:order val="2"/>
          <c:tx>
            <c:strRef>
              <c:f>Sheet1!$D$1</c:f>
              <c:strCache>
                <c:ptCount val="1"/>
                <c:pt idx="0">
                  <c:v/>
                </c:pt>
              </c:strCache>
            </c:strRef>
          </c:tx>
          <c:spPr>
            <a:solidFill>
              <a:schemeClr val="accent1">
                <a:tint val="65000"/>
              </a:schemeClr>
            </a:solidFill>
            <a:ln>
              <a:noFill/>
            </a:ln>
            <a:effectLst/>
            <a:sp3d contourW="12700"/>
          </c:spPr>
          <c:invertIfNegative val="0"/>
          <c:dLbls>
            <c:numFmt formatCode="General" sourceLinked="0"/>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数据质量
（如，意外偏见）</c:v>
                </c:pt>
                <c:pt idx="1">
                  <c:v>透明度缺失</c:v>
                </c:pt>
                <c:pt idx="2">
                  <c:v>管理的技能和专业知识</c:v>
                </c:pt>
                <c:pt idx="3">
                  <c:v>数据投毒</c:v>
                </c:pt>
                <c:pt idx="4">
                  <c:v>幻觉问题</c:v>
                </c:pt>
                <c:pt idx="5">
                  <c:v>隐私问题</c:v>
                </c:pt>
                <c:pt idx="6">
                  <c:v>数据泄露和丢失</c:v>
                </c:pt>
                <c:pt idx="7">
                  <c:v>准确性问题</c:v>
                </c:pt>
                <c:pt idx="8">
                  <c:v>滥用问题</c:v>
                </c:pt>
              </c:strCache>
            </c:strRef>
          </c:cat>
          <c:val>
            <c:numRef>
              <c:f>Sheet1!$D$2:$D$10</c:f>
              <c:numCache>
                <c:formatCode>General</c:formatCode>
                <c:ptCount val="9"/>
              </c:numCache>
            </c:numRef>
          </c:val>
        </c:ser>
        <c:dLbls>
          <c:showLegendKey val="0"/>
          <c:showVal val="0"/>
          <c:showCatName val="0"/>
          <c:showSerName val="0"/>
          <c:showPercent val="0"/>
          <c:showBubbleSize val="0"/>
        </c:dLbls>
        <c:gapWidth val="100"/>
        <c:overlap val="100"/>
        <c:axId val="836950462"/>
        <c:axId val="372936077"/>
      </c:barChart>
      <c:catAx>
        <c:axId val="836950462"/>
        <c:scaling>
          <c:orientation val="minMax"/>
        </c:scaling>
        <c:delete val="0"/>
        <c:axPos val="b"/>
        <c:numFmt formatCode="@" sourceLinked="0"/>
        <c:majorTickMark val="none"/>
        <c:minorTickMark val="none"/>
        <c:tickLblPos val="nextTo"/>
        <c:spPr>
          <a:noFill/>
          <a:ln w="9525" cap="flat" cmpd="sng" algn="ctr">
            <a:solidFill>
              <a:schemeClr val="bg1">
                <a:lumMod val="85000"/>
              </a:schemeClr>
            </a:solidFill>
            <a:round/>
          </a:ln>
          <a:effectLst/>
        </c:spPr>
        <c:txPr>
          <a:bodyPr rot="0" spcFirstLastPara="0" vertOverflow="ellipsis" vert="eaVert" wrap="square" anchor="ctr" anchorCtr="1" forceAA="0"/>
          <a:lstStyle/>
          <a:p>
            <a:pPr>
              <a:defRPr lang="zh-CN" sz="700" b="0" i="0" u="none" strike="noStrike" kern="1200" baseline="0">
                <a:solidFill>
                  <a:schemeClr val="tx1">
                    <a:lumMod val="50000"/>
                    <a:lumOff val="50000"/>
                  </a:schemeClr>
                </a:solidFill>
                <a:effectLst/>
                <a:latin typeface="+mn-lt"/>
                <a:ea typeface="+mn-ea"/>
                <a:cs typeface="+mn-cs"/>
              </a:defRPr>
            </a:pPr>
          </a:p>
        </c:txPr>
        <c:crossAx val="372936077"/>
        <c:crosses val="autoZero"/>
        <c:auto val="0"/>
        <c:lblAlgn val="ctr"/>
        <c:lblOffset val="100"/>
        <c:tickLblSkip val="1"/>
        <c:noMultiLvlLbl val="0"/>
      </c:catAx>
      <c:valAx>
        <c:axId val="372936077"/>
        <c:scaling>
          <c:orientation val="minMax"/>
          <c:max val="1"/>
        </c:scaling>
        <c:delete val="1"/>
        <c:axPos val="l"/>
        <c:numFmt formatCode="General" sourceLinked="0"/>
        <c:majorTickMark val="none"/>
        <c:minorTickMark val="none"/>
        <c:tickLblPos val="nextTo"/>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p>
        </c:txPr>
        <c:crossAx val="83695046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lumMod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1050"/>
              <a:t>请选择AI最可能影响你工作的选项。</a:t>
            </a:r>
            <a:endParaRPr sz="1050"/>
          </a:p>
          <a:p>
            <a:pPr defTabSz="914400">
              <a:defRPr lang="zh-CN" sz="1400" b="0" i="0" u="none" strike="noStrike" kern="1200" spc="0" baseline="0">
                <a:solidFill>
                  <a:schemeClr val="tx1">
                    <a:lumMod val="65000"/>
                    <a:lumOff val="35000"/>
                  </a:schemeClr>
                </a:solidFill>
                <a:latin typeface="+mn-lt"/>
                <a:ea typeface="+mn-ea"/>
                <a:cs typeface="+mn-cs"/>
              </a:defRPr>
            </a:pPr>
            <a:r>
              <a:rPr sz="1050"/>
              <a:t>在接下来的五年，AI将……</a:t>
            </a:r>
            <a:endParaRPr sz="1050"/>
          </a:p>
        </c:rich>
      </c:tx>
      <c:layout/>
      <c:overlay val="0"/>
      <c:spPr>
        <a:noFill/>
        <a:ln>
          <a:noFill/>
        </a:ln>
        <a:effectLst/>
      </c:spPr>
    </c:title>
    <c:autoTitleDeleted val="0"/>
    <c:plotArea>
      <c:layout/>
      <c:doughnutChart>
        <c:varyColors val="1"/>
        <c:ser>
          <c:idx val="0"/>
          <c:order val="0"/>
          <c:tx>
            <c:strRef>
              <c:f>Sheet1!$B$1</c:f>
              <c:strCache>
                <c:ptCount val="1"/>
                <c:pt idx="0">
                  <c:v>请选择AI最可能潜在影响你角色的选项。在接下来的五年，AI将……</c:v>
                </c:pt>
              </c:strCache>
            </c:strRef>
          </c:tx>
          <c:spPr/>
          <c:explosion val="0"/>
          <c:dPt>
            <c:idx val="0"/>
            <c:bubble3D val="0"/>
            <c:spPr>
              <a:solidFill>
                <a:schemeClr val="accent4">
                  <a:shade val="53333"/>
                </a:schemeClr>
              </a:solidFill>
              <a:ln w="19050">
                <a:solidFill>
                  <a:schemeClr val="lt1"/>
                </a:solidFill>
              </a:ln>
              <a:effectLst/>
            </c:spPr>
          </c:dPt>
          <c:dPt>
            <c:idx val="1"/>
            <c:bubble3D val="0"/>
            <c:spPr>
              <a:solidFill>
                <a:schemeClr val="accent4">
                  <a:shade val="76667"/>
                </a:schemeClr>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4">
                  <a:tint val="76667"/>
                </a:schemeClr>
              </a:solidFill>
              <a:ln w="19050">
                <a:solidFill>
                  <a:schemeClr val="lt1"/>
                </a:solidFill>
              </a:ln>
              <a:effectLst/>
            </c:spPr>
          </c:dPt>
          <c:dPt>
            <c:idx val="4"/>
            <c:bubble3D val="0"/>
            <c:spPr>
              <a:solidFill>
                <a:schemeClr val="accent4">
                  <a:tint val="53333"/>
                </a:schemeClr>
              </a:solidFill>
              <a:ln w="19050">
                <a:solidFill>
                  <a:schemeClr val="lt1"/>
                </a:solidFill>
              </a:ln>
              <a:effectLst/>
            </c:spPr>
          </c:dPt>
          <c:dLbls>
            <c:delete val="1"/>
          </c:dLbls>
          <c:cat>
            <c:strRef>
              <c:f>Sheet1!$A$2:$A$6</c:f>
              <c:strCache>
                <c:ptCount val="5"/>
                <c:pt idx="0">
                  <c:v>30% 会加强你的部分技能</c:v>
                </c:pt>
                <c:pt idx="1">
                  <c:v>28% 全面支持你现在的工作</c:v>
                </c:pt>
                <c:pt idx="2">
                  <c:v>24% 取代你大部分的工作角色</c:v>
                </c:pt>
                <c:pt idx="3">
                  <c:v>12% 完全取代你的工作角色</c:v>
                </c:pt>
                <c:pt idx="4">
                  <c:v>5% 对你的工作角色没有影响</c:v>
                </c:pt>
              </c:strCache>
            </c:strRef>
          </c:cat>
          <c:val>
            <c:numRef>
              <c:f>Sheet1!$B$2:$B$6</c:f>
              <c:numCache>
                <c:formatCode>General</c:formatCode>
                <c:ptCount val="5"/>
                <c:pt idx="0">
                  <c:v>30</c:v>
                </c:pt>
                <c:pt idx="1">
                  <c:v>28</c:v>
                </c:pt>
                <c:pt idx="2">
                  <c:v>24</c:v>
                </c:pt>
                <c:pt idx="3">
                  <c:v>12</c:v>
                </c:pt>
                <c:pt idx="4">
                  <c:v>5</c:v>
                </c:pt>
              </c:numCache>
            </c:numRef>
          </c:val>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0" vertOverflow="ellipsis" vert="horz" wrap="square" anchor="ctr" anchorCtr="1" forceAA="0"/>
          <a:lstStyle/>
          <a:p>
            <a:pPr defTabSz="914400">
              <a:defRPr lang="zh-CN" sz="1400" b="0" i="0" u="none" strike="noStrike" kern="1200" spc="0" baseline="0">
                <a:solidFill>
                  <a:schemeClr val="tx1"/>
                </a:solidFill>
                <a:latin typeface="+mn-lt"/>
                <a:ea typeface="+mn-ea"/>
                <a:cs typeface="+mn-cs"/>
              </a:defRPr>
            </a:pPr>
            <a:r>
              <a:rPr altLang="en-US" sz="1050"/>
              <a:t>你对在安全团队实施</a:t>
            </a:r>
            <a:r>
              <a:rPr lang="en-US" altLang="zh-CN" sz="1050"/>
              <a:t>AI</a:t>
            </a:r>
            <a:r>
              <a:rPr altLang="en-US" sz="1050"/>
              <a:t>的预期结果是什么？</a:t>
            </a:r>
            <a:endParaRPr lang="en-US" altLang="zh-CN" sz="1050"/>
          </a:p>
        </c:rich>
      </c:tx>
      <c:layout/>
      <c:overlay val="0"/>
      <c:spPr>
        <a:noFill/>
        <a:ln>
          <a:noFill/>
        </a:ln>
        <a:effectLst/>
      </c:spPr>
    </c:title>
    <c:autoTitleDeleted val="0"/>
    <c:plotArea>
      <c:layout/>
      <c:barChart>
        <c:barDir val="col"/>
        <c:grouping val="stacked"/>
        <c:varyColors val="0"/>
        <c:ser>
          <c:idx val="0"/>
          <c:order val="0"/>
          <c:tx>
            <c:strRef>
              <c:f>Sheet1!$B$1</c:f>
              <c:strCache>
                <c:ptCount val="1"/>
                <c:pt idx="0">
                  <c:v>系列 1</c:v>
                </c:pt>
              </c:strCache>
            </c:strRef>
          </c:tx>
          <c:spPr>
            <a:solidFill>
              <a:schemeClr val="accent1">
                <a:shade val="65000"/>
              </a:schemeClr>
            </a:solidFill>
            <a:ln>
              <a:noFill/>
            </a:ln>
            <a:effectLst/>
            <a:sp3d contourW="12700"/>
          </c:spPr>
          <c:invertIfNegative val="0"/>
          <c:dLbls>
            <c:numFmt formatCode="General" sourceLinked="0"/>
            <c:spPr>
              <a:noFill/>
              <a:ln>
                <a:noFill/>
              </a:ln>
              <a:effectLst/>
            </c:spPr>
            <c:txPr>
              <a:bodyPr rot="0" spcFirstLastPara="0" vertOverflow="ellipsis" vert="horz" wrap="square" lIns="38100" tIns="19050" rIns="38100" bIns="19050" anchor="ctr" anchorCtr="1" forceAA="0"/>
              <a:lstStyle/>
              <a:p>
                <a:pPr>
                  <a:defRPr lang="zh-CN" sz="900" b="0" i="0" u="none" strike="noStrike" kern="1200" baseline="0">
                    <a:solidFill>
                      <a:schemeClr val="bg1"/>
                    </a:solidFill>
                    <a:effectLst>
                      <a:outerShdw blurRad="50800" dist="38100" dir="2700000" algn="tl" rotWithShape="0">
                        <a:schemeClr val="accent2">
                          <a:lumMod val="50000"/>
                          <a:alpha val="70000"/>
                        </a:schemeClr>
                      </a:outerShdw>
                    </a:effectLst>
                    <a:latin typeface="+mn-lt"/>
                    <a:ea typeface="+mn-ea"/>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弥补技术和知识差距（提升/增加劳动力）</c:v>
                </c:pt>
                <c:pt idx="1">
                  <c:v>更快的威胁检测</c:v>
                </c:pt>
                <c:pt idx="2">
                  <c:v>提高生产力</c:v>
                </c:pt>
                <c:pt idx="3">
                  <c:v>改善网安态势</c:v>
                </c:pt>
                <c:pt idx="4">
                  <c:v>减少错误和配置错误</c:v>
                </c:pt>
                <c:pt idx="5">
                  <c:v>更快的事件响应</c:v>
                </c:pt>
                <c:pt idx="6">
                  <c:v>减少劳动力</c:v>
                </c:pt>
                <c:pt idx="7">
                  <c:v>提高威胁分析的准确性</c:v>
                </c:pt>
                <c:pt idx="8">
                  <c:v>降低管理费用</c:v>
                </c:pt>
                <c:pt idx="9">
                  <c:v>减少工作量</c:v>
                </c:pt>
              </c:strCache>
            </c:strRef>
          </c:cat>
          <c:val>
            <c:numRef>
              <c:f>Sheet1!$B$2:$B$11</c:f>
              <c:numCache>
                <c:formatCode>0%</c:formatCode>
                <c:ptCount val="10"/>
                <c:pt idx="0">
                  <c:v>0.36</c:v>
                </c:pt>
                <c:pt idx="1">
                  <c:v>0.26</c:v>
                </c:pt>
                <c:pt idx="2">
                  <c:v>0.26</c:v>
                </c:pt>
                <c:pt idx="3">
                  <c:v>0.24</c:v>
                </c:pt>
                <c:pt idx="4">
                  <c:v>0.24</c:v>
                </c:pt>
                <c:pt idx="5">
                  <c:v>0.24</c:v>
                </c:pt>
                <c:pt idx="6">
                  <c:v>0.2</c:v>
                </c:pt>
                <c:pt idx="7">
                  <c:v>0.19</c:v>
                </c:pt>
                <c:pt idx="8">
                  <c:v>0.17</c:v>
                </c:pt>
                <c:pt idx="9">
                  <c:v>0.15</c:v>
                </c:pt>
              </c:numCache>
            </c:numRef>
          </c:val>
        </c:ser>
        <c:ser>
          <c:idx val="1"/>
          <c:order val="1"/>
          <c:tx>
            <c:strRef>
              <c:f>Sheet1!$C$1</c:f>
              <c:strCache>
                <c:ptCount val="1"/>
                <c:pt idx="0">
                  <c:v>系列 2</c:v>
                </c:pt>
              </c:strCache>
            </c:strRef>
          </c:tx>
          <c:spPr>
            <a:solidFill>
              <a:schemeClr val="accent1"/>
            </a:solidFill>
            <a:ln>
              <a:noFill/>
            </a:ln>
            <a:effectLst/>
            <a:sp3d contourW="12700"/>
          </c:spPr>
          <c:invertIfNegative val="0"/>
          <c:dLbls>
            <c:numFmt formatCode="General" sourceLinked="1"/>
            <c:spPr>
              <a:noFill/>
              <a:ln>
                <a:noFill/>
              </a:ln>
              <a:effectLst/>
            </c:spPr>
            <c:txPr>
              <a:bodyPr rot="0" spcFirstLastPara="0" vertOverflow="ellipsis" vert="horz" wrap="square" lIns="38100" tIns="19050" rIns="38100" bIns="19050" anchor="ctr" anchorCtr="1" forceAA="0"/>
              <a:lstStyle/>
              <a:p>
                <a:pPr>
                  <a:defRPr lang="zh-CN" sz="900" b="0" i="0" u="none" strike="noStrike" kern="1200" baseline="0">
                    <a:solidFill>
                      <a:schemeClr val="bg1"/>
                    </a:solidFill>
                    <a:effectLst>
                      <a:outerShdw blurRad="50800" dist="38100" dir="2700000" algn="tl" rotWithShape="0">
                        <a:schemeClr val="accent5">
                          <a:lumMod val="50000"/>
                          <a:alpha val="40000"/>
                        </a:schemeClr>
                      </a:outerShdw>
                    </a:effectLst>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弥补技术和知识差距（提升/增加劳动力）</c:v>
                </c:pt>
                <c:pt idx="1">
                  <c:v>更快的威胁检测</c:v>
                </c:pt>
                <c:pt idx="2">
                  <c:v>提高生产力</c:v>
                </c:pt>
                <c:pt idx="3">
                  <c:v>改善网安态势</c:v>
                </c:pt>
                <c:pt idx="4">
                  <c:v>减少错误和配置错误</c:v>
                </c:pt>
                <c:pt idx="5">
                  <c:v>更快的事件响应</c:v>
                </c:pt>
                <c:pt idx="6">
                  <c:v>减少劳动力</c:v>
                </c:pt>
                <c:pt idx="7">
                  <c:v>提高威胁分析的准确性</c:v>
                </c:pt>
                <c:pt idx="8">
                  <c:v>降低管理费用</c:v>
                </c:pt>
                <c:pt idx="9">
                  <c:v>减少工作量</c:v>
                </c:pt>
              </c:strCache>
            </c:strRef>
          </c:cat>
          <c:val>
            <c:numRef>
              <c:f>Sheet1!$C$2:$C$11</c:f>
              <c:numCache>
                <c:formatCode>General</c:formatCode>
                <c:ptCount val="10"/>
                <c:pt idx="0">
                  <c:v>2.4</c:v>
                </c:pt>
                <c:pt idx="1">
                  <c:v>4.4</c:v>
                </c:pt>
                <c:pt idx="2">
                  <c:v>1.8</c:v>
                </c:pt>
                <c:pt idx="3">
                  <c:v>2.8</c:v>
                </c:pt>
                <c:pt idx="4">
                  <c:v>2</c:v>
                </c:pt>
                <c:pt idx="5">
                  <c:v>7</c:v>
                </c:pt>
                <c:pt idx="6">
                  <c:v>7</c:v>
                </c:pt>
                <c:pt idx="7">
                  <c:v>7</c:v>
                </c:pt>
                <c:pt idx="8">
                  <c:v>7</c:v>
                </c:pt>
                <c:pt idx="9">
                  <c:v>8</c:v>
                </c:pt>
              </c:numCache>
            </c:numRef>
          </c:val>
        </c:ser>
        <c:ser>
          <c:idx val="2"/>
          <c:order val="2"/>
          <c:tx>
            <c:strRef>
              <c:f>Sheet1!$D$1</c:f>
              <c:strCache>
                <c:ptCount val="1"/>
                <c:pt idx="0">
                  <c:v/>
                </c:pt>
              </c:strCache>
            </c:strRef>
          </c:tx>
          <c:spPr>
            <a:solidFill>
              <a:schemeClr val="accent1">
                <a:tint val="65000"/>
              </a:schemeClr>
            </a:solidFill>
            <a:ln>
              <a:noFill/>
            </a:ln>
            <a:effectLst/>
            <a:sp3d contourW="12700"/>
          </c:spPr>
          <c:invertIfNegative val="0"/>
          <c:dLbls>
            <c:numFmt formatCode="General" sourceLinked="0"/>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弥补技术和知识差距（提升/增加劳动力）</c:v>
                </c:pt>
                <c:pt idx="1">
                  <c:v>更快的威胁检测</c:v>
                </c:pt>
                <c:pt idx="2">
                  <c:v>提高生产力</c:v>
                </c:pt>
                <c:pt idx="3">
                  <c:v>改善网安态势</c:v>
                </c:pt>
                <c:pt idx="4">
                  <c:v>减少错误和配置错误</c:v>
                </c:pt>
                <c:pt idx="5">
                  <c:v>更快的事件响应</c:v>
                </c:pt>
                <c:pt idx="6">
                  <c:v>减少劳动力</c:v>
                </c:pt>
                <c:pt idx="7">
                  <c:v>提高威胁分析的准确性</c:v>
                </c:pt>
                <c:pt idx="8">
                  <c:v>降低管理费用</c:v>
                </c:pt>
                <c:pt idx="9">
                  <c:v>减少工作量</c:v>
                </c:pt>
              </c:strCache>
            </c:strRef>
          </c:cat>
          <c:val>
            <c:numRef>
              <c:f>Sheet1!$D$2:$D$11</c:f>
              <c:numCache>
                <c:formatCode>General</c:formatCode>
                <c:ptCount val="10"/>
              </c:numCache>
            </c:numRef>
          </c:val>
        </c:ser>
        <c:dLbls>
          <c:showLegendKey val="0"/>
          <c:showVal val="0"/>
          <c:showCatName val="0"/>
          <c:showSerName val="0"/>
          <c:showPercent val="0"/>
          <c:showBubbleSize val="0"/>
        </c:dLbls>
        <c:gapWidth val="100"/>
        <c:overlap val="100"/>
        <c:axId val="836950462"/>
        <c:axId val="372936077"/>
      </c:barChart>
      <c:catAx>
        <c:axId val="836950462"/>
        <c:scaling>
          <c:orientation val="minMax"/>
        </c:scaling>
        <c:delete val="0"/>
        <c:axPos val="b"/>
        <c:numFmt formatCode="@" sourceLinked="0"/>
        <c:majorTickMark val="none"/>
        <c:minorTickMark val="none"/>
        <c:tickLblPos val="nextTo"/>
        <c:spPr>
          <a:noFill/>
          <a:ln w="9525" cap="flat" cmpd="sng" algn="ctr">
            <a:solidFill>
              <a:schemeClr val="bg1">
                <a:lumMod val="85000"/>
              </a:schemeClr>
            </a:solidFill>
            <a:round/>
          </a:ln>
          <a:effectLst/>
        </c:spPr>
        <c:txPr>
          <a:bodyPr rot="0" spcFirstLastPara="0" vertOverflow="ellipsis" vert="eaVert" wrap="square" anchor="ctr" anchorCtr="1" forceAA="0"/>
          <a:lstStyle/>
          <a:p>
            <a:pPr>
              <a:defRPr lang="zh-CN" sz="700" b="0" i="0" u="none" strike="noStrike" kern="1200" baseline="0">
                <a:solidFill>
                  <a:schemeClr val="tx1">
                    <a:lumMod val="50000"/>
                    <a:lumOff val="50000"/>
                  </a:schemeClr>
                </a:solidFill>
                <a:effectLst/>
                <a:latin typeface="+mn-lt"/>
                <a:ea typeface="+mn-ea"/>
                <a:cs typeface="+mn-cs"/>
              </a:defRPr>
            </a:pPr>
          </a:p>
        </c:txPr>
        <c:crossAx val="372936077"/>
        <c:crosses val="autoZero"/>
        <c:auto val="0"/>
        <c:lblAlgn val="ctr"/>
        <c:lblOffset val="100"/>
        <c:tickLblSkip val="1"/>
        <c:noMultiLvlLbl val="0"/>
      </c:catAx>
      <c:valAx>
        <c:axId val="372936077"/>
        <c:scaling>
          <c:orientation val="minMax"/>
          <c:max val="1"/>
        </c:scaling>
        <c:delete val="1"/>
        <c:axPos val="l"/>
        <c:numFmt formatCode="General" sourceLinked="0"/>
        <c:majorTickMark val="none"/>
        <c:minorTickMark val="none"/>
        <c:tickLblPos val="nextTo"/>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p>
        </c:txPr>
        <c:crossAx val="83695046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lumMod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1050"/>
              <a:t>你是否担心在网络安全对</a:t>
            </a:r>
            <a:r>
              <a:rPr lang="en-US" altLang="zh-CN" sz="1050"/>
              <a:t>AI</a:t>
            </a:r>
            <a:r>
              <a:rPr altLang="en-US" sz="1050"/>
              <a:t>过度依赖的潜在风险？</a:t>
            </a:r>
            <a:endParaRPr lang="en-US" altLang="zh-CN" sz="1050"/>
          </a:p>
        </c:rich>
      </c:tx>
      <c:layout/>
      <c:overlay val="0"/>
      <c:spPr>
        <a:noFill/>
        <a:ln>
          <a:noFill/>
        </a:ln>
        <a:effectLst/>
      </c:spPr>
    </c:title>
    <c:autoTitleDeleted val="0"/>
    <c:plotArea>
      <c:layout/>
      <c:doughnutChart>
        <c:varyColors val="1"/>
        <c:ser>
          <c:idx val="0"/>
          <c:order val="0"/>
          <c:tx>
            <c:strRef>
              <c:f>Sheet1!$B$1</c:f>
              <c:strCache>
                <c:ptCount val="1"/>
                <c:pt idx="0">
                  <c:v>你是否担心AI在网安领域有过度利用的潜在风险？</c:v>
                </c:pt>
              </c:strCache>
            </c:strRef>
          </c:tx>
          <c:spPr/>
          <c:explosion val="0"/>
          <c:dPt>
            <c:idx val="0"/>
            <c:bubble3D val="0"/>
            <c:spPr>
              <a:solidFill>
                <a:schemeClr val="accent4">
                  <a:shade val="53333"/>
                </a:schemeClr>
              </a:solidFill>
              <a:ln w="19050">
                <a:solidFill>
                  <a:schemeClr val="lt1"/>
                </a:solidFill>
              </a:ln>
              <a:effectLst/>
            </c:spPr>
          </c:dPt>
          <c:dPt>
            <c:idx val="1"/>
            <c:bubble3D val="0"/>
            <c:spPr>
              <a:solidFill>
                <a:schemeClr val="accent4">
                  <a:shade val="76667"/>
                </a:schemeClr>
              </a:solidFill>
              <a:ln w="19050">
                <a:solidFill>
                  <a:schemeClr val="lt1"/>
                </a:solidFill>
              </a:ln>
              <a:effectLst/>
            </c:spPr>
          </c:dPt>
          <c:dPt>
            <c:idx val="2"/>
            <c:bubble3D val="0"/>
            <c:spPr>
              <a:solidFill>
                <a:schemeClr val="accent4">
                  <a:tint val="65000"/>
                </a:schemeClr>
              </a:solidFill>
              <a:ln w="19050">
                <a:solidFill>
                  <a:schemeClr val="lt1"/>
                </a:solidFill>
              </a:ln>
              <a:effectLst/>
            </c:spPr>
          </c:dPt>
          <c:dLbls>
            <c:delete val="1"/>
          </c:dLbls>
          <c:cat>
            <c:strRef>
              <c:f>Sheet1!$A$2:$A$4</c:f>
              <c:strCache>
                <c:ptCount val="3"/>
                <c:pt idx="0">
                  <c:v>51% 同意</c:v>
                </c:pt>
                <c:pt idx="1">
                  <c:v>28% 中立</c:v>
                </c:pt>
                <c:pt idx="2">
                  <c:v>21% 不同意</c:v>
                </c:pt>
              </c:strCache>
            </c:strRef>
          </c:cat>
          <c:val>
            <c:numRef>
              <c:f>Sheet1!$B$2:$B$4</c:f>
              <c:numCache>
                <c:formatCode>General</c:formatCode>
                <c:ptCount val="3"/>
                <c:pt idx="0">
                  <c:v>51</c:v>
                </c:pt>
                <c:pt idx="1">
                  <c:v>28</c:v>
                </c:pt>
                <c:pt idx="2">
                  <c:v>21</c:v>
                </c:pt>
              </c:numCache>
            </c:numRef>
          </c:val>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withinLinear" id="17">
  <a:schemeClr val="accent4"/>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7">
  <a:schemeClr val="accent4"/>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7">
  <a:schemeClr val="accent4"/>
</cs:colorStyle>
</file>

<file path=word/charts/colors6.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123</Pages>
  <Words>0</Words>
  <Characters>0</Characters>
  <Lines>0</Lines>
  <Paragraphs>0</Paragraphs>
  <TotalTime>2</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2024-05-21T07:24:00Z</dcterms:created>
  <dc:creator>Hoshino Kanzaki</dc:creator>
  <cp:lastModifiedBy>Hoshino Kanzaki</cp:lastModifiedBy>
  <dcterms:modified xsi:type="dcterms:W3CDTF">2024-05-21T07:28:23Z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5CA260AFBF5C4C8AB4B54AB327EF7B5D_11</vt:lpwstr>
  </property>
</Properties>
</file>